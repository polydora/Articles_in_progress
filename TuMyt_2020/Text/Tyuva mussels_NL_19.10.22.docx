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lang w:val="en-GB"/>
        </w:rPr>
      </w:pPr>
      <w:r>
        <w:rPr>
          <w:b/>
        </w:rPr>
        <w:t xml:space="preserve">Taxonomically mixed blue mussel </w:t>
      </w:r>
      <w:r>
        <w:rPr>
          <w:b/>
          <w:i/>
        </w:rPr>
        <w:t>Mytilus</w:t>
      </w:r>
      <w:r>
        <w:rPr>
          <w:b/>
        </w:rPr>
        <w:t xml:space="preserve"> populations are spatially heterogeneous and temporally unstable in the subarctic Barents Sea</w:t>
      </w:r>
      <w:del w:id="0" w:author="Arcella" w:date="2022-10-13T10:43:00Z">
        <w:r>
          <w:rPr>
            <w:b/>
          </w:rPr>
          <w:delText>.</w:delText>
        </w:r>
      </w:del>
    </w:p>
    <w:p>
      <w:r>
        <w:t>Marchenko J., Khaitov V., Katolikova M., Sabirov M., Malavenda S., Gantsevich M., Basova L., Genelt-Yanovsky E., Strelkov P.</w:t>
      </w:r>
    </w:p>
    <w:p>
      <w:r>
        <w:rPr>
          <w:b/>
        </w:rPr>
        <w:t xml:space="preserve">Data availability: </w:t>
      </w:r>
      <w:r>
        <w:t>Individual data on genotype, age, and morphotype of genotyped mussels from Tyuva are deposited in the database of St. Petersburg State University (http://hdl.handle.net/</w:t>
      </w:r>
      <w:commentRangeStart w:id="0"/>
      <w:r>
        <w:t>...</w:t>
      </w:r>
      <w:commentRangeEnd w:id="0"/>
      <w:r>
        <w:rPr>
          <w:rStyle w:val="10"/>
        </w:rPr>
        <w:commentReference w:id="0"/>
      </w:r>
      <w:r>
        <w:t>). Information on quantitative samples of Tyuva mussels is deposited ibid (http://hdl.handle.net/</w:t>
      </w:r>
      <w:commentRangeStart w:id="1"/>
      <w:r>
        <w:t>...</w:t>
      </w:r>
      <w:commentRangeEnd w:id="1"/>
      <w:r>
        <w:rPr>
          <w:rStyle w:val="10"/>
        </w:rPr>
        <w:commentReference w:id="1"/>
      </w:r>
      <w:r>
        <w:t>).</w:t>
      </w:r>
    </w:p>
    <w:p>
      <w:pPr>
        <w:rPr>
          <w:b/>
        </w:rPr>
      </w:pPr>
      <w:r>
        <w:rPr>
          <w:b/>
        </w:rPr>
        <w:t>Abstract (300)</w:t>
      </w:r>
    </w:p>
    <w:p>
      <w:pPr>
        <w:rPr>
          <w:ins w:id="1" w:author="Arcella" w:date="2022-10-19T17:59:00Z"/>
        </w:rPr>
      </w:pPr>
      <w:del w:id="2" w:author="Arcella" w:date="2022-10-19T17:58:00Z">
        <w:r>
          <w:rPr/>
          <w:delText xml:space="preserve">In contrast to Arctic and boreal populations, subarctic populations of blue mussels represented by “cryptic” species </w:delText>
        </w:r>
      </w:del>
      <w:del w:id="3" w:author="Arcella" w:date="2022-10-19T17:58:00Z">
        <w:r>
          <w:rPr>
            <w:i/>
          </w:rPr>
          <w:delText>Mytilus edulis</w:delText>
        </w:r>
      </w:del>
      <w:del w:id="4" w:author="Arcella" w:date="2022-10-19T17:58:00Z">
        <w:r>
          <w:rPr/>
          <w:delText xml:space="preserve"> (</w:delText>
        </w:r>
      </w:del>
      <w:del w:id="5" w:author="Arcella" w:date="2022-10-19T17:58:00Z">
        <w:r>
          <w:rPr>
            <w:i/>
          </w:rPr>
          <w:delText>ME</w:delText>
        </w:r>
      </w:del>
      <w:del w:id="6" w:author="Arcella" w:date="2022-10-19T17:58:00Z">
        <w:r>
          <w:rPr/>
          <w:delText xml:space="preserve">)  and </w:delText>
        </w:r>
      </w:del>
      <w:del w:id="7" w:author="Arcella" w:date="2022-10-19T17:58:00Z">
        <w:r>
          <w:rPr>
            <w:i/>
          </w:rPr>
          <w:delText>M. trossulus</w:delText>
        </w:r>
      </w:del>
      <w:del w:id="8" w:author="Arcella" w:date="2022-10-19T17:58:00Z">
        <w:r>
          <w:rPr/>
          <w:delText xml:space="preserve"> (</w:delText>
        </w:r>
      </w:del>
      <w:del w:id="9" w:author="Arcella" w:date="2022-10-19T17:58:00Z">
        <w:r>
          <w:rPr>
            <w:i/>
          </w:rPr>
          <w:delText>MT</w:delText>
        </w:r>
      </w:del>
      <w:del w:id="10" w:author="Arcella" w:date="2022-10-19T17:58:00Z">
        <w:r>
          <w:rPr/>
          <w:delText xml:space="preserve">) are not in focus of intensive research. Little is known about ecological peculiarities of </w:delText>
        </w:r>
      </w:del>
      <w:del w:id="11" w:author="Arcella" w:date="2022-10-19T17:58:00Z">
        <w:r>
          <w:rPr>
            <w:i/>
          </w:rPr>
          <w:delText>ME</w:delText>
        </w:r>
      </w:del>
      <w:del w:id="12" w:author="Arcella" w:date="2022-10-19T17:58:00Z">
        <w:r>
          <w:rPr/>
          <w:delText xml:space="preserve"> and </w:delText>
        </w:r>
      </w:del>
      <w:del w:id="13" w:author="Arcella" w:date="2022-10-19T17:58:00Z">
        <w:r>
          <w:rPr>
            <w:i/>
          </w:rPr>
          <w:delText>MT</w:delText>
        </w:r>
      </w:del>
      <w:del w:id="14" w:author="Arcella" w:date="2022-10-19T17:58:00Z">
        <w:r>
          <w:rPr/>
          <w:delText xml:space="preserve"> in symparty anywhere. Knowledge of mussels </w:delText>
        </w:r>
        <w:commentRangeStart w:id="2"/>
        <w:r>
          <w:rPr/>
          <w:delText>at the northeasternmost boundary of the Atlantic littoral communities</w:delText>
        </w:r>
        <w:commentRangeEnd w:id="2"/>
      </w:del>
      <w:r>
        <w:rPr>
          <w:rStyle w:val="10"/>
        </w:rPr>
        <w:commentReference w:id="2"/>
      </w:r>
      <w:del w:id="15" w:author="Arcella" w:date="2022-10-19T17:58:00Z">
        <w:r>
          <w:rPr/>
          <w:delText xml:space="preserve"> on the Murman coast in the Barents Sea is based on data from 50-100 years ago. Our study provides the first insight into the long-term dynamics of the Barents Sea mussels, into habitat segregation of widespread </w:delText>
        </w:r>
      </w:del>
      <w:del w:id="16" w:author="Arcella" w:date="2022-10-19T17:58:00Z">
        <w:r>
          <w:rPr>
            <w:i/>
          </w:rPr>
          <w:delText>ME</w:delText>
        </w:r>
      </w:del>
      <w:del w:id="17" w:author="Arcella" w:date="2022-10-19T17:58:00Z">
        <w:r>
          <w:rPr/>
          <w:delText xml:space="preserve"> and </w:delText>
        </w:r>
      </w:del>
      <w:del w:id="18" w:author="Arcella" w:date="2022-10-19T17:58:00Z">
        <w:r>
          <w:rPr>
            <w:i/>
          </w:rPr>
          <w:delText>MT</w:delText>
        </w:r>
      </w:del>
      <w:del w:id="19" w:author="Arcella" w:date="2022-10-19T17:58:00Z">
        <w:r>
          <w:rPr/>
          <w:delText xml:space="preserve">, and interannual dynamics of their mixed settlements. In a 3-km long Tyuva inlet (Kola Bay), used as a model to study mussels, they were found everywhere in the littoral and sublittoral to a depth of 4 m. Their characteristic habitats were sandbanks, littoral rocks, sublittoral kelp forests and "the habitat of mussel bed” in the freshened top of the Inlet. The main spatial gradients explaining the variability of demographics of settlements (abundance, age structure, size at age) were associated with depth and distance from the top of the inlet. </w:delText>
        </w:r>
      </w:del>
      <w:del w:id="20" w:author="Arcella" w:date="2022-10-19T17:58:00Z">
        <w:r>
          <w:rPr>
            <w:i/>
          </w:rPr>
          <w:delText>ME</w:delText>
        </w:r>
      </w:del>
      <w:del w:id="21" w:author="Arcella" w:date="2022-10-19T17:58:00Z">
        <w:r>
          <w:rPr/>
          <w:delText xml:space="preserve"> and </w:delText>
        </w:r>
      </w:del>
      <w:del w:id="22" w:author="Arcella" w:date="2022-10-19T17:58:00Z">
        <w:r>
          <w:rPr>
            <w:i/>
          </w:rPr>
          <w:delText>MT</w:delText>
        </w:r>
      </w:del>
      <w:del w:id="23" w:author="Arcella" w:date="2022-10-19T17:58:00Z">
        <w:r>
          <w:rPr/>
          <w:delText xml:space="preserve"> showed partial segregation by depth: </w:delText>
        </w:r>
      </w:del>
      <w:del w:id="24" w:author="Arcella" w:date="2022-10-19T17:58:00Z">
        <w:r>
          <w:rPr>
            <w:i/>
          </w:rPr>
          <w:delText>ME</w:delText>
        </w:r>
      </w:del>
      <w:del w:id="25" w:author="Arcella" w:date="2022-10-19T17:58:00Z">
        <w:r>
          <w:rPr/>
          <w:delText xml:space="preserve"> was more abundant in the sublittoral while </w:delText>
        </w:r>
      </w:del>
      <w:del w:id="26" w:author="Arcella" w:date="2022-10-19T17:58:00Z">
        <w:r>
          <w:rPr>
            <w:i/>
          </w:rPr>
          <w:delText xml:space="preserve">MT </w:delText>
        </w:r>
      </w:del>
      <w:del w:id="27" w:author="Arcella" w:date="2022-10-19T17:58:00Z">
        <w:r>
          <w:rPr/>
          <w:delText xml:space="preserve">in the littoral. In addition </w:delText>
        </w:r>
      </w:del>
      <w:del w:id="28" w:author="Arcella" w:date="2022-10-19T17:58:00Z">
        <w:r>
          <w:rPr>
            <w:i/>
          </w:rPr>
          <w:delText xml:space="preserve">ME </w:delText>
        </w:r>
      </w:del>
      <w:del w:id="29" w:author="Arcella" w:date="2022-10-19T17:58:00Z">
        <w:r>
          <w:rPr/>
          <w:delText xml:space="preserve">dominated both the littoral and sublittoral parts of the mussel bed. The ratio of species in the mixed settlements varied over time: between 2004 and 2010 proportions of MT decreased everywhere, by 22 % on average. Analysis of historical data shows the sharp decline in the abundance of Murman mussels between the 1960s and 1970s, which coincided with the cooling of the Arctic. The available data do not allow us to speak of a complete recovery of populations in the last, abnormally warm decades. Supposedly, habitat distribution of mussels have also changed with time: unlike today, in the last century mussels were rarely observed in kelps. We believe that competition between </w:delText>
        </w:r>
      </w:del>
      <w:del w:id="30" w:author="Arcella" w:date="2022-10-19T17:58:00Z">
        <w:r>
          <w:rPr>
            <w:i/>
          </w:rPr>
          <w:delText xml:space="preserve">ME </w:delText>
        </w:r>
      </w:del>
      <w:del w:id="31" w:author="Arcella" w:date="2022-10-19T17:58:00Z">
        <w:r>
          <w:rPr/>
          <w:delText xml:space="preserve">and </w:delText>
        </w:r>
      </w:del>
      <w:del w:id="32" w:author="Arcella" w:date="2022-10-19T17:58:00Z">
        <w:r>
          <w:rPr>
            <w:i/>
          </w:rPr>
          <w:delText xml:space="preserve">MT </w:delText>
        </w:r>
      </w:del>
      <w:del w:id="33" w:author="Arcella" w:date="2022-10-19T17:58:00Z">
        <w:r>
          <w:rPr/>
          <w:delText>coupled with their differing sensitivity to environmental factors affect the spatial and temporal dynamics of subarctic mussels.</w:delText>
        </w:r>
      </w:del>
    </w:p>
    <w:p>
      <w:pPr>
        <w:rPr>
          <w:lang w:val="en-GB"/>
        </w:rPr>
      </w:pPr>
      <w:ins w:id="34" w:author="Arcella" w:date="2022-10-19T18:28:00Z">
        <w:r>
          <w:rPr/>
          <w:t>S</w:t>
        </w:r>
      </w:ins>
      <w:ins w:id="35" w:author="Arcella" w:date="2022-10-19T17:59:00Z">
        <w:r>
          <w:rPr/>
          <w:t xml:space="preserve">ubarctic populations of blue mussels represented by “cryptic” species </w:t>
        </w:r>
      </w:ins>
      <w:ins w:id="36" w:author="Arcella" w:date="2022-10-19T17:59:00Z">
        <w:r>
          <w:rPr>
            <w:i/>
          </w:rPr>
          <w:t>Mytilus edulis</w:t>
        </w:r>
      </w:ins>
      <w:ins w:id="37" w:author="Arcella" w:date="2022-10-19T17:59:00Z">
        <w:r>
          <w:rPr/>
          <w:t xml:space="preserve"> (</w:t>
        </w:r>
      </w:ins>
      <w:ins w:id="38" w:author="Arcella" w:date="2022-10-19T17:59:00Z">
        <w:r>
          <w:rPr>
            <w:i/>
          </w:rPr>
          <w:t>ME</w:t>
        </w:r>
      </w:ins>
      <w:ins w:id="39" w:author="Arcella" w:date="2022-10-19T17:59:00Z">
        <w:r>
          <w:rPr/>
          <w:t xml:space="preserve">)  and </w:t>
        </w:r>
      </w:ins>
      <w:ins w:id="40" w:author="Arcella" w:date="2022-10-19T17:59:00Z">
        <w:r>
          <w:rPr>
            <w:i/>
          </w:rPr>
          <w:t>M. trossulus</w:t>
        </w:r>
      </w:ins>
      <w:ins w:id="41" w:author="Arcella" w:date="2022-10-19T17:59:00Z">
        <w:r>
          <w:rPr/>
          <w:t xml:space="preserve"> (</w:t>
        </w:r>
      </w:ins>
      <w:ins w:id="42" w:author="Arcella" w:date="2022-10-19T17:59:00Z">
        <w:r>
          <w:rPr>
            <w:i/>
          </w:rPr>
          <w:t>MT</w:t>
        </w:r>
      </w:ins>
      <w:ins w:id="43" w:author="Arcella" w:date="2022-10-19T17:59:00Z">
        <w:r>
          <w:rPr/>
          <w:t xml:space="preserve">) </w:t>
        </w:r>
      </w:ins>
      <w:ins w:id="44" w:author="Arcella" w:date="2022-10-19T18:29:00Z">
        <w:r>
          <w:rPr/>
          <w:t>have been studied less intensively than Arctic and boreal populations</w:t>
        </w:r>
      </w:ins>
      <w:ins w:id="45" w:author="Arcella" w:date="2022-10-19T17:59:00Z">
        <w:r>
          <w:rPr/>
          <w:t xml:space="preserve">. </w:t>
        </w:r>
      </w:ins>
      <w:ins w:id="46" w:author="Arcella" w:date="2022-10-19T18:29:00Z">
        <w:r>
          <w:rPr/>
          <w:t>E</w:t>
        </w:r>
      </w:ins>
      <w:ins w:id="47" w:author="Arcella" w:date="2022-10-19T17:59:00Z">
        <w:r>
          <w:rPr/>
          <w:t xml:space="preserve">cological </w:t>
        </w:r>
      </w:ins>
      <w:ins w:id="48" w:author="Arcella" w:date="2022-10-19T18:02:00Z">
        <w:r>
          <w:rPr/>
          <w:t>features</w:t>
        </w:r>
      </w:ins>
      <w:ins w:id="49" w:author="Arcella" w:date="2022-10-19T17:59:00Z">
        <w:r>
          <w:rPr/>
          <w:t xml:space="preserve"> of </w:t>
        </w:r>
      </w:ins>
      <w:ins w:id="50" w:author="Arcella" w:date="2022-10-19T17:59:00Z">
        <w:r>
          <w:rPr>
            <w:i/>
          </w:rPr>
          <w:t>ME</w:t>
        </w:r>
      </w:ins>
      <w:ins w:id="51" w:author="Arcella" w:date="2022-10-19T17:59:00Z">
        <w:r>
          <w:rPr/>
          <w:t xml:space="preserve"> and </w:t>
        </w:r>
      </w:ins>
      <w:ins w:id="52" w:author="Arcella" w:date="2022-10-19T17:59:00Z">
        <w:r>
          <w:rPr>
            <w:i/>
          </w:rPr>
          <w:t>MT</w:t>
        </w:r>
      </w:ins>
      <w:ins w:id="53" w:author="Arcella" w:date="2022-10-19T17:59:00Z">
        <w:r>
          <w:rPr/>
          <w:t xml:space="preserve"> in sympat</w:t>
        </w:r>
      </w:ins>
      <w:ins w:id="54" w:author="Arcella" w:date="2022-10-19T18:02:00Z">
        <w:r>
          <w:rPr/>
          <w:t>r</w:t>
        </w:r>
      </w:ins>
      <w:ins w:id="55" w:author="Arcella" w:date="2022-10-19T17:59:00Z">
        <w:r>
          <w:rPr/>
          <w:t>y</w:t>
        </w:r>
      </w:ins>
      <w:ins w:id="56" w:author="Arcella" w:date="2022-10-19T18:29:00Z">
        <w:r>
          <w:rPr/>
          <w:t xml:space="preserve"> are poorly known</w:t>
        </w:r>
      </w:ins>
      <w:ins w:id="57" w:author="Arcella" w:date="2022-10-19T17:59:00Z">
        <w:r>
          <w:rPr/>
          <w:t xml:space="preserve"> </w:t>
        </w:r>
      </w:ins>
      <w:ins w:id="58" w:author="Arcella" w:date="2022-10-19T18:29:00Z">
        <w:r>
          <w:rPr/>
          <w:t>every</w:t>
        </w:r>
      </w:ins>
      <w:ins w:id="59" w:author="Arcella" w:date="2022-10-19T17:59:00Z">
        <w:r>
          <w:rPr/>
          <w:t xml:space="preserve">where. </w:t>
        </w:r>
      </w:ins>
      <w:ins w:id="60" w:author="Arcella" w:date="2022-10-19T18:30:00Z">
        <w:r>
          <w:rPr/>
          <w:t>The k</w:t>
        </w:r>
      </w:ins>
      <w:ins w:id="61" w:author="Arcella" w:date="2022-10-19T17:59:00Z">
        <w:r>
          <w:rPr/>
          <w:t xml:space="preserve">nowledge </w:t>
        </w:r>
      </w:ins>
      <w:ins w:id="62" w:author="Arcella" w:date="2022-10-19T18:31:00Z">
        <w:r>
          <w:rPr/>
          <w:t xml:space="preserve">about </w:t>
        </w:r>
      </w:ins>
      <w:ins w:id="63" w:author="Arcella" w:date="2022-10-19T17:59:00Z">
        <w:r>
          <w:rPr/>
          <w:t xml:space="preserve">mussels </w:t>
        </w:r>
      </w:ins>
      <w:ins w:id="64" w:author="Arcella" w:date="2022-10-19T18:31:00Z">
        <w:r>
          <w:rPr/>
          <w:t xml:space="preserve">at </w:t>
        </w:r>
      </w:ins>
      <w:ins w:id="65" w:author="Arcella" w:date="2022-10-19T17:59:00Z">
        <w:r>
          <w:rPr/>
          <w:t xml:space="preserve">the Murman coast </w:t>
        </w:r>
      </w:ins>
      <w:ins w:id="66" w:author="Arcella" w:date="2022-10-19T18:23:00Z">
        <w:r>
          <w:rPr>
            <w:lang w:val="en-GB"/>
          </w:rPr>
          <w:t xml:space="preserve">of </w:t>
        </w:r>
      </w:ins>
      <w:ins w:id="67" w:author="Arcella" w:date="2022-10-19T17:59:00Z">
        <w:r>
          <w:rPr/>
          <w:t xml:space="preserve">the Barents Sea is based on data </w:t>
        </w:r>
      </w:ins>
      <w:ins w:id="68" w:author="Arcella" w:date="2022-10-19T18:23:00Z">
        <w:r>
          <w:rPr/>
          <w:t xml:space="preserve">that are </w:t>
        </w:r>
      </w:ins>
      <w:ins w:id="69" w:author="Arcella" w:date="2022-10-19T17:59:00Z">
        <w:r>
          <w:rPr/>
          <w:t xml:space="preserve">50-100 years </w:t>
        </w:r>
      </w:ins>
      <w:ins w:id="70" w:author="Arcella" w:date="2022-10-19T18:23:00Z">
        <w:r>
          <w:rPr/>
          <w:t>old</w:t>
        </w:r>
      </w:ins>
      <w:ins w:id="71" w:author="Arcella" w:date="2022-10-19T17:59:00Z">
        <w:r>
          <w:rPr/>
          <w:t xml:space="preserve">. Our study provides the first insight into the long-term dynamics of the Barents Sea mussels, </w:t>
        </w:r>
      </w:ins>
      <w:ins w:id="72" w:author="Arcella" w:date="2022-10-19T18:02:00Z">
        <w:r>
          <w:rPr/>
          <w:t xml:space="preserve">the </w:t>
        </w:r>
      </w:ins>
      <w:ins w:id="73" w:author="Arcella" w:date="2022-10-19T17:59:00Z">
        <w:r>
          <w:rPr/>
          <w:t xml:space="preserve">habitat segregation of widespread </w:t>
        </w:r>
      </w:ins>
      <w:ins w:id="74" w:author="Arcella" w:date="2022-10-19T17:59:00Z">
        <w:r>
          <w:rPr>
            <w:i/>
          </w:rPr>
          <w:t>ME</w:t>
        </w:r>
      </w:ins>
      <w:ins w:id="75" w:author="Arcella" w:date="2022-10-19T17:59:00Z">
        <w:r>
          <w:rPr/>
          <w:t xml:space="preserve"> and </w:t>
        </w:r>
      </w:ins>
      <w:ins w:id="76" w:author="Arcella" w:date="2022-10-19T17:59:00Z">
        <w:r>
          <w:rPr>
            <w:i/>
          </w:rPr>
          <w:t>MT</w:t>
        </w:r>
      </w:ins>
      <w:ins w:id="77" w:author="Arcella" w:date="2022-10-19T17:59:00Z">
        <w:r>
          <w:rPr/>
          <w:t>, and</w:t>
        </w:r>
      </w:ins>
      <w:ins w:id="78" w:author="Arcella" w:date="2022-10-19T18:03:00Z">
        <w:r>
          <w:rPr/>
          <w:t xml:space="preserve"> the</w:t>
        </w:r>
      </w:ins>
      <w:ins w:id="79" w:author="Arcella" w:date="2022-10-19T17:59:00Z">
        <w:r>
          <w:rPr/>
          <w:t xml:space="preserve"> interannual dynamics of their mixed settlements. </w:t>
        </w:r>
      </w:ins>
      <w:ins w:id="80" w:author="Arcella" w:date="2022-10-19T18:31:00Z">
        <w:r>
          <w:rPr/>
          <w:t>T</w:t>
        </w:r>
      </w:ins>
      <w:ins w:id="81" w:author="Arcella" w:date="2022-10-19T18:23:00Z">
        <w:r>
          <w:rPr/>
          <w:t xml:space="preserve">he </w:t>
        </w:r>
      </w:ins>
      <w:ins w:id="82" w:author="Arcella" w:date="2022-10-19T17:59:00Z">
        <w:r>
          <w:rPr/>
          <w:t xml:space="preserve">Tyuva </w:t>
        </w:r>
      </w:ins>
      <w:ins w:id="83" w:author="Arcella" w:date="2022-10-19T18:23:00Z">
        <w:r>
          <w:rPr/>
          <w:t>I</w:t>
        </w:r>
      </w:ins>
      <w:ins w:id="84" w:author="Arcella" w:date="2022-10-19T17:59:00Z">
        <w:r>
          <w:rPr/>
          <w:t xml:space="preserve">nlet </w:t>
        </w:r>
      </w:ins>
      <w:ins w:id="85" w:author="Arcella" w:date="2022-10-19T18:32:00Z">
        <w:r>
          <w:rPr/>
          <w:t>(</w:t>
        </w:r>
      </w:ins>
      <w:ins w:id="86" w:author="Arcella" w:date="2022-10-19T17:59:00Z">
        <w:r>
          <w:rPr/>
          <w:t>Kola Bay</w:t>
        </w:r>
      </w:ins>
      <w:ins w:id="87" w:author="Arcella" w:date="2022-10-19T18:32:00Z">
        <w:r>
          <w:rPr/>
          <w:t>)</w:t>
        </w:r>
      </w:ins>
      <w:ins w:id="88" w:author="Arcella" w:date="2022-10-19T17:59:00Z">
        <w:r>
          <w:rPr/>
          <w:t xml:space="preserve">, </w:t>
        </w:r>
      </w:ins>
      <w:ins w:id="89" w:author="Arcella" w:date="2022-10-19T18:32:00Z">
        <w:r>
          <w:rPr/>
          <w:t xml:space="preserve">which </w:t>
        </w:r>
      </w:ins>
      <w:ins w:id="90" w:author="Arcella" w:date="2022-10-19T18:24:00Z">
        <w:r>
          <w:rPr/>
          <w:t>is 3 km long</w:t>
        </w:r>
      </w:ins>
      <w:ins w:id="91" w:author="Arcella" w:date="2022-10-19T18:32:00Z">
        <w:r>
          <w:rPr/>
          <w:t>, was used as the study site</w:t>
        </w:r>
      </w:ins>
      <w:ins w:id="92" w:author="Arcella" w:date="2022-10-19T18:24:00Z">
        <w:r>
          <w:rPr/>
          <w:t xml:space="preserve">. </w:t>
        </w:r>
      </w:ins>
      <w:ins w:id="93" w:author="Arcella" w:date="2022-10-19T18:03:00Z">
        <w:r>
          <w:rPr/>
          <w:t>Mixed settlements</w:t>
        </w:r>
      </w:ins>
      <w:ins w:id="94" w:author="Arcella" w:date="2022-10-19T17:59:00Z">
        <w:r>
          <w:rPr/>
          <w:t xml:space="preserve"> </w:t>
        </w:r>
      </w:ins>
      <w:ins w:id="95" w:author="Arcella" w:date="2022-10-19T18:03:00Z">
        <w:r>
          <w:rPr/>
          <w:t xml:space="preserve">of </w:t>
        </w:r>
      </w:ins>
      <w:ins w:id="96" w:author="Arcella" w:date="2022-10-19T18:03:00Z">
        <w:r>
          <w:rPr>
            <w:i/>
          </w:rPr>
          <w:t>MT</w:t>
        </w:r>
      </w:ins>
      <w:ins w:id="97" w:author="Arcella" w:date="2022-10-19T18:03:00Z">
        <w:r>
          <w:rPr/>
          <w:t xml:space="preserve"> and </w:t>
        </w:r>
      </w:ins>
      <w:ins w:id="98" w:author="Arcella" w:date="2022-10-19T18:24:00Z">
        <w:r>
          <w:rPr>
            <w:i/>
          </w:rPr>
          <w:t>ME</w:t>
        </w:r>
      </w:ins>
      <w:ins w:id="99" w:author="Arcella" w:date="2022-10-19T18:24:00Z">
        <w:r>
          <w:rPr/>
          <w:t xml:space="preserve"> </w:t>
        </w:r>
      </w:ins>
      <w:ins w:id="100" w:author="Arcella" w:date="2022-10-19T17:59:00Z">
        <w:r>
          <w:rPr/>
          <w:t xml:space="preserve">were found everywhere in the littoral and </w:t>
        </w:r>
      </w:ins>
      <w:ins w:id="101" w:author="Arcella" w:date="2022-10-19T18:24:00Z">
        <w:r>
          <w:rPr/>
          <w:t xml:space="preserve">the </w:t>
        </w:r>
      </w:ins>
      <w:ins w:id="102" w:author="Arcella" w:date="2022-10-19T17:59:00Z">
        <w:r>
          <w:rPr/>
          <w:t>sublittoral</w:t>
        </w:r>
      </w:ins>
      <w:ins w:id="103" w:author="Arcella" w:date="2022-10-19T18:32:00Z">
        <w:r>
          <w:rPr/>
          <w:t xml:space="preserve"> down </w:t>
        </w:r>
      </w:ins>
      <w:ins w:id="104" w:author="Arcella" w:date="2022-10-19T17:59:00Z">
        <w:r>
          <w:rPr/>
          <w:t>to a depth of 4 m. Their characteristic habitats were sandbanks, littoral rocks, sublittoral kelp forests and "the habitat of mussel bed” in the freshened top of the Inlet. The main spatial gradients explaining the variability of demographics of</w:t>
        </w:r>
      </w:ins>
      <w:ins w:id="105" w:author="Arcella" w:date="2022-10-19T18:33:00Z">
        <w:r>
          <w:rPr/>
          <w:t xml:space="preserve"> the</w:t>
        </w:r>
      </w:ins>
      <w:ins w:id="106" w:author="Arcella" w:date="2022-10-19T17:59:00Z">
        <w:r>
          <w:rPr/>
          <w:t xml:space="preserve"> settlements (abundance, age structure, size at </w:t>
        </w:r>
      </w:ins>
      <w:ins w:id="107" w:author="Arcella" w:date="2022-10-19T18:33:00Z">
        <w:r>
          <w:rPr>
            <w:highlight w:val="magenta"/>
          </w:rPr>
          <w:t>certain</w:t>
        </w:r>
      </w:ins>
      <w:ins w:id="108" w:author="Arcella" w:date="2022-10-19T18:33:00Z">
        <w:r>
          <w:rPr/>
          <w:t xml:space="preserve"> </w:t>
        </w:r>
      </w:ins>
      <w:ins w:id="109" w:author="Arcella" w:date="2022-10-19T17:59:00Z">
        <w:r>
          <w:rPr/>
          <w:t xml:space="preserve">age) were associated with </w:t>
        </w:r>
      </w:ins>
      <w:ins w:id="110" w:author="Arcella" w:date="2022-10-19T18:26:00Z">
        <w:r>
          <w:rPr/>
          <w:t xml:space="preserve">the </w:t>
        </w:r>
      </w:ins>
      <w:ins w:id="111" w:author="Arcella" w:date="2022-10-19T17:59:00Z">
        <w:r>
          <w:rPr/>
          <w:t xml:space="preserve">depth and </w:t>
        </w:r>
      </w:ins>
      <w:ins w:id="112" w:author="Arcella" w:date="2022-10-19T18:26:00Z">
        <w:r>
          <w:rPr/>
          <w:t xml:space="preserve">the </w:t>
        </w:r>
      </w:ins>
      <w:ins w:id="113" w:author="Arcella" w:date="2022-10-19T17:59:00Z">
        <w:r>
          <w:rPr/>
          <w:t xml:space="preserve">distance from the top of the inlet. </w:t>
        </w:r>
      </w:ins>
      <w:ins w:id="114" w:author="Arcella" w:date="2022-10-19T17:59:00Z">
        <w:r>
          <w:rPr>
            <w:i/>
          </w:rPr>
          <w:t>ME</w:t>
        </w:r>
      </w:ins>
      <w:ins w:id="115" w:author="Arcella" w:date="2022-10-19T17:59:00Z">
        <w:r>
          <w:rPr/>
          <w:t xml:space="preserve"> and </w:t>
        </w:r>
      </w:ins>
      <w:ins w:id="116" w:author="Arcella" w:date="2022-10-19T17:59:00Z">
        <w:r>
          <w:rPr>
            <w:i/>
          </w:rPr>
          <w:t>MT</w:t>
        </w:r>
      </w:ins>
      <w:ins w:id="117" w:author="Arcella" w:date="2022-10-19T17:59:00Z">
        <w:r>
          <w:rPr/>
          <w:t xml:space="preserve"> </w:t>
        </w:r>
      </w:ins>
      <w:ins w:id="118" w:author="Arcella" w:date="2022-10-19T18:26:00Z">
        <w:r>
          <w:rPr/>
          <w:t>were</w:t>
        </w:r>
      </w:ins>
      <w:ins w:id="119" w:author="Arcella" w:date="2022-10-19T17:59:00Z">
        <w:r>
          <w:rPr/>
          <w:t xml:space="preserve"> partial</w:t>
        </w:r>
      </w:ins>
      <w:ins w:id="120" w:author="Arcella" w:date="2022-10-19T18:26:00Z">
        <w:r>
          <w:rPr/>
          <w:t>ly</w:t>
        </w:r>
      </w:ins>
      <w:ins w:id="121" w:author="Arcella" w:date="2022-10-19T17:59:00Z">
        <w:r>
          <w:rPr/>
          <w:t xml:space="preserve"> segregat</w:t>
        </w:r>
      </w:ins>
      <w:ins w:id="122" w:author="Arcella" w:date="2022-10-19T18:26:00Z">
        <w:r>
          <w:rPr/>
          <w:t xml:space="preserve">ed </w:t>
        </w:r>
      </w:ins>
      <w:ins w:id="123" w:author="Arcella" w:date="2022-10-19T17:59:00Z">
        <w:r>
          <w:rPr/>
          <w:t xml:space="preserve">by depth: </w:t>
        </w:r>
      </w:ins>
      <w:ins w:id="124" w:author="Arcella" w:date="2022-10-19T17:59:00Z">
        <w:r>
          <w:rPr>
            <w:i/>
          </w:rPr>
          <w:t>ME</w:t>
        </w:r>
      </w:ins>
      <w:ins w:id="125" w:author="Arcella" w:date="2022-10-19T17:59:00Z">
        <w:r>
          <w:rPr/>
          <w:t xml:space="preserve"> was more abundant in the sublittoral while </w:t>
        </w:r>
      </w:ins>
      <w:ins w:id="126" w:author="Arcella" w:date="2022-10-19T17:59:00Z">
        <w:r>
          <w:rPr>
            <w:i/>
          </w:rPr>
          <w:t xml:space="preserve">MT </w:t>
        </w:r>
      </w:ins>
      <w:ins w:id="127" w:author="Arcella" w:date="2022-10-19T18:26:00Z">
        <w:r>
          <w:rPr/>
          <w:t xml:space="preserve">was more abundant </w:t>
        </w:r>
      </w:ins>
      <w:ins w:id="128" w:author="Arcella" w:date="2022-10-19T17:59:00Z">
        <w:r>
          <w:rPr/>
          <w:t>in the littoral. In addition</w:t>
        </w:r>
      </w:ins>
      <w:ins w:id="129" w:author="Arcella" w:date="2022-10-19T18:26:00Z">
        <w:r>
          <w:rPr/>
          <w:t>,</w:t>
        </w:r>
      </w:ins>
      <w:ins w:id="130" w:author="Arcella" w:date="2022-10-19T17:59:00Z">
        <w:r>
          <w:rPr/>
          <w:t xml:space="preserve"> </w:t>
        </w:r>
      </w:ins>
      <w:ins w:id="131" w:author="Arcella" w:date="2022-10-19T17:59:00Z">
        <w:r>
          <w:rPr>
            <w:i/>
          </w:rPr>
          <w:t xml:space="preserve">ME </w:t>
        </w:r>
      </w:ins>
      <w:ins w:id="132" w:author="Arcella" w:date="2022-10-19T17:59:00Z">
        <w:r>
          <w:rPr/>
          <w:t xml:space="preserve">dominated both the littoral and </w:t>
        </w:r>
      </w:ins>
      <w:ins w:id="133" w:author="Arcella" w:date="2022-10-19T18:26:00Z">
        <w:r>
          <w:rPr/>
          <w:t xml:space="preserve">the </w:t>
        </w:r>
      </w:ins>
      <w:ins w:id="134" w:author="Arcella" w:date="2022-10-19T17:59:00Z">
        <w:r>
          <w:rPr/>
          <w:t xml:space="preserve">sublittoral parts of the mussel bed. The ratio of species in the mixed settlements varied over time: between 2004 and 2010 </w:t>
        </w:r>
      </w:ins>
      <w:ins w:id="135" w:author="Arcella" w:date="2022-10-19T18:26:00Z">
        <w:r>
          <w:rPr/>
          <w:t xml:space="preserve">the </w:t>
        </w:r>
      </w:ins>
      <w:ins w:id="136" w:author="Arcella" w:date="2022-10-19T17:59:00Z">
        <w:r>
          <w:rPr/>
          <w:t xml:space="preserve">proportions of </w:t>
        </w:r>
      </w:ins>
      <w:ins w:id="137" w:author="Arcella" w:date="2022-10-19T17:59:00Z">
        <w:r>
          <w:rPr>
            <w:i/>
          </w:rPr>
          <w:t>MT</w:t>
        </w:r>
      </w:ins>
      <w:ins w:id="138" w:author="Arcella" w:date="2022-10-19T17:59:00Z">
        <w:r>
          <w:rPr/>
          <w:t xml:space="preserve"> decreased everywhere, by 22 % on average. Analysis of historical data show</w:t>
        </w:r>
      </w:ins>
      <w:ins w:id="139" w:author="Arcella" w:date="2022-10-19T18:26:00Z">
        <w:r>
          <w:rPr/>
          <w:t xml:space="preserve">ed </w:t>
        </w:r>
      </w:ins>
      <w:ins w:id="140" w:author="Arcella" w:date="2022-10-19T18:42:00Z">
        <w:r>
          <w:rPr/>
          <w:t>a</w:t>
        </w:r>
      </w:ins>
      <w:ins w:id="141" w:author="Arcella" w:date="2022-10-19T17:59:00Z">
        <w:r>
          <w:rPr/>
          <w:t xml:space="preserve"> sharp decline in the abundance of</w:t>
        </w:r>
      </w:ins>
      <w:ins w:id="142" w:author="Arcella" w:date="2022-10-19T18:27:00Z">
        <w:r>
          <w:rPr/>
          <w:t xml:space="preserve"> the</w:t>
        </w:r>
      </w:ins>
      <w:ins w:id="143" w:author="Arcella" w:date="2022-10-19T17:59:00Z">
        <w:r>
          <w:rPr/>
          <w:t xml:space="preserve"> Murman mussels between the 1960s and 1970s, which coincided with the cooling of the Arctic. The available data do not </w:t>
        </w:r>
      </w:ins>
      <w:ins w:id="144" w:author="Arcella" w:date="2022-10-19T18:27:00Z">
        <w:r>
          <w:rPr/>
          <w:t xml:space="preserve">indicate </w:t>
        </w:r>
      </w:ins>
      <w:ins w:id="145" w:author="Arcella" w:date="2022-10-19T17:59:00Z">
        <w:r>
          <w:rPr/>
          <w:t xml:space="preserve">a complete recovery of populations in the abnormally warm </w:t>
        </w:r>
      </w:ins>
      <w:ins w:id="146" w:author="Arcella" w:date="2022-10-19T18:27:00Z">
        <w:r>
          <w:rPr/>
          <w:t xml:space="preserve">recent </w:t>
        </w:r>
      </w:ins>
      <w:ins w:id="147" w:author="Arcella" w:date="2022-10-19T17:59:00Z">
        <w:r>
          <w:rPr/>
          <w:t xml:space="preserve">decades. </w:t>
        </w:r>
      </w:ins>
      <w:ins w:id="148" w:author="Arcella" w:date="2022-10-19T18:27:00Z">
        <w:r>
          <w:rPr/>
          <w:t xml:space="preserve">The </w:t>
        </w:r>
      </w:ins>
      <w:ins w:id="149" w:author="Arcella" w:date="2022-10-19T17:59:00Z">
        <w:r>
          <w:rPr/>
          <w:t>habitat distribution of mussels</w:t>
        </w:r>
      </w:ins>
      <w:ins w:id="150" w:author="Arcella" w:date="2022-10-19T18:27:00Z">
        <w:r>
          <w:rPr/>
          <w:t xml:space="preserve"> seems to</w:t>
        </w:r>
      </w:ins>
      <w:ins w:id="151" w:author="Arcella" w:date="2022-10-19T17:59:00Z">
        <w:r>
          <w:rPr/>
          <w:t xml:space="preserve"> have changed with time</w:t>
        </w:r>
      </w:ins>
      <w:ins w:id="152" w:author="Arcella" w:date="2022-10-19T18:27:00Z">
        <w:r>
          <w:rPr/>
          <w:t>, to</w:t>
        </w:r>
      </w:ins>
      <w:ins w:id="153" w:author="Arcella" w:date="2022-10-19T18:42:00Z">
        <w:r>
          <w:rPr/>
          <w:t>o</w:t>
        </w:r>
      </w:ins>
      <w:ins w:id="154" w:author="Arcella" w:date="2022-10-19T17:59:00Z">
        <w:r>
          <w:rPr/>
          <w:t xml:space="preserve">: unlike today, in the </w:t>
        </w:r>
      </w:ins>
      <w:ins w:id="155" w:author="Arcella" w:date="2022-10-19T18:27:00Z">
        <w:r>
          <w:rPr/>
          <w:t xml:space="preserve">20th </w:t>
        </w:r>
      </w:ins>
      <w:ins w:id="156" w:author="Arcella" w:date="2022-10-19T17:59:00Z">
        <w:r>
          <w:rPr/>
          <w:t xml:space="preserve">century mussels were rarely observed in kelps. We </w:t>
        </w:r>
      </w:ins>
      <w:ins w:id="157" w:author="Arcella" w:date="2022-10-19T18:28:00Z">
        <w:r>
          <w:rPr/>
          <w:t xml:space="preserve">suggest </w:t>
        </w:r>
      </w:ins>
      <w:ins w:id="158" w:author="Arcella" w:date="2022-10-19T17:59:00Z">
        <w:r>
          <w:rPr/>
          <w:t xml:space="preserve">that </w:t>
        </w:r>
      </w:ins>
      <w:ins w:id="159" w:author="Arcella" w:date="2022-10-19T18:28:00Z">
        <w:r>
          <w:rPr/>
          <w:t>the spatial and temporal dynamics of subarctic mussels can be explained by the c</w:t>
        </w:r>
      </w:ins>
      <w:ins w:id="160" w:author="Arcella" w:date="2022-10-19T17:59:00Z">
        <w:r>
          <w:rPr/>
          <w:t xml:space="preserve">ompetition between </w:t>
        </w:r>
      </w:ins>
      <w:ins w:id="161" w:author="Arcella" w:date="2022-10-19T17:59:00Z">
        <w:r>
          <w:rPr>
            <w:i/>
          </w:rPr>
          <w:t xml:space="preserve">ME </w:t>
        </w:r>
      </w:ins>
      <w:ins w:id="162" w:author="Arcella" w:date="2022-10-19T17:59:00Z">
        <w:r>
          <w:rPr/>
          <w:t xml:space="preserve">and </w:t>
        </w:r>
      </w:ins>
      <w:ins w:id="163" w:author="Arcella" w:date="2022-10-19T17:59:00Z">
        <w:r>
          <w:rPr>
            <w:i/>
          </w:rPr>
          <w:t xml:space="preserve">MT </w:t>
        </w:r>
      </w:ins>
      <w:ins w:id="164" w:author="Arcella" w:date="2022-10-19T18:28:00Z">
        <w:r>
          <w:rPr/>
          <w:t>combined</w:t>
        </w:r>
      </w:ins>
      <w:ins w:id="165" w:author="Arcella" w:date="2022-10-19T17:59:00Z">
        <w:r>
          <w:rPr/>
          <w:t xml:space="preserve"> with their differing sensitivity to environmental factors.</w:t>
        </w:r>
      </w:ins>
    </w:p>
    <w:p>
      <w:pPr>
        <w:rPr>
          <w:del w:id="166" w:author="Arcella" w:date="2022-10-10T13:01:00Z"/>
          <w:b/>
        </w:rPr>
      </w:pPr>
      <w:r>
        <w:rPr>
          <w:b/>
        </w:rPr>
        <w:t xml:space="preserve">Introduction </w:t>
      </w:r>
    </w:p>
    <w:p>
      <w:pPr>
        <w:rPr>
          <w:del w:id="167" w:author="Arcella" w:date="2022-10-10T13:01:00Z"/>
        </w:rPr>
      </w:pPr>
      <w:del w:id="168" w:author="Arcella" w:date="2022-10-10T13:01:00Z">
        <w:r>
          <w:rPr/>
          <w:delText xml:space="preserve">In recent decades, much effort has been expended on the studying of populations of blue mussels </w:delText>
        </w:r>
      </w:del>
      <w:del w:id="169" w:author="Arcella" w:date="2022-10-10T13:01:00Z">
        <w:r>
          <w:rPr>
            <w:i/>
          </w:rPr>
          <w:delText>Mytilus</w:delText>
        </w:r>
      </w:del>
      <w:del w:id="170" w:author="Arcella" w:date="2022-10-10T13:01:00Z">
        <w:r>
          <w:rPr/>
          <w:delText xml:space="preserve"> in the Arctic (hereinafter Arctic and Subarctic are defined according to the Conservation of Arctic Flora and Fauna,  </w:delText>
        </w:r>
      </w:del>
      <w:del w:id="171" w:author="Arcella" w:date="2022-10-10T13:01:00Z">
        <w:r>
          <w:rPr/>
          <w:fldChar w:fldCharType="begin"/>
        </w:r>
      </w:del>
      <w:del w:id="172" w:author="Arcella" w:date="2022-10-10T13:01:00Z">
        <w:r>
          <w:rPr/>
          <w:delInstrText xml:space="preserve"> HYPERLINK "https://www.caff.is/" \h </w:delInstrText>
        </w:r>
      </w:del>
      <w:del w:id="173" w:author="Arcella" w:date="2022-10-10T13:01:00Z">
        <w:r>
          <w:rPr/>
          <w:fldChar w:fldCharType="separate"/>
        </w:r>
      </w:del>
      <w:del w:id="174" w:author="Arcella" w:date="2022-10-10T13:01:00Z">
        <w:r>
          <w:rPr>
            <w:u w:val="single"/>
          </w:rPr>
          <w:delText>https://www.caff.is/</w:delText>
        </w:r>
      </w:del>
      <w:del w:id="175" w:author="Arcella" w:date="2022-10-10T13:01:00Z">
        <w:r>
          <w:rPr>
            <w:u w:val="single"/>
          </w:rPr>
          <w:fldChar w:fldCharType="end"/>
        </w:r>
      </w:del>
      <w:del w:id="176" w:author="Arcella" w:date="2022-10-10T13:01:00Z">
        <w:r>
          <w:rPr/>
          <w:delText>) (East Siberian Sea, Gagaev et al. 1994</w:delText>
        </w:r>
      </w:del>
      <w:customXmlDelRangeStart w:id="178" w:author="Arcella" w:date="2022-10-10T13:01:00Z"/>
      <w:sdt>
        <w:sdtPr>
          <w:rPr/>
          <w:tag w:val="goog_rdk_0"/>
          <w:id w:val="420838722"/>
        </w:sdtPr>
        <w:sdtEndPr>
          <w:rPr/>
        </w:sdtEndPr>
        <w:sdtContent>
          <w:customXmlDelRangeEnd w:id="178"/>
          <w:commentRangeStart w:id="3"/>
          <w:customXmlDelRangeStart w:id="181" w:author="Arcella" w:date="2022-10-10T13:01:00Z"/>
        </w:sdtContent>
      </w:sdt>
      <w:customXmlDelRangeEnd w:id="181"/>
      <w:del w:id="182" w:author="Arcella" w:date="2022-10-10T13:01:00Z">
        <w:r>
          <w:rPr/>
          <w:delText>…</w:delText>
        </w:r>
        <w:commentRangeEnd w:id="3"/>
      </w:del>
      <w:del w:id="183" w:author="Arcella" w:date="2022-10-10T13:01:00Z">
        <w:r>
          <w:rPr/>
          <w:commentReference w:id="3"/>
        </w:r>
      </w:del>
      <w:del w:id="184" w:author="Arcella" w:date="2022-10-10T13:01:00Z">
        <w:r>
          <w:rPr/>
          <w:delText xml:space="preserve">, Northeastern Alaska, Feder et al. </w:delText>
        </w:r>
      </w:del>
      <w:customXmlDelRangeStart w:id="186" w:author="Arcella" w:date="2022-10-10T13:01:00Z"/>
      <w:sdt>
        <w:sdtPr>
          <w:rPr/>
          <w:tag w:val="goog_rdk_1"/>
          <w:id w:val="2012876210"/>
        </w:sdtPr>
        <w:sdtEndPr>
          <w:rPr/>
        </w:sdtEndPr>
        <w:sdtContent>
          <w:customXmlDelRangeEnd w:id="186"/>
          <w:commentRangeStart w:id="4"/>
          <w:customXmlDelRangeStart w:id="189" w:author="Arcella" w:date="2022-10-10T13:01:00Z"/>
        </w:sdtContent>
      </w:sdt>
      <w:customXmlDelRangeEnd w:id="189"/>
      <w:del w:id="190" w:author="Arcella" w:date="2022-10-10T13:01:00Z">
        <w:r>
          <w:rPr/>
          <w:delText>2003</w:delText>
        </w:r>
        <w:commentRangeEnd w:id="4"/>
      </w:del>
      <w:del w:id="191" w:author="Arcella" w:date="2022-10-10T13:01:00Z">
        <w:r>
          <w:rPr/>
          <w:commentReference w:id="4"/>
        </w:r>
      </w:del>
      <w:del w:id="192" w:author="Arcella" w:date="2022-10-10T13:01:00Z">
        <w:r>
          <w:rPr/>
          <w:delText xml:space="preserve">; Spitsbergen, Berge et al. </w:delText>
        </w:r>
      </w:del>
      <w:customXmlDelRangeStart w:id="194" w:author="Arcella" w:date="2022-10-10T13:01:00Z"/>
      <w:sdt>
        <w:sdtPr>
          <w:rPr/>
          <w:tag w:val="goog_rdk_2"/>
          <w:id w:val="479578680"/>
        </w:sdtPr>
        <w:sdtEndPr>
          <w:rPr/>
        </w:sdtEndPr>
        <w:sdtContent>
          <w:customXmlDelRangeEnd w:id="194"/>
          <w:commentRangeStart w:id="5"/>
          <w:customXmlDelRangeStart w:id="197" w:author="Arcella" w:date="2022-10-10T13:01:00Z"/>
        </w:sdtContent>
      </w:sdt>
      <w:customXmlDelRangeEnd w:id="197"/>
      <w:del w:id="198" w:author="Arcella" w:date="2022-10-10T13:01:00Z">
        <w:r>
          <w:rPr/>
          <w:delText>2005</w:delText>
        </w:r>
        <w:commentRangeEnd w:id="5"/>
      </w:del>
      <w:del w:id="199" w:author="Arcella" w:date="2022-10-10T13:01:00Z">
        <w:r>
          <w:rPr/>
          <w:commentReference w:id="5"/>
        </w:r>
      </w:del>
      <w:del w:id="200" w:author="Arcella" w:date="2022-10-10T13:01:00Z">
        <w:r>
          <w:rPr/>
          <w:delText xml:space="preserve">, Leopold et al. </w:delText>
        </w:r>
      </w:del>
      <w:customXmlDelRangeStart w:id="202" w:author="Arcella" w:date="2022-10-10T13:01:00Z"/>
      <w:sdt>
        <w:sdtPr>
          <w:rPr/>
          <w:tag w:val="goog_rdk_3"/>
          <w:id w:val="-1911606794"/>
        </w:sdtPr>
        <w:sdtEndPr>
          <w:rPr/>
        </w:sdtEndPr>
        <w:sdtContent>
          <w:customXmlDelRangeEnd w:id="202"/>
          <w:commentRangeStart w:id="6"/>
          <w:customXmlDelRangeStart w:id="205" w:author="Arcella" w:date="2022-10-10T13:01:00Z"/>
        </w:sdtContent>
      </w:sdt>
      <w:customXmlDelRangeEnd w:id="205"/>
      <w:del w:id="206" w:author="Arcella" w:date="2022-10-10T13:01:00Z">
        <w:r>
          <w:rPr/>
          <w:delText>2019</w:delText>
        </w:r>
        <w:commentRangeEnd w:id="6"/>
      </w:del>
      <w:del w:id="207" w:author="Arcella" w:date="2022-10-10T13:01:00Z">
        <w:r>
          <w:rPr/>
          <w:commentReference w:id="6"/>
        </w:r>
      </w:del>
      <w:del w:id="208" w:author="Arcella" w:date="2022-10-10T13:01:00Z">
        <w:r>
          <w:rPr/>
          <w:delText xml:space="preserve">, Kotwicki et al. 2021; the Pechora Sea, </w:delText>
        </w:r>
      </w:del>
      <w:customXmlDelRangeStart w:id="210" w:author="Arcella" w:date="2022-10-10T13:01:00Z"/>
      <w:sdt>
        <w:sdtPr>
          <w:rPr/>
          <w:tag w:val="goog_rdk_4"/>
          <w:id w:val="-1330592507"/>
        </w:sdtPr>
        <w:sdtEndPr>
          <w:rPr/>
        </w:sdtEndPr>
        <w:sdtContent>
          <w:customXmlDelRangeEnd w:id="210"/>
          <w:commentRangeStart w:id="7"/>
          <w:customXmlDelRangeStart w:id="213" w:author="Arcella" w:date="2022-10-10T13:01:00Z"/>
        </w:sdtContent>
      </w:sdt>
      <w:customXmlDelRangeEnd w:id="213"/>
      <w:del w:id="214" w:author="Arcella" w:date="2022-10-10T13:01:00Z">
        <w:r>
          <w:rPr/>
          <w:delText>Su</w:delText>
        </w:r>
        <w:commentRangeEnd w:id="7"/>
      </w:del>
      <w:del w:id="215" w:author="Arcella" w:date="2022-10-10T13:01:00Z">
        <w:r>
          <w:rPr/>
          <w:commentReference w:id="7"/>
        </w:r>
      </w:del>
      <w:del w:id="216" w:author="Arcella" w:date="2022-10-10T13:01:00Z">
        <w:r>
          <w:rPr/>
          <w:delText>khotin et al. 2008; Northwestern Greenland, Blicher et al. 2013, Thyrring et al. 2015</w:delText>
        </w:r>
      </w:del>
      <w:customXmlDelRangeStart w:id="218" w:author="Arcella" w:date="2022-10-10T13:01:00Z"/>
      <w:sdt>
        <w:sdtPr>
          <w:rPr/>
          <w:tag w:val="goog_rdk_5"/>
          <w:id w:val="64389944"/>
        </w:sdtPr>
        <w:sdtEndPr>
          <w:rPr/>
        </w:sdtEndPr>
        <w:sdtContent>
          <w:customXmlDelRangeEnd w:id="218"/>
          <w:commentRangeStart w:id="8"/>
          <w:customXmlDelRangeStart w:id="221" w:author="Arcella" w:date="2022-10-10T13:01:00Z"/>
        </w:sdtContent>
      </w:sdt>
      <w:customXmlDelRangeEnd w:id="221"/>
      <w:del w:id="222" w:author="Arcella" w:date="2022-10-10T13:01:00Z">
        <w:r>
          <w:rPr/>
          <w:delText xml:space="preserve"> </w:delText>
        </w:r>
        <w:commentRangeEnd w:id="8"/>
      </w:del>
      <w:del w:id="223" w:author="Arcella" w:date="2022-10-10T13:01:00Z">
        <w:r>
          <w:rPr/>
          <w:commentReference w:id="8"/>
        </w:r>
      </w:del>
      <w:del w:id="224" w:author="Arcella" w:date="2022-10-10T13:01:00Z">
        <w:r>
          <w:rPr/>
          <w:delText xml:space="preserve">…) as well as in Antarctic (the South Shetland </w:delText>
        </w:r>
      </w:del>
      <w:customXmlDelRangeStart w:id="226" w:author="Arcella" w:date="2022-10-10T13:01:00Z"/>
      <w:sdt>
        <w:sdtPr>
          <w:rPr/>
          <w:tag w:val="goog_rdk_6"/>
          <w:id w:val="-260608959"/>
        </w:sdtPr>
        <w:sdtEndPr>
          <w:rPr/>
        </w:sdtEndPr>
        <w:sdtContent>
          <w:customXmlDelRangeEnd w:id="226"/>
          <w:commentRangeStart w:id="9"/>
          <w:customXmlDelRangeStart w:id="229" w:author="Arcella" w:date="2022-10-10T13:01:00Z"/>
        </w:sdtContent>
      </w:sdt>
      <w:customXmlDelRangeEnd w:id="229"/>
      <w:del w:id="230" w:author="Arcella" w:date="2022-10-10T13:01:00Z">
        <w:r>
          <w:rPr/>
          <w:delText>Islands</w:delText>
        </w:r>
        <w:commentRangeEnd w:id="9"/>
      </w:del>
      <w:del w:id="231" w:author="Arcella" w:date="2022-10-10T13:01:00Z">
        <w:r>
          <w:rPr/>
          <w:commentReference w:id="9"/>
        </w:r>
      </w:del>
      <w:del w:id="232" w:author="Arcella" w:date="2022-10-10T13:01:00Z">
        <w:r>
          <w:rPr/>
          <w:delText xml:space="preserve">, Cárdenas et al. 2020). These populations, most of which were previously unknown or did not even exist, are so interesting because they represent the very cold front of boreal mussels distribution and poleward expansion under warming climate. Also, close attention has traditionally been paid to blue mussels from temperate seas, where they play an important ecological role and are actively exploited (Gosling </w:delText>
        </w:r>
      </w:del>
      <w:customXmlDelRangeStart w:id="234" w:author="Arcella" w:date="2022-10-10T13:01:00Z"/>
      <w:sdt>
        <w:sdtPr>
          <w:rPr/>
          <w:tag w:val="goog_rdk_7"/>
          <w:id w:val="-1059624850"/>
        </w:sdtPr>
        <w:sdtEndPr>
          <w:rPr/>
        </w:sdtEndPr>
        <w:sdtContent>
          <w:customXmlDelRangeEnd w:id="234"/>
          <w:commentRangeStart w:id="10"/>
          <w:customXmlDelRangeStart w:id="237" w:author="Arcella" w:date="2022-10-10T13:01:00Z"/>
        </w:sdtContent>
      </w:sdt>
      <w:customXmlDelRangeEnd w:id="237"/>
      <w:del w:id="238" w:author="Arcella" w:date="2022-10-10T13:01:00Z">
        <w:r>
          <w:rPr/>
          <w:delText>2022</w:delText>
        </w:r>
        <w:commentRangeEnd w:id="10"/>
      </w:del>
      <w:del w:id="239" w:author="Arcella" w:date="2022-10-10T13:01:00Z">
        <w:r>
          <w:rPr/>
          <w:commentReference w:id="10"/>
        </w:r>
      </w:del>
      <w:del w:id="240" w:author="Arcella" w:date="2022-10-10T13:01:00Z">
        <w:r>
          <w:rPr/>
          <w:delText xml:space="preserve">). Significant declines in populations in some areas (e.g., in the Gulf of Maine, Sorte et al. </w:delText>
        </w:r>
        <w:commentRangeStart w:id="11"/>
        <w:r>
          <w:rPr/>
          <w:delText>2015</w:delText>
        </w:r>
        <w:commentRangeEnd w:id="11"/>
      </w:del>
      <w:del w:id="241" w:author="Arcella" w:date="2022-10-10T13:01:00Z">
        <w:r>
          <w:rPr>
            <w:rStyle w:val="10"/>
          </w:rPr>
          <w:commentReference w:id="11"/>
        </w:r>
      </w:del>
      <w:del w:id="242" w:author="Arcella" w:date="2022-10-10T13:01:00Z">
        <w:r>
          <w:rPr/>
          <w:delText xml:space="preserve">, along the Atlantic coasts of Sweden, Baden et al. </w:delText>
        </w:r>
        <w:commentRangeStart w:id="12"/>
        <w:r>
          <w:rPr/>
          <w:delText>2021</w:delText>
        </w:r>
        <w:commentRangeEnd w:id="12"/>
      </w:del>
      <w:del w:id="243" w:author="Arcella" w:date="2022-10-10T13:01:00Z">
        <w:r>
          <w:rPr>
            <w:rStyle w:val="10"/>
          </w:rPr>
          <w:commentReference w:id="12"/>
        </w:r>
      </w:del>
      <w:del w:id="244" w:author="Arcella" w:date="2022-10-10T13:01:00Z">
        <w:r>
          <w:rPr/>
          <w:delText xml:space="preserve">, and France, Seuront et al. </w:delText>
        </w:r>
        <w:commentRangeStart w:id="13"/>
        <w:r>
          <w:rPr/>
          <w:delText>2021</w:delText>
        </w:r>
        <w:commentRangeEnd w:id="13"/>
      </w:del>
      <w:del w:id="245" w:author="Arcella" w:date="2022-10-10T13:01:00Z">
        <w:r>
          <w:rPr>
            <w:rStyle w:val="10"/>
          </w:rPr>
          <w:commentReference w:id="13"/>
        </w:r>
      </w:del>
      <w:del w:id="246" w:author="Arcella" w:date="2022-10-10T13:01:00Z">
        <w:r>
          <w:rPr/>
          <w:delText xml:space="preserve">) in recent decades have been mainly attributed to climate change. As opposed to Arctic and boreal populations, the subarctic ones have received less attention (but see studies of Lukanin et al. 2006 and Khaitov, Lentsman </w:delText>
        </w:r>
      </w:del>
      <w:customXmlDelRangeStart w:id="248" w:author="Arcella" w:date="2022-10-10T13:01:00Z"/>
      <w:sdt>
        <w:sdtPr>
          <w:rPr/>
          <w:tag w:val="goog_rdk_8"/>
          <w:id w:val="432009794"/>
        </w:sdtPr>
        <w:sdtEndPr>
          <w:rPr/>
        </w:sdtEndPr>
        <w:sdtContent>
          <w:customXmlDelRangeEnd w:id="248"/>
          <w:commentRangeStart w:id="14"/>
          <w:customXmlDelRangeStart w:id="251" w:author="Arcella" w:date="2022-10-10T13:01:00Z"/>
        </w:sdtContent>
      </w:sdt>
      <w:customXmlDelRangeEnd w:id="251"/>
      <w:customXmlDelRangeStart w:id="253" w:author="Arcella" w:date="2022-10-10T13:01:00Z"/>
      <w:sdt>
        <w:sdtPr>
          <w:rPr/>
          <w:tag w:val="goog_rdk_9"/>
          <w:id w:val="782999937"/>
        </w:sdtPr>
        <w:sdtEndPr>
          <w:rPr/>
        </w:sdtEndPr>
        <w:sdtContent>
          <w:customXmlDelRangeEnd w:id="253"/>
          <w:commentRangeStart w:id="15"/>
          <w:customXmlDelRangeStart w:id="256" w:author="Arcella" w:date="2022-10-10T13:01:00Z"/>
        </w:sdtContent>
      </w:sdt>
      <w:customXmlDelRangeEnd w:id="256"/>
      <w:del w:id="257" w:author="Arcella" w:date="2022-10-10T13:01:00Z">
        <w:r>
          <w:rPr/>
          <w:delText>2016</w:delText>
        </w:r>
        <w:commentRangeEnd w:id="14"/>
      </w:del>
      <w:del w:id="258" w:author="Arcella" w:date="2022-10-10T13:01:00Z">
        <w:r>
          <w:rPr/>
          <w:commentReference w:id="14"/>
        </w:r>
        <w:commentRangeEnd w:id="15"/>
      </w:del>
      <w:del w:id="259" w:author="Arcella" w:date="2022-10-10T13:01:00Z">
        <w:r>
          <w:rPr/>
          <w:commentReference w:id="15"/>
        </w:r>
      </w:del>
      <w:del w:id="260" w:author="Arcella" w:date="2022-10-10T13:01:00Z">
        <w:r>
          <w:rPr/>
          <w:delText xml:space="preserve"> on the White Sea, Bodkin et al. </w:delText>
        </w:r>
        <w:commentRangeStart w:id="16"/>
        <w:r>
          <w:rPr/>
          <w:delText>2018</w:delText>
        </w:r>
        <w:commentRangeEnd w:id="16"/>
      </w:del>
      <w:del w:id="261" w:author="Arcella" w:date="2022-10-10T13:01:00Z">
        <w:r>
          <w:rPr>
            <w:rStyle w:val="10"/>
          </w:rPr>
          <w:commentReference w:id="16"/>
        </w:r>
      </w:del>
      <w:del w:id="262" w:author="Arcella" w:date="2022-10-10T13:01:00Z">
        <w:r>
          <w:rPr/>
          <w:delText xml:space="preserve"> on the northern Gulf of Alaska, Selin, Lysenko </w:delText>
        </w:r>
        <w:commentRangeStart w:id="17"/>
        <w:r>
          <w:rPr/>
          <w:delText>2006</w:delText>
        </w:r>
        <w:commentRangeEnd w:id="17"/>
      </w:del>
      <w:del w:id="263" w:author="Arcella" w:date="2022-10-10T13:01:00Z">
        <w:r>
          <w:rPr>
            <w:rStyle w:val="10"/>
          </w:rPr>
          <w:commentReference w:id="17"/>
        </w:r>
      </w:del>
      <w:del w:id="264" w:author="Arcella" w:date="2022-10-10T13:01:00Z">
        <w:r>
          <w:rPr/>
          <w:delText xml:space="preserve"> and Khalaman et al. 2019 </w:delText>
        </w:r>
      </w:del>
      <w:customXmlDelRangeStart w:id="266" w:author="Arcella" w:date="2022-10-10T13:01:00Z"/>
      <w:sdt>
        <w:sdtPr>
          <w:rPr/>
          <w:tag w:val="goog_rdk_10"/>
          <w:id w:val="-235868359"/>
        </w:sdtPr>
        <w:sdtEndPr>
          <w:rPr/>
        </w:sdtEndPr>
        <w:sdtContent>
          <w:customXmlDelRangeEnd w:id="266"/>
          <w:commentRangeStart w:id="18"/>
          <w:customXmlDelRangeStart w:id="269" w:author="Arcella" w:date="2022-10-10T13:01:00Z"/>
        </w:sdtContent>
      </w:sdt>
      <w:customXmlDelRangeEnd w:id="269"/>
      <w:del w:id="270" w:author="Arcella" w:date="2022-10-10T13:01:00Z">
        <w:r>
          <w:rPr/>
          <w:delText>on</w:delText>
        </w:r>
        <w:commentRangeEnd w:id="18"/>
      </w:del>
      <w:del w:id="271" w:author="Arcella" w:date="2022-10-10T13:01:00Z">
        <w:r>
          <w:rPr/>
          <w:commentReference w:id="18"/>
        </w:r>
      </w:del>
      <w:del w:id="272" w:author="Arcella" w:date="2022-10-10T13:01:00Z">
        <w:r>
          <w:rPr/>
          <w:delText xml:space="preserve"> the Sea of Okhotsk mussels) probably because they are not very interesting from biogeographical and economical points of view, have long been known and have already been studied at one time or another. Populations of the Barents Sea coast of Kola Peninsula (broadly known as Murman) at 68-70 degrees north and 31-40 east (</w:delText>
        </w:r>
      </w:del>
      <w:del w:id="273" w:author="Arcella" w:date="2022-10-10T13:01:00Z">
        <w:r>
          <w:rPr>
            <w:b/>
          </w:rPr>
          <w:delText>Fig. 1</w:delText>
        </w:r>
      </w:del>
      <w:del w:id="274" w:author="Arcella" w:date="2022-10-10T13:01:00Z">
        <w:r>
          <w:rPr/>
          <w:delText>) are a case in point.</w:delText>
        </w:r>
      </w:del>
    </w:p>
    <w:p>
      <w:pPr>
        <w:rPr>
          <w:del w:id="275" w:author="Arcella" w:date="2022-10-10T13:01:00Z"/>
        </w:rPr>
      </w:pPr>
      <w:del w:id="276" w:author="Arcella" w:date="2022-10-10T13:01:00Z">
        <w:r>
          <w:rPr/>
          <w:delText xml:space="preserve">Murman Coast is washed by a warm Atlantic Murman Coastal Current which defines relatively high sea surface temperatures (SST) for such high latitudes (the long-term SST of August is +10.2°C, of February - +3°C in Ekaterininskaya Havan in Kola Bay, https://www.seatemperature.org/) and limited winter ice cover. The Barents Sea is strongly affected by both long-term and short-term quasi-regular climate fluctuations, with the SST varying by several degrees Celsius on interannual and more than a degree on decadal time scales (Ingvaldsen et al. </w:delText>
        </w:r>
        <w:commentRangeStart w:id="19"/>
        <w:r>
          <w:rPr/>
          <w:delText>2021</w:delText>
        </w:r>
        <w:commentRangeEnd w:id="19"/>
      </w:del>
      <w:del w:id="277" w:author="Arcella" w:date="2022-10-10T13:01:00Z">
        <w:r>
          <w:rPr>
            <w:rStyle w:val="10"/>
          </w:rPr>
          <w:commentReference w:id="19"/>
        </w:r>
      </w:del>
      <w:del w:id="278" w:author="Arcella" w:date="2022-10-10T13:01:00Z">
        <w:r>
          <w:rPr/>
          <w:delText xml:space="preserve">; Matishov et al. </w:delText>
        </w:r>
      </w:del>
      <w:customXmlDelRangeStart w:id="280" w:author="Arcella" w:date="2022-10-10T13:01:00Z"/>
      <w:sdt>
        <w:sdtPr>
          <w:rPr/>
          <w:tag w:val="goog_rdk_11"/>
          <w:id w:val="26841214"/>
        </w:sdtPr>
        <w:sdtEndPr>
          <w:rPr/>
        </w:sdtEndPr>
        <w:sdtContent>
          <w:customXmlDelRangeEnd w:id="280"/>
          <w:commentRangeStart w:id="20"/>
          <w:customXmlDelRangeStart w:id="283" w:author="Arcella" w:date="2022-10-10T13:01:00Z"/>
        </w:sdtContent>
      </w:sdt>
      <w:customXmlDelRangeEnd w:id="283"/>
      <w:del w:id="284" w:author="Arcella" w:date="2022-10-10T13:01:00Z">
        <w:r>
          <w:rPr/>
          <w:delText>2012</w:delText>
        </w:r>
        <w:commentRangeEnd w:id="20"/>
      </w:del>
      <w:del w:id="285" w:author="Arcella" w:date="2022-10-10T13:01:00Z">
        <w:r>
          <w:rPr/>
          <w:commentReference w:id="20"/>
        </w:r>
      </w:del>
      <w:del w:id="286" w:author="Arcella" w:date="2022-10-10T13:01:00Z">
        <w:r>
          <w:rPr/>
          <w:delText xml:space="preserve">; www.pinro.ru). Murman is the very Northeastern border of typical North Atlantic littoral communities with canopies of fucoid algae, crusts of barnacles and mussels on the hard bottoms (Zatsepin et al. 1948; Genelt-Yanovsky et al. </w:delText>
        </w:r>
        <w:commentRangeStart w:id="21"/>
        <w:r>
          <w:rPr/>
          <w:delText>2019</w:delText>
        </w:r>
        <w:commentRangeEnd w:id="21"/>
      </w:del>
      <w:del w:id="287" w:author="Arcella" w:date="2022-10-10T13:01:00Z">
        <w:r>
          <w:rPr>
            <w:rStyle w:val="10"/>
          </w:rPr>
          <w:commentReference w:id="21"/>
        </w:r>
      </w:del>
      <w:del w:id="288" w:author="Arcella" w:date="2022-10-10T13:01:00Z">
        <w:r>
          <w:rPr/>
          <w:delText xml:space="preserve"> and references therein).</w:delText>
        </w:r>
      </w:del>
    </w:p>
    <w:p>
      <w:pPr>
        <w:rPr>
          <w:del w:id="289" w:author="Arcella" w:date="2022-10-10T13:01:00Z"/>
        </w:rPr>
      </w:pPr>
      <w:del w:id="290" w:author="Arcella" w:date="2022-10-10T13:01:00Z">
        <w:r>
          <w:rPr/>
          <w:delText xml:space="preserve">Due to the extensive phenomenological studies undertaken in the early 20s century, primalilly by the former Murman Biological Station in Ekaterininskaya Havan, broad data on coastal macrobiota of Murman including mussels are available (Guryanova et al. </w:delText>
        </w:r>
        <w:commentRangeStart w:id="22"/>
        <w:r>
          <w:rPr/>
          <w:delText>1928</w:delText>
        </w:r>
        <w:commentRangeEnd w:id="22"/>
      </w:del>
      <w:del w:id="291" w:author="Arcella" w:date="2022-10-10T13:01:00Z">
        <w:r>
          <w:rPr>
            <w:rStyle w:val="10"/>
          </w:rPr>
          <w:commentReference w:id="22"/>
        </w:r>
      </w:del>
      <w:del w:id="292" w:author="Arcella" w:date="2022-10-10T13:01:00Z">
        <w:r>
          <w:rPr/>
          <w:delText xml:space="preserve">, </w:delText>
        </w:r>
        <w:commentRangeStart w:id="23"/>
        <w:r>
          <w:rPr/>
          <w:delText>1929</w:delText>
        </w:r>
        <w:commentRangeEnd w:id="23"/>
      </w:del>
      <w:del w:id="293" w:author="Arcella" w:date="2022-10-10T13:01:00Z">
        <w:r>
          <w:rPr>
            <w:rStyle w:val="10"/>
          </w:rPr>
          <w:commentReference w:id="23"/>
        </w:r>
      </w:del>
      <w:del w:id="294" w:author="Arcella" w:date="2022-10-10T13:01:00Z">
        <w:r>
          <w:rPr/>
          <w:delText xml:space="preserve">; Zatsepin et al. </w:delText>
        </w:r>
      </w:del>
      <w:customXmlDelRangeStart w:id="296" w:author="Arcella" w:date="2022-10-10T13:01:00Z"/>
      <w:sdt>
        <w:sdtPr>
          <w:rPr/>
          <w:tag w:val="goog_rdk_12"/>
          <w:id w:val="-1033648465"/>
        </w:sdtPr>
        <w:sdtEndPr>
          <w:rPr/>
        </w:sdtEndPr>
        <w:sdtContent>
          <w:customXmlDelRangeEnd w:id="296"/>
          <w:commentRangeStart w:id="24"/>
          <w:customXmlDelRangeStart w:id="299" w:author="Arcella" w:date="2022-10-10T13:01:00Z"/>
        </w:sdtContent>
      </w:sdt>
      <w:customXmlDelRangeEnd w:id="299"/>
      <w:del w:id="300" w:author="Arcella" w:date="2022-10-10T13:01:00Z">
        <w:r>
          <w:rPr/>
          <w:delText>1948</w:delText>
        </w:r>
        <w:commentRangeEnd w:id="24"/>
      </w:del>
      <w:del w:id="301" w:author="Arcella" w:date="2022-10-10T13:01:00Z">
        <w:r>
          <w:rPr/>
          <w:commentReference w:id="24"/>
        </w:r>
      </w:del>
      <w:del w:id="302" w:author="Arcella" w:date="2022-10-10T13:01:00Z">
        <w:r>
          <w:rPr/>
          <w:delText xml:space="preserve">; Matveeva 1948; note that 1948 papers are all based on the pre-World War II data). According to these studies, mussels were among the most conspicuous littoral species. At the same time mussels were rare in the sublittoral except the very mouths of the rivers where mussel beds have been observed (Guryanova et al., </w:delText>
        </w:r>
        <w:commentRangeStart w:id="25"/>
        <w:r>
          <w:rPr/>
          <w:delText>1926</w:delText>
        </w:r>
        <w:commentRangeEnd w:id="25"/>
      </w:del>
      <w:del w:id="303" w:author="Arcella" w:date="2022-10-10T13:01:00Z">
        <w:r>
          <w:rPr>
            <w:rStyle w:val="10"/>
          </w:rPr>
          <w:commentReference w:id="25"/>
        </w:r>
      </w:del>
      <w:del w:id="304" w:author="Arcella" w:date="2022-10-10T13:01:00Z">
        <w:r>
          <w:rPr/>
          <w:delText xml:space="preserve">; Matveeva </w:delText>
        </w:r>
        <w:commentRangeStart w:id="26"/>
        <w:r>
          <w:rPr/>
          <w:delText>1948</w:delText>
        </w:r>
        <w:commentRangeEnd w:id="26"/>
      </w:del>
      <w:del w:id="305" w:author="Arcella" w:date="2022-10-10T13:01:00Z">
        <w:r>
          <w:rPr>
            <w:rStyle w:val="10"/>
          </w:rPr>
          <w:commentReference w:id="26"/>
        </w:r>
      </w:del>
      <w:del w:id="306" w:author="Arcella" w:date="2022-10-10T13:01:00Z">
        <w:r>
          <w:rPr/>
          <w:delText>). Later on, a few studies considered mussels. The main conclusion of these studies was that mussel abundances have drastically decreased between 1960</w:delText>
        </w:r>
      </w:del>
      <w:del w:id="307" w:author="Arcella" w:date="2022-10-10T13:01:00Z">
        <w:r>
          <w:rPr>
            <w:vertAlign w:val="superscript"/>
          </w:rPr>
          <w:delText>th</w:delText>
        </w:r>
      </w:del>
      <w:del w:id="308" w:author="Arcella" w:date="2022-10-10T13:01:00Z">
        <w:r>
          <w:rPr/>
          <w:delText xml:space="preserve"> and 1970</w:delText>
        </w:r>
      </w:del>
      <w:del w:id="309" w:author="Arcella" w:date="2022-10-10T13:01:00Z">
        <w:r>
          <w:rPr>
            <w:vertAlign w:val="superscript"/>
          </w:rPr>
          <w:delText>th</w:delText>
        </w:r>
      </w:del>
      <w:del w:id="310" w:author="Arcella" w:date="2022-10-10T13:01:00Z">
        <w:r>
          <w:rPr/>
          <w:delText xml:space="preserve"> along the entire coast and no recovery occurred until 1980</w:delText>
        </w:r>
      </w:del>
      <w:del w:id="311" w:author="Arcella" w:date="2022-10-10T13:01:00Z">
        <w:r>
          <w:rPr>
            <w:vertAlign w:val="superscript"/>
          </w:rPr>
          <w:delText>th</w:delText>
        </w:r>
      </w:del>
      <w:del w:id="312" w:author="Arcella" w:date="2022-10-10T13:01:00Z">
        <w:r>
          <w:rPr/>
          <w:delText xml:space="preserve"> (Antipova et al. </w:delText>
        </w:r>
      </w:del>
      <w:customXmlDelRangeStart w:id="314" w:author="Arcella" w:date="2022-10-10T13:01:00Z"/>
      <w:sdt>
        <w:sdtPr>
          <w:rPr/>
          <w:tag w:val="goog_rdk_13"/>
          <w:id w:val="1110933028"/>
        </w:sdtPr>
        <w:sdtEndPr>
          <w:rPr/>
        </w:sdtEndPr>
        <w:sdtContent>
          <w:customXmlDelRangeEnd w:id="314"/>
          <w:commentRangeStart w:id="27"/>
          <w:customXmlDelRangeStart w:id="317" w:author="Arcella" w:date="2022-10-10T13:01:00Z"/>
        </w:sdtContent>
      </w:sdt>
      <w:customXmlDelRangeEnd w:id="317"/>
      <w:del w:id="318" w:author="Arcella" w:date="2022-10-10T13:01:00Z">
        <w:r>
          <w:rPr/>
          <w:delText>1984</w:delText>
        </w:r>
        <w:commentRangeEnd w:id="27"/>
      </w:del>
      <w:del w:id="319" w:author="Arcella" w:date="2022-10-10T13:01:00Z">
        <w:r>
          <w:rPr/>
          <w:commentReference w:id="27"/>
        </w:r>
      </w:del>
      <w:del w:id="320" w:author="Arcella" w:date="2022-10-10T13:01:00Z">
        <w:r>
          <w:rPr/>
          <w:delText>) or even late 1990</w:delText>
        </w:r>
      </w:del>
      <w:del w:id="321" w:author="Arcella" w:date="2022-10-10T13:01:00Z">
        <w:r>
          <w:rPr>
            <w:vertAlign w:val="superscript"/>
          </w:rPr>
          <w:delText>th</w:delText>
        </w:r>
      </w:del>
      <w:del w:id="322" w:author="Arcella" w:date="2022-10-10T13:01:00Z">
        <w:r>
          <w:rPr/>
          <w:delText xml:space="preserve"> (Strelkov et al. </w:delText>
        </w:r>
      </w:del>
      <w:customXmlDelRangeStart w:id="324" w:author="Arcella" w:date="2022-10-10T13:01:00Z"/>
      <w:sdt>
        <w:sdtPr>
          <w:rPr/>
          <w:tag w:val="goog_rdk_14"/>
          <w:id w:val="104399199"/>
        </w:sdtPr>
        <w:sdtEndPr>
          <w:rPr/>
        </w:sdtEndPr>
        <w:sdtContent>
          <w:customXmlDelRangeEnd w:id="324"/>
          <w:commentRangeStart w:id="28"/>
          <w:customXmlDelRangeStart w:id="327" w:author="Arcella" w:date="2022-10-10T13:01:00Z"/>
        </w:sdtContent>
      </w:sdt>
      <w:customXmlDelRangeEnd w:id="327"/>
      <w:del w:id="328" w:author="Arcella" w:date="2022-10-10T13:01:00Z">
        <w:r>
          <w:rPr/>
          <w:delText>2001</w:delText>
        </w:r>
        <w:commentRangeEnd w:id="28"/>
      </w:del>
      <w:del w:id="329" w:author="Arcella" w:date="2022-10-10T13:01:00Z">
        <w:r>
          <w:rPr/>
          <w:commentReference w:id="28"/>
        </w:r>
      </w:del>
      <w:del w:id="330" w:author="Arcella" w:date="2022-10-10T13:01:00Z">
        <w:r>
          <w:rPr/>
          <w:delText>). This decrease was related to a prolonged period of low sea water temperatures started in 1960, supposedly unfavorable to boreal mussels (Antipova et al. 1984).</w:delText>
        </w:r>
      </w:del>
    </w:p>
    <w:p>
      <w:pPr>
        <w:rPr>
          <w:del w:id="331" w:author="Arcella" w:date="2022-10-10T13:01:00Z"/>
        </w:rPr>
      </w:pPr>
      <w:del w:id="332" w:author="Arcella" w:date="2022-10-10T13:01:00Z">
        <w:r>
          <w:rPr/>
          <w:delText xml:space="preserve">Thus, knowledge of Murman mussel ecology is mainly based on data from 50-100 years ago, and it is not known how well it reflects the current situation. In the aftermath there have been changes in the environment, in methods of mussel sampling and in the taxonomy of mussels. Prior to the introduction of the diving method, dredges were used for sublittoral sampling, which may have influenced the inferences. The first two decades of the current century were unprecedentedly warm in the Barents Sea (Marshall et al. </w:delText>
        </w:r>
      </w:del>
      <w:customXmlDelRangeStart w:id="334" w:author="Arcella" w:date="2022-10-10T13:01:00Z"/>
      <w:sdt>
        <w:sdtPr>
          <w:rPr/>
          <w:tag w:val="goog_rdk_15"/>
          <w:id w:val="307132521"/>
        </w:sdtPr>
        <w:sdtEndPr>
          <w:rPr/>
        </w:sdtEndPr>
        <w:sdtContent>
          <w:customXmlDelRangeEnd w:id="334"/>
          <w:commentRangeStart w:id="29"/>
          <w:customXmlDelRangeStart w:id="337" w:author="Arcella" w:date="2022-10-10T13:01:00Z"/>
        </w:sdtContent>
      </w:sdt>
      <w:customXmlDelRangeEnd w:id="337"/>
      <w:del w:id="338" w:author="Arcella" w:date="2022-10-10T13:01:00Z">
        <w:r>
          <w:rPr/>
          <w:delText>2016</w:delText>
        </w:r>
        <w:commentRangeEnd w:id="29"/>
      </w:del>
      <w:del w:id="339" w:author="Arcella" w:date="2022-10-10T13:01:00Z">
        <w:r>
          <w:rPr/>
          <w:commentReference w:id="29"/>
        </w:r>
      </w:del>
      <w:del w:id="340" w:author="Arcella" w:date="2022-10-10T13:01:00Z">
        <w:r>
          <w:rPr/>
          <w:delText>; Ingvaldsen et al. 2021; www.pinro.ru). Under the hypothesis that mussel abundance in the Barents Sea positively depends on temperature (Antipova 1984), the recovery after supposed population decline in 1960</w:delText>
        </w:r>
      </w:del>
      <w:del w:id="341" w:author="Arcella" w:date="2022-10-10T13:01:00Z">
        <w:r>
          <w:rPr>
            <w:vertAlign w:val="superscript"/>
          </w:rPr>
          <w:delText>th</w:delText>
        </w:r>
      </w:del>
      <w:del w:id="342" w:author="Arcella" w:date="2022-10-10T13:01:00Z">
        <w:r>
          <w:rPr/>
          <w:delText xml:space="preserve">, and high mussel abundance are expected. In late 1980th the singular arctic-boreal mussel species </w:delText>
        </w:r>
      </w:del>
      <w:del w:id="343" w:author="Arcella" w:date="2022-10-10T13:01:00Z">
        <w:r>
          <w:rPr>
            <w:i/>
          </w:rPr>
          <w:delText xml:space="preserve">Mytilus edulis </w:delText>
        </w:r>
      </w:del>
      <w:del w:id="344" w:author="Arcella" w:date="2022-10-10T13:01:00Z">
        <w:r>
          <w:rPr/>
          <w:delText>was divided into</w:delText>
        </w:r>
      </w:del>
      <w:del w:id="345" w:author="Arcella" w:date="2022-10-10T13:01:00Z">
        <w:r>
          <w:rPr>
            <w:i/>
          </w:rPr>
          <w:delText xml:space="preserve"> M. edulis </w:delText>
        </w:r>
      </w:del>
      <w:del w:id="346" w:author="Arcella" w:date="2022-10-10T13:01:00Z">
        <w:r>
          <w:rPr/>
          <w:delText xml:space="preserve">(hereinafter, </w:delText>
        </w:r>
      </w:del>
      <w:del w:id="347" w:author="Arcella" w:date="2022-10-10T13:01:00Z">
        <w:r>
          <w:rPr>
            <w:i/>
          </w:rPr>
          <w:delText>ME</w:delText>
        </w:r>
      </w:del>
      <w:del w:id="348" w:author="Arcella" w:date="2022-10-10T13:01:00Z">
        <w:r>
          <w:rPr/>
          <w:delText xml:space="preserve">) and </w:delText>
        </w:r>
      </w:del>
      <w:del w:id="349" w:author="Arcella" w:date="2022-10-10T13:01:00Z">
        <w:r>
          <w:rPr>
            <w:i/>
          </w:rPr>
          <w:delText>M. trossulus</w:delText>
        </w:r>
      </w:del>
      <w:del w:id="350" w:author="Arcella" w:date="2022-10-10T13:01:00Z">
        <w:r>
          <w:rPr/>
          <w:delText xml:space="preserve"> (</w:delText>
        </w:r>
      </w:del>
      <w:del w:id="351" w:author="Arcella" w:date="2022-10-10T13:01:00Z">
        <w:r>
          <w:rPr>
            <w:i/>
          </w:rPr>
          <w:delText>MT</w:delText>
        </w:r>
      </w:del>
      <w:del w:id="352" w:author="Arcella" w:date="2022-10-10T13:01:00Z">
        <w:r>
          <w:rPr/>
          <w:delText xml:space="preserve">) based on genetic data (McDonald et al. </w:delText>
        </w:r>
        <w:commentRangeStart w:id="30"/>
        <w:r>
          <w:rPr/>
          <w:delText>1991</w:delText>
        </w:r>
        <w:commentRangeEnd w:id="30"/>
      </w:del>
      <w:del w:id="353" w:author="Arcella" w:date="2022-10-10T13:01:00Z">
        <w:r>
          <w:rPr>
            <w:rStyle w:val="10"/>
          </w:rPr>
          <w:commentReference w:id="30"/>
        </w:r>
      </w:del>
      <w:del w:id="354" w:author="Arcella" w:date="2022-10-10T13:01:00Z">
        <w:r>
          <w:rPr/>
          <w:delText xml:space="preserve">). In origin, </w:delText>
        </w:r>
      </w:del>
      <w:del w:id="355" w:author="Arcella" w:date="2022-10-10T13:01:00Z">
        <w:r>
          <w:rPr>
            <w:i/>
          </w:rPr>
          <w:delText xml:space="preserve">ME </w:delText>
        </w:r>
      </w:del>
      <w:del w:id="356" w:author="Arcella" w:date="2022-10-10T13:01:00Z">
        <w:r>
          <w:rPr/>
          <w:delText xml:space="preserve">and </w:delText>
        </w:r>
      </w:del>
      <w:del w:id="357" w:author="Arcella" w:date="2022-10-10T13:01:00Z">
        <w:r>
          <w:rPr>
            <w:i/>
          </w:rPr>
          <w:delText xml:space="preserve">MT </w:delText>
        </w:r>
      </w:del>
      <w:del w:id="358" w:author="Arcella" w:date="2022-10-10T13:01:00Z">
        <w:r>
          <w:rPr/>
          <w:delText xml:space="preserve">are vicarious species that have evolved since the Pliocene independently in the Atlantic and Pacific oceans, respectively. </w:delText>
        </w:r>
      </w:del>
      <w:del w:id="359" w:author="Arcella" w:date="2022-10-10T13:01:00Z">
        <w:r>
          <w:rPr>
            <w:i/>
          </w:rPr>
          <w:delText xml:space="preserve">MT </w:delText>
        </w:r>
      </w:del>
      <w:del w:id="360" w:author="Arcella" w:date="2022-10-10T13:01:00Z">
        <w:r>
          <w:rPr/>
          <w:delText xml:space="preserve">invaded the Atlantic sector postglacially (Wenne et al. </w:delText>
        </w:r>
        <w:commentRangeStart w:id="31"/>
        <w:r>
          <w:rPr/>
          <w:delText>2020</w:delText>
        </w:r>
        <w:commentRangeEnd w:id="31"/>
      </w:del>
      <w:del w:id="361" w:author="Arcella" w:date="2022-10-10T13:01:00Z">
        <w:r>
          <w:rPr>
            <w:rStyle w:val="10"/>
          </w:rPr>
          <w:commentReference w:id="31"/>
        </w:r>
      </w:del>
      <w:del w:id="362" w:author="Arcella" w:date="2022-10-10T13:01:00Z">
        <w:r>
          <w:rPr/>
          <w:delText xml:space="preserve">, Laakkonen et al. </w:delText>
        </w:r>
        <w:commentRangeStart w:id="32"/>
        <w:r>
          <w:rPr/>
          <w:delText>2021</w:delText>
        </w:r>
        <w:commentRangeEnd w:id="32"/>
      </w:del>
      <w:del w:id="363" w:author="Arcella" w:date="2022-10-10T13:01:00Z">
        <w:r>
          <w:rPr>
            <w:rStyle w:val="10"/>
          </w:rPr>
          <w:commentReference w:id="32"/>
        </w:r>
      </w:del>
      <w:del w:id="364" w:author="Arcella" w:date="2022-10-10T13:01:00Z">
        <w:r>
          <w:rPr/>
          <w:delText xml:space="preserve"> and references therein). Today, </w:delText>
        </w:r>
      </w:del>
      <w:del w:id="365" w:author="Arcella" w:date="2022-10-10T13:01:00Z">
        <w:r>
          <w:rPr>
            <w:i/>
          </w:rPr>
          <w:delText xml:space="preserve">ME </w:delText>
        </w:r>
      </w:del>
      <w:del w:id="366" w:author="Arcella" w:date="2022-10-10T13:01:00Z">
        <w:r>
          <w:rPr/>
          <w:delText xml:space="preserve">and </w:delText>
        </w:r>
      </w:del>
      <w:del w:id="367" w:author="Arcella" w:date="2022-10-10T13:01:00Z">
        <w:r>
          <w:rPr>
            <w:i/>
          </w:rPr>
          <w:delText xml:space="preserve">MT </w:delText>
        </w:r>
      </w:del>
      <w:del w:id="368" w:author="Arcella" w:date="2022-10-10T13:01:00Z">
        <w:r>
          <w:rPr/>
          <w:delText xml:space="preserve">co-occur and hybridize in many areas of the Atlantic and neighboring Arctic, including Murman (VS </w:delText>
        </w:r>
        <w:commentRangeStart w:id="33"/>
        <w:r>
          <w:rPr/>
          <w:delText>2011</w:delText>
        </w:r>
        <w:commentRangeEnd w:id="33"/>
      </w:del>
      <w:del w:id="369" w:author="Arcella" w:date="2022-10-10T13:01:00Z">
        <w:r>
          <w:rPr>
            <w:rStyle w:val="10"/>
          </w:rPr>
          <w:commentReference w:id="33"/>
        </w:r>
      </w:del>
      <w:del w:id="370" w:author="Arcella" w:date="2022-10-10T13:01:00Z">
        <w:r>
          <w:rPr/>
          <w:delText xml:space="preserve">; Wenne et al. 2020). </w:delText>
        </w:r>
      </w:del>
      <w:del w:id="371" w:author="Arcella" w:date="2022-10-10T13:01:00Z">
        <w:r>
          <w:rPr>
            <w:i/>
          </w:rPr>
          <w:delText xml:space="preserve">MT </w:delText>
        </w:r>
      </w:del>
      <w:del w:id="372" w:author="Arcella" w:date="2022-10-10T13:01:00Z">
        <w:r>
          <w:rPr/>
          <w:delText xml:space="preserve">is a less thermophilic species which does not spread as far south as </w:delText>
        </w:r>
      </w:del>
      <w:del w:id="373" w:author="Arcella" w:date="2022-10-10T13:01:00Z">
        <w:r>
          <w:rPr>
            <w:i/>
          </w:rPr>
          <w:delText xml:space="preserve">ME </w:delText>
        </w:r>
      </w:del>
      <w:del w:id="374" w:author="Arcella" w:date="2022-10-10T13:01:00Z">
        <w:r>
          <w:rPr/>
          <w:delText xml:space="preserve">in the Atlantic (Wenne et al. 2020 and references therein) and shows poorer physiological performance at elevated temperatures (Rayssac et al. </w:delText>
        </w:r>
        <w:commentRangeStart w:id="34"/>
        <w:r>
          <w:rPr/>
          <w:delText>2010</w:delText>
        </w:r>
        <w:commentRangeEnd w:id="34"/>
      </w:del>
      <w:del w:id="375" w:author="Arcella" w:date="2022-10-10T13:01:00Z">
        <w:r>
          <w:rPr>
            <w:rStyle w:val="10"/>
          </w:rPr>
          <w:commentReference w:id="34"/>
        </w:r>
      </w:del>
      <w:del w:id="376" w:author="Arcella" w:date="2022-10-10T13:01:00Z">
        <w:r>
          <w:rPr/>
          <w:delText xml:space="preserve">; Fly, Hilbish </w:delText>
        </w:r>
        <w:commentRangeStart w:id="35"/>
        <w:r>
          <w:rPr/>
          <w:delText>2013</w:delText>
        </w:r>
        <w:commentRangeEnd w:id="35"/>
      </w:del>
      <w:del w:id="377" w:author="Arcella" w:date="2022-10-10T13:01:00Z">
        <w:r>
          <w:rPr>
            <w:rStyle w:val="10"/>
          </w:rPr>
          <w:commentReference w:id="35"/>
        </w:r>
      </w:del>
      <w:del w:id="378" w:author="Arcella" w:date="2022-10-10T13:01:00Z">
        <w:r>
          <w:rPr/>
          <w:delText xml:space="preserve">; Bakhmet et al. </w:delText>
        </w:r>
        <w:commentRangeStart w:id="36"/>
        <w:r>
          <w:rPr/>
          <w:delText>2022</w:delText>
        </w:r>
        <w:commentRangeEnd w:id="36"/>
      </w:del>
      <w:del w:id="379" w:author="Arcella" w:date="2022-10-10T13:01:00Z">
        <w:r>
          <w:rPr>
            <w:rStyle w:val="10"/>
          </w:rPr>
          <w:commentReference w:id="36"/>
        </w:r>
      </w:del>
      <w:del w:id="380" w:author="Arcella" w:date="2022-10-10T13:01:00Z">
        <w:r>
          <w:rPr/>
          <w:delText xml:space="preserve">). Otherwise, </w:delText>
        </w:r>
      </w:del>
      <w:del w:id="381" w:author="Arcella" w:date="2022-10-10T13:01:00Z">
        <w:r>
          <w:rPr>
            <w:i/>
          </w:rPr>
          <w:delText>ME</w:delText>
        </w:r>
      </w:del>
      <w:del w:id="382" w:author="Arcella" w:date="2022-10-10T13:01:00Z">
        <w:r>
          <w:rPr/>
          <w:delText xml:space="preserve"> and </w:delText>
        </w:r>
      </w:del>
      <w:del w:id="383" w:author="Arcella" w:date="2022-10-10T13:01:00Z">
        <w:r>
          <w:rPr>
            <w:i/>
          </w:rPr>
          <w:delText>MT</w:delText>
        </w:r>
      </w:del>
      <w:del w:id="384" w:author="Arcella" w:date="2022-10-10T13:01:00Z">
        <w:r>
          <w:rPr/>
          <w:delText xml:space="preserve"> appear to play similar ecological roles in their native oceans and their ecological differences can only be judged when they occur under sympatric conditions (Riginos, Cunningham </w:delText>
        </w:r>
        <w:commentRangeStart w:id="37"/>
        <w:r>
          <w:rPr/>
          <w:delText>2005</w:delText>
        </w:r>
        <w:commentRangeEnd w:id="37"/>
      </w:del>
      <w:del w:id="385" w:author="Arcella" w:date="2022-10-10T13:01:00Z">
        <w:r>
          <w:rPr>
            <w:rStyle w:val="10"/>
          </w:rPr>
          <w:commentReference w:id="37"/>
        </w:r>
      </w:del>
      <w:del w:id="386" w:author="Arcella" w:date="2022-10-10T13:01:00Z">
        <w:r>
          <w:rPr/>
          <w:delText xml:space="preserve">). These differences are theoretically expected, since species must inevitably compete for resources. Little is known about these differences (see Riginos, Cunningham 2005, Katolikova et al. </w:delText>
        </w:r>
        <w:commentRangeStart w:id="38"/>
        <w:r>
          <w:rPr/>
          <w:delText>2016</w:delText>
        </w:r>
        <w:commentRangeEnd w:id="38"/>
      </w:del>
      <w:del w:id="387" w:author="Arcella" w:date="2022-10-10T13:01:00Z">
        <w:r>
          <w:rPr>
            <w:rStyle w:val="10"/>
          </w:rPr>
          <w:commentReference w:id="38"/>
        </w:r>
      </w:del>
      <w:del w:id="388" w:author="Arcella" w:date="2022-10-10T13:01:00Z">
        <w:r>
          <w:rPr/>
          <w:delText xml:space="preserve"> for review), and nothing at all in the Barents Sea. The lack of knowledge is partly explained by the fact that </w:delText>
        </w:r>
      </w:del>
      <w:del w:id="389" w:author="Arcella" w:date="2022-10-10T13:01:00Z">
        <w:r>
          <w:rPr>
            <w:i/>
          </w:rPr>
          <w:delText>ME</w:delText>
        </w:r>
      </w:del>
      <w:del w:id="390" w:author="Arcella" w:date="2022-10-10T13:01:00Z">
        <w:r>
          <w:rPr/>
          <w:delText xml:space="preserve"> and </w:delText>
        </w:r>
      </w:del>
      <w:del w:id="391" w:author="Arcella" w:date="2022-10-10T13:01:00Z">
        <w:r>
          <w:rPr>
            <w:i/>
          </w:rPr>
          <w:delText>MT</w:delText>
        </w:r>
      </w:del>
      <w:del w:id="392" w:author="Arcella" w:date="2022-10-10T13:01:00Z">
        <w:r>
          <w:rPr/>
          <w:delText xml:space="preserve"> are "cryptic" species with no diagnostic morphological features and the laboriousness of genotyping methods traditionally used in their identification (Khaitov et al. </w:delText>
        </w:r>
        <w:commentRangeStart w:id="39"/>
        <w:r>
          <w:rPr/>
          <w:delText>2021</w:delText>
        </w:r>
        <w:commentRangeEnd w:id="39"/>
      </w:del>
      <w:del w:id="393" w:author="Arcella" w:date="2022-10-10T13:01:00Z">
        <w:r>
          <w:rPr>
            <w:rStyle w:val="10"/>
          </w:rPr>
          <w:commentReference w:id="39"/>
        </w:r>
      </w:del>
      <w:del w:id="394" w:author="Arcella" w:date="2022-10-10T13:01:00Z">
        <w:r>
          <w:rPr/>
          <w:delText xml:space="preserve">). Recently it was shown that in Murman populations </w:delText>
        </w:r>
      </w:del>
      <w:del w:id="395" w:author="Arcella" w:date="2022-10-10T13:01:00Z">
        <w:r>
          <w:rPr>
            <w:i/>
          </w:rPr>
          <w:delText>ME</w:delText>
        </w:r>
      </w:del>
      <w:del w:id="396" w:author="Arcella" w:date="2022-10-10T13:01:00Z">
        <w:r>
          <w:rPr/>
          <w:delText xml:space="preserve"> and </w:delText>
        </w:r>
      </w:del>
      <w:del w:id="397" w:author="Arcella" w:date="2022-10-10T13:01:00Z">
        <w:r>
          <w:rPr>
            <w:i/>
          </w:rPr>
          <w:delText>MT</w:delText>
        </w:r>
      </w:del>
      <w:del w:id="398" w:author="Arcella" w:date="2022-10-10T13:01:00Z">
        <w:r>
          <w:rPr/>
          <w:delText xml:space="preserve"> differ by frequencies of shell morphotypes defined as absence/presence of an uninterrupted prismatic strip under the ligament on the inner side of the shell. In low saline localities (&lt;30 ppt) differences approach 65% while in high saline localities – 18% (Khaitov et al. 2021). With such small differences as in high saline localities individual mussel assignment into species by morphotypes is not effective but the proportions of species in samples could be predicted accurately by morphotype frequencies (Khaitov et al. 2021).</w:delText>
        </w:r>
      </w:del>
    </w:p>
    <w:p>
      <w:del w:id="399" w:author="Arcella" w:date="2022-10-10T13:01:00Z">
        <w:r>
          <w:rPr/>
          <w:delText xml:space="preserve">The lack of up-to-date data on Murman mussels and general lack of data on habitat preferences of </w:delText>
        </w:r>
      </w:del>
      <w:del w:id="400" w:author="Arcella" w:date="2022-10-10T13:01:00Z">
        <w:r>
          <w:rPr>
            <w:i/>
          </w:rPr>
          <w:delText>ME</w:delText>
        </w:r>
      </w:del>
      <w:del w:id="401" w:author="Arcella" w:date="2022-10-10T13:01:00Z">
        <w:r>
          <w:rPr/>
          <w:delText xml:space="preserve"> and </w:delText>
        </w:r>
      </w:del>
      <w:del w:id="402" w:author="Arcella" w:date="2022-10-10T13:01:00Z">
        <w:r>
          <w:rPr>
            <w:i/>
          </w:rPr>
          <w:delText xml:space="preserve">MT </w:delText>
        </w:r>
      </w:del>
      <w:del w:id="403" w:author="Arcella" w:date="2022-10-10T13:01:00Z">
        <w:r>
          <w:rPr/>
          <w:delText>in sympatry led us to undertake a new phenomenological study of Murman mussels. Tyuva inlet in the northeastern part of Kola Bay (</w:delText>
        </w:r>
      </w:del>
      <w:del w:id="404" w:author="Arcella" w:date="2022-10-10T13:01:00Z">
        <w:r>
          <w:rPr>
            <w:b/>
          </w:rPr>
          <w:delText>Fig. 1a, b</w:delText>
        </w:r>
      </w:del>
      <w:del w:id="405" w:author="Arcella" w:date="2022-10-10T13:01:00Z">
        <w:r>
          <w:rPr/>
          <w:delText xml:space="preserve">) was chosen as a polygon of the study, for the following reasons. (1) By morphology and oceanographic features Tyuva is a typical Murman small inlet with deep and rocky entrance and shallow, sandy and freshened upper part (Derjugin 1915). (2) Tyuva is one of the few inlets in Kola Bay available to us for study that has not experienced direct human impact in recent decades. In comparison, Ekaterininskaya Havan (8 km from Tyuva directly across the Bay, </w:delText>
        </w:r>
      </w:del>
      <w:del w:id="406" w:author="Arcella" w:date="2022-10-10T13:01:00Z">
        <w:r>
          <w:rPr>
            <w:b/>
          </w:rPr>
          <w:delText>Fig. 1b</w:delText>
        </w:r>
      </w:del>
      <w:del w:id="407" w:author="Arcella" w:date="2022-10-10T13:01:00Z">
        <w:r>
          <w:rPr/>
          <w:delText xml:space="preserve">), where a former biological station was situated, has become a paramilitary zone and is inaccessible. (3) Both ME and MT were recorded in Tyuva by geneticists (Vainola, Strelkov 2011) which makes the inlet a suitable place for a study of sympatric mussels. (4) In retrospect, our interest in Tyuva was primarily due to information from local residents about the presence of a large mussel bed there, supposedly the largest in the entire Bay. Using broad material from Tyuva (259 quantitative samples from 43 mussel settlements) accumulated through 2004-2018, we describe how taxonomic structure and basic demographic characteristics (abundance, age structure, size at age) of settlements are related to key environmental factors and also to time. In order to compare the currently observed patterns with those described in the past, we also summarize old data on regional mussel populations. </w:delText>
        </w:r>
      </w:del>
    </w:p>
    <w:p>
      <w:r>
        <w:t>Populations of blue mussels (</w:t>
      </w:r>
      <w:r>
        <w:rPr>
          <w:i/>
        </w:rPr>
        <w:t>Mytilus</w:t>
      </w:r>
      <w:r>
        <w:t xml:space="preserve"> spp.) in the Arctic and in the Antarctic have received much scientific attention in recent decades</w:t>
      </w:r>
      <w:r>
        <w:rPr>
          <w:lang w:val="en-GB"/>
        </w:rPr>
        <w:t xml:space="preserve">. Studies have been made in the </w:t>
      </w:r>
      <w:r>
        <w:t xml:space="preserve">East Siberian Sea (Gagaev et al. 1994…), Northeastern Alaska (Feder et al. 2003), Spitsbergen (Berge et al. 2005, Leopold et al. 2019, Kotwicki et al. 2021), the Pechora Sea (Sukhotin et al. 2008); Northwestern Greenland (Blicher et al. 2013, Thyrring et al. 2015 …) and, on the other side of the globe, in the South Shetland Islands (Cárdenas et al. 2020). A keen interest in these populations, most of which had </w:t>
      </w:r>
      <w:r>
        <w:rPr>
          <w:lang w:val="en-GB"/>
        </w:rPr>
        <w:t xml:space="preserve">previously </w:t>
      </w:r>
      <w:r>
        <w:t xml:space="preserve">been unknown or even non-existent, is due to the fact that they </w:t>
      </w:r>
      <w:r>
        <w:rPr>
          <w:highlight w:val="magenta"/>
        </w:rPr>
        <w:t>represent the coldest parts of the mussel distribution and are pioneers in the poleward expansion</w:t>
      </w:r>
      <w:r>
        <w:t xml:space="preserve"> under conditions of the warming climate. Blue mussels from temperate seas have always received much attention, due to their important ecological and economic roles (Gosling 2022). Significant declines of their populations in some areas such as the Gulf of Maine (Sorte et al. 2015) and the Atlantic coasts of Sweden (Baden et al. 2021) and France (Seuront et al. 2021) have been registered in recent decades and mainly explained by the climate change. </w:t>
      </w:r>
    </w:p>
    <w:p>
      <w:r>
        <w:t>In contrast, recent studies of the subarctic populations of blue mussels are relatively scarce. To note, the Arctic and the Subarctic are defined in this paper according to the Conservation of Arctic Flora and Fauna (</w:t>
      </w:r>
      <w:r>
        <w:fldChar w:fldCharType="begin"/>
      </w:r>
      <w:r>
        <w:instrText xml:space="preserve"> HYPERLINK "https://www.caff.is/" \h </w:instrText>
      </w:r>
      <w:r>
        <w:fldChar w:fldCharType="separate"/>
      </w:r>
      <w:r>
        <w:rPr>
          <w:u w:val="single"/>
        </w:rPr>
        <w:t>https://www.caff.is/</w:t>
      </w:r>
      <w:r>
        <w:rPr>
          <w:u w:val="single"/>
        </w:rPr>
        <w:fldChar w:fldCharType="end"/>
      </w:r>
      <w:r>
        <w:t xml:space="preserve">). While the subarctic mussels are not entirely neglected, having been studied at the White Sea (Lukanin et al. 2006; Khaitov, Lentsman 2016), in the northern Gulf of Alaska (Bodkin et al. 2018) and in the Sea of Okhotsk </w:t>
      </w:r>
      <w:r>
        <w:rPr>
          <w:lang w:val="en-GB"/>
        </w:rPr>
        <w:t xml:space="preserve">(Selin, Lysenko 2006; Khalaman et al. 2019 </w:t>
      </w:r>
      <w:sdt>
        <w:sdtPr>
          <w:tag w:val="goog_rdk_10"/>
          <w:id w:val="1152247050"/>
        </w:sdtPr>
        <w:sdtContent/>
      </w:sdt>
      <w:r>
        <w:rPr>
          <w:lang w:val="en-GB"/>
        </w:rPr>
        <w:t>)</w:t>
      </w:r>
      <w:r>
        <w:t xml:space="preserve">, they have clearly been overshadowed by the Arctic and the </w:t>
      </w:r>
      <w:commentRangeStart w:id="40"/>
      <w:r>
        <w:t xml:space="preserve">boreal </w:t>
      </w:r>
      <w:commentRangeEnd w:id="40"/>
      <w:r>
        <w:rPr>
          <w:rStyle w:val="10"/>
        </w:rPr>
        <w:commentReference w:id="40"/>
      </w:r>
      <w:r>
        <w:t xml:space="preserve">ones. This is probably due to the facts that the subarctic mussel populations are less interesting biogeographically and less important economically; besides, being long known, they have already been examined at one time or another. </w:t>
      </w:r>
    </w:p>
    <w:p>
      <w:r>
        <w:t xml:space="preserve">Populations of the Barents Sea coast of the Kola Peninsula, </w:t>
      </w:r>
      <w:r>
        <w:rPr>
          <w:highlight w:val="magenta"/>
        </w:rPr>
        <w:t>broadly known as the Murman Coast or Murman</w:t>
      </w:r>
      <w:r>
        <w:t>, at 68-70 degrees north and 31-40 east (</w:t>
      </w:r>
      <w:r>
        <w:rPr>
          <w:b/>
        </w:rPr>
        <w:t>Fig. 1</w:t>
      </w:r>
      <w:r>
        <w:t xml:space="preserve">) are a case in point. The Murman Coast is washed by a warm Atlantic Murman Coastal Current, which is responsible for relatively high sea surface temperatures (SST) for such high latitudes (the long-term SST is +10.2°C for August and +3°C for February in Ekaterininskaya Havan in the Kola Bay, https://www.seatemperature.org/) and a limited winter ice cover. The Barents Sea is strongly affected by long- and short-term quasi-regular climate fluctuations, with the SST varying by several degrees Celsius on interannual and more than a degree on decadal time scales (Ingvaldsen et al. 2021; Matishov et al. </w:t>
      </w:r>
      <w:sdt>
        <w:sdtPr>
          <w:tag w:val="goog_rdk_11"/>
          <w:id w:val="212466860"/>
        </w:sdtPr>
        <w:sdtContent/>
      </w:sdt>
      <w:r>
        <w:t>2012; www.pinro.ru). Murman represents the northeasternmost border of the typical littoral communities of the North Atlantic, with their canopies of fucoid algae, crusts of barnacles and mussels on hard bottoms (Zatsepin et al. 1948; Genelt-Yanovsky et al. 2019 and references therein).</w:t>
      </w:r>
    </w:p>
    <w:p>
      <w:r>
        <w:t xml:space="preserve">There are abundant data on coastal macrobiotic organisms of Murman, resulting from extensive phenomenological studies conducted there in the early 20th century, mostly at the former Murman Biological Station in Ekaterininskaya Havan (Guryanova et al. 1928, 1929; Zatsepin et al. </w:t>
      </w:r>
      <w:sdt>
        <w:sdtPr>
          <w:tag w:val="goog_rdk_12"/>
          <w:id w:val="-1041354746"/>
        </w:sdtPr>
        <w:sdtContent/>
      </w:sdt>
      <w:r>
        <w:t>1948; Matveeva 1948; note that the publications of 1948 are based on the pre-World War II data). According to these studies, mussels were among the most conspicuous littoral species. At the same time, they were rare in the sublittoral, except in mussel beds in the river mouths (Guryanova et al., 1926; Matveeva 1948). After that, the Murman mussels were considered in a few studies, whose main conclusion was that mussel abundances decreased dramatically between 1960s and 1970s along the entire coast and did not recover until 1980</w:t>
      </w:r>
      <w:r>
        <w:rPr>
          <w:lang w:val="en-GB"/>
        </w:rPr>
        <w:t xml:space="preserve">s </w:t>
      </w:r>
      <w:r>
        <w:t xml:space="preserve">(Antipova et al. </w:t>
      </w:r>
      <w:sdt>
        <w:sdtPr>
          <w:tag w:val="goog_rdk_13"/>
          <w:id w:val="-1558312363"/>
        </w:sdtPr>
        <w:sdtContent/>
      </w:sdt>
      <w:r>
        <w:t>1984) or even late 1990</w:t>
      </w:r>
      <w:r>
        <w:rPr>
          <w:vertAlign w:val="superscript"/>
        </w:rPr>
        <w:t>th</w:t>
      </w:r>
      <w:r>
        <w:t xml:space="preserve"> (Strelkov et al. </w:t>
      </w:r>
      <w:sdt>
        <w:sdtPr>
          <w:tag w:val="goog_rdk_14"/>
          <w:id w:val="-1188988495"/>
        </w:sdtPr>
        <w:sdtContent/>
      </w:sdt>
      <w:r>
        <w:t xml:space="preserve">2001). This decrease was assumed to be related to a prolonged period of low sea water temperatures that has started in 1960 and was, supposedly, unfavorable to </w:t>
      </w:r>
      <w:commentRangeStart w:id="41"/>
      <w:r>
        <w:t xml:space="preserve">boreal </w:t>
      </w:r>
      <w:commentRangeEnd w:id="41"/>
      <w:r>
        <w:rPr>
          <w:rStyle w:val="10"/>
        </w:rPr>
        <w:commentReference w:id="41"/>
      </w:r>
      <w:r>
        <w:t>mussels (Antipova et al. 1984).</w:t>
      </w:r>
    </w:p>
    <w:p>
      <w:r>
        <w:t>To sum up, the knowledge of Murman mussel ecology is mainly based on the data that are 50-100 years old. How well it reflects the current situation is anybody’s guess. In our opinion, there are at least three reasons to believe that this knowledge is outdated: recent environmental changes, modifications of the sampling methods and taxonomic changes.  To begin with, the first two decades of the 21</w:t>
      </w:r>
      <w:r>
        <w:rPr>
          <w:vertAlign w:val="superscript"/>
        </w:rPr>
        <w:t>st</w:t>
      </w:r>
      <w:r>
        <w:t xml:space="preserve"> century were unprecedentedly warm in the Barents Sea (Marshall et al. 2016; Ingvaldsen et al. 2021; www.pinro.ru). If mussel abundance in the Barents Sea indeed positively depends on temperature (Antipova 1984), we may expect a recovery after the supposed population decline in the 1960</w:t>
      </w:r>
      <w:r>
        <w:rPr>
          <w:vertAlign w:val="superscript"/>
        </w:rPr>
        <w:t>th</w:t>
      </w:r>
      <w:r>
        <w:t xml:space="preserve"> and a high mussel abundance. Secondly, in earlier studies sublittoral mussels used to be sampled by dredges, while today they are usually picked by divers. These differences are likely to have impacted the inferences from the studies.</w:t>
      </w:r>
    </w:p>
    <w:p>
      <w:r>
        <w:t>Last but not least, the knowledge of mussel ecology dating back to the mid-20</w:t>
      </w:r>
      <w:r>
        <w:rPr>
          <w:vertAlign w:val="superscript"/>
        </w:rPr>
        <w:t>th</w:t>
      </w:r>
      <w:r>
        <w:t xml:space="preserve"> century is likely to be flawed because of the upheavals in mussel taxonomy that have occurred since that time. In the late 1980s, the Arctic-boreal mussel species </w:t>
      </w:r>
      <w:r>
        <w:rPr>
          <w:i/>
        </w:rPr>
        <w:t xml:space="preserve">Mytilus edulis </w:t>
      </w:r>
      <w:r>
        <w:t>was divided into</w:t>
      </w:r>
      <w:r>
        <w:rPr>
          <w:i/>
        </w:rPr>
        <w:t xml:space="preserve"> M. edulis </w:t>
      </w:r>
      <w:r>
        <w:t xml:space="preserve">(hereinafter, </w:t>
      </w:r>
      <w:r>
        <w:rPr>
          <w:i/>
        </w:rPr>
        <w:t>ME</w:t>
      </w:r>
      <w:r>
        <w:t xml:space="preserve">) and </w:t>
      </w:r>
      <w:r>
        <w:rPr>
          <w:i/>
        </w:rPr>
        <w:t>M. trossulus</w:t>
      </w:r>
      <w:r>
        <w:t xml:space="preserve"> (</w:t>
      </w:r>
      <w:r>
        <w:rPr>
          <w:i/>
        </w:rPr>
        <w:t>MT</w:t>
      </w:r>
      <w:r>
        <w:t xml:space="preserve">) based on genetic data (McDonald et al. 1991). In origin, </w:t>
      </w:r>
      <w:r>
        <w:rPr>
          <w:i/>
        </w:rPr>
        <w:t xml:space="preserve">ME </w:t>
      </w:r>
      <w:r>
        <w:t xml:space="preserve">and </w:t>
      </w:r>
      <w:r>
        <w:rPr>
          <w:i/>
        </w:rPr>
        <w:t xml:space="preserve">MT </w:t>
      </w:r>
      <w:r>
        <w:t xml:space="preserve">are vicarious species that have been evolving independently since the Pliocene in the Atlantic and the Pacific Ocean, respectively. It was only postglacially that </w:t>
      </w:r>
      <w:r>
        <w:rPr>
          <w:i/>
        </w:rPr>
        <w:t xml:space="preserve">MT </w:t>
      </w:r>
      <w:r>
        <w:t xml:space="preserve">invaded the Atlantic sector (Wenne et al. 2020, Laakkonen et al. 2021 and references therein). Today, </w:t>
      </w:r>
      <w:r>
        <w:rPr>
          <w:i/>
        </w:rPr>
        <w:t xml:space="preserve">ME </w:t>
      </w:r>
      <w:r>
        <w:t xml:space="preserve">and </w:t>
      </w:r>
      <w:r>
        <w:rPr>
          <w:i/>
        </w:rPr>
        <w:t xml:space="preserve">MT </w:t>
      </w:r>
      <w:r>
        <w:t xml:space="preserve">co-occur and hybridize in many areas of the Atlantic and the neighboring Arctic, including Murman (VS 2011; Wenne et al. 2020). </w:t>
      </w:r>
      <w:r>
        <w:rPr>
          <w:i/>
        </w:rPr>
        <w:t xml:space="preserve">MT </w:t>
      </w:r>
      <w:r>
        <w:t xml:space="preserve">is less thermophilic: it does not spread as far south as </w:t>
      </w:r>
      <w:r>
        <w:rPr>
          <w:i/>
        </w:rPr>
        <w:t xml:space="preserve">ME </w:t>
      </w:r>
      <w:r>
        <w:t xml:space="preserve">in the Atlantic (Wenne et al. 2020 and references therein) and shows a poorer physiological performance at elevated temperatures (Rayssac et al. 2010; Fly, Hilbish 2013; Bakhmet et al. 2022). Otherwise, </w:t>
      </w:r>
      <w:r>
        <w:rPr>
          <w:i/>
        </w:rPr>
        <w:t>ME</w:t>
      </w:r>
      <w:r>
        <w:t xml:space="preserve"> and </w:t>
      </w:r>
      <w:r>
        <w:rPr>
          <w:i/>
        </w:rPr>
        <w:t>MT</w:t>
      </w:r>
      <w:r>
        <w:t xml:space="preserve"> appear to play similar ecological roles in their native oceans, and their ecological differences can only be assessed in sympatry (Riginos, Cunningham 2005). </w:t>
      </w:r>
    </w:p>
    <w:p>
      <w:r>
        <w:t xml:space="preserve">Theoretically, some ecological differences between </w:t>
      </w:r>
      <w:r>
        <w:rPr>
          <w:i/>
        </w:rPr>
        <w:t>ME</w:t>
      </w:r>
      <w:r>
        <w:t xml:space="preserve"> and </w:t>
      </w:r>
      <w:r>
        <w:rPr>
          <w:i/>
        </w:rPr>
        <w:t>MT</w:t>
      </w:r>
      <w:r>
        <w:t xml:space="preserve"> should be expected, since they must inevitably be competing for resources. However, little is known on this topic in general (see Riginos, Cunningham 2005, Katolikova et al. 2016 for review), and nothing at all the Barents Sea. This lack of knowledge is partly due to the fact that </w:t>
      </w:r>
      <w:r>
        <w:rPr>
          <w:i/>
        </w:rPr>
        <w:t>ME</w:t>
      </w:r>
      <w:r>
        <w:t xml:space="preserve"> and </w:t>
      </w:r>
      <w:r>
        <w:rPr>
          <w:i/>
        </w:rPr>
        <w:t>MT</w:t>
      </w:r>
      <w:r>
        <w:t xml:space="preserve"> are "cryptic" species, with no diagnostic morphological features, and the genotyping methods traditionally used for their identification are very laborious (Khaitov et al. 2021). It has recently been shown that </w:t>
      </w:r>
      <w:r>
        <w:rPr>
          <w:i/>
        </w:rPr>
        <w:t>ME</w:t>
      </w:r>
      <w:r>
        <w:t xml:space="preserve"> and </w:t>
      </w:r>
      <w:r>
        <w:rPr>
          <w:i/>
        </w:rPr>
        <w:t>MT</w:t>
      </w:r>
      <w:r>
        <w:t xml:space="preserve"> in the Murman populations differ by frequencies of shell morphotypes defined as absence or presence of an uninterrupted prismatic strip under the ligament on the inner side of the shell. In brackish localities (&lt;30 ppt) the differences approach 65%, while in saline localities they make up only 18% (Khaitov et al. 2021). This means that in saline localities individual mussel assignment to one of the two species based on morphotypes is ineffective; however, the proportions of species in samples can be predicted based on the morphotype frequencies fairly accurately (Khaitov et al. 2021).</w:t>
      </w:r>
    </w:p>
    <w:p>
      <w:pPr>
        <w:rPr>
          <w:del w:id="408" w:author="Arcella" w:date="2022-10-10T13:01:00Z"/>
        </w:rPr>
      </w:pPr>
      <w:r>
        <w:t xml:space="preserve">Here we present the results of a new phenomenological study of Murman mussels, which was driven by two compelling gaps: the lack of up-to-date data on mussels from this area and the scarcity of information about habitat preferences of </w:t>
      </w:r>
      <w:r>
        <w:rPr>
          <w:i/>
        </w:rPr>
        <w:t>ME</w:t>
      </w:r>
      <w:r>
        <w:t xml:space="preserve"> and </w:t>
      </w:r>
      <w:r>
        <w:rPr>
          <w:i/>
        </w:rPr>
        <w:t xml:space="preserve">MT </w:t>
      </w:r>
      <w:r>
        <w:t>in sympatry. The Tyuva Inlet in the northeastern part of Kola Bay (</w:t>
      </w:r>
      <w:r>
        <w:rPr>
          <w:b/>
        </w:rPr>
        <w:t>Fig. 1a, b</w:t>
      </w:r>
      <w:r>
        <w:t xml:space="preserve">) was chosen as a </w:t>
      </w:r>
      <w:r>
        <w:rPr>
          <w:lang w:val="en-GB"/>
        </w:rPr>
        <w:t>study site</w:t>
      </w:r>
      <w:r>
        <w:t xml:space="preserve"> for the following reasons. (1) Morphologically and oceanographically, the Tyuva is a typical Murman small inlet, with a deep rocky entrance and a shallow sandy </w:t>
      </w:r>
      <w:r>
        <w:rPr>
          <w:highlight w:val="magenta"/>
        </w:rPr>
        <w:t>freshened</w:t>
      </w:r>
      <w:r>
        <w:t xml:space="preserve"> upper part (Derjugin 1915). (2) It is one of the few relatively undisturbed inlets in the Kola Bay where research is still possible. In comparison, the Ekaterininskaya Havan (8 km from the Tyuva directly across the Kola Bay, </w:t>
      </w:r>
      <w:r>
        <w:rPr>
          <w:b/>
        </w:rPr>
        <w:t>Fig. 1b</w:t>
      </w:r>
      <w:r>
        <w:t xml:space="preserve">), where a former biological station was situated, is inaccessible, having become a paramilitary zone. (3) Both ME and MT were recorded in the Tyuva by geneticists (Vainola, Strelkov 2011), which makes the inlet a suitable place for a study of sympatric mussels. (4) In retrospect, our interest in Tyuva was to a great extent due to reports of local residents about a large mussel bed there, supposedly the largest in the entire Kola Bay. Using abundant material from the Tyuva (259 quantitative samples from 43 mussel settlements) accumulated in 2004-2018, we could describe the relationships between the taxonomic structure and the basic demographic characteristics (abundance, age structure, size at age) of the settlements on the one hand and the key environmental factors, as well as time, on the other hand. We also compared the patterns revealed in our study with those described in the past, for which purpose we summarized the old data on regional mussel populations. </w:t>
      </w:r>
    </w:p>
    <w:p>
      <w:pPr>
        <w:jc w:val="center"/>
        <w:rPr>
          <w:del w:id="409" w:author="Arcella" w:date="2022-10-10T13:01:00Z"/>
        </w:rPr>
      </w:pPr>
      <w:del w:id="410" w:author="Arcella" w:date="2022-10-10T13:01:00Z">
        <w:r>
          <w:rPr>
            <w:lang w:val="ru-RU"/>
          </w:rPr>
          <w:drawing>
            <wp:inline distT="0" distB="0" distL="0" distR="0">
              <wp:extent cx="6909435" cy="9827895"/>
              <wp:effectExtent l="0" t="0" r="5715" b="1905"/>
              <wp:docPr id="1" name="Рисунок 1" descr="S:\Users\st022847\Desktop\mytilus Tyuva 1910\mytilus_Tyuva_comp\R_calc_tumyt\иллюстрации jpeg\Fi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S:\Users\st022847\Desktop\mytilus Tyuva 1910\mytilus_Tyuva_comp\R_calc_tumyt\иллюстрации jpeg\Fig 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909435" cy="9827895"/>
                      </a:xfrm>
                      <a:prstGeom prst="rect">
                        <a:avLst/>
                      </a:prstGeom>
                      <a:noFill/>
                      <a:ln>
                        <a:noFill/>
                      </a:ln>
                    </pic:spPr>
                  </pic:pic>
                </a:graphicData>
              </a:graphic>
            </wp:inline>
          </w:drawing>
        </w:r>
      </w:del>
    </w:p>
    <w:p>
      <w:pPr>
        <w:spacing w:after="0"/>
        <w:rPr>
          <w:color w:val="274E13"/>
          <w:highlight w:val="yellow"/>
        </w:rPr>
      </w:pPr>
      <w:r>
        <w:rPr>
          <w:b/>
          <w:color w:val="274E13"/>
          <w:shd w:val="clear" w:color="auto" w:fill="FFF2CC"/>
        </w:rPr>
        <w:t xml:space="preserve">Figure 1. Tyuva Inlet and blue mussel sampling scheme. </w:t>
      </w:r>
      <w:r>
        <w:rPr>
          <w:color w:val="274E13"/>
          <w:shd w:val="clear" w:color="auto" w:fill="FFF2CC"/>
        </w:rPr>
        <w:t>(</w:t>
      </w:r>
      <w:r>
        <w:rPr>
          <w:b/>
          <w:color w:val="274E13"/>
          <w:shd w:val="clear" w:color="auto" w:fill="FFF2CC"/>
        </w:rPr>
        <w:t>a</w:t>
      </w:r>
      <w:r>
        <w:rPr>
          <w:color w:val="274E13"/>
          <w:shd w:val="clear" w:color="auto" w:fill="FFF2CC"/>
        </w:rPr>
        <w:t xml:space="preserve">) Polar view map of </w:t>
      </w:r>
      <w:ins w:id="412" w:author="Arcella" w:date="2022-10-10T14:29:00Z">
        <w:r>
          <w:rPr>
            <w:color w:val="274E13"/>
            <w:shd w:val="clear" w:color="auto" w:fill="FFF2CC"/>
          </w:rPr>
          <w:t xml:space="preserve">the </w:t>
        </w:r>
      </w:ins>
      <w:r>
        <w:rPr>
          <w:color w:val="274E13"/>
          <w:shd w:val="clear" w:color="auto" w:fill="FFF2CC"/>
        </w:rPr>
        <w:t>Arctic Ocean. Box indicates the location of Kola Bay. (</w:t>
      </w:r>
      <w:r>
        <w:rPr>
          <w:b/>
          <w:color w:val="274E13"/>
          <w:shd w:val="clear" w:color="auto" w:fill="FFF2CC"/>
        </w:rPr>
        <w:t>b</w:t>
      </w:r>
      <w:r>
        <w:rPr>
          <w:color w:val="274E13"/>
          <w:shd w:val="clear" w:color="auto" w:fill="FFF2CC"/>
        </w:rPr>
        <w:t xml:space="preserve">) Map of </w:t>
      </w:r>
      <w:ins w:id="413" w:author="Arcella" w:date="2022-10-10T14:29:00Z">
        <w:r>
          <w:rPr>
            <w:color w:val="274E13"/>
            <w:shd w:val="clear" w:color="auto" w:fill="FFF2CC"/>
          </w:rPr>
          <w:t xml:space="preserve">the </w:t>
        </w:r>
      </w:ins>
      <w:r>
        <w:rPr>
          <w:color w:val="274E13"/>
          <w:shd w:val="clear" w:color="auto" w:fill="FFF2CC"/>
        </w:rPr>
        <w:t xml:space="preserve">Kola Bay and surroundings. The small box indicates the location of </w:t>
      </w:r>
      <w:ins w:id="414" w:author="Arcella" w:date="2022-10-10T14:29:00Z">
        <w:r>
          <w:rPr>
            <w:color w:val="274E13"/>
            <w:shd w:val="clear" w:color="auto" w:fill="FFF2CC"/>
          </w:rPr>
          <w:t xml:space="preserve">the </w:t>
        </w:r>
      </w:ins>
      <w:r>
        <w:rPr>
          <w:color w:val="274E13"/>
          <w:shd w:val="clear" w:color="auto" w:fill="FFF2CC"/>
        </w:rPr>
        <w:t xml:space="preserve">Tyva Inlet, and the </w:t>
      </w:r>
      <w:del w:id="415" w:author="Arcella" w:date="2022-10-10T14:32:00Z">
        <w:r>
          <w:rPr>
            <w:color w:val="274E13"/>
            <w:shd w:val="clear" w:color="auto" w:fill="FFF2CC"/>
          </w:rPr>
          <w:delText xml:space="preserve">big </w:delText>
        </w:r>
      </w:del>
      <w:ins w:id="416" w:author="Arcella" w:date="2022-10-10T14:32:00Z">
        <w:r>
          <w:rPr>
            <w:color w:val="274E13"/>
            <w:shd w:val="clear" w:color="auto" w:fill="FFF2CC"/>
          </w:rPr>
          <w:t xml:space="preserve">large </w:t>
        </w:r>
      </w:ins>
      <w:r>
        <w:rPr>
          <w:color w:val="274E13"/>
          <w:shd w:val="clear" w:color="auto" w:fill="FFF2CC"/>
        </w:rPr>
        <w:t xml:space="preserve">one indicates the area for which historical data on mussels </w:t>
      </w:r>
      <w:del w:id="417" w:author="Arcella" w:date="2022-10-10T14:29:00Z">
        <w:r>
          <w:rPr>
            <w:color w:val="274E13"/>
            <w:shd w:val="clear" w:color="auto" w:fill="FFF2CC"/>
          </w:rPr>
          <w:delText>was searched</w:delText>
        </w:r>
      </w:del>
      <w:ins w:id="418" w:author="Arcella" w:date="2022-10-10T14:29:00Z">
        <w:r>
          <w:rPr>
            <w:color w:val="274E13"/>
            <w:shd w:val="clear" w:color="auto" w:fill="FFF2CC"/>
          </w:rPr>
          <w:t>were collected</w:t>
        </w:r>
      </w:ins>
      <w:r>
        <w:rPr>
          <w:color w:val="274E13"/>
          <w:shd w:val="clear" w:color="auto" w:fill="FFF2CC"/>
        </w:rPr>
        <w:t>. Numbered dots</w:t>
      </w:r>
      <w:del w:id="419" w:author="Arcella" w:date="2022-10-10T14:29:00Z">
        <w:r>
          <w:rPr>
            <w:color w:val="274E13"/>
            <w:shd w:val="clear" w:color="auto" w:fill="FFF2CC"/>
          </w:rPr>
          <w:delText xml:space="preserve"> denote</w:delText>
        </w:r>
      </w:del>
      <w:r>
        <w:rPr>
          <w:color w:val="274E13"/>
          <w:shd w:val="clear" w:color="auto" w:fill="FFF2CC"/>
        </w:rPr>
        <w:t>: 1 - the city of Murmansk, 2 - Ekaterininskaya Havan Bight, 3 - Klimkovka Inlet, 4 - Dolgaya Inlet. (</w:t>
      </w:r>
      <w:r>
        <w:rPr>
          <w:b/>
          <w:color w:val="274E13"/>
          <w:shd w:val="clear" w:color="auto" w:fill="FFF2CC"/>
        </w:rPr>
        <w:t>c</w:t>
      </w:r>
      <w:r>
        <w:rPr>
          <w:color w:val="274E13"/>
          <w:shd w:val="clear" w:color="auto" w:fill="FFF2CC"/>
        </w:rPr>
        <w:t xml:space="preserve">) Map of </w:t>
      </w:r>
      <w:ins w:id="420" w:author="Arcella" w:date="2022-10-10T14:30:00Z">
        <w:r>
          <w:rPr>
            <w:color w:val="274E13"/>
            <w:shd w:val="clear" w:color="auto" w:fill="FFF2CC"/>
          </w:rPr>
          <w:t xml:space="preserve">the </w:t>
        </w:r>
      </w:ins>
      <w:r>
        <w:rPr>
          <w:color w:val="274E13"/>
          <w:shd w:val="clear" w:color="auto" w:fill="FFF2CC"/>
        </w:rPr>
        <w:t xml:space="preserve">Tyuva Inlet. Littoral, sublittoral shallower than 10 m and deeper than 10 m are </w:t>
      </w:r>
      <w:del w:id="421" w:author="Arcella" w:date="2022-10-10T14:30:00Z">
        <w:r>
          <w:rPr>
            <w:color w:val="274E13"/>
            <w:shd w:val="clear" w:color="auto" w:fill="FFF2CC"/>
          </w:rPr>
          <w:delText xml:space="preserve">depicted </w:delText>
        </w:r>
      </w:del>
      <w:ins w:id="422" w:author="Arcella" w:date="2022-10-10T14:30:00Z">
        <w:r>
          <w:rPr>
            <w:color w:val="274E13"/>
            <w:shd w:val="clear" w:color="auto" w:fill="FFF2CC"/>
          </w:rPr>
          <w:t xml:space="preserve">shown </w:t>
        </w:r>
      </w:ins>
      <w:r>
        <w:rPr>
          <w:color w:val="274E13"/>
          <w:shd w:val="clear" w:color="auto" w:fill="FFF2CC"/>
        </w:rPr>
        <w:t>in different shades of blue. Red lines labeled by abbreviated names show transects along which mussels were sampled in 2003-2018. (</w:t>
      </w:r>
      <w:r>
        <w:rPr>
          <w:b/>
          <w:color w:val="274E13"/>
          <w:shd w:val="clear" w:color="auto" w:fill="FFF2CC"/>
        </w:rPr>
        <w:t>d</w:t>
      </w:r>
      <w:r>
        <w:rPr>
          <w:color w:val="274E13"/>
          <w:shd w:val="clear" w:color="auto" w:fill="FFF2CC"/>
        </w:rPr>
        <w:t xml:space="preserve">) Variation of salinity, ppt, in Tyuva surface waters on 25-26 July 2009. Blue curves show predicted salinity, dashed lines - average salinity, signs - empirical data (the </w:t>
      </w:r>
      <w:del w:id="423" w:author="Arcella" w:date="2022-10-10T14:30:00Z">
        <w:r>
          <w:rPr>
            <w:color w:val="274E13"/>
            <w:shd w:val="clear" w:color="auto" w:fill="FFF2CC"/>
          </w:rPr>
          <w:delText xml:space="preserve">form </w:delText>
        </w:r>
      </w:del>
      <w:ins w:id="424" w:author="Arcella" w:date="2022-10-10T14:30:00Z">
        <w:r>
          <w:rPr>
            <w:color w:val="274E13"/>
            <w:shd w:val="clear" w:color="auto" w:fill="FFF2CC"/>
          </w:rPr>
          <w:t xml:space="preserve">shape </w:t>
        </w:r>
      </w:ins>
      <w:r>
        <w:rPr>
          <w:color w:val="274E13"/>
          <w:shd w:val="clear" w:color="auto" w:fill="FFF2CC"/>
        </w:rPr>
        <w:t xml:space="preserve">reflects the depth of sampling: circles - surface, triangles and </w:t>
      </w:r>
      <w:del w:id="425" w:author="Arcella" w:date="2022-10-10T14:31:00Z">
        <w:r>
          <w:rPr>
            <w:color w:val="274E13"/>
            <w:shd w:val="clear" w:color="auto" w:fill="FFF2CC"/>
          </w:rPr>
          <w:delText xml:space="preserve">quadrants </w:delText>
        </w:r>
      </w:del>
      <w:ins w:id="426" w:author="Arcella" w:date="2022-10-10T14:31:00Z">
        <w:r>
          <w:rPr>
            <w:color w:val="274E13"/>
            <w:shd w:val="clear" w:color="auto" w:fill="FFF2CC"/>
          </w:rPr>
          <w:t xml:space="preserve">squares </w:t>
        </w:r>
      </w:ins>
      <w:r>
        <w:rPr>
          <w:color w:val="274E13"/>
          <w:shd w:val="clear" w:color="auto" w:fill="FFF2CC"/>
        </w:rPr>
        <w:t xml:space="preserve">– depth of 1 and 2 m from the surface, respectively) in the four intertidal localities labeled as in </w:t>
      </w:r>
      <w:r>
        <w:rPr>
          <w:b/>
          <w:color w:val="274E13"/>
          <w:shd w:val="clear" w:color="auto" w:fill="FFF2CC"/>
        </w:rPr>
        <w:t>f</w:t>
      </w:r>
      <w:r>
        <w:rPr>
          <w:color w:val="274E13"/>
          <w:shd w:val="clear" w:color="auto" w:fill="FFF2CC"/>
        </w:rPr>
        <w:t xml:space="preserve">. (e) Top of </w:t>
      </w:r>
      <w:ins w:id="427" w:author="Arcella" w:date="2022-10-10T14:33:00Z">
        <w:r>
          <w:rPr>
            <w:color w:val="274E13"/>
            <w:shd w:val="clear" w:color="auto" w:fill="FFF2CC"/>
          </w:rPr>
          <w:t xml:space="preserve">the </w:t>
        </w:r>
      </w:ins>
      <w:r>
        <w:rPr>
          <w:color w:val="274E13"/>
          <w:shd w:val="clear" w:color="auto" w:fill="FFF2CC"/>
        </w:rPr>
        <w:t xml:space="preserve">Tyuva Inlet by low water </w:t>
      </w:r>
      <w:ins w:id="428" w:author="Arcella" w:date="2022-10-10T14:33:00Z">
        <w:r>
          <w:rPr>
            <w:color w:val="274E13"/>
            <w:shd w:val="clear" w:color="auto" w:fill="FFF2CC"/>
          </w:rPr>
          <w:t xml:space="preserve">on </w:t>
        </w:r>
      </w:ins>
      <w:r>
        <w:rPr>
          <w:color w:val="274E13"/>
          <w:shd w:val="clear" w:color="auto" w:fill="FFF2CC"/>
        </w:rPr>
        <w:t>21.07.2009. Intertidal flats are visible. Position of some transects is shown. For scale, the distance between R and BN is 250 m, between MidN and MoN is 950 m. (</w:t>
      </w:r>
      <w:r>
        <w:rPr>
          <w:b/>
          <w:color w:val="274E13"/>
          <w:shd w:val="clear" w:color="auto" w:fill="FFF2CC"/>
        </w:rPr>
        <w:t>f</w:t>
      </w:r>
      <w:r>
        <w:rPr>
          <w:color w:val="274E13"/>
          <w:shd w:val="clear" w:color="auto" w:fill="FFF2CC"/>
        </w:rPr>
        <w:t xml:space="preserve">) Locations and years of mussel surveys in </w:t>
      </w:r>
      <w:ins w:id="429" w:author="Arcella" w:date="2022-10-10T14:34:00Z">
        <w:r>
          <w:rPr>
            <w:color w:val="274E13"/>
            <w:shd w:val="clear" w:color="auto" w:fill="FFF2CC"/>
          </w:rPr>
          <w:t xml:space="preserve">the </w:t>
        </w:r>
      </w:ins>
      <w:r>
        <w:rPr>
          <w:color w:val="274E13"/>
          <w:shd w:val="clear" w:color="auto" w:fill="FFF2CC"/>
        </w:rPr>
        <w:t>T</w:t>
      </w:r>
      <w:ins w:id="430" w:author="Arcella" w:date="2022-10-10T14:34:00Z">
        <w:r>
          <w:rPr>
            <w:color w:val="274E13"/>
            <w:shd w:val="clear" w:color="auto" w:fill="FFF2CC"/>
          </w:rPr>
          <w:t>y</w:t>
        </w:r>
      </w:ins>
      <w:r>
        <w:rPr>
          <w:color w:val="274E13"/>
          <w:shd w:val="clear" w:color="auto" w:fill="FFF2CC"/>
        </w:rPr>
        <w:t>uva</w:t>
      </w:r>
      <w:ins w:id="431" w:author="Arcella" w:date="2022-10-10T14:34:00Z">
        <w:r>
          <w:rPr>
            <w:color w:val="274E13"/>
            <w:shd w:val="clear" w:color="auto" w:fill="FFF2CC"/>
          </w:rPr>
          <w:t xml:space="preserve"> Inlet in</w:t>
        </w:r>
      </w:ins>
      <w:r>
        <w:rPr>
          <w:color w:val="274E13"/>
          <w:shd w:val="clear" w:color="auto" w:fill="FFF2CC"/>
        </w:rPr>
        <w:t xml:space="preserve"> 2003-2018. Columns are transects, notations as in </w:t>
      </w:r>
      <w:r>
        <w:rPr>
          <w:b/>
          <w:color w:val="274E13"/>
          <w:shd w:val="clear" w:color="auto" w:fill="FFF2CC"/>
        </w:rPr>
        <w:t>c</w:t>
      </w:r>
      <w:r>
        <w:rPr>
          <w:color w:val="274E13"/>
          <w:shd w:val="clear" w:color="auto" w:fill="FFF2CC"/>
        </w:rPr>
        <w:t xml:space="preserve">, N and S denote the northern and </w:t>
      </w:r>
      <w:ins w:id="432" w:author="Arcella" w:date="2022-10-10T14:34:00Z">
        <w:r>
          <w:rPr>
            <w:color w:val="274E13"/>
            <w:shd w:val="clear" w:color="auto" w:fill="FFF2CC"/>
          </w:rPr>
          <w:t xml:space="preserve">the </w:t>
        </w:r>
      </w:ins>
      <w:r>
        <w:rPr>
          <w:color w:val="274E13"/>
          <w:shd w:val="clear" w:color="auto" w:fill="FFF2CC"/>
        </w:rPr>
        <w:t>southern coast</w:t>
      </w:r>
      <w:del w:id="433" w:author="Arcella" w:date="2022-10-10T14:34:00Z">
        <w:r>
          <w:rPr>
            <w:color w:val="274E13"/>
            <w:shd w:val="clear" w:color="auto" w:fill="FFF2CC"/>
          </w:rPr>
          <w:delText>s</w:delText>
        </w:r>
      </w:del>
      <w:r>
        <w:rPr>
          <w:color w:val="274E13"/>
          <w:shd w:val="clear" w:color="auto" w:fill="FFF2CC"/>
        </w:rPr>
        <w:t>, respectively. The lines are depth horizons from the chart datum (negative values denote sublittoral position). Numbers are years of studies (03 - 2003, 04 - 2004, etc.). Blue font and (or) asterisks indicate years of sample collection for genetics, black font</w:t>
      </w:r>
      <w:ins w:id="434" w:author="Arcella" w:date="2022-10-10T14:34:00Z">
        <w:r>
          <w:rPr>
            <w:color w:val="274E13"/>
            <w:shd w:val="clear" w:color="auto" w:fill="FFF2CC"/>
          </w:rPr>
          <w:t>,</w:t>
        </w:r>
      </w:ins>
      <w:r>
        <w:rPr>
          <w:color w:val="274E13"/>
          <w:shd w:val="clear" w:color="auto" w:fill="FFF2CC"/>
        </w:rPr>
        <w:t xml:space="preserve"> for demography, and bold</w:t>
      </w:r>
      <w:ins w:id="435" w:author="Arcella" w:date="2022-10-10T14:35:00Z">
        <w:r>
          <w:rPr>
            <w:color w:val="274E13"/>
            <w:shd w:val="clear" w:color="auto" w:fill="FFF2CC"/>
          </w:rPr>
          <w:t xml:space="preserve"> font,</w:t>
        </w:r>
      </w:ins>
      <w:r>
        <w:rPr>
          <w:color w:val="274E13"/>
          <w:shd w:val="clear" w:color="auto" w:fill="FFF2CC"/>
        </w:rPr>
        <w:t xml:space="preserve"> for taxonomic structure by morphotypes. Cell filling reflects mussel habitat. Pink - littoral sandbanks, orange – sublittoral kelp forests, gray - rocky littoral, blue - the habitat of mussel bed. </w:t>
      </w:r>
    </w:p>
    <w:p>
      <w:pPr>
        <w:rPr>
          <w:b/>
          <w:color w:val="274E13"/>
          <w:shd w:val="clear" w:color="auto" w:fill="FFF2CC"/>
        </w:rPr>
      </w:pPr>
    </w:p>
    <w:p>
      <w:pPr>
        <w:rPr>
          <w:b/>
        </w:rPr>
      </w:pPr>
      <w:r>
        <w:rPr>
          <w:b/>
        </w:rPr>
        <w:t>Materials and Methods</w:t>
      </w:r>
      <w:del w:id="436" w:author="Arcella" w:date="2022-10-10T14:35:00Z">
        <w:r>
          <w:rPr>
            <w:b/>
          </w:rPr>
          <w:delText>.</w:delText>
        </w:r>
      </w:del>
    </w:p>
    <w:p>
      <w:r>
        <w:rPr>
          <w:b/>
          <w:i/>
        </w:rPr>
        <w:t>Tyuva Inlet</w:t>
      </w:r>
    </w:p>
    <w:p>
      <w:r>
        <w:t>T</w:t>
      </w:r>
      <w:ins w:id="437" w:author="Arcella" w:date="2022-10-10T14:35:00Z">
        <w:r>
          <w:rPr/>
          <w:t>he T</w:t>
        </w:r>
      </w:ins>
      <w:r>
        <w:t xml:space="preserve">yuva Inlet is 3 km long and 0.7 km wide at its widest. The shores of the outer part of the inlet are steep, </w:t>
      </w:r>
      <w:ins w:id="438" w:author="Arcella" w:date="2022-10-10T14:35:00Z">
        <w:r>
          <w:rPr/>
          <w:t xml:space="preserve">the </w:t>
        </w:r>
      </w:ins>
      <w:r>
        <w:t xml:space="preserve">littoral zone is narrow, </w:t>
      </w:r>
      <w:ins w:id="439" w:author="Arcella" w:date="2022-10-10T14:35:00Z">
        <w:r>
          <w:rPr/>
          <w:t xml:space="preserve">the </w:t>
        </w:r>
      </w:ins>
      <w:r>
        <w:t xml:space="preserve">dominant bottoms are formed by pebbles and rocks. </w:t>
      </w:r>
      <w:del w:id="440" w:author="Arcella" w:date="2022-10-10T14:36:00Z">
        <w:r>
          <w:rPr/>
          <w:delText>Littoral f</w:delText>
        </w:r>
      </w:del>
      <w:ins w:id="441" w:author="Arcella" w:date="2022-10-10T14:36:00Z">
        <w:r>
          <w:rPr/>
          <w:t>F</w:t>
        </w:r>
      </w:ins>
      <w:r>
        <w:t>ucoid algae are abundant</w:t>
      </w:r>
      <w:ins w:id="442" w:author="Arcella" w:date="2022-10-10T14:36:00Z">
        <w:r>
          <w:rPr/>
          <w:t xml:space="preserve"> on the littoral</w:t>
        </w:r>
      </w:ins>
      <w:r>
        <w:t xml:space="preserve">. Towards the top of the Inlet, the shores become more gentle. The inner part of the Inlet is shallow, with unconsolidated bottoms and broad sandbanks </w:t>
      </w:r>
      <w:r>
        <w:rPr>
          <w:color w:val="FF0000"/>
        </w:rPr>
        <w:t>-</w:t>
      </w:r>
      <w:r>
        <w:rPr>
          <w:color w:val="FF0000"/>
          <w:highlight w:val="yellow"/>
        </w:rPr>
        <w:t xml:space="preserve"> строго говоря они глинисто-песчаные - мб littoral shoals, flats?</w:t>
      </w:r>
      <w:r>
        <w:rPr>
          <w:highlight w:val="yellow"/>
        </w:rPr>
        <w:t xml:space="preserve"> </w:t>
      </w:r>
      <w:r>
        <w:t>up to 450 m wide. Fucoids are more scarce</w:t>
      </w:r>
      <w:ins w:id="443" w:author="Arcella" w:date="2022-10-10T14:36:00Z">
        <w:r>
          <w:rPr/>
          <w:t xml:space="preserve"> there</w:t>
        </w:r>
      </w:ins>
      <w:r>
        <w:t>. The river</w:t>
      </w:r>
      <w:r>
        <w:rPr>
          <w:sz w:val="24"/>
          <w:szCs w:val="24"/>
        </w:rPr>
        <w:t xml:space="preserve"> </w:t>
      </w:r>
      <w:r>
        <w:rPr>
          <w:sz w:val="23"/>
          <w:szCs w:val="23"/>
        </w:rPr>
        <w:t xml:space="preserve">(the common bed of </w:t>
      </w:r>
      <w:ins w:id="444" w:author="Arcella" w:date="2022-10-10T14:37:00Z">
        <w:r>
          <w:rPr>
            <w:sz w:val="23"/>
            <w:szCs w:val="23"/>
          </w:rPr>
          <w:t xml:space="preserve">the </w:t>
        </w:r>
      </w:ins>
      <w:r>
        <w:rPr>
          <w:sz w:val="23"/>
          <w:szCs w:val="23"/>
        </w:rPr>
        <w:t>Bolshaya Tyuva and</w:t>
      </w:r>
      <w:r>
        <w:t xml:space="preserve"> </w:t>
      </w:r>
      <w:ins w:id="445" w:author="Arcella" w:date="2022-10-10T14:37:00Z">
        <w:r>
          <w:rPr/>
          <w:t xml:space="preserve">the </w:t>
        </w:r>
      </w:ins>
      <w:r>
        <w:t xml:space="preserve">Malaya Tyuva </w:t>
      </w:r>
      <w:del w:id="446" w:author="Arcella" w:date="2022-10-10T14:37:00Z">
        <w:r>
          <w:rPr/>
          <w:delText xml:space="preserve">rivers </w:delText>
        </w:r>
      </w:del>
      <w:r>
        <w:t xml:space="preserve">that </w:t>
      </w:r>
      <w:del w:id="447" w:author="Arcella" w:date="2022-10-10T14:37:00Z">
        <w:r>
          <w:rPr/>
          <w:delText xml:space="preserve">fuse in </w:delText>
        </w:r>
      </w:del>
      <w:ins w:id="448" w:author="Arcella" w:date="2022-10-10T14:40:00Z">
        <w:r>
          <w:rPr>
            <w:lang w:val="en-GB"/>
          </w:rPr>
          <w:t xml:space="preserve">join </w:t>
        </w:r>
      </w:ins>
      <w:ins w:id="449" w:author="Arcella" w:date="2022-10-10T14:37:00Z">
        <w:r>
          <w:rPr/>
          <w:t xml:space="preserve">at </w:t>
        </w:r>
      </w:ins>
      <w:r>
        <w:t xml:space="preserve">the very top of the </w:t>
      </w:r>
      <w:del w:id="450" w:author="Arcella" w:date="2022-10-10T14:38:00Z">
        <w:r>
          <w:rPr/>
          <w:delText>I</w:delText>
        </w:r>
      </w:del>
      <w:ins w:id="451" w:author="Arcella" w:date="2022-10-10T14:38:00Z">
        <w:r>
          <w:rPr/>
          <w:t>i</w:t>
        </w:r>
      </w:ins>
      <w:r>
        <w:t>nlet), with</w:t>
      </w:r>
      <w:ins w:id="452" w:author="Arcella" w:date="2022-10-10T14:40:00Z">
        <w:r>
          <w:rPr/>
          <w:t xml:space="preserve"> an</w:t>
        </w:r>
      </w:ins>
      <w:r>
        <w:t xml:space="preserve"> annual runoff of about 0.7 km</w:t>
      </w:r>
      <w:r>
        <w:rPr>
          <w:vertAlign w:val="superscript"/>
        </w:rPr>
        <w:t>3</w:t>
      </w:r>
      <w:r>
        <w:t xml:space="preserve">, flows across the shoals. Tidal amplitude in this area of </w:t>
      </w:r>
      <w:ins w:id="453" w:author="Arcella" w:date="2022-10-10T14:40:00Z">
        <w:r>
          <w:rPr/>
          <w:t xml:space="preserve">the </w:t>
        </w:r>
      </w:ins>
      <w:r>
        <w:t xml:space="preserve">Kola Bay is 1.1-3.7 m, surface salinity at a distance from </w:t>
      </w:r>
      <w:ins w:id="454" w:author="Arcella" w:date="2022-10-10T14:40:00Z">
        <w:r>
          <w:rPr/>
          <w:t xml:space="preserve">the </w:t>
        </w:r>
      </w:ins>
      <w:r>
        <w:t xml:space="preserve">river mouths is 31-32 ppt, ice conditions are fast ice in cold winters (Morozov </w:t>
      </w:r>
      <w:commentRangeStart w:id="42"/>
      <w:r>
        <w:t>1901</w:t>
      </w:r>
      <w:commentRangeEnd w:id="42"/>
      <w:r>
        <w:rPr>
          <w:rStyle w:val="10"/>
        </w:rPr>
        <w:commentReference w:id="42"/>
      </w:r>
      <w:r>
        <w:t xml:space="preserve">, Derjugin 1915, Guryanova et al. 1929, Mytaev 2014, Shavykin </w:t>
      </w:r>
      <w:sdt>
        <w:sdtPr>
          <w:tag w:val="goog_rdk_16"/>
          <w:id w:val="1978028689"/>
        </w:sdtPr>
        <w:sdtContent>
          <w:commentRangeStart w:id="43"/>
        </w:sdtContent>
      </w:sdt>
      <w:r>
        <w:t>2018</w:t>
      </w:r>
      <w:commentRangeEnd w:id="43"/>
      <w:r>
        <w:commentReference w:id="43"/>
      </w:r>
      <w:r>
        <w:t xml:space="preserve">; </w:t>
      </w:r>
      <w:r>
        <w:rPr>
          <w:b/>
        </w:rPr>
        <w:t>Fig. 1d, e</w:t>
      </w:r>
      <w:r>
        <w:t xml:space="preserve">). </w:t>
      </w:r>
    </w:p>
    <w:p>
      <w:pPr>
        <w:rPr>
          <w:b/>
          <w:i/>
        </w:rPr>
      </w:pPr>
      <w:r>
        <w:rPr>
          <w:b/>
          <w:i/>
        </w:rPr>
        <w:t>Mussel sampling and processing</w:t>
      </w:r>
      <w:del w:id="455" w:author="Arcella" w:date="2022-10-10T14:41:00Z">
        <w:r>
          <w:rPr>
            <w:b/>
            <w:i/>
          </w:rPr>
          <w:delText>.</w:delText>
        </w:r>
      </w:del>
    </w:p>
    <w:p>
      <w:r>
        <w:t xml:space="preserve">Mussels were studied in </w:t>
      </w:r>
      <w:ins w:id="456" w:author="Arcella" w:date="2022-10-10T14:41:00Z">
        <w:r>
          <w:rPr/>
          <w:t xml:space="preserve">the </w:t>
        </w:r>
      </w:ins>
      <w:r>
        <w:t>T</w:t>
      </w:r>
      <w:ins w:id="457" w:author="Arcella" w:date="2022-10-10T14:41:00Z">
        <w:r>
          <w:rPr/>
          <w:t>y</w:t>
        </w:r>
      </w:ins>
      <w:r>
        <w:t>uva</w:t>
      </w:r>
      <w:ins w:id="458" w:author="Arcella" w:date="2022-10-10T14:41:00Z">
        <w:r>
          <w:rPr/>
          <w:t xml:space="preserve"> Inlet</w:t>
        </w:r>
      </w:ins>
      <w:r>
        <w:t xml:space="preserve"> in six different years</w:t>
      </w:r>
      <w:del w:id="459" w:author="Arcella" w:date="2022-10-10T14:41:00Z">
        <w:r>
          <w:rPr/>
          <w:delText xml:space="preserve">, in </w:delText>
        </w:r>
      </w:del>
      <w:ins w:id="460" w:author="Arcella" w:date="2022-10-10T14:41:00Z">
        <w:r>
          <w:rPr/>
          <w:t xml:space="preserve">: </w:t>
        </w:r>
      </w:ins>
      <w:r>
        <w:t>2004, 2005, 2009, 2010 (</w:t>
      </w:r>
      <w:del w:id="461" w:author="Arcella" w:date="2022-10-10T14:41:00Z">
        <w:r>
          <w:rPr/>
          <w:delText xml:space="preserve">all collections were carried out </w:delText>
        </w:r>
      </w:del>
      <w:r>
        <w:t xml:space="preserve">in July), 2012 (in September), and 2018 (in July). </w:t>
      </w:r>
      <w:del w:id="462" w:author="Arcella" w:date="2022-10-10T14:41:00Z">
        <w:r>
          <w:rPr/>
          <w:delText>S</w:delText>
        </w:r>
      </w:del>
      <w:ins w:id="463" w:author="Arcella" w:date="2022-10-10T14:41:00Z">
        <w:r>
          <w:rPr/>
          <w:t>The s</w:t>
        </w:r>
      </w:ins>
      <w:r>
        <w:t xml:space="preserve">amples were collected at a low tide to accurately predict the depth based on the tidal data for </w:t>
      </w:r>
      <w:ins w:id="464" w:author="Arcella" w:date="2022-10-10T14:41:00Z">
        <w:r>
          <w:rPr/>
          <w:t xml:space="preserve">the </w:t>
        </w:r>
      </w:ins>
      <w:r>
        <w:t>Ekaterininskaya Ha</w:t>
      </w:r>
      <w:del w:id="465" w:author="Arcella" w:date="2022-10-10T14:42:00Z">
        <w:r>
          <w:rPr/>
          <w:delText>w</w:delText>
        </w:r>
      </w:del>
      <w:ins w:id="466" w:author="Arcella" w:date="2022-10-10T14:42:00Z">
        <w:r>
          <w:rPr/>
          <w:t>v</w:t>
        </w:r>
      </w:ins>
      <w:r>
        <w:t>an. Quantitative samples, 1-8 per sampling locality, were taken randomly by a core of 0.01-0.03 m-2. Qualitative samples for genetics were taken at</w:t>
      </w:r>
      <w:ins w:id="467" w:author="Arcella" w:date="2022-10-10T14:43:00Z">
        <w:r>
          <w:rPr/>
          <w:t xml:space="preserve"> the</w:t>
        </w:r>
      </w:ins>
      <w:r>
        <w:t xml:space="preserve"> chosen localities </w:t>
      </w:r>
      <w:del w:id="468" w:author="Arcella" w:date="2022-10-10T14:43:00Z">
        <w:r>
          <w:rPr/>
          <w:delText xml:space="preserve">at </w:delText>
        </w:r>
      </w:del>
      <w:ins w:id="469" w:author="Arcella" w:date="2022-10-10T14:43:00Z">
        <w:r>
          <w:rPr/>
          <w:t xml:space="preserve">in </w:t>
        </w:r>
      </w:ins>
      <w:r>
        <w:t xml:space="preserve">different years. </w:t>
      </w:r>
      <w:del w:id="470" w:author="Arcella" w:date="2022-10-10T14:43:00Z">
        <w:r>
          <w:rPr/>
          <w:delText>S</w:delText>
        </w:r>
      </w:del>
      <w:ins w:id="471" w:author="Arcella" w:date="2022-10-10T14:43:00Z">
        <w:r>
          <w:rPr/>
          <w:t>A complete s</w:t>
        </w:r>
      </w:ins>
      <w:r>
        <w:t xml:space="preserve">ampling design is </w:t>
      </w:r>
      <w:del w:id="472" w:author="Arcella" w:date="2022-10-10T14:43:00Z">
        <w:r>
          <w:rPr/>
          <w:delText xml:space="preserve">fully </w:delText>
        </w:r>
      </w:del>
      <w:r>
        <w:t xml:space="preserve">presented in </w:t>
      </w:r>
      <w:r>
        <w:rPr>
          <w:b/>
        </w:rPr>
        <w:t>Fig 1а</w:t>
      </w:r>
      <w:r>
        <w:t xml:space="preserve"> and Stable 1. The community of mussels inhabiting a particular locality is referred to in the text as a "settlement".</w:t>
      </w:r>
    </w:p>
    <w:p>
      <w:pPr>
        <w:rPr>
          <w:color w:val="274E13"/>
          <w:shd w:val="clear" w:color="auto" w:fill="FFF2CC"/>
        </w:rPr>
      </w:pPr>
      <w:r>
        <w:rPr>
          <w:b/>
          <w:color w:val="274E13"/>
          <w:shd w:val="clear" w:color="auto" w:fill="FFF2CC"/>
        </w:rPr>
        <w:t>STable 1. Environmental, demographic and taxonomic characteristics of</w:t>
      </w:r>
      <w:ins w:id="473" w:author="Arcella" w:date="2022-10-10T14:43:00Z">
        <w:r>
          <w:rPr>
            <w:b/>
            <w:color w:val="274E13"/>
            <w:shd w:val="clear" w:color="auto" w:fill="FFF2CC"/>
          </w:rPr>
          <w:t xml:space="preserve"> the</w:t>
        </w:r>
      </w:ins>
      <w:r>
        <w:rPr>
          <w:b/>
          <w:color w:val="274E13"/>
          <w:shd w:val="clear" w:color="auto" w:fill="FFF2CC"/>
        </w:rPr>
        <w:t xml:space="preserve"> Tyuva mussel settlements in 2004-2018. </w:t>
      </w:r>
      <w:r>
        <w:rPr>
          <w:color w:val="274E13"/>
          <w:shd w:val="clear" w:color="auto" w:fill="FFF2CC"/>
        </w:rPr>
        <w:t>Sampling coordinates, environmental, demographic and taxonomic parameters of mussel settlements used in the analyses are provided. N</w:t>
      </w:r>
      <w:r>
        <w:rPr>
          <w:color w:val="274E13"/>
          <w:shd w:val="clear" w:color="auto" w:fill="FFF2CC"/>
          <w:vertAlign w:val="subscript"/>
        </w:rPr>
        <w:t>PT</w:t>
      </w:r>
      <w:r>
        <w:rPr>
          <w:color w:val="274E13"/>
          <w:shd w:val="clear" w:color="auto" w:fill="FFF2CC"/>
        </w:rPr>
        <w:t xml:space="preserve"> - number of individuals studied for morphotypes, PT - frequency of T-morphotypes. The </w:t>
      </w:r>
      <w:del w:id="474" w:author="Arcella" w:date="2022-10-10T14:43:00Z">
        <w:r>
          <w:rPr>
            <w:color w:val="274E13"/>
            <w:shd w:val="clear" w:color="auto" w:fill="FFF2CC"/>
          </w:rPr>
          <w:delText xml:space="preserve">rest of the </w:delText>
        </w:r>
      </w:del>
      <w:ins w:id="475" w:author="Arcella" w:date="2022-10-10T14:43:00Z">
        <w:r>
          <w:rPr>
            <w:color w:val="274E13"/>
            <w:shd w:val="clear" w:color="auto" w:fill="FFF2CC"/>
          </w:rPr>
          <w:t xml:space="preserve">other </w:t>
        </w:r>
      </w:ins>
      <w:r>
        <w:rPr>
          <w:color w:val="274E13"/>
          <w:shd w:val="clear" w:color="auto" w:fill="FFF2CC"/>
        </w:rPr>
        <w:t xml:space="preserve">notations are as in the text. Information about the genotyped samples used to obtain the formula for predicting </w:t>
      </w:r>
      <w:r>
        <w:rPr>
          <w:i/>
          <w:color w:val="274E13"/>
          <w:shd w:val="clear" w:color="auto" w:fill="FFF2CC"/>
        </w:rPr>
        <w:t xml:space="preserve">Ptros </w:t>
      </w:r>
      <w:r>
        <w:rPr>
          <w:color w:val="274E13"/>
          <w:shd w:val="clear" w:color="auto" w:fill="FFF2CC"/>
        </w:rPr>
        <w:t>is given at the bottom of the table (N</w:t>
      </w:r>
      <w:r>
        <w:rPr>
          <w:color w:val="274E13"/>
          <w:shd w:val="clear" w:color="auto" w:fill="FFF2CC"/>
          <w:vertAlign w:val="subscript"/>
        </w:rPr>
        <w:t>Ptros</w:t>
      </w:r>
      <w:r>
        <w:rPr>
          <w:color w:val="274E13"/>
          <w:shd w:val="clear" w:color="auto" w:fill="FFF2CC"/>
        </w:rPr>
        <w:t xml:space="preserve"> - number of genotyped individuals, PT - frequency of T-morphotypes, empirical </w:t>
      </w:r>
      <w:r>
        <w:rPr>
          <w:i/>
          <w:color w:val="274E13"/>
          <w:shd w:val="clear" w:color="auto" w:fill="FFF2CC"/>
        </w:rPr>
        <w:t xml:space="preserve">Ptros </w:t>
      </w:r>
      <w:r>
        <w:rPr>
          <w:color w:val="274E13"/>
          <w:shd w:val="clear" w:color="auto" w:fill="FFF2CC"/>
        </w:rPr>
        <w:t>- proportion of MT among genotyped mussels). Detailed information on samples is deposited at https://dspace.spbu.ru/...</w:t>
      </w:r>
    </w:p>
    <w:p>
      <w:r>
        <w:t xml:space="preserve">In 2004-2005 distribution of mussels was mapped: i) by on-shore observations at </w:t>
      </w:r>
      <w:del w:id="476" w:author="Arcella" w:date="2022-10-10T15:01:00Z">
        <w:r>
          <w:rPr/>
          <w:delText xml:space="preserve">a </w:delText>
        </w:r>
      </w:del>
      <w:ins w:id="477" w:author="Arcella" w:date="2022-10-10T15:01:00Z">
        <w:r>
          <w:rPr>
            <w:lang w:val="en-GB"/>
          </w:rPr>
          <w:t xml:space="preserve">the </w:t>
        </w:r>
      </w:ins>
      <w:r>
        <w:t xml:space="preserve">tidal zone along </w:t>
      </w:r>
      <w:del w:id="478" w:author="Arcella" w:date="2022-10-10T15:01:00Z">
        <w:r>
          <w:rPr/>
          <w:delText xml:space="preserve">all </w:delText>
        </w:r>
      </w:del>
      <w:r>
        <w:t>the</w:t>
      </w:r>
      <w:ins w:id="479" w:author="Arcella" w:date="2022-10-10T15:01:00Z">
        <w:r>
          <w:rPr/>
          <w:t xml:space="preserve"> entire</w:t>
        </w:r>
      </w:ins>
      <w:r>
        <w:t xml:space="preserve"> inlet; ii) by SCUBA divers in </w:t>
      </w:r>
      <w:del w:id="480" w:author="Arcella" w:date="2022-10-10T15:01:00Z">
        <w:r>
          <w:rPr/>
          <w:delText xml:space="preserve">a </w:delText>
        </w:r>
      </w:del>
      <w:ins w:id="481" w:author="Arcella" w:date="2022-10-10T15:01:00Z">
        <w:r>
          <w:rPr/>
          <w:t xml:space="preserve">the </w:t>
        </w:r>
      </w:ins>
      <w:r>
        <w:t xml:space="preserve">subtidal zone </w:t>
      </w:r>
      <w:del w:id="482" w:author="Arcella" w:date="2022-10-10T15:01:00Z">
        <w:r>
          <w:rPr/>
          <w:delText xml:space="preserve">at </w:delText>
        </w:r>
      </w:del>
      <w:ins w:id="483" w:author="Arcella" w:date="2022-10-10T15:01:00Z">
        <w:r>
          <w:rPr/>
          <w:t xml:space="preserve">in </w:t>
        </w:r>
      </w:ins>
      <w:r>
        <w:t>the inner part of the inlet where a large littoral-sublittoral mussel bed (here</w:t>
      </w:r>
      <w:del w:id="484" w:author="Arcella" w:date="2022-10-10T15:02:00Z">
        <w:r>
          <w:rPr/>
          <w:delText>in</w:delText>
        </w:r>
      </w:del>
      <w:r>
        <w:t xml:space="preserve">after the Bed) was located. </w:t>
      </w:r>
      <w:del w:id="485" w:author="Arcella" w:date="2022-10-10T15:02:00Z">
        <w:r>
          <w:rPr/>
          <w:delText xml:space="preserve">23 </w:delText>
        </w:r>
      </w:del>
      <w:ins w:id="486" w:author="Arcella" w:date="2022-10-10T15:02:00Z">
        <w:r>
          <w:rPr/>
          <w:t xml:space="preserve">Twenty-three </w:t>
        </w:r>
      </w:ins>
      <w:r>
        <w:t xml:space="preserve">mussel settlements were sampled from different depths at three visually identified characteristic habitats: rocky littoral, littoral sandbanks and the “habitat of the Bed” defined as </w:t>
      </w:r>
      <w:ins w:id="487" w:author="Arcella" w:date="2022-10-10T15:02:00Z">
        <w:r>
          <w:rPr/>
          <w:t xml:space="preserve">a </w:t>
        </w:r>
      </w:ins>
      <w:r>
        <w:t xml:space="preserve">broad area of </w:t>
      </w:r>
      <w:ins w:id="488" w:author="Arcella" w:date="2022-10-10T15:02:00Z">
        <w:r>
          <w:rPr/>
          <w:t xml:space="preserve">the </w:t>
        </w:r>
      </w:ins>
      <w:r>
        <w:t xml:space="preserve">seabed with </w:t>
      </w:r>
      <w:ins w:id="489" w:author="Arcella" w:date="2022-10-10T15:02:00Z">
        <w:r>
          <w:rPr/>
          <w:t xml:space="preserve">a </w:t>
        </w:r>
      </w:ins>
      <w:r>
        <w:t>dense settlement of predominantly large mussels</w:t>
      </w:r>
      <w:ins w:id="490" w:author="Arcella" w:date="2022-10-10T15:02:00Z">
        <w:r>
          <w:rPr/>
          <w:t>,</w:t>
        </w:r>
      </w:ins>
      <w:r>
        <w:t xml:space="preserve"> </w:t>
      </w:r>
      <w:del w:id="491" w:author="Arcella" w:date="2022-10-10T15:02:00Z">
        <w:r>
          <w:rPr/>
          <w:delText xml:space="preserve">and </w:delText>
        </w:r>
      </w:del>
      <w:r>
        <w:t xml:space="preserve">enriched with black sulfuric silt, a product of mussel vital activity (STable 1; photos of habitats are provided in the SFig. 1). </w:t>
      </w:r>
    </w:p>
    <w:p>
      <w:r>
        <w:rPr>
          <w:lang w:val="ru-RU"/>
        </w:rPr>
        <w:drawing>
          <wp:inline distT="0" distB="0" distL="0" distR="0">
            <wp:extent cx="7020560" cy="2673985"/>
            <wp:effectExtent l="0" t="0" r="0" b="0"/>
            <wp:docPr id="2" name="Рисунок 2" descr="S:\Users\st022847\Desktop\mytilus Tyuva 1910\mytilus_Tyuva_comp\R_calc_tumyt\иллюстрации jpeg\S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S:\Users\st022847\Desktop\mytilus Tyuva 1910\mytilus_Tyuva_comp\R_calc_tumyt\иллюстрации jpeg\SFig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7020560" cy="2674499"/>
                    </a:xfrm>
                    <a:prstGeom prst="rect">
                      <a:avLst/>
                    </a:prstGeom>
                    <a:noFill/>
                    <a:ln>
                      <a:noFill/>
                    </a:ln>
                  </pic:spPr>
                </pic:pic>
              </a:graphicData>
            </a:graphic>
          </wp:inline>
        </w:drawing>
      </w:r>
    </w:p>
    <w:p>
      <w:pPr>
        <w:rPr>
          <w:color w:val="274E13"/>
          <w:shd w:val="clear" w:color="auto" w:fill="FFF2CC"/>
        </w:rPr>
      </w:pPr>
      <w:r>
        <w:rPr>
          <w:b/>
          <w:color w:val="274E13"/>
          <w:shd w:val="clear" w:color="auto" w:fill="FFF2CC"/>
        </w:rPr>
        <w:t>SFigure 1.</w:t>
      </w:r>
      <w:r>
        <w:rPr>
          <w:color w:val="274E13"/>
          <w:shd w:val="clear" w:color="auto" w:fill="FFF2CC"/>
        </w:rPr>
        <w:t xml:space="preserve"> </w:t>
      </w:r>
      <w:r>
        <w:rPr>
          <w:b/>
          <w:color w:val="274E13"/>
          <w:shd w:val="clear" w:color="auto" w:fill="FFF2CC"/>
        </w:rPr>
        <w:t>Murman mussels and their habitats.</w:t>
      </w:r>
      <w:r>
        <w:rPr>
          <w:color w:val="274E13"/>
          <w:shd w:val="clear" w:color="auto" w:fill="FFF2CC"/>
        </w:rPr>
        <w:t xml:space="preserve"> a-d. Photos of characteristic habitats of </w:t>
      </w:r>
      <w:ins w:id="492" w:author="Arcella" w:date="2022-10-10T15:03:00Z">
        <w:r>
          <w:rPr>
            <w:color w:val="274E13"/>
            <w:shd w:val="clear" w:color="auto" w:fill="FFF2CC"/>
          </w:rPr>
          <w:t xml:space="preserve">the </w:t>
        </w:r>
      </w:ins>
      <w:r>
        <w:rPr>
          <w:color w:val="274E13"/>
          <w:shd w:val="clear" w:color="auto" w:fill="FFF2CC"/>
        </w:rPr>
        <w:t>Tyuva mussels taken in 2009-2018. (a) Rocky littoral, transect MoS, 2018. (b) Mussel bed, locality SN+0.5, 2009. (c) Littoral sandbanks, location of transect BS is shown</w:t>
      </w:r>
      <w:r>
        <w:rPr>
          <w:color w:val="274E13"/>
          <w:highlight w:val="yellow"/>
        </w:rPr>
        <w:t xml:space="preserve"> </w:t>
      </w:r>
      <w:r>
        <w:rPr>
          <w:color w:val="FF0000"/>
          <w:highlight w:val="yellow"/>
        </w:rPr>
        <w:t>– показать на фото</w:t>
      </w:r>
      <w:r>
        <w:rPr>
          <w:color w:val="274E13"/>
          <w:highlight w:val="yellow"/>
        </w:rPr>
        <w:t>.</w:t>
      </w:r>
      <w:r>
        <w:rPr>
          <w:color w:val="274E13"/>
          <w:shd w:val="clear" w:color="auto" w:fill="FFF2CC"/>
        </w:rPr>
        <w:t xml:space="preserve"> (d) Thallus of sublittoral algae </w:t>
      </w:r>
      <w:r>
        <w:rPr>
          <w:i/>
          <w:color w:val="274E13"/>
          <w:shd w:val="clear" w:color="auto" w:fill="FFF2CC"/>
        </w:rPr>
        <w:t>Alaria esculenta</w:t>
      </w:r>
      <w:r>
        <w:rPr>
          <w:color w:val="274E13"/>
          <w:shd w:val="clear" w:color="auto" w:fill="FFF2CC"/>
        </w:rPr>
        <w:t xml:space="preserve"> with attached blue mussels collected at </w:t>
      </w:r>
      <w:del w:id="493" w:author="Arcella" w:date="2022-10-10T15:04:00Z">
        <w:r>
          <w:rPr>
            <w:color w:val="274E13"/>
            <w:shd w:val="clear" w:color="auto" w:fill="FFF2CC"/>
          </w:rPr>
          <w:delText xml:space="preserve">the </w:delText>
        </w:r>
      </w:del>
      <w:r>
        <w:rPr>
          <w:color w:val="274E13"/>
          <w:shd w:val="clear" w:color="auto" w:fill="FFF2CC"/>
        </w:rPr>
        <w:t xml:space="preserve">locality MoS-1.5, 2012. e-g. Illustrations of the same habitats in Ekaterininskaya Havan from the 1920s. (e) Rocky littoral (from Gur’yanova et al. 1928). (f) Mussel bed* (from Zenkevich 1963). (g) Littoral sandbanks (from Gur’yanova et al. 1928). h. Horse mussels </w:t>
      </w:r>
      <w:r>
        <w:rPr>
          <w:i/>
          <w:color w:val="274E13"/>
          <w:shd w:val="clear" w:color="auto" w:fill="FFF2CC"/>
        </w:rPr>
        <w:t>Modiolus modiolus</w:t>
      </w:r>
      <w:r>
        <w:rPr>
          <w:color w:val="274E13"/>
          <w:shd w:val="clear" w:color="auto" w:fill="FFF2CC"/>
        </w:rPr>
        <w:t xml:space="preserve"> in kelp rhizoids (from Guryanova 1924). * </w:t>
      </w:r>
      <w:r>
        <w:rPr>
          <w:i/>
          <w:color w:val="274E13"/>
          <w:shd w:val="clear" w:color="auto" w:fill="FFF2CC"/>
        </w:rPr>
        <w:t xml:space="preserve">Although the place and </w:t>
      </w:r>
      <w:ins w:id="494" w:author="Arcella" w:date="2022-10-10T15:05:00Z">
        <w:r>
          <w:rPr>
            <w:i/>
            <w:color w:val="274E13"/>
            <w:shd w:val="clear" w:color="auto" w:fill="FFF2CC"/>
          </w:rPr>
          <w:t xml:space="preserve">the </w:t>
        </w:r>
      </w:ins>
      <w:r>
        <w:rPr>
          <w:i/>
          <w:color w:val="274E13"/>
          <w:shd w:val="clear" w:color="auto" w:fill="FFF2CC"/>
        </w:rPr>
        <w:t>time of the drawing is not specified, it is known that its author, Nikolai Kondakov, visited Ekaterininskaya Havan in 1928 and 1929</w:t>
      </w:r>
      <w:r>
        <w:rPr>
          <w:color w:val="274E13"/>
          <w:shd w:val="clear" w:color="auto" w:fill="FFF2CC"/>
        </w:rPr>
        <w:t xml:space="preserve">. </w:t>
      </w:r>
    </w:p>
    <w:p/>
    <w:p>
      <w:r>
        <w:t>In 2009-2010</w:t>
      </w:r>
      <w:ins w:id="495" w:author="Arcella" w:date="2022-10-11T11:31:00Z">
        <w:r>
          <w:rPr/>
          <w:t>,</w:t>
        </w:r>
      </w:ins>
      <w:r>
        <w:t xml:space="preserve"> in addition to the three types of habitats defined </w:t>
      </w:r>
      <w:del w:id="496" w:author="Arcella" w:date="2022-10-11T11:31:00Z">
        <w:r>
          <w:rPr/>
          <w:delText xml:space="preserve">at a </w:delText>
        </w:r>
      </w:del>
      <w:ins w:id="497" w:author="Arcella" w:date="2022-10-11T11:31:00Z">
        <w:r>
          <w:rPr/>
          <w:t xml:space="preserve">during the </w:t>
        </w:r>
      </w:ins>
      <w:r>
        <w:t xml:space="preserve">previous period, mussels settlements in </w:t>
      </w:r>
      <w:del w:id="498" w:author="Arcella" w:date="2022-10-11T11:32:00Z">
        <w:r>
          <w:rPr/>
          <w:delText xml:space="preserve">a </w:delText>
        </w:r>
      </w:del>
      <w:r>
        <w:t xml:space="preserve">subtidal kelp forests represented by </w:t>
      </w:r>
      <w:r>
        <w:rPr>
          <w:i/>
        </w:rPr>
        <w:t>Alaria esculenta</w:t>
      </w:r>
      <w:r>
        <w:t xml:space="preserve">, </w:t>
      </w:r>
      <w:r>
        <w:rPr>
          <w:i/>
        </w:rPr>
        <w:t>Saccharina latissima</w:t>
      </w:r>
      <w:r>
        <w:t xml:space="preserve"> and </w:t>
      </w:r>
      <w:r>
        <w:rPr>
          <w:i/>
        </w:rPr>
        <w:t>Laminaria digitata</w:t>
      </w:r>
      <w:r>
        <w:t xml:space="preserve"> were found by SCUBA diving at 0-4 m depth in the outer part of the inlet. Sampling was performed at seven depths</w:t>
      </w:r>
      <w:ins w:id="499" w:author="Arcella" w:date="2022-10-11T11:32:00Z">
        <w:r>
          <w:rPr/>
          <w:t>:</w:t>
        </w:r>
      </w:ins>
      <w:r>
        <w:t xml:space="preserve"> </w:t>
      </w:r>
      <w:del w:id="500" w:author="Arcella" w:date="2022-10-11T11:32:00Z">
        <w:r>
          <w:rPr/>
          <w:delText xml:space="preserve">of </w:delText>
        </w:r>
      </w:del>
      <w:r>
        <w:t xml:space="preserve">+2, +1.5, +1, +0.5, -0.5, -1, -1.5 m (in relation to zero-depth, negative values denote sublittoral position; the range was chosen to cover all the depths inhabited by mussels) along </w:t>
      </w:r>
      <w:del w:id="501" w:author="Arcella" w:date="2022-10-11T11:32:00Z">
        <w:r>
          <w:rPr/>
          <w:delText xml:space="preserve">the </w:delText>
        </w:r>
      </w:del>
      <w:r>
        <w:t xml:space="preserve">seven transects oriented perpendicularly to coastline. The mussels were also sampled from the </w:t>
      </w:r>
      <w:del w:id="502" w:author="Arcella" w:date="2022-10-11T11:33:00Z">
        <w:r>
          <w:rPr/>
          <w:delText xml:space="preserve">most coastal </w:delText>
        </w:r>
      </w:del>
      <w:r>
        <w:t>littoral settlement</w:t>
      </w:r>
      <w:ins w:id="503" w:author="Arcella" w:date="2022-10-11T11:33:00Z">
        <w:r>
          <w:rPr/>
          <w:t xml:space="preserve"> closest to the coast</w:t>
        </w:r>
      </w:ins>
      <w:r>
        <w:t xml:space="preserve"> designated as R+05 (</w:t>
      </w:r>
      <w:r>
        <w:rPr>
          <w:b/>
        </w:rPr>
        <w:t>Fig. 1c,f</w:t>
      </w:r>
      <w:r>
        <w:t xml:space="preserve">). The choice of transects and </w:t>
      </w:r>
      <w:ins w:id="504" w:author="Arcella" w:date="2022-10-11T11:33:00Z">
        <w:r>
          <w:rPr/>
          <w:t xml:space="preserve">the </w:t>
        </w:r>
      </w:ins>
      <w:r>
        <w:t xml:space="preserve">sampling depth </w:t>
      </w:r>
      <w:del w:id="505" w:author="Arcella" w:date="2022-10-11T11:34:00Z">
        <w:r>
          <w:rPr/>
          <w:delText xml:space="preserve">was made </w:delText>
        </w:r>
      </w:del>
      <w:ins w:id="506" w:author="Arcella" w:date="2022-10-11T11:34:00Z">
        <w:r>
          <w:rPr/>
          <w:t xml:space="preserve">reflected the need </w:t>
        </w:r>
      </w:ins>
      <w:r>
        <w:t xml:space="preserve">i) to replicate sampling design from 2004-2005 and ii) to account for </w:t>
      </w:r>
      <w:ins w:id="507" w:author="Arcella" w:date="2022-10-11T11:33:00Z">
        <w:r>
          <w:rPr/>
          <w:t xml:space="preserve">the </w:t>
        </w:r>
      </w:ins>
      <w:r>
        <w:t>diversity of mussel habitats. Totally 43 settlements were sampled (</w:t>
      </w:r>
      <w:r>
        <w:rPr>
          <w:b/>
        </w:rPr>
        <w:t>Fig. 1f</w:t>
      </w:r>
      <w:r>
        <w:t>, STable 1).</w:t>
      </w:r>
    </w:p>
    <w:p>
      <w:r>
        <w:t>In 2012 and 2018 five and six settlements were resampled, respectively. In 2018 additional qualitative samples were obtained from the same settlements for genetic analysis (</w:t>
      </w:r>
      <w:r>
        <w:rPr>
          <w:b/>
        </w:rPr>
        <w:t>Fig. 1f</w:t>
      </w:r>
      <w:r>
        <w:t xml:space="preserve">, STable 1). </w:t>
      </w:r>
    </w:p>
    <w:p>
      <w:pPr>
        <w:shd w:val="clear" w:color="auto" w:fill="FFFFFF"/>
        <w:spacing w:before="200"/>
      </w:pPr>
      <w:r>
        <w:t>Mussels from each sample were counted and weighted. The maximal anterior-to-posterior length of each mussel (hereinafter “shell length”) was measured using calipers or dissecting microscope micrometer with a precision up to 0.1 mm. Age of mussels was assessed by counting “winter rings”</w:t>
      </w:r>
      <w:ins w:id="508" w:author="Arcella" w:date="2022-10-11T11:35:00Z">
        <w:r>
          <w:rPr/>
          <w:t>:</w:t>
        </w:r>
      </w:ins>
      <w:r>
        <w:t xml:space="preserve"> </w:t>
      </w:r>
      <w:del w:id="509" w:author="Arcella" w:date="2022-10-11T11:35:00Z">
        <w:r>
          <w:rPr/>
          <w:delText xml:space="preserve">- </w:delText>
        </w:r>
      </w:del>
      <w:r>
        <w:t xml:space="preserve">marks of winter growth delays on shells as in Sukhotin et al. </w:t>
      </w:r>
      <w:sdt>
        <w:sdtPr>
          <w:tag w:val="goog_rdk_17"/>
          <w:id w:val="-1103411645"/>
          <w:showingPlcHdr/>
        </w:sdtPr>
        <w:sdtContent>
          <w:r>
            <w:t xml:space="preserve">     </w:t>
          </w:r>
          <w:commentRangeStart w:id="44"/>
        </w:sdtContent>
      </w:sdt>
      <w:r>
        <w:t>2007</w:t>
      </w:r>
      <w:commentRangeEnd w:id="44"/>
      <w:r>
        <w:commentReference w:id="44"/>
      </w:r>
      <w:r>
        <w:t>. For mussels</w:t>
      </w:r>
      <w:ins w:id="510" w:author="Arcella" w:date="2022-10-11T11:35:00Z">
        <w:r>
          <w:rPr/>
          <w:t xml:space="preserve"> aged</w:t>
        </w:r>
      </w:ins>
      <w:r>
        <w:t xml:space="preserve"> 4-7 years </w:t>
      </w:r>
      <w:del w:id="511" w:author="Arcella" w:date="2022-10-11T11:35:00Z">
        <w:r>
          <w:rPr/>
          <w:delText xml:space="preserve">old </w:delText>
        </w:r>
      </w:del>
      <w:ins w:id="512" w:author="Arcella" w:date="2022-10-11T11:35:00Z">
        <w:r>
          <w:rPr/>
          <w:t xml:space="preserve">the </w:t>
        </w:r>
      </w:ins>
      <w:r>
        <w:t xml:space="preserve">shell morphotypes (E-morphotype, more characteristic of </w:t>
      </w:r>
      <w:r>
        <w:rPr>
          <w:i/>
        </w:rPr>
        <w:t>ME</w:t>
      </w:r>
      <w:ins w:id="513" w:author="Arcella" w:date="2022-10-11T11:36:00Z">
        <w:r>
          <w:rPr/>
          <w:t>,</w:t>
        </w:r>
      </w:ins>
      <w:r>
        <w:t xml:space="preserve"> or T-morphotype, more characteristic of </w:t>
      </w:r>
      <w:r>
        <w:rPr>
          <w:i/>
        </w:rPr>
        <w:t>MT</w:t>
      </w:r>
      <w:r>
        <w:t xml:space="preserve">) were determined as in Khaitov et al. 2021. Only medium-aged mussels were used in the taxonomic analysis in order to avoid the possible bias </w:t>
      </w:r>
      <w:del w:id="514" w:author="Arcella" w:date="2022-10-11T11:36:00Z">
        <w:r>
          <w:rPr/>
          <w:delText xml:space="preserve">generated by </w:delText>
        </w:r>
      </w:del>
      <w:ins w:id="515" w:author="Arcella" w:date="2022-10-11T11:36:00Z">
        <w:r>
          <w:rPr/>
          <w:t xml:space="preserve">due to a </w:t>
        </w:r>
      </w:ins>
      <w:r>
        <w:t>non-random association between size and morphotypes in conspecific mussels (see Khaitov et al</w:t>
      </w:r>
      <w:ins w:id="516" w:author="Arcella" w:date="2022-10-11T11:36:00Z">
        <w:r>
          <w:rPr/>
          <w:t>.</w:t>
        </w:r>
      </w:ins>
      <w:r>
        <w:t xml:space="preserve"> 2021 for details).</w:t>
      </w:r>
    </w:p>
    <w:p>
      <w:pPr>
        <w:shd w:val="clear" w:color="auto" w:fill="FFFFFF"/>
        <w:spacing w:before="200"/>
        <w:rPr>
          <w:b/>
          <w:i/>
        </w:rPr>
      </w:pPr>
      <w:r>
        <w:rPr>
          <w:b/>
          <w:i/>
        </w:rPr>
        <w:t>Environmental parameters assessment</w:t>
      </w:r>
    </w:p>
    <w:p>
      <w:r>
        <w:t xml:space="preserve">Every mussel settlement was  characterized by the following environmental parameters: </w:t>
      </w:r>
      <w:r>
        <w:rPr>
          <w:i/>
        </w:rPr>
        <w:t xml:space="preserve">Depth </w:t>
      </w:r>
      <w:r>
        <w:t xml:space="preserve">- height/depths from chart datum, m; </w:t>
      </w:r>
      <w:r>
        <w:rPr>
          <w:i/>
        </w:rPr>
        <w:t xml:space="preserve">Bottom </w:t>
      </w:r>
      <w:r>
        <w:t xml:space="preserve">- prevailing ground type (boulders, rocks or </w:t>
      </w:r>
      <w:r>
        <w:rPr>
          <w:highlight w:val="yellow"/>
        </w:rPr>
        <w:t>sand - soft bottom?</w:t>
      </w:r>
      <w:r>
        <w:t xml:space="preserve">); </w:t>
      </w:r>
      <w:r>
        <w:rPr>
          <w:i/>
        </w:rPr>
        <w:t xml:space="preserve">Kelp </w:t>
      </w:r>
      <w:r>
        <w:t xml:space="preserve">- presence/absence of kelps; </w:t>
      </w:r>
      <w:r>
        <w:rPr>
          <w:i/>
        </w:rPr>
        <w:t xml:space="preserve">Cov </w:t>
      </w:r>
      <w:r>
        <w:t xml:space="preserve">- cover abundance of macrophytes by visual observations rated on a rank scale (1 - &lt;5%, 2 - 5-25%, 3 - 25-50%, 4 - 50-75%, 5 - &gt;75% cover); </w:t>
      </w:r>
      <w:r>
        <w:rPr>
          <w:i/>
        </w:rPr>
        <w:t xml:space="preserve">Slope </w:t>
      </w:r>
      <w:r>
        <w:t xml:space="preserve">- the degree of bottom slope at the sampling point estimated as the slope value for the tangent at that point on the transect profile. We also considered transect-specific characteristics (the same for all localities along the transect): </w:t>
      </w:r>
      <w:r>
        <w:rPr>
          <w:i/>
        </w:rPr>
        <w:t xml:space="preserve">Dist </w:t>
      </w:r>
      <w:r>
        <w:t>–</w:t>
      </w:r>
      <w:ins w:id="517" w:author="Arcella" w:date="2022-10-11T12:52:00Z">
        <w:r>
          <w:rPr>
            <w:lang w:val="en-GB"/>
          </w:rPr>
          <w:t xml:space="preserve"> </w:t>
        </w:r>
      </w:ins>
      <w:del w:id="518" w:author="Arcella" w:date="2022-10-11T12:52:00Z">
        <w:r>
          <w:rPr/>
          <w:delText xml:space="preserve"> the </w:delText>
        </w:r>
      </w:del>
      <w:r>
        <w:t xml:space="preserve">distance (by the midline of the Inlet) between the transect and the settlement closest to the river mouth (R+0.5), m; </w:t>
      </w:r>
      <w:r>
        <w:rPr>
          <w:i/>
        </w:rPr>
        <w:t xml:space="preserve">Width </w:t>
      </w:r>
      <w:r>
        <w:t xml:space="preserve">- distance from the uppermost to the deepest sampling localities within the same transect, m (roughly proportional to the width of the mussel belt on a given stretch of shore ) and </w:t>
      </w:r>
      <w:r>
        <w:rPr>
          <w:i/>
        </w:rPr>
        <w:t xml:space="preserve">Exp </w:t>
      </w:r>
      <w:r>
        <w:t xml:space="preserve">- the shore exposure (north or south). </w:t>
      </w:r>
      <w:r>
        <w:rPr>
          <w:i/>
        </w:rPr>
        <w:t>Depth</w:t>
      </w:r>
      <w:r>
        <w:t xml:space="preserve">, </w:t>
      </w:r>
      <w:r>
        <w:rPr>
          <w:i/>
        </w:rPr>
        <w:t>Bottom</w:t>
      </w:r>
      <w:r>
        <w:t xml:space="preserve">, </w:t>
      </w:r>
      <w:r>
        <w:rPr>
          <w:i/>
        </w:rPr>
        <w:t xml:space="preserve">Kelp </w:t>
      </w:r>
      <w:r>
        <w:t xml:space="preserve">and </w:t>
      </w:r>
      <w:r>
        <w:rPr>
          <w:i/>
        </w:rPr>
        <w:t xml:space="preserve">Cov </w:t>
      </w:r>
      <w:r>
        <w:t xml:space="preserve">were assessed in parallel with mussel sampling in 2009-2010. </w:t>
      </w:r>
      <w:r>
        <w:rPr>
          <w:i/>
        </w:rPr>
        <w:t xml:space="preserve">Dist </w:t>
      </w:r>
      <w:r>
        <w:t xml:space="preserve">and </w:t>
      </w:r>
      <w:r>
        <w:rPr>
          <w:i/>
        </w:rPr>
        <w:t xml:space="preserve">Width </w:t>
      </w:r>
      <w:r>
        <w:t xml:space="preserve">were taken from the map. </w:t>
      </w:r>
      <w:r>
        <w:rPr>
          <w:i/>
        </w:rPr>
        <w:t xml:space="preserve">Slope </w:t>
      </w:r>
      <w:r>
        <w:t xml:space="preserve">was calculated from vertical transect profiles reconstructed by depths and geographical coordinates of the sampling localities (see </w:t>
      </w:r>
      <w:r>
        <w:rPr>
          <w:b/>
        </w:rPr>
        <w:t>Fig. 3</w:t>
      </w:r>
      <w:r>
        <w:t>).</w:t>
      </w:r>
    </w:p>
    <w:p>
      <w:r>
        <w:t xml:space="preserve">Salinity was monitored throughout 25-26 July 2009 at sampling localities R+0.5, BN+05, MidN+05 and MoS+05 located in different parts of the Inlet. Water samples (52 in total) were taken repeatedly at different phases of the tidal cycle (tide range was 0.2-3.8 m </w:t>
      </w:r>
      <w:r>
        <w:rPr>
          <w:highlight w:val="yellow"/>
        </w:rPr>
        <w:t>above chart datum</w:t>
      </w:r>
      <w:r>
        <w:t xml:space="preserve">), with a bathometer, at the surface and at depths 2 m and 1 m from the surface. Salinity was measured with a refractometer S/Mill-E, Atago, Japan with accuracy of 1 ppt. To predict salinity at each of four littoral sites, we constructed linear model (using R scripts, see below) in which salinity was treated as the dependent variable and tidal height (H) at the time of sampling, according to the tide table for Ekaterininskaya Havan, and </w:t>
      </w:r>
      <w:r>
        <w:rPr>
          <w:i/>
        </w:rPr>
        <w:t>Dist</w:t>
      </w:r>
      <w:r>
        <w:t>, as predictors. After building the model, we predicted salinity throughout the tide cycle for each site.</w:t>
      </w:r>
    </w:p>
    <w:p>
      <w:pPr>
        <w:rPr>
          <w:b/>
        </w:rPr>
      </w:pPr>
      <w:r>
        <w:rPr>
          <w:rFonts w:ascii="Arial" w:hAnsi="Arial" w:eastAsia="Arial" w:cs="Arial"/>
          <w:b/>
          <w:sz w:val="20"/>
          <w:szCs w:val="20"/>
        </w:rPr>
        <w:t>D</w:t>
      </w:r>
      <w:r>
        <w:rPr>
          <w:b/>
        </w:rPr>
        <w:t xml:space="preserve">emographic and taxonomic parameters of mussel settlements </w:t>
      </w:r>
    </w:p>
    <w:p>
      <w:pPr>
        <w:spacing w:before="240" w:after="240"/>
      </w:pPr>
      <w:bookmarkStart w:id="0" w:name="_heading=h.r18qfmxlyqep" w:colFirst="0" w:colLast="0"/>
      <w:bookmarkEnd w:id="0"/>
      <w:r>
        <w:t xml:space="preserve">The following characteristics of mussel settlements were considered: </w:t>
      </w:r>
      <w:r>
        <w:rPr>
          <w:i/>
        </w:rPr>
        <w:t>B</w:t>
      </w:r>
      <w:r>
        <w:t xml:space="preserve"> – biomass, g*m-2, </w:t>
      </w:r>
      <w:r>
        <w:rPr>
          <w:i/>
        </w:rPr>
        <w:t>N</w:t>
      </w:r>
      <w:r>
        <w:t xml:space="preserve"> – total density, ind*m-2, </w:t>
      </w:r>
      <w:r>
        <w:rPr>
          <w:i/>
        </w:rPr>
        <w:t>N2-3</w:t>
      </w:r>
      <w:r>
        <w:t xml:space="preserve">, </w:t>
      </w:r>
      <w:r>
        <w:rPr>
          <w:i/>
        </w:rPr>
        <w:t>N4-6</w:t>
      </w:r>
      <w:r>
        <w:t xml:space="preserve">, </w:t>
      </w:r>
      <w:r>
        <w:rPr>
          <w:i/>
        </w:rPr>
        <w:t>N7-9</w:t>
      </w:r>
      <w:r>
        <w:t xml:space="preserve">, </w:t>
      </w:r>
      <w:r>
        <w:rPr>
          <w:i/>
        </w:rPr>
        <w:t>N10</w:t>
      </w:r>
      <w:r>
        <w:t xml:space="preserve"> – densities, ind*m-2, of mussels 2-3, 4-6, 7-9 and over 9 years old, respectively, </w:t>
      </w:r>
      <w:r>
        <w:rPr>
          <w:i/>
        </w:rPr>
        <w:t>Lma</w:t>
      </w:r>
      <w:r>
        <w:t xml:space="preserve">x -  the length of the largest mussel, </w:t>
      </w:r>
      <w:r>
        <w:rPr>
          <w:i/>
        </w:rPr>
        <w:t xml:space="preserve">L5 </w:t>
      </w:r>
      <w:r>
        <w:t xml:space="preserve">– mean length of mussel at age of five years old (the oldest age class present in most of </w:t>
      </w:r>
      <w:ins w:id="519" w:author="Arcella" w:date="2022-10-11T13:15:00Z">
        <w:r>
          <w:rPr/>
          <w:t xml:space="preserve">the </w:t>
        </w:r>
      </w:ins>
      <w:r>
        <w:t xml:space="preserve">samples), </w:t>
      </w:r>
      <w:r>
        <w:rPr>
          <w:i/>
        </w:rPr>
        <w:t>GI</w:t>
      </w:r>
      <w:r>
        <w:t xml:space="preserve"> - the mussel size at age index, </w:t>
      </w:r>
      <w:r>
        <w:rPr>
          <w:i/>
        </w:rPr>
        <w:t xml:space="preserve">Ptros </w:t>
      </w:r>
      <w:r>
        <w:t xml:space="preserve">– proportion of </w:t>
      </w:r>
      <w:r>
        <w:rPr>
          <w:i/>
        </w:rPr>
        <w:t>M. trossulus</w:t>
      </w:r>
      <w:r>
        <w:t xml:space="preserve"> predicted by frequency of T-morphotypes (see Prediction of taxonomic structure by morphotypes section below). </w:t>
      </w:r>
      <w:del w:id="520" w:author="Arcella" w:date="2022-10-11T13:16:00Z">
        <w:r>
          <w:rPr/>
          <w:delText>D</w:delText>
        </w:r>
      </w:del>
      <w:ins w:id="521" w:author="Arcella" w:date="2022-10-11T13:16:00Z">
        <w:r>
          <w:rPr/>
          <w:t>The d</w:t>
        </w:r>
      </w:ins>
      <w:r>
        <w:t>ensity of one</w:t>
      </w:r>
      <w:ins w:id="522" w:author="Arcella" w:date="2022-10-11T13:16:00Z">
        <w:r>
          <w:rPr/>
          <w:t>-</w:t>
        </w:r>
      </w:ins>
      <w:del w:id="523" w:author="Arcella" w:date="2022-10-11T13:16:00Z">
        <w:r>
          <w:rPr/>
          <w:delText xml:space="preserve"> </w:delText>
        </w:r>
      </w:del>
      <w:r>
        <w:t>year</w:t>
      </w:r>
      <w:ins w:id="524" w:author="Arcella" w:date="2022-10-11T13:16:00Z">
        <w:r>
          <w:rPr/>
          <w:t>-</w:t>
        </w:r>
      </w:ins>
      <w:del w:id="525" w:author="Arcella" w:date="2022-10-11T13:16:00Z">
        <w:r>
          <w:rPr/>
          <w:delText xml:space="preserve"> </w:delText>
        </w:r>
      </w:del>
      <w:r>
        <w:t xml:space="preserve">old mussels was </w:t>
      </w:r>
      <w:del w:id="526" w:author="Arcella" w:date="2022-10-11T13:16:00Z">
        <w:r>
          <w:rPr/>
          <w:delText xml:space="preserve">not considered </w:delText>
        </w:r>
      </w:del>
      <w:ins w:id="527" w:author="Arcella" w:date="2022-10-11T13:16:00Z">
        <w:r>
          <w:rPr/>
          <w:t xml:space="preserve">ignored </w:t>
        </w:r>
      </w:ins>
      <w:r>
        <w:t>(</w:t>
      </w:r>
      <w:del w:id="528" w:author="Arcella" w:date="2022-10-11T13:16:00Z">
        <w:r>
          <w:rPr/>
          <w:delText xml:space="preserve">but </w:delText>
        </w:r>
      </w:del>
      <w:ins w:id="529" w:author="Arcella" w:date="2022-10-11T13:16:00Z">
        <w:r>
          <w:rPr/>
          <w:t xml:space="preserve">though it </w:t>
        </w:r>
      </w:ins>
      <w:r>
        <w:t xml:space="preserve">was considered in </w:t>
      </w:r>
      <w:ins w:id="530" w:author="Arcella" w:date="2022-10-11T13:16:00Z">
        <w:r>
          <w:rPr/>
          <w:t xml:space="preserve">the </w:t>
        </w:r>
      </w:ins>
      <w:r>
        <w:t xml:space="preserve">calculation of </w:t>
      </w:r>
      <w:r>
        <w:rPr>
          <w:i/>
        </w:rPr>
        <w:t>N</w:t>
      </w:r>
      <w:r>
        <w:t>) because of their patchy distribution</w:t>
      </w:r>
      <w:ins w:id="531" w:author="Arcella" w:date="2022-10-11T13:16:00Z">
        <w:r>
          <w:rPr/>
          <w:t>,</w:t>
        </w:r>
      </w:ins>
      <w:r>
        <w:t xml:space="preserve"> which is difficult to account for in a limited sampl</w:t>
      </w:r>
      <w:ins w:id="532" w:author="Arcella" w:date="2022-10-11T13:18:00Z">
        <w:r>
          <w:rPr/>
          <w:t>e</w:t>
        </w:r>
      </w:ins>
      <w:del w:id="533" w:author="Arcella" w:date="2022-10-11T13:18:00Z">
        <w:r>
          <w:rPr/>
          <w:delText>ing</w:delText>
        </w:r>
      </w:del>
      <w:r>
        <w:t>.</w:t>
      </w:r>
      <w:r>
        <w:rPr>
          <w:i/>
        </w:rPr>
        <w:t xml:space="preserve"> GI</w:t>
      </w:r>
      <w:r>
        <w:t>=log (L</w:t>
      </w:r>
      <w:r>
        <w:rPr>
          <w:sz w:val="24"/>
          <w:szCs w:val="24"/>
          <w:vertAlign w:val="subscript"/>
        </w:rPr>
        <w:t>∞</w:t>
      </w:r>
      <w:r>
        <w:t xml:space="preserve"> * K), where L</w:t>
      </w:r>
      <w:r>
        <w:rPr>
          <w:sz w:val="24"/>
          <w:szCs w:val="24"/>
          <w:vertAlign w:val="subscript"/>
        </w:rPr>
        <w:t>∞</w:t>
      </w:r>
      <w:r>
        <w:t xml:space="preserve"> and K – parameters of the von Bertalanffy equation calculated from the average values of the shell lengths of animals of different ages over 2 years old. </w:t>
      </w:r>
      <w:r>
        <w:rPr>
          <w:i/>
        </w:rPr>
        <w:t>GI</w:t>
      </w:r>
      <w:r>
        <w:t xml:space="preserve"> is used here as an indirect measure of mussel growth conditions in settlements. </w:t>
      </w:r>
      <w:del w:id="534" w:author="Arcella" w:date="2022-10-11T13:19:00Z">
        <w:r>
          <w:rPr/>
          <w:delText>S</w:delText>
        </w:r>
      </w:del>
      <w:ins w:id="535" w:author="Arcella" w:date="2022-10-11T13:19:00Z">
        <w:r>
          <w:rPr/>
          <w:t>A s</w:t>
        </w:r>
      </w:ins>
      <w:r>
        <w:t xml:space="preserve">imilar individual-based index known as Overall Growth Performance (OGP) is used in ecophysiology to account </w:t>
      </w:r>
      <w:del w:id="536" w:author="Arcella" w:date="2022-10-11T13:19:00Z">
        <w:r>
          <w:rPr/>
          <w:delText xml:space="preserve">to </w:delText>
        </w:r>
      </w:del>
      <w:ins w:id="537" w:author="Arcella" w:date="2022-10-11T13:19:00Z">
        <w:r>
          <w:rPr/>
          <w:t xml:space="preserve">for </w:t>
        </w:r>
      </w:ins>
      <w:r>
        <w:t xml:space="preserve">the rate of organism size increase during the lifetime (Brey 2001 and references </w:t>
      </w:r>
      <w:sdt>
        <w:sdtPr>
          <w:tag w:val="goog_rdk_18"/>
          <w:id w:val="-116224841"/>
        </w:sdtPr>
        <w:sdtContent>
          <w:commentRangeStart w:id="45"/>
        </w:sdtContent>
      </w:sdt>
      <w:r>
        <w:t>therein</w:t>
      </w:r>
      <w:commentRangeEnd w:id="45"/>
      <w:r>
        <w:commentReference w:id="45"/>
      </w:r>
      <w:r>
        <w:rPr>
          <w:sz w:val="16"/>
          <w:szCs w:val="16"/>
        </w:rPr>
        <w:t xml:space="preserve"> </w:t>
      </w:r>
      <w:r>
        <w:t xml:space="preserve">). </w:t>
      </w:r>
    </w:p>
    <w:p>
      <w:pPr>
        <w:spacing w:before="240" w:after="240"/>
      </w:pPr>
      <w:del w:id="538" w:author="Arcella" w:date="2022-10-11T13:20:00Z">
        <w:bookmarkStart w:id="1" w:name="_heading=h.avcohvx3gqau" w:colFirst="0" w:colLast="0"/>
        <w:bookmarkEnd w:id="1"/>
        <w:r>
          <w:rPr/>
          <w:delText xml:space="preserve">For calculations of </w:delText>
        </w:r>
      </w:del>
      <w:del w:id="539" w:author="Arcella" w:date="2022-10-11T13:20:00Z">
        <w:r>
          <w:rPr>
            <w:i/>
          </w:rPr>
          <w:delText>Lmax</w:delText>
        </w:r>
      </w:del>
      <w:del w:id="540" w:author="Arcella" w:date="2022-10-11T13:20:00Z">
        <w:r>
          <w:rPr/>
          <w:delText xml:space="preserve">, </w:delText>
        </w:r>
      </w:del>
      <w:del w:id="541" w:author="Arcella" w:date="2022-10-11T13:20:00Z">
        <w:r>
          <w:rPr>
            <w:i/>
          </w:rPr>
          <w:delText>Ptros</w:delText>
        </w:r>
      </w:del>
      <w:del w:id="542" w:author="Arcella" w:date="2022-10-11T13:20:00Z">
        <w:r>
          <w:rPr/>
          <w:delText xml:space="preserve"> and </w:delText>
        </w:r>
      </w:del>
      <w:del w:id="543" w:author="Arcella" w:date="2022-10-11T13:20:00Z">
        <w:r>
          <w:rPr>
            <w:i/>
          </w:rPr>
          <w:delText xml:space="preserve">GI </w:delText>
        </w:r>
      </w:del>
      <w:del w:id="544" w:author="Arcella" w:date="2022-10-11T13:20:00Z">
        <w:r>
          <w:rPr/>
          <w:delText>p</w:delText>
        </w:r>
      </w:del>
      <w:ins w:id="545" w:author="Arcella" w:date="2022-10-11T13:20:00Z">
        <w:r>
          <w:rPr/>
          <w:t>P</w:t>
        </w:r>
      </w:ins>
      <w:r>
        <w:t>ooled samples from individual settlements</w:t>
      </w:r>
      <w:ins w:id="546" w:author="Arcella" w:date="2022-10-11T13:19:00Z">
        <w:r>
          <w:rPr/>
          <w:t xml:space="preserve"> were used</w:t>
        </w:r>
      </w:ins>
      <w:ins w:id="547" w:author="Arcella" w:date="2022-10-11T13:20:00Z">
        <w:r>
          <w:rPr/>
          <w:t xml:space="preserve"> for calculations of </w:t>
        </w:r>
      </w:ins>
      <w:ins w:id="548" w:author="Arcella" w:date="2022-10-11T13:20:00Z">
        <w:r>
          <w:rPr>
            <w:i/>
          </w:rPr>
          <w:t>Lmax</w:t>
        </w:r>
      </w:ins>
      <w:ins w:id="549" w:author="Arcella" w:date="2022-10-11T13:20:00Z">
        <w:r>
          <w:rPr/>
          <w:t xml:space="preserve">, </w:t>
        </w:r>
      </w:ins>
      <w:ins w:id="550" w:author="Arcella" w:date="2022-10-11T13:20:00Z">
        <w:r>
          <w:rPr>
            <w:i/>
          </w:rPr>
          <w:t>Ptros</w:t>
        </w:r>
      </w:ins>
      <w:ins w:id="551" w:author="Arcella" w:date="2022-10-11T13:20:00Z">
        <w:r>
          <w:rPr/>
          <w:t xml:space="preserve"> and </w:t>
        </w:r>
      </w:ins>
      <w:ins w:id="552" w:author="Arcella" w:date="2022-10-11T13:20:00Z">
        <w:r>
          <w:rPr>
            <w:i/>
          </w:rPr>
          <w:t>GI</w:t>
        </w:r>
      </w:ins>
      <w:del w:id="553" w:author="Arcella" w:date="2022-10-11T13:21:00Z">
        <w:r>
          <w:rPr/>
          <w:delText>,</w:delText>
        </w:r>
      </w:del>
      <w:ins w:id="554" w:author="Arcella" w:date="2022-10-11T13:21:00Z">
        <w:r>
          <w:rPr/>
          <w:t>.</w:t>
        </w:r>
      </w:ins>
      <w:r>
        <w:t xml:space="preserve"> </w:t>
      </w:r>
      <w:del w:id="555" w:author="Arcella" w:date="2022-10-11T13:21:00Z">
        <w:r>
          <w:rPr/>
          <w:delText xml:space="preserve">while </w:delText>
        </w:r>
      </w:del>
      <w:del w:id="556" w:author="Arcella" w:date="2022-10-11T13:20:00Z">
        <w:r>
          <w:rPr/>
          <w:delText xml:space="preserve">for calculations of other characteristics - </w:delText>
        </w:r>
      </w:del>
      <w:del w:id="557" w:author="Arcella" w:date="2022-10-11T13:21:00Z">
        <w:r>
          <w:rPr/>
          <w:delText>a</w:delText>
        </w:r>
      </w:del>
      <w:ins w:id="558" w:author="Arcella" w:date="2022-10-11T13:21:00Z">
        <w:r>
          <w:rPr/>
          <w:t>A</w:t>
        </w:r>
      </w:ins>
      <w:r>
        <w:t>veraged data on multiple samples from individual settlements were used</w:t>
      </w:r>
      <w:ins w:id="559" w:author="Arcella" w:date="2022-10-11T13:20:00Z">
        <w:r>
          <w:rPr/>
          <w:t xml:space="preserve"> for calculations of </w:t>
        </w:r>
      </w:ins>
      <w:ins w:id="560" w:author="Arcella" w:date="2022-10-11T13:21:00Z">
        <w:r>
          <w:rPr/>
          <w:t xml:space="preserve">the </w:t>
        </w:r>
      </w:ins>
      <w:ins w:id="561" w:author="Arcella" w:date="2022-10-11T13:20:00Z">
        <w:r>
          <w:rPr/>
          <w:t>other characteristics</w:t>
        </w:r>
      </w:ins>
      <w:r>
        <w:t>.</w:t>
      </w:r>
    </w:p>
    <w:p>
      <w:pPr>
        <w:spacing w:before="240" w:after="240"/>
        <w:rPr>
          <w:b/>
        </w:rPr>
      </w:pPr>
      <w:bookmarkStart w:id="2" w:name="_heading=h.yk25wrwyr1o8" w:colFirst="0" w:colLast="0"/>
      <w:bookmarkEnd w:id="2"/>
      <w:r>
        <w:rPr>
          <w:b/>
        </w:rPr>
        <w:t>Statistical analyses</w:t>
      </w:r>
      <w:del w:id="562" w:author="Arcella" w:date="2022-10-11T13:21:00Z">
        <w:r>
          <w:rPr>
            <w:b/>
          </w:rPr>
          <w:delText>.</w:delText>
        </w:r>
      </w:del>
    </w:p>
    <w:p>
      <w:pPr>
        <w:spacing w:before="240" w:after="240"/>
      </w:pPr>
      <w:r>
        <w:t xml:space="preserve">All statistical analyses were performed with functions of R statistical programming language (R Core Team 2020). Multidimensional analyses (CA, CCA, PERMANOVA, SIMPER) were performed by “vegan” package (Oksanen et al. </w:t>
      </w:r>
      <w:commentRangeStart w:id="46"/>
      <w:r>
        <w:t>2020</w:t>
      </w:r>
      <w:commentRangeEnd w:id="46"/>
      <w:r>
        <w:rPr>
          <w:rStyle w:val="10"/>
        </w:rPr>
        <w:commentReference w:id="46"/>
      </w:r>
      <w:r>
        <w:t xml:space="preserve">), regression analysis was performed by “glmmTMB” (Brooks et al. </w:t>
      </w:r>
      <w:commentRangeStart w:id="47"/>
      <w:r>
        <w:t>2017</w:t>
      </w:r>
      <w:commentRangeEnd w:id="47"/>
      <w:r>
        <w:rPr>
          <w:rStyle w:val="10"/>
        </w:rPr>
        <w:commentReference w:id="47"/>
      </w:r>
      <w:r>
        <w:t>) and “mgcv” (</w:t>
      </w:r>
      <w:sdt>
        <w:sdtPr>
          <w:tag w:val="goog_rdk_19"/>
          <w:id w:val="1715073067"/>
        </w:sdtPr>
        <w:sdtContent>
          <w:commentRangeStart w:id="48"/>
        </w:sdtContent>
      </w:sdt>
      <w:r>
        <w:t>Wood, 2011</w:t>
      </w:r>
      <w:commentRangeEnd w:id="48"/>
      <w:r>
        <w:commentReference w:id="48"/>
      </w:r>
      <w:r>
        <w:t>) packages. In all analyses where permutational procedures were implemented, 9999 permutations were set up.</w:t>
      </w:r>
    </w:p>
    <w:p>
      <w:pPr>
        <w:spacing w:before="240" w:after="240"/>
        <w:rPr>
          <w:b/>
          <w:i/>
        </w:rPr>
      </w:pPr>
      <w:bookmarkStart w:id="3" w:name="_heading=h.t0rbs5b3fb3p" w:colFirst="0" w:colLast="0"/>
      <w:bookmarkEnd w:id="3"/>
      <w:r>
        <w:rPr>
          <w:b/>
          <w:i/>
        </w:rPr>
        <w:t xml:space="preserve">Prediction of taxonomic structure by morphotypes </w:t>
      </w:r>
    </w:p>
    <w:p>
      <w:pPr>
        <w:spacing w:before="240" w:after="240"/>
      </w:pPr>
      <w:bookmarkStart w:id="4" w:name="_heading=h.h4dennhqvrhk" w:colFirst="0" w:colLast="0"/>
      <w:bookmarkEnd w:id="4"/>
      <w:r>
        <w:t xml:space="preserve">Khaitov et al. 2021 provided formulas to predict the proportion of </w:t>
      </w:r>
      <w:r>
        <w:rPr>
          <w:i/>
        </w:rPr>
        <w:t xml:space="preserve">MT </w:t>
      </w:r>
      <w:r>
        <w:t>(</w:t>
      </w:r>
      <w:r>
        <w:rPr>
          <w:i/>
        </w:rPr>
        <w:t>Ptros</w:t>
      </w:r>
      <w:r>
        <w:t>) based on</w:t>
      </w:r>
      <w:ins w:id="563" w:author="Arcella" w:date="2022-10-11T14:09:00Z">
        <w:r>
          <w:rPr/>
          <w:t xml:space="preserve"> the</w:t>
        </w:r>
      </w:ins>
      <w:r>
        <w:t xml:space="preserve"> proportion of T-morphotypes (</w:t>
      </w:r>
      <w:r>
        <w:rPr>
          <w:i/>
        </w:rPr>
        <w:t>PT</w:t>
      </w:r>
      <w:r>
        <w:t xml:space="preserve">) in samples from </w:t>
      </w:r>
      <w:del w:id="564" w:author="Arcella" w:date="2022-10-19T13:43:00Z">
        <w:r>
          <w:rPr/>
          <w:delText>low-</w:delText>
        </w:r>
      </w:del>
      <w:ins w:id="565" w:author="Arcella" w:date="2022-10-19T13:43:00Z">
        <w:r>
          <w:rPr/>
          <w:t>brackish</w:t>
        </w:r>
      </w:ins>
      <w:r>
        <w:t xml:space="preserve"> (&lt;30 ppt) and </w:t>
      </w:r>
      <w:del w:id="566" w:author="Arcella" w:date="2022-10-19T13:43:00Z">
        <w:r>
          <w:rPr/>
          <w:delText xml:space="preserve">high- </w:delText>
        </w:r>
      </w:del>
      <w:ins w:id="567" w:author="Arcella" w:date="2022-10-19T13:43:00Z">
        <w:r>
          <w:rPr/>
          <w:t xml:space="preserve">saline </w:t>
        </w:r>
      </w:ins>
      <w:r>
        <w:t xml:space="preserve">(≥30 ppt) </w:t>
      </w:r>
      <w:del w:id="568" w:author="Arcella" w:date="2022-10-19T13:43:00Z">
        <w:r>
          <w:rPr/>
          <w:delText xml:space="preserve">saline </w:delText>
        </w:r>
      </w:del>
      <w:r>
        <w:t xml:space="preserve">habitats. The salinity boundary between </w:t>
      </w:r>
      <w:del w:id="569" w:author="Arcella" w:date="2022-10-19T13:43:00Z">
        <w:r>
          <w:rPr/>
          <w:delText xml:space="preserve">low- </w:delText>
        </w:r>
      </w:del>
      <w:ins w:id="570" w:author="Arcella" w:date="2022-10-19T13:43:00Z">
        <w:r>
          <w:rPr/>
          <w:t xml:space="preserve">brackish </w:t>
        </w:r>
      </w:ins>
      <w:r>
        <w:t xml:space="preserve">and </w:t>
      </w:r>
      <w:del w:id="571" w:author="Arcella" w:date="2022-10-19T13:44:00Z">
        <w:r>
          <w:rPr/>
          <w:delText xml:space="preserve">high </w:delText>
        </w:r>
      </w:del>
      <w:r>
        <w:t>saline habitats was chosen conventionally</w:t>
      </w:r>
      <w:ins w:id="572" w:author="Arcella" w:date="2022-10-11T14:09:00Z">
        <w:r>
          <w:rPr/>
          <w:t>,</w:t>
        </w:r>
      </w:ins>
      <w:r>
        <w:t xml:space="preserve"> and six samples from </w:t>
      </w:r>
      <w:ins w:id="573" w:author="Arcella" w:date="2022-10-11T14:09:00Z">
        <w:r>
          <w:rPr/>
          <w:t xml:space="preserve">the </w:t>
        </w:r>
      </w:ins>
      <w:r>
        <w:t xml:space="preserve">Tyuva used in </w:t>
      </w:r>
      <w:del w:id="574" w:author="Arcella" w:date="2022-10-11T14:09:00Z">
        <w:r>
          <w:rPr/>
          <w:delText xml:space="preserve">their </w:delText>
        </w:r>
      </w:del>
      <w:ins w:id="575" w:author="Arcella" w:date="2022-10-11T14:09:00Z">
        <w:r>
          <w:rPr/>
          <w:t xml:space="preserve">that </w:t>
        </w:r>
      </w:ins>
      <w:r>
        <w:t xml:space="preserve">study were treated as </w:t>
      </w:r>
      <w:ins w:id="576" w:author="Arcella" w:date="2022-10-11T14:10:00Z">
        <w:r>
          <w:rPr/>
          <w:t xml:space="preserve">being </w:t>
        </w:r>
      </w:ins>
      <w:r>
        <w:t xml:space="preserve">from saline habitats. </w:t>
      </w:r>
      <w:del w:id="577" w:author="Arcella" w:date="2022-10-11T14:17:00Z">
        <w:r>
          <w:rPr/>
          <w:delText xml:space="preserve">Because </w:delText>
        </w:r>
      </w:del>
      <w:ins w:id="578" w:author="Arcella" w:date="2022-10-11T14:17:00Z">
        <w:r>
          <w:rPr/>
          <w:t xml:space="preserve">Since </w:t>
        </w:r>
      </w:ins>
      <w:del w:id="579" w:author="Arcella" w:date="2022-10-11T14:32:00Z">
        <w:r>
          <w:rPr/>
          <w:delText xml:space="preserve">it turned out that </w:delText>
        </w:r>
      </w:del>
      <w:r>
        <w:t xml:space="preserve">mussels in </w:t>
      </w:r>
      <w:ins w:id="580" w:author="Arcella" w:date="2022-10-11T14:18:00Z">
        <w:r>
          <w:rPr/>
          <w:t xml:space="preserve">the </w:t>
        </w:r>
      </w:ins>
      <w:r>
        <w:t>T</w:t>
      </w:r>
      <w:ins w:id="581" w:author="Arcella" w:date="2022-10-11T14:17:00Z">
        <w:r>
          <w:rPr/>
          <w:t>y</w:t>
        </w:r>
      </w:ins>
      <w:r>
        <w:t>u</w:t>
      </w:r>
      <w:del w:id="582" w:author="Arcella" w:date="2022-10-11T14:17:00Z">
        <w:r>
          <w:rPr/>
          <w:delText>i</w:delText>
        </w:r>
      </w:del>
      <w:r>
        <w:t xml:space="preserve">va </w:t>
      </w:r>
      <w:ins w:id="583" w:author="Arcella" w:date="2022-10-11T14:18:00Z">
        <w:r>
          <w:rPr/>
          <w:t xml:space="preserve">Inlet </w:t>
        </w:r>
      </w:ins>
      <w:r>
        <w:t xml:space="preserve">experience very variable salinity, and the habitat </w:t>
      </w:r>
      <w:del w:id="584" w:author="Arcella" w:date="2022-10-11T14:32:00Z">
        <w:r>
          <w:rPr/>
          <w:delText xml:space="preserve">cannot </w:delText>
        </w:r>
      </w:del>
      <w:ins w:id="585" w:author="Arcella" w:date="2022-10-11T14:32:00Z">
        <w:r>
          <w:rPr/>
          <w:t xml:space="preserve">could not </w:t>
        </w:r>
      </w:ins>
      <w:r>
        <w:t xml:space="preserve">be defined as either </w:t>
      </w:r>
      <w:del w:id="586" w:author="Arcella" w:date="2022-10-19T13:44:00Z">
        <w:r>
          <w:rPr/>
          <w:delText xml:space="preserve">low- </w:delText>
        </w:r>
      </w:del>
      <w:ins w:id="587" w:author="Arcella" w:date="2022-10-19T13:44:00Z">
        <w:r>
          <w:rPr/>
          <w:t xml:space="preserve">brackish </w:t>
        </w:r>
      </w:ins>
      <w:r>
        <w:t xml:space="preserve">or </w:t>
      </w:r>
      <w:del w:id="588" w:author="Arcella" w:date="2022-10-19T13:44:00Z">
        <w:r>
          <w:rPr/>
          <w:delText xml:space="preserve">high-salinity </w:delText>
        </w:r>
      </w:del>
      <w:ins w:id="589" w:author="Arcella" w:date="2022-10-19T13:44:00Z">
        <w:r>
          <w:rPr/>
          <w:t xml:space="preserve">saline </w:t>
        </w:r>
      </w:ins>
      <w:r>
        <w:t>(</w:t>
      </w:r>
      <w:r>
        <w:rPr>
          <w:b/>
        </w:rPr>
        <w:t>Fig. 1d</w:t>
      </w:r>
      <w:r>
        <w:t xml:space="preserve"> and below), we clarified the relationship between </w:t>
      </w:r>
      <w:r>
        <w:rPr>
          <w:i/>
        </w:rPr>
        <w:t xml:space="preserve">Ptros </w:t>
      </w:r>
      <w:r>
        <w:t xml:space="preserve">and </w:t>
      </w:r>
      <w:r>
        <w:rPr>
          <w:i/>
        </w:rPr>
        <w:t>PT</w:t>
      </w:r>
      <w:r>
        <w:t xml:space="preserve"> for local settlements. For this purpose, we have used 15 genotyped samples from</w:t>
      </w:r>
      <w:ins w:id="590" w:author="Arcella" w:date="2022-10-11T14:18:00Z">
        <w:r>
          <w:rPr/>
          <w:t xml:space="preserve"> the</w:t>
        </w:r>
      </w:ins>
      <w:r>
        <w:t xml:space="preserve"> Tyuva</w:t>
      </w:r>
      <w:ins w:id="591" w:author="Arcella" w:date="2022-10-11T14:18:00Z">
        <w:r>
          <w:rPr/>
          <w:t xml:space="preserve"> Inlet</w:t>
        </w:r>
      </w:ins>
      <w:r>
        <w:t xml:space="preserve">, </w:t>
      </w:r>
      <w:del w:id="592" w:author="Arcella" w:date="2022-10-11T14:33:00Z">
        <w:r>
          <w:rPr/>
          <w:delText>among</w:delText>
        </w:r>
      </w:del>
      <w:del w:id="593" w:author="Arcella" w:date="2022-10-11T14:18:00Z">
        <w:r>
          <w:rPr/>
          <w:delText>st</w:delText>
        </w:r>
      </w:del>
      <w:del w:id="594" w:author="Arcella" w:date="2022-10-11T14:33:00Z">
        <w:r>
          <w:rPr/>
          <w:delText xml:space="preserve"> them </w:delText>
        </w:r>
      </w:del>
      <w:ins w:id="595" w:author="Arcella" w:date="2022-10-11T14:33:00Z">
        <w:r>
          <w:rPr/>
          <w:t xml:space="preserve">including </w:t>
        </w:r>
      </w:ins>
      <w:r>
        <w:t xml:space="preserve">nine from </w:t>
      </w:r>
      <w:ins w:id="596" w:author="Arcella" w:date="2022-10-11T14:33:00Z">
        <w:r>
          <w:rPr/>
          <w:t xml:space="preserve">the </w:t>
        </w:r>
      </w:ins>
      <w:r>
        <w:t xml:space="preserve">published studies (Bufalova et al. </w:t>
      </w:r>
      <w:sdt>
        <w:sdtPr>
          <w:tag w:val="goog_rdk_20"/>
          <w:id w:val="-1841772546"/>
        </w:sdtPr>
        <w:sdtContent>
          <w:commentRangeStart w:id="49"/>
        </w:sdtContent>
      </w:sdt>
      <w:r>
        <w:t>2005</w:t>
      </w:r>
      <w:commentRangeEnd w:id="49"/>
      <w:r>
        <w:commentReference w:id="49"/>
      </w:r>
      <w:r>
        <w:t xml:space="preserve">, Vainola, Strelkov 2011, Khaitov et al. 2021), stored in collections of the Department of Ichthyology and Hydrobiology </w:t>
      </w:r>
      <w:ins w:id="597" w:author="Arcella" w:date="2022-10-11T14:33:00Z">
        <w:r>
          <w:rPr/>
          <w:t>(</w:t>
        </w:r>
      </w:ins>
      <w:r>
        <w:t xml:space="preserve">St. Petersburg </w:t>
      </w:r>
      <w:ins w:id="598" w:author="Arcella" w:date="2022-10-11T14:33:00Z">
        <w:r>
          <w:rPr/>
          <w:t xml:space="preserve">State </w:t>
        </w:r>
      </w:ins>
      <w:r>
        <w:t>University</w:t>
      </w:r>
      <w:ins w:id="599" w:author="Arcella" w:date="2022-10-11T14:33:00Z">
        <w:r>
          <w:rPr/>
          <w:t>)</w:t>
        </w:r>
      </w:ins>
      <w:r>
        <w:t>, and six new samples collected in 2018 (</w:t>
      </w:r>
      <w:r>
        <w:rPr>
          <w:b/>
        </w:rPr>
        <w:t>Fig. 1i</w:t>
      </w:r>
      <w:r>
        <w:t xml:space="preserve">, STable 1). New samples were genotyped by the same set of </w:t>
      </w:r>
      <w:del w:id="600" w:author="Arcella" w:date="2022-10-11T14:34:00Z">
        <w:r>
          <w:rPr/>
          <w:delText xml:space="preserve">"diagnostic" for two species </w:delText>
        </w:r>
      </w:del>
      <w:r>
        <w:t>allozyme loci</w:t>
      </w:r>
      <w:ins w:id="601" w:author="Arcella" w:date="2022-10-11T14:34:00Z">
        <w:r>
          <w:rPr/>
          <w:t xml:space="preserve"> "diagnostic" for the two species</w:t>
        </w:r>
      </w:ins>
      <w:r>
        <w:t xml:space="preserve"> </w:t>
      </w:r>
      <w:ins w:id="602" w:author="Arcella" w:date="2022-10-11T14:34:00Z">
        <w:r>
          <w:rPr/>
          <w:t>(</w:t>
        </w:r>
      </w:ins>
      <w:r>
        <w:t>Est-D, Gpi and Pgm</w:t>
      </w:r>
      <w:ins w:id="603" w:author="Arcella" w:date="2022-10-11T14:34:00Z">
        <w:r>
          <w:rPr/>
          <w:t>)</w:t>
        </w:r>
      </w:ins>
      <w:r>
        <w:rPr>
          <w:i/>
        </w:rPr>
        <w:t xml:space="preserve"> </w:t>
      </w:r>
      <w:r>
        <w:t xml:space="preserve">as in the </w:t>
      </w:r>
      <w:del w:id="604" w:author="Arcella" w:date="2022-10-11T14:34:00Z">
        <w:r>
          <w:rPr/>
          <w:delText xml:space="preserve">listed </w:delText>
        </w:r>
      </w:del>
      <w:r>
        <w:t>studies</w:t>
      </w:r>
      <w:ins w:id="605" w:author="Arcella" w:date="2022-10-11T14:34:00Z">
        <w:r>
          <w:rPr/>
          <w:t xml:space="preserve"> listed above</w:t>
        </w:r>
      </w:ins>
      <w:r>
        <w:t>. Multilocus genotypes were classified into two categories</w:t>
      </w:r>
      <w:del w:id="606" w:author="Arcella" w:date="2022-10-11T14:34:00Z">
        <w:r>
          <w:rPr/>
          <w:delText>:</w:delText>
        </w:r>
      </w:del>
      <w:ins w:id="607" w:author="Arcella" w:date="2022-10-11T14:34:00Z">
        <w:r>
          <w:rPr/>
          <w:t>,</w:t>
        </w:r>
      </w:ins>
      <w:r>
        <w:t xml:space="preserve"> </w:t>
      </w:r>
      <w:ins w:id="608" w:author="Arcella" w:date="2022-10-11T14:34:00Z">
        <w:r>
          <w:rPr/>
          <w:t xml:space="preserve">those </w:t>
        </w:r>
      </w:ins>
      <w:r>
        <w:t xml:space="preserve">dominated by </w:t>
      </w:r>
      <w:r>
        <w:rPr>
          <w:i/>
        </w:rPr>
        <w:t>M. edulis</w:t>
      </w:r>
      <w:r>
        <w:t xml:space="preserve"> genes and </w:t>
      </w:r>
      <w:ins w:id="609" w:author="Arcella" w:date="2022-10-11T14:34:00Z">
        <w:r>
          <w:rPr/>
          <w:t xml:space="preserve">those dominated </w:t>
        </w:r>
      </w:ins>
      <w:r>
        <w:t xml:space="preserve">by </w:t>
      </w:r>
      <w:r>
        <w:rPr>
          <w:i/>
        </w:rPr>
        <w:t>M. trossulus</w:t>
      </w:r>
      <w:r>
        <w:t xml:space="preserve"> genes</w:t>
      </w:r>
      <w:ins w:id="610" w:author="Arcella" w:date="2022-10-11T14:34:00Z">
        <w:r>
          <w:rPr/>
          <w:t>,</w:t>
        </w:r>
      </w:ins>
      <w:r>
        <w:t xml:space="preserve"> using Structure approach (Pritchard et al. </w:t>
      </w:r>
      <w:commentRangeStart w:id="50"/>
      <w:r>
        <w:t>2000</w:t>
      </w:r>
      <w:commentRangeEnd w:id="50"/>
      <w:r>
        <w:rPr>
          <w:rStyle w:val="10"/>
        </w:rPr>
        <w:commentReference w:id="50"/>
      </w:r>
      <w:r>
        <w:t>) as in Khaitov et al. 2021. For ease of presentation, these categories will be referred to as “</w:t>
      </w:r>
      <w:r>
        <w:rPr>
          <w:i/>
        </w:rPr>
        <w:t>M. trossulus</w:t>
      </w:r>
      <w:r>
        <w:t>” (</w:t>
      </w:r>
      <w:r>
        <w:rPr>
          <w:i/>
        </w:rPr>
        <w:t>MT</w:t>
      </w:r>
      <w:r>
        <w:t>) and “</w:t>
      </w:r>
      <w:r>
        <w:rPr>
          <w:i/>
        </w:rPr>
        <w:t>M. edulis</w:t>
      </w:r>
      <w:r>
        <w:t>” (</w:t>
      </w:r>
      <w:r>
        <w:rPr>
          <w:i/>
        </w:rPr>
        <w:t>ME</w:t>
      </w:r>
      <w:r>
        <w:t xml:space="preserve">) although each could include hybrids in addition to purebreds (Khaitov et al. 2021). To note, hybrids between </w:t>
      </w:r>
      <w:r>
        <w:rPr>
          <w:i/>
        </w:rPr>
        <w:t>ME</w:t>
      </w:r>
      <w:r>
        <w:t xml:space="preserve"> and </w:t>
      </w:r>
      <w:r>
        <w:rPr>
          <w:i/>
        </w:rPr>
        <w:t>MT</w:t>
      </w:r>
      <w:r>
        <w:t xml:space="preserve"> are rare in </w:t>
      </w:r>
      <w:ins w:id="611" w:author="Arcella" w:date="2022-10-11T14:35:00Z">
        <w:r>
          <w:rPr/>
          <w:t xml:space="preserve">the </w:t>
        </w:r>
      </w:ins>
      <w:r>
        <w:t xml:space="preserve">Kola Bay (5-15% by different estimations, Simon et al. 2020; Wenne et al 2020; Khaitov et al. </w:t>
      </w:r>
      <w:sdt>
        <w:sdtPr>
          <w:tag w:val="goog_rdk_21"/>
          <w:id w:val="1623655044"/>
        </w:sdtPr>
        <w:sdtContent>
          <w:commentRangeStart w:id="51"/>
        </w:sdtContent>
      </w:sdt>
      <w:r>
        <w:t>2021</w:t>
      </w:r>
      <w:commentRangeEnd w:id="51"/>
      <w:r>
        <w:commentReference w:id="51"/>
      </w:r>
      <w:r>
        <w:t>). The age of mussels was identified and</w:t>
      </w:r>
      <w:ins w:id="612" w:author="Arcella" w:date="2022-10-11T14:35:00Z">
        <w:r>
          <w:rPr/>
          <w:t xml:space="preserve"> only</w:t>
        </w:r>
      </w:ins>
      <w:r>
        <w:t xml:space="preserve"> mussels</w:t>
      </w:r>
      <w:ins w:id="613" w:author="Arcella" w:date="2022-10-11T14:35:00Z">
        <w:r>
          <w:rPr/>
          <w:t xml:space="preserve"> aged</w:t>
        </w:r>
      </w:ins>
      <w:r>
        <w:t xml:space="preserve"> 4-7 years </w:t>
      </w:r>
      <w:del w:id="614" w:author="Arcella" w:date="2022-10-11T14:35:00Z">
        <w:r>
          <w:rPr/>
          <w:delText xml:space="preserve">old </w:delText>
        </w:r>
      </w:del>
      <w:r>
        <w:t xml:space="preserve">were </w:t>
      </w:r>
      <w:del w:id="615" w:author="Arcella" w:date="2022-10-11T14:35:00Z">
        <w:r>
          <w:rPr/>
          <w:delText xml:space="preserve">only </w:delText>
        </w:r>
      </w:del>
      <w:r>
        <w:t xml:space="preserve">used in the analysis. Empirical relationships between </w:t>
      </w:r>
      <w:r>
        <w:rPr>
          <w:i/>
        </w:rPr>
        <w:t>PT</w:t>
      </w:r>
      <w:r>
        <w:t xml:space="preserve"> and </w:t>
      </w:r>
      <w:r>
        <w:rPr>
          <w:i/>
        </w:rPr>
        <w:t>Ptros</w:t>
      </w:r>
      <w:r>
        <w:t xml:space="preserve"> within the three Barents Sea sample sets </w:t>
      </w:r>
      <w:del w:id="616" w:author="Arcella" w:date="2022-10-11T14:35:00Z">
        <w:r>
          <w:rPr/>
          <w:delText xml:space="preserve">- </w:delText>
        </w:r>
      </w:del>
      <w:ins w:id="617" w:author="Arcella" w:date="2022-10-11T14:35:00Z">
        <w:r>
          <w:rPr/>
          <w:t>(</w:t>
        </w:r>
      </w:ins>
      <w:r>
        <w:t xml:space="preserve">15 samples from </w:t>
      </w:r>
      <w:ins w:id="618" w:author="Arcella" w:date="2022-10-11T14:35:00Z">
        <w:r>
          <w:rPr/>
          <w:t xml:space="preserve">the </w:t>
        </w:r>
      </w:ins>
      <w:r>
        <w:t xml:space="preserve">Tyuva, 8 samples from </w:t>
      </w:r>
      <w:del w:id="619" w:author="Arcella" w:date="2022-10-19T13:44:00Z">
        <w:r>
          <w:rPr/>
          <w:delText>high-</w:delText>
        </w:r>
      </w:del>
      <w:r>
        <w:t xml:space="preserve">saline localities excluding Tyuva and 12 samples from </w:t>
      </w:r>
      <w:del w:id="620" w:author="Arcella" w:date="2022-10-19T13:44:00Z">
        <w:r>
          <w:rPr/>
          <w:delText xml:space="preserve">low-saline </w:delText>
        </w:r>
      </w:del>
      <w:ins w:id="621" w:author="Arcella" w:date="2022-10-19T13:44:00Z">
        <w:r>
          <w:rPr/>
          <w:t xml:space="preserve">brackish </w:t>
        </w:r>
      </w:ins>
      <w:r>
        <w:t>localities from Khaitov et al. 2021</w:t>
      </w:r>
      <w:ins w:id="622" w:author="Arcella" w:date="2022-10-11T14:35:00Z">
        <w:r>
          <w:rPr/>
          <w:t>)</w:t>
        </w:r>
      </w:ins>
      <w:r>
        <w:t xml:space="preserve"> were derived using a regression approach as in Khaitov et al. 2021. In the logistic regression model based on binomial distribution (logit link-function) </w:t>
      </w:r>
      <w:r>
        <w:rPr>
          <w:i/>
        </w:rPr>
        <w:t xml:space="preserve">Ptros </w:t>
      </w:r>
      <w:r>
        <w:t>was considered as a dependent variable</w:t>
      </w:r>
      <w:ins w:id="623" w:author="Arcella" w:date="2022-10-11T14:36:00Z">
        <w:r>
          <w:rPr/>
          <w:t>, while</w:t>
        </w:r>
      </w:ins>
      <w:r>
        <w:t xml:space="preserve"> </w:t>
      </w:r>
      <w:del w:id="624" w:author="Arcella" w:date="2022-10-11T14:36:00Z">
        <w:r>
          <w:rPr/>
          <w:delText xml:space="preserve">and </w:delText>
        </w:r>
      </w:del>
      <w:r>
        <w:rPr>
          <w:i/>
        </w:rPr>
        <w:t xml:space="preserve">PT </w:t>
      </w:r>
      <w:r>
        <w:t>and sample set</w:t>
      </w:r>
      <w:ins w:id="625" w:author="Arcella" w:date="2022-10-11T14:36:00Z">
        <w:r>
          <w:rPr/>
          <w:t xml:space="preserve"> were considered</w:t>
        </w:r>
      </w:ins>
      <w:r>
        <w:t xml:space="preserve"> as predictors. Interaction between </w:t>
      </w:r>
      <w:ins w:id="626" w:author="Arcella" w:date="2022-10-11T14:36:00Z">
        <w:r>
          <w:rPr/>
          <w:t xml:space="preserve">the </w:t>
        </w:r>
      </w:ins>
      <w:r>
        <w:t xml:space="preserve">predictors was </w:t>
      </w:r>
      <w:ins w:id="627" w:author="Arcella" w:date="2022-10-11T14:36:00Z">
        <w:r>
          <w:rPr/>
          <w:t xml:space="preserve">also </w:t>
        </w:r>
      </w:ins>
      <w:r>
        <w:t>included in the model</w:t>
      </w:r>
      <w:del w:id="628" w:author="Arcella" w:date="2022-10-11T14:36:00Z">
        <w:r>
          <w:rPr/>
          <w:delText xml:space="preserve"> as well</w:delText>
        </w:r>
      </w:del>
      <w:r>
        <w:t>.</w:t>
      </w:r>
    </w:p>
    <w:p>
      <w:pPr>
        <w:spacing w:before="240" w:after="240"/>
        <w:rPr>
          <w:b/>
        </w:rPr>
      </w:pPr>
      <w:bookmarkStart w:id="5" w:name="_heading=h.jqy7hj77fwg4" w:colFirst="0" w:colLast="0"/>
      <w:bookmarkEnd w:id="5"/>
      <w:r>
        <w:rPr>
          <w:b/>
        </w:rPr>
        <w:t>Analysis of population and taxonomic structuring of Ty</w:t>
      </w:r>
      <w:ins w:id="629" w:author="Arcella" w:date="2022-10-11T14:36:00Z">
        <w:r>
          <w:rPr>
            <w:b/>
          </w:rPr>
          <w:t>u</w:t>
        </w:r>
      </w:ins>
      <w:r>
        <w:rPr>
          <w:b/>
        </w:rPr>
        <w:t>va mussels in 2009-2010</w:t>
      </w:r>
    </w:p>
    <w:p>
      <w:pPr>
        <w:spacing w:before="240" w:after="240"/>
      </w:pPr>
      <w:bookmarkStart w:id="6" w:name="_heading=h.3cgitaoxzeno" w:colFirst="0" w:colLast="0"/>
      <w:bookmarkEnd w:id="6"/>
      <w:r>
        <w:t xml:space="preserve">To evaluate </w:t>
      </w:r>
      <w:ins w:id="630" w:author="Arcella" w:date="2022-10-11T14:40:00Z">
        <w:r>
          <w:rPr/>
          <w:t xml:space="preserve">the </w:t>
        </w:r>
      </w:ins>
      <w:r>
        <w:t xml:space="preserve">population and taxonomic structuring of </w:t>
      </w:r>
      <w:ins w:id="631" w:author="Arcella" w:date="2022-10-11T14:40:00Z">
        <w:r>
          <w:rPr/>
          <w:t xml:space="preserve">the </w:t>
        </w:r>
      </w:ins>
      <w:r>
        <w:t>Ty</w:t>
      </w:r>
      <w:ins w:id="632" w:author="Arcella" w:date="2022-10-11T14:38:00Z">
        <w:r>
          <w:rPr/>
          <w:t>u</w:t>
        </w:r>
      </w:ins>
      <w:r>
        <w:t xml:space="preserve">va mussels and </w:t>
      </w:r>
      <w:ins w:id="633" w:author="Arcella" w:date="2022-10-11T14:39:00Z">
        <w:r>
          <w:rPr/>
          <w:t xml:space="preserve">to </w:t>
        </w:r>
      </w:ins>
      <w:r>
        <w:t xml:space="preserve">describe how taxonomic structure and demographic characteristics of </w:t>
      </w:r>
      <w:ins w:id="634" w:author="Arcella" w:date="2022-10-11T14:40:00Z">
        <w:r>
          <w:rPr/>
          <w:t xml:space="preserve">the </w:t>
        </w:r>
      </w:ins>
      <w:r>
        <w:t xml:space="preserve">settlements </w:t>
      </w:r>
      <w:del w:id="635" w:author="Arcella" w:date="2022-10-11T14:40:00Z">
        <w:r>
          <w:rPr/>
          <w:delText>a</w:delText>
        </w:r>
      </w:del>
      <w:ins w:id="636" w:author="Arcella" w:date="2022-10-11T14:40:00Z">
        <w:r>
          <w:rPr/>
          <w:t>we</w:t>
        </w:r>
      </w:ins>
      <w:r>
        <w:t xml:space="preserve">re related to </w:t>
      </w:r>
      <w:ins w:id="637" w:author="Arcella" w:date="2022-10-11T14:40:00Z">
        <w:r>
          <w:rPr/>
          <w:t xml:space="preserve">the </w:t>
        </w:r>
      </w:ins>
      <w:r>
        <w:t xml:space="preserve">key environmental factors we used </w:t>
      </w:r>
      <w:del w:id="638" w:author="Arcella" w:date="2022-10-11T14:39:00Z">
        <w:r>
          <w:rPr/>
          <w:delText xml:space="preserve">rich </w:delText>
        </w:r>
      </w:del>
      <w:ins w:id="639" w:author="Arcella" w:date="2022-10-11T14:39:00Z">
        <w:r>
          <w:rPr/>
          <w:t xml:space="preserve">abundant </w:t>
        </w:r>
      </w:ins>
      <w:r>
        <w:t>data from 2009-2010. Associations between all demographic, taxonomic and environmental parameters (</w:t>
      </w:r>
      <w:ins w:id="640" w:author="Arcella" w:date="2022-10-11T14:41:00Z">
        <w:r>
          <w:rPr/>
          <w:t xml:space="preserve">except </w:t>
        </w:r>
      </w:ins>
      <w:r>
        <w:t>salinity</w:t>
      </w:r>
      <w:del w:id="641" w:author="Arcella" w:date="2022-10-11T14:41:00Z">
        <w:r>
          <w:rPr/>
          <w:delText xml:space="preserve"> not included</w:delText>
        </w:r>
      </w:del>
      <w:r>
        <w:t xml:space="preserve">) were quantified </w:t>
      </w:r>
      <w:del w:id="642" w:author="Arcella" w:date="2022-10-11T14:41:00Z">
        <w:r>
          <w:rPr/>
          <w:delText xml:space="preserve">by use </w:delText>
        </w:r>
      </w:del>
      <w:ins w:id="643" w:author="Arcella" w:date="2022-10-11T14:41:00Z">
        <w:r>
          <w:rPr/>
          <w:t xml:space="preserve">with the help </w:t>
        </w:r>
      </w:ins>
      <w:r>
        <w:t xml:space="preserve">of canonical correspondence analysis (CCA, Ter Braak, Verdonschot </w:t>
      </w:r>
      <w:commentRangeStart w:id="52"/>
      <w:r>
        <w:t>1995</w:t>
      </w:r>
      <w:commentRangeEnd w:id="52"/>
      <w:r>
        <w:rPr>
          <w:rStyle w:val="10"/>
        </w:rPr>
        <w:commentReference w:id="52"/>
      </w:r>
      <w:r>
        <w:t xml:space="preserve">). Associations between </w:t>
      </w:r>
      <w:r>
        <w:rPr>
          <w:i/>
        </w:rPr>
        <w:t xml:space="preserve">Ptros </w:t>
      </w:r>
      <w:r>
        <w:t xml:space="preserve">and environmental parameters were also analyzed separately using regression analysis. To compare groups of settlements from different habitats identified visually during sampling (i.e. rocky littoral, sandbanks, kelp forests and the Bed) by demographic parameters and </w:t>
      </w:r>
      <w:r>
        <w:rPr>
          <w:i/>
        </w:rPr>
        <w:t>Ptros</w:t>
      </w:r>
      <w:r>
        <w:t xml:space="preserve"> </w:t>
      </w:r>
      <w:del w:id="644" w:author="Arcella" w:date="2022-10-11T14:42:00Z">
        <w:r>
          <w:rPr/>
          <w:delText xml:space="preserve">the </w:delText>
        </w:r>
      </w:del>
      <w:r>
        <w:t xml:space="preserve">Permutation Multivariate Analysis of Variance (PERMANOVA, Anderson </w:t>
      </w:r>
      <w:commentRangeStart w:id="53"/>
      <w:r>
        <w:t>2014</w:t>
      </w:r>
      <w:commentRangeEnd w:id="53"/>
      <w:r>
        <w:rPr>
          <w:rStyle w:val="10"/>
        </w:rPr>
        <w:commentReference w:id="53"/>
      </w:r>
      <w:r>
        <w:t>) was used.</w:t>
      </w:r>
    </w:p>
    <w:p>
      <w:pPr>
        <w:spacing w:before="240" w:after="240"/>
      </w:pPr>
      <w:bookmarkStart w:id="7" w:name="_heading=h.129lshme2mbn" w:colFirst="0" w:colLast="0"/>
      <w:bookmarkEnd w:id="7"/>
      <w:r>
        <w:t xml:space="preserve">In the CCA analysis, the matrix of dependent variables </w:t>
      </w:r>
      <w:del w:id="645" w:author="Arcella" w:date="2022-10-11T14:43:00Z">
        <w:r>
          <w:rPr/>
          <w:delText xml:space="preserve">included </w:delText>
        </w:r>
      </w:del>
      <w:ins w:id="646" w:author="Arcella" w:date="2022-10-11T14:43:00Z">
        <w:r>
          <w:rPr/>
          <w:t xml:space="preserve">contained </w:t>
        </w:r>
      </w:ins>
      <w:r>
        <w:rPr>
          <w:i/>
        </w:rPr>
        <w:t xml:space="preserve">Ptros </w:t>
      </w:r>
      <w:r>
        <w:t>and all demographic parameters</w:t>
      </w:r>
      <w:ins w:id="647" w:author="Arcella" w:date="2022-10-11T14:42:00Z">
        <w:r>
          <w:rPr/>
          <w:t>,</w:t>
        </w:r>
      </w:ins>
      <w:r>
        <w:t xml:space="preserve"> while the constraints matrix </w:t>
      </w:r>
      <w:del w:id="648" w:author="Arcella" w:date="2022-10-11T14:43:00Z">
        <w:r>
          <w:rPr/>
          <w:delText xml:space="preserve">- </w:delText>
        </w:r>
      </w:del>
      <w:ins w:id="649" w:author="Arcella" w:date="2022-10-11T14:43:00Z">
        <w:r>
          <w:rPr/>
          <w:t xml:space="preserve">contained </w:t>
        </w:r>
      </w:ins>
      <w:r>
        <w:t xml:space="preserve">all environmental parameters. </w:t>
      </w:r>
      <w:del w:id="650" w:author="Arcella" w:date="2022-10-11T14:43:00Z">
        <w:r>
          <w:rPr/>
          <w:delText>To construct a</w:delText>
        </w:r>
      </w:del>
      <w:ins w:id="651" w:author="Arcella" w:date="2022-10-11T14:43:00Z">
        <w:r>
          <w:rPr/>
          <w:t>A</w:t>
        </w:r>
      </w:ins>
      <w:r>
        <w:t xml:space="preserve">n optimal CCA model </w:t>
      </w:r>
      <w:del w:id="652" w:author="Arcella" w:date="2022-10-11T14:43:00Z">
        <w:r>
          <w:rPr/>
          <w:delText xml:space="preserve">we used </w:delText>
        </w:r>
      </w:del>
      <w:ins w:id="653" w:author="Arcella" w:date="2022-10-11T14:43:00Z">
        <w:r>
          <w:rPr/>
          <w:t xml:space="preserve">was constructed with the use of </w:t>
        </w:r>
      </w:ins>
      <w:r>
        <w:t xml:space="preserve">forward selection protocol (Blanchet et al. </w:t>
      </w:r>
      <w:commentRangeStart w:id="54"/>
      <w:r>
        <w:t>2008</w:t>
      </w:r>
      <w:commentRangeEnd w:id="54"/>
      <w:r>
        <w:rPr>
          <w:rStyle w:val="10"/>
        </w:rPr>
        <w:commentReference w:id="54"/>
      </w:r>
      <w:r>
        <w:t xml:space="preserve">). The statistical significance of the optimal model, individual canonical axes and constraints was assessed by permutation methods (Legendre, Legendre </w:t>
      </w:r>
      <w:commentRangeStart w:id="55"/>
      <w:r>
        <w:t>2012</w:t>
      </w:r>
      <w:commentRangeEnd w:id="55"/>
      <w:r>
        <w:rPr>
          <w:rStyle w:val="10"/>
        </w:rPr>
        <w:commentReference w:id="55"/>
      </w:r>
      <w:r>
        <w:t xml:space="preserve">). </w:t>
      </w:r>
    </w:p>
    <w:p>
      <w:pPr>
        <w:spacing w:before="240" w:after="240"/>
      </w:pPr>
      <w:bookmarkStart w:id="8" w:name="_heading=h.bu8bzs45z9ai" w:colFirst="0" w:colLast="0"/>
      <w:bookmarkEnd w:id="8"/>
      <w:r>
        <w:t>In the regression analysis, a generalized linear mixed model (GLMM) with beta distribution and a logit link-function was used</w:t>
      </w:r>
      <w:ins w:id="654" w:author="Arcella" w:date="2022-10-11T14:43:00Z">
        <w:r>
          <w:rPr/>
          <w:t>,</w:t>
        </w:r>
      </w:ins>
      <w:r>
        <w:t xml:space="preserve"> where </w:t>
      </w:r>
      <w:r>
        <w:rPr>
          <w:i/>
        </w:rPr>
        <w:t>Ptros</w:t>
      </w:r>
      <w:r>
        <w:t xml:space="preserve"> was the dependent variable, and environmental parameters </w:t>
      </w:r>
      <w:del w:id="655" w:author="Arcella" w:date="2022-10-11T14:44:00Z">
        <w:r>
          <w:rPr/>
          <w:delText xml:space="preserve">(values of quantitative ones being standardized) </w:delText>
        </w:r>
      </w:del>
      <w:r>
        <w:t>were predictors</w:t>
      </w:r>
      <w:ins w:id="656" w:author="Arcella" w:date="2022-10-11T14:44:00Z">
        <w:r>
          <w:rPr/>
          <w:t xml:space="preserve"> (the values of quantitative </w:t>
        </w:r>
      </w:ins>
      <w:ins w:id="657" w:author="Arcella" w:date="2022-10-11T14:45:00Z">
        <w:r>
          <w:rPr/>
          <w:t>environmental parameters</w:t>
        </w:r>
      </w:ins>
      <w:ins w:id="658" w:author="Arcella" w:date="2022-10-11T14:44:00Z">
        <w:r>
          <w:rPr/>
          <w:t xml:space="preserve"> </w:t>
        </w:r>
      </w:ins>
      <w:ins w:id="659" w:author="Arcella" w:date="2022-10-11T14:45:00Z">
        <w:r>
          <w:rPr/>
          <w:t xml:space="preserve">were </w:t>
        </w:r>
      </w:ins>
      <w:ins w:id="660" w:author="Arcella" w:date="2022-10-11T14:44:00Z">
        <w:r>
          <w:rPr/>
          <w:t>standardized)</w:t>
        </w:r>
      </w:ins>
      <w:r>
        <w:t xml:space="preserve">. The transect was </w:t>
      </w:r>
      <w:del w:id="661" w:author="Arcella" w:date="2022-10-11T14:45:00Z">
        <w:r>
          <w:rPr/>
          <w:delText xml:space="preserve">also </w:delText>
        </w:r>
      </w:del>
      <w:r>
        <w:t>included into the model</w:t>
      </w:r>
      <w:del w:id="662" w:author="Arcella" w:date="2022-10-11T14:45:00Z">
        <w:r>
          <w:rPr/>
          <w:delText>,</w:delText>
        </w:r>
      </w:del>
      <w:r>
        <w:t xml:space="preserve"> as a random factor influencing the model intercept. Before fitting the model, the set of all predictors was checked for collinearity by calculating the variance inflation factors (</w:t>
      </w:r>
      <w:r>
        <w:rPr>
          <w:i/>
        </w:rPr>
        <w:t>vif</w:t>
      </w:r>
      <w:r>
        <w:t xml:space="preserve">) (Fox </w:t>
      </w:r>
      <w:commentRangeStart w:id="56"/>
      <w:r>
        <w:t>2016</w:t>
      </w:r>
      <w:commentRangeEnd w:id="56"/>
      <w:r>
        <w:rPr>
          <w:rStyle w:val="10"/>
        </w:rPr>
        <w:commentReference w:id="56"/>
      </w:r>
      <w:r>
        <w:t xml:space="preserve">). If </w:t>
      </w:r>
      <w:r>
        <w:rPr>
          <w:i/>
        </w:rPr>
        <w:t>vif</w:t>
      </w:r>
      <w:r>
        <w:t xml:space="preserve"> exceeded 2 the predictor was excluded. The validity of the final model was inspected by visual analysis of residual plots and the assessment of the overdispersion presence. Since the test statistic estimated by GLMM corresponds to the Chi-square distribution only approximately (Zuur et al. </w:t>
      </w:r>
      <w:commentRangeStart w:id="57"/>
      <w:r>
        <w:t>2009</w:t>
      </w:r>
      <w:commentRangeEnd w:id="57"/>
      <w:r>
        <w:rPr>
          <w:rStyle w:val="10"/>
        </w:rPr>
        <w:commentReference w:id="57"/>
      </w:r>
      <w:r>
        <w:t xml:space="preserve">), we considered p-values less than 0.01 to be significant. </w:t>
      </w:r>
    </w:p>
    <w:p>
      <w:pPr>
        <w:spacing w:before="240" w:after="240"/>
        <w:rPr>
          <w:strike/>
        </w:rPr>
      </w:pPr>
      <w:bookmarkStart w:id="9" w:name="_heading=h.hwx4vkr0xq91" w:colFirst="0" w:colLast="0"/>
      <w:bookmarkEnd w:id="9"/>
      <w:r>
        <w:t xml:space="preserve">Data preparation for PERMANOVA was as follows. The matrix of dependent variables (the same as in CCA) was transformed (log(x+1)), the Bray-Curtis dissimilarity matrix was calculated and </w:t>
      </w:r>
      <w:ins w:id="663" w:author="Arcella" w:date="2022-10-11T14:46:00Z">
        <w:r>
          <w:rPr/>
          <w:t xml:space="preserve">the </w:t>
        </w:r>
      </w:ins>
      <w:r>
        <w:t xml:space="preserve">equality of within-group variance was checked. </w:t>
      </w:r>
      <w:del w:id="664" w:author="Arcella" w:date="2022-10-11T14:46:00Z">
        <w:r>
          <w:rPr/>
          <w:delText xml:space="preserve">The </w:delText>
        </w:r>
      </w:del>
      <w:r>
        <w:t xml:space="preserve">PERMANOVA </w:t>
      </w:r>
      <w:del w:id="665" w:author="Arcella" w:date="2022-10-11T14:46:00Z">
        <w:r>
          <w:rPr/>
          <w:delText xml:space="preserve">analysis </w:delText>
        </w:r>
      </w:del>
      <w:r>
        <w:t>was followed by pairwise comparisons of groups. For these multiple comparisons the p-values were adjusted with a Bonferroni correction.</w:t>
      </w:r>
    </w:p>
    <w:p>
      <w:pPr>
        <w:spacing w:before="240" w:after="240"/>
        <w:rPr>
          <w:b/>
        </w:rPr>
      </w:pPr>
      <w:bookmarkStart w:id="10" w:name="_heading=h.pdcgeepac97i" w:colFirst="0" w:colLast="0"/>
      <w:bookmarkEnd w:id="10"/>
      <w:r>
        <w:rPr>
          <w:b/>
        </w:rPr>
        <w:t xml:space="preserve">Temporal dynamics of </w:t>
      </w:r>
      <w:ins w:id="666" w:author="Arcella" w:date="2022-10-11T14:46:00Z">
        <w:r>
          <w:rPr>
            <w:b/>
          </w:rPr>
          <w:t xml:space="preserve">the </w:t>
        </w:r>
      </w:ins>
      <w:r>
        <w:rPr>
          <w:b/>
        </w:rPr>
        <w:t>Ty</w:t>
      </w:r>
      <w:ins w:id="667" w:author="Arcella" w:date="2022-10-11T14:36:00Z">
        <w:r>
          <w:rPr>
            <w:b/>
          </w:rPr>
          <w:t>u</w:t>
        </w:r>
      </w:ins>
      <w:r>
        <w:rPr>
          <w:b/>
        </w:rPr>
        <w:t xml:space="preserve">va mussels </w:t>
      </w:r>
      <w:ins w:id="668" w:author="Arcella" w:date="2022-10-11T14:46:00Z">
        <w:r>
          <w:rPr>
            <w:b/>
          </w:rPr>
          <w:t xml:space="preserve">in </w:t>
        </w:r>
      </w:ins>
      <w:r>
        <w:rPr>
          <w:b/>
        </w:rPr>
        <w:t>2004-2018</w:t>
      </w:r>
    </w:p>
    <w:p>
      <w:pPr>
        <w:spacing w:before="240" w:after="240"/>
      </w:pPr>
      <w:bookmarkStart w:id="11" w:name="_heading=h.ao4o9picfjrj" w:colFirst="0" w:colLast="0"/>
      <w:bookmarkEnd w:id="11"/>
      <w:r>
        <w:t>The</w:t>
      </w:r>
      <w:ins w:id="669" w:author="Arcella" w:date="2022-10-11T14:47:00Z">
        <w:r>
          <w:rPr/>
          <w:t xml:space="preserve"> choice of</w:t>
        </w:r>
      </w:ins>
      <w:r>
        <w:t xml:space="preserve"> strategy for analyzing temporal dynamics was </w:t>
      </w:r>
      <w:del w:id="670" w:author="Arcella" w:date="2022-10-11T14:47:00Z">
        <w:r>
          <w:rPr/>
          <w:delText xml:space="preserve">determined by </w:delText>
        </w:r>
      </w:del>
      <w:ins w:id="671" w:author="Arcella" w:date="2022-10-11T14:47:00Z">
        <w:r>
          <w:rPr/>
          <w:t xml:space="preserve">associated with </w:t>
        </w:r>
      </w:ins>
      <w:r>
        <w:t xml:space="preserve">the heterogeneous structure of the data from different study periods. </w:t>
      </w:r>
      <w:del w:id="672" w:author="Arcella" w:date="2022-10-11T14:48:00Z">
        <w:r>
          <w:rPr>
            <w:sz w:val="21"/>
            <w:szCs w:val="21"/>
          </w:rPr>
          <w:delText>O</w:delText>
        </w:r>
      </w:del>
      <w:ins w:id="673" w:author="Arcella" w:date="2022-10-11T14:48:00Z">
        <w:r>
          <w:rPr>
            <w:sz w:val="21"/>
            <w:szCs w:val="21"/>
          </w:rPr>
          <w:t xml:space="preserve">All </w:t>
        </w:r>
      </w:ins>
      <w:ins w:id="674" w:author="Arcella" w:date="2022-10-11T14:47:00Z">
        <w:r>
          <w:rPr>
            <w:sz w:val="21"/>
            <w:szCs w:val="21"/>
          </w:rPr>
          <w:t>o</w:t>
        </w:r>
      </w:ins>
      <w:r>
        <w:rPr>
          <w:sz w:val="21"/>
          <w:szCs w:val="21"/>
        </w:rPr>
        <w:t>f the 23 settlements surveyed in 2004-05</w:t>
      </w:r>
      <w:del w:id="675" w:author="Arcella" w:date="2022-10-11T14:48:00Z">
        <w:r>
          <w:rPr>
            <w:sz w:val="21"/>
            <w:szCs w:val="21"/>
          </w:rPr>
          <w:delText xml:space="preserve">, all </w:delText>
        </w:r>
      </w:del>
      <w:ins w:id="676" w:author="Arcella" w:date="2022-10-11T14:48:00Z">
        <w:r>
          <w:rPr>
            <w:sz w:val="21"/>
            <w:szCs w:val="21"/>
          </w:rPr>
          <w:t xml:space="preserve"> </w:t>
        </w:r>
      </w:ins>
      <w:r>
        <w:rPr>
          <w:sz w:val="21"/>
          <w:szCs w:val="21"/>
        </w:rPr>
        <w:t xml:space="preserve">were </w:t>
      </w:r>
      <w:ins w:id="677" w:author="Arcella" w:date="2022-10-11T14:48:00Z">
        <w:r>
          <w:rPr>
            <w:sz w:val="21"/>
            <w:szCs w:val="21"/>
          </w:rPr>
          <w:t xml:space="preserve">also </w:t>
        </w:r>
      </w:ins>
      <w:r>
        <w:rPr>
          <w:sz w:val="21"/>
          <w:szCs w:val="21"/>
        </w:rPr>
        <w:t xml:space="preserve">surveyed in 2009-10, but there were no settlements from kelp forest among them, and only nine settlements were characterized by </w:t>
      </w:r>
      <w:r>
        <w:rPr>
          <w:i/>
          <w:sz w:val="21"/>
          <w:szCs w:val="21"/>
        </w:rPr>
        <w:t xml:space="preserve">Ptros </w:t>
      </w:r>
      <w:r>
        <w:rPr>
          <w:sz w:val="21"/>
          <w:szCs w:val="21"/>
        </w:rPr>
        <w:t>in 2004-05. O</w:t>
      </w:r>
      <w:ins w:id="678" w:author="Arcella" w:date="2022-10-11T14:48:00Z">
        <w:r>
          <w:rPr>
            <w:sz w:val="21"/>
            <w:szCs w:val="21"/>
          </w:rPr>
          <w:t>ut o</w:t>
        </w:r>
      </w:ins>
      <w:r>
        <w:rPr>
          <w:sz w:val="21"/>
          <w:szCs w:val="21"/>
        </w:rPr>
        <w:t>f the five settlements studied in 2012, all</w:t>
      </w:r>
      <w:ins w:id="679" w:author="Arcella" w:date="2022-10-11T14:48:00Z">
        <w:r>
          <w:rPr>
            <w:sz w:val="21"/>
            <w:szCs w:val="21"/>
          </w:rPr>
          <w:t xml:space="preserve"> the five</w:t>
        </w:r>
      </w:ins>
      <w:r>
        <w:rPr>
          <w:sz w:val="21"/>
          <w:szCs w:val="21"/>
        </w:rPr>
        <w:t xml:space="preserve"> were studied in 2009-10 and 2018</w:t>
      </w:r>
      <w:del w:id="680" w:author="Arcella" w:date="2022-10-11T14:48:00Z">
        <w:r>
          <w:rPr>
            <w:sz w:val="21"/>
            <w:szCs w:val="21"/>
          </w:rPr>
          <w:delText>,</w:delText>
        </w:r>
      </w:del>
      <w:r>
        <w:rPr>
          <w:sz w:val="21"/>
          <w:szCs w:val="21"/>
        </w:rPr>
        <w:t xml:space="preserve"> but only three </w:t>
      </w:r>
      <w:ins w:id="681" w:author="Arcella" w:date="2022-10-11T14:48:00Z">
        <w:r>
          <w:rPr>
            <w:sz w:val="21"/>
            <w:szCs w:val="21"/>
          </w:rPr>
          <w:t xml:space="preserve">were studied </w:t>
        </w:r>
      </w:ins>
      <w:r>
        <w:rPr>
          <w:sz w:val="21"/>
          <w:szCs w:val="21"/>
        </w:rPr>
        <w:t xml:space="preserve">in 2004-09. Only three settlements were </w:t>
      </w:r>
      <w:del w:id="682" w:author="Arcella" w:date="2022-10-11T14:49:00Z">
        <w:r>
          <w:rPr>
            <w:sz w:val="21"/>
            <w:szCs w:val="21"/>
          </w:rPr>
          <w:delText xml:space="preserve">studied </w:delText>
        </w:r>
      </w:del>
      <w:ins w:id="683" w:author="Arcella" w:date="2022-10-11T14:49:00Z">
        <w:r>
          <w:rPr>
            <w:sz w:val="21"/>
            <w:szCs w:val="21"/>
          </w:rPr>
          <w:t xml:space="preserve">examined </w:t>
        </w:r>
      </w:ins>
      <w:r>
        <w:rPr>
          <w:sz w:val="21"/>
          <w:szCs w:val="21"/>
        </w:rPr>
        <w:t xml:space="preserve">in all </w:t>
      </w:r>
      <w:ins w:id="684" w:author="Arcella" w:date="2022-10-11T14:48:00Z">
        <w:r>
          <w:rPr>
            <w:sz w:val="21"/>
            <w:szCs w:val="21"/>
          </w:rPr>
          <w:t xml:space="preserve">the </w:t>
        </w:r>
      </w:ins>
      <w:r>
        <w:rPr>
          <w:sz w:val="21"/>
          <w:szCs w:val="21"/>
        </w:rPr>
        <w:t xml:space="preserve">four study periods, among them BS+05 (littoral part of the Bed), which was </w:t>
      </w:r>
      <w:ins w:id="685" w:author="Arcella" w:date="2022-10-11T14:49:00Z">
        <w:r>
          <w:rPr>
            <w:sz w:val="21"/>
            <w:szCs w:val="21"/>
          </w:rPr>
          <w:t>examined</w:t>
        </w:r>
      </w:ins>
      <w:del w:id="686" w:author="Arcella" w:date="2022-10-11T14:49:00Z">
        <w:r>
          <w:rPr>
            <w:sz w:val="21"/>
            <w:szCs w:val="21"/>
          </w:rPr>
          <w:delText>studied</w:delText>
        </w:r>
      </w:del>
      <w:r>
        <w:rPr>
          <w:sz w:val="21"/>
          <w:szCs w:val="21"/>
        </w:rPr>
        <w:t xml:space="preserve"> in 2005, 2009, 2010, 2012, 2018 (</w:t>
      </w:r>
      <w:r>
        <w:rPr>
          <w:b/>
          <w:sz w:val="21"/>
          <w:szCs w:val="21"/>
        </w:rPr>
        <w:t>Fig. 1f</w:t>
      </w:r>
      <w:r>
        <w:rPr>
          <w:sz w:val="21"/>
          <w:szCs w:val="21"/>
        </w:rPr>
        <w:t xml:space="preserve">). </w:t>
      </w:r>
      <w:r>
        <w:t xml:space="preserve">In one set of </w:t>
      </w:r>
      <w:ins w:id="687" w:author="Arcella" w:date="2022-10-11T14:49:00Z">
        <w:r>
          <w:rPr/>
          <w:t xml:space="preserve">the </w:t>
        </w:r>
      </w:ins>
      <w:r>
        <w:t xml:space="preserve">analyses aimed at identifying trends over the entire observation period, </w:t>
      </w:r>
      <w:r>
        <w:rPr>
          <w:highlight w:val="magenta"/>
        </w:rPr>
        <w:t xml:space="preserve">we </w:t>
      </w:r>
      <w:del w:id="688" w:author="Arcella" w:date="2022-10-11T14:50:00Z">
        <w:r>
          <w:rPr>
            <w:highlight w:val="magenta"/>
          </w:rPr>
          <w:delText xml:space="preserve">conventionally (and not entirely unfairly) </w:delText>
        </w:r>
      </w:del>
      <w:r>
        <w:rPr>
          <w:highlight w:val="magenta"/>
        </w:rPr>
        <w:t>assumed that the settlements were randomly selected for</w:t>
      </w:r>
      <w:ins w:id="689" w:author="Arcella" w:date="2022-10-11T14:50:00Z">
        <w:r>
          <w:rPr>
            <w:highlight w:val="magenta"/>
            <w:lang w:val="en-GB"/>
          </w:rPr>
          <w:t xml:space="preserve"> the</w:t>
        </w:r>
      </w:ins>
      <w:r>
        <w:rPr>
          <w:highlight w:val="magenta"/>
        </w:rPr>
        <w:t xml:space="preserve"> study in different years.</w:t>
      </w:r>
      <w:ins w:id="690" w:author="Arcella" w:date="2022-10-11T14:50:00Z">
        <w:r>
          <w:rPr>
            <w:highlight w:val="magenta"/>
          </w:rPr>
          <w:t xml:space="preserve"> This </w:t>
        </w:r>
      </w:ins>
      <w:ins w:id="691" w:author="Arcella" w:date="2022-10-11T14:54:00Z">
        <w:r>
          <w:rPr>
            <w:highlight w:val="magenta"/>
          </w:rPr>
          <w:t>implicit</w:t>
        </w:r>
      </w:ins>
      <w:ins w:id="692" w:author="Arcella" w:date="2022-10-11T14:53:00Z">
        <w:r>
          <w:rPr>
            <w:highlight w:val="magenta"/>
          </w:rPr>
          <w:t xml:space="preserve"> </w:t>
        </w:r>
      </w:ins>
      <w:ins w:id="693" w:author="Arcella" w:date="2022-10-11T14:50:00Z">
        <w:r>
          <w:rPr>
            <w:highlight w:val="magenta"/>
          </w:rPr>
          <w:t>assumption</w:t>
        </w:r>
      </w:ins>
      <w:ins w:id="694" w:author="Arcella" w:date="2022-10-11T14:54:00Z">
        <w:r>
          <w:rPr>
            <w:highlight w:val="magenta"/>
          </w:rPr>
          <w:t xml:space="preserve"> is actually not necessarily </w:t>
        </w:r>
      </w:ins>
      <w:ins w:id="695" w:author="Arcella" w:date="2022-10-11T14:55:00Z">
        <w:r>
          <w:rPr>
            <w:highlight w:val="magenta"/>
          </w:rPr>
          <w:t>untrue.</w:t>
        </w:r>
      </w:ins>
      <w:r>
        <w:rPr>
          <w:highlight w:val="magenta"/>
        </w:rPr>
        <w:t xml:space="preserve"> I</w:t>
      </w:r>
      <w:r>
        <w:t xml:space="preserve">n another set of analyses, aimed at examining </w:t>
      </w:r>
      <w:ins w:id="696" w:author="Arcella" w:date="2022-10-11T14:55:00Z">
        <w:r>
          <w:rPr/>
          <w:t xml:space="preserve">the </w:t>
        </w:r>
      </w:ins>
      <w:r>
        <w:t>changes between 2004-05 and 2009-10</w:t>
      </w:r>
      <w:del w:id="697" w:author="Arcella" w:date="2022-10-11T14:59:00Z">
        <w:r>
          <w:rPr/>
          <w:delText xml:space="preserve"> periods</w:delText>
        </w:r>
      </w:del>
      <w:r>
        <w:t xml:space="preserve">, we </w:t>
      </w:r>
      <w:del w:id="698" w:author="Arcella" w:date="2022-10-11T14:56:00Z">
        <w:r>
          <w:rPr/>
          <w:delText xml:space="preserve">limited ourselves to comparing </w:delText>
        </w:r>
      </w:del>
      <w:ins w:id="699" w:author="Arcella" w:date="2022-10-11T14:56:00Z">
        <w:r>
          <w:rPr/>
          <w:t xml:space="preserve">compared </w:t>
        </w:r>
      </w:ins>
      <w:r>
        <w:t xml:space="preserve">only the overlapping sets of </w:t>
      </w:r>
      <w:ins w:id="700" w:author="Arcella" w:date="2022-10-11T14:59:00Z">
        <w:r>
          <w:rPr/>
          <w:t xml:space="preserve">the </w:t>
        </w:r>
      </w:ins>
      <w:r>
        <w:t>samples.</w:t>
      </w:r>
    </w:p>
    <w:p>
      <w:pPr>
        <w:spacing w:before="240" w:after="240"/>
      </w:pPr>
      <w:bookmarkStart w:id="12" w:name="_heading=h.pig9kerrnxvn" w:colFirst="0" w:colLast="0"/>
      <w:bookmarkEnd w:id="12"/>
      <w:r>
        <w:t>To assess the variability of mussel demography in the entire material, we applied Correspondence Analysis (CA) based on the matrix of all demographic parameters. The scores of the first CA axis (CA1)</w:t>
      </w:r>
      <w:ins w:id="701" w:author="Arcella" w:date="2022-10-11T14:59:00Z">
        <w:r>
          <w:rPr/>
          <w:t>,</w:t>
        </w:r>
      </w:ins>
      <w:r>
        <w:t xml:space="preserve"> which explained the bulk of the total interia (see </w:t>
      </w:r>
      <w:del w:id="702" w:author="Arcella" w:date="2022-10-11T14:59:00Z">
        <w:r>
          <w:rPr/>
          <w:delText>the r</w:delText>
        </w:r>
      </w:del>
      <w:ins w:id="703" w:author="Arcella" w:date="2022-10-11T14:59:00Z">
        <w:r>
          <w:rPr/>
          <w:t>R</w:t>
        </w:r>
      </w:ins>
      <w:r>
        <w:t>esults)</w:t>
      </w:r>
      <w:ins w:id="704" w:author="Arcella" w:date="2022-10-11T14:59:00Z">
        <w:r>
          <w:rPr/>
          <w:t>,</w:t>
        </w:r>
      </w:ins>
      <w:r>
        <w:t xml:space="preserve"> were treated as a composite characteristic of the demographic structure of </w:t>
      </w:r>
      <w:ins w:id="705" w:author="Arcella" w:date="2022-10-11T14:59:00Z">
        <w:r>
          <w:rPr/>
          <w:t xml:space="preserve">the </w:t>
        </w:r>
      </w:ins>
      <w:r>
        <w:t xml:space="preserve">settlements. To analyze temporal changes, the scores were used as the dependent variable in the generalized additive regression model (GAM, normal distribution) with Year and Habitat as predictors. The smoothers for each habitat were fitted separately and </w:t>
      </w:r>
      <w:ins w:id="706" w:author="Arcella" w:date="2022-10-11T15:00:00Z">
        <w:r>
          <w:rPr/>
          <w:t xml:space="preserve">the </w:t>
        </w:r>
      </w:ins>
      <w:r>
        <w:t xml:space="preserve">habitat was treated as a random effect (Type I model in Pedersen et al. </w:t>
      </w:r>
      <w:commentRangeStart w:id="58"/>
      <w:r>
        <w:t>2019</w:t>
      </w:r>
      <w:commentRangeEnd w:id="58"/>
      <w:r>
        <w:rPr>
          <w:rStyle w:val="10"/>
        </w:rPr>
        <w:commentReference w:id="58"/>
      </w:r>
      <w:r>
        <w:t xml:space="preserve">). Temporal dynamics of </w:t>
      </w:r>
      <w:r>
        <w:rPr>
          <w:i/>
        </w:rPr>
        <w:t xml:space="preserve">Ptros </w:t>
      </w:r>
      <w:r>
        <w:t xml:space="preserve">was studied separately using a similar approach. The structure of the </w:t>
      </w:r>
      <w:del w:id="707" w:author="Arcella" w:date="2022-10-11T15:00:00Z">
        <w:r>
          <w:rPr/>
          <w:delText xml:space="preserve">model </w:delText>
        </w:r>
      </w:del>
      <w:r>
        <w:t>fitted</w:t>
      </w:r>
      <w:ins w:id="708" w:author="Arcella" w:date="2022-10-11T15:00:00Z">
        <w:r>
          <w:rPr/>
          <w:t xml:space="preserve"> model</w:t>
        </w:r>
      </w:ins>
      <w:r>
        <w:t xml:space="preserve"> was the same but</w:t>
      </w:r>
      <w:ins w:id="709" w:author="Arcella" w:date="2022-10-11T15:00:00Z">
        <w:r>
          <w:rPr/>
          <w:t xml:space="preserve"> the </w:t>
        </w:r>
      </w:ins>
      <w:r>
        <w:t xml:space="preserve"> </w:t>
      </w:r>
      <w:commentRangeStart w:id="59"/>
      <w:r>
        <w:t xml:space="preserve">beta-distribution </w:t>
      </w:r>
      <w:commentRangeEnd w:id="59"/>
      <w:r>
        <w:rPr>
          <w:rStyle w:val="10"/>
        </w:rPr>
        <w:commentReference w:id="59"/>
      </w:r>
      <w:r>
        <w:t>for the dependent variable was chosen for the GAM construction.</w:t>
      </w:r>
    </w:p>
    <w:p>
      <w:pPr>
        <w:spacing w:before="240" w:after="240"/>
      </w:pPr>
      <w:bookmarkStart w:id="13" w:name="_heading=h.e5f1liru04rb" w:colFirst="0" w:colLast="0"/>
      <w:bookmarkEnd w:id="13"/>
      <w:r>
        <w:t xml:space="preserve">To </w:t>
      </w:r>
      <w:del w:id="710" w:author="Arcella" w:date="2022-10-11T15:01:00Z">
        <w:r>
          <w:rPr/>
          <w:delText xml:space="preserve">answer the question of </w:delText>
        </w:r>
      </w:del>
      <w:ins w:id="711" w:author="Arcella" w:date="2022-10-11T15:01:00Z">
        <w:r>
          <w:rPr/>
          <w:t xml:space="preserve">find out </w:t>
        </w:r>
      </w:ins>
      <w:r>
        <w:t>whether the demography of mussel settlements in general and in three different habitats (rocky littoral, sandbanks, the Bed) in particular changed in a unidirectional way between 2004-05 and 2009-10, we analyzed</w:t>
      </w:r>
      <w:ins w:id="712" w:author="Arcella" w:date="2022-10-11T15:01:00Z">
        <w:r>
          <w:rPr/>
          <w:t xml:space="preserve"> the</w:t>
        </w:r>
      </w:ins>
      <w:r>
        <w:t xml:space="preserve"> data on 20 settlements sampled in both periods (3 settlements lacking </w:t>
      </w:r>
      <w:r>
        <w:rPr>
          <w:i/>
        </w:rPr>
        <w:t>GI</w:t>
      </w:r>
      <w:r>
        <w:t xml:space="preserve"> and </w:t>
      </w:r>
      <w:r>
        <w:rPr>
          <w:i/>
        </w:rPr>
        <w:t>L5</w:t>
      </w:r>
      <w:r>
        <w:t xml:space="preserve"> in 2004 were excluded) using PERMANOVA with two factors</w:t>
      </w:r>
      <w:ins w:id="713" w:author="Arcella" w:date="2022-10-11T15:01:00Z">
        <w:r>
          <w:rPr/>
          <w:t>,</w:t>
        </w:r>
      </w:ins>
      <w:r>
        <w:t xml:space="preserve"> </w:t>
      </w:r>
      <w:del w:id="714" w:author="Arcella" w:date="2022-10-11T15:01:00Z">
        <w:r>
          <w:rPr/>
          <w:delText xml:space="preserve">- </w:delText>
        </w:r>
      </w:del>
      <w:r>
        <w:t xml:space="preserve">Habitat (three levels: rocky littoral, sandbank, bottom) and Period (two levels: 2004-05 VS 2009-10), and the interaction between them. A similarity percentages (SIMPER) analysis (Clarke </w:t>
      </w:r>
      <w:commentRangeStart w:id="60"/>
      <w:r>
        <w:t>1993</w:t>
      </w:r>
      <w:commentRangeEnd w:id="60"/>
      <w:r>
        <w:rPr>
          <w:rStyle w:val="10"/>
        </w:rPr>
        <w:commentReference w:id="60"/>
      </w:r>
      <w:r>
        <w:t>) was further performed to estimate the contribution of each demographic parameter in</w:t>
      </w:r>
      <w:ins w:id="715" w:author="Arcella" w:date="2022-10-11T15:02:00Z">
        <w:r>
          <w:rPr/>
          <w:t>to the</w:t>
        </w:r>
      </w:ins>
      <w:r>
        <w:t xml:space="preserve"> formation of differences between </w:t>
      </w:r>
      <w:ins w:id="716" w:author="Arcella" w:date="2022-10-11T15:02:00Z">
        <w:r>
          <w:rPr/>
          <w:t xml:space="preserve">the </w:t>
        </w:r>
      </w:ins>
      <w:r>
        <w:t>two temporal periods</w:t>
      </w:r>
      <w:del w:id="717" w:author="Arcella" w:date="2022-10-11T15:02:00Z">
        <w:r>
          <w:rPr/>
          <w:delText xml:space="preserve"> considered</w:delText>
        </w:r>
      </w:del>
      <w:r>
        <w:t xml:space="preserve">. Data preparation and assumption testing for PERMANOVA and SIMPER were identical and the same as described above. We also compared overlapping sets of samples from two periods for </w:t>
      </w:r>
      <w:r>
        <w:rPr>
          <w:i/>
        </w:rPr>
        <w:t xml:space="preserve">Ptros </w:t>
      </w:r>
      <w:r>
        <w:t>and selected demographic parameters, including numbers of mussels aged 4-7 years (</w:t>
      </w:r>
      <w:r>
        <w:rPr>
          <w:i/>
        </w:rPr>
        <w:t>Ptros</w:t>
      </w:r>
      <w:r>
        <w:t xml:space="preserve"> were judged from mussels in this age group) using the Wilcoxon signed-rank test. </w:t>
      </w:r>
    </w:p>
    <w:p>
      <w:pPr>
        <w:spacing w:before="240" w:after="240"/>
        <w:rPr>
          <w:b/>
        </w:rPr>
      </w:pPr>
      <w:del w:id="718" w:author="Arcella" w:date="2022-10-13T11:10:00Z">
        <w:bookmarkStart w:id="14" w:name="_heading=h.w3r7iu1eg61l" w:colFirst="0" w:colLast="0"/>
        <w:bookmarkEnd w:id="14"/>
        <w:r>
          <w:rPr>
            <w:b/>
          </w:rPr>
          <w:delText xml:space="preserve">Search </w:delText>
        </w:r>
      </w:del>
      <w:ins w:id="719" w:author="Arcella" w:date="2022-10-13T11:10:00Z">
        <w:r>
          <w:rPr>
            <w:b/>
          </w:rPr>
          <w:t xml:space="preserve">Collection </w:t>
        </w:r>
      </w:ins>
      <w:r>
        <w:rPr>
          <w:b/>
        </w:rPr>
        <w:t>and analysis of historical data on Murman mussels</w:t>
      </w:r>
      <w:del w:id="720" w:author="Arcella" w:date="2022-10-11T14:47:00Z">
        <w:r>
          <w:rPr>
            <w:b/>
          </w:rPr>
          <w:delText xml:space="preserve">. </w:delText>
        </w:r>
      </w:del>
    </w:p>
    <w:p>
      <w:pPr>
        <w:spacing w:before="240" w:after="240"/>
      </w:pPr>
      <w:bookmarkStart w:id="15" w:name="_heading=h.cdrkk74f7q7s" w:colFirst="0" w:colLast="0"/>
      <w:bookmarkEnd w:id="15"/>
      <w:r>
        <w:t xml:space="preserve">We </w:t>
      </w:r>
      <w:del w:id="721" w:author="Arcella" w:date="2022-10-13T11:16:00Z">
        <w:r>
          <w:rPr/>
          <w:delText xml:space="preserve">arbitrarily defined the boundaries of the </w:delText>
        </w:r>
      </w:del>
      <w:r>
        <w:t>search</w:t>
      </w:r>
      <w:ins w:id="722" w:author="Arcella" w:date="2022-10-13T11:16:00Z">
        <w:r>
          <w:rPr/>
          <w:t>ed</w:t>
        </w:r>
      </w:ins>
      <w:r>
        <w:t xml:space="preserve"> for historical data</w:t>
      </w:r>
      <w:ins w:id="723" w:author="Arcella" w:date="2022-10-13T11:16:00Z">
        <w:r>
          <w:rPr/>
          <w:t xml:space="preserve"> on mussels from</w:t>
        </w:r>
      </w:ins>
      <w:r>
        <w:t xml:space="preserve"> </w:t>
      </w:r>
      <w:del w:id="724" w:author="Arcella" w:date="2022-10-13T11:17:00Z">
        <w:r>
          <w:rPr/>
          <w:delText xml:space="preserve">as </w:delText>
        </w:r>
      </w:del>
      <w:r>
        <w:t xml:space="preserve">a 50-kilometer stretch of </w:t>
      </w:r>
      <w:ins w:id="725" w:author="Arcella" w:date="2022-10-13T11:17:00Z">
        <w:r>
          <w:rPr/>
          <w:t xml:space="preserve">the </w:t>
        </w:r>
      </w:ins>
      <w:r>
        <w:t xml:space="preserve">coast </w:t>
      </w:r>
      <w:del w:id="726" w:author="Arcella" w:date="2022-10-13T11:17:00Z">
        <w:r>
          <w:rPr/>
          <w:delText xml:space="preserve">centered </w:delText>
        </w:r>
      </w:del>
      <w:ins w:id="727" w:author="Arcella" w:date="2022-10-13T11:17:00Z">
        <w:r>
          <w:rPr/>
          <w:t xml:space="preserve">with a center </w:t>
        </w:r>
      </w:ins>
      <w:del w:id="728" w:author="Arcella" w:date="2022-10-13T11:17:00Z">
        <w:r>
          <w:rPr/>
          <w:delText xml:space="preserve">at </w:delText>
        </w:r>
      </w:del>
      <w:ins w:id="729" w:author="Arcella" w:date="2022-10-13T11:17:00Z">
        <w:r>
          <w:rPr/>
          <w:t xml:space="preserve">in the </w:t>
        </w:r>
      </w:ins>
      <w:r>
        <w:t>Tyuva</w:t>
      </w:r>
      <w:ins w:id="730" w:author="Arcella" w:date="2022-10-13T11:17:00Z">
        <w:r>
          <w:rPr/>
          <w:t xml:space="preserve"> Inlet</w:t>
        </w:r>
      </w:ins>
      <w:r>
        <w:t xml:space="preserve"> (</w:t>
      </w:r>
      <w:r>
        <w:rPr>
          <w:b/>
        </w:rPr>
        <w:t>Fig. 1b</w:t>
      </w:r>
      <w:r>
        <w:t>)</w:t>
      </w:r>
      <w:ins w:id="731" w:author="Arcella" w:date="2022-10-13T11:17:00Z">
        <w:r>
          <w:rPr/>
          <w:t xml:space="preserve">. The choice of its boundaries was </w:t>
        </w:r>
      </w:ins>
      <w:ins w:id="732" w:author="Arcella" w:date="2022-10-13T11:18:00Z">
        <w:r>
          <w:rPr/>
          <w:t xml:space="preserve">rather </w:t>
        </w:r>
      </w:ins>
      <w:ins w:id="733" w:author="Arcella" w:date="2022-10-13T11:17:00Z">
        <w:r>
          <w:rPr/>
          <w:t>arbitrary</w:t>
        </w:r>
      </w:ins>
      <w:r>
        <w:t>,</w:t>
      </w:r>
      <w:del w:id="734" w:author="Arcella" w:date="2022-10-13T11:18:00Z">
        <w:r>
          <w:rPr/>
          <w:delText xml:space="preserve"> considering it </w:delText>
        </w:r>
      </w:del>
      <w:ins w:id="735" w:author="Arcella" w:date="2022-10-13T11:18:00Z">
        <w:r>
          <w:rPr/>
          <w:t xml:space="preserve"> based on the similarity of this coastal stretch </w:t>
        </w:r>
      </w:ins>
      <w:r>
        <w:t xml:space="preserve">similar to </w:t>
      </w:r>
      <w:ins w:id="736" w:author="Arcella" w:date="2022-10-13T11:18:00Z">
        <w:r>
          <w:rPr/>
          <w:t xml:space="preserve">the </w:t>
        </w:r>
      </w:ins>
      <w:r>
        <w:t xml:space="preserve">Tyuva </w:t>
      </w:r>
      <w:ins w:id="737" w:author="Arcella" w:date="2022-10-13T11:18:00Z">
        <w:r>
          <w:rPr/>
          <w:t xml:space="preserve">Inlet </w:t>
        </w:r>
      </w:ins>
      <w:r>
        <w:t xml:space="preserve">in terms of environmental conditions. We </w:t>
      </w:r>
      <w:del w:id="738" w:author="Arcella" w:date="2022-10-13T11:18:00Z">
        <w:r>
          <w:rPr/>
          <w:delText xml:space="preserve">searched </w:delText>
        </w:r>
      </w:del>
      <w:ins w:id="739" w:author="Arcella" w:date="2022-10-13T11:18:00Z">
        <w:r>
          <w:rPr/>
          <w:t xml:space="preserve">looked </w:t>
        </w:r>
      </w:ins>
      <w:r>
        <w:t xml:space="preserve">for any published data on Murman mussels comparable to our own data on </w:t>
      </w:r>
      <w:ins w:id="740" w:author="Arcella" w:date="2022-10-13T11:18:00Z">
        <w:r>
          <w:rPr/>
          <w:t xml:space="preserve">the </w:t>
        </w:r>
      </w:ins>
      <w:r>
        <w:t>Tyuva, primarily</w:t>
      </w:r>
      <w:ins w:id="741" w:author="Arcella" w:date="2022-10-13T11:18:00Z">
        <w:r>
          <w:rPr/>
          <w:t xml:space="preserve"> for the</w:t>
        </w:r>
      </w:ins>
      <w:r>
        <w:t xml:space="preserve"> data on mussel abundance estimated </w:t>
      </w:r>
      <w:del w:id="742" w:author="Arcella" w:date="2022-10-13T11:19:00Z">
        <w:r>
          <w:rPr>
            <w:highlight w:val="magenta"/>
          </w:rPr>
          <w:delText xml:space="preserve">on </w:delText>
        </w:r>
      </w:del>
      <w:ins w:id="743" w:author="Arcella" w:date="2022-10-13T11:19:00Z">
        <w:r>
          <w:rPr>
            <w:highlight w:val="magenta"/>
          </w:rPr>
          <w:t>along</w:t>
        </w:r>
      </w:ins>
      <w:ins w:id="744" w:author="Arcella" w:date="2022-10-13T11:19:00Z">
        <w:r>
          <w:rPr/>
          <w:t xml:space="preserve"> </w:t>
        </w:r>
      </w:ins>
      <w:r>
        <w:t xml:space="preserve">vertical transects. We used </w:t>
      </w:r>
      <w:del w:id="745" w:author="Arcella" w:date="2022-10-13T11:11:00Z">
        <w:r>
          <w:rPr/>
          <w:delText>g</w:delText>
        </w:r>
      </w:del>
      <w:ins w:id="746" w:author="Arcella" w:date="2022-10-13T11:11:00Z">
        <w:r>
          <w:rPr/>
          <w:t>G</w:t>
        </w:r>
      </w:ins>
      <w:r>
        <w:t xml:space="preserve">oogle </w:t>
      </w:r>
      <w:del w:id="747" w:author="Arcella" w:date="2022-10-13T11:11:00Z">
        <w:r>
          <w:rPr/>
          <w:delText>s</w:delText>
        </w:r>
      </w:del>
      <w:ins w:id="748" w:author="Arcella" w:date="2022-10-13T11:11:00Z">
        <w:r>
          <w:rPr/>
          <w:t>S</w:t>
        </w:r>
      </w:ins>
      <w:r>
        <w:t xml:space="preserve">cholar with the keywords </w:t>
      </w:r>
      <w:ins w:id="749" w:author="Arcella" w:date="2022-10-13T11:11:00Z">
        <w:r>
          <w:rPr/>
          <w:t>“</w:t>
        </w:r>
      </w:ins>
      <w:r>
        <w:rPr>
          <w:i/>
        </w:rPr>
        <w:t>Mytilus</w:t>
      </w:r>
      <w:ins w:id="750" w:author="Arcella" w:date="2022-10-13T11:11:00Z">
        <w:r>
          <w:rPr/>
          <w:t>”</w:t>
        </w:r>
      </w:ins>
      <w:r>
        <w:t xml:space="preserve"> and </w:t>
      </w:r>
      <w:ins w:id="751" w:author="Arcella" w:date="2022-10-13T11:11:00Z">
        <w:r>
          <w:rPr/>
          <w:t>“</w:t>
        </w:r>
      </w:ins>
      <w:r>
        <w:t>Kola Bay</w:t>
      </w:r>
      <w:ins w:id="752" w:author="Arcella" w:date="2022-10-13T11:11:00Z">
        <w:r>
          <w:rPr/>
          <w:t>”</w:t>
        </w:r>
      </w:ins>
      <w:r>
        <w:t xml:space="preserve"> </w:t>
      </w:r>
      <w:del w:id="753" w:author="Arcella" w:date="2022-10-13T11:12:00Z">
        <w:r>
          <w:rPr>
            <w:highlight w:val="magenta"/>
          </w:rPr>
          <w:delText>(</w:delText>
        </w:r>
      </w:del>
      <w:r>
        <w:rPr>
          <w:highlight w:val="magenta"/>
        </w:rPr>
        <w:t>or</w:t>
      </w:r>
      <w:del w:id="754" w:author="Arcella" w:date="2022-10-13T11:12:00Z">
        <w:r>
          <w:rPr>
            <w:highlight w:val="magenta"/>
          </w:rPr>
          <w:delText>)</w:delText>
        </w:r>
      </w:del>
      <w:r>
        <w:t xml:space="preserve"> </w:t>
      </w:r>
      <w:ins w:id="755" w:author="Arcella" w:date="2022-10-13T11:12:00Z">
        <w:r>
          <w:rPr/>
          <w:t>“</w:t>
        </w:r>
      </w:ins>
      <w:r>
        <w:t>Barents Sea</w:t>
      </w:r>
      <w:ins w:id="756" w:author="Arcella" w:date="2022-10-13T11:12:00Z">
        <w:r>
          <w:rPr/>
          <w:t>”</w:t>
        </w:r>
      </w:ins>
      <w:r>
        <w:t xml:space="preserve"> to search for </w:t>
      </w:r>
      <w:ins w:id="757" w:author="Arcella" w:date="2022-10-13T11:19:00Z">
        <w:r>
          <w:rPr/>
          <w:t xml:space="preserve">the </w:t>
        </w:r>
      </w:ins>
      <w:r>
        <w:t>recent literature and the catalogs of the Library of the Russian Academy of Sciences to search for old</w:t>
      </w:r>
      <w:ins w:id="758" w:author="Arcella" w:date="2022-10-13T11:19:00Z">
        <w:r>
          <w:rPr/>
          <w:t>er</w:t>
        </w:r>
      </w:ins>
      <w:r>
        <w:t xml:space="preserve"> literature. We also </w:t>
      </w:r>
      <w:del w:id="759" w:author="Arcella" w:date="2022-10-13T11:19:00Z">
        <w:r>
          <w:rPr/>
          <w:delText xml:space="preserve">include </w:delText>
        </w:r>
      </w:del>
      <w:ins w:id="760" w:author="Arcella" w:date="2022-10-13T11:19:00Z">
        <w:r>
          <w:rPr/>
          <w:t xml:space="preserve">used </w:t>
        </w:r>
      </w:ins>
      <w:r>
        <w:t xml:space="preserve">our own unpublished data on the abundance of mussels in </w:t>
      </w:r>
      <w:ins w:id="761" w:author="Arcella" w:date="2022-10-13T11:19:00Z">
        <w:r>
          <w:rPr/>
          <w:t xml:space="preserve">the </w:t>
        </w:r>
      </w:ins>
      <w:r>
        <w:t xml:space="preserve">Klimkovka and </w:t>
      </w:r>
      <w:ins w:id="762" w:author="Arcella" w:date="2022-10-13T11:19:00Z">
        <w:r>
          <w:rPr/>
          <w:t xml:space="preserve">the </w:t>
        </w:r>
      </w:ins>
      <w:r>
        <w:t>Dolgaya Inlets (</w:t>
      </w:r>
      <w:r>
        <w:rPr>
          <w:b/>
        </w:rPr>
        <w:t>Fig. 1b</w:t>
      </w:r>
      <w:r>
        <w:t>; STable 2). The mussels of each</w:t>
      </w:r>
      <w:ins w:id="763" w:author="Arcella" w:date="2022-10-13T11:19:00Z">
        <w:r>
          <w:rPr/>
          <w:t xml:space="preserve"> of these</w:t>
        </w:r>
      </w:ins>
      <w:r>
        <w:t xml:space="preserve"> inlet were characterized using numerous samples collected at different depths along three littoral-sublittoral vertical transects in different parts of the inlet. A GAM model (normal distribution) with the Year as a predictor was used to analyze the long-term dynamics of mussel abundance based on all material. The dependent variable was transformed (log(x+1)). To compare </w:t>
      </w:r>
      <w:ins w:id="764" w:author="Arcella" w:date="2022-10-13T11:20:00Z">
        <w:r>
          <w:rPr/>
          <w:t xml:space="preserve">the </w:t>
        </w:r>
      </w:ins>
      <w:r>
        <w:t>data on the abundance of mussels in different periods of time</w:t>
      </w:r>
      <w:ins w:id="765" w:author="Arcella" w:date="2022-10-13T11:20:00Z">
        <w:r>
          <w:rPr/>
          <w:t>,</w:t>
        </w:r>
      </w:ins>
      <w:r>
        <w:t xml:space="preserve"> the Mann-Whitney test for medians and the Wilcoxon Test for matched samples were used.</w:t>
      </w:r>
    </w:p>
    <w:p>
      <w:pPr>
        <w:spacing w:before="240" w:after="240"/>
        <w:rPr>
          <w:color w:val="274E13"/>
          <w:shd w:val="clear" w:color="auto" w:fill="FFF2CC"/>
        </w:rPr>
      </w:pPr>
      <w:bookmarkStart w:id="16" w:name="_heading=h.gl7httbp7eee" w:colFirst="0" w:colLast="0"/>
      <w:bookmarkEnd w:id="16"/>
      <w:bookmarkStart w:id="17" w:name="_heading=h.iqwziz96f7l1" w:colFirst="0" w:colLast="0"/>
      <w:bookmarkEnd w:id="17"/>
      <w:bookmarkStart w:id="18" w:name="_heading=h.8d87x48jm6kz" w:colFirst="0" w:colLast="0"/>
      <w:bookmarkEnd w:id="18"/>
      <w:bookmarkStart w:id="19" w:name="_heading=h.e1c4aiv6p0rs" w:colFirst="0" w:colLast="0"/>
      <w:bookmarkEnd w:id="19"/>
      <w:bookmarkStart w:id="20" w:name="_heading=h.qp2jnrc7qtd1" w:colFirst="0" w:colLast="0"/>
      <w:bookmarkEnd w:id="20"/>
      <w:bookmarkStart w:id="21" w:name="_heading=h.lmh5vptkoygp" w:colFirst="0" w:colLast="0"/>
      <w:bookmarkEnd w:id="21"/>
      <w:r>
        <w:rPr>
          <w:b/>
          <w:color w:val="274E13"/>
          <w:shd w:val="clear" w:color="auto" w:fill="FFF2CC"/>
        </w:rPr>
        <w:t>STable 2. Information on mussel abundance and habitats in the northern Kola Bay and</w:t>
      </w:r>
      <w:ins w:id="766" w:author="Arcella" w:date="2022-10-13T11:20:00Z">
        <w:r>
          <w:rPr>
            <w:b/>
            <w:color w:val="274E13"/>
            <w:shd w:val="clear" w:color="auto" w:fill="FFF2CC"/>
          </w:rPr>
          <w:t xml:space="preserve"> its</w:t>
        </w:r>
      </w:ins>
      <w:r>
        <w:rPr>
          <w:b/>
          <w:color w:val="274E13"/>
          <w:shd w:val="clear" w:color="auto" w:fill="FFF2CC"/>
        </w:rPr>
        <w:t xml:space="preserve"> vicinity in 1923</w:t>
      </w:r>
      <w:del w:id="767" w:author="Arcella" w:date="2022-10-13T11:20:00Z">
        <w:r>
          <w:rPr>
            <w:b/>
            <w:color w:val="274E13"/>
            <w:shd w:val="clear" w:color="auto" w:fill="FFF2CC"/>
          </w:rPr>
          <w:delText xml:space="preserve"> </w:delText>
        </w:r>
      </w:del>
      <w:r>
        <w:rPr>
          <w:b/>
          <w:color w:val="274E13"/>
          <w:shd w:val="clear" w:color="auto" w:fill="FFF2CC"/>
        </w:rPr>
        <w:t>-</w:t>
      </w:r>
      <w:del w:id="768" w:author="Arcella" w:date="2022-10-13T11:20:00Z">
        <w:r>
          <w:rPr>
            <w:b/>
            <w:color w:val="274E13"/>
            <w:shd w:val="clear" w:color="auto" w:fill="FFF2CC"/>
          </w:rPr>
          <w:delText xml:space="preserve"> </w:delText>
        </w:r>
      </w:del>
      <w:r>
        <w:rPr>
          <w:b/>
          <w:color w:val="274E13"/>
          <w:shd w:val="clear" w:color="auto" w:fill="FFF2CC"/>
        </w:rPr>
        <w:t xml:space="preserve">2009. </w:t>
      </w:r>
      <w:r>
        <w:rPr>
          <w:color w:val="274E13"/>
          <w:shd w:val="clear" w:color="auto" w:fill="FFF2CC"/>
        </w:rPr>
        <w:t xml:space="preserve">Rows - studied sites, abbreviated named as in </w:t>
      </w:r>
      <w:r>
        <w:rPr>
          <w:b/>
          <w:color w:val="274E13"/>
          <w:shd w:val="clear" w:color="auto" w:fill="FFF2CC"/>
        </w:rPr>
        <w:t>Fig. 6</w:t>
      </w:r>
      <w:r>
        <w:rPr>
          <w:color w:val="274E13"/>
          <w:shd w:val="clear" w:color="auto" w:fill="FFF2CC"/>
        </w:rPr>
        <w:t>, columns - studies. Studies which provide information on mussel density (data not included) are marked by an asterisk. Wherever possible, estimates of average mussel biomass (B mean), maximum mussel biomass (B max), and average mussel biomass "in mussel bioc</w:t>
      </w:r>
      <w:del w:id="769" w:author="Arcella" w:date="2022-10-13T11:21:00Z">
        <w:r>
          <w:rPr>
            <w:color w:val="274E13"/>
            <w:shd w:val="clear" w:color="auto" w:fill="FFF2CC"/>
          </w:rPr>
          <w:delText>o</w:delText>
        </w:r>
      </w:del>
      <w:r>
        <w:rPr>
          <w:color w:val="274E13"/>
          <w:shd w:val="clear" w:color="auto" w:fill="FFF2CC"/>
        </w:rPr>
        <w:t xml:space="preserve">enosis" (B biocenosis) </w:t>
      </w:r>
      <w:del w:id="770" w:author="Arcella" w:date="2022-10-13T11:21:00Z">
        <w:r>
          <w:rPr>
            <w:color w:val="274E13"/>
            <w:highlight w:val="magenta"/>
            <w:shd w:val="clear" w:color="auto" w:fill="FFF2CC"/>
          </w:rPr>
          <w:delText xml:space="preserve">on </w:delText>
        </w:r>
      </w:del>
      <w:ins w:id="771" w:author="Arcella" w:date="2022-10-13T11:21:00Z">
        <w:r>
          <w:rPr>
            <w:color w:val="274E13"/>
            <w:highlight w:val="magenta"/>
            <w:shd w:val="clear" w:color="auto" w:fill="FFF2CC"/>
          </w:rPr>
          <w:t>along</w:t>
        </w:r>
      </w:ins>
      <w:ins w:id="772" w:author="Arcella" w:date="2022-10-13T11:21:00Z">
        <w:r>
          <w:rPr>
            <w:color w:val="274E13"/>
            <w:shd w:val="clear" w:color="auto" w:fill="FFF2CC"/>
          </w:rPr>
          <w:t xml:space="preserve"> </w:t>
        </w:r>
      </w:ins>
      <w:r>
        <w:rPr>
          <w:color w:val="274E13"/>
          <w:shd w:val="clear" w:color="auto" w:fill="FFF2CC"/>
        </w:rPr>
        <w:t>vertical transects through the mussel-inhabited zone of the littoral or</w:t>
      </w:r>
      <w:ins w:id="773" w:author="Arcella" w:date="2022-10-13T11:21:00Z">
        <w:r>
          <w:rPr>
            <w:color w:val="274E13"/>
            <w:shd w:val="clear" w:color="auto" w:fill="FFF2CC"/>
          </w:rPr>
          <w:t xml:space="preserve"> the</w:t>
        </w:r>
      </w:ins>
      <w:r>
        <w:rPr>
          <w:color w:val="274E13"/>
          <w:shd w:val="clear" w:color="auto" w:fill="FFF2CC"/>
        </w:rPr>
        <w:t xml:space="preserve"> sublittoral up to 5 m depth are provided. Qualitative studies of Guryanova et al. 1928, 1929 </w:t>
      </w:r>
      <w:ins w:id="774" w:author="Arcella" w:date="2022-10-13T11:21:00Z">
        <w:r>
          <w:rPr>
            <w:color w:val="274E13"/>
            <w:shd w:val="clear" w:color="auto" w:fill="FFF2CC"/>
          </w:rPr>
          <w:t xml:space="preserve">mostly </w:t>
        </w:r>
      </w:ins>
      <w:r>
        <w:rPr>
          <w:color w:val="274E13"/>
          <w:shd w:val="clear" w:color="auto" w:fill="FFF2CC"/>
        </w:rPr>
        <w:t>provide</w:t>
      </w:r>
      <w:del w:id="775" w:author="Arcella" w:date="2022-10-13T11:21:00Z">
        <w:r>
          <w:rPr>
            <w:color w:val="274E13"/>
            <w:shd w:val="clear" w:color="auto" w:fill="FFF2CC"/>
          </w:rPr>
          <w:delText>s</w:delText>
        </w:r>
      </w:del>
      <w:r>
        <w:rPr>
          <w:color w:val="274E13"/>
          <w:shd w:val="clear" w:color="auto" w:fill="FFF2CC"/>
        </w:rPr>
        <w:t xml:space="preserve"> </w:t>
      </w:r>
      <w:del w:id="776" w:author="Arcella" w:date="2022-10-13T11:21:00Z">
        <w:r>
          <w:rPr>
            <w:color w:val="274E13"/>
            <w:shd w:val="clear" w:color="auto" w:fill="FFF2CC"/>
          </w:rPr>
          <w:delText xml:space="preserve">mostly </w:delText>
        </w:r>
      </w:del>
      <w:r>
        <w:rPr>
          <w:color w:val="274E13"/>
          <w:shd w:val="clear" w:color="auto" w:fill="FFF2CC"/>
        </w:rPr>
        <w:t>information on characteristic mussel habitats: R - rocky littoral, S - sandbanks, B - mussel beds, B* - "large mussel beds". Available details of mussel sampling are given in the last row of the table. Details of biomass calculation and additional information about distribution of mussels are provided in the last column of the table.</w:t>
      </w:r>
    </w:p>
    <w:p>
      <w:pPr>
        <w:spacing w:before="240" w:after="240"/>
        <w:rPr>
          <w:b/>
        </w:rPr>
      </w:pPr>
      <w:bookmarkStart w:id="22" w:name="_heading=h.cxof64qk64wd" w:colFirst="0" w:colLast="0"/>
      <w:bookmarkEnd w:id="22"/>
      <w:r>
        <w:rPr>
          <w:b/>
          <w:sz w:val="32"/>
          <w:szCs w:val="32"/>
        </w:rPr>
        <w:t>Results</w:t>
      </w:r>
      <w:del w:id="777" w:author="Arcella" w:date="2022-10-11T14:36:00Z">
        <w:r>
          <w:rPr>
            <w:b/>
          </w:rPr>
          <w:delText>.</w:delText>
        </w:r>
      </w:del>
    </w:p>
    <w:p>
      <w:pPr>
        <w:spacing w:before="240" w:after="240" w:line="360" w:lineRule="auto"/>
        <w:rPr>
          <w:b/>
        </w:rPr>
      </w:pPr>
      <w:r>
        <w:rPr>
          <w:b/>
        </w:rPr>
        <w:t>Prediction of taxonomic composition by morphotypes</w:t>
      </w:r>
      <w:del w:id="778" w:author="Arcella" w:date="2022-10-13T11:27:00Z">
        <w:r>
          <w:rPr>
            <w:b/>
          </w:rPr>
          <w:delText>.</w:delText>
        </w:r>
      </w:del>
    </w:p>
    <w:p>
      <w:pPr>
        <w:spacing w:before="240" w:after="240"/>
      </w:pPr>
      <w:r>
        <w:t xml:space="preserve">Proportion of </w:t>
      </w:r>
      <w:r>
        <w:rPr>
          <w:i/>
        </w:rPr>
        <w:t>M. trossulus</w:t>
      </w:r>
      <w:r>
        <w:t xml:space="preserve"> genotypes (empirical </w:t>
      </w:r>
      <w:r>
        <w:rPr>
          <w:i/>
        </w:rPr>
        <w:t>Ptros</w:t>
      </w:r>
      <w:r>
        <w:t>) in genotyped samples from</w:t>
      </w:r>
      <w:ins w:id="779" w:author="Arcella" w:date="2022-10-13T11:27:00Z">
        <w:r>
          <w:rPr/>
          <w:t xml:space="preserve"> the</w:t>
        </w:r>
      </w:ins>
      <w:r>
        <w:t xml:space="preserve"> Ty</w:t>
      </w:r>
      <w:ins w:id="780" w:author="Arcella" w:date="2022-10-13T11:27:00Z">
        <w:r>
          <w:rPr/>
          <w:t>u</w:t>
        </w:r>
      </w:ins>
      <w:r>
        <w:t xml:space="preserve">va ranged from 0.06 to 0.90, i.e., from almost pure </w:t>
      </w:r>
      <w:r>
        <w:rPr>
          <w:i/>
        </w:rPr>
        <w:t>ME</w:t>
      </w:r>
      <w:r>
        <w:t xml:space="preserve"> to almost pure </w:t>
      </w:r>
      <w:r>
        <w:rPr>
          <w:i/>
        </w:rPr>
        <w:t>MT</w:t>
      </w:r>
      <w:r>
        <w:t>. The proportion of T-morphotypes (</w:t>
      </w:r>
      <w:r>
        <w:rPr>
          <w:i/>
        </w:rPr>
        <w:t>PT</w:t>
      </w:r>
      <w:r>
        <w:t>) in the same samples ranged from 0.08 to 0.98. The relationship between the two indices was close to proportionality (</w:t>
      </w:r>
      <w:r>
        <w:rPr>
          <w:b/>
        </w:rPr>
        <w:t>Fig. 2</w:t>
      </w:r>
      <w:r>
        <w:t xml:space="preserve">). Parameters of regression models describing </w:t>
      </w:r>
      <w:ins w:id="781" w:author="Arcella" w:date="2022-10-13T11:27:00Z">
        <w:r>
          <w:rPr/>
          <w:t xml:space="preserve">the </w:t>
        </w:r>
      </w:ins>
      <w:r>
        <w:t xml:space="preserve">dependence of empirical </w:t>
      </w:r>
      <w:r>
        <w:rPr>
          <w:i/>
        </w:rPr>
        <w:t xml:space="preserve">Ptros </w:t>
      </w:r>
      <w:r>
        <w:t xml:space="preserve">on </w:t>
      </w:r>
      <w:r>
        <w:rPr>
          <w:i/>
        </w:rPr>
        <w:t xml:space="preserve">PT </w:t>
      </w:r>
      <w:r>
        <w:t xml:space="preserve">and Dataset (i.e. sets of samples from </w:t>
      </w:r>
      <w:ins w:id="782" w:author="Arcella" w:date="2022-10-13T11:27:00Z">
        <w:r>
          <w:rPr/>
          <w:t xml:space="preserve">the </w:t>
        </w:r>
      </w:ins>
      <w:r>
        <w:t xml:space="preserve">Tyuva, from </w:t>
      </w:r>
      <w:del w:id="783" w:author="Arcella" w:date="2022-10-19T13:44:00Z">
        <w:r>
          <w:rPr/>
          <w:delText xml:space="preserve">low- </w:delText>
        </w:r>
      </w:del>
      <w:ins w:id="784" w:author="Arcella" w:date="2022-10-19T13:44:00Z">
        <w:r>
          <w:rPr/>
          <w:t xml:space="preserve">brackish </w:t>
        </w:r>
      </w:ins>
      <w:r>
        <w:t xml:space="preserve">and </w:t>
      </w:r>
      <w:del w:id="785" w:author="Arcella" w:date="2022-10-19T13:44:00Z">
        <w:r>
          <w:rPr/>
          <w:delText>high-</w:delText>
        </w:r>
      </w:del>
      <w:r>
        <w:t xml:space="preserve">saline habitats in the Barents Sea) are given in STable 3. The empirical data from </w:t>
      </w:r>
      <w:ins w:id="786" w:author="Arcella" w:date="2022-10-13T11:28:00Z">
        <w:r>
          <w:rPr/>
          <w:t xml:space="preserve">the </w:t>
        </w:r>
      </w:ins>
      <w:r>
        <w:t>T</w:t>
      </w:r>
      <w:ins w:id="787" w:author="Arcella" w:date="2022-10-13T11:28:00Z">
        <w:r>
          <w:rPr/>
          <w:t>y</w:t>
        </w:r>
      </w:ins>
      <w:r>
        <w:t xml:space="preserve">uva generally agreed well with the model predictions, but some samples apparently had too low or too high </w:t>
      </w:r>
      <w:r>
        <w:rPr>
          <w:i/>
        </w:rPr>
        <w:t xml:space="preserve">Ptros </w:t>
      </w:r>
      <w:r>
        <w:t xml:space="preserve">at a given </w:t>
      </w:r>
      <w:r>
        <w:rPr>
          <w:i/>
        </w:rPr>
        <w:t>PT</w:t>
      </w:r>
      <w:ins w:id="788" w:author="Arcella" w:date="2022-10-13T11:28:00Z">
        <w:r>
          <w:rPr>
            <w:i/>
          </w:rPr>
          <w:t>,</w:t>
        </w:r>
      </w:ins>
      <w:ins w:id="789" w:author="Arcella" w:date="2022-10-13T11:28:00Z">
        <w:r>
          <w:rPr/>
          <w:t xml:space="preserve"> </w:t>
        </w:r>
      </w:ins>
      <w:del w:id="790" w:author="Arcella" w:date="2022-10-13T11:28:00Z">
        <w:r>
          <w:rPr/>
          <w:delText>. Among other reasons, t</w:delText>
        </w:r>
      </w:del>
      <w:ins w:id="791" w:author="Arcella" w:date="2022-10-13T11:28:00Z">
        <w:r>
          <w:rPr/>
          <w:t xml:space="preserve">which </w:t>
        </w:r>
      </w:ins>
      <w:del w:id="792" w:author="Arcella" w:date="2022-10-13T11:28:00Z">
        <w:r>
          <w:rPr/>
          <w:delText xml:space="preserve">his </w:delText>
        </w:r>
      </w:del>
      <w:r>
        <w:t xml:space="preserve">may be </w:t>
      </w:r>
      <w:ins w:id="793" w:author="Arcella" w:date="2022-10-13T11:28:00Z">
        <w:r>
          <w:rPr/>
          <w:t xml:space="preserve">partly </w:t>
        </w:r>
      </w:ins>
      <w:r>
        <w:t xml:space="preserve">due to generally small sample sizes (30-82 genotypes, mean 44, STable 2). The regression line corresponding to </w:t>
      </w:r>
      <w:ins w:id="794" w:author="Arcella" w:date="2022-10-13T11:29:00Z">
        <w:r>
          <w:rPr/>
          <w:t xml:space="preserve">the </w:t>
        </w:r>
      </w:ins>
      <w:r>
        <w:t>T</w:t>
      </w:r>
      <w:ins w:id="795" w:author="Arcella" w:date="2022-10-13T11:29:00Z">
        <w:r>
          <w:rPr/>
          <w:t>y</w:t>
        </w:r>
      </w:ins>
      <w:r>
        <w:t xml:space="preserve">uva </w:t>
      </w:r>
      <w:del w:id="796" w:author="Arcella" w:date="2022-10-13T11:29:00Z">
        <w:r>
          <w:rPr/>
          <w:delText xml:space="preserve">takes </w:delText>
        </w:r>
      </w:del>
      <w:ins w:id="797" w:author="Arcella" w:date="2022-10-13T11:29:00Z">
        <w:r>
          <w:rPr/>
          <w:t xml:space="preserve">occupied </w:t>
        </w:r>
      </w:ins>
      <w:del w:id="798" w:author="Arcella" w:date="2022-10-13T11:29:00Z">
        <w:r>
          <w:rPr/>
          <w:delText xml:space="preserve">the </w:delText>
        </w:r>
      </w:del>
      <w:ins w:id="799" w:author="Arcella" w:date="2022-10-13T11:29:00Z">
        <w:r>
          <w:rPr/>
          <w:t xml:space="preserve">an </w:t>
        </w:r>
      </w:ins>
      <w:r>
        <w:t xml:space="preserve">intermediate position between </w:t>
      </w:r>
      <w:ins w:id="800" w:author="Arcella" w:date="2022-10-13T11:29:00Z">
        <w:r>
          <w:rPr/>
          <w:t xml:space="preserve">the </w:t>
        </w:r>
      </w:ins>
      <w:r>
        <w:t xml:space="preserve">lines corresponding to two other sample sets but </w:t>
      </w:r>
      <w:ins w:id="801" w:author="Arcella" w:date="2022-10-13T11:29:00Z">
        <w:r>
          <w:rPr/>
          <w:t xml:space="preserve">was </w:t>
        </w:r>
      </w:ins>
      <w:r>
        <w:t xml:space="preserve">closer to </w:t>
      </w:r>
      <w:del w:id="802" w:author="Arcella" w:date="2022-10-19T13:44:00Z">
        <w:r>
          <w:rPr/>
          <w:delText>high-</w:delText>
        </w:r>
      </w:del>
      <w:r>
        <w:t>saline habitats (</w:t>
      </w:r>
      <w:r>
        <w:rPr>
          <w:b/>
        </w:rPr>
        <w:t>Fig. 2</w:t>
      </w:r>
      <w:r>
        <w:t xml:space="preserve"> insert).  </w:t>
      </w:r>
    </w:p>
    <w:p>
      <w:pPr>
        <w:spacing w:before="240" w:after="240"/>
      </w:pPr>
      <w:r>
        <w:t xml:space="preserve">Since the genotyped collections from </w:t>
      </w:r>
      <w:ins w:id="803" w:author="Arcella" w:date="2022-10-13T11:29:00Z">
        <w:r>
          <w:rPr/>
          <w:t xml:space="preserve">the </w:t>
        </w:r>
      </w:ins>
      <w:r>
        <w:t>Ty</w:t>
      </w:r>
      <w:ins w:id="804" w:author="Arcella" w:date="2022-10-13T11:29:00Z">
        <w:r>
          <w:rPr/>
          <w:t>u</w:t>
        </w:r>
      </w:ins>
      <w:r>
        <w:t xml:space="preserve">va included </w:t>
      </w:r>
      <w:del w:id="805" w:author="Arcella" w:date="2022-10-13T11:29:00Z">
        <w:r>
          <w:rPr/>
          <w:delText xml:space="preserve">differently timed </w:delText>
        </w:r>
      </w:del>
      <w:r>
        <w:t>samples</w:t>
      </w:r>
      <w:ins w:id="806" w:author="Arcella" w:date="2022-10-13T11:29:00Z">
        <w:r>
          <w:rPr/>
          <w:t xml:space="preserve"> taken</w:t>
        </w:r>
      </w:ins>
      <w:r>
        <w:t xml:space="preserve"> from the same settlements</w:t>
      </w:r>
      <w:ins w:id="807" w:author="Arcella" w:date="2022-10-13T11:29:00Z">
        <w:r>
          <w:rPr/>
          <w:t xml:space="preserve"> at various time points</w:t>
        </w:r>
      </w:ins>
      <w:r>
        <w:t>,</w:t>
      </w:r>
      <w:ins w:id="808" w:author="Arcella" w:date="2022-10-13T11:30:00Z">
        <w:r>
          <w:rPr/>
          <w:t xml:space="preserve"> we</w:t>
        </w:r>
      </w:ins>
      <w:ins w:id="809" w:author="Arcella" w:date="2022-10-13T11:40:00Z">
        <w:r>
          <w:rPr/>
          <w:t xml:space="preserve"> give</w:t>
        </w:r>
      </w:ins>
      <w:ins w:id="810" w:author="Arcella" w:date="2022-10-13T11:30:00Z">
        <w:r>
          <w:rPr/>
          <w:t xml:space="preserve"> </w:t>
        </w:r>
      </w:ins>
      <w:del w:id="811" w:author="Arcella" w:date="2022-10-13T11:40:00Z">
        <w:r>
          <w:rPr/>
          <w:delText xml:space="preserve"> </w:delText>
        </w:r>
      </w:del>
      <w:del w:id="812" w:author="Arcella" w:date="2022-10-13T11:40:00Z">
        <w:r>
          <w:rPr>
            <w:b/>
          </w:rPr>
          <w:delText>Fig. 2</w:delText>
        </w:r>
      </w:del>
      <w:del w:id="813" w:author="Arcella" w:date="2022-10-13T11:40:00Z">
        <w:r>
          <w:rPr/>
          <w:delText xml:space="preserve"> gives a </w:delText>
        </w:r>
      </w:del>
      <w:ins w:id="814" w:author="Arcella" w:date="2022-10-13T11:40:00Z">
        <w:r>
          <w:rPr/>
          <w:t xml:space="preserve">the </w:t>
        </w:r>
      </w:ins>
      <w:r>
        <w:t xml:space="preserve">first idea of the scale and direction of </w:t>
      </w:r>
      <w:r>
        <w:rPr>
          <w:i/>
        </w:rPr>
        <w:t>Ptros</w:t>
      </w:r>
      <w:r>
        <w:t xml:space="preserve"> temporal dynamics</w:t>
      </w:r>
      <w:ins w:id="815" w:author="Arcella" w:date="2022-10-13T11:40:00Z">
        <w:r>
          <w:rPr/>
          <w:t xml:space="preserve"> in </w:t>
        </w:r>
      </w:ins>
      <w:ins w:id="816" w:author="Arcella" w:date="2022-10-13T11:40:00Z">
        <w:r>
          <w:rPr>
            <w:b/>
          </w:rPr>
          <w:t>Fig. 2</w:t>
        </w:r>
      </w:ins>
      <w:r>
        <w:t xml:space="preserve">. In general, the proportion of </w:t>
      </w:r>
      <w:r>
        <w:rPr>
          <w:i/>
        </w:rPr>
        <w:t xml:space="preserve">MT </w:t>
      </w:r>
      <w:r>
        <w:t xml:space="preserve">decreased with time. For example, </w:t>
      </w:r>
      <w:r>
        <w:rPr>
          <w:i/>
        </w:rPr>
        <w:t xml:space="preserve">Ptros </w:t>
      </w:r>
      <w:r>
        <w:t>in BS+05 (the littoral part of the Bed) was 0.69 in 2004 and 0.11 in 2018,</w:t>
      </w:r>
      <w:ins w:id="817" w:author="Arcella" w:date="2022-10-13T11:40:00Z">
        <w:r>
          <w:rPr/>
          <w:t xml:space="preserve"> while</w:t>
        </w:r>
      </w:ins>
      <w:r>
        <w:t xml:space="preserve"> </w:t>
      </w:r>
      <w:r>
        <w:rPr>
          <w:i/>
        </w:rPr>
        <w:t xml:space="preserve">Ptros </w:t>
      </w:r>
      <w:r>
        <w:t xml:space="preserve">in MoS+05 (rocky littoral) </w:t>
      </w:r>
      <w:del w:id="818" w:author="Arcella" w:date="2022-10-13T11:40:00Z">
        <w:r>
          <w:rPr/>
          <w:delText xml:space="preserve">- </w:delText>
        </w:r>
      </w:del>
      <w:r>
        <w:t xml:space="preserve">0.81 in 2005 and 0.33 in 2018. </w:t>
      </w:r>
      <w:del w:id="819" w:author="Arcella" w:date="2022-10-13T11:41:00Z">
        <w:r>
          <w:rPr/>
          <w:delText>Also of note are t</w:delText>
        </w:r>
      </w:del>
      <w:ins w:id="820" w:author="Arcella" w:date="2022-10-13T11:41:00Z">
        <w:r>
          <w:rPr/>
          <w:t>T</w:t>
        </w:r>
      </w:ins>
      <w:r>
        <w:t xml:space="preserve">he differences between </w:t>
      </w:r>
      <w:del w:id="821" w:author="Arcella" w:date="2022-10-13T11:41:00Z">
        <w:r>
          <w:rPr/>
          <w:delText xml:space="preserve">one-time </w:delText>
        </w:r>
      </w:del>
      <w:ins w:id="822" w:author="Arcella" w:date="2022-10-13T11:41:00Z">
        <w:r>
          <w:rPr/>
          <w:t xml:space="preserve">the </w:t>
        </w:r>
      </w:ins>
      <w:r>
        <w:t>collections</w:t>
      </w:r>
      <w:ins w:id="823" w:author="Arcella" w:date="2022-10-13T11:41:00Z">
        <w:r>
          <w:rPr/>
          <w:t xml:space="preserve"> made at the same time points</w:t>
        </w:r>
      </w:ins>
      <w:r>
        <w:t xml:space="preserve"> from different depths</w:t>
      </w:r>
      <w:ins w:id="824" w:author="Arcella" w:date="2022-10-13T11:41:00Z">
        <w:r>
          <w:rPr/>
          <w:t xml:space="preserve"> are also noteworthy</w:t>
        </w:r>
      </w:ins>
      <w:r>
        <w:t xml:space="preserve">: </w:t>
      </w:r>
      <w:del w:id="825" w:author="Arcella" w:date="2022-10-13T11:41:00Z">
        <w:r>
          <w:rPr/>
          <w:delText xml:space="preserve">each time </w:delText>
        </w:r>
      </w:del>
      <w:r>
        <w:rPr>
          <w:i/>
        </w:rPr>
        <w:t xml:space="preserve">Ptros </w:t>
      </w:r>
      <w:r>
        <w:t>was</w:t>
      </w:r>
      <w:ins w:id="826" w:author="Arcella" w:date="2022-10-13T11:41:00Z">
        <w:r>
          <w:rPr/>
          <w:t xml:space="preserve"> always</w:t>
        </w:r>
      </w:ins>
      <w:r>
        <w:t xml:space="preserve"> higher in the littoral than in the sublittoral (by 12-30%, on average by 16%).</w:t>
      </w:r>
    </w:p>
    <w:p>
      <w:pPr>
        <w:spacing w:before="240" w:after="240"/>
        <w:jc w:val="center"/>
      </w:pPr>
      <w:r>
        <w:rPr>
          <w:lang w:val="ru-RU"/>
        </w:rPr>
        <w:drawing>
          <wp:inline distT="0" distB="0" distL="0" distR="0">
            <wp:extent cx="4890770" cy="4469130"/>
            <wp:effectExtent l="0" t="0" r="5080" b="7620"/>
            <wp:docPr id="3" name="Рисунок 3" descr="S:\Users\st022847\Desktop\mytilus Tyuva 1910\mytilus_Tyuva_comp\R_calc_tumyt\иллюстрации jpeg\Fi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S:\Users\st022847\Desktop\mytilus Tyuva 1910\mytilus_Tyuva_comp\R_calc_tumyt\иллюстрации jpeg\Fig 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899755" cy="4477381"/>
                    </a:xfrm>
                    <a:prstGeom prst="rect">
                      <a:avLst/>
                    </a:prstGeom>
                    <a:noFill/>
                    <a:ln>
                      <a:noFill/>
                    </a:ln>
                  </pic:spPr>
                </pic:pic>
              </a:graphicData>
            </a:graphic>
          </wp:inline>
        </w:drawing>
      </w:r>
    </w:p>
    <w:p>
      <w:pPr>
        <w:spacing w:before="240" w:after="240"/>
        <w:rPr>
          <w:color w:val="0070C0"/>
        </w:rPr>
      </w:pPr>
      <w:r>
        <w:rPr>
          <w:b/>
          <w:color w:val="274E13"/>
          <w:shd w:val="clear" w:color="auto" w:fill="FFF2CC"/>
        </w:rPr>
        <w:t xml:space="preserve">Figure 2. Dependence of proportion of </w:t>
      </w:r>
      <w:r>
        <w:rPr>
          <w:b/>
          <w:i/>
          <w:color w:val="274E13"/>
          <w:shd w:val="clear" w:color="auto" w:fill="FFF2CC"/>
        </w:rPr>
        <w:t>M. trossulus</w:t>
      </w:r>
      <w:r>
        <w:rPr>
          <w:b/>
          <w:color w:val="274E13"/>
          <w:shd w:val="clear" w:color="auto" w:fill="FFF2CC"/>
        </w:rPr>
        <w:t xml:space="preserve"> genotypes (</w:t>
      </w:r>
      <w:r>
        <w:rPr>
          <w:b/>
          <w:i/>
          <w:color w:val="274E13"/>
          <w:shd w:val="clear" w:color="auto" w:fill="FFF2CC"/>
        </w:rPr>
        <w:t>Ptros</w:t>
      </w:r>
      <w:r>
        <w:rPr>
          <w:b/>
          <w:color w:val="274E13"/>
          <w:shd w:val="clear" w:color="auto" w:fill="FFF2CC"/>
        </w:rPr>
        <w:t>) on proportion of T-morphotypes (</w:t>
      </w:r>
      <w:r>
        <w:rPr>
          <w:b/>
          <w:i/>
          <w:color w:val="274E13"/>
          <w:shd w:val="clear" w:color="auto" w:fill="FFF2CC"/>
        </w:rPr>
        <w:t>PT</w:t>
      </w:r>
      <w:r>
        <w:rPr>
          <w:b/>
          <w:color w:val="274E13"/>
          <w:shd w:val="clear" w:color="auto" w:fill="FFF2CC"/>
        </w:rPr>
        <w:t xml:space="preserve">) in samples from </w:t>
      </w:r>
      <w:ins w:id="827" w:author="Arcella" w:date="2022-10-13T11:42:00Z">
        <w:r>
          <w:rPr>
            <w:b/>
            <w:color w:val="274E13"/>
            <w:shd w:val="clear" w:color="auto" w:fill="FFF2CC"/>
          </w:rPr>
          <w:t xml:space="preserve">the </w:t>
        </w:r>
      </w:ins>
      <w:r>
        <w:rPr>
          <w:b/>
          <w:color w:val="274E13"/>
          <w:shd w:val="clear" w:color="auto" w:fill="FFF2CC"/>
        </w:rPr>
        <w:t>Tyuva.</w:t>
      </w:r>
      <w:r>
        <w:rPr>
          <w:color w:val="274E13"/>
          <w:shd w:val="clear" w:color="auto" w:fill="FFF2CC"/>
        </w:rPr>
        <w:t xml:space="preserve"> Dots are empirical estimates, color reflects the time period of sampling (see the legend). Sampling localities are labeled as in</w:t>
      </w:r>
      <w:r>
        <w:rPr>
          <w:b/>
          <w:color w:val="274E13"/>
          <w:shd w:val="clear" w:color="auto" w:fill="FFF2CC"/>
        </w:rPr>
        <w:t xml:space="preserve"> Fig.1f</w:t>
      </w:r>
      <w:r>
        <w:rPr>
          <w:color w:val="274E13"/>
          <w:shd w:val="clear" w:color="auto" w:fill="FFF2CC"/>
        </w:rPr>
        <w:t xml:space="preserve">, repeated samples from the same localities are highlighted in font color. Solid line is regression model predictions, dashed lines </w:t>
      </w:r>
      <w:del w:id="828" w:author="Arcella" w:date="2022-10-13T11:42:00Z">
        <w:r>
          <w:rPr>
            <w:color w:val="274E13"/>
            <w:shd w:val="clear" w:color="auto" w:fill="FFF2CC"/>
          </w:rPr>
          <w:delText xml:space="preserve">– </w:delText>
        </w:r>
      </w:del>
      <w:ins w:id="829" w:author="Arcella" w:date="2022-10-13T11:42:00Z">
        <w:r>
          <w:rPr>
            <w:color w:val="274E13"/>
            <w:shd w:val="clear" w:color="auto" w:fill="FFF2CC"/>
          </w:rPr>
          <w:t xml:space="preserve">are </w:t>
        </w:r>
      </w:ins>
      <w:r>
        <w:rPr>
          <w:color w:val="274E13"/>
          <w:shd w:val="clear" w:color="auto" w:fill="FFF2CC"/>
        </w:rPr>
        <w:t>boundaries of 95% confidence interval of regression. The same regression is shown in the insert together with</w:t>
      </w:r>
      <w:ins w:id="830" w:author="Arcella" w:date="2022-10-13T11:43:00Z">
        <w:r>
          <w:rPr>
            <w:color w:val="274E13"/>
            <w:shd w:val="clear" w:color="auto" w:fill="FFF2CC"/>
          </w:rPr>
          <w:t xml:space="preserve"> the</w:t>
        </w:r>
      </w:ins>
      <w:r>
        <w:rPr>
          <w:color w:val="274E13"/>
          <w:shd w:val="clear" w:color="auto" w:fill="FFF2CC"/>
        </w:rPr>
        <w:t xml:space="preserve"> corresponding regressions for samples from </w:t>
      </w:r>
      <w:del w:id="831" w:author="Arcella" w:date="2022-10-19T13:45:00Z">
        <w:r>
          <w:rPr>
            <w:color w:val="274E13"/>
            <w:shd w:val="clear" w:color="auto" w:fill="FFF2CC"/>
          </w:rPr>
          <w:delText xml:space="preserve">low-saline </w:delText>
        </w:r>
      </w:del>
      <w:ins w:id="832" w:author="Arcella" w:date="2022-10-19T13:45:00Z">
        <w:r>
          <w:rPr>
            <w:color w:val="274E13"/>
            <w:shd w:val="clear" w:color="auto" w:fill="FFF2CC"/>
          </w:rPr>
          <w:t xml:space="preserve">brackish </w:t>
        </w:r>
      </w:ins>
      <w:r>
        <w:rPr>
          <w:color w:val="274E13"/>
          <w:shd w:val="clear" w:color="auto" w:fill="FFF2CC"/>
        </w:rPr>
        <w:t xml:space="preserve">(&lt;30 ppt; blue) and </w:t>
      </w:r>
      <w:del w:id="833" w:author="Arcella" w:date="2022-10-19T13:45:00Z">
        <w:r>
          <w:rPr>
            <w:color w:val="274E13"/>
            <w:shd w:val="clear" w:color="auto" w:fill="FFF2CC"/>
          </w:rPr>
          <w:delText>high-</w:delText>
        </w:r>
      </w:del>
      <w:r>
        <w:rPr>
          <w:color w:val="274E13"/>
          <w:shd w:val="clear" w:color="auto" w:fill="FFF2CC"/>
        </w:rPr>
        <w:t>saline (&gt;30 ppt; Tyuva samples not considered; red line) localities in the Barents Sea from the study of Khaitov et al. 2021</w:t>
      </w:r>
      <w:r>
        <w:rPr>
          <w:color w:val="0070C0"/>
        </w:rPr>
        <w:t xml:space="preserve">. </w:t>
      </w:r>
    </w:p>
    <w:p>
      <w:pPr>
        <w:spacing w:before="240" w:after="240"/>
        <w:rPr>
          <w:color w:val="274E13"/>
          <w:shd w:val="clear" w:color="auto" w:fill="FFF2CC"/>
        </w:rPr>
      </w:pPr>
      <w:r>
        <w:rPr>
          <w:b/>
          <w:color w:val="274E13"/>
          <w:shd w:val="clear" w:color="auto" w:fill="FFF2CC"/>
        </w:rPr>
        <w:t xml:space="preserve">STable 3. Parameters of the fitted regression model describing dependence of </w:t>
      </w:r>
      <w:r>
        <w:rPr>
          <w:b/>
          <w:i/>
          <w:color w:val="274E13"/>
          <w:shd w:val="clear" w:color="auto" w:fill="FFF2CC"/>
        </w:rPr>
        <w:t xml:space="preserve">Ptros </w:t>
      </w:r>
      <w:r>
        <w:rPr>
          <w:b/>
          <w:color w:val="274E13"/>
          <w:shd w:val="clear" w:color="auto" w:fill="FFF2CC"/>
        </w:rPr>
        <w:t xml:space="preserve">on PT in samples from </w:t>
      </w:r>
      <w:ins w:id="834" w:author="Arcella" w:date="2022-10-13T11:43:00Z">
        <w:r>
          <w:rPr>
            <w:b/>
            <w:color w:val="274E13"/>
            <w:shd w:val="clear" w:color="auto" w:fill="FFF2CC"/>
          </w:rPr>
          <w:t xml:space="preserve">the </w:t>
        </w:r>
      </w:ins>
      <w:r>
        <w:rPr>
          <w:b/>
          <w:color w:val="274E13"/>
          <w:shd w:val="clear" w:color="auto" w:fill="FFF2CC"/>
        </w:rPr>
        <w:t xml:space="preserve">Tyuva, </w:t>
      </w:r>
      <w:del w:id="835" w:author="Arcella" w:date="2022-10-19T13:45:00Z">
        <w:r>
          <w:rPr>
            <w:b/>
            <w:color w:val="274E13"/>
            <w:shd w:val="clear" w:color="auto" w:fill="FFF2CC"/>
          </w:rPr>
          <w:delText>high-</w:delText>
        </w:r>
      </w:del>
      <w:r>
        <w:rPr>
          <w:b/>
          <w:color w:val="274E13"/>
          <w:shd w:val="clear" w:color="auto" w:fill="FFF2CC"/>
        </w:rPr>
        <w:t xml:space="preserve">saline (BH) and </w:t>
      </w:r>
      <w:del w:id="836" w:author="Arcella" w:date="2022-10-19T13:45:00Z">
        <w:r>
          <w:rPr>
            <w:b/>
            <w:color w:val="274E13"/>
            <w:shd w:val="clear" w:color="auto" w:fill="FFF2CC"/>
          </w:rPr>
          <w:delText xml:space="preserve">low-saline </w:delText>
        </w:r>
      </w:del>
      <w:ins w:id="837" w:author="Arcella" w:date="2022-10-19T13:45:00Z">
        <w:r>
          <w:rPr>
            <w:b/>
            <w:color w:val="274E13"/>
            <w:shd w:val="clear" w:color="auto" w:fill="FFF2CC"/>
          </w:rPr>
          <w:t xml:space="preserve">brackish </w:t>
        </w:r>
      </w:ins>
      <w:r>
        <w:rPr>
          <w:b/>
          <w:color w:val="274E13"/>
          <w:shd w:val="clear" w:color="auto" w:fill="FFF2CC"/>
        </w:rPr>
        <w:t xml:space="preserve">(BL) Barents Sea localities. </w:t>
      </w:r>
      <w:r>
        <w:rPr>
          <w:color w:val="274E13"/>
          <w:shd w:val="clear" w:color="auto" w:fill="FFF2CC"/>
        </w:rPr>
        <w:t xml:space="preserve">The reference level of a categorical predictor "Set" is BL. The formula for predicting </w:t>
      </w:r>
      <w:r>
        <w:rPr>
          <w:i/>
          <w:color w:val="274E13"/>
          <w:shd w:val="clear" w:color="auto" w:fill="FFF2CC"/>
        </w:rPr>
        <w:t xml:space="preserve">Ptros </w:t>
      </w:r>
      <w:r>
        <w:rPr>
          <w:color w:val="274E13"/>
          <w:shd w:val="clear" w:color="auto" w:fill="FFF2CC"/>
        </w:rPr>
        <w:t xml:space="preserve">in </w:t>
      </w:r>
      <w:ins w:id="838" w:author="Arcella" w:date="2022-10-13T11:43:00Z">
        <w:r>
          <w:rPr>
            <w:color w:val="274E13"/>
            <w:shd w:val="clear" w:color="auto" w:fill="FFF2CC"/>
          </w:rPr>
          <w:t xml:space="preserve">the </w:t>
        </w:r>
      </w:ins>
      <w:r>
        <w:rPr>
          <w:color w:val="274E13"/>
          <w:shd w:val="clear" w:color="auto" w:fill="FFF2CC"/>
        </w:rPr>
        <w:t xml:space="preserve">Tyuva: </w:t>
      </w:r>
      <w:r>
        <w:rPr>
          <w:i/>
          <w:color w:val="274E13"/>
          <w:shd w:val="clear" w:color="auto" w:fill="FFF2CC"/>
        </w:rPr>
        <w:t xml:space="preserve">Ptros </w:t>
      </w:r>
      <w:r>
        <w:rPr>
          <w:color w:val="274E13"/>
          <w:shd w:val="clear" w:color="auto" w:fill="FFF2CC"/>
        </w:rPr>
        <w:t>= exp(-2.3 + 3.3*PT)  /  (1 +  exp(-2.3 + 3.3*PT))</w:t>
      </w:r>
      <w:del w:id="839" w:author="Arcella" w:date="2022-10-13T11:44:00Z">
        <w:r>
          <w:rPr>
            <w:color w:val="274E13"/>
            <w:shd w:val="clear" w:color="auto" w:fill="FFF2CC"/>
          </w:rPr>
          <w:delText>,</w:delText>
        </w:r>
      </w:del>
      <w:ins w:id="840" w:author="Arcella" w:date="2022-10-13T11:44:00Z">
        <w:r>
          <w:rPr>
            <w:color w:val="274E13"/>
            <w:shd w:val="clear" w:color="auto" w:fill="FFF2CC"/>
          </w:rPr>
          <w:t>; the formula for predicting</w:t>
        </w:r>
      </w:ins>
      <w:r>
        <w:rPr>
          <w:color w:val="274E13"/>
          <w:shd w:val="clear" w:color="auto" w:fill="FFF2CC"/>
        </w:rPr>
        <w:t xml:space="preserve"> </w:t>
      </w:r>
      <w:r>
        <w:rPr>
          <w:i/>
          <w:color w:val="274E13"/>
          <w:shd w:val="clear" w:color="auto" w:fill="FFF2CC"/>
        </w:rPr>
        <w:t xml:space="preserve">Ptros </w:t>
      </w:r>
      <w:r>
        <w:rPr>
          <w:color w:val="274E13"/>
          <w:shd w:val="clear" w:color="auto" w:fill="FFF2CC"/>
        </w:rPr>
        <w:t xml:space="preserve">in </w:t>
      </w:r>
      <w:del w:id="841" w:author="Arcella" w:date="2022-10-19T13:45:00Z">
        <w:r>
          <w:rPr>
            <w:color w:val="274E13"/>
            <w:shd w:val="clear" w:color="auto" w:fill="FFF2CC"/>
          </w:rPr>
          <w:delText>high-</w:delText>
        </w:r>
      </w:del>
      <w:r>
        <w:rPr>
          <w:color w:val="274E13"/>
          <w:shd w:val="clear" w:color="auto" w:fill="FFF2CC"/>
        </w:rPr>
        <w:t xml:space="preserve">saline Barents Sea localities:  </w:t>
      </w:r>
      <w:r>
        <w:rPr>
          <w:i/>
          <w:color w:val="274E13"/>
          <w:shd w:val="clear" w:color="auto" w:fill="FFF2CC"/>
        </w:rPr>
        <w:t xml:space="preserve">Ptros </w:t>
      </w:r>
      <w:r>
        <w:rPr>
          <w:color w:val="274E13"/>
          <w:shd w:val="clear" w:color="auto" w:fill="FFF2CC"/>
        </w:rPr>
        <w:t>= exp(-3.9 + 4.8*PT)  /  (1 +  exp(-3.9 + 4.8*PT)).</w:t>
      </w:r>
    </w:p>
    <w:p>
      <w:pPr>
        <w:spacing w:before="240" w:after="240" w:line="360" w:lineRule="auto"/>
        <w:rPr>
          <w:b/>
        </w:rPr>
      </w:pPr>
      <w:r>
        <w:rPr>
          <w:b/>
        </w:rPr>
        <w:t>Tyuva mussels and their environment in 2009-2010</w:t>
      </w:r>
      <w:del w:id="842" w:author="Arcella" w:date="2022-10-13T11:43:00Z">
        <w:r>
          <w:rPr>
            <w:b/>
          </w:rPr>
          <w:delText>.</w:delText>
        </w:r>
      </w:del>
    </w:p>
    <w:p>
      <w:pPr>
        <w:spacing w:before="240" w:after="240"/>
      </w:pPr>
      <w:r>
        <w:t xml:space="preserve">Salinity at sampling sites varied </w:t>
      </w:r>
      <w:del w:id="843" w:author="Arcella" w:date="2022-10-13T11:44:00Z">
        <w:r>
          <w:rPr/>
          <w:delText xml:space="preserve">over a wide range </w:delText>
        </w:r>
      </w:del>
      <w:ins w:id="844" w:author="Arcella" w:date="2022-10-13T11:44:00Z">
        <w:r>
          <w:rPr/>
          <w:t xml:space="preserve">broadly </w:t>
        </w:r>
      </w:ins>
      <w:r>
        <w:t>during the tidal cycle, especially in the upper part of the inlet (</w:t>
      </w:r>
      <w:del w:id="845" w:author="Arcella" w:date="2022-10-13T11:44:00Z">
        <w:r>
          <w:rPr/>
          <w:delText xml:space="preserve">range </w:delText>
        </w:r>
      </w:del>
      <w:r>
        <w:t>4-34 ppt</w:t>
      </w:r>
      <w:ins w:id="846" w:author="Arcella" w:date="2022-10-13T11:44:00Z">
        <w:r>
          <w:rPr/>
          <w:t>,</w:t>
        </w:r>
      </w:ins>
      <w:r>
        <w:t xml:space="preserve"> with minimum values at low tide). According to the model fitted (STable 4) the predicted salinity increased with </w:t>
      </w:r>
      <w:ins w:id="847" w:author="Arcella" w:date="2022-10-13T11:45:00Z">
        <w:r>
          <w:rPr/>
          <w:t xml:space="preserve">the </w:t>
        </w:r>
      </w:ins>
      <w:r>
        <w:t xml:space="preserve">distance from the river and was on average 16 ppt </w:t>
      </w:r>
      <w:del w:id="848" w:author="Arcella" w:date="2022-10-13T11:45:00Z">
        <w:r>
          <w:rPr/>
          <w:delText xml:space="preserve">in </w:delText>
        </w:r>
      </w:del>
      <w:ins w:id="849" w:author="Arcella" w:date="2022-10-13T11:45:00Z">
        <w:r>
          <w:rPr/>
          <w:t xml:space="preserve">at </w:t>
        </w:r>
      </w:ins>
      <w:r>
        <w:t>the top of the inlet and 23 ppt at its entrance (</w:t>
      </w:r>
      <w:r>
        <w:rPr>
          <w:b/>
        </w:rPr>
        <w:t>Fig. 1с</w:t>
      </w:r>
      <w:r>
        <w:t xml:space="preserve">). The amplitude of predicted salinity fluctuations during the tidal cycle was maximal at the top (1-29 ppt at R+05) and minimum at the entrance (18-27 ppt at MoN). The other environmental parameters of the sampling localities are provided in STable 1. Their variation generally corresponded to </w:t>
      </w:r>
      <w:ins w:id="850" w:author="Arcella" w:date="2022-10-13T11:46:00Z">
        <w:r>
          <w:rPr/>
          <w:t xml:space="preserve">the </w:t>
        </w:r>
      </w:ins>
      <w:r>
        <w:t xml:space="preserve">literature data and visual observations (see Materials and Methods): the transects at the top of the inlet were wide, because </w:t>
      </w:r>
      <w:del w:id="851" w:author="Arcella" w:date="2022-10-13T11:46:00Z">
        <w:r>
          <w:rPr/>
          <w:delText>of</w:delText>
        </w:r>
      </w:del>
      <w:r>
        <w:t xml:space="preserve"> the </w:t>
      </w:r>
      <w:del w:id="852" w:author="Arcella" w:date="2022-10-13T11:46:00Z">
        <w:r>
          <w:rPr/>
          <w:delText xml:space="preserve">gentle </w:delText>
        </w:r>
      </w:del>
      <w:r>
        <w:t>shore</w:t>
      </w:r>
      <w:ins w:id="853" w:author="Arcella" w:date="2022-10-13T11:46:00Z">
        <w:r>
          <w:rPr/>
          <w:t xml:space="preserve"> was gently sloping</w:t>
        </w:r>
      </w:ins>
      <w:r>
        <w:t xml:space="preserve">, especially in the south, and sandy. The transects at the mouth and in the middle of the inlet were narrow, because </w:t>
      </w:r>
      <w:del w:id="854" w:author="Arcella" w:date="2022-10-13T11:47:00Z">
        <w:r>
          <w:rPr/>
          <w:delText xml:space="preserve">of </w:delText>
        </w:r>
      </w:del>
      <w:r>
        <w:t xml:space="preserve">the </w:t>
      </w:r>
      <w:del w:id="855" w:author="Arcella" w:date="2022-10-13T11:47:00Z">
        <w:r>
          <w:rPr/>
          <w:delText xml:space="preserve">steep </w:delText>
        </w:r>
      </w:del>
      <w:r>
        <w:t>shore</w:t>
      </w:r>
      <w:ins w:id="856" w:author="Arcella" w:date="2022-10-13T11:47:00Z">
        <w:r>
          <w:rPr/>
          <w:t xml:space="preserve"> was steep</w:t>
        </w:r>
      </w:ins>
      <w:r>
        <w:t>, rocky, and abundantly overgrown with fucoids on the littoral and kelps in the sublittoral (</w:t>
      </w:r>
      <w:r>
        <w:rPr>
          <w:b/>
        </w:rPr>
        <w:t>Fig. 3</w:t>
      </w:r>
      <w:r>
        <w:t xml:space="preserve">; note that the width of different transects </w:t>
      </w:r>
      <w:del w:id="857" w:author="Arcella" w:date="2022-10-13T11:47:00Z">
        <w:r>
          <w:rPr/>
          <w:delText>o</w:delText>
        </w:r>
      </w:del>
      <w:ins w:id="858" w:author="Arcella" w:date="2022-10-13T11:47:00Z">
        <w:r>
          <w:rPr/>
          <w:t>i</w:t>
        </w:r>
      </w:ins>
      <w:r>
        <w:t xml:space="preserve">n the figure </w:t>
      </w:r>
      <w:del w:id="859" w:author="Arcella" w:date="2022-10-13T12:00:00Z">
        <w:r>
          <w:rPr/>
          <w:delText xml:space="preserve">are </w:delText>
        </w:r>
      </w:del>
      <w:ins w:id="860" w:author="Arcella" w:date="2022-10-13T12:00:00Z">
        <w:r>
          <w:rPr/>
          <w:t xml:space="preserve">is </w:t>
        </w:r>
      </w:ins>
      <w:r>
        <w:t xml:space="preserve">given </w:t>
      </w:r>
      <w:del w:id="861" w:author="Arcella" w:date="2022-10-13T11:50:00Z">
        <w:r>
          <w:rPr/>
          <w:delText xml:space="preserve">in </w:delText>
        </w:r>
      </w:del>
      <w:ins w:id="862" w:author="Arcella" w:date="2022-10-13T11:50:00Z">
        <w:r>
          <w:rPr/>
          <w:t xml:space="preserve">on a </w:t>
        </w:r>
      </w:ins>
      <w:r>
        <w:t>different scale</w:t>
      </w:r>
      <w:del w:id="863" w:author="Arcella" w:date="2022-10-13T11:50:00Z">
        <w:r>
          <w:rPr/>
          <w:delText>s</w:delText>
        </w:r>
      </w:del>
      <w:r>
        <w:t xml:space="preserve">, </w:t>
      </w:r>
      <w:del w:id="864" w:author="Arcella" w:date="2022-10-13T12:03:00Z">
        <w:r>
          <w:rPr/>
          <w:delText xml:space="preserve">due to the very different </w:delText>
        </w:r>
      </w:del>
      <w:ins w:id="865" w:author="Arcella" w:date="2022-10-13T12:03:00Z">
        <w:r>
          <w:rPr/>
          <w:t xml:space="preserve">because the </w:t>
        </w:r>
      </w:ins>
      <w:r>
        <w:t>steepness of the shore</w:t>
      </w:r>
      <w:ins w:id="866" w:author="Arcella" w:date="2022-10-13T12:03:00Z">
        <w:r>
          <w:rPr/>
          <w:t xml:space="preserve"> differe</w:t>
        </w:r>
      </w:ins>
      <w:ins w:id="867" w:author="Arcella" w:date="2022-10-13T12:04:00Z">
        <w:r>
          <w:rPr/>
          <w:t>d greatly</w:t>
        </w:r>
      </w:ins>
      <w:r>
        <w:t xml:space="preserve">). </w:t>
      </w:r>
    </w:p>
    <w:p>
      <w:pPr>
        <w:spacing w:before="240" w:after="240" w:line="360" w:lineRule="auto"/>
        <w:rPr>
          <w:b/>
          <w:color w:val="274E13"/>
          <w:shd w:val="clear" w:color="auto" w:fill="FFF2CC"/>
        </w:rPr>
      </w:pPr>
      <w:r>
        <w:rPr>
          <w:b/>
          <w:color w:val="274E13"/>
          <w:shd w:val="clear" w:color="auto" w:fill="FFF2CC"/>
        </w:rPr>
        <w:t xml:space="preserve">STable 4. Parameters of the fitted regression model describing dependence of Salinity on tidal height (H) at the time of sampling and </w:t>
      </w:r>
      <w:ins w:id="868" w:author="Arcella" w:date="2022-10-13T11:51:00Z">
        <w:r>
          <w:rPr>
            <w:b/>
            <w:color w:val="274E13"/>
            <w:shd w:val="clear" w:color="auto" w:fill="FFF2CC"/>
          </w:rPr>
          <w:t xml:space="preserve">the </w:t>
        </w:r>
      </w:ins>
      <w:r>
        <w:rPr>
          <w:b/>
          <w:color w:val="274E13"/>
          <w:shd w:val="clear" w:color="auto" w:fill="FFF2CC"/>
        </w:rPr>
        <w:t>distance from the river mouth (Dist).</w:t>
      </w:r>
    </w:p>
    <w:p>
      <w:pPr>
        <w:spacing w:before="240" w:after="240"/>
      </w:pPr>
      <w:r>
        <w:t xml:space="preserve">Demographic parameters varied </w:t>
      </w:r>
      <w:del w:id="869" w:author="Arcella" w:date="2022-10-13T11:51:00Z">
        <w:r>
          <w:rPr/>
          <w:delText xml:space="preserve">in a wide range </w:delText>
        </w:r>
      </w:del>
      <w:ins w:id="870" w:author="Arcella" w:date="2022-10-13T11:51:00Z">
        <w:r>
          <w:rPr/>
          <w:t xml:space="preserve">broadly </w:t>
        </w:r>
      </w:ins>
      <w:r>
        <w:t xml:space="preserve">between settlements, e.g. </w:t>
      </w:r>
      <w:r>
        <w:rPr>
          <w:i/>
        </w:rPr>
        <w:t xml:space="preserve">N </w:t>
      </w:r>
      <w:r>
        <w:t xml:space="preserve">from a few tens to tens of thousands ind*m-2, </w:t>
      </w:r>
      <w:r>
        <w:rPr>
          <w:i/>
        </w:rPr>
        <w:t xml:space="preserve">W </w:t>
      </w:r>
      <w:r>
        <w:t xml:space="preserve">from tens of grams to as much as ten kilograms m-2, L5 from 17 to 38 mm. The largest mussel found was 87 mm in length. Predicted </w:t>
      </w:r>
      <w:r>
        <w:rPr>
          <w:i/>
        </w:rPr>
        <w:t xml:space="preserve">Ptros </w:t>
      </w:r>
      <w:r>
        <w:t>varied</w:t>
      </w:r>
      <w:ins w:id="871" w:author="Arcella" w:date="2022-10-13T11:52:00Z">
        <w:r>
          <w:rPr/>
          <w:t xml:space="preserve"> in a range of</w:t>
        </w:r>
      </w:ins>
      <w:r>
        <w:t xml:space="preserve"> 0.10-0.73% (STable 1). The patterns of spatial variation of </w:t>
      </w:r>
      <w:r>
        <w:rPr>
          <w:i/>
        </w:rPr>
        <w:t xml:space="preserve">Ptros </w:t>
      </w:r>
      <w:r>
        <w:t xml:space="preserve">and some demographic characteristics can be </w:t>
      </w:r>
      <w:del w:id="872" w:author="Arcella" w:date="2022-10-13T11:52:00Z">
        <w:r>
          <w:rPr/>
          <w:delText xml:space="preserve">judged </w:delText>
        </w:r>
      </w:del>
      <w:ins w:id="873" w:author="Arcella" w:date="2022-10-13T11:52:00Z">
        <w:r>
          <w:rPr/>
          <w:t xml:space="preserve">deduced </w:t>
        </w:r>
      </w:ins>
      <w:r>
        <w:t xml:space="preserve">from </w:t>
      </w:r>
      <w:r>
        <w:rPr>
          <w:b/>
        </w:rPr>
        <w:t>Fig. 3</w:t>
      </w:r>
      <w:r>
        <w:t>. In terms of</w:t>
      </w:r>
      <w:ins w:id="874" w:author="Arcella" w:date="2022-10-13T11:53:00Z">
        <w:r>
          <w:rPr/>
          <w:t xml:space="preserve"> the</w:t>
        </w:r>
      </w:ins>
      <w:r>
        <w:t xml:space="preserve"> total abundance, </w:t>
      </w:r>
      <w:ins w:id="875" w:author="Arcella" w:date="2022-10-13T11:53:00Z">
        <w:r>
          <w:rPr/>
          <w:t xml:space="preserve">the greatest differences were registered between </w:t>
        </w:r>
      </w:ins>
      <w:r>
        <w:t>very sparse settlements on the sandbanks and dense settlements in the rest of the inlet</w:t>
      </w:r>
      <w:del w:id="876" w:author="Arcella" w:date="2022-10-13T11:53:00Z">
        <w:r>
          <w:rPr/>
          <w:delText xml:space="preserve"> differed the most from each other</w:delText>
        </w:r>
      </w:del>
      <w:r>
        <w:t xml:space="preserve">. In terms of the age structure, the differences between </w:t>
      </w:r>
      <w:ins w:id="877" w:author="Arcella" w:date="2022-10-13T11:53:00Z">
        <w:r>
          <w:rPr/>
          <w:t xml:space="preserve">the </w:t>
        </w:r>
      </w:ins>
      <w:r>
        <w:t xml:space="preserve">transects through rocky littoral and kelp forests (MoN, MoS, and MidN), where juveniles were dominating, and </w:t>
      </w:r>
      <w:ins w:id="878" w:author="Arcella" w:date="2022-10-13T11:53:00Z">
        <w:r>
          <w:rPr/>
          <w:t xml:space="preserve">the </w:t>
        </w:r>
      </w:ins>
      <w:r>
        <w:t xml:space="preserve">transects in the upper part of the inlet, where there </w:t>
      </w:r>
      <w:del w:id="879" w:author="Arcella" w:date="2022-10-13T11:54:00Z">
        <w:r>
          <w:rPr/>
          <w:delText xml:space="preserve">was a deficit of </w:delText>
        </w:r>
      </w:del>
      <w:ins w:id="880" w:author="Arcella" w:date="2022-10-13T11:54:00Z">
        <w:r>
          <w:rPr/>
          <w:t xml:space="preserve">were few </w:t>
        </w:r>
      </w:ins>
      <w:r>
        <w:t xml:space="preserve">juveniles, are noteworthy. The average size of </w:t>
      </w:r>
      <w:del w:id="881" w:author="Arcella" w:date="2022-10-13T11:54:00Z">
        <w:r>
          <w:rPr/>
          <w:delText xml:space="preserve">single-age </w:delText>
        </w:r>
      </w:del>
      <w:r>
        <w:t>mussels</w:t>
      </w:r>
      <w:ins w:id="882" w:author="Arcella" w:date="2022-10-13T11:54:00Z">
        <w:r>
          <w:rPr/>
          <w:t xml:space="preserve"> of the same age</w:t>
        </w:r>
      </w:ins>
      <w:r>
        <w:t xml:space="preserve"> increased consistently with </w:t>
      </w:r>
      <w:ins w:id="883" w:author="Arcella" w:date="2022-10-13T11:54:00Z">
        <w:r>
          <w:rPr/>
          <w:t xml:space="preserve">the </w:t>
        </w:r>
      </w:ins>
      <w:r>
        <w:t xml:space="preserve">depth along all transects, except </w:t>
      </w:r>
      <w:del w:id="884" w:author="Arcella" w:date="2022-10-13T11:54:00Z">
        <w:r>
          <w:rPr/>
          <w:delText xml:space="preserve">for transects </w:delText>
        </w:r>
      </w:del>
      <w:ins w:id="885" w:author="Arcella" w:date="2022-10-13T11:54:00Z">
        <w:r>
          <w:rPr/>
          <w:t xml:space="preserve">those </w:t>
        </w:r>
      </w:ins>
      <w:r>
        <w:t xml:space="preserve">through the </w:t>
      </w:r>
      <w:del w:id="886" w:author="Arcella" w:date="2022-10-13T11:55:00Z">
        <w:r>
          <w:rPr/>
          <w:delText xml:space="preserve">most </w:delText>
        </w:r>
      </w:del>
      <w:r>
        <w:t>dense</w:t>
      </w:r>
      <w:ins w:id="887" w:author="Arcella" w:date="2022-10-13T11:55:00Z">
        <w:r>
          <w:rPr/>
          <w:t>st</w:t>
        </w:r>
      </w:ins>
      <w:r>
        <w:t xml:space="preserve"> part of the Bed (BS, BN), where </w:t>
      </w:r>
      <w:del w:id="888" w:author="Arcella" w:date="2022-10-13T11:55:00Z">
        <w:r>
          <w:rPr/>
          <w:delText xml:space="preserve">the </w:delText>
        </w:r>
      </w:del>
      <w:ins w:id="889" w:author="Arcella" w:date="2022-10-13T11:55:00Z">
        <w:r>
          <w:rPr/>
          <w:t xml:space="preserve">an opposite </w:t>
        </w:r>
      </w:ins>
      <w:r>
        <w:t xml:space="preserve">trend was </w:t>
      </w:r>
      <w:del w:id="890" w:author="Arcella" w:date="2022-10-13T11:55:00Z">
        <w:r>
          <w:rPr/>
          <w:delText>the opposite</w:delText>
        </w:r>
      </w:del>
      <w:ins w:id="891" w:author="Arcella" w:date="2022-10-13T11:55:00Z">
        <w:r>
          <w:rPr/>
          <w:t>observed</w:t>
        </w:r>
      </w:ins>
      <w:r>
        <w:t xml:space="preserve">. Predicted </w:t>
      </w:r>
      <w:r>
        <w:rPr>
          <w:i/>
        </w:rPr>
        <w:t xml:space="preserve">Ptros </w:t>
      </w:r>
      <w:ins w:id="892" w:author="Arcella" w:date="2022-10-13T11:55:00Z">
        <w:r>
          <w:rPr/>
          <w:t xml:space="preserve">generally </w:t>
        </w:r>
      </w:ins>
      <w:r>
        <w:t xml:space="preserve">decreased </w:t>
      </w:r>
      <w:del w:id="893" w:author="Arcella" w:date="2022-10-13T11:55:00Z">
        <w:r>
          <w:rPr/>
          <w:delText xml:space="preserve">universally </w:delText>
        </w:r>
      </w:del>
      <w:r>
        <w:t xml:space="preserve">with </w:t>
      </w:r>
      <w:ins w:id="894" w:author="Arcella" w:date="2022-10-13T11:55:00Z">
        <w:r>
          <w:rPr/>
          <w:t xml:space="preserve">the </w:t>
        </w:r>
      </w:ins>
      <w:r>
        <w:t>depth</w:t>
      </w:r>
      <w:del w:id="895" w:author="Arcella" w:date="2022-10-13T11:55:00Z">
        <w:r>
          <w:rPr/>
          <w:delText>.</w:delText>
        </w:r>
      </w:del>
      <w:ins w:id="896" w:author="Arcella" w:date="2022-10-13T11:55:00Z">
        <w:r>
          <w:rPr/>
          <w:t>, but there were</w:t>
        </w:r>
      </w:ins>
      <w:del w:id="897" w:author="Arcella" w:date="2022-10-13T11:55:00Z">
        <w:r>
          <w:rPr/>
          <w:delText xml:space="preserve"> Against this general pattern, </w:delText>
        </w:r>
      </w:del>
      <w:ins w:id="898" w:author="Arcella" w:date="2022-10-13T11:55:00Z">
        <w:r>
          <w:rPr/>
          <w:t xml:space="preserve"> </w:t>
        </w:r>
      </w:ins>
      <w:r>
        <w:t xml:space="preserve">two </w:t>
      </w:r>
      <w:ins w:id="899" w:author="Arcella" w:date="2022-10-13T11:56:00Z">
        <w:r>
          <w:rPr/>
          <w:t xml:space="preserve">striking </w:t>
        </w:r>
      </w:ins>
      <w:r>
        <w:t xml:space="preserve">deviations </w:t>
      </w:r>
      <w:ins w:id="900" w:author="Arcella" w:date="2022-10-13T11:56:00Z">
        <w:r>
          <w:rPr/>
          <w:t>from this general pattern</w:t>
        </w:r>
      </w:ins>
      <w:del w:id="901" w:author="Arcella" w:date="2022-10-13T11:56:00Z">
        <w:r>
          <w:rPr/>
          <w:delText>are striking</w:delText>
        </w:r>
      </w:del>
      <w:r>
        <w:t>. First</w:t>
      </w:r>
      <w:ins w:id="902" w:author="Arcella" w:date="2022-10-13T11:56:00Z">
        <w:r>
          <w:rPr/>
          <w:t>ly</w:t>
        </w:r>
      </w:ins>
      <w:r>
        <w:t xml:space="preserve">, </w:t>
      </w:r>
      <w:ins w:id="903" w:author="Arcella" w:date="2022-10-13T11:56:00Z">
        <w:r>
          <w:rPr/>
          <w:t xml:space="preserve">an </w:t>
        </w:r>
      </w:ins>
      <w:r>
        <w:t xml:space="preserve">anomalously high </w:t>
      </w:r>
      <w:r>
        <w:rPr>
          <w:i/>
        </w:rPr>
        <w:t xml:space="preserve">Ptros </w:t>
      </w:r>
      <w:ins w:id="904" w:author="Arcella" w:date="2022-10-13T11:56:00Z">
        <w:r>
          <w:rPr/>
          <w:t xml:space="preserve">was recorded </w:t>
        </w:r>
      </w:ins>
      <w:r>
        <w:t>at MoN-0.5 and MidN-0.5. Second</w:t>
      </w:r>
      <w:ins w:id="905" w:author="Arcella" w:date="2022-10-13T11:56:00Z">
        <w:r>
          <w:rPr/>
          <w:t>ly</w:t>
        </w:r>
      </w:ins>
      <w:r>
        <w:t xml:space="preserve">, </w:t>
      </w:r>
      <w:del w:id="906" w:author="Arcella" w:date="2022-10-13T11:57:00Z">
        <w:r>
          <w:rPr/>
          <w:delText xml:space="preserve">the low </w:delText>
        </w:r>
      </w:del>
      <w:r>
        <w:rPr>
          <w:i/>
        </w:rPr>
        <w:t xml:space="preserve">Ptros </w:t>
      </w:r>
      <w:ins w:id="907" w:author="Arcella" w:date="2022-10-13T11:57:00Z">
        <w:r>
          <w:rPr/>
          <w:t xml:space="preserve">was low </w:t>
        </w:r>
      </w:ins>
      <w:del w:id="908" w:author="Arcella" w:date="2022-10-13T11:57:00Z">
        <w:r>
          <w:rPr/>
          <w:delText xml:space="preserve">everywhere on </w:delText>
        </w:r>
      </w:del>
      <w:ins w:id="909" w:author="Arcella" w:date="2022-10-13T11:57:00Z">
        <w:r>
          <w:rPr/>
          <w:t xml:space="preserve">throughout </w:t>
        </w:r>
      </w:ins>
      <w:r>
        <w:t>the Bed</w:t>
      </w:r>
      <w:del w:id="910" w:author="Arcella" w:date="2022-10-13T11:59:00Z">
        <w:r>
          <w:rPr/>
          <w:delText>,</w:delText>
        </w:r>
      </w:del>
      <w:ins w:id="911" w:author="Arcella" w:date="2022-10-13T11:59:00Z">
        <w:r>
          <w:rPr/>
          <w:t>.</w:t>
        </w:r>
      </w:ins>
      <w:r>
        <w:t xml:space="preserve"> </w:t>
      </w:r>
      <w:del w:id="912" w:author="Arcella" w:date="2022-10-13T11:57:00Z">
        <w:r>
          <w:rPr/>
          <w:delText xml:space="preserve">where it was </w:delText>
        </w:r>
      </w:del>
      <w:ins w:id="913" w:author="Arcella" w:date="2022-10-13T11:59:00Z">
        <w:r>
          <w:rPr/>
          <w:t xml:space="preserve">It was </w:t>
        </w:r>
      </w:ins>
      <w:r>
        <w:t>noticeably lower</w:t>
      </w:r>
      <w:ins w:id="914" w:author="Arcella" w:date="2022-10-13T11:59:00Z">
        <w:r>
          <w:rPr/>
          <w:t xml:space="preserve"> there</w:t>
        </w:r>
      </w:ins>
      <w:r>
        <w:t xml:space="preserve"> than on the sandbanks and at the same</w:t>
      </w:r>
      <w:ins w:id="915" w:author="Arcella" w:date="2022-10-13T11:58:00Z">
        <w:r>
          <w:rPr/>
          <w:t>-</w:t>
        </w:r>
      </w:ins>
      <w:del w:id="916" w:author="Arcella" w:date="2022-10-13T11:58:00Z">
        <w:r>
          <w:rPr/>
          <w:delText xml:space="preserve"> </w:delText>
        </w:r>
      </w:del>
      <w:r>
        <w:t xml:space="preserve">depth horizons </w:t>
      </w:r>
      <w:del w:id="917" w:author="Arcella" w:date="2022-10-13T11:58:00Z">
        <w:r>
          <w:rPr/>
          <w:delText xml:space="preserve">in </w:delText>
        </w:r>
      </w:del>
      <w:ins w:id="918" w:author="Arcella" w:date="2022-10-13T11:58:00Z">
        <w:r>
          <w:rPr/>
          <w:t xml:space="preserve">of the </w:t>
        </w:r>
      </w:ins>
      <w:r>
        <w:t>other transects.</w:t>
      </w:r>
    </w:p>
    <w:p>
      <w:pPr>
        <w:spacing w:before="240" w:after="240" w:line="360" w:lineRule="auto"/>
        <w:rPr>
          <w:b/>
          <w:color w:val="274E13"/>
          <w:shd w:val="clear" w:color="auto" w:fill="FFF2CC"/>
        </w:rPr>
      </w:pPr>
    </w:p>
    <w:p>
      <w:pPr>
        <w:spacing w:before="240" w:after="240" w:line="360" w:lineRule="auto"/>
        <w:jc w:val="center"/>
        <w:rPr>
          <w:b/>
          <w:color w:val="274E13"/>
          <w:shd w:val="clear" w:color="auto" w:fill="FFF2CC"/>
        </w:rPr>
      </w:pPr>
      <w:r>
        <w:rPr>
          <w:b/>
          <w:color w:val="274E13"/>
          <w:shd w:val="clear" w:color="auto" w:fill="FFF2CC"/>
          <w:lang w:val="ru-RU"/>
        </w:rPr>
        <w:drawing>
          <wp:inline distT="0" distB="0" distL="0" distR="0">
            <wp:extent cx="6909435" cy="5688330"/>
            <wp:effectExtent l="0" t="0" r="5715" b="7620"/>
            <wp:docPr id="4" name="Рисунок 4" descr="S:\Users\st022847\Desktop\mytilus Tyuva 1910\mytilus_Tyuva_comp\R_calc_tumyt\иллюстрации jpeg\Fig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S:\Users\st022847\Desktop\mytilus Tyuva 1910\mytilus_Tyuva_comp\R_calc_tumyt\иллюстрации jpeg\Fig 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946627" cy="5718903"/>
                    </a:xfrm>
                    <a:prstGeom prst="rect">
                      <a:avLst/>
                    </a:prstGeom>
                    <a:noFill/>
                    <a:ln>
                      <a:noFill/>
                    </a:ln>
                  </pic:spPr>
                </pic:pic>
              </a:graphicData>
            </a:graphic>
          </wp:inline>
        </w:drawing>
      </w:r>
    </w:p>
    <w:p>
      <w:pPr>
        <w:spacing w:before="240" w:after="240"/>
        <w:rPr>
          <w:color w:val="274E13"/>
          <w:shd w:val="clear" w:color="auto" w:fill="FFF2CC"/>
        </w:rPr>
      </w:pPr>
      <w:commentRangeStart w:id="61"/>
      <w:bookmarkStart w:id="23" w:name="_heading=h.4awio0vqq597" w:colFirst="0" w:colLast="0"/>
      <w:bookmarkEnd w:id="23"/>
      <w:r>
        <w:rPr>
          <w:b/>
          <w:color w:val="274E13"/>
          <w:shd w:val="clear" w:color="auto" w:fill="FFF2CC"/>
        </w:rPr>
        <w:t>Figure 3</w:t>
      </w:r>
      <w:commentRangeEnd w:id="61"/>
      <w:r>
        <w:rPr>
          <w:rStyle w:val="10"/>
        </w:rPr>
        <w:commentReference w:id="61"/>
      </w:r>
      <w:r>
        <w:rPr>
          <w:b/>
          <w:color w:val="274E13"/>
          <w:shd w:val="clear" w:color="auto" w:fill="FFF2CC"/>
        </w:rPr>
        <w:t xml:space="preserve">. Characteristics of mussel settlements in </w:t>
      </w:r>
      <w:ins w:id="919" w:author="Arcella" w:date="2022-10-13T11:59:00Z">
        <w:r>
          <w:rPr>
            <w:b/>
            <w:color w:val="274E13"/>
            <w:shd w:val="clear" w:color="auto" w:fill="FFF2CC"/>
          </w:rPr>
          <w:t xml:space="preserve">the </w:t>
        </w:r>
      </w:ins>
      <w:r>
        <w:rPr>
          <w:b/>
          <w:color w:val="274E13"/>
          <w:shd w:val="clear" w:color="auto" w:fill="FFF2CC"/>
        </w:rPr>
        <w:t xml:space="preserve">Tyuva Inlet in 2009-2010. </w:t>
      </w:r>
      <w:r>
        <w:rPr>
          <w:color w:val="274E13"/>
          <w:shd w:val="clear" w:color="auto" w:fill="FFF2CC"/>
        </w:rPr>
        <w:t xml:space="preserve">Schematic profiles of transects where mussels were studied are given (note that the width of different transects is given </w:t>
      </w:r>
      <w:del w:id="920" w:author="Arcella" w:date="2022-10-13T12:03:00Z">
        <w:r>
          <w:rPr>
            <w:color w:val="274E13"/>
            <w:shd w:val="clear" w:color="auto" w:fill="FFF2CC"/>
          </w:rPr>
          <w:delText xml:space="preserve">in </w:delText>
        </w:r>
      </w:del>
      <w:ins w:id="921" w:author="Arcella" w:date="2022-10-13T12:03:00Z">
        <w:r>
          <w:rPr>
            <w:color w:val="274E13"/>
            <w:shd w:val="clear" w:color="auto" w:fill="FFF2CC"/>
          </w:rPr>
          <w:t xml:space="preserve">on a </w:t>
        </w:r>
      </w:ins>
      <w:r>
        <w:rPr>
          <w:color w:val="274E13"/>
          <w:shd w:val="clear" w:color="auto" w:fill="FFF2CC"/>
        </w:rPr>
        <w:t>different scale</w:t>
      </w:r>
      <w:del w:id="922" w:author="Arcella" w:date="2022-10-13T12:04:00Z">
        <w:r>
          <w:rPr>
            <w:color w:val="274E13"/>
            <w:shd w:val="clear" w:color="auto" w:fill="FFF2CC"/>
          </w:rPr>
          <w:delText>s</w:delText>
        </w:r>
      </w:del>
      <w:r>
        <w:rPr>
          <w:color w:val="274E13"/>
          <w:shd w:val="clear" w:color="auto" w:fill="FFF2CC"/>
        </w:rPr>
        <w:t xml:space="preserve"> </w:t>
      </w:r>
      <w:del w:id="923" w:author="Arcella" w:date="2022-10-13T12:04:00Z">
        <w:r>
          <w:rPr>
            <w:color w:val="274E13"/>
            <w:shd w:val="clear" w:color="auto" w:fill="FFF2CC"/>
          </w:rPr>
          <w:delText xml:space="preserve">due to </w:delText>
        </w:r>
      </w:del>
      <w:ins w:id="924" w:author="Arcella" w:date="2022-10-13T12:04:00Z">
        <w:r>
          <w:rPr>
            <w:color w:val="274E13"/>
            <w:shd w:val="clear" w:color="auto" w:fill="FFF2CC"/>
          </w:rPr>
          <w:t xml:space="preserve">because </w:t>
        </w:r>
      </w:ins>
      <w:r>
        <w:rPr>
          <w:color w:val="274E13"/>
          <w:shd w:val="clear" w:color="auto" w:fill="FFF2CC"/>
        </w:rPr>
        <w:t xml:space="preserve">the </w:t>
      </w:r>
      <w:del w:id="925" w:author="Arcella" w:date="2022-10-13T12:04:00Z">
        <w:r>
          <w:rPr>
            <w:color w:val="274E13"/>
            <w:shd w:val="clear" w:color="auto" w:fill="FFF2CC"/>
          </w:rPr>
          <w:delText xml:space="preserve">different </w:delText>
        </w:r>
      </w:del>
      <w:r>
        <w:rPr>
          <w:color w:val="274E13"/>
          <w:shd w:val="clear" w:color="auto" w:fill="FFF2CC"/>
        </w:rPr>
        <w:t>steepness of the shore</w:t>
      </w:r>
      <w:ins w:id="926" w:author="Arcella" w:date="2022-10-13T12:04:00Z">
        <w:r>
          <w:rPr>
            <w:color w:val="274E13"/>
            <w:shd w:val="clear" w:color="auto" w:fill="FFF2CC"/>
          </w:rPr>
          <w:t xml:space="preserve"> differed greatly</w:t>
        </w:r>
      </w:ins>
      <w:r>
        <w:rPr>
          <w:color w:val="274E13"/>
          <w:shd w:val="clear" w:color="auto" w:fill="FFF2CC"/>
        </w:rPr>
        <w:t xml:space="preserve">). Dots denote studied settlements, the depths in meters from the chart datum are indicated. The color of the dots reflects the habitat (see the legend). The </w:t>
      </w:r>
      <w:del w:id="927" w:author="Arcella" w:date="2022-10-13T12:05:00Z">
        <w:r>
          <w:rPr>
            <w:color w:val="274E13"/>
            <w:shd w:val="clear" w:color="auto" w:fill="FFF2CC"/>
          </w:rPr>
          <w:delText xml:space="preserve">algae </w:delText>
        </w:r>
      </w:del>
      <w:r>
        <w:rPr>
          <w:color w:val="274E13"/>
          <w:shd w:val="clear" w:color="auto" w:fill="FFF2CC"/>
        </w:rPr>
        <w:t>icons</w:t>
      </w:r>
      <w:ins w:id="928" w:author="Arcella" w:date="2022-10-13T12:05:00Z">
        <w:r>
          <w:rPr>
            <w:color w:val="274E13"/>
            <w:shd w:val="clear" w:color="auto" w:fill="FFF2CC"/>
          </w:rPr>
          <w:t xml:space="preserve"> showing algae</w:t>
        </w:r>
      </w:ins>
      <w:r>
        <w:rPr>
          <w:color w:val="274E13"/>
          <w:shd w:val="clear" w:color="auto" w:fill="FFF2CC"/>
        </w:rPr>
        <w:t xml:space="preserve"> represent the dominant algal species and their cover abundance, as indicated in the legend. The size of mussel</w:t>
      </w:r>
      <w:ins w:id="929" w:author="Arcella" w:date="2022-10-13T12:06:00Z">
        <w:r>
          <w:rPr>
            <w:color w:val="274E13"/>
            <w:shd w:val="clear" w:color="auto" w:fill="FFF2CC"/>
          </w:rPr>
          <w:t>s in the</w:t>
        </w:r>
      </w:ins>
      <w:r>
        <w:rPr>
          <w:color w:val="274E13"/>
          <w:shd w:val="clear" w:color="auto" w:fill="FFF2CC"/>
        </w:rPr>
        <w:t xml:space="preserve"> pictograms is proportional to the average size of</w:t>
      </w:r>
      <w:ins w:id="930" w:author="Arcella" w:date="2022-10-13T12:06:00Z">
        <w:r>
          <w:rPr>
            <w:color w:val="274E13"/>
            <w:shd w:val="clear" w:color="auto" w:fill="FFF2CC"/>
          </w:rPr>
          <w:t xml:space="preserve"> five-year-old</w:t>
        </w:r>
      </w:ins>
      <w:r>
        <w:rPr>
          <w:color w:val="274E13"/>
          <w:shd w:val="clear" w:color="auto" w:fill="FFF2CC"/>
        </w:rPr>
        <w:t xml:space="preserve"> mussels</w:t>
      </w:r>
      <w:del w:id="931" w:author="Arcella" w:date="2022-10-13T12:06:00Z">
        <w:r>
          <w:rPr>
            <w:color w:val="274E13"/>
            <w:shd w:val="clear" w:color="auto" w:fill="FFF2CC"/>
          </w:rPr>
          <w:delText xml:space="preserve"> at the age of five years</w:delText>
        </w:r>
      </w:del>
      <w:r>
        <w:rPr>
          <w:color w:val="274E13"/>
          <w:shd w:val="clear" w:color="auto" w:fill="FFF2CC"/>
        </w:rPr>
        <w:t xml:space="preserve">, </w:t>
      </w:r>
      <w:del w:id="932" w:author="Arcella" w:date="2022-10-13T12:06:00Z">
        <w:r>
          <w:rPr>
            <w:color w:val="274E13"/>
            <w:shd w:val="clear" w:color="auto" w:fill="FFF2CC"/>
          </w:rPr>
          <w:delText xml:space="preserve">and </w:delText>
        </w:r>
      </w:del>
      <w:r>
        <w:rPr>
          <w:color w:val="274E13"/>
          <w:shd w:val="clear" w:color="auto" w:fill="FFF2CC"/>
        </w:rPr>
        <w:t xml:space="preserve">the "annual ring" </w:t>
      </w:r>
      <w:del w:id="933" w:author="Arcella" w:date="2022-10-13T12:06:00Z">
        <w:r>
          <w:rPr>
            <w:color w:val="274E13"/>
            <w:shd w:val="clear" w:color="auto" w:fill="FFF2CC"/>
          </w:rPr>
          <w:delText xml:space="preserve">- </w:delText>
        </w:r>
      </w:del>
      <w:ins w:id="934" w:author="Arcella" w:date="2022-10-13T12:06:00Z">
        <w:r>
          <w:rPr>
            <w:color w:val="274E13"/>
            <w:shd w:val="clear" w:color="auto" w:fill="FFF2CC"/>
          </w:rPr>
          <w:t xml:space="preserve">is proportional </w:t>
        </w:r>
      </w:ins>
      <w:r>
        <w:rPr>
          <w:color w:val="274E13"/>
          <w:shd w:val="clear" w:color="auto" w:fill="FFF2CC"/>
        </w:rPr>
        <w:t>to the average size at the age of three years</w:t>
      </w:r>
      <w:ins w:id="935" w:author="Arcella" w:date="2022-10-13T12:06:00Z">
        <w:r>
          <w:rPr>
            <w:color w:val="274E13"/>
            <w:shd w:val="clear" w:color="auto" w:fill="FFF2CC"/>
          </w:rPr>
          <w:t>,</w:t>
        </w:r>
      </w:ins>
      <w:r>
        <w:rPr>
          <w:color w:val="274E13"/>
          <w:shd w:val="clear" w:color="auto" w:fill="FFF2CC"/>
        </w:rPr>
        <w:t xml:space="preserve"> while the color filling </w:t>
      </w:r>
      <w:del w:id="936" w:author="Arcella" w:date="2022-10-13T12:06:00Z">
        <w:r>
          <w:rPr>
            <w:color w:val="274E13"/>
            <w:shd w:val="clear" w:color="auto" w:fill="FFF2CC"/>
          </w:rPr>
          <w:delText xml:space="preserve">- </w:delText>
        </w:r>
      </w:del>
      <w:ins w:id="937" w:author="Arcella" w:date="2022-10-13T12:06:00Z">
        <w:r>
          <w:rPr>
            <w:color w:val="274E13"/>
            <w:shd w:val="clear" w:color="auto" w:fill="FFF2CC"/>
          </w:rPr>
          <w:t xml:space="preserve">is proportional to </w:t>
        </w:r>
      </w:ins>
      <w:r>
        <w:rPr>
          <w:color w:val="274E13"/>
          <w:shd w:val="clear" w:color="auto" w:fill="FFF2CC"/>
        </w:rPr>
        <w:t xml:space="preserve">the ratio of </w:t>
      </w:r>
      <w:r>
        <w:rPr>
          <w:i/>
          <w:color w:val="274E13"/>
          <w:shd w:val="clear" w:color="auto" w:fill="FFF2CC"/>
        </w:rPr>
        <w:t xml:space="preserve">MT </w:t>
      </w:r>
      <w:r>
        <w:rPr>
          <w:color w:val="274E13"/>
          <w:shd w:val="clear" w:color="auto" w:fill="FFF2CC"/>
        </w:rPr>
        <w:t xml:space="preserve">(red) and </w:t>
      </w:r>
      <w:r>
        <w:rPr>
          <w:i/>
          <w:color w:val="274E13"/>
          <w:shd w:val="clear" w:color="auto" w:fill="FFF2CC"/>
        </w:rPr>
        <w:t xml:space="preserve">ME </w:t>
      </w:r>
      <w:r>
        <w:rPr>
          <w:color w:val="274E13"/>
          <w:shd w:val="clear" w:color="auto" w:fill="FFF2CC"/>
        </w:rPr>
        <w:t xml:space="preserve">(blue) among mussels </w:t>
      </w:r>
      <w:ins w:id="938" w:author="Arcella" w:date="2022-10-13T12:07:00Z">
        <w:r>
          <w:rPr>
            <w:color w:val="274E13"/>
            <w:shd w:val="clear" w:color="auto" w:fill="FFF2CC"/>
          </w:rPr>
          <w:t xml:space="preserve">aged </w:t>
        </w:r>
      </w:ins>
      <w:r>
        <w:rPr>
          <w:color w:val="274E13"/>
          <w:shd w:val="clear" w:color="auto" w:fill="FFF2CC"/>
        </w:rPr>
        <w:t>4-7 years</w:t>
      </w:r>
      <w:del w:id="939" w:author="Arcella" w:date="2022-10-13T12:07:00Z">
        <w:r>
          <w:rPr>
            <w:color w:val="274E13"/>
            <w:shd w:val="clear" w:color="auto" w:fill="FFF2CC"/>
          </w:rPr>
          <w:delText xml:space="preserve"> old</w:delText>
        </w:r>
      </w:del>
      <w:r>
        <w:rPr>
          <w:color w:val="274E13"/>
          <w:shd w:val="clear" w:color="auto" w:fill="FFF2CC"/>
        </w:rPr>
        <w:t xml:space="preserve">. Histograms </w:t>
      </w:r>
      <w:del w:id="940" w:author="Arcella" w:date="2022-10-13T12:07:00Z">
        <w:r>
          <w:rPr>
            <w:color w:val="274E13"/>
            <w:shd w:val="clear" w:color="auto" w:fill="FFF2CC"/>
          </w:rPr>
          <w:delText xml:space="preserve">- </w:delText>
        </w:r>
      </w:del>
      <w:ins w:id="941" w:author="Arcella" w:date="2022-10-13T12:07:00Z">
        <w:r>
          <w:rPr>
            <w:color w:val="274E13"/>
            <w:shd w:val="clear" w:color="auto" w:fill="FFF2CC"/>
          </w:rPr>
          <w:t xml:space="preserve">show </w:t>
        </w:r>
      </w:ins>
      <w:r>
        <w:rPr>
          <w:color w:val="274E13"/>
          <w:shd w:val="clear" w:color="auto" w:fill="FFF2CC"/>
        </w:rPr>
        <w:t xml:space="preserve">age structures, the logarithms of the average density of mussels of different age groups per m-2 are given (see the legend). Other notations are as in </w:t>
      </w:r>
      <w:r>
        <w:rPr>
          <w:b/>
          <w:color w:val="274E13"/>
          <w:shd w:val="clear" w:color="auto" w:fill="FFF2CC"/>
        </w:rPr>
        <w:t>Fig. 1c</w:t>
      </w:r>
      <w:r>
        <w:rPr>
          <w:color w:val="274E13"/>
          <w:shd w:val="clear" w:color="auto" w:fill="FFF2CC"/>
        </w:rPr>
        <w:t>.</w:t>
      </w:r>
    </w:p>
    <w:p>
      <w:pPr>
        <w:spacing w:before="240" w:after="240"/>
      </w:pPr>
      <w:bookmarkStart w:id="24" w:name="_heading=h.s1g61bvfo5sn" w:colFirst="0" w:colLast="0"/>
      <w:bookmarkEnd w:id="24"/>
      <w:bookmarkStart w:id="25" w:name="_heading=h.8kxokn1ze0hf" w:colFirst="0" w:colLast="0"/>
      <w:bookmarkEnd w:id="25"/>
      <w:r>
        <w:t xml:space="preserve">For </w:t>
      </w:r>
      <w:ins w:id="942" w:author="Arcella" w:date="2022-10-13T12:07:00Z">
        <w:r>
          <w:rPr/>
          <w:t xml:space="preserve">an </w:t>
        </w:r>
      </w:ins>
      <w:r>
        <w:t xml:space="preserve">analysis of associations between all environmental, demographic and taxonomic parameters the CCA was </w:t>
      </w:r>
      <w:del w:id="943" w:author="Arcella" w:date="2022-10-13T13:07:00Z">
        <w:r>
          <w:rPr/>
          <w:delText xml:space="preserve">applied </w:delText>
        </w:r>
      </w:del>
      <w:ins w:id="944" w:author="Arcella" w:date="2022-10-13T13:07:00Z">
        <w:r>
          <w:rPr/>
          <w:t xml:space="preserve">used </w:t>
        </w:r>
      </w:ins>
      <w:r>
        <w:t>(</w:t>
      </w:r>
      <w:r>
        <w:rPr>
          <w:b/>
        </w:rPr>
        <w:t>Fig. 4</w:t>
      </w:r>
      <w:r>
        <w:t>). O</w:t>
      </w:r>
      <w:ins w:id="945" w:author="Arcella" w:date="2022-10-13T13:08:00Z">
        <w:r>
          <w:rPr/>
          <w:t>ut</w:t>
        </w:r>
      </w:ins>
      <w:del w:id="946" w:author="Arcella" w:date="2022-10-13T13:08:00Z">
        <w:r>
          <w:rPr/>
          <w:delText xml:space="preserve">nly three </w:delText>
        </w:r>
      </w:del>
      <w:ins w:id="947" w:author="Arcella" w:date="2022-10-13T13:07:00Z">
        <w:r>
          <w:rPr/>
          <w:t xml:space="preserve"> </w:t>
        </w:r>
      </w:ins>
      <w:r>
        <w:t>of eight initially considered environmental parameters</w:t>
      </w:r>
      <w:ins w:id="948" w:author="Arcella" w:date="2022-10-13T13:09:00Z">
        <w:r>
          <w:rPr/>
          <w:t>, only three were included in the optimal CCA model:</w:t>
        </w:r>
      </w:ins>
      <w:r>
        <w:t xml:space="preserve"> </w:t>
      </w:r>
      <w:del w:id="949" w:author="Arcella" w:date="2022-10-13T13:09:00Z">
        <w:r>
          <w:rPr/>
          <w:delText xml:space="preserve">– </w:delText>
        </w:r>
      </w:del>
      <w:r>
        <w:rPr>
          <w:i/>
        </w:rPr>
        <w:t>Depth</w:t>
      </w:r>
      <w:r>
        <w:t xml:space="preserve">, </w:t>
      </w:r>
      <w:r>
        <w:rPr>
          <w:i/>
        </w:rPr>
        <w:t xml:space="preserve">Distance </w:t>
      </w:r>
      <w:r>
        <w:t xml:space="preserve">and </w:t>
      </w:r>
      <w:r>
        <w:rPr>
          <w:i/>
        </w:rPr>
        <w:t>Slope</w:t>
      </w:r>
      <w:del w:id="950" w:author="Arcella" w:date="2022-10-13T13:09:00Z">
        <w:r>
          <w:rPr>
            <w:i/>
          </w:rPr>
          <w:delText xml:space="preserve"> </w:delText>
        </w:r>
      </w:del>
      <w:del w:id="951" w:author="Arcella" w:date="2022-10-13T13:09:00Z">
        <w:r>
          <w:rPr/>
          <w:delText>were included in</w:delText>
        </w:r>
      </w:del>
      <w:del w:id="952" w:author="Arcella" w:date="2022-10-13T13:08:00Z">
        <w:r>
          <w:rPr/>
          <w:delText xml:space="preserve"> the optimal CCA model</w:delText>
        </w:r>
      </w:del>
      <w:r>
        <w:t xml:space="preserve">. Two first canonical axes were statistically significant, explaining 41.1% of </w:t>
      </w:r>
      <w:ins w:id="953" w:author="Arcella" w:date="2022-10-13T13:09:00Z">
        <w:r>
          <w:rPr/>
          <w:t xml:space="preserve">the </w:t>
        </w:r>
      </w:ins>
      <w:r>
        <w:t xml:space="preserve">total inertia. </w:t>
      </w:r>
      <w:del w:id="954" w:author="Arcella" w:date="2022-10-13T13:09:00Z">
        <w:r>
          <w:rPr/>
          <w:delText xml:space="preserve">The </w:delText>
        </w:r>
      </w:del>
      <w:r>
        <w:t xml:space="preserve">CCA1 (32.4% of inertia) </w:t>
      </w:r>
      <w:del w:id="955" w:author="Arcella" w:date="2022-10-13T13:09:00Z">
        <w:r>
          <w:rPr/>
          <w:delText xml:space="preserve">was in </w:delText>
        </w:r>
      </w:del>
      <w:ins w:id="956" w:author="Arcella" w:date="2022-10-13T13:09:00Z">
        <w:r>
          <w:rPr/>
          <w:t xml:space="preserve">showed a </w:t>
        </w:r>
      </w:ins>
      <w:r>
        <w:t>high positive correlation with Distance. Depth and Slope were more associated with CCA2 (8.7% of inertia; positive values of CCA2 correspond</w:t>
      </w:r>
      <w:del w:id="957" w:author="Arcella" w:date="2022-10-13T13:10:00Z">
        <w:r>
          <w:rPr/>
          <w:delText>s</w:delText>
        </w:r>
      </w:del>
      <w:r>
        <w:t xml:space="preserve"> to </w:t>
      </w:r>
      <w:ins w:id="958" w:author="Arcella" w:date="2022-10-13T13:10:00Z">
        <w:r>
          <w:rPr/>
          <w:t xml:space="preserve">the </w:t>
        </w:r>
      </w:ins>
      <w:r>
        <w:t>littoral zone)</w:t>
      </w:r>
      <w:ins w:id="959" w:author="Arcella" w:date="2022-10-13T13:10:00Z">
        <w:r>
          <w:rPr/>
          <w:t>.</w:t>
        </w:r>
      </w:ins>
      <w:r>
        <w:t xml:space="preserve"> </w:t>
      </w:r>
      <w:del w:id="960" w:author="Arcella" w:date="2022-10-13T13:10:00Z">
        <w:r>
          <w:rPr>
            <w:highlight w:val="magenta"/>
          </w:rPr>
          <w:delText>but t</w:delText>
        </w:r>
      </w:del>
      <w:ins w:id="961" w:author="Arcella" w:date="2022-10-13T13:10:00Z">
        <w:r>
          <w:rPr>
            <w:highlight w:val="magenta"/>
          </w:rPr>
          <w:t>T</w:t>
        </w:r>
      </w:ins>
      <w:r>
        <w:rPr>
          <w:highlight w:val="magenta"/>
        </w:rPr>
        <w:t>he</w:t>
      </w:r>
      <w:r>
        <w:t xml:space="preserve"> influence of Slope on the ordination was insignificant (STable 5). Among the demographic parameters associated with CCA1, </w:t>
      </w:r>
      <w:r>
        <w:rPr>
          <w:i/>
        </w:rPr>
        <w:t>N</w:t>
      </w:r>
      <w:r>
        <w:t xml:space="preserve"> and </w:t>
      </w:r>
      <w:r>
        <w:rPr>
          <w:i/>
        </w:rPr>
        <w:t>N2-3</w:t>
      </w:r>
      <w:r>
        <w:t xml:space="preserve"> </w:t>
      </w:r>
      <w:del w:id="962" w:author="Arcella" w:date="2022-10-13T13:11:00Z">
        <w:r>
          <w:rPr/>
          <w:delText xml:space="preserve">were in </w:delText>
        </w:r>
      </w:del>
      <w:ins w:id="963" w:author="Arcella" w:date="2022-10-13T13:11:00Z">
        <w:r>
          <w:rPr/>
          <w:t xml:space="preserve">showed a </w:t>
        </w:r>
      </w:ins>
      <w:r>
        <w:t xml:space="preserve">positive association, whereas </w:t>
      </w:r>
      <w:r>
        <w:rPr>
          <w:i/>
        </w:rPr>
        <w:t>B</w:t>
      </w:r>
      <w:r>
        <w:t xml:space="preserve">, </w:t>
      </w:r>
      <w:r>
        <w:rPr>
          <w:i/>
        </w:rPr>
        <w:t>N4-6</w:t>
      </w:r>
      <w:r>
        <w:t xml:space="preserve">, </w:t>
      </w:r>
      <w:r>
        <w:rPr>
          <w:i/>
        </w:rPr>
        <w:t>N7-9</w:t>
      </w:r>
      <w:r>
        <w:t xml:space="preserve">, </w:t>
      </w:r>
      <w:r>
        <w:rPr>
          <w:i/>
        </w:rPr>
        <w:t>N10</w:t>
      </w:r>
      <w:r>
        <w:t xml:space="preserve">, </w:t>
      </w:r>
      <w:r>
        <w:rPr>
          <w:i/>
        </w:rPr>
        <w:t>GI</w:t>
      </w:r>
      <w:r>
        <w:t xml:space="preserve">, </w:t>
      </w:r>
      <w:r>
        <w:rPr>
          <w:i/>
        </w:rPr>
        <w:t>L5</w:t>
      </w:r>
      <w:r>
        <w:t xml:space="preserve">, </w:t>
      </w:r>
      <w:r>
        <w:rPr>
          <w:i/>
        </w:rPr>
        <w:t>Lmax</w:t>
      </w:r>
      <w:r>
        <w:t xml:space="preserve"> </w:t>
      </w:r>
      <w:del w:id="964" w:author="Arcella" w:date="2022-10-13T13:11:00Z">
        <w:r>
          <w:rPr/>
          <w:delText xml:space="preserve">were in </w:delText>
        </w:r>
      </w:del>
      <w:ins w:id="965" w:author="Arcella" w:date="2022-10-13T13:11:00Z">
        <w:r>
          <w:rPr/>
          <w:t xml:space="preserve">showed a </w:t>
        </w:r>
      </w:ins>
      <w:r>
        <w:t xml:space="preserve">negative association </w:t>
      </w:r>
      <w:del w:id="966" w:author="Arcella" w:date="2022-10-13T13:11:00Z">
        <w:r>
          <w:rPr/>
          <w:delText xml:space="preserve">with it </w:delText>
        </w:r>
      </w:del>
      <w:r>
        <w:t>(</w:t>
      </w:r>
      <w:r>
        <w:rPr>
          <w:b/>
        </w:rPr>
        <w:t>Fig. 4</w:t>
      </w:r>
      <w:r>
        <w:t xml:space="preserve">). </w:t>
      </w:r>
      <w:del w:id="967" w:author="Arcella" w:date="2022-10-13T13:11:00Z">
        <w:r>
          <w:rPr/>
          <w:delText xml:space="preserve">Thus, </w:delText>
        </w:r>
      </w:del>
      <w:ins w:id="968" w:author="Arcella" w:date="2022-10-13T13:11:00Z">
        <w:r>
          <w:rPr/>
          <w:t xml:space="preserve">This means that </w:t>
        </w:r>
      </w:ins>
      <w:del w:id="969" w:author="Arcella" w:date="2022-10-13T13:12:00Z">
        <w:r>
          <w:rPr/>
          <w:delText xml:space="preserve">there were relatively many </w:delText>
        </w:r>
      </w:del>
      <w:r>
        <w:t>mussels, especially young ones,</w:t>
      </w:r>
      <w:ins w:id="970" w:author="Arcella" w:date="2022-10-13T13:12:00Z">
        <w:r>
          <w:rPr/>
          <w:t xml:space="preserve"> were more numerous</w:t>
        </w:r>
      </w:ins>
      <w:r>
        <w:t xml:space="preserve"> in the settlements of the outer part of the inlet compared to the settlements of the inner part of the inlet, but </w:t>
      </w:r>
      <w:del w:id="971" w:author="Arcella" w:date="2022-10-13T13:13:00Z">
        <w:r>
          <w:rPr/>
          <w:delText xml:space="preserve">they </w:delText>
        </w:r>
      </w:del>
      <w:ins w:id="972" w:author="Arcella" w:date="2022-10-13T13:13:00Z">
        <w:r>
          <w:rPr/>
          <w:t xml:space="preserve">also that mussels in the former settlements </w:t>
        </w:r>
      </w:ins>
      <w:r>
        <w:t xml:space="preserve">were slow-growing </w:t>
      </w:r>
      <w:del w:id="973" w:author="Arcella" w:date="2022-10-13T13:12:00Z">
        <w:r>
          <w:rPr/>
          <w:delText xml:space="preserve">there </w:delText>
        </w:r>
      </w:del>
      <w:r>
        <w:t xml:space="preserve">and their total biomass was not large. </w:t>
      </w:r>
      <w:r>
        <w:rPr>
          <w:i/>
        </w:rPr>
        <w:t xml:space="preserve">Ptros </w:t>
      </w:r>
      <w:r>
        <w:t xml:space="preserve">demonstrated the highest positive correlation with CCA2: that is, there </w:t>
      </w:r>
      <w:del w:id="974" w:author="Arcella" w:date="2022-10-13T13:14:00Z">
        <w:r>
          <w:rPr/>
          <w:delText xml:space="preserve">was </w:delText>
        </w:r>
      </w:del>
      <w:ins w:id="975" w:author="Arcella" w:date="2022-10-13T13:14:00Z">
        <w:r>
          <w:rPr/>
          <w:t xml:space="preserve">were </w:t>
        </w:r>
      </w:ins>
      <w:r>
        <w:t xml:space="preserve">more </w:t>
      </w:r>
      <w:r>
        <w:rPr>
          <w:i/>
        </w:rPr>
        <w:t xml:space="preserve">MT </w:t>
      </w:r>
      <w:r>
        <w:t xml:space="preserve">on the littoral than in the sublittoral. Notably, the size at age parameters </w:t>
      </w:r>
      <w:r>
        <w:rPr>
          <w:i/>
        </w:rPr>
        <w:t>GI</w:t>
      </w:r>
      <w:r>
        <w:t xml:space="preserve">, </w:t>
      </w:r>
      <w:r>
        <w:rPr>
          <w:i/>
        </w:rPr>
        <w:t>L5</w:t>
      </w:r>
      <w:r>
        <w:t xml:space="preserve">, and </w:t>
      </w:r>
      <w:r>
        <w:rPr>
          <w:i/>
        </w:rPr>
        <w:t>Lmax</w:t>
      </w:r>
      <w:r>
        <w:t xml:space="preserve"> also tended to be positively related to CCA2. </w:t>
      </w:r>
      <w:del w:id="976" w:author="Arcella" w:date="2022-10-13T13:15:00Z">
        <w:r>
          <w:rPr/>
          <w:delText xml:space="preserve">It should be recalled </w:delText>
        </w:r>
      </w:del>
      <w:ins w:id="977" w:author="Arcella" w:date="2022-10-13T13:15:00Z">
        <w:r>
          <w:rPr/>
          <w:t xml:space="preserve">Considering </w:t>
        </w:r>
      </w:ins>
      <w:r>
        <w:t>that these parameters were negatively related to CCA1</w:t>
      </w:r>
      <w:ins w:id="978" w:author="Arcella" w:date="2022-10-13T13:15:00Z">
        <w:r>
          <w:rPr/>
          <w:t xml:space="preserve">, </w:t>
        </w:r>
      </w:ins>
      <w:del w:id="979" w:author="Arcella" w:date="2022-10-13T13:15:00Z">
        <w:r>
          <w:rPr/>
          <w:delText xml:space="preserve">. All this may reflect the relatively large size of </w:delText>
        </w:r>
      </w:del>
      <w:ins w:id="980" w:author="Arcella" w:date="2022-10-13T13:15:00Z">
        <w:r>
          <w:rPr/>
          <w:t xml:space="preserve">these observations may mean that </w:t>
        </w:r>
      </w:ins>
      <w:r>
        <w:t xml:space="preserve">mussels on the broad sandbanks in the top of </w:t>
      </w:r>
      <w:ins w:id="981" w:author="Arcella" w:date="2022-10-13T13:14:00Z">
        <w:r>
          <w:rPr/>
          <w:t xml:space="preserve">the </w:t>
        </w:r>
      </w:ins>
      <w:r>
        <w:t>Tyuva</w:t>
      </w:r>
      <w:ins w:id="982" w:author="Arcella" w:date="2022-10-13T13:14:00Z">
        <w:r>
          <w:rPr/>
          <w:t xml:space="preserve"> Inlet</w:t>
        </w:r>
      </w:ins>
      <w:ins w:id="983" w:author="Arcella" w:date="2022-10-13T13:15:00Z">
        <w:r>
          <w:rPr/>
          <w:t xml:space="preserve"> </w:t>
        </w:r>
      </w:ins>
      <w:ins w:id="984" w:author="Arcella" w:date="2022-10-13T13:16:00Z">
        <w:r>
          <w:rPr/>
          <w:t>were relatively larger</w:t>
        </w:r>
      </w:ins>
      <w:del w:id="985" w:author="Arcella" w:date="2022-10-13T13:16:00Z">
        <w:r>
          <w:rPr/>
          <w:delText xml:space="preserve"> </w:delText>
        </w:r>
      </w:del>
      <w:r>
        <w:t xml:space="preserve">(transects BS and, BN, </w:t>
      </w:r>
      <w:r>
        <w:rPr>
          <w:b/>
        </w:rPr>
        <w:t>Fig. 4</w:t>
      </w:r>
      <w:r>
        <w:t xml:space="preserve">). Settlements from different habitats showed a tendency to nonrandom ordination in CCA. Settlements of shoals (first quadrant of triplot, high </w:t>
      </w:r>
      <w:r>
        <w:rPr>
          <w:i/>
        </w:rPr>
        <w:t>Ptros</w:t>
      </w:r>
      <w:r>
        <w:t xml:space="preserve">, low </w:t>
      </w:r>
      <w:r>
        <w:rPr>
          <w:i/>
        </w:rPr>
        <w:t>N</w:t>
      </w:r>
      <w:r>
        <w:t xml:space="preserve">, deficit of juveniles, large mussel sizes) were particularly different. </w:t>
      </w:r>
    </w:p>
    <w:p>
      <w:pPr>
        <w:spacing w:before="240" w:after="240"/>
        <w:jc w:val="center"/>
      </w:pPr>
      <w:r>
        <w:rPr>
          <w:lang w:val="ru-RU"/>
        </w:rPr>
        <w:drawing>
          <wp:inline distT="0" distB="0" distL="0" distR="0">
            <wp:extent cx="6642100" cy="4494530"/>
            <wp:effectExtent l="0" t="0" r="6350" b="1270"/>
            <wp:docPr id="5" name="Рисунок 5" descr="S:\Users\st022847\Desktop\mytilus Tyuva 1910\mytilus_Tyuva_comp\R_calc_tumyt\иллюстрации jpeg\Fig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S:\Users\st022847\Desktop\mytilus Tyuva 1910\mytilus_Tyuva_comp\R_calc_tumyt\иллюстрации jpeg\Fig 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642100" cy="4494530"/>
                    </a:xfrm>
                    <a:prstGeom prst="rect">
                      <a:avLst/>
                    </a:prstGeom>
                    <a:noFill/>
                    <a:ln>
                      <a:noFill/>
                    </a:ln>
                  </pic:spPr>
                </pic:pic>
              </a:graphicData>
            </a:graphic>
          </wp:inline>
        </w:drawing>
      </w:r>
    </w:p>
    <w:p>
      <w:pPr>
        <w:spacing w:before="240" w:after="240"/>
        <w:rPr>
          <w:color w:val="274E13"/>
          <w:shd w:val="clear" w:color="auto" w:fill="FFF2CC"/>
        </w:rPr>
      </w:pPr>
      <w:bookmarkStart w:id="26" w:name="_heading=h.esjee6ktpdos" w:colFirst="0" w:colLast="0"/>
      <w:bookmarkEnd w:id="26"/>
      <w:r>
        <w:rPr>
          <w:b/>
          <w:color w:val="274E13"/>
          <w:shd w:val="clear" w:color="auto" w:fill="FFF2CC"/>
        </w:rPr>
        <w:t>Figure 4. Canonical symmetrical correspondence analysis (CCA) ordination of mussel settlements by demographic and taxonomic parameters in 2009-2010.</w:t>
      </w:r>
      <w:r>
        <w:rPr>
          <w:color w:val="274E13"/>
          <w:shd w:val="clear" w:color="auto" w:fill="FFF2CC"/>
        </w:rPr>
        <w:t xml:space="preserve"> Each point represents </w:t>
      </w:r>
      <w:ins w:id="986" w:author="Arcella" w:date="2022-10-14T09:36:00Z">
        <w:r>
          <w:rPr>
            <w:color w:val="274E13"/>
            <w:shd w:val="clear" w:color="auto" w:fill="FFF2CC"/>
          </w:rPr>
          <w:t xml:space="preserve">a </w:t>
        </w:r>
      </w:ins>
      <w:r>
        <w:rPr>
          <w:color w:val="274E13"/>
          <w:shd w:val="clear" w:color="auto" w:fill="FFF2CC"/>
        </w:rPr>
        <w:t>mussel settlement</w:t>
      </w:r>
      <w:del w:id="987" w:author="Arcella" w:date="2022-10-14T09:36:00Z">
        <w:r>
          <w:rPr>
            <w:color w:val="274E13"/>
            <w:shd w:val="clear" w:color="auto" w:fill="FFF2CC"/>
          </w:rPr>
          <w:delText>,</w:delText>
        </w:r>
      </w:del>
      <w:ins w:id="988" w:author="Arcella" w:date="2022-10-14T09:36:00Z">
        <w:r>
          <w:rPr>
            <w:color w:val="274E13"/>
            <w:shd w:val="clear" w:color="auto" w:fill="FFF2CC"/>
          </w:rPr>
          <w:t>;</w:t>
        </w:r>
      </w:ins>
      <w:r>
        <w:rPr>
          <w:color w:val="274E13"/>
          <w:shd w:val="clear" w:color="auto" w:fill="FFF2CC"/>
        </w:rPr>
        <w:t xml:space="preserve"> settlements from the kelp forests, </w:t>
      </w:r>
      <w:ins w:id="989" w:author="Arcella" w:date="2022-10-14T09:36:00Z">
        <w:r>
          <w:rPr>
            <w:color w:val="274E13"/>
            <w:shd w:val="clear" w:color="auto" w:fill="FFF2CC"/>
          </w:rPr>
          <w:t xml:space="preserve">the </w:t>
        </w:r>
      </w:ins>
      <w:r>
        <w:rPr>
          <w:color w:val="274E13"/>
          <w:shd w:val="clear" w:color="auto" w:fill="FFF2CC"/>
        </w:rPr>
        <w:t xml:space="preserve">rocky littoral, </w:t>
      </w:r>
      <w:ins w:id="990" w:author="Arcella" w:date="2022-10-14T09:36:00Z">
        <w:r>
          <w:rPr>
            <w:color w:val="274E13"/>
            <w:shd w:val="clear" w:color="auto" w:fill="FFF2CC"/>
          </w:rPr>
          <w:t xml:space="preserve">the </w:t>
        </w:r>
      </w:ins>
      <w:r>
        <w:rPr>
          <w:color w:val="274E13"/>
          <w:shd w:val="clear" w:color="auto" w:fill="FFF2CC"/>
        </w:rPr>
        <w:t xml:space="preserve">sandbanks, and </w:t>
      </w:r>
      <w:del w:id="991" w:author="Arcella" w:date="2022-10-14T09:37:00Z">
        <w:r>
          <w:rPr>
            <w:color w:val="274E13"/>
            <w:shd w:val="clear" w:color="auto" w:fill="FFF2CC"/>
          </w:rPr>
          <w:delText xml:space="preserve">from </w:delText>
        </w:r>
      </w:del>
      <w:r>
        <w:rPr>
          <w:color w:val="274E13"/>
          <w:shd w:val="clear" w:color="auto" w:fill="FFF2CC"/>
        </w:rPr>
        <w:t xml:space="preserve">the mussel bank are shown with points of different form and color (see the legend). Text markers represent demographic and taxonomic parameters. Arrows indicate environmental constraints (direction and length of arrows shows the degree of association between canonical axes and constraints). </w:t>
      </w:r>
    </w:p>
    <w:p>
      <w:pPr>
        <w:spacing w:before="240" w:after="240"/>
        <w:rPr>
          <w:rFonts w:ascii="Times New Roman" w:hAnsi="Times New Roman" w:eastAsia="Times New Roman" w:cs="Times New Roman"/>
          <w:b/>
          <w:color w:val="274E13"/>
          <w:shd w:val="clear" w:color="auto" w:fill="FFF2CC"/>
        </w:rPr>
      </w:pPr>
      <w:bookmarkStart w:id="27" w:name="_heading=h.mhqxuddq1bqc" w:colFirst="0" w:colLast="0"/>
      <w:bookmarkEnd w:id="27"/>
      <w:r>
        <w:rPr>
          <w:rFonts w:ascii="Times New Roman" w:hAnsi="Times New Roman" w:eastAsia="Times New Roman" w:cs="Times New Roman"/>
          <w:b/>
          <w:color w:val="274E13"/>
          <w:shd w:val="clear" w:color="auto" w:fill="FFF2CC"/>
        </w:rPr>
        <w:t>STable 5. Permutational assessment of canonical correspondence analysis (CCA) results examining the association between demographic, taxonomic and environmental parameters of mussel settlements in 2009-2010.</w:t>
      </w:r>
    </w:p>
    <w:p>
      <w:pPr>
        <w:spacing w:before="240" w:after="240"/>
        <w:rPr>
          <w:color w:val="1D2228"/>
        </w:rPr>
      </w:pPr>
      <w:bookmarkStart w:id="28" w:name="_heading=h.wxkfadm1t2my" w:colFirst="0" w:colLast="0"/>
      <w:bookmarkEnd w:id="28"/>
      <w:r>
        <w:rPr>
          <w:color w:val="1D2228"/>
        </w:rPr>
        <w:t xml:space="preserve">PERMANOVA followed by pairwise comparisons of settlements from different habitats revealed that </w:t>
      </w:r>
      <w:ins w:id="992" w:author="Arcella" w:date="2022-10-14T09:37:00Z">
        <w:r>
          <w:rPr>
            <w:color w:val="1D2228"/>
          </w:rPr>
          <w:t xml:space="preserve">the </w:t>
        </w:r>
      </w:ins>
      <w:r>
        <w:rPr>
          <w:color w:val="1D2228"/>
        </w:rPr>
        <w:t xml:space="preserve">settlements of sandbanks were strongly different from all </w:t>
      </w:r>
      <w:ins w:id="993" w:author="Arcella" w:date="2022-10-14T09:38:00Z">
        <w:r>
          <w:rPr>
            <w:color w:val="1D2228"/>
          </w:rPr>
          <w:t xml:space="preserve">the </w:t>
        </w:r>
      </w:ins>
      <w:r>
        <w:rPr>
          <w:color w:val="1D2228"/>
        </w:rPr>
        <w:t xml:space="preserve">others and that </w:t>
      </w:r>
      <w:ins w:id="994" w:author="Arcella" w:date="2022-10-14T09:38:00Z">
        <w:r>
          <w:rPr>
            <w:color w:val="1D2228"/>
          </w:rPr>
          <w:t xml:space="preserve">the </w:t>
        </w:r>
      </w:ins>
      <w:r>
        <w:rPr>
          <w:color w:val="1D2228"/>
        </w:rPr>
        <w:t xml:space="preserve">differences between </w:t>
      </w:r>
      <w:ins w:id="995" w:author="Arcella" w:date="2022-10-14T09:38:00Z">
        <w:r>
          <w:rPr>
            <w:color w:val="1D2228"/>
          </w:rPr>
          <w:t xml:space="preserve">the </w:t>
        </w:r>
      </w:ins>
      <w:r>
        <w:rPr>
          <w:color w:val="1D2228"/>
        </w:rPr>
        <w:t xml:space="preserve">mussel bed and rocky </w:t>
      </w:r>
      <w:ins w:id="996" w:author="Arcella" w:date="2022-10-14T09:38:00Z">
        <w:r>
          <w:rPr>
            <w:color w:val="1D2228"/>
          </w:rPr>
          <w:t xml:space="preserve">the </w:t>
        </w:r>
      </w:ins>
      <w:r>
        <w:rPr>
          <w:color w:val="1D2228"/>
        </w:rPr>
        <w:t xml:space="preserve">littoral were marginally significant after correction for multiple testing (uncorrected p=0.02, STable 6). </w:t>
      </w:r>
    </w:p>
    <w:p>
      <w:pPr>
        <w:spacing w:before="240" w:after="240"/>
        <w:rPr>
          <w:rFonts w:ascii="Times New Roman" w:hAnsi="Times New Roman" w:eastAsia="Times New Roman" w:cs="Times New Roman"/>
          <w:color w:val="274E13"/>
          <w:shd w:val="clear" w:color="auto" w:fill="FFF2CC"/>
        </w:rPr>
      </w:pPr>
      <w:bookmarkStart w:id="29" w:name="_heading=h.fttnu9i3dbhf" w:colFirst="0" w:colLast="0"/>
      <w:bookmarkEnd w:id="29"/>
      <w:r>
        <w:rPr>
          <w:rFonts w:ascii="Times New Roman" w:hAnsi="Times New Roman" w:eastAsia="Times New Roman" w:cs="Times New Roman"/>
          <w:b/>
          <w:color w:val="274E13"/>
          <w:shd w:val="clear" w:color="auto" w:fill="FFF2CC"/>
        </w:rPr>
        <w:t>STable 6. Comparison of mussel settlements from different habitats (S - sandbanks, R - rocky littoral, K - kelp forests, B - the Bed) described by the complex of demographic and taxonomic parameters in 2009-2010 using PERMANOVA</w:t>
      </w:r>
      <w:r>
        <w:rPr>
          <w:rFonts w:ascii="Times New Roman" w:hAnsi="Times New Roman" w:eastAsia="Times New Roman" w:cs="Times New Roman"/>
          <w:color w:val="274E13"/>
          <w:shd w:val="clear" w:color="auto" w:fill="FFF2CC"/>
        </w:rPr>
        <w:t>. Results of Post-hoc pairwise tests are also provided (p</w:t>
      </w:r>
      <w:r>
        <w:rPr>
          <w:rFonts w:ascii="Times New Roman" w:hAnsi="Times New Roman" w:eastAsia="Times New Roman" w:cs="Times New Roman"/>
          <w:color w:val="274E13"/>
          <w:shd w:val="clear" w:color="auto" w:fill="FFF2CC"/>
          <w:vertAlign w:val="subscript"/>
        </w:rPr>
        <w:t xml:space="preserve">adj </w:t>
      </w:r>
      <w:r>
        <w:rPr>
          <w:rFonts w:ascii="Times New Roman" w:hAnsi="Times New Roman" w:eastAsia="Times New Roman" w:cs="Times New Roman"/>
          <w:color w:val="274E13"/>
          <w:shd w:val="clear" w:color="auto" w:fill="FFF2CC"/>
        </w:rPr>
        <w:t>- p-level after Bonferroni correction).</w:t>
      </w:r>
    </w:p>
    <w:p>
      <w:pPr>
        <w:spacing w:before="240" w:after="240"/>
      </w:pPr>
      <w:bookmarkStart w:id="30" w:name="_heading=h.7r8hrjdyuzto" w:colFirst="0" w:colLast="0"/>
      <w:bookmarkEnd w:id="30"/>
      <w:r>
        <w:t xml:space="preserve">Analysis of associations between </w:t>
      </w:r>
      <w:r>
        <w:rPr>
          <w:i/>
        </w:rPr>
        <w:t>Ptros</w:t>
      </w:r>
      <w:r>
        <w:t xml:space="preserve"> and environmental predictors using GLMM (STable 7) showed that only two variables significantly influenced the taxonomic structure of settlements</w:t>
      </w:r>
      <w:ins w:id="997" w:author="Arcella" w:date="2022-10-14T09:38:00Z">
        <w:r>
          <w:rPr/>
          <w:t>:</w:t>
        </w:r>
      </w:ins>
      <w:r>
        <w:t xml:space="preserve"> </w:t>
      </w:r>
      <w:del w:id="998" w:author="Arcella" w:date="2022-10-14T09:38:00Z">
        <w:r>
          <w:rPr/>
          <w:delText xml:space="preserve">- </w:delText>
        </w:r>
      </w:del>
      <w:r>
        <w:rPr>
          <w:i/>
        </w:rPr>
        <w:t xml:space="preserve">Depth </w:t>
      </w:r>
      <w:r>
        <w:t xml:space="preserve">(the </w:t>
      </w:r>
      <w:del w:id="999" w:author="Arcella" w:date="2022-10-14T09:39:00Z">
        <w:r>
          <w:rPr/>
          <w:delText>deeper</w:delText>
        </w:r>
      </w:del>
      <w:ins w:id="1000" w:author="Arcella" w:date="2022-10-14T09:39:00Z">
        <w:r>
          <w:rPr/>
          <w:t>greater the depth</w:t>
        </w:r>
      </w:ins>
      <w:r>
        <w:t xml:space="preserve">, the lower the </w:t>
      </w:r>
      <w:r>
        <w:rPr>
          <w:i/>
        </w:rPr>
        <w:t>Ptros</w:t>
      </w:r>
      <w:r>
        <w:t xml:space="preserve">) and </w:t>
      </w:r>
      <w:r>
        <w:rPr>
          <w:i/>
        </w:rPr>
        <w:t xml:space="preserve">Exp </w:t>
      </w:r>
      <w:r>
        <w:t>(</w:t>
      </w:r>
      <w:del w:id="1001" w:author="Arcella" w:date="2022-10-14T09:39:00Z">
        <w:r>
          <w:rPr/>
          <w:delText xml:space="preserve">increased </w:delText>
        </w:r>
      </w:del>
      <w:r>
        <w:rPr>
          <w:i/>
        </w:rPr>
        <w:t xml:space="preserve">Ptros </w:t>
      </w:r>
      <w:ins w:id="1002" w:author="Arcella" w:date="2022-10-14T09:39:00Z">
        <w:r>
          <w:rPr/>
          <w:t xml:space="preserve">was higher </w:t>
        </w:r>
      </w:ins>
      <w:r>
        <w:t xml:space="preserve">on the north coast). </w:t>
      </w:r>
    </w:p>
    <w:p>
      <w:pPr>
        <w:spacing w:before="240" w:after="240"/>
        <w:rPr>
          <w:color w:val="274E13"/>
          <w:shd w:val="clear" w:color="auto" w:fill="FFF2CC"/>
        </w:rPr>
      </w:pPr>
      <w:bookmarkStart w:id="31" w:name="_heading=h.3o7mlacayxee" w:colFirst="0" w:colLast="0"/>
      <w:bookmarkEnd w:id="31"/>
      <w:r>
        <w:rPr>
          <w:rFonts w:ascii="Times New Roman" w:hAnsi="Times New Roman" w:eastAsia="Times New Roman" w:cs="Times New Roman"/>
          <w:b/>
          <w:color w:val="274E13"/>
          <w:shd w:val="clear" w:color="auto" w:fill="FFF2CC"/>
        </w:rPr>
        <w:t xml:space="preserve">STable 7. Parameters of the </w:t>
      </w:r>
      <w:r>
        <w:rPr>
          <w:b/>
          <w:color w:val="274E13"/>
          <w:shd w:val="clear" w:color="auto" w:fill="FFF2CC"/>
        </w:rPr>
        <w:t xml:space="preserve">fitted </w:t>
      </w:r>
      <w:r>
        <w:rPr>
          <w:rFonts w:ascii="Times New Roman" w:hAnsi="Times New Roman" w:eastAsia="Times New Roman" w:cs="Times New Roman"/>
          <w:b/>
          <w:color w:val="274E13"/>
          <w:shd w:val="clear" w:color="auto" w:fill="FFF2CC"/>
        </w:rPr>
        <w:t xml:space="preserve">regression model describing the associations between </w:t>
      </w:r>
      <w:r>
        <w:rPr>
          <w:rFonts w:ascii="Times New Roman" w:hAnsi="Times New Roman" w:eastAsia="Times New Roman" w:cs="Times New Roman"/>
          <w:b/>
          <w:i/>
          <w:color w:val="274E13"/>
          <w:shd w:val="clear" w:color="auto" w:fill="FFF2CC"/>
        </w:rPr>
        <w:t>Ptros</w:t>
      </w:r>
      <w:r>
        <w:rPr>
          <w:rFonts w:ascii="Times New Roman" w:hAnsi="Times New Roman" w:eastAsia="Times New Roman" w:cs="Times New Roman"/>
          <w:b/>
          <w:color w:val="274E13"/>
          <w:shd w:val="clear" w:color="auto" w:fill="FFF2CC"/>
        </w:rPr>
        <w:t xml:space="preserve"> and important environmental predictors of mussel settlements in 2009-2010. </w:t>
      </w:r>
      <w:r>
        <w:rPr>
          <w:color w:val="274E13"/>
          <w:shd w:val="clear" w:color="auto" w:fill="FFF2CC"/>
        </w:rPr>
        <w:t>The reference level of a categorical predictor "</w:t>
      </w:r>
      <w:r>
        <w:rPr>
          <w:rFonts w:ascii="Times New Roman" w:hAnsi="Times New Roman" w:eastAsia="Times New Roman" w:cs="Times New Roman"/>
          <w:i/>
          <w:color w:val="274E13"/>
          <w:shd w:val="clear" w:color="auto" w:fill="FFF2CC"/>
        </w:rPr>
        <w:t>Exp</w:t>
      </w:r>
      <w:r>
        <w:rPr>
          <w:color w:val="274E13"/>
          <w:shd w:val="clear" w:color="auto" w:fill="FFF2CC"/>
        </w:rPr>
        <w:t xml:space="preserve">" is North. </w:t>
      </w:r>
    </w:p>
    <w:p>
      <w:pPr>
        <w:spacing w:before="240" w:after="240"/>
        <w:rPr>
          <w:b/>
          <w:color w:val="1D2228"/>
        </w:rPr>
      </w:pPr>
      <w:bookmarkStart w:id="32" w:name="_heading=h.32cnoi6reitz" w:colFirst="0" w:colLast="0"/>
      <w:bookmarkEnd w:id="32"/>
      <w:r>
        <w:rPr>
          <w:b/>
          <w:color w:val="1D2228"/>
        </w:rPr>
        <w:t>Temporal changes in Tyuva settlements 2004-2018</w:t>
      </w:r>
    </w:p>
    <w:p>
      <w:pPr>
        <w:spacing w:before="240" w:after="240"/>
        <w:rPr>
          <w:color w:val="1D2228"/>
        </w:rPr>
      </w:pPr>
      <w:r>
        <w:rPr>
          <w:color w:val="1D2228"/>
        </w:rPr>
        <w:t xml:space="preserve">The first and </w:t>
      </w:r>
      <w:ins w:id="1003" w:author="Arcella" w:date="2022-10-14T09:40:00Z">
        <w:r>
          <w:rPr>
            <w:color w:val="1D2228"/>
          </w:rPr>
          <w:t xml:space="preserve">the </w:t>
        </w:r>
      </w:ins>
      <w:r>
        <w:rPr>
          <w:color w:val="1D2228"/>
        </w:rPr>
        <w:t>second axes of the CA based on the matrix of demographic parameters in all</w:t>
      </w:r>
      <w:ins w:id="1004" w:author="Arcella" w:date="2022-10-14T09:40:00Z">
        <w:r>
          <w:rPr>
            <w:color w:val="1D2228"/>
          </w:rPr>
          <w:t xml:space="preserve"> the</w:t>
        </w:r>
      </w:ins>
      <w:r>
        <w:rPr>
          <w:color w:val="1D2228"/>
        </w:rPr>
        <w:t xml:space="preserve"> material studied (</w:t>
      </w:r>
      <w:r>
        <w:rPr>
          <w:b/>
          <w:color w:val="1D2228"/>
        </w:rPr>
        <w:t>Fig. 5a</w:t>
      </w:r>
      <w:r>
        <w:rPr>
          <w:color w:val="1D2228"/>
        </w:rPr>
        <w:t xml:space="preserve">) explained 57.2% and 20.8% of </w:t>
      </w:r>
      <w:ins w:id="1005" w:author="Arcella" w:date="2022-10-14T09:40:00Z">
        <w:r>
          <w:rPr>
            <w:color w:val="1D2228"/>
          </w:rPr>
          <w:t xml:space="preserve">the </w:t>
        </w:r>
      </w:ins>
      <w:r>
        <w:rPr>
          <w:color w:val="1D2228"/>
        </w:rPr>
        <w:t>total inertia</w:t>
      </w:r>
      <w:ins w:id="1006" w:author="Arcella" w:date="2022-10-14T09:40:00Z">
        <w:r>
          <w:rPr>
            <w:color w:val="1D2228"/>
          </w:rPr>
          <w:t>,</w:t>
        </w:r>
      </w:ins>
      <w:r>
        <w:rPr>
          <w:color w:val="1D2228"/>
        </w:rPr>
        <w:t xml:space="preserve"> respectively. </w:t>
      </w:r>
      <w:del w:id="1007" w:author="Arcella" w:date="2022-10-14T09:47:00Z">
        <w:r>
          <w:rPr>
            <w:color w:val="1D2228"/>
          </w:rPr>
          <w:delText xml:space="preserve">Although the same set of parameters was associated in a similar way with CA1 as with CCA1 in the separate analysis of 2009-10 data, the ordination of samples from different habitats relative to CA1 and CCA1 differed </w:delText>
        </w:r>
      </w:del>
      <w:ins w:id="1008" w:author="Arcella" w:date="2022-10-14T09:48:00Z">
        <w:r>
          <w:rPr>
            <w:color w:val="1D2228"/>
            <w:highlight w:val="magenta"/>
            <w:lang w:val="en-GB"/>
          </w:rPr>
          <w:t>I</w:t>
        </w:r>
      </w:ins>
      <w:ins w:id="1009" w:author="Arcella" w:date="2022-10-14T09:48:00Z">
        <w:r>
          <w:rPr>
            <w:color w:val="1D2228"/>
            <w:highlight w:val="magenta"/>
          </w:rPr>
          <w:t>n a separate analysis of 2009-10 data, t</w:t>
        </w:r>
      </w:ins>
      <w:ins w:id="1010" w:author="Arcella" w:date="2022-10-14T09:47:00Z">
        <w:r>
          <w:rPr>
            <w:color w:val="1D2228"/>
            <w:highlight w:val="magenta"/>
          </w:rPr>
          <w:t xml:space="preserve">he same set of parameters was associated with CA1 </w:t>
        </w:r>
      </w:ins>
      <w:ins w:id="1011" w:author="Arcella" w:date="2022-10-14T09:48:00Z">
        <w:r>
          <w:rPr>
            <w:color w:val="1D2228"/>
            <w:highlight w:val="magenta"/>
          </w:rPr>
          <w:t xml:space="preserve">and </w:t>
        </w:r>
      </w:ins>
      <w:ins w:id="1012" w:author="Arcella" w:date="2022-10-14T09:47:00Z">
        <w:r>
          <w:rPr>
            <w:color w:val="1D2228"/>
            <w:highlight w:val="magenta"/>
          </w:rPr>
          <w:t>CCA1</w:t>
        </w:r>
      </w:ins>
      <w:ins w:id="1013" w:author="Arcella" w:date="2022-10-14T09:48:00Z">
        <w:r>
          <w:rPr>
            <w:color w:val="1D2228"/>
            <w:highlight w:val="magenta"/>
          </w:rPr>
          <w:t xml:space="preserve"> in a similar manner</w:t>
        </w:r>
      </w:ins>
      <w:ins w:id="1014" w:author="Arcella" w:date="2022-10-14T09:47:00Z">
        <w:r>
          <w:rPr>
            <w:color w:val="1D2228"/>
            <w:highlight w:val="magenta"/>
          </w:rPr>
          <w:t xml:space="preserve">, </w:t>
        </w:r>
      </w:ins>
      <w:ins w:id="1015" w:author="Arcella" w:date="2022-10-14T09:49:00Z">
        <w:r>
          <w:rPr>
            <w:color w:val="1D2228"/>
            <w:highlight w:val="magenta"/>
          </w:rPr>
          <w:t xml:space="preserve">but </w:t>
        </w:r>
      </w:ins>
      <w:ins w:id="1016" w:author="Arcella" w:date="2022-10-14T09:47:00Z">
        <w:r>
          <w:rPr>
            <w:color w:val="1D2228"/>
            <w:highlight w:val="magenta"/>
          </w:rPr>
          <w:t xml:space="preserve">the ordination of samples from different habitats </w:t>
        </w:r>
      </w:ins>
      <w:ins w:id="1017" w:author="Arcella" w:date="2022-10-14T09:51:00Z">
        <w:r>
          <w:rPr>
            <w:color w:val="1D2228"/>
            <w:highlight w:val="magenta"/>
          </w:rPr>
          <w:t xml:space="preserve">along </w:t>
        </w:r>
      </w:ins>
      <w:ins w:id="1018" w:author="Arcella" w:date="2022-10-14T09:47:00Z">
        <w:r>
          <w:rPr>
            <w:color w:val="1D2228"/>
            <w:highlight w:val="magenta"/>
          </w:rPr>
          <w:t xml:space="preserve">CA1 and CCA1 </w:t>
        </w:r>
      </w:ins>
      <w:ins w:id="1019" w:author="Arcella" w:date="2022-10-14T09:49:00Z">
        <w:r>
          <w:rPr>
            <w:color w:val="1D2228"/>
            <w:highlight w:val="magenta"/>
          </w:rPr>
          <w:t xml:space="preserve">was </w:t>
        </w:r>
      </w:ins>
      <w:ins w:id="1020" w:author="Arcella" w:date="2022-10-14T09:47:00Z">
        <w:r>
          <w:rPr>
            <w:color w:val="1D2228"/>
            <w:highlight w:val="magenta"/>
          </w:rPr>
          <w:t>differe</w:t>
        </w:r>
      </w:ins>
      <w:ins w:id="1021" w:author="Arcella" w:date="2022-10-14T09:49:00Z">
        <w:r>
          <w:rPr>
            <w:color w:val="1D2228"/>
            <w:highlight w:val="magenta"/>
          </w:rPr>
          <w:t>nt</w:t>
        </w:r>
      </w:ins>
      <w:ins w:id="1022" w:author="Arcella" w:date="2022-10-14T09:47:00Z">
        <w:r>
          <w:rPr>
            <w:color w:val="1D2228"/>
          </w:rPr>
          <w:t xml:space="preserve"> </w:t>
        </w:r>
      </w:ins>
      <w:r>
        <w:rPr>
          <w:color w:val="1D2228"/>
        </w:rPr>
        <w:t xml:space="preserve">(compare </w:t>
      </w:r>
      <w:r>
        <w:rPr>
          <w:b/>
          <w:color w:val="1D2228"/>
        </w:rPr>
        <w:t>Fig. 4</w:t>
      </w:r>
      <w:r>
        <w:rPr>
          <w:color w:val="1D2228"/>
        </w:rPr>
        <w:t xml:space="preserve"> and </w:t>
      </w:r>
      <w:r>
        <w:rPr>
          <w:b/>
          <w:color w:val="1D2228"/>
        </w:rPr>
        <w:t>Fig. 5a</w:t>
      </w:r>
      <w:r>
        <w:rPr>
          <w:color w:val="1D2228"/>
        </w:rPr>
        <w:t>). The reason</w:t>
      </w:r>
      <w:ins w:id="1023" w:author="Arcella" w:date="2022-10-14T09:52:00Z">
        <w:r>
          <w:rPr>
            <w:color w:val="1D2228"/>
            <w:lang w:val="en-GB"/>
          </w:rPr>
          <w:t xml:space="preserve"> behind the differences</w:t>
        </w:r>
      </w:ins>
      <w:r>
        <w:rPr>
          <w:color w:val="1D2228"/>
        </w:rPr>
        <w:t xml:space="preserve"> is the large-scale temporal dynamics, which can be </w:t>
      </w:r>
      <w:del w:id="1024" w:author="Arcella" w:date="2022-10-14T09:53:00Z">
        <w:r>
          <w:rPr>
            <w:color w:val="1D2228"/>
          </w:rPr>
          <w:delText xml:space="preserve">judged </w:delText>
        </w:r>
      </w:del>
      <w:ins w:id="1025" w:author="Arcella" w:date="2022-10-14T09:53:00Z">
        <w:r>
          <w:rPr>
            <w:color w:val="1D2228"/>
            <w:lang w:val="en-GB"/>
          </w:rPr>
          <w:t xml:space="preserve">inferred </w:t>
        </w:r>
      </w:ins>
      <w:r>
        <w:rPr>
          <w:color w:val="1D2228"/>
        </w:rPr>
        <w:t xml:space="preserve">from </w:t>
      </w:r>
      <w:r>
        <w:rPr>
          <w:b/>
          <w:color w:val="1D2228"/>
        </w:rPr>
        <w:t>Fig. 5a</w:t>
      </w:r>
      <w:r>
        <w:rPr>
          <w:color w:val="1D2228"/>
        </w:rPr>
        <w:t xml:space="preserve">, where samples from different time periods are highlighted, and from the results of the GAM regression analysis. </w:t>
      </w:r>
      <w:del w:id="1026" w:author="Arcella" w:date="2022-10-14T09:53:00Z">
        <w:r>
          <w:rPr>
            <w:color w:val="1D2228"/>
          </w:rPr>
          <w:delText xml:space="preserve">What </w:delText>
        </w:r>
      </w:del>
      <w:ins w:id="1027" w:author="Arcella" w:date="2022-10-14T09:53:00Z">
        <w:r>
          <w:rPr>
            <w:color w:val="1D2228"/>
          </w:rPr>
          <w:t xml:space="preserve">It </w:t>
        </w:r>
      </w:ins>
      <w:r>
        <w:rPr>
          <w:color w:val="1D2228"/>
        </w:rPr>
        <w:t xml:space="preserve">is striking </w:t>
      </w:r>
      <w:del w:id="1028" w:author="Arcella" w:date="2022-10-14T09:53:00Z">
        <w:r>
          <w:rPr>
            <w:color w:val="1D2228"/>
          </w:rPr>
          <w:delText xml:space="preserve">in the figure is </w:delText>
        </w:r>
      </w:del>
      <w:r>
        <w:rPr>
          <w:color w:val="1D2228"/>
        </w:rPr>
        <w:t xml:space="preserve">that all </w:t>
      </w:r>
      <w:del w:id="1029" w:author="Arcella" w:date="2022-10-14T09:53:00Z">
        <w:r>
          <w:rPr>
            <w:color w:val="1D2228"/>
          </w:rPr>
          <w:delText xml:space="preserve">of </w:delText>
        </w:r>
      </w:del>
      <w:r>
        <w:rPr>
          <w:color w:val="1D2228"/>
        </w:rPr>
        <w:t xml:space="preserve">the 2004-2005 samples (highlighted in red) </w:t>
      </w:r>
      <w:ins w:id="1030" w:author="Arcella" w:date="2022-10-14T09:53:00Z">
        <w:r>
          <w:rPr>
            <w:color w:val="1D2228"/>
          </w:rPr>
          <w:t xml:space="preserve">in the figure </w:t>
        </w:r>
      </w:ins>
      <w:r>
        <w:rPr>
          <w:color w:val="1D2228"/>
        </w:rPr>
        <w:t xml:space="preserve">are centered </w:t>
      </w:r>
      <w:ins w:id="1031" w:author="Arcella" w:date="2022-10-14T09:54:00Z">
        <w:r>
          <w:rPr>
            <w:color w:val="1D2228"/>
          </w:rPr>
          <w:t xml:space="preserve">further </w:t>
        </w:r>
      </w:ins>
      <w:r>
        <w:rPr>
          <w:color w:val="1D2228"/>
        </w:rPr>
        <w:t xml:space="preserve">to the left of the graph than most samples from other periods. The differences in the ordination of </w:t>
      </w:r>
      <w:del w:id="1032" w:author="Arcella" w:date="2022-10-14T09:54:00Z">
        <w:r>
          <w:rPr>
            <w:color w:val="1D2228"/>
          </w:rPr>
          <w:delText xml:space="preserve">the </w:delText>
        </w:r>
      </w:del>
      <w:r>
        <w:rPr>
          <w:color w:val="1D2228"/>
        </w:rPr>
        <w:t xml:space="preserve">2009-10, 2012, and 2018 samples are </w:t>
      </w:r>
      <w:del w:id="1033" w:author="Arcella" w:date="2022-10-14T09:54:00Z">
        <w:r>
          <w:rPr>
            <w:color w:val="1D2228"/>
          </w:rPr>
          <w:delText>not visually as striking</w:delText>
        </w:r>
      </w:del>
      <w:ins w:id="1034" w:author="Arcella" w:date="2022-10-14T09:54:00Z">
        <w:r>
          <w:rPr>
            <w:color w:val="1D2228"/>
          </w:rPr>
          <w:t xml:space="preserve">less </w:t>
        </w:r>
      </w:ins>
      <w:ins w:id="1035" w:author="Arcella" w:date="2022-10-14T09:55:00Z">
        <w:r>
          <w:rPr>
            <w:color w:val="1D2228"/>
          </w:rPr>
          <w:t>prominent</w:t>
        </w:r>
      </w:ins>
      <w:r>
        <w:rPr>
          <w:color w:val="1D2228"/>
        </w:rPr>
        <w:t xml:space="preserve">. According to GAM, over the entire observation period, there were significant changes in CA1 scores toward larger values (i.e., primarily a decrease in the number of adults and an increase in the number of juveniles) in </w:t>
      </w:r>
      <w:ins w:id="1036" w:author="Arcella" w:date="2022-10-14T09:56:00Z">
        <w:r>
          <w:rPr>
            <w:color w:val="1D2228"/>
          </w:rPr>
          <w:t xml:space="preserve">the </w:t>
        </w:r>
      </w:ins>
      <w:r>
        <w:rPr>
          <w:color w:val="1D2228"/>
        </w:rPr>
        <w:t xml:space="preserve">settlements from littoral rocks and from the Bed (STable 8; SFigure 2). The arrows in </w:t>
      </w:r>
      <w:r>
        <w:rPr>
          <w:b/>
          <w:color w:val="1D2228"/>
        </w:rPr>
        <w:t>Fig. 5a</w:t>
      </w:r>
      <w:r>
        <w:rPr>
          <w:color w:val="1D2228"/>
        </w:rPr>
        <w:t xml:space="preserve"> show</w:t>
      </w:r>
      <w:del w:id="1037" w:author="Arcella" w:date="2022-10-14T09:56:00Z">
        <w:r>
          <w:rPr>
            <w:color w:val="1D2228"/>
          </w:rPr>
          <w:delText>s</w:delText>
        </w:r>
      </w:del>
      <w:r>
        <w:rPr>
          <w:color w:val="1D2228"/>
        </w:rPr>
        <w:t xml:space="preserve"> changes in BS+05 (littoral part of the Bed)</w:t>
      </w:r>
      <w:ins w:id="1038" w:author="Arcella" w:date="2022-10-14T11:50:00Z">
        <w:r>
          <w:rPr>
            <w:color w:val="1D2228"/>
          </w:rPr>
          <w:t>:</w:t>
        </w:r>
      </w:ins>
      <w:r>
        <w:rPr>
          <w:color w:val="1D2228"/>
        </w:rPr>
        <w:t xml:space="preserve"> </w:t>
      </w:r>
      <w:del w:id="1039" w:author="Arcella" w:date="2022-10-14T11:50:00Z">
        <w:r>
          <w:rPr>
            <w:color w:val="1D2228"/>
          </w:rPr>
          <w:delText xml:space="preserve">- moving </w:delText>
        </w:r>
      </w:del>
      <w:ins w:id="1040" w:author="Arcella" w:date="2022-10-14T11:50:00Z">
        <w:r>
          <w:rPr>
            <w:color w:val="1D2228"/>
          </w:rPr>
          <w:t xml:space="preserve">the </w:t>
        </w:r>
      </w:ins>
      <w:r>
        <w:rPr>
          <w:color w:val="1D2228"/>
        </w:rPr>
        <w:t>samples</w:t>
      </w:r>
      <w:ins w:id="1041" w:author="Arcella" w:date="2022-10-14T11:50:00Z">
        <w:r>
          <w:rPr>
            <w:color w:val="1D2228"/>
          </w:rPr>
          <w:t xml:space="preserve"> moved</w:t>
        </w:r>
      </w:ins>
      <w:r>
        <w:rPr>
          <w:color w:val="1D2228"/>
        </w:rPr>
        <w:t xml:space="preserve"> from left to right throughout the 13-year</w:t>
      </w:r>
      <w:ins w:id="1042" w:author="Arcella" w:date="2022-10-14T11:50:00Z">
        <w:r>
          <w:rPr>
            <w:color w:val="1D2228"/>
          </w:rPr>
          <w:t>-long</w:t>
        </w:r>
      </w:ins>
      <w:r>
        <w:rPr>
          <w:color w:val="1D2228"/>
        </w:rPr>
        <w:t xml:space="preserve"> study period. These changes actually reflect </w:t>
      </w:r>
      <w:del w:id="1043" w:author="Arcella" w:date="2022-10-14T11:50:00Z">
        <w:r>
          <w:rPr>
            <w:color w:val="1D2228"/>
          </w:rPr>
          <w:delText xml:space="preserve">the </w:delText>
        </w:r>
      </w:del>
      <w:ins w:id="1044" w:author="Arcella" w:date="2022-10-14T11:50:00Z">
        <w:r>
          <w:rPr>
            <w:color w:val="1D2228"/>
          </w:rPr>
          <w:t xml:space="preserve">a </w:t>
        </w:r>
      </w:ins>
      <w:r>
        <w:rPr>
          <w:color w:val="1D2228"/>
        </w:rPr>
        <w:t xml:space="preserve">gradual degradation of the </w:t>
      </w:r>
      <w:del w:id="1045" w:author="Arcella" w:date="2022-10-14T11:50:00Z">
        <w:r>
          <w:rPr>
            <w:color w:val="1D2228"/>
          </w:rPr>
          <w:delText xml:space="preserve">whole </w:delText>
        </w:r>
      </w:del>
      <w:r>
        <w:rPr>
          <w:color w:val="1D2228"/>
        </w:rPr>
        <w:t xml:space="preserve">littoral part of the Bed as a dense settlement dominated by old mussels. </w:t>
      </w:r>
      <w:del w:id="1046" w:author="Arcella" w:date="2022-10-14T11:51:00Z">
        <w:r>
          <w:rPr>
            <w:color w:val="1D2228"/>
          </w:rPr>
          <w:delText xml:space="preserve">By </w:delText>
        </w:r>
      </w:del>
      <w:ins w:id="1047" w:author="Arcella" w:date="2022-10-14T11:51:00Z">
        <w:r>
          <w:rPr>
            <w:color w:val="1D2228"/>
          </w:rPr>
          <w:t xml:space="preserve">Judging from </w:t>
        </w:r>
      </w:ins>
      <w:r>
        <w:rPr>
          <w:color w:val="1D2228"/>
        </w:rPr>
        <w:t xml:space="preserve">visual observations, the change started already in 2010 but affected BS+05 </w:t>
      </w:r>
      <w:del w:id="1048" w:author="Arcella" w:date="2022-10-14T11:51:00Z">
        <w:r>
          <w:rPr>
            <w:color w:val="1D2228"/>
          </w:rPr>
          <w:delText xml:space="preserve">somehow </w:delText>
        </w:r>
      </w:del>
      <w:ins w:id="1049" w:author="Arcella" w:date="2022-10-14T11:51:00Z">
        <w:r>
          <w:rPr>
            <w:color w:val="1D2228"/>
          </w:rPr>
          <w:t xml:space="preserve">somewhat </w:t>
        </w:r>
      </w:ins>
      <w:r>
        <w:rPr>
          <w:color w:val="1D2228"/>
        </w:rPr>
        <w:t xml:space="preserve">later. By 2018, the littoral part of the Bed had </w:t>
      </w:r>
      <w:ins w:id="1050" w:author="Arcella" w:date="2022-10-14T11:52:00Z">
        <w:r>
          <w:rPr>
            <w:color w:val="1D2228"/>
          </w:rPr>
          <w:t xml:space="preserve">been </w:t>
        </w:r>
      </w:ins>
      <w:r>
        <w:rPr>
          <w:color w:val="1D2228"/>
        </w:rPr>
        <w:t>completely degraded (see SFigure 3 for age frequency distributions in BS+05 and photos of the Bed at different years).</w:t>
      </w:r>
    </w:p>
    <w:p>
      <w:pPr>
        <w:spacing w:before="240" w:after="240"/>
        <w:jc w:val="center"/>
        <w:rPr>
          <w:color w:val="1D2228"/>
        </w:rPr>
      </w:pPr>
      <w:r>
        <w:rPr>
          <w:color w:val="1D2228"/>
          <w:lang w:val="ru-RU"/>
        </w:rPr>
        <w:drawing>
          <wp:inline distT="0" distB="0" distL="0" distR="0">
            <wp:extent cx="6210935" cy="7282180"/>
            <wp:effectExtent l="0" t="0" r="0" b="0"/>
            <wp:docPr id="6" name="Рисунок 6" descr="S:\Users\st022847\Desktop\mytilus Tyuva 1910\mytilus_Tyuva_comp\R_calc_tumyt\иллюстрации jpeg\Fig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S:\Users\st022847\Desktop\mytilus Tyuva 1910\mytilus_Tyuva_comp\R_calc_tumyt\иллюстрации jpeg\Fig 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225100" cy="7299167"/>
                    </a:xfrm>
                    <a:prstGeom prst="rect">
                      <a:avLst/>
                    </a:prstGeom>
                    <a:noFill/>
                    <a:ln>
                      <a:noFill/>
                    </a:ln>
                  </pic:spPr>
                </pic:pic>
              </a:graphicData>
            </a:graphic>
          </wp:inline>
        </w:drawing>
      </w:r>
    </w:p>
    <w:p>
      <w:pPr>
        <w:spacing w:before="240" w:after="240"/>
        <w:rPr>
          <w:color w:val="274E13"/>
          <w:shd w:val="clear" w:color="auto" w:fill="FFF2CC"/>
        </w:rPr>
      </w:pPr>
      <w:commentRangeStart w:id="62"/>
      <w:bookmarkStart w:id="33" w:name="_heading=h.6ncl60cn4t7q" w:colFirst="0" w:colLast="0"/>
      <w:bookmarkEnd w:id="33"/>
      <w:r>
        <w:rPr>
          <w:b/>
          <w:color w:val="274E13"/>
          <w:shd w:val="clear" w:color="auto" w:fill="FFF2CC"/>
        </w:rPr>
        <w:t>Figure 5</w:t>
      </w:r>
      <w:commentRangeEnd w:id="62"/>
      <w:r>
        <w:rPr>
          <w:rStyle w:val="10"/>
        </w:rPr>
        <w:commentReference w:id="62"/>
      </w:r>
      <w:r>
        <w:rPr>
          <w:b/>
          <w:color w:val="274E13"/>
          <w:shd w:val="clear" w:color="auto" w:fill="FFF2CC"/>
        </w:rPr>
        <w:t>.</w:t>
      </w:r>
      <w:r>
        <w:rPr>
          <w:color w:val="274E13"/>
          <w:shd w:val="clear" w:color="auto" w:fill="FFF2CC"/>
        </w:rPr>
        <w:t xml:space="preserve"> </w:t>
      </w:r>
      <w:r>
        <w:rPr>
          <w:b/>
          <w:color w:val="274E13"/>
          <w:shd w:val="clear" w:color="auto" w:fill="FFF2CC"/>
        </w:rPr>
        <w:t xml:space="preserve">Temporal changes in demographics of </w:t>
      </w:r>
      <w:ins w:id="1051" w:author="Arcella" w:date="2022-10-14T11:52:00Z">
        <w:r>
          <w:rPr>
            <w:b/>
            <w:color w:val="274E13"/>
            <w:shd w:val="clear" w:color="auto" w:fill="FFF2CC"/>
          </w:rPr>
          <w:t xml:space="preserve">the </w:t>
        </w:r>
      </w:ins>
      <w:r>
        <w:rPr>
          <w:b/>
          <w:color w:val="274E13"/>
          <w:shd w:val="clear" w:color="auto" w:fill="FFF2CC"/>
        </w:rPr>
        <w:t xml:space="preserve">Tyuva mussels. </w:t>
      </w:r>
      <w:r>
        <w:rPr>
          <w:color w:val="274E13"/>
          <w:shd w:val="clear" w:color="auto" w:fill="FFF2CC"/>
        </w:rPr>
        <w:t xml:space="preserve">(a) Correspondence Analysis (CA) ordination of mussel settlements by demographic parameters in all surveys (data </w:t>
      </w:r>
      <w:del w:id="1052" w:author="Arcella" w:date="2022-10-14T11:52:00Z">
        <w:r>
          <w:rPr>
            <w:color w:val="274E13"/>
            <w:shd w:val="clear" w:color="auto" w:fill="FFF2CC"/>
          </w:rPr>
          <w:delText xml:space="preserve">for </w:delText>
        </w:r>
      </w:del>
      <w:ins w:id="1053" w:author="Arcella" w:date="2022-10-14T11:52:00Z">
        <w:r>
          <w:rPr>
            <w:color w:val="274E13"/>
            <w:shd w:val="clear" w:color="auto" w:fill="FFF2CC"/>
          </w:rPr>
          <w:t xml:space="preserve">on </w:t>
        </w:r>
      </w:ins>
      <w:r>
        <w:rPr>
          <w:color w:val="274E13"/>
          <w:shd w:val="clear" w:color="auto" w:fill="FFF2CC"/>
        </w:rPr>
        <w:t xml:space="preserve">the same settlements </w:t>
      </w:r>
      <w:del w:id="1054" w:author="Arcella" w:date="2022-10-14T11:52:00Z">
        <w:r>
          <w:rPr>
            <w:color w:val="274E13"/>
            <w:shd w:val="clear" w:color="auto" w:fill="FFF2CC"/>
          </w:rPr>
          <w:delText xml:space="preserve">from </w:delText>
        </w:r>
      </w:del>
      <w:ins w:id="1055" w:author="Arcella" w:date="2022-10-14T11:52:00Z">
        <w:r>
          <w:rPr>
            <w:color w:val="274E13"/>
            <w:shd w:val="clear" w:color="auto" w:fill="FFF2CC"/>
          </w:rPr>
          <w:t xml:space="preserve">in </w:t>
        </w:r>
      </w:ins>
      <w:r>
        <w:rPr>
          <w:color w:val="274E13"/>
          <w:shd w:val="clear" w:color="auto" w:fill="FFF2CC"/>
        </w:rPr>
        <w:t>different years are considered independently). Demographic characteristics are indicated by abbreviated names. Settlements are marked with signs, settlements from different habitats are shown with signs of different shape</w:t>
      </w:r>
      <w:del w:id="1056" w:author="Arcella" w:date="2022-10-14T11:53:00Z">
        <w:r>
          <w:rPr>
            <w:color w:val="274E13"/>
            <w:shd w:val="clear" w:color="auto" w:fill="FFF2CC"/>
          </w:rPr>
          <w:delText>s</w:delText>
        </w:r>
      </w:del>
      <w:r>
        <w:rPr>
          <w:color w:val="274E13"/>
          <w:shd w:val="clear" w:color="auto" w:fill="FFF2CC"/>
        </w:rPr>
        <w:t>, and those studied in different years are shown with signs of different color</w:t>
      </w:r>
      <w:del w:id="1057" w:author="Arcella" w:date="2022-10-14T11:53:00Z">
        <w:r>
          <w:rPr>
            <w:color w:val="274E13"/>
            <w:shd w:val="clear" w:color="auto" w:fill="FFF2CC"/>
          </w:rPr>
          <w:delText>s</w:delText>
        </w:r>
      </w:del>
      <w:r>
        <w:rPr>
          <w:color w:val="274E13"/>
          <w:shd w:val="clear" w:color="auto" w:fill="FFF2CC"/>
        </w:rPr>
        <w:t xml:space="preserve">, as shown in the legend. Arrows show temporal changes in BS+05 investigated in 2005, 2009, 2010, 2012, and 2018. (b-g) Temporal changes in the repeatedly studied settlements by </w:t>
      </w:r>
      <w:r>
        <w:rPr>
          <w:i/>
          <w:color w:val="274E13"/>
          <w:shd w:val="clear" w:color="auto" w:fill="FFF2CC"/>
        </w:rPr>
        <w:t xml:space="preserve">N2-3 </w:t>
      </w:r>
      <w:r>
        <w:rPr>
          <w:color w:val="274E13"/>
          <w:shd w:val="clear" w:color="auto" w:fill="FFF2CC"/>
        </w:rPr>
        <w:t xml:space="preserve">(b), density of mussels </w:t>
      </w:r>
      <w:ins w:id="1058" w:author="Arcella" w:date="2022-10-14T11:53:00Z">
        <w:r>
          <w:rPr>
            <w:color w:val="274E13"/>
            <w:shd w:val="clear" w:color="auto" w:fill="FFF2CC"/>
          </w:rPr>
          <w:t xml:space="preserve">aged </w:t>
        </w:r>
      </w:ins>
      <w:r>
        <w:rPr>
          <w:color w:val="274E13"/>
          <w:shd w:val="clear" w:color="auto" w:fill="FFF2CC"/>
        </w:rPr>
        <w:t xml:space="preserve">4-7 years </w:t>
      </w:r>
      <w:del w:id="1059" w:author="Arcella" w:date="2022-10-14T11:53:00Z">
        <w:r>
          <w:rPr>
            <w:color w:val="274E13"/>
            <w:shd w:val="clear" w:color="auto" w:fill="FFF2CC"/>
          </w:rPr>
          <w:delText xml:space="preserve">old </w:delText>
        </w:r>
      </w:del>
      <w:r>
        <w:rPr>
          <w:color w:val="274E13"/>
          <w:shd w:val="clear" w:color="auto" w:fill="FFF2CC"/>
        </w:rPr>
        <w:t xml:space="preserve">(c), </w:t>
      </w:r>
      <w:r>
        <w:rPr>
          <w:i/>
          <w:color w:val="274E13"/>
          <w:shd w:val="clear" w:color="auto" w:fill="FFF2CC"/>
        </w:rPr>
        <w:t>N</w:t>
      </w:r>
      <w:r>
        <w:rPr>
          <w:color w:val="274E13"/>
          <w:shd w:val="clear" w:color="auto" w:fill="FFF2CC"/>
        </w:rPr>
        <w:t xml:space="preserve"> (d), </w:t>
      </w:r>
      <w:r>
        <w:rPr>
          <w:i/>
          <w:color w:val="274E13"/>
          <w:shd w:val="clear" w:color="auto" w:fill="FFF2CC"/>
        </w:rPr>
        <w:t>B</w:t>
      </w:r>
      <w:r>
        <w:rPr>
          <w:color w:val="274E13"/>
          <w:shd w:val="clear" w:color="auto" w:fill="FFF2CC"/>
        </w:rPr>
        <w:t xml:space="preserve"> (e), </w:t>
      </w:r>
      <w:r>
        <w:rPr>
          <w:i/>
          <w:color w:val="274E13"/>
          <w:shd w:val="clear" w:color="auto" w:fill="FFF2CC"/>
        </w:rPr>
        <w:t>Ptros</w:t>
      </w:r>
      <w:r>
        <w:rPr>
          <w:color w:val="274E13"/>
          <w:shd w:val="clear" w:color="auto" w:fill="FFF2CC"/>
        </w:rPr>
        <w:t xml:space="preserve"> (f), </w:t>
      </w:r>
      <w:r>
        <w:rPr>
          <w:i/>
          <w:color w:val="274E13"/>
          <w:shd w:val="clear" w:color="auto" w:fill="FFF2CC"/>
        </w:rPr>
        <w:t>GI</w:t>
      </w:r>
      <w:r>
        <w:rPr>
          <w:color w:val="274E13"/>
          <w:shd w:val="clear" w:color="auto" w:fill="FFF2CC"/>
        </w:rPr>
        <w:t xml:space="preserve"> (g). All abundance values are logarithmic. All settlements were studied in 2009-10 (their characteristics in 2009-10 are plotted on the horizontal axis) and at one or more other </w:t>
      </w:r>
      <w:ins w:id="1060" w:author="Arcella" w:date="2022-10-14T11:53:00Z">
        <w:r>
          <w:rPr>
            <w:color w:val="274E13"/>
            <w:shd w:val="clear" w:color="auto" w:fill="FFF2CC"/>
          </w:rPr>
          <w:t xml:space="preserve">time </w:t>
        </w:r>
      </w:ins>
      <w:r>
        <w:rPr>
          <w:color w:val="274E13"/>
          <w:shd w:val="clear" w:color="auto" w:fill="FFF2CC"/>
        </w:rPr>
        <w:t xml:space="preserve">points </w:t>
      </w:r>
      <w:del w:id="1061" w:author="Arcella" w:date="2022-10-14T11:54:00Z">
        <w:r>
          <w:rPr>
            <w:color w:val="274E13"/>
            <w:shd w:val="clear" w:color="auto" w:fill="FFF2CC"/>
          </w:rPr>
          <w:delText xml:space="preserve">in time </w:delText>
        </w:r>
      </w:del>
      <w:r>
        <w:rPr>
          <w:color w:val="274E13"/>
          <w:shd w:val="clear" w:color="auto" w:fill="FFF2CC"/>
        </w:rPr>
        <w:t xml:space="preserve">(vertical axis). If the settlements did not change over time, the points </w:t>
      </w:r>
      <w:del w:id="1062" w:author="Arcella" w:date="2022-10-14T11:54:00Z">
        <w:r>
          <w:rPr>
            <w:color w:val="274E13"/>
            <w:shd w:val="clear" w:color="auto" w:fill="FFF2CC"/>
          </w:rPr>
          <w:delText xml:space="preserve">would </w:delText>
        </w:r>
      </w:del>
      <w:r>
        <w:rPr>
          <w:color w:val="274E13"/>
          <w:shd w:val="clear" w:color="auto" w:fill="FFF2CC"/>
        </w:rPr>
        <w:t xml:space="preserve">lie on the diagonal. </w:t>
      </w:r>
    </w:p>
    <w:p>
      <w:pPr>
        <w:spacing w:before="240" w:after="240"/>
        <w:jc w:val="center"/>
        <w:rPr>
          <w:b/>
          <w:color w:val="274E13"/>
          <w:shd w:val="clear" w:color="auto" w:fill="FFF2CC"/>
        </w:rPr>
      </w:pPr>
      <w:r>
        <w:rPr>
          <w:b/>
          <w:color w:val="274E13"/>
          <w:shd w:val="clear" w:color="auto" w:fill="FFF2CC"/>
          <w:lang w:val="ru-RU"/>
        </w:rPr>
        <w:drawing>
          <wp:inline distT="0" distB="0" distL="0" distR="0">
            <wp:extent cx="6650990" cy="6659880"/>
            <wp:effectExtent l="0" t="0" r="0" b="7620"/>
            <wp:docPr id="7" name="Рисунок 7" descr="S:\Users\st022847\Desktop\mytilus Tyuva 1910\mytilus_Tyuva_comp\R_calc_tumyt\иллюстрации jpeg\SFi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S:\Users\st022847\Desktop\mytilus Tyuva 1910\mytilus_Tyuva_comp\R_calc_tumyt\иллюстрации jpeg\SFig 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650990" cy="6659880"/>
                    </a:xfrm>
                    <a:prstGeom prst="rect">
                      <a:avLst/>
                    </a:prstGeom>
                    <a:noFill/>
                    <a:ln>
                      <a:noFill/>
                    </a:ln>
                  </pic:spPr>
                </pic:pic>
              </a:graphicData>
            </a:graphic>
          </wp:inline>
        </w:drawing>
      </w:r>
    </w:p>
    <w:p>
      <w:pPr>
        <w:spacing w:before="240" w:after="240"/>
        <w:rPr>
          <w:color w:val="274E13"/>
          <w:shd w:val="clear" w:color="auto" w:fill="FFF2CC"/>
        </w:rPr>
      </w:pPr>
      <w:bookmarkStart w:id="34" w:name="_heading=h.b01g3qti3tiw" w:colFirst="0" w:colLast="0"/>
      <w:bookmarkEnd w:id="34"/>
      <w:commentRangeStart w:id="63"/>
      <w:r>
        <w:rPr>
          <w:b/>
          <w:color w:val="274E13"/>
          <w:shd w:val="clear" w:color="auto" w:fill="FFF2CC"/>
        </w:rPr>
        <w:t>SFigure 2</w:t>
      </w:r>
      <w:commentRangeEnd w:id="63"/>
      <w:r>
        <w:rPr>
          <w:rStyle w:val="10"/>
        </w:rPr>
        <w:commentReference w:id="63"/>
      </w:r>
      <w:r>
        <w:rPr>
          <w:b/>
          <w:color w:val="274E13"/>
          <w:shd w:val="clear" w:color="auto" w:fill="FFF2CC"/>
        </w:rPr>
        <w:t xml:space="preserve">. Temporal changes in CA1 scores (left) and </w:t>
      </w:r>
      <w:r>
        <w:rPr>
          <w:b/>
          <w:i/>
          <w:color w:val="274E13"/>
          <w:shd w:val="clear" w:color="auto" w:fill="FFF2CC"/>
        </w:rPr>
        <w:t>Ptros</w:t>
      </w:r>
      <w:r>
        <w:rPr>
          <w:b/>
          <w:color w:val="274E13"/>
          <w:shd w:val="clear" w:color="auto" w:fill="FFF2CC"/>
        </w:rPr>
        <w:t xml:space="preserve"> (right) in different habitats.</w:t>
      </w:r>
      <w:r>
        <w:rPr>
          <w:color w:val="274E13"/>
          <w:shd w:val="clear" w:color="auto" w:fill="FFF2CC"/>
        </w:rPr>
        <w:t xml:space="preserve"> Points are empirical values. GAM regression lines with 95% confidence intervals are presented.</w:t>
      </w:r>
    </w:p>
    <w:p>
      <w:pPr>
        <w:spacing w:before="240" w:after="240"/>
        <w:rPr>
          <w:color w:val="274E13"/>
          <w:shd w:val="clear" w:color="auto" w:fill="FFF2CC"/>
        </w:rPr>
      </w:pPr>
    </w:p>
    <w:p>
      <w:pPr>
        <w:spacing w:before="240" w:after="240"/>
        <w:rPr>
          <w:b/>
          <w:color w:val="274E13"/>
          <w:shd w:val="clear" w:color="auto" w:fill="FFF2CC"/>
        </w:rPr>
      </w:pPr>
      <w:r>
        <w:rPr>
          <w:b/>
          <w:color w:val="274E13"/>
          <w:shd w:val="clear" w:color="auto" w:fill="FFF2CC"/>
        </w:rPr>
        <w:t>STable 8. Results of regression analysis (GAM) of temporal changes of CA1 scores in different habitats. B - the Bed, K - kelp forests, R - rocky littoral, S - sandbanks.</w:t>
      </w:r>
    </w:p>
    <w:p>
      <w:pPr>
        <w:spacing w:before="240" w:after="240"/>
        <w:rPr>
          <w:color w:val="274E13"/>
          <w:shd w:val="clear" w:color="auto" w:fill="FFF2CC"/>
        </w:rPr>
      </w:pPr>
    </w:p>
    <w:p>
      <w:pPr>
        <w:spacing w:before="240" w:after="240"/>
        <w:rPr>
          <w:color w:val="274E13"/>
          <w:shd w:val="clear" w:color="auto" w:fill="FFF2CC"/>
        </w:rPr>
      </w:pPr>
    </w:p>
    <w:p>
      <w:pPr>
        <w:spacing w:before="240" w:after="240"/>
        <w:rPr>
          <w:color w:val="274E13"/>
          <w:shd w:val="clear" w:color="auto" w:fill="FFF2CC"/>
        </w:rPr>
      </w:pPr>
    </w:p>
    <w:p>
      <w:pPr>
        <w:spacing w:before="240" w:after="240"/>
        <w:jc w:val="center"/>
        <w:rPr>
          <w:color w:val="274E13"/>
          <w:shd w:val="clear" w:color="auto" w:fill="FFF2CC"/>
        </w:rPr>
      </w:pPr>
      <w:r>
        <w:rPr>
          <w:color w:val="274E13"/>
          <w:shd w:val="clear" w:color="auto" w:fill="FFF2CC"/>
          <w:lang w:val="ru-RU"/>
        </w:rPr>
        <w:drawing>
          <wp:inline distT="0" distB="0" distL="0" distR="0">
            <wp:extent cx="7020560" cy="5390515"/>
            <wp:effectExtent l="0" t="0" r="0" b="635"/>
            <wp:docPr id="8" name="Рисунок 8" descr="S:\Users\st022847\Desktop\mytilus Tyuva 1910\mytilus_Tyuva_comp\R_calc_tumyt\иллюстрации jpeg\SFig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S:\Users\st022847\Desktop\mytilus Tyuva 1910\mytilus_Tyuva_comp\R_calc_tumyt\иллюстрации jpeg\SFig 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7020560" cy="5391058"/>
                    </a:xfrm>
                    <a:prstGeom prst="rect">
                      <a:avLst/>
                    </a:prstGeom>
                    <a:noFill/>
                    <a:ln>
                      <a:noFill/>
                    </a:ln>
                  </pic:spPr>
                </pic:pic>
              </a:graphicData>
            </a:graphic>
          </wp:inline>
        </w:drawing>
      </w:r>
    </w:p>
    <w:p>
      <w:pPr>
        <w:spacing w:before="240" w:after="240"/>
        <w:rPr>
          <w:color w:val="274E13"/>
          <w:shd w:val="clear" w:color="auto" w:fill="FFF2CC"/>
        </w:rPr>
      </w:pPr>
      <w:bookmarkStart w:id="35" w:name="_heading=h.dqllyr2lfryl" w:colFirst="0" w:colLast="0"/>
      <w:bookmarkEnd w:id="35"/>
      <w:commentRangeStart w:id="64"/>
      <w:r>
        <w:rPr>
          <w:b/>
          <w:color w:val="274E13"/>
          <w:shd w:val="clear" w:color="auto" w:fill="FFF2CC"/>
        </w:rPr>
        <w:t>SFigure 3</w:t>
      </w:r>
      <w:commentRangeEnd w:id="64"/>
      <w:r>
        <w:rPr>
          <w:rStyle w:val="10"/>
        </w:rPr>
        <w:commentReference w:id="64"/>
      </w:r>
      <w:r>
        <w:rPr>
          <w:b/>
          <w:color w:val="274E13"/>
          <w:shd w:val="clear" w:color="auto" w:fill="FFF2CC"/>
        </w:rPr>
        <w:t xml:space="preserve">. Temporal instability of the Bed. </w:t>
      </w:r>
      <w:r>
        <w:rPr>
          <w:color w:val="274E13"/>
          <w:shd w:val="clear" w:color="auto" w:fill="FFF2CC"/>
        </w:rPr>
        <w:t xml:space="preserve">Schematic </w:t>
      </w:r>
      <w:del w:id="1063" w:author="Arcella" w:date="2022-10-14T11:55:00Z">
        <w:r>
          <w:rPr>
            <w:color w:val="274E13"/>
            <w:shd w:val="clear" w:color="auto" w:fill="FFF2CC"/>
          </w:rPr>
          <w:delText xml:space="preserve">1923 </w:delText>
        </w:r>
      </w:del>
      <w:r>
        <w:rPr>
          <w:color w:val="274E13"/>
          <w:shd w:val="clear" w:color="auto" w:fill="FFF2CC"/>
        </w:rPr>
        <w:t xml:space="preserve">map of the littoral communities of the top of </w:t>
      </w:r>
      <w:ins w:id="1064" w:author="Arcella" w:date="2022-10-14T11:55:00Z">
        <w:r>
          <w:rPr>
            <w:color w:val="274E13"/>
            <w:shd w:val="clear" w:color="auto" w:fill="FFF2CC"/>
          </w:rPr>
          <w:t xml:space="preserve">the </w:t>
        </w:r>
      </w:ins>
      <w:r>
        <w:rPr>
          <w:color w:val="274E13"/>
          <w:shd w:val="clear" w:color="auto" w:fill="FFF2CC"/>
        </w:rPr>
        <w:t>Tyuva Inlet</w:t>
      </w:r>
      <w:ins w:id="1065" w:author="Arcella" w:date="2022-10-14T11:55:00Z">
        <w:r>
          <w:rPr>
            <w:color w:val="274E13"/>
            <w:shd w:val="clear" w:color="auto" w:fill="FFF2CC"/>
          </w:rPr>
          <w:t xml:space="preserve"> in 1923</w:t>
        </w:r>
      </w:ins>
      <w:r>
        <w:rPr>
          <w:color w:val="274E13"/>
          <w:shd w:val="clear" w:color="auto" w:fill="FFF2CC"/>
        </w:rPr>
        <w:t xml:space="preserve">, from Guryanova et al. 1928. The map also shows the approximate boundaries of the Bed in 2004-2010 and the locations </w:t>
      </w:r>
      <w:del w:id="1066" w:author="Arcella" w:date="2022-10-14T11:56:00Z">
        <w:r>
          <w:rPr>
            <w:color w:val="274E13"/>
            <w:shd w:val="clear" w:color="auto" w:fill="FFF2CC"/>
          </w:rPr>
          <w:delText xml:space="preserve">shown </w:delText>
        </w:r>
      </w:del>
      <w:ins w:id="1067" w:author="Arcella" w:date="2022-10-14T11:56:00Z">
        <w:r>
          <w:rPr>
            <w:color w:val="274E13"/>
            <w:shd w:val="clear" w:color="auto" w:fill="FFF2CC"/>
          </w:rPr>
          <w:t xml:space="preserve">seen </w:t>
        </w:r>
      </w:ins>
      <w:r>
        <w:rPr>
          <w:color w:val="274E13"/>
          <w:shd w:val="clear" w:color="auto" w:fill="FFF2CC"/>
        </w:rPr>
        <w:t>in the photos. Photographs: selected areas of the Bed in 2009 (near locality BS+05) and in 2012. Bar graphs: age structures of mussels in BS+05 in different years.</w:t>
      </w:r>
    </w:p>
    <w:p>
      <w:pPr>
        <w:spacing w:before="240" w:after="240"/>
      </w:pPr>
      <w:bookmarkStart w:id="36" w:name="_heading=h.lll2psvkpl2d" w:colFirst="0" w:colLast="0"/>
      <w:bookmarkEnd w:id="36"/>
      <w:bookmarkStart w:id="37" w:name="_heading=h.9k5p04bhr5j4" w:colFirst="0" w:colLast="0"/>
      <w:bookmarkEnd w:id="37"/>
      <w:r>
        <w:t xml:space="preserve">Regression analysis of </w:t>
      </w:r>
      <w:r>
        <w:rPr>
          <w:i/>
        </w:rPr>
        <w:t xml:space="preserve">Ptros </w:t>
      </w:r>
      <w:r>
        <w:t xml:space="preserve">variation with time also revealed significant changes in settlements from littoral rocks and in the Bed: in both habitats the proportion of MT decreased with time (STable 9, SFig 2). In settlements from sandbanks and kelps, the tendency was the same, but insignificant (STable 9, SFig 2). This could be due to the scarcity of data on these habitats. </w:t>
      </w:r>
    </w:p>
    <w:p>
      <w:pPr>
        <w:spacing w:before="240" w:after="240"/>
        <w:rPr>
          <w:color w:val="274E13"/>
          <w:shd w:val="clear" w:color="auto" w:fill="FFF2CC"/>
        </w:rPr>
      </w:pPr>
      <w:bookmarkStart w:id="38" w:name="_heading=h.jrr4g9ca1run" w:colFirst="0" w:colLast="0"/>
      <w:bookmarkEnd w:id="38"/>
      <w:r>
        <w:rPr>
          <w:b/>
          <w:color w:val="274E13"/>
          <w:shd w:val="clear" w:color="auto" w:fill="FFF2CC"/>
        </w:rPr>
        <w:t xml:space="preserve">STable 9. Results of regression analysis (GAM) of temporal changes of </w:t>
      </w:r>
      <w:r>
        <w:rPr>
          <w:b/>
          <w:i/>
          <w:color w:val="274E13"/>
          <w:shd w:val="clear" w:color="auto" w:fill="FFF2CC"/>
        </w:rPr>
        <w:t xml:space="preserve">Ptros </w:t>
      </w:r>
      <w:r>
        <w:rPr>
          <w:b/>
          <w:color w:val="274E13"/>
          <w:shd w:val="clear" w:color="auto" w:fill="FFF2CC"/>
        </w:rPr>
        <w:t xml:space="preserve">in different habitats. </w:t>
      </w:r>
      <w:r>
        <w:rPr>
          <w:color w:val="274E13"/>
          <w:shd w:val="clear" w:color="auto" w:fill="FFF2CC"/>
        </w:rPr>
        <w:t>B - the Bed, K - kelp forests, R - rocky littoral, S - sandbanks.</w:t>
      </w:r>
    </w:p>
    <w:p>
      <w:pPr>
        <w:spacing w:before="240" w:after="240"/>
      </w:pPr>
      <w:bookmarkStart w:id="39" w:name="_heading=h.a5gfgt71acvp" w:colFirst="0" w:colLast="0"/>
      <w:bookmarkEnd w:id="39"/>
      <w:r>
        <w:rPr>
          <w:b/>
        </w:rPr>
        <w:t>Fig. 5b-g</w:t>
      </w:r>
      <w:r>
        <w:t xml:space="preserve"> illustrates the temporal variations of </w:t>
      </w:r>
      <w:r>
        <w:rPr>
          <w:i/>
        </w:rPr>
        <w:t xml:space="preserve">Ptros </w:t>
      </w:r>
      <w:r>
        <w:t>and selected demographic parameters in settlements studied both in 2004-05 and</w:t>
      </w:r>
      <w:ins w:id="1068" w:author="Arcella" w:date="2022-10-14T11:57:00Z">
        <w:r>
          <w:rPr/>
          <w:t xml:space="preserve"> in</w:t>
        </w:r>
      </w:ins>
      <w:r>
        <w:t xml:space="preserve"> 2009-10. Changes are </w:t>
      </w:r>
      <w:ins w:id="1069" w:author="Arcella" w:date="2022-10-14T11:57:00Z">
        <w:r>
          <w:rPr/>
          <w:t xml:space="preserve">the </w:t>
        </w:r>
      </w:ins>
      <w:r>
        <w:t xml:space="preserve">most noticeable in </w:t>
      </w:r>
      <w:r>
        <w:rPr>
          <w:i/>
        </w:rPr>
        <w:t xml:space="preserve">Ptros </w:t>
      </w:r>
      <w:r>
        <w:t>(decreased by 22% on average; Wilcoxon test: uncorrected p=0.0039),</w:t>
      </w:r>
      <w:r>
        <w:rPr>
          <w:i/>
        </w:rPr>
        <w:t xml:space="preserve"> N2-3</w:t>
      </w:r>
      <w:r>
        <w:t xml:space="preserve"> (increased fivefold; p=0.00013), </w:t>
      </w:r>
      <w:r>
        <w:rPr>
          <w:i/>
        </w:rPr>
        <w:t>N4-7</w:t>
      </w:r>
      <w:r>
        <w:t xml:space="preserve"> (decreased by a factor of three; p=0.011) and</w:t>
      </w:r>
      <w:r>
        <w:rPr>
          <w:b/>
        </w:rPr>
        <w:t xml:space="preserve"> </w:t>
      </w:r>
      <w:r>
        <w:rPr>
          <w:i/>
        </w:rPr>
        <w:t xml:space="preserve">B </w:t>
      </w:r>
      <w:r>
        <w:t xml:space="preserve">(decreased twice; p=0.0042). Analysis of changes using PERMANOVA confirmed the unidirectional change in all habitats because no significant interaction between Period and Habitat factors was revealed (STable 10). SIMPER procedure </w:t>
      </w:r>
      <w:del w:id="1070" w:author="Arcella" w:date="2022-10-14T11:58:00Z">
        <w:r>
          <w:rPr/>
          <w:delText xml:space="preserve">revealed </w:delText>
        </w:r>
      </w:del>
      <w:ins w:id="1071" w:author="Arcella" w:date="2022-10-14T11:58:00Z">
        <w:r>
          <w:rPr/>
          <w:t xml:space="preserve">showed </w:t>
        </w:r>
      </w:ins>
      <w:r>
        <w:t xml:space="preserve">that densities of mussels of different age groups </w:t>
      </w:r>
      <w:del w:id="1072" w:author="Arcella" w:date="2022-10-14T11:58:00Z">
        <w:r>
          <w:rPr/>
          <w:delText xml:space="preserve">contributed the most </w:delText>
        </w:r>
      </w:del>
      <w:ins w:id="1073" w:author="Arcella" w:date="2022-10-14T11:58:00Z">
        <w:r>
          <w:rPr/>
          <w:t xml:space="preserve">made the greatest contribution </w:t>
        </w:r>
      </w:ins>
      <w:r>
        <w:t xml:space="preserve">to the change (in total, 72% of the cumulative contribution, STable 11). </w:t>
      </w:r>
    </w:p>
    <w:p>
      <w:pPr>
        <w:spacing w:before="240" w:after="240"/>
        <w:rPr>
          <w:b/>
          <w:color w:val="274E13"/>
          <w:shd w:val="clear" w:color="auto" w:fill="FFF2CC"/>
        </w:rPr>
      </w:pPr>
      <w:bookmarkStart w:id="40" w:name="_heading=h.z8orqt8k76" w:colFirst="0" w:colLast="0"/>
      <w:bookmarkEnd w:id="40"/>
      <w:r>
        <w:rPr>
          <w:b/>
          <w:color w:val="274E13"/>
          <w:shd w:val="clear" w:color="auto" w:fill="FFF2CC"/>
        </w:rPr>
        <w:t xml:space="preserve">STable 10. Comparison of mussel settlements from different habitats between two study periods (2004-2005 and 2009-2010) described by the complex of demographic parameters using PERMANOVA. </w:t>
      </w:r>
    </w:p>
    <w:p>
      <w:pPr>
        <w:spacing w:before="240" w:after="240"/>
        <w:rPr>
          <w:color w:val="274E13"/>
          <w:shd w:val="clear" w:color="auto" w:fill="FFF2CC"/>
        </w:rPr>
      </w:pPr>
      <w:bookmarkStart w:id="41" w:name="_heading=h.jbfqyi1uxwxd" w:colFirst="0" w:colLast="0"/>
      <w:bookmarkEnd w:id="41"/>
      <w:r>
        <w:rPr>
          <w:b/>
          <w:color w:val="274E13"/>
          <w:shd w:val="clear" w:color="auto" w:fill="FFF2CC"/>
        </w:rPr>
        <w:t xml:space="preserve">STable 11. SIMPER analysis identifying the demographic parameters differences between 2004-2005 and 2009-2010. </w:t>
      </w:r>
      <w:r>
        <w:rPr>
          <w:color w:val="274E13"/>
          <w:shd w:val="clear" w:color="auto" w:fill="FFF2CC"/>
        </w:rPr>
        <w:t>Contribution of each demographic parameter to the Bray Curtis dissimilarity metric is shown.</w:t>
      </w:r>
    </w:p>
    <w:p>
      <w:pPr>
        <w:spacing w:before="240" w:after="240"/>
        <w:rPr>
          <w:b/>
          <w:color w:val="1D2228"/>
        </w:rPr>
      </w:pPr>
      <w:bookmarkStart w:id="42" w:name="_heading=h.90i75ex8ohsm" w:colFirst="0" w:colLast="0"/>
      <w:bookmarkEnd w:id="42"/>
      <w:r>
        <w:rPr>
          <w:b/>
          <w:color w:val="1D2228"/>
        </w:rPr>
        <w:t>Long-term dynamics of Murman mussels</w:t>
      </w:r>
    </w:p>
    <w:p>
      <w:pPr>
        <w:spacing w:before="240" w:after="240"/>
        <w:rPr>
          <w:color w:val="1D2228"/>
        </w:rPr>
      </w:pPr>
      <w:bookmarkStart w:id="43" w:name="_heading=h.393rwau8g7wc" w:colFirst="0" w:colLast="0"/>
      <w:bookmarkEnd w:id="43"/>
      <w:r>
        <w:rPr>
          <w:color w:val="1D2228"/>
        </w:rPr>
        <w:t xml:space="preserve">Most of the old studies provide biomass data (STable 2), so </w:t>
      </w:r>
      <w:ins w:id="1074" w:author="Arcella" w:date="2022-10-14T12:36:00Z">
        <w:r>
          <w:rPr>
            <w:color w:val="1D2228"/>
          </w:rPr>
          <w:t xml:space="preserve">these were the </w:t>
        </w:r>
      </w:ins>
      <w:r>
        <w:rPr>
          <w:color w:val="1D2228"/>
        </w:rPr>
        <w:t xml:space="preserve">only </w:t>
      </w:r>
      <w:del w:id="1075" w:author="Arcella" w:date="2022-10-14T12:36:00Z">
        <w:r>
          <w:rPr>
            <w:color w:val="1D2228"/>
          </w:rPr>
          <w:delText xml:space="preserve">biomass </w:delText>
        </w:r>
      </w:del>
      <w:r>
        <w:rPr>
          <w:color w:val="1D2228"/>
        </w:rPr>
        <w:t xml:space="preserve">data </w:t>
      </w:r>
      <w:del w:id="1076" w:author="Arcella" w:date="2022-10-14T12:36:00Z">
        <w:r>
          <w:rPr>
            <w:color w:val="1D2228"/>
          </w:rPr>
          <w:delText xml:space="preserve">were </w:delText>
        </w:r>
      </w:del>
      <w:ins w:id="1077" w:author="Arcella" w:date="2022-10-14T12:36:00Z">
        <w:r>
          <w:rPr>
            <w:color w:val="1D2228"/>
          </w:rPr>
          <w:t xml:space="preserve">that we </w:t>
        </w:r>
      </w:ins>
      <w:r>
        <w:rPr>
          <w:color w:val="1D2228"/>
        </w:rPr>
        <w:t xml:space="preserve">analyzed. In total, we found 34 estimates of average mussel biomass on vertical transects throughout the littoral, obtained in 1933-2002, and representing 18 coastal sites. Most of the sites represented individual inlets, including </w:t>
      </w:r>
      <w:ins w:id="1078" w:author="Arcella" w:date="2022-10-14T12:37:00Z">
        <w:r>
          <w:rPr>
            <w:color w:val="1D2228"/>
          </w:rPr>
          <w:t xml:space="preserve">the </w:t>
        </w:r>
      </w:ins>
      <w:r>
        <w:rPr>
          <w:color w:val="1D2228"/>
        </w:rPr>
        <w:t xml:space="preserve">Tyuva, and, with </w:t>
      </w:r>
      <w:del w:id="1079" w:author="Arcella" w:date="2022-10-14T12:38:00Z">
        <w:r>
          <w:rPr>
            <w:color w:val="1D2228"/>
          </w:rPr>
          <w:delText xml:space="preserve">the only </w:delText>
        </w:r>
      </w:del>
      <w:ins w:id="1080" w:author="Arcella" w:date="2022-10-14T12:38:00Z">
        <w:r>
          <w:rPr>
            <w:color w:val="1D2228"/>
          </w:rPr>
          <w:t xml:space="preserve">one </w:t>
        </w:r>
      </w:ins>
      <w:r>
        <w:rPr>
          <w:color w:val="1D2228"/>
        </w:rPr>
        <w:t xml:space="preserve">exception (Ura Bay, 1961), the site was characterized by one transect at a time (STable 2, </w:t>
      </w:r>
      <w:r>
        <w:rPr>
          <w:b/>
          <w:color w:val="1D2228"/>
        </w:rPr>
        <w:t>Fig. 6a</w:t>
      </w:r>
      <w:r>
        <w:rPr>
          <w:color w:val="1D2228"/>
        </w:rPr>
        <w:t xml:space="preserve"> and caption to the figure ). Therefore, to analyze the temporal dynamics, we averaged the data </w:t>
      </w:r>
      <w:del w:id="1081" w:author="Arcella" w:date="2022-10-14T12:38:00Z">
        <w:r>
          <w:rPr>
            <w:color w:val="1D2228"/>
            <w:highlight w:val="magenta"/>
          </w:rPr>
          <w:delText>for this case</w:delText>
        </w:r>
      </w:del>
      <w:del w:id="1082" w:author="Arcella" w:date="2022-10-14T12:38:00Z">
        <w:r>
          <w:rPr>
            <w:color w:val="1D2228"/>
          </w:rPr>
          <w:delText xml:space="preserve"> </w:delText>
        </w:r>
      </w:del>
      <w:r>
        <w:rPr>
          <w:color w:val="1D2228"/>
        </w:rPr>
        <w:t xml:space="preserve">and used the average value of biomass per site per study. These data together with comparable data from our studies are visualized in </w:t>
      </w:r>
      <w:r>
        <w:rPr>
          <w:b/>
          <w:color w:val="1D2228"/>
        </w:rPr>
        <w:t>Fig. 6b</w:t>
      </w:r>
      <w:r>
        <w:rPr>
          <w:color w:val="1D2228"/>
        </w:rPr>
        <w:t xml:space="preserve">, which also shows the long-term change in temperature in the Barents Sea. As can be seen from the STable 2 and </w:t>
      </w:r>
      <w:r>
        <w:rPr>
          <w:b/>
          <w:color w:val="1D2228"/>
        </w:rPr>
        <w:t>Fig.6</w:t>
      </w:r>
      <w:r>
        <w:rPr>
          <w:color w:val="1D2228"/>
        </w:rPr>
        <w:t>,</w:t>
      </w:r>
      <w:del w:id="1083" w:author="Arcella" w:date="2022-10-14T12:39:00Z">
        <w:r>
          <w:rPr>
            <w:color w:val="1D2228"/>
          </w:rPr>
          <w:delText xml:space="preserve"> most informative are</w:delText>
        </w:r>
      </w:del>
      <w:r>
        <w:rPr>
          <w:color w:val="1D2228"/>
        </w:rPr>
        <w:t xml:space="preserve"> the two </w:t>
      </w:r>
      <w:del w:id="1084" w:author="Arcella" w:date="2022-10-14T12:39:00Z">
        <w:r>
          <w:rPr>
            <w:color w:val="1D2228"/>
          </w:rPr>
          <w:delText xml:space="preserve">next </w:delText>
        </w:r>
      </w:del>
      <w:r>
        <w:rPr>
          <w:color w:val="1D2228"/>
        </w:rPr>
        <w:t>overlapping data sets</w:t>
      </w:r>
      <w:ins w:id="1085" w:author="Arcella" w:date="2022-10-14T12:39:00Z">
        <w:r>
          <w:rPr>
            <w:color w:val="1D2228"/>
          </w:rPr>
          <w:t xml:space="preserve"> are the most informative are</w:t>
        </w:r>
      </w:ins>
      <w:r>
        <w:rPr>
          <w:color w:val="1D2228"/>
        </w:rPr>
        <w:t xml:space="preserve">. (1) The data accumulated in the course of the VNIRO (Research Institute of Fisheries and Oceanography) monitoring surveys of commercial bivalves in 1960-1961 (16 sites), 1971 (7, all overlapping with 1961) and 1981 (3, all overlapping with 1961 and one also with 1971). (2) Data from five inlets that have been studied more than twice (including our own collections): Zelenetskaya Zapadnaya (studied in 1961, 1971, 1981 and 1985), Ura (1960, 1961, 1971, 2002), Tyuva (1960, 1961, 1971, 2004, 2009), Klimkovka and Dolgaya (both were investigated in 1961, 1971 and 2009). </w:t>
      </w:r>
      <w:r>
        <w:rPr>
          <w:b/>
          <w:color w:val="1D2228"/>
        </w:rPr>
        <w:t>Fig. 6b</w:t>
      </w:r>
      <w:r>
        <w:rPr>
          <w:color w:val="1D2228"/>
        </w:rPr>
        <w:t xml:space="preserve"> shows that </w:t>
      </w:r>
      <w:ins w:id="1086" w:author="Arcella" w:date="2022-10-14T12:40:00Z">
        <w:r>
          <w:rPr>
            <w:color w:val="1D2228"/>
          </w:rPr>
          <w:t xml:space="preserve">the values of the </w:t>
        </w:r>
      </w:ins>
      <w:r>
        <w:rPr>
          <w:color w:val="1D2228"/>
        </w:rPr>
        <w:t>average biomass in 1960-1961, at the end of the 30-year</w:t>
      </w:r>
      <w:del w:id="1087" w:author="Arcella" w:date="2022-10-14T12:40:00Z">
        <w:r>
          <w:rPr>
            <w:color w:val="1D2228"/>
          </w:rPr>
          <w:delText>s</w:delText>
        </w:r>
      </w:del>
      <w:ins w:id="1088" w:author="Arcella" w:date="2022-10-14T12:40:00Z">
        <w:r>
          <w:rPr>
            <w:color w:val="1D2228"/>
          </w:rPr>
          <w:t>-</w:t>
        </w:r>
      </w:ins>
      <w:del w:id="1089" w:author="Arcella" w:date="2022-10-14T12:40:00Z">
        <w:r>
          <w:rPr>
            <w:color w:val="1D2228"/>
          </w:rPr>
          <w:delText xml:space="preserve"> </w:delText>
        </w:r>
      </w:del>
      <w:r>
        <w:rPr>
          <w:color w:val="1D2228"/>
        </w:rPr>
        <w:t xml:space="preserve">long period of high SST in the Barents Sea, were unprecedentedly high everywhere (range 2.0 - 32.0 kg*m-2, median 6.5 kg*m-2). When compared to 1960-1961, </w:t>
      </w:r>
      <w:ins w:id="1090" w:author="Arcella" w:date="2022-10-14T12:40:00Z">
        <w:r>
          <w:rPr>
            <w:color w:val="1D2228"/>
          </w:rPr>
          <w:t xml:space="preserve">the values of the </w:t>
        </w:r>
      </w:ins>
      <w:r>
        <w:rPr>
          <w:color w:val="1D2228"/>
        </w:rPr>
        <w:t>biomass</w:t>
      </w:r>
      <w:del w:id="1091" w:author="Arcella" w:date="2022-10-14T12:40:00Z">
        <w:r>
          <w:rPr>
            <w:color w:val="1D2228"/>
          </w:rPr>
          <w:delText>es</w:delText>
        </w:r>
      </w:del>
      <w:r>
        <w:rPr>
          <w:color w:val="1D2228"/>
        </w:rPr>
        <w:t xml:space="preserve"> in 1971 were almost an order of magnitude lower (range 0.1 - 2.1, median 0.7 kg*m-2). Differences between the two time sample sets were significant (Mann-Whitney test for medians, p=0.0002)</w:t>
      </w:r>
      <w:ins w:id="1092" w:author="Arcella" w:date="2022-10-14T12:41:00Z">
        <w:r>
          <w:rPr>
            <w:color w:val="1D2228"/>
          </w:rPr>
          <w:t>, and so were</w:t>
        </w:r>
      </w:ins>
      <w:r>
        <w:rPr>
          <w:color w:val="1D2228"/>
        </w:rPr>
        <w:t xml:space="preserve"> </w:t>
      </w:r>
      <w:del w:id="1093" w:author="Arcella" w:date="2022-10-14T12:41:00Z">
        <w:r>
          <w:rPr>
            <w:color w:val="1D2228"/>
          </w:rPr>
          <w:delText xml:space="preserve">as well as </w:delText>
        </w:r>
      </w:del>
      <w:ins w:id="1094" w:author="Arcella" w:date="2022-10-14T12:41:00Z">
        <w:r>
          <w:rPr>
            <w:color w:val="1D2228"/>
          </w:rPr>
          <w:t xml:space="preserve">the </w:t>
        </w:r>
      </w:ins>
      <w:r>
        <w:rPr>
          <w:color w:val="1D2228"/>
        </w:rPr>
        <w:t>differences between the 7 paired samples (Wilcoxon test for matched samples, p=0.02). In 2009,</w:t>
      </w:r>
      <w:ins w:id="1095" w:author="Arcella" w:date="2022-10-14T12:41:00Z">
        <w:r>
          <w:rPr>
            <w:color w:val="1D2228"/>
          </w:rPr>
          <w:t xml:space="preserve"> the year</w:t>
        </w:r>
      </w:ins>
      <w:r>
        <w:rPr>
          <w:color w:val="1D2228"/>
        </w:rPr>
        <w:t xml:space="preserve"> </w:t>
      </w:r>
      <w:del w:id="1096" w:author="Arcella" w:date="2022-10-14T12:41:00Z">
        <w:r>
          <w:rPr>
            <w:color w:val="1D2228"/>
          </w:rPr>
          <w:delText xml:space="preserve">which </w:delText>
        </w:r>
      </w:del>
      <w:ins w:id="1097" w:author="Arcella" w:date="2022-10-14T12:41:00Z">
        <w:r>
          <w:rPr>
            <w:color w:val="1D2228"/>
          </w:rPr>
          <w:t xml:space="preserve">that </w:t>
        </w:r>
      </w:ins>
      <w:r>
        <w:rPr>
          <w:color w:val="1D2228"/>
        </w:rPr>
        <w:t>was preceded by a 5-year</w:t>
      </w:r>
      <w:ins w:id="1098" w:author="Arcella" w:date="2022-10-14T12:41:00Z">
        <w:r>
          <w:rPr>
            <w:color w:val="1D2228"/>
          </w:rPr>
          <w:t>-long</w:t>
        </w:r>
      </w:ins>
      <w:r>
        <w:rPr>
          <w:color w:val="1D2228"/>
        </w:rPr>
        <w:t xml:space="preserve"> period of anomalously high SST, </w:t>
      </w:r>
      <w:ins w:id="1099" w:author="Arcella" w:date="2022-10-14T12:41:00Z">
        <w:r>
          <w:rPr>
            <w:color w:val="1D2228"/>
          </w:rPr>
          <w:t xml:space="preserve">the values of the </w:t>
        </w:r>
      </w:ins>
      <w:r>
        <w:rPr>
          <w:color w:val="1D2228"/>
        </w:rPr>
        <w:t>mean biomass</w:t>
      </w:r>
      <w:del w:id="1100" w:author="Arcella" w:date="2022-10-14T12:41:00Z">
        <w:r>
          <w:rPr>
            <w:color w:val="1D2228"/>
          </w:rPr>
          <w:delText>es</w:delText>
        </w:r>
      </w:del>
      <w:r>
        <w:rPr>
          <w:color w:val="1D2228"/>
        </w:rPr>
        <w:t xml:space="preserve"> in </w:t>
      </w:r>
      <w:ins w:id="1101" w:author="Arcella" w:date="2022-10-14T12:41:00Z">
        <w:r>
          <w:rPr>
            <w:color w:val="1D2228"/>
          </w:rPr>
          <w:t xml:space="preserve">the </w:t>
        </w:r>
      </w:ins>
      <w:r>
        <w:rPr>
          <w:color w:val="1D2228"/>
        </w:rPr>
        <w:t xml:space="preserve">Tyuva, </w:t>
      </w:r>
      <w:ins w:id="1102" w:author="Arcella" w:date="2022-10-14T12:41:00Z">
        <w:r>
          <w:rPr>
            <w:color w:val="1D2228"/>
          </w:rPr>
          <w:t xml:space="preserve">the </w:t>
        </w:r>
      </w:ins>
      <w:r>
        <w:rPr>
          <w:color w:val="1D2228"/>
        </w:rPr>
        <w:t>Dolgaya, and</w:t>
      </w:r>
      <w:ins w:id="1103" w:author="Arcella" w:date="2022-10-14T12:41:00Z">
        <w:r>
          <w:rPr>
            <w:color w:val="1D2228"/>
          </w:rPr>
          <w:t xml:space="preserve"> the</w:t>
        </w:r>
      </w:ins>
      <w:r>
        <w:rPr>
          <w:color w:val="1D2228"/>
        </w:rPr>
        <w:t xml:space="preserve"> Klimkovka were still many times lower than in 1960-1961. Given all the data, the</w:t>
      </w:r>
      <w:ins w:id="1104" w:author="Arcella" w:date="2022-10-14T12:42:00Z">
        <w:r>
          <w:rPr>
            <w:color w:val="1D2228"/>
          </w:rPr>
          <w:t xml:space="preserve"> values of the</w:t>
        </w:r>
      </w:ins>
      <w:r>
        <w:rPr>
          <w:color w:val="1D2228"/>
        </w:rPr>
        <w:t xml:space="preserve"> biomass in the 2000s were on average slightly larger than in the 1970s and 1980s; the </w:t>
      </w:r>
      <w:ins w:id="1105" w:author="Arcella" w:date="2022-10-14T12:43:00Z">
        <w:r>
          <w:rPr>
            <w:color w:val="1D2228"/>
          </w:rPr>
          <w:t xml:space="preserve">fitted </w:t>
        </w:r>
      </w:ins>
      <w:r>
        <w:rPr>
          <w:color w:val="1D2228"/>
        </w:rPr>
        <w:t xml:space="preserve">GAM </w:t>
      </w:r>
      <w:del w:id="1106" w:author="Arcella" w:date="2022-10-14T12:43:00Z">
        <w:r>
          <w:rPr>
            <w:color w:val="1D2228"/>
          </w:rPr>
          <w:delText xml:space="preserve">fitted </w:delText>
        </w:r>
      </w:del>
      <w:r>
        <w:rPr>
          <w:color w:val="1D2228"/>
        </w:rPr>
        <w:t>demonstrate</w:t>
      </w:r>
      <w:del w:id="1107" w:author="Arcella" w:date="2022-10-14T12:43:00Z">
        <w:r>
          <w:rPr>
            <w:color w:val="1D2228"/>
          </w:rPr>
          <w:delText>s</w:delText>
        </w:r>
      </w:del>
      <w:ins w:id="1108" w:author="Arcella" w:date="2022-10-14T12:43:00Z">
        <w:r>
          <w:rPr>
            <w:color w:val="1D2228"/>
          </w:rPr>
          <w:t>d</w:t>
        </w:r>
      </w:ins>
      <w:r>
        <w:rPr>
          <w:color w:val="1D2228"/>
        </w:rPr>
        <w:t xml:space="preserve"> the minimal biomass in 1980-1990 (</w:t>
      </w:r>
      <w:r>
        <w:rPr>
          <w:b/>
          <w:color w:val="1D2228"/>
        </w:rPr>
        <w:t>Fig. 6b</w:t>
      </w:r>
      <w:r>
        <w:rPr>
          <w:color w:val="1D2228"/>
        </w:rPr>
        <w:t>; STable 12).</w:t>
      </w:r>
    </w:p>
    <w:p>
      <w:pPr>
        <w:spacing w:before="240" w:after="240"/>
        <w:rPr>
          <w:color w:val="1D2228"/>
        </w:rPr>
      </w:pPr>
      <w:r>
        <w:rPr>
          <w:color w:val="1D2228"/>
          <w:lang w:val="ru-RU"/>
        </w:rPr>
        <w:drawing>
          <wp:inline distT="0" distB="0" distL="0" distR="0">
            <wp:extent cx="6858000" cy="8436610"/>
            <wp:effectExtent l="0" t="0" r="0" b="2540"/>
            <wp:docPr id="9" name="Рисунок 9" descr="S:\Users\st022847\Desktop\mytilus Tyuva 1910\mytilus_Tyuva_comp\R_calc_tumyt\иллюстрации jpeg\Fig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S:\Users\st022847\Desktop\mytilus Tyuva 1910\mytilus_Tyuva_comp\R_calc_tumyt\иллюстрации jpeg\Fig 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858000" cy="8436610"/>
                    </a:xfrm>
                    <a:prstGeom prst="rect">
                      <a:avLst/>
                    </a:prstGeom>
                    <a:noFill/>
                    <a:ln>
                      <a:noFill/>
                    </a:ln>
                  </pic:spPr>
                </pic:pic>
              </a:graphicData>
            </a:graphic>
          </wp:inline>
        </w:drawing>
      </w:r>
    </w:p>
    <w:p>
      <w:pPr>
        <w:spacing w:before="240" w:after="240"/>
        <w:rPr>
          <w:color w:val="274E13"/>
          <w:shd w:val="clear" w:color="auto" w:fill="FFF2CC"/>
        </w:rPr>
      </w:pPr>
      <w:bookmarkStart w:id="44" w:name="_heading=h.58rfrm8abcpd" w:colFirst="0" w:colLast="0"/>
      <w:bookmarkEnd w:id="44"/>
      <w:commentRangeStart w:id="65"/>
      <w:r>
        <w:rPr>
          <w:b/>
          <w:color w:val="274E13"/>
          <w:shd w:val="clear" w:color="auto" w:fill="FFF2CC"/>
        </w:rPr>
        <w:t>Figure 6</w:t>
      </w:r>
      <w:commentRangeEnd w:id="65"/>
      <w:r>
        <w:rPr>
          <w:rStyle w:val="10"/>
        </w:rPr>
        <w:commentReference w:id="65"/>
      </w:r>
      <w:r>
        <w:rPr>
          <w:b/>
          <w:color w:val="274E13"/>
          <w:shd w:val="clear" w:color="auto" w:fill="FFF2CC"/>
        </w:rPr>
        <w:t xml:space="preserve">. </w:t>
      </w:r>
      <w:r>
        <w:rPr>
          <w:color w:val="274E13"/>
          <w:shd w:val="clear" w:color="auto" w:fill="FFF2CC"/>
        </w:rPr>
        <w:t>Long-term dynamics of mussels in the northern Kola Bay and</w:t>
      </w:r>
      <w:ins w:id="1109" w:author="Arcella" w:date="2022-10-14T12:43:00Z">
        <w:r>
          <w:rPr>
            <w:color w:val="274E13"/>
            <w:shd w:val="clear" w:color="auto" w:fill="FFF2CC"/>
          </w:rPr>
          <w:t xml:space="preserve"> its</w:t>
        </w:r>
      </w:ins>
      <w:r>
        <w:rPr>
          <w:color w:val="274E13"/>
          <w:shd w:val="clear" w:color="auto" w:fill="FFF2CC"/>
        </w:rPr>
        <w:t xml:space="preserve"> vicinity</w:t>
      </w:r>
      <w:del w:id="1110" w:author="Arcella" w:date="2022-10-14T12:44:00Z">
        <w:r>
          <w:rPr>
            <w:color w:val="274E13"/>
            <w:shd w:val="clear" w:color="auto" w:fill="FFF2CC"/>
          </w:rPr>
          <w:delText>,</w:delText>
        </w:r>
      </w:del>
      <w:r>
        <w:rPr>
          <w:color w:val="274E13"/>
          <w:shd w:val="clear" w:color="auto" w:fill="FFF2CC"/>
        </w:rPr>
        <w:t xml:space="preserve"> according to published</w:t>
      </w:r>
      <w:ins w:id="1111" w:author="Arcella" w:date="2022-10-14T12:44:00Z">
        <w:r>
          <w:rPr>
            <w:color w:val="274E13"/>
            <w:shd w:val="clear" w:color="auto" w:fill="FFF2CC"/>
          </w:rPr>
          <w:t xml:space="preserve"> data</w:t>
        </w:r>
      </w:ins>
      <w:r>
        <w:rPr>
          <w:color w:val="274E13"/>
          <w:shd w:val="clear" w:color="auto" w:fill="FFF2CC"/>
        </w:rPr>
        <w:t xml:space="preserve"> and our own data. (</w:t>
      </w:r>
      <w:r>
        <w:rPr>
          <w:b/>
          <w:color w:val="274E13"/>
          <w:shd w:val="clear" w:color="auto" w:fill="FFF2CC"/>
        </w:rPr>
        <w:t>a</w:t>
      </w:r>
      <w:r>
        <w:rPr>
          <w:color w:val="274E13"/>
          <w:shd w:val="clear" w:color="auto" w:fill="FFF2CC"/>
        </w:rPr>
        <w:t>) Map of historical mussel survey sites labeled as in STable 2. The following sites are mentioned in the text: Tv - T</w:t>
      </w:r>
      <w:ins w:id="1112" w:author="Arcella" w:date="2022-10-14T12:44:00Z">
        <w:r>
          <w:rPr>
            <w:color w:val="274E13"/>
            <w:shd w:val="clear" w:color="auto" w:fill="FFF2CC"/>
          </w:rPr>
          <w:t>y</w:t>
        </w:r>
      </w:ins>
      <w:r>
        <w:rPr>
          <w:color w:val="274E13"/>
          <w:shd w:val="clear" w:color="auto" w:fill="FFF2CC"/>
        </w:rPr>
        <w:t xml:space="preserve">uva Inlet, Km - Klimkovka Inlet, ZZ - Zelenetskaya Zapadnaya Inlet, DL - Dolgaya Inlet, Ur - Ura Inlet. Sites where </w:t>
      </w:r>
      <w:ins w:id="1113" w:author="Arcella" w:date="2022-10-14T12:44:00Z">
        <w:r>
          <w:rPr>
            <w:color w:val="274E13"/>
            <w:shd w:val="clear" w:color="auto" w:fill="FFF2CC"/>
          </w:rPr>
          <w:t xml:space="preserve">the </w:t>
        </w:r>
      </w:ins>
      <w:r>
        <w:rPr>
          <w:color w:val="274E13"/>
          <w:shd w:val="clear" w:color="auto" w:fill="FFF2CC"/>
        </w:rPr>
        <w:t xml:space="preserve">mussel biomass was estimated on vertical transects through the mussel-inhabited zone of the littoral are marked with filled signs: white - the site was </w:t>
      </w:r>
      <w:del w:id="1114" w:author="Arcella" w:date="2022-10-14T12:45:00Z">
        <w:r>
          <w:rPr>
            <w:color w:val="274E13"/>
            <w:shd w:val="clear" w:color="auto" w:fill="FFF2CC"/>
          </w:rPr>
          <w:delText xml:space="preserve">studied </w:delText>
        </w:r>
      </w:del>
      <w:ins w:id="1115" w:author="Arcella" w:date="2022-10-14T12:45:00Z">
        <w:r>
          <w:rPr>
            <w:color w:val="274E13"/>
            <w:shd w:val="clear" w:color="auto" w:fill="FFF2CC"/>
          </w:rPr>
          <w:t xml:space="preserve">examined </w:t>
        </w:r>
      </w:ins>
      <w:r>
        <w:rPr>
          <w:color w:val="274E13"/>
          <w:shd w:val="clear" w:color="auto" w:fill="FFF2CC"/>
        </w:rPr>
        <w:t>once in the history</w:t>
      </w:r>
      <w:ins w:id="1116" w:author="Arcella" w:date="2022-10-14T12:45:00Z">
        <w:r>
          <w:rPr>
            <w:color w:val="274E13"/>
            <w:shd w:val="clear" w:color="auto" w:fill="FFF2CC"/>
          </w:rPr>
          <w:t xml:space="preserve"> of studies</w:t>
        </w:r>
      </w:ins>
      <w:r>
        <w:rPr>
          <w:color w:val="274E13"/>
          <w:shd w:val="clear" w:color="auto" w:fill="FFF2CC"/>
        </w:rPr>
        <w:t xml:space="preserve">, yellow - twice, other colors - more than twice (see STable 2 for details). The names of the VNIRO monitoring study sites </w:t>
      </w:r>
      <w:del w:id="1117" w:author="Arcella" w:date="2022-10-14T12:46:00Z">
        <w:r>
          <w:rPr>
            <w:color w:val="274E13"/>
            <w:shd w:val="clear" w:color="auto" w:fill="FFF2CC"/>
          </w:rPr>
          <w:delText xml:space="preserve">from </w:delText>
        </w:r>
      </w:del>
      <w:ins w:id="1118" w:author="Arcella" w:date="2022-10-14T12:46:00Z">
        <w:r>
          <w:rPr>
            <w:color w:val="274E13"/>
            <w:shd w:val="clear" w:color="auto" w:fill="FFF2CC"/>
          </w:rPr>
          <w:t xml:space="preserve">in </w:t>
        </w:r>
      </w:ins>
      <w:r>
        <w:rPr>
          <w:color w:val="274E13"/>
          <w:shd w:val="clear" w:color="auto" w:fill="FFF2CC"/>
        </w:rPr>
        <w:t xml:space="preserve">1960-1985 (REFs) are in bold, and </w:t>
      </w:r>
      <w:ins w:id="1119" w:author="Arcella" w:date="2022-10-14T12:46:00Z">
        <w:r>
          <w:rPr>
            <w:color w:val="274E13"/>
            <w:shd w:val="clear" w:color="auto" w:fill="FFF2CC"/>
          </w:rPr>
          <w:t xml:space="preserve">those </w:t>
        </w:r>
      </w:ins>
      <w:r>
        <w:rPr>
          <w:color w:val="274E13"/>
          <w:shd w:val="clear" w:color="auto" w:fill="FFF2CC"/>
        </w:rPr>
        <w:t>of the</w:t>
      </w:r>
      <w:ins w:id="1120" w:author="Arcella" w:date="2022-10-14T12:46:00Z">
        <w:r>
          <w:rPr>
            <w:color w:val="274E13"/>
            <w:shd w:val="clear" w:color="auto" w:fill="FFF2CC"/>
          </w:rPr>
          <w:t xml:space="preserve"> sites from</w:t>
        </w:r>
      </w:ins>
      <w:r>
        <w:rPr>
          <w:color w:val="274E13"/>
          <w:shd w:val="clear" w:color="auto" w:fill="FFF2CC"/>
        </w:rPr>
        <w:t xml:space="preserve"> qualitative studies </w:t>
      </w:r>
      <w:del w:id="1121" w:author="Arcella" w:date="2022-10-14T12:46:00Z">
        <w:r>
          <w:rPr>
            <w:color w:val="274E13"/>
            <w:shd w:val="clear" w:color="auto" w:fill="FFF2CC"/>
          </w:rPr>
          <w:delText xml:space="preserve">from </w:delText>
        </w:r>
      </w:del>
      <w:ins w:id="1122" w:author="Arcella" w:date="2022-10-14T12:46:00Z">
        <w:r>
          <w:rPr>
            <w:color w:val="274E13"/>
            <w:shd w:val="clear" w:color="auto" w:fill="FFF2CC"/>
          </w:rPr>
          <w:t xml:space="preserve">in </w:t>
        </w:r>
      </w:ins>
      <w:r>
        <w:rPr>
          <w:color w:val="274E13"/>
          <w:shd w:val="clear" w:color="auto" w:fill="FFF2CC"/>
        </w:rPr>
        <w:t>the 1920s (REFs) are in italics. Other data are from REFS and ours. (b) Temporal dynamics of water temperature and of mussel biomass. The biomass is displayed on the left axis</w:t>
      </w:r>
      <w:ins w:id="1123" w:author="Arcella" w:date="2022-10-14T12:46:00Z">
        <w:r>
          <w:rPr>
            <w:color w:val="274E13"/>
            <w:shd w:val="clear" w:color="auto" w:fill="FFF2CC"/>
          </w:rPr>
          <w:t>,</w:t>
        </w:r>
      </w:ins>
      <w:r>
        <w:rPr>
          <w:color w:val="274E13"/>
          <w:shd w:val="clear" w:color="auto" w:fill="FFF2CC"/>
        </w:rPr>
        <w:t xml:space="preserve"> while </w:t>
      </w:r>
      <w:ins w:id="1124" w:author="Arcella" w:date="2022-10-14T12:46:00Z">
        <w:r>
          <w:rPr>
            <w:color w:val="274E13"/>
            <w:shd w:val="clear" w:color="auto" w:fill="FFF2CC"/>
          </w:rPr>
          <w:t xml:space="preserve">the </w:t>
        </w:r>
      </w:ins>
      <w:r>
        <w:rPr>
          <w:color w:val="274E13"/>
          <w:shd w:val="clear" w:color="auto" w:fill="FFF2CC"/>
        </w:rPr>
        <w:t>temperature</w:t>
      </w:r>
      <w:ins w:id="1125" w:author="Arcella" w:date="2022-10-14T12:46:00Z">
        <w:r>
          <w:rPr>
            <w:color w:val="274E13"/>
            <w:shd w:val="clear" w:color="auto" w:fill="FFF2CC"/>
          </w:rPr>
          <w:t>,</w:t>
        </w:r>
      </w:ins>
      <w:r>
        <w:rPr>
          <w:color w:val="274E13"/>
          <w:shd w:val="clear" w:color="auto" w:fill="FFF2CC"/>
        </w:rPr>
        <w:t xml:space="preserve"> on the right axis. Signs represent estimates of average biomass on vertical transects through the mussel-</w:t>
      </w:r>
      <w:del w:id="1126" w:author="Arcella" w:date="2022-10-14T12:47:00Z">
        <w:r>
          <w:rPr>
            <w:color w:val="274E13"/>
            <w:shd w:val="clear" w:color="auto" w:fill="FFF2CC"/>
          </w:rPr>
          <w:delText xml:space="preserve">infested </w:delText>
        </w:r>
      </w:del>
      <w:ins w:id="1127" w:author="Arcella" w:date="2022-10-14T12:47:00Z">
        <w:r>
          <w:rPr>
            <w:color w:val="274E13"/>
            <w:shd w:val="clear" w:color="auto" w:fill="FFF2CC"/>
          </w:rPr>
          <w:t xml:space="preserve">inhabited </w:t>
        </w:r>
      </w:ins>
      <w:r>
        <w:rPr>
          <w:color w:val="274E13"/>
          <w:shd w:val="clear" w:color="auto" w:fill="FFF2CC"/>
        </w:rPr>
        <w:t xml:space="preserve">littoral zone at different locations, with data from different sites labeled as in map (a). Bold dashed line is regression model predictions </w:t>
      </w:r>
      <w:del w:id="1128" w:author="Arcella" w:date="2022-10-14T12:47:00Z">
        <w:r>
          <w:rPr>
            <w:color w:val="274E13"/>
            <w:shd w:val="clear" w:color="auto" w:fill="FFF2CC"/>
          </w:rPr>
          <w:delText xml:space="preserve">through </w:delText>
        </w:r>
      </w:del>
      <w:ins w:id="1129" w:author="Arcella" w:date="2022-10-14T12:47:00Z">
        <w:r>
          <w:rPr>
            <w:color w:val="274E13"/>
            <w:shd w:val="clear" w:color="auto" w:fill="FFF2CC"/>
          </w:rPr>
          <w:t xml:space="preserve">for </w:t>
        </w:r>
      </w:ins>
      <w:r>
        <w:rPr>
          <w:color w:val="274E13"/>
          <w:shd w:val="clear" w:color="auto" w:fill="FFF2CC"/>
        </w:rPr>
        <w:t xml:space="preserve">1960-2009, thin dashed lines </w:t>
      </w:r>
      <w:del w:id="1130" w:author="Arcella" w:date="2022-10-14T12:47:00Z">
        <w:r>
          <w:rPr>
            <w:color w:val="274E13"/>
            <w:shd w:val="clear" w:color="auto" w:fill="FFF2CC"/>
          </w:rPr>
          <w:delText xml:space="preserve">– </w:delText>
        </w:r>
      </w:del>
      <w:ins w:id="1131" w:author="Arcella" w:date="2022-10-14T12:47:00Z">
        <w:r>
          <w:rPr>
            <w:color w:val="274E13"/>
            <w:shd w:val="clear" w:color="auto" w:fill="FFF2CC"/>
          </w:rPr>
          <w:t xml:space="preserve">are </w:t>
        </w:r>
      </w:ins>
      <w:r>
        <w:rPr>
          <w:color w:val="274E13"/>
          <w:shd w:val="clear" w:color="auto" w:fill="FFF2CC"/>
        </w:rPr>
        <w:t>boundaries of 95% confidence interval of regression. The red broken line is a five-year running mean water temperature in the Kola hydrological section (0-200 m; stations 3-7) (Bochkov 1982; 2005; www.pinro.ru).</w:t>
      </w:r>
    </w:p>
    <w:p>
      <w:pPr>
        <w:spacing w:before="240" w:after="240"/>
        <w:rPr>
          <w:b/>
          <w:color w:val="274E13"/>
          <w:shd w:val="clear" w:color="auto" w:fill="FFF2CC"/>
        </w:rPr>
      </w:pPr>
      <w:bookmarkStart w:id="45" w:name="_heading=h.x70j2gi2k6ob" w:colFirst="0" w:colLast="0"/>
      <w:bookmarkEnd w:id="45"/>
      <w:r>
        <w:rPr>
          <w:b/>
          <w:color w:val="274E13"/>
          <w:shd w:val="clear" w:color="auto" w:fill="FFF2CC"/>
        </w:rPr>
        <w:t>STable 12. Results of regression analysis (GAM) of temporal changes of mussel biomass in Murman in 1960-2009.</w:t>
      </w:r>
    </w:p>
    <w:p>
      <w:pPr>
        <w:spacing w:before="240" w:after="240"/>
        <w:rPr>
          <w:del w:id="1132" w:author="Arcella" w:date="2022-10-17T10:56:00Z"/>
        </w:rPr>
      </w:pPr>
      <w:del w:id="1133" w:author="Arcella" w:date="2022-10-17T10:56:00Z">
        <w:bookmarkStart w:id="46" w:name="_heading=h.o6i4nb4upd65" w:colFirst="0" w:colLast="0"/>
        <w:bookmarkEnd w:id="46"/>
        <w:r>
          <w:rPr/>
          <w:delText>Our data on Tyuva, Klimkovka, and Dolgaya (STable 2) and data of Milyutin and Sokolov (2006) for Ura show that in the 2000s</w:delText>
        </w:r>
      </w:del>
      <w:del w:id="1134" w:author="Arcella" w:date="2022-10-14T13:16:00Z">
        <w:r>
          <w:rPr/>
          <w:delText>,</w:delText>
        </w:r>
      </w:del>
      <w:del w:id="1135" w:author="Arcella" w:date="2022-10-17T10:56:00Z">
        <w:r>
          <w:rPr/>
          <w:delText xml:space="preserve"> mussel abundance in the upper sublittoral to a depth of 5 m was </w:delText>
        </w:r>
      </w:del>
      <w:del w:id="1136" w:author="Arcella" w:date="2022-10-17T10:46:00Z">
        <w:r>
          <w:rPr/>
          <w:delText xml:space="preserve">comparable </w:delText>
        </w:r>
      </w:del>
      <w:del w:id="1137" w:author="Arcella" w:date="2022-10-17T10:56:00Z">
        <w:r>
          <w:rPr/>
          <w:delText xml:space="preserve">to that in the littoral. </w:delText>
        </w:r>
      </w:del>
      <w:del w:id="1138" w:author="Arcella" w:date="2022-10-17T10:43:00Z">
        <w:r>
          <w:rPr/>
          <w:delText xml:space="preserve">There is nothing to compare these data with </w:delText>
        </w:r>
      </w:del>
      <w:del w:id="1139" w:author="Arcella" w:date="2022-10-14T13:16:00Z">
        <w:r>
          <w:rPr/>
          <w:delText xml:space="preserve">because </w:delText>
        </w:r>
      </w:del>
      <w:del w:id="1140" w:author="Arcella" w:date="2022-10-17T10:43:00Z">
        <w:r>
          <w:rPr/>
          <w:delText xml:space="preserve">there </w:delText>
        </w:r>
      </w:del>
      <w:del w:id="1141" w:author="Arcella" w:date="2022-10-14T13:16:00Z">
        <w:r>
          <w:rPr/>
          <w:delText xml:space="preserve">is </w:delText>
        </w:r>
      </w:del>
      <w:del w:id="1142" w:author="Arcella" w:date="2022-10-17T10:43:00Z">
        <w:r>
          <w:rPr/>
          <w:delText xml:space="preserve">no old data on mussel abundance in the sublittoral. </w:delText>
        </w:r>
        <w:commentRangeStart w:id="66"/>
        <w:r>
          <w:rPr/>
          <w:delText>This is unexpected</w:delText>
        </w:r>
        <w:commentRangeEnd w:id="66"/>
      </w:del>
      <w:del w:id="1143" w:author="Arcella" w:date="2022-10-17T10:56:00Z">
        <w:r>
          <w:rPr>
            <w:rStyle w:val="10"/>
          </w:rPr>
          <w:commentReference w:id="66"/>
        </w:r>
      </w:del>
      <w:del w:id="1144" w:author="Arcella" w:date="2022-10-17T10:43:00Z">
        <w:r>
          <w:rPr/>
          <w:delText xml:space="preserve">, because in the </w:delText>
        </w:r>
      </w:del>
      <w:del w:id="1145" w:author="Arcella" w:date="2022-10-14T13:21:00Z">
        <w:r>
          <w:rPr/>
          <w:delText xml:space="preserve">same </w:delText>
        </w:r>
      </w:del>
      <w:del w:id="1146" w:author="Arcella" w:date="2022-10-17T10:43:00Z">
        <w:r>
          <w:rPr/>
          <w:delText xml:space="preserve">monitoring studies of commercial bivalves by VNIRO in 1960s-1980s, </w:delText>
        </w:r>
        <w:commentRangeStart w:id="67"/>
        <w:r>
          <w:rPr/>
          <w:delText>where littoral mussels were studied</w:delText>
        </w:r>
        <w:commentRangeEnd w:id="67"/>
      </w:del>
      <w:del w:id="1147" w:author="Arcella" w:date="2022-10-17T10:56:00Z">
        <w:r>
          <w:rPr>
            <w:rStyle w:val="10"/>
          </w:rPr>
          <w:commentReference w:id="67"/>
        </w:r>
      </w:del>
      <w:del w:id="1148" w:author="Arcella" w:date="2022-10-17T10:43:00Z">
        <w:r>
          <w:rPr/>
          <w:delText xml:space="preserve">, the diving method was used to search for bivalves in the sublittoral. </w:delText>
        </w:r>
      </w:del>
      <w:del w:id="1149" w:author="Arcella" w:date="2022-10-17T10:53:00Z">
        <w:r>
          <w:rPr/>
          <w:delText>In particular</w:delText>
        </w:r>
      </w:del>
      <w:del w:id="1150" w:author="Arcella" w:date="2022-10-17T10:56:00Z">
        <w:r>
          <w:rPr/>
          <w:delText xml:space="preserve">, data on sublittoral </w:delText>
        </w:r>
      </w:del>
      <w:del w:id="1151" w:author="Arcella" w:date="2022-10-17T10:56:00Z">
        <w:r>
          <w:rPr>
            <w:i/>
          </w:rPr>
          <w:delText xml:space="preserve">Modiolus </w:delText>
        </w:r>
      </w:del>
      <w:del w:id="1152" w:author="Arcella" w:date="2022-10-17T10:54:00Z">
        <w:r>
          <w:rPr/>
          <w:delText xml:space="preserve">are given </w:delText>
        </w:r>
      </w:del>
      <w:del w:id="1153" w:author="Arcella" w:date="2022-10-17T10:56:00Z">
        <w:r>
          <w:rPr/>
          <w:delText>for Tyuva, Klimkovka, Dolgaya, and Ura</w:delText>
        </w:r>
      </w:del>
      <w:del w:id="1154" w:author="Arcella" w:date="2022-10-17T10:54:00Z">
        <w:r>
          <w:rPr/>
          <w:delText>,</w:delText>
        </w:r>
      </w:del>
      <w:del w:id="1155" w:author="Arcella" w:date="2022-10-17T10:56:00Z">
        <w:r>
          <w:rPr/>
          <w:delText xml:space="preserve"> </w:delText>
        </w:r>
      </w:del>
      <w:del w:id="1156" w:author="Arcella" w:date="2022-10-17T10:54:00Z">
        <w:r>
          <w:rPr/>
          <w:delText xml:space="preserve">while </w:delText>
        </w:r>
      </w:del>
      <w:del w:id="1157" w:author="Arcella" w:date="2022-10-17T10:56:00Z">
        <w:r>
          <w:rPr/>
          <w:delText xml:space="preserve">sublittoral </w:delText>
        </w:r>
      </w:del>
      <w:del w:id="1158" w:author="Arcella" w:date="2022-10-17T10:56:00Z">
        <w:r>
          <w:rPr>
            <w:i/>
          </w:rPr>
          <w:delText xml:space="preserve">Mytilus </w:delText>
        </w:r>
      </w:del>
      <w:del w:id="1159" w:author="Arcella" w:date="2022-10-17T10:56:00Z">
        <w:r>
          <w:rPr/>
          <w:delText xml:space="preserve">are not even mentioned. It is important to note that </w:delText>
        </w:r>
      </w:del>
      <w:del w:id="1160" w:author="Arcella" w:date="2022-10-17T10:54:00Z">
        <w:r>
          <w:rPr/>
          <w:delText xml:space="preserve">in Klimkivka and Dolgaya, as well as in Tyuva, </w:delText>
        </w:r>
      </w:del>
      <w:del w:id="1161" w:author="Arcella" w:date="2022-10-17T10:56:00Z">
        <w:r>
          <w:rPr/>
          <w:delText xml:space="preserve">most of the sublittoral collections were from kelp forests. </w:delText>
        </w:r>
      </w:del>
      <w:del w:id="1162" w:author="Arcella" w:date="2022-10-17T10:55:00Z">
        <w:r>
          <w:rPr/>
          <w:delText xml:space="preserve">Also interesting </w:delText>
        </w:r>
      </w:del>
      <w:del w:id="1163" w:author="Arcella" w:date="2022-10-17T10:56:00Z">
        <w:r>
          <w:rPr/>
          <w:delText xml:space="preserve">that the </w:delText>
        </w:r>
      </w:del>
      <w:del w:id="1164" w:author="Arcella" w:date="2022-10-17T10:55:00Z">
        <w:r>
          <w:rPr/>
          <w:delText xml:space="preserve">1960s </w:delText>
        </w:r>
      </w:del>
      <w:del w:id="1165" w:author="Arcella" w:date="2022-10-17T10:56:00Z">
        <w:r>
          <w:rPr/>
          <w:delText>VNIRO study makes no mention of a mussel bed in Tyuva, while such beds are mentioned for some other sites (Romanova 1969).</w:delText>
        </w:r>
      </w:del>
    </w:p>
    <w:p>
      <w:pPr>
        <w:spacing w:before="240" w:after="240"/>
        <w:rPr>
          <w:ins w:id="1166" w:author="Arcella" w:date="2022-10-17T10:56:00Z"/>
        </w:rPr>
      </w:pPr>
      <w:ins w:id="1167" w:author="Arcella" w:date="2022-10-17T10:56:00Z">
        <w:r>
          <w:rPr/>
          <w:t xml:space="preserve">Our data on the Tyuva, the Klimkovka, and the Dolgaya (STable 2) and the data for the Ura </w:t>
        </w:r>
      </w:ins>
      <w:ins w:id="1168" w:author="Arcella" w:date="2022-10-17T10:57:00Z">
        <w:r>
          <w:rPr/>
          <w:t xml:space="preserve">(Milyutin and Sokolov, 2006) indicate </w:t>
        </w:r>
      </w:ins>
      <w:ins w:id="1169" w:author="Arcella" w:date="2022-10-17T10:56:00Z">
        <w:r>
          <w:rPr/>
          <w:t xml:space="preserve">that in the 2000s </w:t>
        </w:r>
      </w:ins>
      <w:ins w:id="1170" w:author="Arcella" w:date="2022-10-17T10:57:00Z">
        <w:r>
          <w:rPr/>
          <w:t xml:space="preserve">the </w:t>
        </w:r>
      </w:ins>
      <w:ins w:id="1171" w:author="Arcella" w:date="2022-10-17T10:56:00Z">
        <w:r>
          <w:rPr/>
          <w:t>mussel abundance in the upper sublittoral down to a depth of 5 m was similar to that in the littoral. Unfortunately, there is nothing to compare these data with. Strange as it may appear, there are no older data on mussel abundance in the sublittoral</w:t>
        </w:r>
      </w:ins>
      <w:ins w:id="1172" w:author="Arcella" w:date="2022-10-17T10:56:00Z">
        <w:r>
          <w:rPr>
            <w:lang w:val="en-GB"/>
          </w:rPr>
          <w:t xml:space="preserve"> even though </w:t>
        </w:r>
      </w:ins>
      <w:ins w:id="1173" w:author="Arcella" w:date="2022-10-17T10:56:00Z">
        <w:r>
          <w:rPr/>
          <w:t xml:space="preserve">in the monitoring studies of commercial bivalves by VNIRO in 1960s-1980s  the sublittoral was examined for bivalves using the diving method. There are, for instance, data on sublittoral </w:t>
        </w:r>
      </w:ins>
      <w:ins w:id="1174" w:author="Arcella" w:date="2022-10-17T10:56:00Z">
        <w:r>
          <w:rPr>
            <w:i/>
          </w:rPr>
          <w:t xml:space="preserve">Modiolus </w:t>
        </w:r>
      </w:ins>
      <w:ins w:id="1175" w:author="Arcella" w:date="2022-10-17T10:56:00Z">
        <w:r>
          <w:rPr/>
          <w:t xml:space="preserve">for the Tyuva, the Klimkovka, the Dolgaya, and the Ura. However, sublittoral </w:t>
        </w:r>
      </w:ins>
      <w:ins w:id="1176" w:author="Arcella" w:date="2022-10-17T10:56:00Z">
        <w:r>
          <w:rPr>
            <w:i/>
          </w:rPr>
          <w:t xml:space="preserve">Mytilus </w:t>
        </w:r>
      </w:ins>
      <w:ins w:id="1177" w:author="Arcella" w:date="2022-10-17T10:56:00Z">
        <w:r>
          <w:rPr/>
          <w:t>are not even mentioned. It is note</w:t>
        </w:r>
      </w:ins>
      <w:ins w:id="1178" w:author="Arcella" w:date="2022-10-17T10:58:00Z">
        <w:r>
          <w:rPr/>
          <w:t>worthy</w:t>
        </w:r>
      </w:ins>
      <w:ins w:id="1179" w:author="Arcella" w:date="2022-10-17T10:56:00Z">
        <w:r>
          <w:rPr/>
          <w:t xml:space="preserve"> that most of the sublittoral collections in the Klimkovka, the Dolgaya, and the Tyuva were from kelp forests. Another </w:t>
        </w:r>
      </w:ins>
      <w:ins w:id="1180" w:author="Arcella" w:date="2022-10-17T10:58:00Z">
        <w:r>
          <w:rPr/>
          <w:t xml:space="preserve">remarkable </w:t>
        </w:r>
      </w:ins>
      <w:ins w:id="1181" w:author="Arcella" w:date="2022-10-17T10:56:00Z">
        <w:r>
          <w:rPr/>
          <w:t xml:space="preserve">circumstance is that the VNIRO study from the 1960s </w:t>
        </w:r>
      </w:ins>
      <w:ins w:id="1182" w:author="Arcella" w:date="2022-10-17T11:00:00Z">
        <w:r>
          <w:rPr/>
          <w:t xml:space="preserve">makes </w:t>
        </w:r>
      </w:ins>
      <w:ins w:id="1183" w:author="Arcella" w:date="2022-10-17T10:56:00Z">
        <w:r>
          <w:rPr/>
          <w:t xml:space="preserve">no </w:t>
        </w:r>
      </w:ins>
      <w:ins w:id="1184" w:author="Arcella" w:date="2022-10-17T10:59:00Z">
        <w:r>
          <w:rPr/>
          <w:t xml:space="preserve">reference to </w:t>
        </w:r>
      </w:ins>
      <w:ins w:id="1185" w:author="Arcella" w:date="2022-10-17T10:56:00Z">
        <w:r>
          <w:rPr/>
          <w:t xml:space="preserve">a mussel bed in </w:t>
        </w:r>
      </w:ins>
      <w:ins w:id="1186" w:author="Arcella" w:date="2022-10-17T10:58:00Z">
        <w:r>
          <w:rPr/>
          <w:t xml:space="preserve">the </w:t>
        </w:r>
      </w:ins>
      <w:ins w:id="1187" w:author="Arcella" w:date="2022-10-17T10:56:00Z">
        <w:r>
          <w:rPr/>
          <w:t xml:space="preserve">Tyuva, </w:t>
        </w:r>
      </w:ins>
      <w:ins w:id="1188" w:author="Arcella" w:date="2022-10-17T10:59:00Z">
        <w:r>
          <w:rPr/>
          <w:t>though</w:t>
        </w:r>
      </w:ins>
      <w:ins w:id="1189" w:author="Arcella" w:date="2022-10-17T10:56:00Z">
        <w:r>
          <w:rPr/>
          <w:t xml:space="preserve"> </w:t>
        </w:r>
      </w:ins>
      <w:ins w:id="1190" w:author="Arcella" w:date="2022-10-17T10:59:00Z">
        <w:r>
          <w:rPr/>
          <w:t>muss</w:t>
        </w:r>
      </w:ins>
      <w:ins w:id="1191" w:author="Arcella" w:date="2022-10-17T11:00:00Z">
        <w:r>
          <w:rPr/>
          <w:t>e</w:t>
        </w:r>
      </w:ins>
      <w:ins w:id="1192" w:author="Arcella" w:date="2022-10-17T10:59:00Z">
        <w:r>
          <w:rPr/>
          <w:t xml:space="preserve">l </w:t>
        </w:r>
      </w:ins>
      <w:ins w:id="1193" w:author="Arcella" w:date="2022-10-17T10:56:00Z">
        <w:r>
          <w:rPr/>
          <w:t xml:space="preserve">beds </w:t>
        </w:r>
      </w:ins>
      <w:ins w:id="1194" w:author="Arcella" w:date="2022-10-17T10:59:00Z">
        <w:r>
          <w:rPr/>
          <w:t xml:space="preserve">in </w:t>
        </w:r>
      </w:ins>
      <w:ins w:id="1195" w:author="Arcella" w:date="2022-10-17T10:56:00Z">
        <w:r>
          <w:rPr/>
          <w:t xml:space="preserve">some other sites </w:t>
        </w:r>
      </w:ins>
      <w:ins w:id="1196" w:author="Arcella" w:date="2022-10-17T11:00:00Z">
        <w:r>
          <w:rPr/>
          <w:t xml:space="preserve">are </w:t>
        </w:r>
      </w:ins>
      <w:ins w:id="1197" w:author="Arcella" w:date="2022-10-17T11:01:00Z">
        <w:r>
          <w:rPr/>
          <w:t>mentioned</w:t>
        </w:r>
      </w:ins>
      <w:ins w:id="1198" w:author="Arcella" w:date="2022-10-17T11:00:00Z">
        <w:r>
          <w:rPr/>
          <w:t xml:space="preserve"> </w:t>
        </w:r>
      </w:ins>
      <w:ins w:id="1199" w:author="Arcella" w:date="2022-10-17T10:56:00Z">
        <w:r>
          <w:rPr/>
          <w:t>(Romanova 1969).</w:t>
        </w:r>
      </w:ins>
    </w:p>
    <w:p>
      <w:pPr>
        <w:spacing w:before="240" w:after="240"/>
        <w:rPr>
          <w:ins w:id="1200" w:author="Arcella" w:date="2022-10-17T11:02:00Z"/>
        </w:rPr>
      </w:pPr>
      <w:del w:id="1201" w:author="Arcella" w:date="2022-10-17T11:01:00Z">
        <w:bookmarkStart w:id="47" w:name="_heading=h.w9mrco8vry7u" w:colFirst="0" w:colLast="0"/>
        <w:bookmarkEnd w:id="47"/>
        <w:r>
          <w:rPr/>
          <w:delText>In addition to historic quantitative assessments, of value are the purely qualitative studies of the 1920s by Guryanova, Zaks and Ushakov (1928, 1929), who described the littoral of different parts of the coast (</w:delText>
        </w:r>
      </w:del>
      <w:del w:id="1202" w:author="Arcella" w:date="2022-10-17T11:01:00Z">
        <w:r>
          <w:rPr>
            <w:b/>
          </w:rPr>
          <w:delText>Fig. 6a</w:delText>
        </w:r>
      </w:del>
      <w:del w:id="1203" w:author="Arcella" w:date="2022-10-17T11:01:00Z">
        <w:r>
          <w:rPr/>
          <w:delText>). In particular, they noted characteristic mussel habitats (essentially the same habitats that we identified in Tyuva, see SFig 1 and STable 2). For Tyuva, they provided a description and map of the littoral communities of the inlet top in 1923 (map given in SFigure 3). They did not observe the mussel bed where we observed it in the 2000s, but they did notice two relatively small patches of mussels in that area.</w:delText>
        </w:r>
      </w:del>
    </w:p>
    <w:p>
      <w:pPr>
        <w:spacing w:before="240" w:after="240"/>
        <w:rPr>
          <w:del w:id="1204" w:author="Arcella" w:date="2022-10-17T11:01:00Z"/>
        </w:rPr>
      </w:pPr>
      <w:ins w:id="1205" w:author="Arcella" w:date="2022-10-17T11:02:00Z">
        <w:r>
          <w:rPr/>
          <w:t xml:space="preserve">Purely qualitative studies made in the 1920s by Guryanova, Zaks and Ushakov (1928, 1929) </w:t>
        </w:r>
      </w:ins>
      <w:ins w:id="1206" w:author="Arcella" w:date="2022-10-17T11:03:00Z">
        <w:r>
          <w:rPr/>
          <w:t xml:space="preserve">also provide some </w:t>
        </w:r>
      </w:ins>
      <w:ins w:id="1207" w:author="Arcella" w:date="2022-10-17T11:02:00Z">
        <w:r>
          <w:rPr/>
          <w:t>valu</w:t>
        </w:r>
      </w:ins>
      <w:ins w:id="1208" w:author="Arcella" w:date="2022-10-17T11:03:00Z">
        <w:r>
          <w:rPr/>
          <w:t xml:space="preserve">able information in the context of our research. These authors </w:t>
        </w:r>
      </w:ins>
      <w:ins w:id="1209" w:author="Arcella" w:date="2022-10-17T11:02:00Z">
        <w:r>
          <w:rPr/>
          <w:t xml:space="preserve">described the littoral </w:t>
        </w:r>
      </w:ins>
      <w:ins w:id="1210" w:author="Arcella" w:date="2022-10-17T11:03:00Z">
        <w:r>
          <w:rPr/>
          <w:t xml:space="preserve">at </w:t>
        </w:r>
      </w:ins>
      <w:ins w:id="1211" w:author="Arcella" w:date="2022-10-17T11:02:00Z">
        <w:r>
          <w:rPr/>
          <w:t>different parts of the coast (</w:t>
        </w:r>
      </w:ins>
      <w:ins w:id="1212" w:author="Arcella" w:date="2022-10-17T11:02:00Z">
        <w:r>
          <w:rPr>
            <w:b/>
          </w:rPr>
          <w:t>Fig. 6a</w:t>
        </w:r>
      </w:ins>
      <w:ins w:id="1213" w:author="Arcella" w:date="2022-10-17T11:02:00Z">
        <w:r>
          <w:rPr/>
          <w:t>)</w:t>
        </w:r>
      </w:ins>
      <w:ins w:id="1214" w:author="Arcella" w:date="2022-10-17T11:03:00Z">
        <w:r>
          <w:rPr/>
          <w:t>, noting, i</w:t>
        </w:r>
      </w:ins>
      <w:ins w:id="1215" w:author="Arcella" w:date="2022-10-17T11:02:00Z">
        <w:r>
          <w:rPr/>
          <w:t>n particular, characteristic mussel habitats</w:t>
        </w:r>
      </w:ins>
      <w:ins w:id="1216" w:author="Arcella" w:date="2022-10-17T11:04:00Z">
        <w:r>
          <w:rPr/>
          <w:t xml:space="preserve"> (</w:t>
        </w:r>
      </w:ins>
      <w:ins w:id="1217" w:author="Arcella" w:date="2022-10-17T11:02:00Z">
        <w:r>
          <w:rPr/>
          <w:t xml:space="preserve">essentially the same </w:t>
        </w:r>
      </w:ins>
      <w:ins w:id="1218" w:author="Arcella" w:date="2022-10-17T11:04:00Z">
        <w:r>
          <w:rPr/>
          <w:t xml:space="preserve">as </w:t>
        </w:r>
      </w:ins>
      <w:ins w:id="1219" w:author="Arcella" w:date="2022-10-17T11:02:00Z">
        <w:r>
          <w:rPr/>
          <w:t xml:space="preserve">we identified in </w:t>
        </w:r>
      </w:ins>
      <w:ins w:id="1220" w:author="Arcella" w:date="2022-10-17T11:04:00Z">
        <w:r>
          <w:rPr/>
          <w:t xml:space="preserve">the </w:t>
        </w:r>
      </w:ins>
      <w:ins w:id="1221" w:author="Arcella" w:date="2022-10-17T11:02:00Z">
        <w:r>
          <w:rPr/>
          <w:t>Tyuva</w:t>
        </w:r>
      </w:ins>
      <w:ins w:id="1222" w:author="Arcella" w:date="2022-10-17T11:04:00Z">
        <w:r>
          <w:rPr/>
          <w:t xml:space="preserve">; </w:t>
        </w:r>
      </w:ins>
      <w:ins w:id="1223" w:author="Arcella" w:date="2022-10-17T11:02:00Z">
        <w:r>
          <w:rPr/>
          <w:t xml:space="preserve">see SFig 1 and STable 2). </w:t>
        </w:r>
      </w:ins>
      <w:ins w:id="1224" w:author="Arcella" w:date="2022-10-17T11:06:00Z">
        <w:r>
          <w:rPr/>
          <w:t>T</w:t>
        </w:r>
      </w:ins>
      <w:ins w:id="1225" w:author="Arcella" w:date="2022-10-17T11:05:00Z">
        <w:r>
          <w:rPr/>
          <w:t xml:space="preserve">hey also </w:t>
        </w:r>
      </w:ins>
      <w:ins w:id="1226" w:author="Arcella" w:date="2022-10-17T11:02:00Z">
        <w:r>
          <w:rPr/>
          <w:t>descri</w:t>
        </w:r>
      </w:ins>
      <w:ins w:id="1227" w:author="Arcella" w:date="2022-10-17T11:05:00Z">
        <w:r>
          <w:rPr/>
          <w:t xml:space="preserve">bed </w:t>
        </w:r>
      </w:ins>
      <w:ins w:id="1228" w:author="Arcella" w:date="2022-10-17T11:02:00Z">
        <w:r>
          <w:rPr/>
          <w:t xml:space="preserve">the littoral communities </w:t>
        </w:r>
      </w:ins>
      <w:ins w:id="1229" w:author="Arcella" w:date="2022-10-17T11:05:00Z">
        <w:r>
          <w:rPr/>
          <w:t xml:space="preserve">at </w:t>
        </w:r>
      </w:ins>
      <w:ins w:id="1230" w:author="Arcella" w:date="2022-10-17T11:02:00Z">
        <w:r>
          <w:rPr/>
          <w:t>the</w:t>
        </w:r>
      </w:ins>
      <w:ins w:id="1231" w:author="Arcella" w:date="2022-10-17T11:05:00Z">
        <w:r>
          <w:rPr/>
          <w:t xml:space="preserve"> top of the</w:t>
        </w:r>
      </w:ins>
      <w:ins w:id="1232" w:author="Arcella" w:date="2022-10-17T11:02:00Z">
        <w:r>
          <w:rPr/>
          <w:t xml:space="preserve"> </w:t>
        </w:r>
      </w:ins>
      <w:ins w:id="1233" w:author="Arcella" w:date="2022-10-17T11:04:00Z">
        <w:r>
          <w:rPr/>
          <w:t>Tyuva I</w:t>
        </w:r>
      </w:ins>
      <w:ins w:id="1234" w:author="Arcella" w:date="2022-10-17T11:02:00Z">
        <w:r>
          <w:rPr/>
          <w:t>nlet</w:t>
        </w:r>
      </w:ins>
      <w:ins w:id="1235" w:author="Arcella" w:date="2022-10-17T11:04:00Z">
        <w:r>
          <w:rPr/>
          <w:t xml:space="preserve"> </w:t>
        </w:r>
      </w:ins>
      <w:ins w:id="1236" w:author="Arcella" w:date="2022-10-17T11:02:00Z">
        <w:r>
          <w:rPr/>
          <w:t>in 1923</w:t>
        </w:r>
      </w:ins>
      <w:ins w:id="1237" w:author="Arcella" w:date="2022-10-17T11:05:00Z">
        <w:r>
          <w:rPr/>
          <w:t xml:space="preserve"> and provided a map</w:t>
        </w:r>
      </w:ins>
      <w:ins w:id="1238" w:author="Arcella" w:date="2022-10-17T11:02:00Z">
        <w:r>
          <w:rPr/>
          <w:t xml:space="preserve"> (</w:t>
        </w:r>
      </w:ins>
      <w:ins w:id="1239" w:author="Arcella" w:date="2022-10-17T11:05:00Z">
        <w:r>
          <w:rPr/>
          <w:t xml:space="preserve">see </w:t>
        </w:r>
      </w:ins>
      <w:ins w:id="1240" w:author="Arcella" w:date="2022-10-17T11:02:00Z">
        <w:r>
          <w:rPr/>
          <w:t>SFigure 3). Th</w:t>
        </w:r>
      </w:ins>
      <w:ins w:id="1241" w:author="Arcella" w:date="2022-10-17T11:06:00Z">
        <w:r>
          <w:rPr/>
          <w:t xml:space="preserve">ough these authors </w:t>
        </w:r>
      </w:ins>
      <w:ins w:id="1242" w:author="Arcella" w:date="2022-10-17T11:02:00Z">
        <w:r>
          <w:rPr/>
          <w:t xml:space="preserve">did not observe the mussel bed where we </w:t>
        </w:r>
      </w:ins>
      <w:ins w:id="1243" w:author="Arcella" w:date="2022-10-17T11:07:00Z">
        <w:r>
          <w:rPr/>
          <w:t xml:space="preserve">found </w:t>
        </w:r>
      </w:ins>
      <w:ins w:id="1244" w:author="Arcella" w:date="2022-10-17T11:02:00Z">
        <w:r>
          <w:rPr/>
          <w:t xml:space="preserve">it in the 2000s, they did notice two relatively small </w:t>
        </w:r>
      </w:ins>
      <w:ins w:id="1245" w:author="Arcella" w:date="2022-10-17T11:06:00Z">
        <w:r>
          <w:rPr/>
          <w:t xml:space="preserve">mussel </w:t>
        </w:r>
      </w:ins>
      <w:ins w:id="1246" w:author="Arcella" w:date="2022-10-17T11:02:00Z">
        <w:r>
          <w:rPr/>
          <w:t xml:space="preserve">patches in that area. </w:t>
        </w:r>
      </w:ins>
    </w:p>
    <w:p>
      <w:pPr>
        <w:spacing w:before="240" w:after="240"/>
        <w:rPr>
          <w:color w:val="1D2228"/>
        </w:rPr>
      </w:pPr>
      <w:r>
        <w:rPr>
          <w:b/>
          <w:color w:val="1D2228"/>
        </w:rPr>
        <w:t xml:space="preserve">Discussion </w:t>
      </w:r>
    </w:p>
    <w:p>
      <w:pPr>
        <w:spacing w:before="240" w:after="240"/>
        <w:rPr>
          <w:del w:id="1247" w:author="Arcella" w:date="2022-10-17T11:10:00Z"/>
          <w:color w:val="1D2228"/>
        </w:rPr>
      </w:pPr>
      <w:del w:id="1248" w:author="Arcella" w:date="2022-10-17T11:10:00Z">
        <w:bookmarkStart w:id="48" w:name="_heading=h.htl61ups6v0w" w:colFirst="0" w:colLast="0"/>
        <w:bookmarkEnd w:id="48"/>
        <w:r>
          <w:rPr>
            <w:color w:val="1D2228"/>
          </w:rPr>
          <w:delText xml:space="preserve">We conducted a phenomenological study of Murman mussels using Tyuva populations as an example, for the first time since the 1920s-1930s. </w:delText>
        </w:r>
      </w:del>
      <w:del w:id="1249" w:author="Arcella" w:date="2022-10-17T11:08:00Z">
        <w:r>
          <w:rPr>
            <w:color w:val="1D2228"/>
          </w:rPr>
          <w:delText xml:space="preserve">Our study differed </w:delText>
        </w:r>
      </w:del>
      <w:del w:id="1250" w:author="Arcella" w:date="2022-10-17T11:10:00Z">
        <w:r>
          <w:rPr>
            <w:color w:val="1D2228"/>
          </w:rPr>
          <w:delText xml:space="preserve">from previous local studies (REFs) </w:delText>
        </w:r>
      </w:del>
      <w:del w:id="1251" w:author="Arcella" w:date="2022-10-17T11:07:00Z">
        <w:r>
          <w:rPr>
            <w:color w:val="1D2228"/>
          </w:rPr>
          <w:delText xml:space="preserve">in that it included analysis of </w:delText>
        </w:r>
      </w:del>
      <w:del w:id="1252" w:author="Arcella" w:date="2022-10-17T11:10:00Z">
        <w:r>
          <w:rPr>
            <w:color w:val="1D2228"/>
          </w:rPr>
          <w:delText xml:space="preserve">interannual dynamics of mussel settlements and took into account their taxonomic structure. The “old-fashion” descriptive character and emphasis on taxonomic heterogeneity of the study object distinguishes our study also from the majority of modern ecological studies of mussels, which are hypotheses-driven and often ignore the species identity of mussels (for a discussion of the latter issue, see Katolikova et al. 2016). By using a parsimonious morphological method of determining the taxonomic structure of samples, we were able to map species distributions on scales from hundreds of meters to several kilometers with unprecedented detail. We also extracted data on mussel abundance on Murman from the Soviet "gray" literature, inaccessible to </w:delText>
        </w:r>
      </w:del>
      <w:del w:id="1253" w:author="Arcella" w:date="2022-10-17T11:09:00Z">
        <w:r>
          <w:rPr>
            <w:color w:val="1D2228"/>
          </w:rPr>
          <w:delText xml:space="preserve">the general </w:delText>
        </w:r>
      </w:del>
      <w:del w:id="1254" w:author="Arcella" w:date="2022-10-17T11:10:00Z">
        <w:r>
          <w:rPr>
            <w:color w:val="1D2228"/>
          </w:rPr>
          <w:delText xml:space="preserve">reader, and summarized data on the long term dynamics of subarctic mussels for the first time. Below we </w:delText>
        </w:r>
        <w:commentRangeStart w:id="68"/>
        <w:r>
          <w:rPr>
            <w:color w:val="1D2228"/>
          </w:rPr>
          <w:delText xml:space="preserve">consistently </w:delText>
        </w:r>
        <w:commentRangeEnd w:id="68"/>
      </w:del>
      <w:del w:id="1255" w:author="Arcella" w:date="2022-10-17T11:10:00Z">
        <w:r>
          <w:rPr>
            <w:rStyle w:val="10"/>
          </w:rPr>
          <w:commentReference w:id="68"/>
        </w:r>
      </w:del>
      <w:del w:id="1256" w:author="Arcella" w:date="2022-10-17T11:10:00Z">
        <w:r>
          <w:rPr>
            <w:color w:val="1D2228"/>
          </w:rPr>
          <w:delText xml:space="preserve">discuss the distributional patterns of mussels, their interannual and decadal dynamics, and, finally, the issue of </w:delText>
        </w:r>
      </w:del>
      <w:del w:id="1257" w:author="Arcella" w:date="2022-10-17T11:10:00Z">
        <w:r>
          <w:rPr>
            <w:i/>
            <w:color w:val="1D2228"/>
          </w:rPr>
          <w:delText>ME</w:delText>
        </w:r>
      </w:del>
      <w:del w:id="1258" w:author="Arcella" w:date="2022-10-17T11:10:00Z">
        <w:r>
          <w:rPr>
            <w:color w:val="1D2228"/>
          </w:rPr>
          <w:delText xml:space="preserve"> and </w:delText>
        </w:r>
      </w:del>
      <w:del w:id="1259" w:author="Arcella" w:date="2022-10-17T11:10:00Z">
        <w:r>
          <w:rPr>
            <w:i/>
            <w:color w:val="1D2228"/>
          </w:rPr>
          <w:delText>MT</w:delText>
        </w:r>
      </w:del>
      <w:del w:id="1260" w:author="Arcella" w:date="2022-10-17T11:10:00Z">
        <w:r>
          <w:rPr>
            <w:color w:val="1D2228"/>
          </w:rPr>
          <w:delText>.</w:delText>
        </w:r>
      </w:del>
    </w:p>
    <w:p>
      <w:pPr>
        <w:spacing w:before="240" w:after="240"/>
        <w:rPr>
          <w:ins w:id="1261" w:author="Arcella" w:date="2022-10-17T11:10:00Z"/>
          <w:color w:val="1D2228"/>
        </w:rPr>
      </w:pPr>
      <w:ins w:id="1262" w:author="Arcella" w:date="2022-10-17T11:10:00Z">
        <w:r>
          <w:rPr>
            <w:color w:val="1D2228"/>
          </w:rPr>
          <w:t xml:space="preserve">We conducted a phenomenological study of the Murman mussels, using the Tyuva populations as an example, for the first time since the 1920s-1930s. The difference of our study from previous local ones (REFs) is that we analyzed the interannual dynamics of the mussel settlements and took into account their taxonomic structure. </w:t>
        </w:r>
      </w:ins>
      <w:ins w:id="1263" w:author="Arcella" w:date="2022-10-17T11:11:00Z">
        <w:r>
          <w:rPr>
            <w:color w:val="1D2228"/>
          </w:rPr>
          <w:t xml:space="preserve">An </w:t>
        </w:r>
      </w:ins>
      <w:ins w:id="1264" w:author="Arcella" w:date="2022-10-17T11:10:00Z">
        <w:r>
          <w:rPr>
            <w:color w:val="1D2228"/>
          </w:rPr>
          <w:t xml:space="preserve">“old-fashioned” descriptive character and </w:t>
        </w:r>
      </w:ins>
      <w:ins w:id="1265" w:author="Arcella" w:date="2022-10-17T11:11:00Z">
        <w:r>
          <w:rPr>
            <w:color w:val="1D2228"/>
          </w:rPr>
          <w:t xml:space="preserve">an </w:t>
        </w:r>
      </w:ins>
      <w:ins w:id="1266" w:author="Arcella" w:date="2022-10-17T11:10:00Z">
        <w:r>
          <w:rPr>
            <w:color w:val="1D2228"/>
          </w:rPr>
          <w:t xml:space="preserve">emphasis on </w:t>
        </w:r>
      </w:ins>
      <w:ins w:id="1267" w:author="Arcella" w:date="2022-10-17T11:11:00Z">
        <w:r>
          <w:rPr>
            <w:color w:val="1D2228"/>
          </w:rPr>
          <w:t xml:space="preserve">the </w:t>
        </w:r>
      </w:ins>
      <w:ins w:id="1268" w:author="Arcella" w:date="2022-10-17T11:10:00Z">
        <w:r>
          <w:rPr>
            <w:color w:val="1D2228"/>
          </w:rPr>
          <w:t xml:space="preserve">taxonomic heterogeneity of the object distinguishes our </w:t>
        </w:r>
      </w:ins>
      <w:ins w:id="1269" w:author="Arcella" w:date="2022-10-17T11:11:00Z">
        <w:r>
          <w:rPr>
            <w:color w:val="1D2228"/>
          </w:rPr>
          <w:t xml:space="preserve">research </w:t>
        </w:r>
      </w:ins>
      <w:ins w:id="1270" w:author="Arcella" w:date="2022-10-17T11:10:00Z">
        <w:r>
          <w:rPr>
            <w:color w:val="1D2228"/>
          </w:rPr>
          <w:t xml:space="preserve">from the majority of modern ecological </w:t>
        </w:r>
      </w:ins>
      <w:ins w:id="1271" w:author="Arcella" w:date="2022-10-17T11:11:00Z">
        <w:r>
          <w:rPr>
            <w:color w:val="1D2228"/>
          </w:rPr>
          <w:t xml:space="preserve">mussel </w:t>
        </w:r>
      </w:ins>
      <w:ins w:id="1272" w:author="Arcella" w:date="2022-10-17T11:10:00Z">
        <w:r>
          <w:rPr>
            <w:color w:val="1D2228"/>
          </w:rPr>
          <w:t xml:space="preserve">studies, which are hypotheses-driven and often ignore the species identity of mussels (for a discussion of the latter issue, see Katolikova et al. 2016). By using a parsimonious morphological method of determining the taxonomic structure of </w:t>
        </w:r>
      </w:ins>
      <w:ins w:id="1273" w:author="Arcella" w:date="2022-10-17T11:12:00Z">
        <w:r>
          <w:rPr>
            <w:color w:val="1D2228"/>
          </w:rPr>
          <w:t xml:space="preserve">the </w:t>
        </w:r>
      </w:ins>
      <w:ins w:id="1274" w:author="Arcella" w:date="2022-10-17T11:10:00Z">
        <w:r>
          <w:rPr>
            <w:color w:val="1D2228"/>
          </w:rPr>
          <w:t xml:space="preserve">samples, we </w:t>
        </w:r>
      </w:ins>
      <w:ins w:id="1275" w:author="Arcella" w:date="2022-10-17T11:12:00Z">
        <w:r>
          <w:rPr>
            <w:color w:val="1D2228"/>
          </w:rPr>
          <w:t xml:space="preserve">managed </w:t>
        </w:r>
      </w:ins>
      <w:ins w:id="1276" w:author="Arcella" w:date="2022-10-17T11:10:00Z">
        <w:r>
          <w:rPr>
            <w:color w:val="1D2228"/>
          </w:rPr>
          <w:t xml:space="preserve">to map </w:t>
        </w:r>
      </w:ins>
      <w:ins w:id="1277" w:author="Arcella" w:date="2022-10-17T11:12:00Z">
        <w:r>
          <w:rPr>
            <w:color w:val="1D2228"/>
          </w:rPr>
          <w:t xml:space="preserve">the </w:t>
        </w:r>
      </w:ins>
      <w:ins w:id="1278" w:author="Arcella" w:date="2022-10-17T11:10:00Z">
        <w:r>
          <w:rPr>
            <w:color w:val="1D2228"/>
          </w:rPr>
          <w:t xml:space="preserve">species distributions on scales from hundreds of meters to several kilometers </w:t>
        </w:r>
      </w:ins>
      <w:ins w:id="1279" w:author="Arcella" w:date="2022-10-17T11:13:00Z">
        <w:r>
          <w:rPr>
            <w:color w:val="1D2228"/>
          </w:rPr>
          <w:t xml:space="preserve">in </w:t>
        </w:r>
      </w:ins>
      <w:ins w:id="1280" w:author="Arcella" w:date="2022-10-17T11:10:00Z">
        <w:r>
          <w:rPr>
            <w:color w:val="1D2228"/>
          </w:rPr>
          <w:t>unprecedented detail. We also extracted data on mussel abundance on Murman from the Soviet "gray" literature, inaccessible to a broad readership, and</w:t>
        </w:r>
      </w:ins>
      <w:ins w:id="1281" w:author="Arcella" w:date="2022-10-17T11:13:00Z">
        <w:r>
          <w:rPr>
            <w:color w:val="1D2228"/>
          </w:rPr>
          <w:t xml:space="preserve"> for the first time</w:t>
        </w:r>
      </w:ins>
      <w:ins w:id="1282" w:author="Arcella" w:date="2022-10-17T11:10:00Z">
        <w:r>
          <w:rPr>
            <w:color w:val="1D2228"/>
          </w:rPr>
          <w:t xml:space="preserve"> summarized </w:t>
        </w:r>
      </w:ins>
      <w:ins w:id="1283" w:author="Arcella" w:date="2022-10-17T11:13:00Z">
        <w:r>
          <w:rPr>
            <w:color w:val="1D2228"/>
          </w:rPr>
          <w:t xml:space="preserve">the </w:t>
        </w:r>
      </w:ins>
      <w:ins w:id="1284" w:author="Arcella" w:date="2022-10-17T11:10:00Z">
        <w:r>
          <w:rPr>
            <w:color w:val="1D2228"/>
          </w:rPr>
          <w:t>data on the long</w:t>
        </w:r>
      </w:ins>
      <w:ins w:id="1285" w:author="Arcella" w:date="2022-10-17T11:13:00Z">
        <w:r>
          <w:rPr>
            <w:color w:val="1D2228"/>
          </w:rPr>
          <w:t>-</w:t>
        </w:r>
      </w:ins>
      <w:ins w:id="1286" w:author="Arcella" w:date="2022-10-17T11:10:00Z">
        <w:r>
          <w:rPr>
            <w:color w:val="1D2228"/>
          </w:rPr>
          <w:t>term dynamics of subarctic mussels. Below we discuss</w:t>
        </w:r>
      </w:ins>
      <w:ins w:id="1287" w:author="Arcella" w:date="2022-10-17T11:14:00Z">
        <w:r>
          <w:rPr>
            <w:color w:val="1D2228"/>
          </w:rPr>
          <w:t xml:space="preserve"> first</w:t>
        </w:r>
      </w:ins>
      <w:ins w:id="1288" w:author="Arcella" w:date="2022-10-17T11:10:00Z">
        <w:r>
          <w:rPr>
            <w:color w:val="1D2228"/>
          </w:rPr>
          <w:t xml:space="preserve"> the distribution</w:t>
        </w:r>
      </w:ins>
      <w:ins w:id="1289" w:author="Arcella" w:date="2022-10-17T11:15:00Z">
        <w:r>
          <w:rPr>
            <w:color w:val="1D2228"/>
          </w:rPr>
          <w:t>al</w:t>
        </w:r>
      </w:ins>
      <w:ins w:id="1290" w:author="Arcella" w:date="2022-10-17T11:14:00Z">
        <w:r>
          <w:rPr>
            <w:color w:val="1D2228"/>
          </w:rPr>
          <w:t xml:space="preserve"> </w:t>
        </w:r>
      </w:ins>
      <w:ins w:id="1291" w:author="Arcella" w:date="2022-10-17T11:10:00Z">
        <w:r>
          <w:rPr>
            <w:color w:val="1D2228"/>
          </w:rPr>
          <w:t xml:space="preserve">patterns of mussels, </w:t>
        </w:r>
      </w:ins>
      <w:ins w:id="1292" w:author="Arcella" w:date="2022-10-17T11:14:00Z">
        <w:r>
          <w:rPr>
            <w:color w:val="1D2228"/>
          </w:rPr>
          <w:t xml:space="preserve">then </w:t>
        </w:r>
      </w:ins>
      <w:ins w:id="1293" w:author="Arcella" w:date="2022-10-17T11:10:00Z">
        <w:r>
          <w:rPr>
            <w:color w:val="1D2228"/>
          </w:rPr>
          <w:t xml:space="preserve">their interannual and decadal dynamics, and, finally, the issue of </w:t>
        </w:r>
      </w:ins>
      <w:ins w:id="1294" w:author="Arcella" w:date="2022-10-17T11:10:00Z">
        <w:r>
          <w:rPr>
            <w:i/>
            <w:color w:val="1D2228"/>
          </w:rPr>
          <w:t>ME</w:t>
        </w:r>
      </w:ins>
      <w:ins w:id="1295" w:author="Arcella" w:date="2022-10-17T11:10:00Z">
        <w:r>
          <w:rPr>
            <w:color w:val="1D2228"/>
          </w:rPr>
          <w:t xml:space="preserve"> and </w:t>
        </w:r>
      </w:ins>
      <w:ins w:id="1296" w:author="Arcella" w:date="2022-10-17T11:10:00Z">
        <w:r>
          <w:rPr>
            <w:i/>
            <w:color w:val="1D2228"/>
          </w:rPr>
          <w:t>MT</w:t>
        </w:r>
      </w:ins>
      <w:ins w:id="1297" w:author="Arcella" w:date="2022-10-17T11:10:00Z">
        <w:r>
          <w:rPr>
            <w:color w:val="1D2228"/>
          </w:rPr>
          <w:t>.</w:t>
        </w:r>
      </w:ins>
    </w:p>
    <w:p>
      <w:pPr>
        <w:spacing w:before="240" w:after="240"/>
        <w:rPr>
          <w:b/>
          <w:color w:val="1D2228"/>
        </w:rPr>
      </w:pPr>
      <w:bookmarkStart w:id="49" w:name="_heading=h.pyqhmn8rijdd" w:colFirst="0" w:colLast="0"/>
      <w:bookmarkEnd w:id="49"/>
      <w:r>
        <w:rPr>
          <w:b/>
          <w:color w:val="1D2228"/>
        </w:rPr>
        <w:t>Distributional patterns</w:t>
      </w:r>
      <w:del w:id="1298" w:author="Arcella" w:date="2022-10-17T11:14:00Z">
        <w:r>
          <w:rPr>
            <w:b/>
            <w:color w:val="1D2228"/>
          </w:rPr>
          <w:delText>.</w:delText>
        </w:r>
      </w:del>
    </w:p>
    <w:p>
      <w:pPr>
        <w:spacing w:before="240" w:after="240"/>
        <w:rPr>
          <w:ins w:id="1299" w:author="Arcella" w:date="2022-10-17T12:36:00Z"/>
          <w:color w:val="1D2228"/>
        </w:rPr>
      </w:pPr>
      <w:bookmarkStart w:id="50" w:name="_heading=h.clzb2o3nrt7v" w:colFirst="0" w:colLast="0"/>
      <w:bookmarkEnd w:id="50"/>
      <w:r>
        <w:rPr>
          <w:color w:val="1D2228"/>
        </w:rPr>
        <w:t xml:space="preserve">The spatial patterns in mussel demography </w:t>
      </w:r>
      <w:del w:id="1300" w:author="Arcella" w:date="2022-10-17T11:15:00Z">
        <w:r>
          <w:rPr>
            <w:color w:val="1D2228"/>
          </w:rPr>
          <w:delText xml:space="preserve">that we </w:delText>
        </w:r>
      </w:del>
      <w:r>
        <w:rPr>
          <w:color w:val="1D2228"/>
        </w:rPr>
        <w:t xml:space="preserve">observed in </w:t>
      </w:r>
      <w:ins w:id="1301" w:author="Arcella" w:date="2022-10-17T11:15:00Z">
        <w:r>
          <w:rPr>
            <w:color w:val="1D2228"/>
          </w:rPr>
          <w:t xml:space="preserve">the </w:t>
        </w:r>
      </w:ins>
      <w:r>
        <w:rPr>
          <w:color w:val="1D2228"/>
        </w:rPr>
        <w:t>Tyuva during</w:t>
      </w:r>
      <w:ins w:id="1302" w:author="Arcella" w:date="2022-10-17T11:15:00Z">
        <w:r>
          <w:rPr>
            <w:color w:val="1D2228"/>
          </w:rPr>
          <w:t xml:space="preserve"> our</w:t>
        </w:r>
      </w:ins>
      <w:r>
        <w:rPr>
          <w:color w:val="1D2228"/>
        </w:rPr>
        <w:t xml:space="preserve"> large-scale surveys in 2009-2010 can</w:t>
      </w:r>
      <w:ins w:id="1303" w:author="Arcella" w:date="2022-10-17T11:15:00Z">
        <w:r>
          <w:rPr>
            <w:color w:val="1D2228"/>
          </w:rPr>
          <w:t xml:space="preserve"> be explained</w:t>
        </w:r>
      </w:ins>
      <w:r>
        <w:rPr>
          <w:color w:val="1D2228"/>
        </w:rPr>
        <w:t xml:space="preserve">, as a first approximation, </w:t>
      </w:r>
      <w:del w:id="1304" w:author="Arcella" w:date="2022-10-17T11:16:00Z">
        <w:r>
          <w:rPr>
            <w:color w:val="1D2228"/>
          </w:rPr>
          <w:delText xml:space="preserve">be explained </w:delText>
        </w:r>
      </w:del>
      <w:r>
        <w:rPr>
          <w:color w:val="1D2228"/>
        </w:rPr>
        <w:t>by the influence of abiotic factors, food availability, and density-dependent effects in settlements. Among these patterns are the following. Almost ubiquitous distribution of mussels in the depth range</w:t>
      </w:r>
      <w:ins w:id="1305" w:author="Arcella" w:date="2022-10-17T12:35:00Z">
        <w:r>
          <w:rPr>
            <w:color w:val="1D2228"/>
          </w:rPr>
          <w:t xml:space="preserve"> from</w:t>
        </w:r>
      </w:ins>
      <w:r>
        <w:rPr>
          <w:color w:val="1D2228"/>
        </w:rPr>
        <w:t xml:space="preserve"> -4 m to +2 m at average surface salinity above 15 ppt; at lower salinity mussels disappear from the littoral. The Bed in the river mouth where nutrient inputs from the river and fast water flows provide the best conditions for mussel feeding. A trend toward increase of mussel size from the more wind-exposed </w:t>
      </w:r>
      <w:r>
        <w:rPr>
          <w:color w:val="1D2228"/>
          <w:highlight w:val="yellow"/>
        </w:rPr>
        <w:t>mouth</w:t>
      </w:r>
      <w:r>
        <w:rPr>
          <w:color w:val="1D2228"/>
        </w:rPr>
        <w:t xml:space="preserve"> of the inlet, where wave action can limit mussel size, to its more wind-protected </w:t>
      </w:r>
      <w:r>
        <w:rPr>
          <w:color w:val="1D2228"/>
          <w:highlight w:val="yellow"/>
        </w:rPr>
        <w:t>mouth</w:t>
      </w:r>
      <w:r>
        <w:rPr>
          <w:color w:val="1D2228"/>
        </w:rPr>
        <w:t xml:space="preserve">, where nutritional conditions are also better. An almost ubiquitous deficit of juveniles in the upper part of the Inlet due to worse conditions for larvae and juveniles because of strong salinity fluctuations, lack of substrate for settling on sandbanks, as well as on the Bed, where space is occupied by large mussels. The relationship between mussel size and depth was inverted on transects across the riverine part of the Bed (BS, BN), however, where mussels in scarce settlements on the sandbanks were on average larger than on the Bed. We explain this by the well-known phenomenon of high density of mussels on the bed limiting their growth, but this effect is gradually eliminated as we move away from the center of the bed (cf. Okamura </w:t>
      </w:r>
      <w:commentRangeStart w:id="69"/>
      <w:r>
        <w:rPr>
          <w:color w:val="1D2228"/>
        </w:rPr>
        <w:t>1986</w:t>
      </w:r>
      <w:commentRangeEnd w:id="69"/>
      <w:r>
        <w:rPr>
          <w:rStyle w:val="10"/>
        </w:rPr>
        <w:commentReference w:id="69"/>
      </w:r>
      <w:r>
        <w:rPr>
          <w:color w:val="1D2228"/>
        </w:rPr>
        <w:t xml:space="preserve">). All these patterns are trivial, but in boreal seas they are not always easy to identify due to the pressure of mussel predators (Seed, Suchanek </w:t>
      </w:r>
      <w:commentRangeStart w:id="70"/>
      <w:r>
        <w:rPr>
          <w:color w:val="1D2228"/>
        </w:rPr>
        <w:t>1992</w:t>
      </w:r>
      <w:commentRangeEnd w:id="70"/>
      <w:r>
        <w:rPr>
          <w:rStyle w:val="10"/>
        </w:rPr>
        <w:commentReference w:id="70"/>
      </w:r>
      <w:r>
        <w:rPr>
          <w:color w:val="1D2228"/>
        </w:rPr>
        <w:t>), which seems to be weakened in Tyuva. Of the main enemies of mussels, only common eiders are common in Tyuva (Krasnov, Goryaev 2013</w:t>
      </w:r>
      <w:sdt>
        <w:sdtPr>
          <w:tag w:val="goog_rdk_22"/>
          <w:id w:val="1162436572"/>
        </w:sdtPr>
        <w:sdtContent>
          <w:commentRangeStart w:id="71"/>
        </w:sdtContent>
      </w:sdt>
      <w:r>
        <w:rPr>
          <w:color w:val="1D2228"/>
        </w:rPr>
        <w:t>)</w:t>
      </w:r>
      <w:commentRangeEnd w:id="71"/>
      <w:r>
        <w:commentReference w:id="71"/>
      </w:r>
      <w:r>
        <w:rPr>
          <w:color w:val="1D2228"/>
        </w:rPr>
        <w:t xml:space="preserve">. Littoral crabs are completely absent in Murman waters (Zatsepin 1948 </w:t>
      </w:r>
      <w:r>
        <w:rPr>
          <w:color w:val="1D2228"/>
          <w:highlight w:val="yellow"/>
        </w:rPr>
        <w:t>и ссылку посвежее надо</w:t>
      </w:r>
      <w:r>
        <w:rPr>
          <w:color w:val="1D2228"/>
        </w:rPr>
        <w:t xml:space="preserve">). Starfish, dogwhelks and sand shrimps are present in the region but we did not encounter any of them in Tyuva. Finally, mussels are not harvested by humans. </w:t>
      </w:r>
    </w:p>
    <w:p>
      <w:pPr>
        <w:spacing w:before="240" w:after="240"/>
        <w:rPr>
          <w:ins w:id="1306" w:author="Arcella" w:date="2022-10-17T12:39:00Z"/>
          <w:color w:val="1D2228"/>
        </w:rPr>
      </w:pPr>
      <w:ins w:id="1307" w:author="Arcella" w:date="2022-10-17T12:36:00Z">
        <w:r>
          <w:rPr>
            <w:color w:val="1D2228"/>
          </w:rPr>
          <w:t xml:space="preserve">The spatial patterns in mussel demography observed in the Tyuva during our large-scale surveys in 2009-2010 can be explained, as a first approximation, by the influence of abiotic factors, food availability, and density-dependent effects in </w:t>
        </w:r>
      </w:ins>
      <w:ins w:id="1308" w:author="Arcella" w:date="2022-10-19T16:48:00Z">
        <w:r>
          <w:rPr>
            <w:color w:val="1D2228"/>
          </w:rPr>
          <w:t xml:space="preserve">the </w:t>
        </w:r>
      </w:ins>
      <w:ins w:id="1309" w:author="Arcella" w:date="2022-10-17T12:36:00Z">
        <w:r>
          <w:rPr>
            <w:color w:val="1D2228"/>
          </w:rPr>
          <w:t xml:space="preserve">settlements. The following patterns can be outlined. </w:t>
        </w:r>
      </w:ins>
      <w:ins w:id="1310" w:author="Arcella" w:date="2022-10-17T12:37:00Z">
        <w:r>
          <w:rPr>
            <w:color w:val="1D2228"/>
          </w:rPr>
          <w:t xml:space="preserve">1) </w:t>
        </w:r>
      </w:ins>
      <w:ins w:id="1311" w:author="Arcella" w:date="2022-10-17T12:36:00Z">
        <w:r>
          <w:rPr>
            <w:color w:val="1D2228"/>
          </w:rPr>
          <w:t>A</w:t>
        </w:r>
      </w:ins>
      <w:ins w:id="1312" w:author="Arcella" w:date="2022-10-17T12:37:00Z">
        <w:r>
          <w:rPr>
            <w:color w:val="1D2228"/>
          </w:rPr>
          <w:t>n a</w:t>
        </w:r>
      </w:ins>
      <w:ins w:id="1313" w:author="Arcella" w:date="2022-10-17T12:36:00Z">
        <w:r>
          <w:rPr>
            <w:color w:val="1D2228"/>
          </w:rPr>
          <w:t xml:space="preserve">lmost ubiquitous distribution of mussels in the depth range from -4 m to +2 m at average surface salinity above 15 ppt; at lower salinity </w:t>
        </w:r>
      </w:ins>
      <w:ins w:id="1314" w:author="Arcella" w:date="2022-10-19T16:48:00Z">
        <w:r>
          <w:rPr>
            <w:color w:val="1D2228"/>
          </w:rPr>
          <w:t xml:space="preserve">the </w:t>
        </w:r>
      </w:ins>
      <w:ins w:id="1315" w:author="Arcella" w:date="2022-10-17T12:36:00Z">
        <w:r>
          <w:rPr>
            <w:color w:val="1D2228"/>
          </w:rPr>
          <w:t>mussels disappear</w:t>
        </w:r>
      </w:ins>
      <w:ins w:id="1316" w:author="Arcella" w:date="2022-10-19T16:48:00Z">
        <w:r>
          <w:rPr>
            <w:color w:val="1D2228"/>
          </w:rPr>
          <w:t>ed</w:t>
        </w:r>
      </w:ins>
      <w:ins w:id="1317" w:author="Arcella" w:date="2022-10-17T12:36:00Z">
        <w:r>
          <w:rPr>
            <w:color w:val="1D2228"/>
          </w:rPr>
          <w:t xml:space="preserve"> from the littoral. </w:t>
        </w:r>
      </w:ins>
      <w:ins w:id="1318" w:author="Arcella" w:date="2022-10-17T12:37:00Z">
        <w:r>
          <w:rPr>
            <w:color w:val="1D2228"/>
          </w:rPr>
          <w:t xml:space="preserve">2) </w:t>
        </w:r>
      </w:ins>
      <w:ins w:id="1319" w:author="Arcella" w:date="2022-10-17T12:36:00Z">
        <w:r>
          <w:rPr>
            <w:color w:val="1D2228"/>
          </w:rPr>
          <w:t xml:space="preserve">The </w:t>
        </w:r>
      </w:ins>
      <w:ins w:id="1320" w:author="Arcella" w:date="2022-10-17T12:37:00Z">
        <w:r>
          <w:rPr>
            <w:color w:val="1D2228"/>
          </w:rPr>
          <w:t xml:space="preserve">presence of the </w:t>
        </w:r>
      </w:ins>
      <w:ins w:id="1321" w:author="Arcella" w:date="2022-10-17T12:36:00Z">
        <w:r>
          <w:rPr>
            <w:color w:val="1D2228"/>
          </w:rPr>
          <w:t>Bed in the river mouth</w:t>
        </w:r>
      </w:ins>
      <w:ins w:id="1322" w:author="Arcella" w:date="2022-10-17T12:37:00Z">
        <w:r>
          <w:rPr>
            <w:color w:val="1D2228"/>
          </w:rPr>
          <w:t>,</w:t>
        </w:r>
      </w:ins>
      <w:ins w:id="1323" w:author="Arcella" w:date="2022-10-17T12:36:00Z">
        <w:r>
          <w:rPr>
            <w:color w:val="1D2228"/>
          </w:rPr>
          <w:t xml:space="preserve"> where </w:t>
        </w:r>
      </w:ins>
      <w:ins w:id="1324" w:author="Arcella" w:date="2022-10-17T12:37:00Z">
        <w:r>
          <w:rPr>
            <w:color w:val="1D2228"/>
          </w:rPr>
          <w:t xml:space="preserve">the input of </w:t>
        </w:r>
      </w:ins>
      <w:ins w:id="1325" w:author="Arcella" w:date="2022-10-17T12:36:00Z">
        <w:r>
          <w:rPr>
            <w:color w:val="1D2228"/>
          </w:rPr>
          <w:t>nutrient</w:t>
        </w:r>
      </w:ins>
      <w:ins w:id="1326" w:author="Arcella" w:date="2022-10-17T12:37:00Z">
        <w:r>
          <w:rPr>
            <w:color w:val="1D2228"/>
          </w:rPr>
          <w:t>s</w:t>
        </w:r>
      </w:ins>
      <w:ins w:id="1327" w:author="Arcella" w:date="2022-10-17T12:36:00Z">
        <w:r>
          <w:rPr>
            <w:color w:val="1D2228"/>
          </w:rPr>
          <w:t xml:space="preserve"> from the river and </w:t>
        </w:r>
      </w:ins>
      <w:ins w:id="1328" w:author="Arcella" w:date="2022-10-17T12:37:00Z">
        <w:r>
          <w:rPr>
            <w:color w:val="1D2228"/>
          </w:rPr>
          <w:t xml:space="preserve">a </w:t>
        </w:r>
      </w:ins>
      <w:ins w:id="1329" w:author="Arcella" w:date="2022-10-17T12:36:00Z">
        <w:r>
          <w:rPr>
            <w:color w:val="1D2228"/>
          </w:rPr>
          <w:t xml:space="preserve">fast water </w:t>
        </w:r>
      </w:ins>
      <w:ins w:id="1330" w:author="Arcella" w:date="2022-10-17T12:37:00Z">
        <w:r>
          <w:rPr>
            <w:color w:val="1D2228"/>
          </w:rPr>
          <w:t xml:space="preserve">flow </w:t>
        </w:r>
      </w:ins>
      <w:ins w:id="1331" w:author="Arcella" w:date="2022-10-17T12:36:00Z">
        <w:r>
          <w:rPr>
            <w:color w:val="1D2228"/>
          </w:rPr>
          <w:t xml:space="preserve">provide the best conditions for mussel feeding. </w:t>
        </w:r>
      </w:ins>
      <w:ins w:id="1332" w:author="Arcella" w:date="2022-10-17T12:37:00Z">
        <w:r>
          <w:rPr>
            <w:color w:val="1D2228"/>
          </w:rPr>
          <w:t xml:space="preserve">3) </w:t>
        </w:r>
      </w:ins>
      <w:ins w:id="1333" w:author="Arcella" w:date="2022-10-17T12:36:00Z">
        <w:r>
          <w:rPr>
            <w:color w:val="1D2228"/>
          </w:rPr>
          <w:t>A trend toward increas</w:t>
        </w:r>
      </w:ins>
      <w:ins w:id="1334" w:author="Arcella" w:date="2022-10-19T16:49:00Z">
        <w:r>
          <w:rPr>
            <w:color w:val="1D2228"/>
          </w:rPr>
          <w:t xml:space="preserve">ing </w:t>
        </w:r>
      </w:ins>
      <w:ins w:id="1335" w:author="Arcella" w:date="2022-10-17T12:36:00Z">
        <w:r>
          <w:rPr>
            <w:color w:val="1D2228"/>
          </w:rPr>
          <w:t>mussel size from the more wind-exposed mouth of the inlet, where</w:t>
        </w:r>
      </w:ins>
      <w:ins w:id="1336" w:author="Arcella" w:date="2022-10-19T16:49:00Z">
        <w:r>
          <w:rPr>
            <w:color w:val="1D2228"/>
          </w:rPr>
          <w:t xml:space="preserve"> the mussel size can be limited by</w:t>
        </w:r>
      </w:ins>
      <w:ins w:id="1337" w:author="Arcella" w:date="2022-10-17T12:36:00Z">
        <w:r>
          <w:rPr>
            <w:color w:val="1D2228"/>
          </w:rPr>
          <w:t xml:space="preserve"> wave action, to its </w:t>
        </w:r>
      </w:ins>
      <w:ins w:id="1338" w:author="Arcella" w:date="2022-10-17T12:38:00Z">
        <w:r>
          <w:rPr>
            <w:color w:val="1D2228"/>
            <w:highlight w:val="magenta"/>
          </w:rPr>
          <w:t>top</w:t>
        </w:r>
      </w:ins>
      <w:ins w:id="1339" w:author="Arcella" w:date="2022-10-17T12:36:00Z">
        <w:r>
          <w:rPr>
            <w:color w:val="1D2228"/>
          </w:rPr>
          <w:t>,</w:t>
        </w:r>
      </w:ins>
      <w:ins w:id="1340" w:author="Arcella" w:date="2022-10-17T12:39:00Z">
        <w:r>
          <w:rPr>
            <w:color w:val="1D2228"/>
          </w:rPr>
          <w:t xml:space="preserve"> which is more sheltered and </w:t>
        </w:r>
      </w:ins>
      <w:ins w:id="1341" w:author="Arcella" w:date="2022-10-17T12:36:00Z">
        <w:r>
          <w:rPr>
            <w:color w:val="1D2228"/>
          </w:rPr>
          <w:t xml:space="preserve">where nutritional conditions are better. </w:t>
        </w:r>
      </w:ins>
      <w:ins w:id="1342" w:author="Arcella" w:date="2022-10-17T12:39:00Z">
        <w:r>
          <w:rPr>
            <w:color w:val="1D2228"/>
          </w:rPr>
          <w:t xml:space="preserve">4) </w:t>
        </w:r>
      </w:ins>
      <w:ins w:id="1343" w:author="Arcella" w:date="2022-10-17T12:36:00Z">
        <w:r>
          <w:rPr>
            <w:color w:val="1D2228"/>
          </w:rPr>
          <w:t xml:space="preserve">An almost ubiquitous deficit of juveniles in the upper part of the Inlet due to worse conditions for larvae and juveniles </w:t>
        </w:r>
      </w:ins>
      <w:ins w:id="1344" w:author="Arcella" w:date="2022-10-19T16:49:00Z">
        <w:r>
          <w:rPr>
            <w:color w:val="1D2228"/>
          </w:rPr>
          <w:t xml:space="preserve">associated with </w:t>
        </w:r>
      </w:ins>
      <w:ins w:id="1345" w:author="Arcella" w:date="2022-10-17T12:36:00Z">
        <w:r>
          <w:rPr>
            <w:color w:val="1D2228"/>
          </w:rPr>
          <w:t>strong salinity fluctuations</w:t>
        </w:r>
      </w:ins>
      <w:ins w:id="1346" w:author="Arcella" w:date="2022-10-17T12:40:00Z">
        <w:r>
          <w:rPr>
            <w:color w:val="1D2228"/>
          </w:rPr>
          <w:t xml:space="preserve"> and </w:t>
        </w:r>
      </w:ins>
      <w:ins w:id="1347" w:author="Arcella" w:date="2022-10-17T12:36:00Z">
        <w:r>
          <w:rPr>
            <w:color w:val="1D2228"/>
          </w:rPr>
          <w:t xml:space="preserve">lack of substrate for settling on sandbanks, as well as on the Bed, where </w:t>
        </w:r>
      </w:ins>
      <w:ins w:id="1348" w:author="Arcella" w:date="2022-10-17T12:39:00Z">
        <w:r>
          <w:rPr>
            <w:color w:val="1D2228"/>
          </w:rPr>
          <w:t xml:space="preserve">the </w:t>
        </w:r>
      </w:ins>
      <w:ins w:id="1349" w:author="Arcella" w:date="2022-10-17T12:36:00Z">
        <w:r>
          <w:rPr>
            <w:color w:val="1D2228"/>
          </w:rPr>
          <w:t xml:space="preserve">space is occupied by large mussels. </w:t>
        </w:r>
      </w:ins>
      <w:ins w:id="1350" w:author="Arcella" w:date="2022-10-17T12:40:00Z">
        <w:r>
          <w:rPr>
            <w:color w:val="1D2228"/>
          </w:rPr>
          <w:t>At the same time, t</w:t>
        </w:r>
      </w:ins>
      <w:ins w:id="1351" w:author="Arcella" w:date="2022-10-17T12:36:00Z">
        <w:r>
          <w:rPr>
            <w:color w:val="1D2228"/>
          </w:rPr>
          <w:t xml:space="preserve">he relationship between </w:t>
        </w:r>
      </w:ins>
      <w:ins w:id="1352" w:author="Arcella" w:date="2022-10-17T12:40:00Z">
        <w:r>
          <w:rPr>
            <w:color w:val="1D2228"/>
          </w:rPr>
          <w:t xml:space="preserve">the </w:t>
        </w:r>
      </w:ins>
      <w:ins w:id="1353" w:author="Arcella" w:date="2022-10-17T12:36:00Z">
        <w:r>
          <w:rPr>
            <w:color w:val="1D2228"/>
          </w:rPr>
          <w:t xml:space="preserve">mussel size and </w:t>
        </w:r>
      </w:ins>
      <w:ins w:id="1354" w:author="Arcella" w:date="2022-10-17T12:40:00Z">
        <w:r>
          <w:rPr>
            <w:color w:val="1D2228"/>
          </w:rPr>
          <w:t xml:space="preserve">the </w:t>
        </w:r>
      </w:ins>
      <w:ins w:id="1355" w:author="Arcella" w:date="2022-10-17T12:36:00Z">
        <w:r>
          <w:rPr>
            <w:color w:val="1D2228"/>
          </w:rPr>
          <w:t xml:space="preserve">depth was inverted on transects across the riverine part of the Bed (BS, BN), where </w:t>
        </w:r>
      </w:ins>
      <w:ins w:id="1356" w:author="Arcella" w:date="2022-10-19T16:50:00Z">
        <w:r>
          <w:rPr>
            <w:color w:val="1D2228"/>
          </w:rPr>
          <w:t xml:space="preserve">the </w:t>
        </w:r>
      </w:ins>
      <w:ins w:id="1357" w:author="Arcella" w:date="2022-10-17T12:36:00Z">
        <w:r>
          <w:rPr>
            <w:color w:val="1D2228"/>
          </w:rPr>
          <w:t xml:space="preserve">mussels in scarce settlements on the sandbanks were on average larger than </w:t>
        </w:r>
      </w:ins>
      <w:ins w:id="1358" w:author="Arcella" w:date="2022-10-17T12:41:00Z">
        <w:r>
          <w:rPr>
            <w:color w:val="1D2228"/>
          </w:rPr>
          <w:t xml:space="preserve">those in </w:t>
        </w:r>
      </w:ins>
      <w:ins w:id="1359" w:author="Arcella" w:date="2022-10-17T12:36:00Z">
        <w:r>
          <w:rPr>
            <w:color w:val="1D2228"/>
          </w:rPr>
          <w:t xml:space="preserve">the Bed. </w:t>
        </w:r>
      </w:ins>
      <w:ins w:id="1360" w:author="Arcella" w:date="2022-10-17T12:41:00Z">
        <w:r>
          <w:rPr>
            <w:color w:val="1D2228"/>
          </w:rPr>
          <w:t>T</w:t>
        </w:r>
      </w:ins>
      <w:ins w:id="1361" w:author="Arcella" w:date="2022-10-17T12:36:00Z">
        <w:r>
          <w:rPr>
            <w:color w:val="1D2228"/>
          </w:rPr>
          <w:t>his</w:t>
        </w:r>
      </w:ins>
      <w:ins w:id="1362" w:author="Arcella" w:date="2022-10-17T12:41:00Z">
        <w:r>
          <w:rPr>
            <w:color w:val="1D2228"/>
          </w:rPr>
          <w:t xml:space="preserve"> effect may be explained</w:t>
        </w:r>
      </w:ins>
      <w:ins w:id="1363" w:author="Arcella" w:date="2022-10-17T12:36:00Z">
        <w:r>
          <w:rPr>
            <w:color w:val="1D2228"/>
          </w:rPr>
          <w:t xml:space="preserve"> by the </w:t>
        </w:r>
      </w:ins>
      <w:ins w:id="1364" w:author="Arcella" w:date="2022-10-17T12:41:00Z">
        <w:r>
          <w:rPr>
            <w:color w:val="1D2228"/>
          </w:rPr>
          <w:t xml:space="preserve">fact that a </w:t>
        </w:r>
      </w:ins>
      <w:ins w:id="1365" w:author="Arcella" w:date="2022-10-17T12:36:00Z">
        <w:r>
          <w:rPr>
            <w:color w:val="1D2228"/>
          </w:rPr>
          <w:t xml:space="preserve">high density of mussels </w:t>
        </w:r>
      </w:ins>
      <w:ins w:id="1366" w:author="Arcella" w:date="2022-10-17T12:42:00Z">
        <w:r>
          <w:rPr>
            <w:color w:val="1D2228"/>
          </w:rPr>
          <w:t xml:space="preserve">in </w:t>
        </w:r>
      </w:ins>
      <w:ins w:id="1367" w:author="Arcella" w:date="2022-10-17T12:36:00Z">
        <w:r>
          <w:rPr>
            <w:color w:val="1D2228"/>
          </w:rPr>
          <w:t>the bed limit</w:t>
        </w:r>
      </w:ins>
      <w:ins w:id="1368" w:author="Arcella" w:date="2022-10-17T12:42:00Z">
        <w:r>
          <w:rPr>
            <w:color w:val="1D2228"/>
          </w:rPr>
          <w:t xml:space="preserve">ed </w:t>
        </w:r>
      </w:ins>
      <w:ins w:id="1369" w:author="Arcella" w:date="2022-10-17T12:36:00Z">
        <w:r>
          <w:rPr>
            <w:color w:val="1D2228"/>
          </w:rPr>
          <w:t>their growth</w:t>
        </w:r>
      </w:ins>
      <w:ins w:id="1370" w:author="Arcella" w:date="2022-10-17T12:42:00Z">
        <w:r>
          <w:rPr>
            <w:color w:val="1D2228"/>
          </w:rPr>
          <w:t>.</w:t>
        </w:r>
      </w:ins>
      <w:ins w:id="1371" w:author="Arcella" w:date="2022-10-17T12:41:00Z">
        <w:r>
          <w:rPr>
            <w:color w:val="1D2228"/>
          </w:rPr>
          <w:t xml:space="preserve"> </w:t>
        </w:r>
      </w:ins>
      <w:ins w:id="1372" w:author="Arcella" w:date="2022-10-17T12:42:00Z">
        <w:r>
          <w:rPr>
            <w:color w:val="1D2228"/>
          </w:rPr>
          <w:t xml:space="preserve">This is a </w:t>
        </w:r>
      </w:ins>
      <w:ins w:id="1373" w:author="Arcella" w:date="2022-10-17T12:41:00Z">
        <w:r>
          <w:rPr>
            <w:color w:val="1D2228"/>
          </w:rPr>
          <w:t xml:space="preserve">well-known </w:t>
        </w:r>
      </w:ins>
      <w:ins w:id="1374" w:author="Arcella" w:date="2022-10-17T12:43:00Z">
        <w:r>
          <w:rPr>
            <w:color w:val="1D2228"/>
          </w:rPr>
          <w:t>effect</w:t>
        </w:r>
      </w:ins>
      <w:ins w:id="1375" w:author="Arcella" w:date="2022-10-17T12:42:00Z">
        <w:r>
          <w:rPr>
            <w:color w:val="1D2228"/>
          </w:rPr>
          <w:t>,</w:t>
        </w:r>
      </w:ins>
      <w:ins w:id="1376" w:author="Arcella" w:date="2022-10-17T12:43:00Z">
        <w:r>
          <w:rPr>
            <w:color w:val="1D2228"/>
          </w:rPr>
          <w:t xml:space="preserve"> which, however,</w:t>
        </w:r>
      </w:ins>
      <w:ins w:id="1377" w:author="Arcella" w:date="2022-10-17T12:42:00Z">
        <w:r>
          <w:rPr>
            <w:color w:val="1D2228"/>
          </w:rPr>
          <w:t xml:space="preserve"> </w:t>
        </w:r>
      </w:ins>
      <w:ins w:id="1378" w:author="Arcella" w:date="2022-10-17T12:43:00Z">
        <w:r>
          <w:rPr>
            <w:color w:val="1D2228"/>
          </w:rPr>
          <w:t xml:space="preserve">is </w:t>
        </w:r>
      </w:ins>
      <w:ins w:id="1379" w:author="Arcella" w:date="2022-10-17T12:36:00Z">
        <w:r>
          <w:rPr>
            <w:color w:val="1D2228"/>
          </w:rPr>
          <w:t xml:space="preserve">gradually eliminated as </w:t>
        </w:r>
      </w:ins>
      <w:ins w:id="1380" w:author="Arcella" w:date="2022-10-17T12:43:00Z">
        <w:r>
          <w:rPr>
            <w:color w:val="1D2228"/>
          </w:rPr>
          <w:t xml:space="preserve">ones </w:t>
        </w:r>
      </w:ins>
      <w:ins w:id="1381" w:author="Arcella" w:date="2022-10-17T12:36:00Z">
        <w:r>
          <w:rPr>
            <w:color w:val="1D2228"/>
          </w:rPr>
          <w:t>move</w:t>
        </w:r>
      </w:ins>
      <w:ins w:id="1382" w:author="Arcella" w:date="2022-10-17T12:43:00Z">
        <w:r>
          <w:rPr>
            <w:color w:val="1D2228"/>
          </w:rPr>
          <w:t>s</w:t>
        </w:r>
      </w:ins>
      <w:ins w:id="1383" w:author="Arcella" w:date="2022-10-17T12:36:00Z">
        <w:r>
          <w:rPr>
            <w:color w:val="1D2228"/>
          </w:rPr>
          <w:t xml:space="preserve"> away from the center of the bed</w:t>
        </w:r>
      </w:ins>
      <w:ins w:id="1384" w:author="Arcella" w:date="2022-10-17T12:43:00Z">
        <w:r>
          <w:rPr>
            <w:color w:val="1D2228"/>
          </w:rPr>
          <w:t xml:space="preserve"> to its periphery</w:t>
        </w:r>
      </w:ins>
      <w:ins w:id="1385" w:author="Arcella" w:date="2022-10-17T12:36:00Z">
        <w:r>
          <w:rPr>
            <w:color w:val="1D2228"/>
          </w:rPr>
          <w:t xml:space="preserve"> (cf. Okamura 1986). </w:t>
        </w:r>
      </w:ins>
    </w:p>
    <w:p>
      <w:pPr>
        <w:spacing w:before="240" w:after="240"/>
        <w:rPr>
          <w:color w:val="1D2228"/>
        </w:rPr>
      </w:pPr>
      <w:ins w:id="1386" w:author="Arcella" w:date="2022-10-17T12:36:00Z">
        <w:r>
          <w:rPr>
            <w:color w:val="1D2228"/>
          </w:rPr>
          <w:t>All</w:t>
        </w:r>
      </w:ins>
      <w:ins w:id="1387" w:author="Arcella" w:date="2022-10-17T12:43:00Z">
        <w:r>
          <w:rPr>
            <w:color w:val="1D2228"/>
          </w:rPr>
          <w:t xml:space="preserve"> the </w:t>
        </w:r>
      </w:ins>
      <w:ins w:id="1388" w:author="Arcella" w:date="2022-10-17T12:36:00Z">
        <w:r>
          <w:rPr>
            <w:color w:val="1D2228"/>
          </w:rPr>
          <w:t>patterns</w:t>
        </w:r>
      </w:ins>
      <w:ins w:id="1389" w:author="Arcella" w:date="2022-10-17T12:43:00Z">
        <w:r>
          <w:rPr>
            <w:color w:val="1D2228"/>
          </w:rPr>
          <w:t xml:space="preserve"> mentioned above</w:t>
        </w:r>
      </w:ins>
      <w:ins w:id="1390" w:author="Arcella" w:date="2022-10-17T12:36:00Z">
        <w:r>
          <w:rPr>
            <w:color w:val="1D2228"/>
          </w:rPr>
          <w:t xml:space="preserve"> are trivial</w:t>
        </w:r>
      </w:ins>
      <w:ins w:id="1391" w:author="Arcella" w:date="2022-10-17T12:43:00Z">
        <w:r>
          <w:rPr>
            <w:color w:val="1D2228"/>
          </w:rPr>
          <w:t>,</w:t>
        </w:r>
      </w:ins>
      <w:ins w:id="1392" w:author="Arcella" w:date="2022-10-17T12:44:00Z">
        <w:r>
          <w:rPr>
            <w:color w:val="1D2228"/>
          </w:rPr>
          <w:t xml:space="preserve"> but</w:t>
        </w:r>
      </w:ins>
      <w:ins w:id="1393" w:author="Arcella" w:date="2022-10-17T12:43:00Z">
        <w:r>
          <w:rPr>
            <w:color w:val="1D2228"/>
          </w:rPr>
          <w:t xml:space="preserve"> </w:t>
        </w:r>
      </w:ins>
      <w:ins w:id="1394" w:author="Arcella" w:date="2022-10-17T12:36:00Z">
        <w:r>
          <w:rPr>
            <w:color w:val="1D2228"/>
          </w:rPr>
          <w:t>not always easy to identify</w:t>
        </w:r>
      </w:ins>
      <w:ins w:id="1395" w:author="Arcella" w:date="2022-10-17T12:44:00Z">
        <w:r>
          <w:rPr>
            <w:color w:val="1D2228"/>
          </w:rPr>
          <w:t xml:space="preserve"> in boreal seas because of the confounding </w:t>
        </w:r>
      </w:ins>
      <w:ins w:id="1396" w:author="Arcella" w:date="2022-10-17T12:36:00Z">
        <w:r>
          <w:rPr>
            <w:color w:val="1D2228"/>
          </w:rPr>
          <w:t>pressure of mussel predators (Seed, Suchanek 1992)</w:t>
        </w:r>
      </w:ins>
      <w:ins w:id="1397" w:author="Arcella" w:date="2022-10-17T12:44:00Z">
        <w:r>
          <w:rPr>
            <w:color w:val="1D2228"/>
          </w:rPr>
          <w:t>.</w:t>
        </w:r>
      </w:ins>
      <w:ins w:id="1398" w:author="Arcella" w:date="2022-10-17T12:36:00Z">
        <w:r>
          <w:rPr>
            <w:color w:val="1D2228"/>
          </w:rPr>
          <w:t xml:space="preserve"> </w:t>
        </w:r>
      </w:ins>
      <w:ins w:id="1399" w:author="Arcella" w:date="2022-10-17T12:44:00Z">
        <w:r>
          <w:rPr>
            <w:color w:val="1D2228"/>
          </w:rPr>
          <w:t xml:space="preserve">This pressure </w:t>
        </w:r>
      </w:ins>
      <w:ins w:id="1400" w:author="Arcella" w:date="2022-10-17T12:36:00Z">
        <w:r>
          <w:rPr>
            <w:color w:val="1D2228"/>
          </w:rPr>
          <w:t xml:space="preserve">seems to be weakened in </w:t>
        </w:r>
      </w:ins>
      <w:ins w:id="1401" w:author="Arcella" w:date="2022-10-17T12:44:00Z">
        <w:r>
          <w:rPr>
            <w:color w:val="1D2228"/>
          </w:rPr>
          <w:t xml:space="preserve">the </w:t>
        </w:r>
      </w:ins>
      <w:ins w:id="1402" w:author="Arcella" w:date="2022-10-17T12:36:00Z">
        <w:r>
          <w:rPr>
            <w:color w:val="1D2228"/>
          </w:rPr>
          <w:t>Tyuva</w:t>
        </w:r>
      </w:ins>
      <w:ins w:id="1403" w:author="Arcella" w:date="2022-10-17T12:44:00Z">
        <w:r>
          <w:rPr>
            <w:color w:val="1D2228"/>
          </w:rPr>
          <w:t xml:space="preserve"> Inle</w:t>
        </w:r>
      </w:ins>
      <w:ins w:id="1404" w:author="Arcella" w:date="2022-10-17T12:45:00Z">
        <w:r>
          <w:rPr>
            <w:color w:val="1D2228"/>
          </w:rPr>
          <w:t>t</w:t>
        </w:r>
      </w:ins>
      <w:ins w:id="1405" w:author="Arcella" w:date="2022-10-17T12:48:00Z">
        <w:r>
          <w:rPr>
            <w:color w:val="1D2228"/>
          </w:rPr>
          <w:t>, where</w:t>
        </w:r>
      </w:ins>
      <w:ins w:id="1406" w:author="Arcella" w:date="2022-10-17T12:36:00Z">
        <w:r>
          <w:rPr>
            <w:color w:val="1D2228"/>
          </w:rPr>
          <w:t xml:space="preserve"> </w:t>
        </w:r>
      </w:ins>
      <w:ins w:id="1407" w:author="Arcella" w:date="2022-10-17T12:48:00Z">
        <w:r>
          <w:rPr>
            <w:color w:val="1D2228"/>
          </w:rPr>
          <w:t xml:space="preserve">the </w:t>
        </w:r>
      </w:ins>
      <w:ins w:id="1408" w:author="Arcella" w:date="2022-10-17T12:45:00Z">
        <w:r>
          <w:rPr>
            <w:color w:val="1D2228"/>
          </w:rPr>
          <w:t xml:space="preserve">only major </w:t>
        </w:r>
      </w:ins>
      <w:ins w:id="1409" w:author="Arcella" w:date="2022-10-17T12:36:00Z">
        <w:r>
          <w:rPr>
            <w:color w:val="1D2228"/>
          </w:rPr>
          <w:t>enem</w:t>
        </w:r>
      </w:ins>
      <w:ins w:id="1410" w:author="Arcella" w:date="2022-10-17T12:45:00Z">
        <w:r>
          <w:rPr>
            <w:color w:val="1D2228"/>
          </w:rPr>
          <w:t xml:space="preserve">y </w:t>
        </w:r>
      </w:ins>
      <w:ins w:id="1411" w:author="Arcella" w:date="2022-10-17T12:36:00Z">
        <w:r>
          <w:rPr>
            <w:color w:val="1D2228"/>
          </w:rPr>
          <w:t>of mussels</w:t>
        </w:r>
      </w:ins>
      <w:ins w:id="1412" w:author="Arcella" w:date="2022-10-17T12:45:00Z">
        <w:r>
          <w:rPr>
            <w:color w:val="1D2228"/>
          </w:rPr>
          <w:t xml:space="preserve"> are </w:t>
        </w:r>
      </w:ins>
      <w:ins w:id="1413" w:author="Arcella" w:date="2022-10-17T12:36:00Z">
        <w:r>
          <w:rPr>
            <w:color w:val="1D2228"/>
          </w:rPr>
          <w:t>common eiders</w:t>
        </w:r>
      </w:ins>
      <w:ins w:id="1414" w:author="Arcella" w:date="2022-10-17T12:47:00Z">
        <w:r>
          <w:rPr>
            <w:color w:val="1D2228"/>
          </w:rPr>
          <w:t xml:space="preserve"> </w:t>
        </w:r>
      </w:ins>
      <w:ins w:id="1415" w:author="Arcella" w:date="2022-10-17T12:36:00Z">
        <w:r>
          <w:rPr>
            <w:color w:val="1D2228"/>
          </w:rPr>
          <w:t xml:space="preserve">(Krasnov, Goryaev 2013). </w:t>
        </w:r>
      </w:ins>
      <w:ins w:id="1416" w:author="Arcella" w:date="2022-10-17T12:48:00Z">
        <w:r>
          <w:rPr>
            <w:color w:val="1D2228"/>
          </w:rPr>
          <w:t>There are no l</w:t>
        </w:r>
      </w:ins>
      <w:ins w:id="1417" w:author="Arcella" w:date="2022-10-17T12:36:00Z">
        <w:r>
          <w:rPr>
            <w:color w:val="1D2228"/>
          </w:rPr>
          <w:t>ittoral crabs</w:t>
        </w:r>
      </w:ins>
      <w:ins w:id="1418" w:author="Arcella" w:date="2022-10-17T12:48:00Z">
        <w:r>
          <w:rPr>
            <w:color w:val="1D2228"/>
          </w:rPr>
          <w:t xml:space="preserve"> </w:t>
        </w:r>
      </w:ins>
      <w:ins w:id="1419" w:author="Arcella" w:date="2022-10-17T12:36:00Z">
        <w:r>
          <w:rPr>
            <w:color w:val="1D2228"/>
          </w:rPr>
          <w:t xml:space="preserve">in </w:t>
        </w:r>
      </w:ins>
      <w:ins w:id="1420" w:author="Arcella" w:date="2022-10-17T12:48:00Z">
        <w:r>
          <w:rPr>
            <w:color w:val="1D2228"/>
          </w:rPr>
          <w:t xml:space="preserve">the </w:t>
        </w:r>
      </w:ins>
      <w:ins w:id="1421" w:author="Arcella" w:date="2022-10-17T12:36:00Z">
        <w:r>
          <w:rPr>
            <w:color w:val="1D2228"/>
          </w:rPr>
          <w:t xml:space="preserve">Murman waters (Zatsepin 1948 </w:t>
        </w:r>
      </w:ins>
      <w:ins w:id="1422" w:author="Arcella" w:date="2022-10-17T12:36:00Z">
        <w:r>
          <w:rPr>
            <w:color w:val="1D2228"/>
            <w:highlight w:val="yellow"/>
          </w:rPr>
          <w:t>и ссылку посвежее надо</w:t>
        </w:r>
      </w:ins>
      <w:ins w:id="1423" w:author="Arcella" w:date="2022-10-17T12:36:00Z">
        <w:r>
          <w:rPr>
            <w:color w:val="1D2228"/>
          </w:rPr>
          <w:t>). Starfish, dog</w:t>
        </w:r>
      </w:ins>
      <w:ins w:id="1424" w:author="Arcella" w:date="2022-10-17T12:48:00Z">
        <w:r>
          <w:rPr>
            <w:color w:val="1D2228"/>
          </w:rPr>
          <w:t xml:space="preserve"> </w:t>
        </w:r>
      </w:ins>
      <w:ins w:id="1425" w:author="Arcella" w:date="2022-10-17T12:36:00Z">
        <w:r>
          <w:rPr>
            <w:color w:val="1D2228"/>
          </w:rPr>
          <w:t xml:space="preserve">whelks and sand shrimps </w:t>
        </w:r>
      </w:ins>
      <w:ins w:id="1426" w:author="Arcella" w:date="2022-10-17T12:49:00Z">
        <w:r>
          <w:rPr>
            <w:color w:val="1D2228"/>
          </w:rPr>
          <w:t xml:space="preserve">occur </w:t>
        </w:r>
      </w:ins>
      <w:ins w:id="1427" w:author="Arcella" w:date="2022-10-17T12:36:00Z">
        <w:r>
          <w:rPr>
            <w:color w:val="1D2228"/>
          </w:rPr>
          <w:t xml:space="preserve">in the region but we did not encounter any of them in </w:t>
        </w:r>
      </w:ins>
      <w:ins w:id="1428" w:author="Arcella" w:date="2022-10-17T12:48:00Z">
        <w:r>
          <w:rPr>
            <w:color w:val="1D2228"/>
          </w:rPr>
          <w:t xml:space="preserve">the </w:t>
        </w:r>
      </w:ins>
      <w:ins w:id="1429" w:author="Arcella" w:date="2022-10-17T12:36:00Z">
        <w:r>
          <w:rPr>
            <w:color w:val="1D2228"/>
          </w:rPr>
          <w:t xml:space="preserve">Tyuva. Finally, </w:t>
        </w:r>
      </w:ins>
      <w:ins w:id="1430" w:author="Arcella" w:date="2022-10-17T12:49:00Z">
        <w:r>
          <w:rPr>
            <w:color w:val="1D2228"/>
          </w:rPr>
          <w:t xml:space="preserve">the </w:t>
        </w:r>
      </w:ins>
      <w:ins w:id="1431" w:author="Arcella" w:date="2022-10-17T12:36:00Z">
        <w:r>
          <w:rPr>
            <w:color w:val="1D2228"/>
          </w:rPr>
          <w:t>mussels</w:t>
        </w:r>
      </w:ins>
      <w:ins w:id="1432" w:author="Arcella" w:date="2022-10-17T12:49:00Z">
        <w:r>
          <w:rPr>
            <w:color w:val="1D2228"/>
          </w:rPr>
          <w:t xml:space="preserve"> in the Tyuva</w:t>
        </w:r>
      </w:ins>
      <w:ins w:id="1433" w:author="Arcella" w:date="2022-10-17T12:36:00Z">
        <w:r>
          <w:rPr>
            <w:color w:val="1D2228"/>
          </w:rPr>
          <w:t xml:space="preserve"> are not harvested by humans. </w:t>
        </w:r>
      </w:ins>
    </w:p>
    <w:p>
      <w:pPr>
        <w:spacing w:before="240" w:after="240"/>
        <w:rPr>
          <w:ins w:id="1434" w:author="Arcella" w:date="2022-10-19T16:53:00Z"/>
          <w:color w:val="1D2228"/>
          <w:lang w:val="ru-RU"/>
        </w:rPr>
      </w:pPr>
      <w:del w:id="1435" w:author="Arcella" w:date="2022-10-19T16:53:00Z">
        <w:bookmarkStart w:id="51" w:name="_heading=h.a8oa56nn2d1n" w:colFirst="0" w:colLast="0"/>
        <w:bookmarkEnd w:id="51"/>
        <w:r>
          <w:rPr>
            <w:color w:val="1D2228"/>
          </w:rPr>
          <w:delText xml:space="preserve">The patterns we observed in Tyuva littoral generally match the descriptions of the 1920-1930s (GZU, Zatsepin 1948, SFig.1), so one would think that nothing has changed for the Barents Sea littoral mussels for a hundred years. The same cannot be said, however, for sublittoral mussels. In kelp forests we found quite numerous populations of fast-growing mussels. Such populations have not been noted in the 20th century. In particular they have not been noted in the sublittoral studies of commercial bivalves of PINRO in the 1960-1980s (Romanova 1969; Antipova et al. 1984) in Tyuva and other inlets where we have observed them. Nor were they noted in studies of kelp communities in the adjacent to Tyuva areas of the Kola Bay in the beginning of the century (Derjugin 1914; </w:delText>
        </w:r>
      </w:del>
      <w:customXmlDelRangeStart w:id="1437" w:author="Arcella" w:date="2022-10-19T16:53:00Z"/>
      <w:sdt>
        <w:sdtPr>
          <w:rPr/>
          <w:tag w:val="goog_rdk_23"/>
          <w:id w:val="1523517433"/>
        </w:sdtPr>
        <w:sdtEndPr>
          <w:rPr/>
        </w:sdtEndPr>
        <w:sdtContent>
          <w:customXmlDelRangeEnd w:id="1437"/>
          <w:commentRangeStart w:id="72"/>
          <w:customXmlDelRangeStart w:id="1440" w:author="Arcella" w:date="2022-10-19T16:53:00Z"/>
        </w:sdtContent>
      </w:sdt>
      <w:customXmlDelRangeEnd w:id="1440"/>
      <w:del w:id="1441" w:author="Arcella" w:date="2022-10-19T16:53:00Z">
        <w:r>
          <w:rPr>
            <w:color w:val="1D2228"/>
          </w:rPr>
          <w:delText>Guryanova 1924</w:delText>
        </w:r>
        <w:commentRangeEnd w:id="72"/>
      </w:del>
      <w:del w:id="1442" w:author="Arcella" w:date="2022-10-19T16:53:00Z">
        <w:r>
          <w:rPr/>
          <w:commentReference w:id="72"/>
        </w:r>
      </w:del>
      <w:del w:id="1443" w:author="Arcella" w:date="2022-10-19T16:53:00Z">
        <w:r>
          <w:rPr>
            <w:color w:val="1D2228"/>
          </w:rPr>
          <w:delText xml:space="preserve">). Notably, in a recent study of kelp communities of the same area, mussels were noted as an important component (Pavlova et al. </w:delText>
        </w:r>
        <w:commentRangeStart w:id="73"/>
        <w:r>
          <w:rPr>
            <w:color w:val="1D2228"/>
          </w:rPr>
          <w:delText>2018</w:delText>
        </w:r>
        <w:commentRangeEnd w:id="73"/>
      </w:del>
      <w:del w:id="1444" w:author="Arcella" w:date="2022-10-19T16:53:00Z">
        <w:r>
          <w:rPr>
            <w:rStyle w:val="10"/>
          </w:rPr>
          <w:commentReference w:id="73"/>
        </w:r>
      </w:del>
      <w:del w:id="1445" w:author="Arcella" w:date="2022-10-19T16:53:00Z">
        <w:r>
          <w:rPr>
            <w:color w:val="1D2228"/>
          </w:rPr>
          <w:delText xml:space="preserve">). One gets the impression that the mussels have only inhabited the kelp forests in recent decades. Populations in kelp forests seem to be characteristic of Arctic mussels, for which the littoral is poorly accessible due to small celestial tides, abrasion action of ice and extreme winter temperatures (Feder et al. 2003, Leopold et al. 2019, Sukhotin et al. 2008). They were also described in more temperate seas (e.g. British Isles, </w:delText>
        </w:r>
      </w:del>
      <w:customXmlDelRangeStart w:id="1447" w:author="Arcella" w:date="2022-10-19T16:53:00Z"/>
      <w:sdt>
        <w:sdtPr>
          <w:rPr/>
          <w:tag w:val="goog_rdk_24"/>
          <w:id w:val="-1598475950"/>
        </w:sdtPr>
        <w:sdtEndPr>
          <w:rPr/>
        </w:sdtEndPr>
        <w:sdtContent>
          <w:customXmlDelRangeEnd w:id="1447"/>
          <w:commentRangeStart w:id="74"/>
          <w:customXmlDelRangeStart w:id="1450" w:author="Arcella" w:date="2022-10-19T16:53:00Z"/>
        </w:sdtContent>
      </w:sdt>
      <w:customXmlDelRangeEnd w:id="1450"/>
      <w:del w:id="1451" w:author="Arcella" w:date="2022-10-19T16:53:00Z">
        <w:r>
          <w:rPr>
            <w:color w:val="1D2228"/>
          </w:rPr>
          <w:delText>Connor</w:delText>
        </w:r>
        <w:commentRangeEnd w:id="74"/>
      </w:del>
      <w:del w:id="1452" w:author="Arcella" w:date="2022-10-19T16:53:00Z">
        <w:r>
          <w:rPr/>
          <w:commentReference w:id="74"/>
        </w:r>
      </w:del>
      <w:del w:id="1453" w:author="Arcella" w:date="2022-10-19T16:53:00Z">
        <w:r>
          <w:rPr>
            <w:color w:val="1D2228"/>
          </w:rPr>
          <w:delText xml:space="preserve"> 1997, Gulf of St. Lawrence, Bégin et al. </w:delText>
        </w:r>
      </w:del>
      <w:customXmlDelRangeStart w:id="1455" w:author="Arcella" w:date="2022-10-19T16:53:00Z"/>
      <w:sdt>
        <w:sdtPr>
          <w:rPr/>
          <w:tag w:val="goog_rdk_25"/>
          <w:id w:val="-2093621109"/>
        </w:sdtPr>
        <w:sdtEndPr>
          <w:rPr/>
        </w:sdtEndPr>
        <w:sdtContent>
          <w:customXmlDelRangeEnd w:id="1455"/>
          <w:commentRangeStart w:id="75"/>
          <w:customXmlDelRangeStart w:id="1458" w:author="Arcella" w:date="2022-10-19T16:53:00Z"/>
        </w:sdtContent>
      </w:sdt>
      <w:customXmlDelRangeEnd w:id="1458"/>
      <w:del w:id="1459" w:author="Arcella" w:date="2022-10-19T16:53:00Z">
        <w:r>
          <w:rPr>
            <w:color w:val="1D2228"/>
          </w:rPr>
          <w:delText>2004</w:delText>
        </w:r>
        <w:commentRangeEnd w:id="75"/>
      </w:del>
      <w:del w:id="1460" w:author="Arcella" w:date="2022-10-19T16:53:00Z">
        <w:r>
          <w:rPr/>
          <w:commentReference w:id="75"/>
        </w:r>
      </w:del>
      <w:del w:id="1461" w:author="Arcella" w:date="2022-10-19T16:53:00Z">
        <w:r>
          <w:rPr>
            <w:color w:val="1D2228"/>
          </w:rPr>
          <w:delText xml:space="preserve">, Aleutian </w:delText>
        </w:r>
      </w:del>
      <w:customXmlDelRangeStart w:id="1463" w:author="Arcella" w:date="2022-10-19T16:53:00Z"/>
      <w:sdt>
        <w:sdtPr>
          <w:rPr/>
          <w:tag w:val="goog_rdk_26"/>
          <w:id w:val="421527526"/>
        </w:sdtPr>
        <w:sdtEndPr>
          <w:rPr/>
        </w:sdtEndPr>
        <w:sdtContent>
          <w:customXmlDelRangeEnd w:id="1463"/>
          <w:commentRangeStart w:id="76"/>
          <w:customXmlDelRangeStart w:id="1466" w:author="Arcella" w:date="2022-10-19T16:53:00Z"/>
        </w:sdtContent>
      </w:sdt>
      <w:customXmlDelRangeEnd w:id="1466"/>
      <w:del w:id="1467" w:author="Arcella" w:date="2022-10-19T16:53:00Z">
        <w:r>
          <w:rPr>
            <w:color w:val="1D2228"/>
          </w:rPr>
          <w:delText>Isles</w:delText>
        </w:r>
        <w:commentRangeEnd w:id="76"/>
      </w:del>
      <w:del w:id="1468" w:author="Arcella" w:date="2022-10-19T16:53:00Z">
        <w:r>
          <w:rPr/>
          <w:commentReference w:id="76"/>
        </w:r>
      </w:del>
      <w:del w:id="1469" w:author="Arcella" w:date="2022-10-19T16:53:00Z">
        <w:r>
          <w:rPr>
            <w:color w:val="1D2228"/>
          </w:rPr>
          <w:delText xml:space="preserve">, Stewart, Konar 2012). It is debatable whether kelp forests are suboptimal habitats for mussels, which they colonize when other habitats are scarce. It has been experimentally proved that, if there is an alternative, larvae of the White Sea mussels avoid settling on or near kelps, probably due to the repellents released by the algae (Dobretsov, 1999; Dobretsov, </w:delText>
        </w:r>
      </w:del>
      <w:customXmlDelRangeStart w:id="1471" w:author="Arcella" w:date="2022-10-19T16:53:00Z"/>
      <w:sdt>
        <w:sdtPr>
          <w:rPr/>
          <w:tag w:val="goog_rdk_27"/>
          <w:id w:val="594290618"/>
        </w:sdtPr>
        <w:sdtEndPr>
          <w:rPr/>
        </w:sdtEndPr>
        <w:sdtContent>
          <w:customXmlDelRangeEnd w:id="1471"/>
          <w:commentRangeStart w:id="77"/>
          <w:customXmlDelRangeStart w:id="1474" w:author="Arcella" w:date="2022-10-19T16:53:00Z"/>
        </w:sdtContent>
      </w:sdt>
      <w:customXmlDelRangeEnd w:id="1474"/>
      <w:del w:id="1475" w:author="Arcella" w:date="2022-10-19T16:53:00Z">
        <w:r>
          <w:rPr>
            <w:color w:val="1D2228"/>
          </w:rPr>
          <w:delText>Wahl</w:delText>
        </w:r>
        <w:commentRangeEnd w:id="77"/>
      </w:del>
      <w:del w:id="1476" w:author="Arcella" w:date="2022-10-19T16:53:00Z">
        <w:r>
          <w:rPr/>
          <w:commentReference w:id="77"/>
        </w:r>
      </w:del>
      <w:del w:id="1477" w:author="Arcella" w:date="2022-10-19T16:53:00Z">
        <w:r>
          <w:rPr>
            <w:color w:val="1D2228"/>
          </w:rPr>
          <w:delText xml:space="preserve"> 2001). Indeed, in the White Sea mussels are rarely found in kelps (</w:delText>
        </w:r>
      </w:del>
      <w:customXmlDelRangeStart w:id="1479" w:author="Arcella" w:date="2022-10-19T16:53:00Z"/>
      <w:sdt>
        <w:sdtPr>
          <w:rPr/>
          <w:tag w:val="goog_rdk_28"/>
          <w:id w:val="910737324"/>
        </w:sdtPr>
        <w:sdtEndPr>
          <w:rPr/>
        </w:sdtEndPr>
        <w:sdtContent>
          <w:customXmlDelRangeEnd w:id="1479"/>
          <w:customXmlDelRangeStart w:id="1482" w:author="Arcella" w:date="2022-10-19T16:53:00Z"/>
        </w:sdtContent>
      </w:sdt>
      <w:customXmlDelRangeEnd w:id="1482"/>
      <w:del w:id="1483" w:author="Arcella" w:date="2022-10-19T16:53:00Z">
        <w:r>
          <w:rPr>
            <w:color w:val="1D2228"/>
          </w:rPr>
          <w:delText>Plotkin et al., 2005). On the other hand, in the Gulf of St. Lawrence, the kelp canopy has been shown to promote successful mussel recruitment (Bégin et al. 2004). We will return to this intrigue of the long-term dynamics of Murman mussels - their seeming absence in the kelp forests in the 1920s-1970s and their appearance there in the 21st century - below.</w:delText>
        </w:r>
      </w:del>
    </w:p>
    <w:p>
      <w:pPr>
        <w:spacing w:before="240" w:after="240"/>
        <w:rPr>
          <w:ins w:id="1484" w:author="Arcella" w:date="2022-10-17T14:19:00Z"/>
          <w:color w:val="1D2228"/>
        </w:rPr>
      </w:pPr>
      <w:ins w:id="1485" w:author="Arcella" w:date="2022-10-17T12:51:00Z">
        <w:r>
          <w:rPr>
            <w:color w:val="1D2228"/>
          </w:rPr>
          <w:t>The</w:t>
        </w:r>
      </w:ins>
      <w:ins w:id="1486" w:author="Arcella" w:date="2022-10-17T13:00:00Z">
        <w:r>
          <w:rPr>
            <w:color w:val="1D2228"/>
          </w:rPr>
          <w:t xml:space="preserve"> spatial</w:t>
        </w:r>
      </w:ins>
      <w:ins w:id="1487" w:author="Arcella" w:date="2022-10-17T12:51:00Z">
        <w:r>
          <w:rPr>
            <w:color w:val="1D2228"/>
          </w:rPr>
          <w:t xml:space="preserve"> patterns </w:t>
        </w:r>
      </w:ins>
      <w:ins w:id="1488" w:author="Arcella" w:date="2022-10-17T13:00:00Z">
        <w:r>
          <w:rPr>
            <w:color w:val="1D2228"/>
          </w:rPr>
          <w:t xml:space="preserve">identified </w:t>
        </w:r>
      </w:ins>
      <w:ins w:id="1489" w:author="Arcella" w:date="2022-10-17T12:51:00Z">
        <w:r>
          <w:rPr>
            <w:color w:val="1D2228"/>
          </w:rPr>
          <w:t>in the</w:t>
        </w:r>
      </w:ins>
      <w:ins w:id="1490" w:author="Arcella" w:date="2022-10-17T13:00:00Z">
        <w:r>
          <w:rPr>
            <w:color w:val="1D2228"/>
          </w:rPr>
          <w:t xml:space="preserve"> littoral</w:t>
        </w:r>
      </w:ins>
      <w:ins w:id="1491" w:author="Arcella" w:date="2022-10-17T12:51:00Z">
        <w:r>
          <w:rPr>
            <w:color w:val="1D2228"/>
          </w:rPr>
          <w:t xml:space="preserve"> </w:t>
        </w:r>
      </w:ins>
      <w:ins w:id="1492" w:author="Arcella" w:date="2022-10-17T13:00:00Z">
        <w:r>
          <w:rPr>
            <w:color w:val="1D2228"/>
          </w:rPr>
          <w:t xml:space="preserve">of the </w:t>
        </w:r>
      </w:ins>
      <w:ins w:id="1493" w:author="Arcella" w:date="2022-10-17T12:51:00Z">
        <w:r>
          <w:rPr>
            <w:color w:val="1D2228"/>
          </w:rPr>
          <w:t xml:space="preserve">Tyuva </w:t>
        </w:r>
      </w:ins>
      <w:ins w:id="1494" w:author="Arcella" w:date="2022-10-17T13:00:00Z">
        <w:r>
          <w:rPr>
            <w:color w:val="1D2228"/>
          </w:rPr>
          <w:t>Inlet</w:t>
        </w:r>
      </w:ins>
      <w:ins w:id="1495" w:author="Arcella" w:date="2022-10-17T13:02:00Z">
        <w:r>
          <w:rPr>
            <w:color w:val="1D2228"/>
          </w:rPr>
          <w:t xml:space="preserve"> in our study</w:t>
        </w:r>
      </w:ins>
      <w:ins w:id="1496" w:author="Arcella" w:date="2022-10-17T13:00:00Z">
        <w:r>
          <w:rPr>
            <w:color w:val="1D2228"/>
          </w:rPr>
          <w:t xml:space="preserve"> </w:t>
        </w:r>
      </w:ins>
      <w:ins w:id="1497" w:author="Arcella" w:date="2022-10-17T12:51:00Z">
        <w:r>
          <w:rPr>
            <w:color w:val="1D2228"/>
          </w:rPr>
          <w:t xml:space="preserve">generally match </w:t>
        </w:r>
      </w:ins>
      <w:ins w:id="1498" w:author="Arcella" w:date="2022-10-17T13:00:00Z">
        <w:r>
          <w:rPr>
            <w:color w:val="1D2228"/>
          </w:rPr>
          <w:t xml:space="preserve">those recorded </w:t>
        </w:r>
      </w:ins>
      <w:ins w:id="1499" w:author="Arcella" w:date="2022-10-17T12:51:00Z">
        <w:r>
          <w:rPr>
            <w:color w:val="1D2228"/>
          </w:rPr>
          <w:t>the 1920-1930s (GZU, Zatsepin 1948, SFig.1)</w:t>
        </w:r>
      </w:ins>
      <w:ins w:id="1500" w:author="Arcella" w:date="2022-10-17T13:00:00Z">
        <w:r>
          <w:rPr>
            <w:color w:val="1D2228"/>
          </w:rPr>
          <w:t>.</w:t>
        </w:r>
      </w:ins>
      <w:ins w:id="1501" w:author="Arcella" w:date="2022-10-17T12:51:00Z">
        <w:r>
          <w:rPr>
            <w:color w:val="1D2228"/>
          </w:rPr>
          <w:t xml:space="preserve"> </w:t>
        </w:r>
      </w:ins>
      <w:ins w:id="1502" w:author="Arcella" w:date="2022-10-17T13:06:00Z">
        <w:r>
          <w:rPr>
            <w:color w:val="1D2228"/>
          </w:rPr>
          <w:t xml:space="preserve">It is as if </w:t>
        </w:r>
      </w:ins>
      <w:ins w:id="1503" w:author="Arcella" w:date="2022-10-17T13:05:00Z">
        <w:r>
          <w:rPr>
            <w:color w:val="1D2228"/>
          </w:rPr>
          <w:t xml:space="preserve">time stood still </w:t>
        </w:r>
      </w:ins>
      <w:ins w:id="1504" w:author="Arcella" w:date="2022-10-17T13:06:00Z">
        <w:r>
          <w:rPr>
            <w:color w:val="1D2228"/>
          </w:rPr>
          <w:t>for mussels in the Barents Sea littoral for a hundred years</w:t>
        </w:r>
      </w:ins>
      <w:ins w:id="1505" w:author="Arcella" w:date="2022-10-17T12:51:00Z">
        <w:r>
          <w:rPr>
            <w:color w:val="1D2228"/>
          </w:rPr>
          <w:t xml:space="preserve">. </w:t>
        </w:r>
      </w:ins>
      <w:ins w:id="1506" w:author="Arcella" w:date="2022-10-17T13:06:00Z">
        <w:r>
          <w:rPr>
            <w:color w:val="1D2228"/>
          </w:rPr>
          <w:t>However, t</w:t>
        </w:r>
      </w:ins>
      <w:ins w:id="1507" w:author="Arcella" w:date="2022-10-17T13:05:00Z">
        <w:r>
          <w:rPr>
            <w:color w:val="1D2228"/>
          </w:rPr>
          <w:t>his was definitely not so</w:t>
        </w:r>
      </w:ins>
      <w:ins w:id="1508" w:author="Arcella" w:date="2022-10-17T13:03:00Z">
        <w:r>
          <w:rPr>
            <w:color w:val="1D2228"/>
          </w:rPr>
          <w:t xml:space="preserve"> </w:t>
        </w:r>
      </w:ins>
      <w:ins w:id="1509" w:author="Arcella" w:date="2022-10-17T13:05:00Z">
        <w:r>
          <w:rPr>
            <w:color w:val="1D2228"/>
          </w:rPr>
          <w:t xml:space="preserve">in </w:t>
        </w:r>
      </w:ins>
      <w:ins w:id="1510" w:author="Arcella" w:date="2022-10-17T13:03:00Z">
        <w:r>
          <w:rPr>
            <w:color w:val="1D2228"/>
          </w:rPr>
          <w:t xml:space="preserve">the </w:t>
        </w:r>
      </w:ins>
      <w:ins w:id="1511" w:author="Arcella" w:date="2022-10-17T12:51:00Z">
        <w:r>
          <w:rPr>
            <w:color w:val="1D2228"/>
          </w:rPr>
          <w:t xml:space="preserve">sublittoral. </w:t>
        </w:r>
      </w:ins>
      <w:ins w:id="1512" w:author="Arcella" w:date="2022-10-17T13:06:00Z">
        <w:r>
          <w:rPr>
            <w:color w:val="1D2228"/>
          </w:rPr>
          <w:t>W</w:t>
        </w:r>
      </w:ins>
      <w:ins w:id="1513" w:author="Arcella" w:date="2022-10-17T12:51:00Z">
        <w:r>
          <w:rPr>
            <w:color w:val="1D2228"/>
          </w:rPr>
          <w:t xml:space="preserve">e found </w:t>
        </w:r>
      </w:ins>
      <w:ins w:id="1514" w:author="Arcella" w:date="2022-10-17T13:06:00Z">
        <w:r>
          <w:rPr>
            <w:color w:val="1D2228"/>
          </w:rPr>
          <w:t xml:space="preserve">fairly </w:t>
        </w:r>
      </w:ins>
      <w:ins w:id="1515" w:author="Arcella" w:date="2022-10-17T12:51:00Z">
        <w:r>
          <w:rPr>
            <w:color w:val="1D2228"/>
          </w:rPr>
          <w:t>numerous populations of fast-growing mussels</w:t>
        </w:r>
      </w:ins>
      <w:ins w:id="1516" w:author="Arcella" w:date="2022-10-17T13:07:00Z">
        <w:r>
          <w:rPr>
            <w:color w:val="1D2228"/>
          </w:rPr>
          <w:t xml:space="preserve"> in kelp forests</w:t>
        </w:r>
      </w:ins>
      <w:ins w:id="1517" w:author="Arcella" w:date="2022-10-17T12:51:00Z">
        <w:r>
          <w:rPr>
            <w:color w:val="1D2228"/>
          </w:rPr>
          <w:t xml:space="preserve">. </w:t>
        </w:r>
      </w:ins>
      <w:ins w:id="1518" w:author="Arcella" w:date="2022-10-17T13:07:00Z">
        <w:r>
          <w:rPr>
            <w:color w:val="1D2228"/>
          </w:rPr>
          <w:t>No s</w:t>
        </w:r>
      </w:ins>
      <w:ins w:id="1519" w:author="Arcella" w:date="2022-10-17T12:51:00Z">
        <w:r>
          <w:rPr>
            <w:color w:val="1D2228"/>
          </w:rPr>
          <w:t>uch populations have been noted in the 20th century. In particular</w:t>
        </w:r>
      </w:ins>
      <w:ins w:id="1520" w:author="Arcella" w:date="2022-10-17T13:07:00Z">
        <w:r>
          <w:rPr>
            <w:color w:val="1D2228"/>
          </w:rPr>
          <w:t>,</w:t>
        </w:r>
      </w:ins>
      <w:ins w:id="1521" w:author="Arcella" w:date="2022-10-17T12:51:00Z">
        <w:r>
          <w:rPr>
            <w:color w:val="1D2228"/>
          </w:rPr>
          <w:t xml:space="preserve"> they have not been </w:t>
        </w:r>
      </w:ins>
      <w:ins w:id="1522" w:author="Arcella" w:date="2022-10-17T13:07:00Z">
        <w:r>
          <w:rPr>
            <w:color w:val="1D2228"/>
          </w:rPr>
          <w:t xml:space="preserve">recorded </w:t>
        </w:r>
      </w:ins>
      <w:ins w:id="1523" w:author="Arcella" w:date="2022-10-17T12:51:00Z">
        <w:r>
          <w:rPr>
            <w:color w:val="1D2228"/>
          </w:rPr>
          <w:t>in the sublittoral studies of commercial bivalves of PINRO in the 1960-1980s (Romanova 1969; Antipova et al. 1984)</w:t>
        </w:r>
      </w:ins>
      <w:ins w:id="1524" w:author="Arcella" w:date="2022-10-17T13:07:00Z">
        <w:r>
          <w:rPr>
            <w:color w:val="1D2228"/>
          </w:rPr>
          <w:t xml:space="preserve"> either</w:t>
        </w:r>
      </w:ins>
      <w:ins w:id="1525" w:author="Arcella" w:date="2022-10-17T12:51:00Z">
        <w:r>
          <w:rPr>
            <w:color w:val="1D2228"/>
          </w:rPr>
          <w:t xml:space="preserve"> in</w:t>
        </w:r>
      </w:ins>
      <w:ins w:id="1526" w:author="Arcella" w:date="2022-10-17T13:07:00Z">
        <w:r>
          <w:rPr>
            <w:color w:val="1D2228"/>
          </w:rPr>
          <w:t xml:space="preserve"> the</w:t>
        </w:r>
      </w:ins>
      <w:ins w:id="1527" w:author="Arcella" w:date="2022-10-17T12:51:00Z">
        <w:r>
          <w:rPr>
            <w:color w:val="1D2228"/>
          </w:rPr>
          <w:t xml:space="preserve"> Tyuva </w:t>
        </w:r>
      </w:ins>
      <w:ins w:id="1528" w:author="Arcella" w:date="2022-10-17T13:07:00Z">
        <w:r>
          <w:rPr>
            <w:color w:val="1D2228"/>
          </w:rPr>
          <w:t xml:space="preserve">or in any </w:t>
        </w:r>
      </w:ins>
      <w:ins w:id="1529" w:author="Arcella" w:date="2022-10-17T12:51:00Z">
        <w:r>
          <w:rPr>
            <w:color w:val="1D2228"/>
          </w:rPr>
          <w:t>other inlets where we observed them</w:t>
        </w:r>
      </w:ins>
      <w:ins w:id="1530" w:author="Arcella" w:date="2022-10-17T13:07:00Z">
        <w:r>
          <w:rPr>
            <w:color w:val="1D2228"/>
          </w:rPr>
          <w:t xml:space="preserve"> </w:t>
        </w:r>
      </w:ins>
      <w:ins w:id="1531" w:author="Arcella" w:date="2022-10-17T13:07:00Z">
        <w:r>
          <w:rPr>
            <w:color w:val="1D2228"/>
            <w:highlight w:val="magenta"/>
          </w:rPr>
          <w:t>in our study</w:t>
        </w:r>
      </w:ins>
      <w:ins w:id="1532" w:author="Arcella" w:date="2022-10-17T12:51:00Z">
        <w:r>
          <w:rPr>
            <w:color w:val="1D2228"/>
          </w:rPr>
          <w:t>. No</w:t>
        </w:r>
      </w:ins>
      <w:ins w:id="1533" w:author="Arcella" w:date="2022-10-17T13:10:00Z">
        <w:r>
          <w:rPr>
            <w:color w:val="1D2228"/>
          </w:rPr>
          <w:t xml:space="preserve"> mussel populations are mentioned </w:t>
        </w:r>
      </w:ins>
      <w:ins w:id="1534" w:author="Arcella" w:date="2022-10-17T12:51:00Z">
        <w:r>
          <w:rPr>
            <w:color w:val="1D2228"/>
          </w:rPr>
          <w:t xml:space="preserve">in studies of </w:t>
        </w:r>
      </w:ins>
      <w:ins w:id="1535" w:author="Arcella" w:date="2022-10-17T13:09:00Z">
        <w:r>
          <w:rPr>
            <w:color w:val="1D2228"/>
          </w:rPr>
          <w:t xml:space="preserve">the </w:t>
        </w:r>
      </w:ins>
      <w:ins w:id="1536" w:author="Arcella" w:date="2022-10-17T12:51:00Z">
        <w:r>
          <w:rPr>
            <w:color w:val="1D2228"/>
          </w:rPr>
          <w:t xml:space="preserve">kelp communities in the areas of the Kola Bay </w:t>
        </w:r>
      </w:ins>
      <w:ins w:id="1537" w:author="Arcella" w:date="2022-10-17T13:09:00Z">
        <w:r>
          <w:rPr>
            <w:color w:val="1D2228"/>
          </w:rPr>
          <w:t xml:space="preserve">adjacent to the Tyuva </w:t>
        </w:r>
      </w:ins>
      <w:ins w:id="1538" w:author="Arcella" w:date="2022-10-17T12:51:00Z">
        <w:r>
          <w:rPr>
            <w:color w:val="1D2228"/>
          </w:rPr>
          <w:t xml:space="preserve">in the beginning of the </w:t>
        </w:r>
      </w:ins>
      <w:ins w:id="1539" w:author="Arcella" w:date="2022-10-17T13:09:00Z">
        <w:r>
          <w:rPr>
            <w:color w:val="1D2228"/>
          </w:rPr>
          <w:t xml:space="preserve">20th </w:t>
        </w:r>
      </w:ins>
      <w:ins w:id="1540" w:author="Arcella" w:date="2022-10-17T12:51:00Z">
        <w:r>
          <w:rPr>
            <w:color w:val="1D2228"/>
          </w:rPr>
          <w:t xml:space="preserve">century (Derjugin 1914; </w:t>
        </w:r>
      </w:ins>
      <w:customXmlInsRangeStart w:id="1542" w:author="Arcella" w:date="2022-10-17T12:51:00Z"/>
      <w:sdt>
        <w:sdtPr>
          <w:rPr/>
          <w:tag w:val="goog_rdk_23"/>
          <w:id w:val="1049881986"/>
          <w:showingPlcHdr/>
        </w:sdtPr>
        <w:sdtEndPr>
          <w:rPr/>
        </w:sdtEndPr>
        <w:sdtContent>
          <w:customXmlInsRangeEnd w:id="1542"/>
          <w:r>
            <w:t xml:space="preserve">     </w:t>
          </w:r>
          <w:customXmlInsRangeStart w:id="1545" w:author="Arcella" w:date="2022-10-17T12:51:00Z"/>
        </w:sdtContent>
      </w:sdt>
      <w:customXmlInsRangeEnd w:id="1545"/>
      <w:ins w:id="1546" w:author="Arcella" w:date="2022-10-17T12:51:00Z">
        <w:r>
          <w:rPr>
            <w:color w:val="1D2228"/>
          </w:rPr>
          <w:t xml:space="preserve">Guryanova 1924). </w:t>
        </w:r>
      </w:ins>
      <w:ins w:id="1547" w:author="Arcella" w:date="2022-10-17T13:10:00Z">
        <w:r>
          <w:rPr>
            <w:color w:val="1D2228"/>
          </w:rPr>
          <w:t xml:space="preserve">Yet </w:t>
        </w:r>
      </w:ins>
      <w:ins w:id="1548" w:author="Arcella" w:date="2022-10-17T14:18:00Z">
        <w:r>
          <w:rPr>
            <w:color w:val="1D2228"/>
          </w:rPr>
          <w:t xml:space="preserve">in </w:t>
        </w:r>
      </w:ins>
      <w:ins w:id="1549" w:author="Arcella" w:date="2022-10-17T12:51:00Z">
        <w:r>
          <w:rPr>
            <w:color w:val="1D2228"/>
          </w:rPr>
          <w:t xml:space="preserve">a recent study of kelp </w:t>
        </w:r>
      </w:ins>
      <w:ins w:id="1550" w:author="Arcella" w:date="2022-10-17T14:18:00Z">
        <w:r>
          <w:rPr>
            <w:color w:val="1D2228"/>
          </w:rPr>
          <w:t xml:space="preserve">mussel </w:t>
        </w:r>
      </w:ins>
      <w:ins w:id="1551" w:author="Arcella" w:date="2022-10-17T12:51:00Z">
        <w:r>
          <w:rPr>
            <w:color w:val="1D2228"/>
          </w:rPr>
          <w:t xml:space="preserve">communities </w:t>
        </w:r>
      </w:ins>
      <w:ins w:id="1552" w:author="Arcella" w:date="2022-10-17T14:19:00Z">
        <w:r>
          <w:rPr>
            <w:color w:val="1D2228"/>
          </w:rPr>
          <w:t xml:space="preserve">from </w:t>
        </w:r>
      </w:ins>
      <w:ins w:id="1553" w:author="Arcella" w:date="2022-10-17T12:51:00Z">
        <w:r>
          <w:rPr>
            <w:color w:val="1D2228"/>
          </w:rPr>
          <w:t>the same area</w:t>
        </w:r>
      </w:ins>
      <w:ins w:id="1554" w:author="Arcella" w:date="2022-10-17T13:10:00Z">
        <w:r>
          <w:rPr>
            <w:color w:val="1D2228"/>
          </w:rPr>
          <w:t xml:space="preserve"> </w:t>
        </w:r>
      </w:ins>
      <w:ins w:id="1555" w:author="Arcella" w:date="2022-10-17T14:19:00Z">
        <w:r>
          <w:rPr>
            <w:color w:val="1D2228"/>
          </w:rPr>
          <w:t xml:space="preserve">the mussels were mentioned as </w:t>
        </w:r>
      </w:ins>
      <w:ins w:id="1556" w:author="Arcella" w:date="2022-10-17T12:51:00Z">
        <w:r>
          <w:rPr>
            <w:color w:val="1D2228"/>
          </w:rPr>
          <w:t xml:space="preserve">an important component (Pavlova et al. 2018). One gets the impression that mussels have inhabited the kelp forests </w:t>
        </w:r>
      </w:ins>
      <w:ins w:id="1557" w:author="Arcella" w:date="2022-10-17T14:19:00Z">
        <w:r>
          <w:rPr>
            <w:color w:val="1D2228"/>
          </w:rPr>
          <w:t xml:space="preserve">only </w:t>
        </w:r>
      </w:ins>
      <w:ins w:id="1558" w:author="Arcella" w:date="2022-10-17T12:51:00Z">
        <w:r>
          <w:rPr>
            <w:color w:val="1D2228"/>
          </w:rPr>
          <w:t xml:space="preserve">in </w:t>
        </w:r>
      </w:ins>
      <w:ins w:id="1559" w:author="Arcella" w:date="2022-10-17T14:19:00Z">
        <w:r>
          <w:rPr>
            <w:color w:val="1D2228"/>
          </w:rPr>
          <w:t xml:space="preserve">the </w:t>
        </w:r>
      </w:ins>
      <w:ins w:id="1560" w:author="Arcella" w:date="2022-10-17T12:51:00Z">
        <w:r>
          <w:rPr>
            <w:color w:val="1D2228"/>
          </w:rPr>
          <w:t xml:space="preserve">recent decades. </w:t>
        </w:r>
      </w:ins>
    </w:p>
    <w:p>
      <w:pPr>
        <w:spacing w:before="240" w:after="240"/>
        <w:rPr>
          <w:color w:val="1D2228"/>
        </w:rPr>
      </w:pPr>
      <w:ins w:id="1561" w:author="Arcella" w:date="2022-10-17T12:51:00Z">
        <w:r>
          <w:rPr>
            <w:color w:val="1D2228"/>
          </w:rPr>
          <w:t xml:space="preserve">Populations in kelp forests seem to be characteristic of Arctic mussels, </w:t>
        </w:r>
      </w:ins>
      <w:ins w:id="1562" w:author="Arcella" w:date="2022-10-19T13:27:00Z">
        <w:r>
          <w:rPr>
            <w:color w:val="1D2228"/>
          </w:rPr>
          <w:t xml:space="preserve">for </w:t>
        </w:r>
      </w:ins>
      <w:ins w:id="1563" w:author="Arcella" w:date="2022-10-17T14:21:00Z">
        <w:r>
          <w:rPr>
            <w:color w:val="1D2228"/>
          </w:rPr>
          <w:t xml:space="preserve">which the </w:t>
        </w:r>
      </w:ins>
      <w:ins w:id="1564" w:author="Arcella" w:date="2022-10-17T12:51:00Z">
        <w:r>
          <w:rPr>
            <w:color w:val="1D2228"/>
          </w:rPr>
          <w:t>littoral</w:t>
        </w:r>
      </w:ins>
      <w:ins w:id="1565" w:author="Arcella" w:date="2022-10-17T14:21:00Z">
        <w:r>
          <w:rPr>
            <w:color w:val="1D2228"/>
          </w:rPr>
          <w:t xml:space="preserve"> </w:t>
        </w:r>
      </w:ins>
      <w:ins w:id="1566" w:author="Arcella" w:date="2022-10-19T16:54:00Z">
        <w:r>
          <w:rPr>
            <w:color w:val="1D2228"/>
            <w:lang w:val="en-GB"/>
          </w:rPr>
          <w:t xml:space="preserve">poorly </w:t>
        </w:r>
      </w:ins>
      <w:ins w:id="1567" w:author="Arcella" w:date="2022-10-17T12:51:00Z">
        <w:r>
          <w:rPr>
            <w:color w:val="1D2228"/>
          </w:rPr>
          <w:t>accessible</w:t>
        </w:r>
      </w:ins>
      <w:ins w:id="1568" w:author="Arcella" w:date="2022-10-17T14:21:00Z">
        <w:r>
          <w:rPr>
            <w:color w:val="1D2228"/>
          </w:rPr>
          <w:t xml:space="preserve"> </w:t>
        </w:r>
      </w:ins>
      <w:ins w:id="1569" w:author="Arcella" w:date="2022-10-17T12:51:00Z">
        <w:r>
          <w:rPr>
            <w:color w:val="1D2228"/>
          </w:rPr>
          <w:t>due to small celestial tides, abrasi</w:t>
        </w:r>
      </w:ins>
      <w:ins w:id="1570" w:author="Arcella" w:date="2022-10-17T13:11:00Z">
        <w:r>
          <w:rPr>
            <w:color w:val="1D2228"/>
          </w:rPr>
          <w:t>ve</w:t>
        </w:r>
      </w:ins>
      <w:ins w:id="1571" w:author="Arcella" w:date="2022-10-17T12:51:00Z">
        <w:r>
          <w:rPr>
            <w:color w:val="1D2228"/>
          </w:rPr>
          <w:t xml:space="preserve"> action of ice and extreme winter temperatures (Feder et al. 2003, Leopold et al. 2019, Sukhotin et al. 2008). They were also described in more temperate seas (e.g. British Isles, </w:t>
        </w:r>
      </w:ins>
      <w:customXmlInsRangeStart w:id="1573" w:author="Arcella" w:date="2022-10-17T12:51:00Z"/>
      <w:sdt>
        <w:sdtPr>
          <w:rPr/>
          <w:tag w:val="goog_rdk_24"/>
          <w:id w:val="-53940813"/>
        </w:sdtPr>
        <w:sdtEndPr>
          <w:rPr/>
        </w:sdtEndPr>
        <w:sdtContent>
          <w:customXmlInsRangeEnd w:id="1573"/>
          <w:customXmlInsRangeStart w:id="1576" w:author="Arcella" w:date="2022-10-17T12:51:00Z"/>
        </w:sdtContent>
      </w:sdt>
      <w:customXmlInsRangeEnd w:id="1576"/>
      <w:ins w:id="1577" w:author="Arcella" w:date="2022-10-17T12:51:00Z">
        <w:r>
          <w:rPr>
            <w:color w:val="1D2228"/>
          </w:rPr>
          <w:t xml:space="preserve">Connor 1997, Gulf of St. Lawrence, Bégin et al. </w:t>
        </w:r>
      </w:ins>
      <w:customXmlInsRangeStart w:id="1579" w:author="Arcella" w:date="2022-10-17T12:51:00Z"/>
      <w:sdt>
        <w:sdtPr>
          <w:rPr/>
          <w:tag w:val="goog_rdk_25"/>
          <w:id w:val="1363855695"/>
        </w:sdtPr>
        <w:sdtEndPr>
          <w:rPr/>
        </w:sdtEndPr>
        <w:sdtContent>
          <w:customXmlInsRangeEnd w:id="1579"/>
          <w:customXmlInsRangeStart w:id="1582" w:author="Arcella" w:date="2022-10-17T12:51:00Z"/>
        </w:sdtContent>
      </w:sdt>
      <w:customXmlInsRangeEnd w:id="1582"/>
      <w:ins w:id="1583" w:author="Arcella" w:date="2022-10-17T12:51:00Z">
        <w:r>
          <w:rPr>
            <w:color w:val="1D2228"/>
          </w:rPr>
          <w:t xml:space="preserve">2004, Aleutian </w:t>
        </w:r>
      </w:ins>
      <w:customXmlInsRangeStart w:id="1585" w:author="Arcella" w:date="2022-10-17T12:51:00Z"/>
      <w:sdt>
        <w:sdtPr>
          <w:rPr/>
          <w:tag w:val="goog_rdk_26"/>
          <w:id w:val="1325388238"/>
        </w:sdtPr>
        <w:sdtEndPr>
          <w:rPr/>
        </w:sdtEndPr>
        <w:sdtContent>
          <w:customXmlInsRangeEnd w:id="1585"/>
          <w:customXmlInsRangeStart w:id="1588" w:author="Arcella" w:date="2022-10-17T12:51:00Z"/>
        </w:sdtContent>
      </w:sdt>
      <w:customXmlInsRangeEnd w:id="1588"/>
      <w:ins w:id="1589" w:author="Arcella" w:date="2022-10-17T12:51:00Z">
        <w:r>
          <w:rPr>
            <w:color w:val="1D2228"/>
          </w:rPr>
          <w:t>Isles, Stewart, Konar 2012). It is debatable whether kelp forests are suboptimal habitats for mussels, which they colonize when other habitats are scarce. It has been experimentally prove</w:t>
        </w:r>
      </w:ins>
      <w:ins w:id="1590" w:author="Arcella" w:date="2022-10-17T14:22:00Z">
        <w:r>
          <w:rPr>
            <w:color w:val="1D2228"/>
          </w:rPr>
          <w:t xml:space="preserve">n </w:t>
        </w:r>
      </w:ins>
      <w:ins w:id="1591" w:author="Arcella" w:date="2022-10-17T12:51:00Z">
        <w:r>
          <w:rPr>
            <w:color w:val="1D2228"/>
          </w:rPr>
          <w:t xml:space="preserve">that, if there is an alternative, </w:t>
        </w:r>
      </w:ins>
      <w:ins w:id="1592" w:author="Arcella" w:date="2022-10-17T14:20:00Z">
        <w:r>
          <w:rPr>
            <w:color w:val="1D2228"/>
          </w:rPr>
          <w:t xml:space="preserve">the </w:t>
        </w:r>
      </w:ins>
      <w:ins w:id="1593" w:author="Arcella" w:date="2022-10-17T12:51:00Z">
        <w:r>
          <w:rPr>
            <w:color w:val="1D2228"/>
          </w:rPr>
          <w:t xml:space="preserve">larvae of the White Sea mussels avoid settling on or near kelps, probably due to the repellents released by the algae (Dobretsov, 1999; Dobretsov, </w:t>
        </w:r>
      </w:ins>
      <w:customXmlInsRangeStart w:id="1595" w:author="Arcella" w:date="2022-10-17T12:51:00Z"/>
      <w:sdt>
        <w:sdtPr>
          <w:rPr/>
          <w:tag w:val="goog_rdk_27"/>
          <w:id w:val="904715619"/>
        </w:sdtPr>
        <w:sdtEndPr>
          <w:rPr/>
        </w:sdtEndPr>
        <w:sdtContent>
          <w:customXmlInsRangeEnd w:id="1595"/>
          <w:customXmlInsRangeStart w:id="1598" w:author="Arcella" w:date="2022-10-17T12:51:00Z"/>
        </w:sdtContent>
      </w:sdt>
      <w:customXmlInsRangeEnd w:id="1598"/>
      <w:ins w:id="1599" w:author="Arcella" w:date="2022-10-17T12:51:00Z">
        <w:r>
          <w:rPr>
            <w:color w:val="1D2228"/>
          </w:rPr>
          <w:t>Wahl 2001). Indeed, mussels are rarely found in kelps</w:t>
        </w:r>
      </w:ins>
      <w:ins w:id="1600" w:author="Arcella" w:date="2022-10-17T14:23:00Z">
        <w:r>
          <w:rPr>
            <w:color w:val="1D2228"/>
          </w:rPr>
          <w:t xml:space="preserve"> in the White Sea</w:t>
        </w:r>
      </w:ins>
      <w:ins w:id="1601" w:author="Arcella" w:date="2022-10-17T12:51:00Z">
        <w:r>
          <w:rPr>
            <w:color w:val="1D2228"/>
          </w:rPr>
          <w:t xml:space="preserve"> (</w:t>
        </w:r>
      </w:ins>
      <w:customXmlInsRangeStart w:id="1603" w:author="Arcella" w:date="2022-10-17T12:51:00Z"/>
      <w:sdt>
        <w:sdtPr>
          <w:rPr/>
          <w:tag w:val="goog_rdk_28"/>
          <w:id w:val="2099901111"/>
          <w:showingPlcHdr/>
        </w:sdtPr>
        <w:sdtEndPr>
          <w:rPr/>
        </w:sdtEndPr>
        <w:sdtContent>
          <w:customXmlInsRangeEnd w:id="1603"/>
          <w:r>
            <w:t xml:space="preserve">     </w:t>
          </w:r>
          <w:customXmlInsRangeStart w:id="1606" w:author="Arcella" w:date="2022-10-17T12:51:00Z"/>
        </w:sdtContent>
      </w:sdt>
      <w:customXmlInsRangeEnd w:id="1606"/>
      <w:ins w:id="1607" w:author="Arcella" w:date="2022-10-17T12:51:00Z">
        <w:r>
          <w:rPr>
            <w:color w:val="1D2228"/>
          </w:rPr>
          <w:t xml:space="preserve">Plotkin et al., 2005). On the other hand, in the Gulf of St. Lawrence, the kelp canopy has been shown to promote successful mussel recruitment (Bégin et al. 2004). </w:t>
        </w:r>
      </w:ins>
      <w:ins w:id="1608" w:author="Arcella" w:date="2022-10-19T13:28:00Z">
        <w:r>
          <w:rPr>
            <w:color w:val="1D2228"/>
          </w:rPr>
          <w:t>However that may be</w:t>
        </w:r>
      </w:ins>
      <w:ins w:id="1609" w:author="Arcella" w:date="2022-10-17T14:23:00Z">
        <w:r>
          <w:rPr>
            <w:color w:val="1D2228"/>
          </w:rPr>
          <w:t>, the seeming absence</w:t>
        </w:r>
      </w:ins>
      <w:ins w:id="1610" w:author="Arcella" w:date="2022-10-17T14:24:00Z">
        <w:r>
          <w:rPr>
            <w:color w:val="1D2228"/>
          </w:rPr>
          <w:t xml:space="preserve"> of the Murman mussels</w:t>
        </w:r>
      </w:ins>
      <w:ins w:id="1611" w:author="Arcella" w:date="2022-10-17T14:23:00Z">
        <w:r>
          <w:rPr>
            <w:color w:val="1D2228"/>
          </w:rPr>
          <w:t xml:space="preserve"> in the kelp forests in the 1920s-1970s and their </w:t>
        </w:r>
      </w:ins>
      <w:ins w:id="1612" w:author="Arcella" w:date="2022-10-17T14:24:00Z">
        <w:r>
          <w:rPr>
            <w:color w:val="1D2228"/>
          </w:rPr>
          <w:t xml:space="preserve">appearance </w:t>
        </w:r>
      </w:ins>
      <w:ins w:id="1613" w:author="Arcella" w:date="2022-10-17T14:23:00Z">
        <w:r>
          <w:rPr>
            <w:color w:val="1D2228"/>
          </w:rPr>
          <w:t>there in the 21st century</w:t>
        </w:r>
      </w:ins>
      <w:ins w:id="1614" w:author="Arcella" w:date="2022-10-17T14:24:00Z">
        <w:r>
          <w:rPr>
            <w:color w:val="1D2228"/>
          </w:rPr>
          <w:t xml:space="preserve"> is intriguing. We will </w:t>
        </w:r>
      </w:ins>
      <w:ins w:id="1615" w:author="Arcella" w:date="2022-10-17T12:51:00Z">
        <w:r>
          <w:rPr>
            <w:color w:val="1D2228"/>
          </w:rPr>
          <w:t xml:space="preserve">return to this intrigue </w:t>
        </w:r>
      </w:ins>
      <w:ins w:id="1616" w:author="Arcella" w:date="2022-10-17T14:25:00Z">
        <w:r>
          <w:rPr>
            <w:color w:val="1D2228"/>
          </w:rPr>
          <w:t xml:space="preserve">in the section on </w:t>
        </w:r>
      </w:ins>
      <w:ins w:id="1617" w:author="Arcella" w:date="2022-10-17T12:51:00Z">
        <w:r>
          <w:rPr>
            <w:color w:val="1D2228"/>
          </w:rPr>
          <w:t xml:space="preserve">the long-term dynamics of Murman mussels </w:t>
        </w:r>
      </w:ins>
      <w:ins w:id="1618" w:author="Arcella" w:date="2022-10-17T14:25:00Z">
        <w:r>
          <w:rPr>
            <w:color w:val="1D2228"/>
          </w:rPr>
          <w:t xml:space="preserve">(see </w:t>
        </w:r>
      </w:ins>
      <w:ins w:id="1619" w:author="Arcella" w:date="2022-10-17T12:51:00Z">
        <w:r>
          <w:rPr>
            <w:color w:val="1D2228"/>
          </w:rPr>
          <w:t>below</w:t>
        </w:r>
      </w:ins>
      <w:ins w:id="1620" w:author="Arcella" w:date="2022-10-17T14:25:00Z">
        <w:r>
          <w:rPr>
            <w:color w:val="1D2228"/>
          </w:rPr>
          <w:t>)</w:t>
        </w:r>
      </w:ins>
      <w:ins w:id="1621" w:author="Arcella" w:date="2022-10-17T12:51:00Z">
        <w:r>
          <w:rPr>
            <w:color w:val="1D2228"/>
          </w:rPr>
          <w:t>.</w:t>
        </w:r>
      </w:ins>
    </w:p>
    <w:p>
      <w:pPr>
        <w:spacing w:before="240" w:after="240"/>
        <w:rPr>
          <w:color w:val="1D2228"/>
        </w:rPr>
      </w:pPr>
      <w:bookmarkStart w:id="52" w:name="_heading=h.rk2emgule8ls" w:colFirst="0" w:colLast="0"/>
      <w:bookmarkEnd w:id="52"/>
      <w:r>
        <w:rPr>
          <w:b/>
          <w:color w:val="1D2228"/>
        </w:rPr>
        <w:t>Interannual dynamics</w:t>
      </w:r>
      <w:del w:id="1622" w:author="Arcella" w:date="2022-10-17T12:51:00Z">
        <w:r>
          <w:rPr>
            <w:b/>
            <w:color w:val="1D2228"/>
          </w:rPr>
          <w:delText>.</w:delText>
        </w:r>
      </w:del>
    </w:p>
    <w:p>
      <w:pPr>
        <w:spacing w:before="240" w:after="240"/>
        <w:rPr>
          <w:ins w:id="1623" w:author="Arcella" w:date="2022-10-19T16:56:00Z"/>
          <w:color w:val="1D2228"/>
        </w:rPr>
      </w:pPr>
      <w:del w:id="1624" w:author="Arcella" w:date="2022-10-19T16:55:00Z">
        <w:bookmarkStart w:id="53" w:name="_heading=h.ydxmm9rbrvbx" w:colFirst="0" w:colLast="0"/>
        <w:bookmarkEnd w:id="53"/>
        <w:r>
          <w:rPr>
            <w:color w:val="1D2228"/>
          </w:rPr>
          <w:delText xml:space="preserve">The best documented temporal changes were the synchronous changes in the age structure of settlements across the Tyuva between 2004-05 and 2009-10 and the </w:delText>
        </w:r>
        <w:commentRangeStart w:id="78"/>
        <w:r>
          <w:rPr>
            <w:color w:val="1D2228"/>
          </w:rPr>
          <w:delText xml:space="preserve">progressive 'degradation' </w:delText>
        </w:r>
        <w:commentRangeEnd w:id="78"/>
      </w:del>
      <w:del w:id="1625" w:author="Arcella" w:date="2022-10-19T16:55:00Z">
        <w:r>
          <w:rPr>
            <w:rStyle w:val="10"/>
          </w:rPr>
          <w:commentReference w:id="78"/>
        </w:r>
      </w:del>
      <w:del w:id="1626" w:author="Arcella" w:date="2022-10-19T16:55:00Z">
        <w:r>
          <w:rPr>
            <w:color w:val="1D2228"/>
          </w:rPr>
          <w:delText xml:space="preserve">of the littoral part of the Bed through 2010-2018. Between 2004-05 and 2009-10, settlements became significantly "younger" everywhere. There were very few young 1-3 year-old mussels in 2004-05, indicating poor recruitment (or survivorship of young mussels) in the early 2000s. In 2009-10, there were few old individuals born in the early 2000s, but many young individuals. The fact that the changes were pervasive suggests a common causal factor in the dynamics, although we cannot say with certainty which one. We only know that the annual SST has been increasing since the late 1990s (REF, </w:delText>
        </w:r>
      </w:del>
      <w:del w:id="1627" w:author="Arcella" w:date="2022-10-19T16:55:00Z">
        <w:r>
          <w:rPr>
            <w:b/>
            <w:color w:val="1D2228"/>
          </w:rPr>
          <w:delText>Fig. 6b</w:delText>
        </w:r>
      </w:del>
      <w:del w:id="1628" w:author="Arcella" w:date="2022-10-19T16:55:00Z">
        <w:r>
          <w:rPr>
            <w:color w:val="1D2228"/>
          </w:rPr>
          <w:delText xml:space="preserve">), which means that the mass recruitment occurred in warmer years, which could simply be a coincidence. According to the data of other mussel studies, synchronicity in the interannual dynamics of their settlements in </w:delText>
        </w:r>
        <w:commentRangeStart w:id="79"/>
        <w:r>
          <w:rPr>
            <w:color w:val="1D2228"/>
          </w:rPr>
          <w:delText xml:space="preserve">territories comparable to Tyuva </w:delText>
        </w:r>
        <w:commentRangeEnd w:id="79"/>
      </w:del>
      <w:r>
        <w:rPr>
          <w:rStyle w:val="10"/>
        </w:rPr>
        <w:commentReference w:id="79"/>
      </w:r>
      <w:del w:id="1629" w:author="Arcella" w:date="2022-10-19T16:55:00Z">
        <w:r>
          <w:rPr>
            <w:color w:val="1D2228"/>
          </w:rPr>
          <w:delText xml:space="preserve">is the exception rather than the rule (Stillman et al. </w:delText>
        </w:r>
        <w:commentRangeStart w:id="80"/>
        <w:r>
          <w:rPr>
            <w:color w:val="1D2228"/>
          </w:rPr>
          <w:delText>2000</w:delText>
        </w:r>
        <w:commentRangeEnd w:id="80"/>
      </w:del>
      <w:del w:id="1630" w:author="Arcella" w:date="2022-10-19T16:55:00Z">
        <w:r>
          <w:rPr>
            <w:rStyle w:val="10"/>
          </w:rPr>
          <w:commentReference w:id="80"/>
        </w:r>
      </w:del>
      <w:del w:id="1631" w:author="Arcella" w:date="2022-10-19T16:55:00Z">
        <w:r>
          <w:rPr>
            <w:color w:val="1D2228"/>
          </w:rPr>
          <w:delText xml:space="preserve">; Folmer et al. </w:delText>
        </w:r>
        <w:commentRangeStart w:id="81"/>
        <w:r>
          <w:rPr>
            <w:color w:val="1D2228"/>
          </w:rPr>
          <w:delText>2014</w:delText>
        </w:r>
        <w:commentRangeEnd w:id="81"/>
      </w:del>
      <w:del w:id="1632" w:author="Arcella" w:date="2022-10-19T16:55:00Z">
        <w:r>
          <w:rPr>
            <w:rStyle w:val="10"/>
          </w:rPr>
          <w:commentReference w:id="81"/>
        </w:r>
      </w:del>
      <w:del w:id="1633" w:author="Arcella" w:date="2022-10-19T16:55:00Z">
        <w:r>
          <w:rPr>
            <w:color w:val="1D2228"/>
          </w:rPr>
          <w:delText xml:space="preserve">; Khaitov, Lentsman, 2016; Khalaman et al. 2019; but see Westerbom et al. </w:delText>
        </w:r>
        <w:commentRangeStart w:id="82"/>
        <w:r>
          <w:rPr>
            <w:color w:val="1D2228"/>
          </w:rPr>
          <w:delText>2021</w:delText>
        </w:r>
        <w:commentRangeEnd w:id="82"/>
      </w:del>
      <w:del w:id="1634" w:author="Arcella" w:date="2022-10-19T16:55:00Z">
        <w:r>
          <w:rPr>
            <w:rStyle w:val="10"/>
          </w:rPr>
          <w:commentReference w:id="82"/>
        </w:r>
      </w:del>
      <w:del w:id="1635" w:author="Arcella" w:date="2022-10-19T16:55:00Z">
        <w:r>
          <w:rPr>
            <w:color w:val="1D2228"/>
          </w:rPr>
          <w:delText xml:space="preserve"> for an opposite example of high year-to-year variation in recruitment of mussels related to salinity fluctuations, in the mesohaline environment). The classic hypothesis, formulated on data on the Wadden Sea mussels and other littoral bivalves, explains recruitment synchrony in their populations by the impact of invertebrate predators, who feed on spat and whose numbers are reducing during severe winters (Beukema et al. 2015 and references </w:delText>
        </w:r>
      </w:del>
      <w:customXmlDelRangeStart w:id="1637" w:author="Arcella" w:date="2022-10-19T16:55:00Z"/>
      <w:sdt>
        <w:sdtPr>
          <w:rPr/>
          <w:tag w:val="goog_rdk_29"/>
          <w:id w:val="1696266828"/>
        </w:sdtPr>
        <w:sdtEndPr>
          <w:rPr/>
        </w:sdtEndPr>
        <w:sdtContent>
          <w:customXmlDelRangeEnd w:id="1637"/>
          <w:commentRangeStart w:id="83"/>
          <w:customXmlDelRangeStart w:id="1640" w:author="Arcella" w:date="2022-10-19T16:55:00Z"/>
        </w:sdtContent>
      </w:sdt>
      <w:customXmlDelRangeEnd w:id="1640"/>
      <w:del w:id="1641" w:author="Arcella" w:date="2022-10-19T16:55:00Z">
        <w:r>
          <w:rPr>
            <w:color w:val="1D2228"/>
          </w:rPr>
          <w:delText>therein</w:delText>
        </w:r>
        <w:commentRangeEnd w:id="83"/>
      </w:del>
      <w:del w:id="1642" w:author="Arcella" w:date="2022-10-19T16:55:00Z">
        <w:r>
          <w:rPr/>
          <w:commentReference w:id="83"/>
        </w:r>
      </w:del>
      <w:del w:id="1643" w:author="Arcella" w:date="2022-10-19T16:55:00Z">
        <w:r>
          <w:rPr>
            <w:color w:val="1D2228"/>
          </w:rPr>
          <w:delText>). Taking into account very different thermal regime and the lack of such predators in Tyuva we are suspicious that this hypothesis can explain what we observed there.</w:delText>
        </w:r>
      </w:del>
    </w:p>
    <w:p>
      <w:pPr>
        <w:spacing w:before="240" w:after="240"/>
        <w:rPr>
          <w:ins w:id="1644" w:author="Arcella" w:date="2022-10-18T11:01:00Z"/>
          <w:color w:val="1D2228"/>
        </w:rPr>
      </w:pPr>
      <w:ins w:id="1645" w:author="Arcella" w:date="2022-10-17T14:26:00Z">
        <w:r>
          <w:rPr>
            <w:color w:val="1D2228"/>
          </w:rPr>
          <w:t xml:space="preserve">The </w:t>
        </w:r>
      </w:ins>
      <w:ins w:id="1646" w:author="Arcella" w:date="2022-10-17T14:28:00Z">
        <w:r>
          <w:rPr>
            <w:color w:val="1D2228"/>
          </w:rPr>
          <w:t>most salient</w:t>
        </w:r>
      </w:ins>
      <w:ins w:id="1647" w:author="Arcella" w:date="2022-10-17T14:26:00Z">
        <w:r>
          <w:rPr>
            <w:color w:val="1D2228"/>
          </w:rPr>
          <w:t xml:space="preserve"> </w:t>
        </w:r>
      </w:ins>
      <w:ins w:id="1648" w:author="Arcella" w:date="2022-10-17T14:27:00Z">
        <w:r>
          <w:rPr>
            <w:color w:val="1D2228"/>
          </w:rPr>
          <w:t>feature</w:t>
        </w:r>
      </w:ins>
      <w:ins w:id="1649" w:author="Arcella" w:date="2022-10-17T14:28:00Z">
        <w:r>
          <w:rPr>
            <w:color w:val="1D2228"/>
          </w:rPr>
          <w:t>s</w:t>
        </w:r>
      </w:ins>
      <w:ins w:id="1650" w:author="Arcella" w:date="2022-10-17T14:27:00Z">
        <w:r>
          <w:rPr>
            <w:color w:val="1D2228"/>
          </w:rPr>
          <w:t xml:space="preserve"> of the </w:t>
        </w:r>
      </w:ins>
      <w:ins w:id="1651" w:author="Arcella" w:date="2022-10-17T14:26:00Z">
        <w:r>
          <w:rPr>
            <w:color w:val="1D2228"/>
          </w:rPr>
          <w:t xml:space="preserve">temporal </w:t>
        </w:r>
      </w:ins>
      <w:ins w:id="1652" w:author="Arcella" w:date="2022-10-17T14:27:00Z">
        <w:r>
          <w:rPr>
            <w:color w:val="1D2228"/>
          </w:rPr>
          <w:t>dynamics</w:t>
        </w:r>
      </w:ins>
      <w:ins w:id="1653" w:author="Arcella" w:date="2022-10-17T14:26:00Z">
        <w:r>
          <w:rPr>
            <w:color w:val="1D2228"/>
          </w:rPr>
          <w:t xml:space="preserve"> </w:t>
        </w:r>
      </w:ins>
      <w:ins w:id="1654" w:author="Arcella" w:date="2022-10-17T14:27:00Z">
        <w:r>
          <w:rPr>
            <w:color w:val="1D2228"/>
          </w:rPr>
          <w:t>of the Tyuva mussels</w:t>
        </w:r>
      </w:ins>
      <w:ins w:id="1655" w:author="Arcella" w:date="2022-10-17T14:28:00Z">
        <w:r>
          <w:rPr>
            <w:color w:val="1D2228"/>
          </w:rPr>
          <w:t xml:space="preserve"> registered in our study</w:t>
        </w:r>
      </w:ins>
      <w:ins w:id="1656" w:author="Arcella" w:date="2022-10-17T14:27:00Z">
        <w:r>
          <w:rPr>
            <w:color w:val="1D2228"/>
          </w:rPr>
          <w:t xml:space="preserve"> were </w:t>
        </w:r>
      </w:ins>
      <w:ins w:id="1657" w:author="Arcella" w:date="2022-10-17T14:28:00Z">
        <w:r>
          <w:rPr>
            <w:color w:val="1D2228"/>
          </w:rPr>
          <w:t>s</w:t>
        </w:r>
      </w:ins>
      <w:ins w:id="1658" w:author="Arcella" w:date="2022-10-17T14:26:00Z">
        <w:r>
          <w:rPr>
            <w:color w:val="1D2228"/>
          </w:rPr>
          <w:t xml:space="preserve">ynchronous changes in the age structure of settlements across the Tyuva between 2004-05 and 2009-10 and the </w:t>
        </w:r>
      </w:ins>
      <w:ins w:id="1659" w:author="Arcella" w:date="2022-10-18T11:00:00Z">
        <w:r>
          <w:rPr>
            <w:color w:val="1D2228"/>
            <w:highlight w:val="magenta"/>
            <w:lang w:val="en-GB"/>
          </w:rPr>
          <w:t>increasing</w:t>
        </w:r>
      </w:ins>
      <w:ins w:id="1660" w:author="Arcella" w:date="2022-10-17T14:26:00Z">
        <w:r>
          <w:rPr>
            <w:color w:val="1D2228"/>
            <w:highlight w:val="magenta"/>
          </w:rPr>
          <w:t xml:space="preserve"> degradation</w:t>
        </w:r>
      </w:ins>
      <w:ins w:id="1661" w:author="Arcella" w:date="2022-10-19T13:29:00Z">
        <w:r>
          <w:rPr>
            <w:color w:val="1D2228"/>
          </w:rPr>
          <w:t xml:space="preserve"> </w:t>
        </w:r>
      </w:ins>
      <w:ins w:id="1662" w:author="Arcella" w:date="2022-10-17T14:26:00Z">
        <w:r>
          <w:rPr>
            <w:color w:val="1D2228"/>
          </w:rPr>
          <w:t xml:space="preserve">of the littoral part of the Bed </w:t>
        </w:r>
      </w:ins>
      <w:ins w:id="1663" w:author="Arcella" w:date="2022-10-17T14:29:00Z">
        <w:r>
          <w:rPr>
            <w:color w:val="1D2228"/>
          </w:rPr>
          <w:t>in</w:t>
        </w:r>
      </w:ins>
      <w:ins w:id="1664" w:author="Arcella" w:date="2022-10-17T14:26:00Z">
        <w:r>
          <w:rPr>
            <w:color w:val="1D2228"/>
          </w:rPr>
          <w:t xml:space="preserve"> 2010-2018. Between 2004-05 and 2009-10, </w:t>
        </w:r>
      </w:ins>
      <w:ins w:id="1665" w:author="Arcella" w:date="2022-10-18T11:00:00Z">
        <w:r>
          <w:rPr>
            <w:color w:val="1D2228"/>
          </w:rPr>
          <w:t xml:space="preserve">the </w:t>
        </w:r>
      </w:ins>
      <w:ins w:id="1666" w:author="Arcella" w:date="2022-10-17T14:26:00Z">
        <w:r>
          <w:rPr>
            <w:color w:val="1D2228"/>
          </w:rPr>
          <w:t xml:space="preserve">settlements became significantly "younger" everywhere. There were very few young </w:t>
        </w:r>
      </w:ins>
      <w:ins w:id="1667" w:author="Arcella" w:date="2022-10-18T11:00:00Z">
        <w:r>
          <w:rPr>
            <w:color w:val="1D2228"/>
            <w:lang w:val="en-GB"/>
          </w:rPr>
          <w:t>(</w:t>
        </w:r>
      </w:ins>
      <w:ins w:id="1668" w:author="Arcella" w:date="2022-10-17T14:26:00Z">
        <w:r>
          <w:rPr>
            <w:color w:val="1D2228"/>
          </w:rPr>
          <w:t>1-3 year-old mussels</w:t>
        </w:r>
      </w:ins>
      <w:ins w:id="1669" w:author="Arcella" w:date="2022-10-18T11:00:00Z">
        <w:r>
          <w:rPr>
            <w:color w:val="1D2228"/>
            <w:lang w:val="en-GB"/>
          </w:rPr>
          <w:t>)</w:t>
        </w:r>
      </w:ins>
      <w:ins w:id="1670" w:author="Arcella" w:date="2022-10-17T14:26:00Z">
        <w:r>
          <w:rPr>
            <w:color w:val="1D2228"/>
          </w:rPr>
          <w:t xml:space="preserve"> in 2004-05, indicating poor recruitment (or </w:t>
        </w:r>
      </w:ins>
      <w:ins w:id="1671" w:author="Arcella" w:date="2022-10-19T16:56:00Z">
        <w:r>
          <w:rPr>
            <w:color w:val="1D2228"/>
          </w:rPr>
          <w:t xml:space="preserve">poor </w:t>
        </w:r>
      </w:ins>
      <w:ins w:id="1672" w:author="Arcella" w:date="2022-10-17T14:26:00Z">
        <w:r>
          <w:rPr>
            <w:color w:val="1D2228"/>
          </w:rPr>
          <w:t xml:space="preserve">survivorship of young mussels) in the early 2000s. In 2009-10, there were few old individuals born in the early 2000s, but many young individuals. </w:t>
        </w:r>
      </w:ins>
    </w:p>
    <w:p>
      <w:pPr>
        <w:spacing w:before="240" w:after="240"/>
        <w:rPr>
          <w:color w:val="1D2228"/>
        </w:rPr>
      </w:pPr>
      <w:ins w:id="1673" w:author="Arcella" w:date="2022-10-17T14:26:00Z">
        <w:r>
          <w:rPr>
            <w:color w:val="1D2228"/>
          </w:rPr>
          <w:t xml:space="preserve">The fact that the changes were pervasive suggests a common causal factor in the dynamics, </w:t>
        </w:r>
      </w:ins>
      <w:ins w:id="1674" w:author="Arcella" w:date="2022-10-18T11:02:00Z">
        <w:r>
          <w:rPr>
            <w:color w:val="1D2228"/>
          </w:rPr>
          <w:t>but</w:t>
        </w:r>
      </w:ins>
      <w:ins w:id="1675" w:author="Arcella" w:date="2022-10-17T14:26:00Z">
        <w:r>
          <w:rPr>
            <w:color w:val="1D2228"/>
          </w:rPr>
          <w:t xml:space="preserve"> we cannot say with certainty </w:t>
        </w:r>
      </w:ins>
      <w:ins w:id="1676" w:author="Arcella" w:date="2022-10-18T11:01:00Z">
        <w:r>
          <w:rPr>
            <w:color w:val="1D2228"/>
          </w:rPr>
          <w:t>what factor it was</w:t>
        </w:r>
      </w:ins>
      <w:ins w:id="1677" w:author="Arcella" w:date="2022-10-17T14:26:00Z">
        <w:r>
          <w:rPr>
            <w:color w:val="1D2228"/>
          </w:rPr>
          <w:t xml:space="preserve">. We </w:t>
        </w:r>
      </w:ins>
      <w:ins w:id="1678" w:author="Arcella" w:date="2022-10-18T11:02:00Z">
        <w:r>
          <w:rPr>
            <w:color w:val="1D2228"/>
          </w:rPr>
          <w:t xml:space="preserve">do </w:t>
        </w:r>
      </w:ins>
      <w:ins w:id="1679" w:author="Arcella" w:date="2022-10-17T14:26:00Z">
        <w:r>
          <w:rPr>
            <w:color w:val="1D2228"/>
          </w:rPr>
          <w:t xml:space="preserve">know that the annual SST has been increasing since the late 1990s (REF, </w:t>
        </w:r>
      </w:ins>
      <w:ins w:id="1680" w:author="Arcella" w:date="2022-10-17T14:26:00Z">
        <w:r>
          <w:rPr>
            <w:b/>
            <w:color w:val="1D2228"/>
          </w:rPr>
          <w:t>Fig. 6b</w:t>
        </w:r>
      </w:ins>
      <w:ins w:id="1681" w:author="Arcella" w:date="2022-10-17T14:26:00Z">
        <w:r>
          <w:rPr>
            <w:color w:val="1D2228"/>
          </w:rPr>
          <w:t>), which means that the mass recruitment occurred in warmer years</w:t>
        </w:r>
      </w:ins>
      <w:ins w:id="1682" w:author="Arcella" w:date="2022-10-18T11:02:00Z">
        <w:r>
          <w:rPr>
            <w:color w:val="1D2228"/>
          </w:rPr>
          <w:t>.</w:t>
        </w:r>
      </w:ins>
      <w:ins w:id="1683" w:author="Arcella" w:date="2022-10-17T14:26:00Z">
        <w:r>
          <w:rPr>
            <w:color w:val="1D2228"/>
          </w:rPr>
          <w:t xml:space="preserve"> </w:t>
        </w:r>
      </w:ins>
      <w:ins w:id="1684" w:author="Arcella" w:date="2022-10-18T11:02:00Z">
        <w:r>
          <w:rPr>
            <w:color w:val="1D2228"/>
          </w:rPr>
          <w:t xml:space="preserve">However, this might have been </w:t>
        </w:r>
      </w:ins>
      <w:ins w:id="1685" w:author="Arcella" w:date="2022-10-17T14:26:00Z">
        <w:r>
          <w:rPr>
            <w:color w:val="1D2228"/>
          </w:rPr>
          <w:t xml:space="preserve">a coincidence. According to the data </w:t>
        </w:r>
      </w:ins>
      <w:ins w:id="1686" w:author="Arcella" w:date="2022-10-18T11:02:00Z">
        <w:r>
          <w:rPr>
            <w:color w:val="1D2228"/>
          </w:rPr>
          <w:t>from</w:t>
        </w:r>
      </w:ins>
      <w:ins w:id="1687" w:author="Arcella" w:date="2022-10-17T14:26:00Z">
        <w:r>
          <w:rPr>
            <w:color w:val="1D2228"/>
          </w:rPr>
          <w:t xml:space="preserve"> other mussel studies, synchronicity in the interannual dynamics of their settlements in </w:t>
        </w:r>
      </w:ins>
      <w:ins w:id="1688" w:author="Arcella" w:date="2022-10-18T11:03:00Z">
        <w:r>
          <w:rPr>
            <w:color w:val="1D2228"/>
            <w:highlight w:val="magenta"/>
          </w:rPr>
          <w:t>areas</w:t>
        </w:r>
      </w:ins>
      <w:ins w:id="1689" w:author="Arcella" w:date="2022-10-17T14:26:00Z">
        <w:r>
          <w:rPr>
            <w:color w:val="1D2228"/>
          </w:rPr>
          <w:t xml:space="preserve"> comparable to </w:t>
        </w:r>
      </w:ins>
      <w:ins w:id="1690" w:author="Arcella" w:date="2022-10-18T11:03:00Z">
        <w:r>
          <w:rPr>
            <w:color w:val="1D2228"/>
          </w:rPr>
          <w:t xml:space="preserve">the </w:t>
        </w:r>
      </w:ins>
      <w:ins w:id="1691" w:author="Arcella" w:date="2022-10-17T14:26:00Z">
        <w:r>
          <w:rPr>
            <w:color w:val="1D2228"/>
          </w:rPr>
          <w:t xml:space="preserve">Tyuva is </w:t>
        </w:r>
      </w:ins>
      <w:ins w:id="1692" w:author="Arcella" w:date="2022-10-18T11:02:00Z">
        <w:r>
          <w:rPr>
            <w:color w:val="1D2228"/>
          </w:rPr>
          <w:t xml:space="preserve">an </w:t>
        </w:r>
      </w:ins>
      <w:ins w:id="1693" w:author="Arcella" w:date="2022-10-17T14:26:00Z">
        <w:r>
          <w:rPr>
            <w:color w:val="1D2228"/>
          </w:rPr>
          <w:t xml:space="preserve">exception rather than the rule (Stillman et al. 2000; Folmer et al. 2014; Khaitov, Lentsman, 2016; Khalaman et al. 2019; but see Westerbom et al. 2021 for an </w:t>
        </w:r>
      </w:ins>
      <w:ins w:id="1694" w:author="Arcella" w:date="2022-10-17T14:26:00Z">
        <w:r>
          <w:rPr>
            <w:color w:val="1D2228"/>
            <w:highlight w:val="magenta"/>
          </w:rPr>
          <w:t>opposite example</w:t>
        </w:r>
      </w:ins>
      <w:ins w:id="1695" w:author="Arcella" w:date="2022-10-19T16:57:00Z">
        <w:r>
          <w:rPr>
            <w:color w:val="1D2228"/>
            <w:highlight w:val="magenta"/>
            <w:lang w:val="en-GB"/>
          </w:rPr>
          <w:t>:</w:t>
        </w:r>
      </w:ins>
      <w:ins w:id="1696" w:author="Arcella" w:date="2022-10-17T14:26:00Z">
        <w:r>
          <w:rPr>
            <w:color w:val="1D2228"/>
            <w:highlight w:val="magenta"/>
          </w:rPr>
          <w:t xml:space="preserve"> </w:t>
        </w:r>
      </w:ins>
      <w:ins w:id="1697" w:author="Arcella" w:date="2022-10-18T11:03:00Z">
        <w:r>
          <w:rPr>
            <w:color w:val="1D2228"/>
            <w:highlight w:val="magenta"/>
          </w:rPr>
          <w:t xml:space="preserve">a </w:t>
        </w:r>
      </w:ins>
      <w:ins w:id="1698" w:author="Arcella" w:date="2022-10-17T14:26:00Z">
        <w:r>
          <w:rPr>
            <w:color w:val="1D2228"/>
            <w:highlight w:val="magenta"/>
          </w:rPr>
          <w:t>high year-to-year variation</w:t>
        </w:r>
      </w:ins>
      <w:ins w:id="1699" w:author="Arcella" w:date="2022-10-17T14:26:00Z">
        <w:r>
          <w:rPr>
            <w:color w:val="1D2228"/>
          </w:rPr>
          <w:t xml:space="preserve"> in recruitment of mussels related to salinity fluctuations in the mesohaline environment). The classic hypothesis</w:t>
        </w:r>
      </w:ins>
      <w:ins w:id="1700" w:author="Arcella" w:date="2022-10-18T11:04:00Z">
        <w:r>
          <w:rPr>
            <w:color w:val="1D2228"/>
          </w:rPr>
          <w:t xml:space="preserve">, which has been suggested based </w:t>
        </w:r>
      </w:ins>
      <w:ins w:id="1701" w:author="Arcella" w:date="2022-10-17T14:26:00Z">
        <w:r>
          <w:rPr>
            <w:color w:val="1D2228"/>
          </w:rPr>
          <w:t xml:space="preserve">on </w:t>
        </w:r>
      </w:ins>
      <w:ins w:id="1702" w:author="Arcella" w:date="2022-10-18T11:04:00Z">
        <w:r>
          <w:rPr>
            <w:color w:val="1D2228"/>
          </w:rPr>
          <w:t xml:space="preserve">the </w:t>
        </w:r>
      </w:ins>
      <w:ins w:id="1703" w:author="Arcella" w:date="2022-10-17T14:26:00Z">
        <w:r>
          <w:rPr>
            <w:color w:val="1D2228"/>
          </w:rPr>
          <w:t>data on the Wadden Sea mussels and other littoral bivalves</w:t>
        </w:r>
      </w:ins>
      <w:ins w:id="1704" w:author="Arcella" w:date="2022-10-18T11:04:00Z">
        <w:r>
          <w:rPr>
            <w:color w:val="1D2228"/>
          </w:rPr>
          <w:t xml:space="preserve">, </w:t>
        </w:r>
      </w:ins>
      <w:ins w:id="1705" w:author="Arcella" w:date="2022-10-17T14:26:00Z">
        <w:r>
          <w:rPr>
            <w:color w:val="1D2228"/>
          </w:rPr>
          <w:t>explains recruitment synchrony in their populations by the impact of invertebrate predators feed</w:t>
        </w:r>
      </w:ins>
      <w:ins w:id="1706" w:author="Arcella" w:date="2022-10-19T16:58:00Z">
        <w:r>
          <w:rPr>
            <w:color w:val="1D2228"/>
          </w:rPr>
          <w:t>ing</w:t>
        </w:r>
      </w:ins>
      <w:ins w:id="1707" w:author="Arcella" w:date="2022-10-17T14:26:00Z">
        <w:r>
          <w:rPr>
            <w:color w:val="1D2228"/>
          </w:rPr>
          <w:t xml:space="preserve"> on spat</w:t>
        </w:r>
      </w:ins>
      <w:ins w:id="1708" w:author="Arcella" w:date="2022-10-19T16:58:00Z">
        <w:r>
          <w:rPr>
            <w:color w:val="1D2228"/>
          </w:rPr>
          <w:t>,</w:t>
        </w:r>
      </w:ins>
      <w:ins w:id="1709" w:author="Arcella" w:date="2022-10-17T14:26:00Z">
        <w:r>
          <w:rPr>
            <w:color w:val="1D2228"/>
          </w:rPr>
          <w:t xml:space="preserve"> whose numbers are reduc</w:t>
        </w:r>
      </w:ins>
      <w:ins w:id="1710" w:author="Arcella" w:date="2022-10-18T11:04:00Z">
        <w:r>
          <w:rPr>
            <w:color w:val="1D2228"/>
          </w:rPr>
          <w:t xml:space="preserve">ed during </w:t>
        </w:r>
      </w:ins>
      <w:ins w:id="1711" w:author="Arcella" w:date="2022-10-17T14:26:00Z">
        <w:r>
          <w:rPr>
            <w:color w:val="1D2228"/>
          </w:rPr>
          <w:t xml:space="preserve">severe winters (Beukema et al. 2015 and references </w:t>
        </w:r>
      </w:ins>
      <w:customXmlInsRangeStart w:id="1713" w:author="Arcella" w:date="2022-10-17T14:26:00Z"/>
      <w:sdt>
        <w:sdtPr>
          <w:rPr/>
          <w:tag w:val="goog_rdk_29"/>
          <w:id w:val="-337620679"/>
        </w:sdtPr>
        <w:sdtEndPr>
          <w:rPr/>
        </w:sdtEndPr>
        <w:sdtContent>
          <w:customXmlInsRangeEnd w:id="1713"/>
          <w:customXmlInsRangeStart w:id="1716" w:author="Arcella" w:date="2022-10-17T14:26:00Z"/>
        </w:sdtContent>
      </w:sdt>
      <w:customXmlInsRangeEnd w:id="1716"/>
      <w:ins w:id="1717" w:author="Arcella" w:date="2022-10-17T14:26:00Z">
        <w:r>
          <w:rPr>
            <w:color w:val="1D2228"/>
          </w:rPr>
          <w:t xml:space="preserve">therein). Taking into account </w:t>
        </w:r>
      </w:ins>
      <w:ins w:id="1718" w:author="Arcella" w:date="2022-10-18T11:04:00Z">
        <w:r>
          <w:rPr>
            <w:color w:val="1D2228"/>
          </w:rPr>
          <w:t xml:space="preserve">a </w:t>
        </w:r>
      </w:ins>
      <w:ins w:id="1719" w:author="Arcella" w:date="2022-10-17T14:26:00Z">
        <w:r>
          <w:rPr>
            <w:color w:val="1D2228"/>
          </w:rPr>
          <w:t>very different thermal regime and the lack of such predators in</w:t>
        </w:r>
      </w:ins>
      <w:ins w:id="1720" w:author="Arcella" w:date="2022-10-18T11:05:00Z">
        <w:r>
          <w:rPr>
            <w:color w:val="1D2228"/>
          </w:rPr>
          <w:t xml:space="preserve"> the</w:t>
        </w:r>
      </w:ins>
      <w:ins w:id="1721" w:author="Arcella" w:date="2022-10-17T14:26:00Z">
        <w:r>
          <w:rPr>
            <w:color w:val="1D2228"/>
          </w:rPr>
          <w:t xml:space="preserve"> Tyuva we </w:t>
        </w:r>
      </w:ins>
      <w:ins w:id="1722" w:author="Arcella" w:date="2022-10-18T11:05:00Z">
        <w:r>
          <w:rPr>
            <w:color w:val="1D2228"/>
          </w:rPr>
          <w:t xml:space="preserve">doubt </w:t>
        </w:r>
      </w:ins>
      <w:ins w:id="1723" w:author="Arcella" w:date="2022-10-17T14:26:00Z">
        <w:r>
          <w:rPr>
            <w:color w:val="1D2228"/>
          </w:rPr>
          <w:t xml:space="preserve">that this hypothesis can explain </w:t>
        </w:r>
      </w:ins>
      <w:ins w:id="1724" w:author="Arcella" w:date="2022-10-18T11:05:00Z">
        <w:r>
          <w:rPr>
            <w:color w:val="1D2228"/>
          </w:rPr>
          <w:t>our results</w:t>
        </w:r>
      </w:ins>
      <w:ins w:id="1725" w:author="Arcella" w:date="2022-10-17T14:26:00Z">
        <w:r>
          <w:rPr>
            <w:color w:val="1D2228"/>
          </w:rPr>
          <w:t>.</w:t>
        </w:r>
      </w:ins>
    </w:p>
    <w:p>
      <w:pPr>
        <w:spacing w:before="240" w:after="240"/>
        <w:rPr>
          <w:ins w:id="1726" w:author="Arcella" w:date="2022-10-18T12:39:00Z"/>
          <w:color w:val="1D2228"/>
        </w:rPr>
      </w:pPr>
      <w:del w:id="1727" w:author="Arcella" w:date="2022-10-18T12:39:00Z">
        <w:bookmarkStart w:id="54" w:name="_heading=h.vtdnu1kbb0c8" w:colFirst="0" w:colLast="0"/>
        <w:bookmarkEnd w:id="54"/>
        <w:r>
          <w:rPr>
            <w:color w:val="1D2228"/>
          </w:rPr>
          <w:delText>The choice of Tyuva as a study site was partly due to the presence there of a mussel bed of several hectares in square (Bufalova et al. 2005; this study). According to anecdotal evidence from local residents, before our research began, the Bed existed, outwardly unchanged, uninterruptedly for at least 10 years. In 2010, visual observations indicated that the littoral part of the Bed began to "degrade," with what had been a solid carpet of mussels, mostly large ones, turning into a graveyard of their dead shells. By 2018, the littoral part of the Bed finally degraded, even though there were plenty of juveniles at monitoring point BS+05 in 2012 and it looked like the Bed should revive. In occasional studies in Tyuva in the 20th century (</w:delText>
        </w:r>
      </w:del>
      <w:del w:id="1728" w:author="Arcella" w:date="2022-10-18T12:39:00Z">
        <w:r>
          <w:rPr>
            <w:color w:val="1D2228"/>
            <w:highlight w:val="yellow"/>
          </w:rPr>
          <w:delText>REF</w:delText>
        </w:r>
      </w:del>
      <w:del w:id="1729" w:author="Arcella" w:date="2022-10-18T12:39:00Z">
        <w:r>
          <w:rPr>
            <w:color w:val="1D2228"/>
          </w:rPr>
          <w:delText xml:space="preserve">), no one noticed a Bed there which indicates its ephemerity. </w:delText>
        </w:r>
      </w:del>
      <w:customXmlDelRangeStart w:id="1731" w:author="Arcella" w:date="2022-10-18T12:39:00Z"/>
      <w:sdt>
        <w:sdtPr>
          <w:rPr/>
          <w:tag w:val="goog_rdk_30"/>
          <w:id w:val="-1390333118"/>
        </w:sdtPr>
        <w:sdtEndPr>
          <w:rPr/>
        </w:sdtEndPr>
        <w:sdtContent>
          <w:customXmlDelRangeEnd w:id="1731"/>
          <w:commentRangeStart w:id="84"/>
          <w:customXmlDelRangeStart w:id="1734" w:author="Arcella" w:date="2022-10-18T12:39:00Z"/>
        </w:sdtContent>
      </w:sdt>
      <w:customXmlDelRangeEnd w:id="1734"/>
      <w:del w:id="1735" w:author="Arcella" w:date="2022-10-18T12:39:00Z">
        <w:r>
          <w:rPr>
            <w:color w:val="1D2228"/>
          </w:rPr>
          <w:delText>Mussel</w:delText>
        </w:r>
        <w:commentRangeEnd w:id="84"/>
      </w:del>
      <w:del w:id="1736" w:author="Arcella" w:date="2022-10-18T12:39:00Z">
        <w:r>
          <w:rPr/>
          <w:commentReference w:id="84"/>
        </w:r>
      </w:del>
      <w:del w:id="1737" w:author="Arcella" w:date="2022-10-18T12:39:00Z">
        <w:r>
          <w:rPr>
            <w:color w:val="1D2228"/>
          </w:rPr>
          <w:delText xml:space="preserve"> beds are known to exhibit large-scale dynamics similar to the one we observed in Tyuva. Both "endogenous" and "exogenous" factors can be behind these dynamics (Dankers et al. 2001; van der Meer et al. 2019; Khaitov, Lentsman 2016 and references therein</w:delText>
        </w:r>
      </w:del>
      <w:customXmlDelRangeStart w:id="1739" w:author="Arcella" w:date="2022-10-18T12:39:00Z"/>
      <w:sdt>
        <w:sdtPr>
          <w:rPr/>
          <w:tag w:val="goog_rdk_31"/>
          <w:id w:val="-1405447014"/>
        </w:sdtPr>
        <w:sdtEndPr>
          <w:rPr/>
        </w:sdtEndPr>
        <w:sdtContent>
          <w:customXmlDelRangeEnd w:id="1739"/>
          <w:commentRangeStart w:id="85"/>
          <w:customXmlDelRangeStart w:id="1742" w:author="Arcella" w:date="2022-10-18T12:39:00Z"/>
        </w:sdtContent>
      </w:sdt>
      <w:customXmlDelRangeEnd w:id="1742"/>
      <w:del w:id="1743" w:author="Arcella" w:date="2022-10-18T12:39:00Z">
        <w:r>
          <w:rPr>
            <w:color w:val="1D2228"/>
          </w:rPr>
          <w:delText>)</w:delText>
        </w:r>
        <w:commentRangeEnd w:id="85"/>
      </w:del>
      <w:del w:id="1744" w:author="Arcella" w:date="2022-10-18T12:39:00Z">
        <w:r>
          <w:rPr/>
          <w:commentReference w:id="85"/>
        </w:r>
      </w:del>
      <w:del w:id="1745" w:author="Arcella" w:date="2022-10-18T12:39:00Z">
        <w:r>
          <w:rPr>
            <w:color w:val="1D2228"/>
          </w:rPr>
          <w:delText xml:space="preserve">. Endogenous factors refer to density-dependent processes in the bed itself, when adult mussels prevent the recruitment of juveniles, and mass recruitment occurs only after the death of most of the old individuals. External factors refer to physical disturbances like storms, ice scouring, cold waves in ice-free winters, especially devastating for mussels on the bed which are unprotected by the algae cover, etc. Since our observations were sketchy, we cannot say with certainty what happened in Tuva. </w:delText>
        </w:r>
      </w:del>
    </w:p>
    <w:p>
      <w:pPr>
        <w:spacing w:before="240" w:after="240"/>
        <w:rPr>
          <w:ins w:id="1746" w:author="Arcella" w:date="2022-10-18T13:51:00Z"/>
          <w:color w:val="1D2228"/>
        </w:rPr>
      </w:pPr>
      <w:ins w:id="1747" w:author="Arcella" w:date="2022-10-18T12:39:00Z">
        <w:r>
          <w:rPr>
            <w:color w:val="1D2228"/>
          </w:rPr>
          <w:t>Our</w:t>
        </w:r>
      </w:ins>
      <w:ins w:id="1748" w:author="Arcella" w:date="2022-10-18T11:05:00Z">
        <w:r>
          <w:rPr>
            <w:color w:val="1D2228"/>
          </w:rPr>
          <w:t xml:space="preserve"> choice of </w:t>
        </w:r>
      </w:ins>
      <w:ins w:id="1749" w:author="Arcella" w:date="2022-10-18T12:39:00Z">
        <w:r>
          <w:rPr>
            <w:color w:val="1D2228"/>
          </w:rPr>
          <w:t xml:space="preserve">the </w:t>
        </w:r>
      </w:ins>
      <w:ins w:id="1750" w:author="Arcella" w:date="2022-10-18T11:05:00Z">
        <w:r>
          <w:rPr>
            <w:color w:val="1D2228"/>
          </w:rPr>
          <w:t>Tyuva</w:t>
        </w:r>
      </w:ins>
      <w:ins w:id="1751" w:author="Arcella" w:date="2022-10-18T12:39:00Z">
        <w:r>
          <w:rPr>
            <w:color w:val="1D2228"/>
          </w:rPr>
          <w:t xml:space="preserve"> Inlet</w:t>
        </w:r>
      </w:ins>
      <w:ins w:id="1752" w:author="Arcella" w:date="2022-10-18T11:05:00Z">
        <w:r>
          <w:rPr>
            <w:color w:val="1D2228"/>
          </w:rPr>
          <w:t xml:space="preserve"> as a study site was partly due to the presence there of a mussel bed </w:t>
        </w:r>
      </w:ins>
      <w:ins w:id="1753" w:author="Arcella" w:date="2022-10-18T12:39:00Z">
        <w:r>
          <w:rPr>
            <w:color w:val="1D2228"/>
          </w:rPr>
          <w:t xml:space="preserve">with an area of </w:t>
        </w:r>
      </w:ins>
      <w:ins w:id="1754" w:author="Arcella" w:date="2022-10-18T11:05:00Z">
        <w:r>
          <w:rPr>
            <w:color w:val="1D2228"/>
          </w:rPr>
          <w:t>several hectares (Bufalova et al. 2005; this study). According to anecdotal evidence from local residents, the</w:t>
        </w:r>
      </w:ins>
      <w:ins w:id="1755" w:author="Arcella" w:date="2022-10-18T12:41:00Z">
        <w:r>
          <w:rPr>
            <w:color w:val="1D2228"/>
            <w:lang w:val="en-GB"/>
          </w:rPr>
          <w:t xml:space="preserve"> </w:t>
        </w:r>
      </w:ins>
      <w:ins w:id="1756" w:author="Arcella" w:date="2022-10-18T11:05:00Z">
        <w:r>
          <w:rPr>
            <w:color w:val="1D2228"/>
          </w:rPr>
          <w:t>Bed</w:t>
        </w:r>
      </w:ins>
      <w:ins w:id="1757" w:author="Arcella" w:date="2022-10-18T12:41:00Z">
        <w:r>
          <w:rPr>
            <w:color w:val="1D2228"/>
          </w:rPr>
          <w:t xml:space="preserve"> had </w:t>
        </w:r>
      </w:ins>
      <w:ins w:id="1758" w:author="Arcella" w:date="2022-10-18T11:05:00Z">
        <w:r>
          <w:rPr>
            <w:color w:val="1D2228"/>
          </w:rPr>
          <w:t xml:space="preserve">existed, </w:t>
        </w:r>
      </w:ins>
      <w:ins w:id="1759" w:author="Arcella" w:date="2022-10-18T12:41:00Z">
        <w:r>
          <w:rPr>
            <w:color w:val="1D2228"/>
          </w:rPr>
          <w:t xml:space="preserve">seemingly </w:t>
        </w:r>
      </w:ins>
      <w:ins w:id="1760" w:author="Arcella" w:date="2022-10-18T11:05:00Z">
        <w:r>
          <w:rPr>
            <w:color w:val="1D2228"/>
          </w:rPr>
          <w:t>unchanged, for at least 10 years</w:t>
        </w:r>
      </w:ins>
      <w:ins w:id="1761" w:author="Arcella" w:date="2022-10-18T12:41:00Z">
        <w:r>
          <w:rPr>
            <w:color w:val="1D2228"/>
          </w:rPr>
          <w:t xml:space="preserve"> before </w:t>
        </w:r>
      </w:ins>
      <w:ins w:id="1762" w:author="Arcella" w:date="2022-10-18T12:42:00Z">
        <w:r>
          <w:rPr>
            <w:color w:val="1D2228"/>
          </w:rPr>
          <w:t xml:space="preserve">the start of </w:t>
        </w:r>
      </w:ins>
      <w:ins w:id="1763" w:author="Arcella" w:date="2022-10-18T12:41:00Z">
        <w:r>
          <w:rPr>
            <w:color w:val="1D2228"/>
          </w:rPr>
          <w:t>our research</w:t>
        </w:r>
      </w:ins>
      <w:ins w:id="1764" w:author="Arcella" w:date="2022-10-18T11:05:00Z">
        <w:r>
          <w:rPr>
            <w:color w:val="1D2228"/>
          </w:rPr>
          <w:t xml:space="preserve">. In 2010, visual observations indicated </w:t>
        </w:r>
      </w:ins>
      <w:ins w:id="1765" w:author="Arcella" w:date="2022-10-18T13:48:00Z">
        <w:r>
          <w:rPr>
            <w:color w:val="1D2228"/>
            <w:lang w:val="en-GB"/>
          </w:rPr>
          <w:t xml:space="preserve">an incipient degradation of </w:t>
        </w:r>
      </w:ins>
      <w:ins w:id="1766" w:author="Arcella" w:date="2022-10-18T11:05:00Z">
        <w:r>
          <w:rPr>
            <w:color w:val="1D2228"/>
          </w:rPr>
          <w:t>the littoral part of the Bed</w:t>
        </w:r>
      </w:ins>
      <w:ins w:id="1767" w:author="Arcella" w:date="2022-10-18T13:48:00Z">
        <w:r>
          <w:rPr>
            <w:color w:val="1D2228"/>
          </w:rPr>
          <w:t>. W</w:t>
        </w:r>
      </w:ins>
      <w:ins w:id="1768" w:author="Arcella" w:date="2022-10-18T11:05:00Z">
        <w:r>
          <w:rPr>
            <w:color w:val="1D2228"/>
          </w:rPr>
          <w:t xml:space="preserve">hat had been a solid carpet of mussels, mostly large ones, </w:t>
        </w:r>
      </w:ins>
      <w:ins w:id="1769" w:author="Arcella" w:date="2022-10-18T13:49:00Z">
        <w:r>
          <w:rPr>
            <w:color w:val="1D2228"/>
          </w:rPr>
          <w:t xml:space="preserve">was gradually </w:t>
        </w:r>
      </w:ins>
      <w:ins w:id="1770" w:author="Arcella" w:date="2022-10-18T11:05:00Z">
        <w:r>
          <w:rPr>
            <w:color w:val="1D2228"/>
          </w:rPr>
          <w:t>turning into a graveyard of their dead shells. By 2018, the</w:t>
        </w:r>
      </w:ins>
      <w:ins w:id="1771" w:author="Arcella" w:date="2022-10-18T13:49:00Z">
        <w:r>
          <w:rPr>
            <w:color w:val="1D2228"/>
          </w:rPr>
          <w:t xml:space="preserve"> degradation of the</w:t>
        </w:r>
      </w:ins>
      <w:ins w:id="1772" w:author="Arcella" w:date="2022-10-18T11:05:00Z">
        <w:r>
          <w:rPr>
            <w:color w:val="1D2228"/>
          </w:rPr>
          <w:t xml:space="preserve"> littoral part of the Bed </w:t>
        </w:r>
      </w:ins>
      <w:ins w:id="1773" w:author="Arcella" w:date="2022-10-18T13:49:00Z">
        <w:r>
          <w:rPr>
            <w:color w:val="1D2228"/>
          </w:rPr>
          <w:t>has been completed</w:t>
        </w:r>
      </w:ins>
      <w:ins w:id="1774" w:author="Arcella" w:date="2022-10-18T11:05:00Z">
        <w:r>
          <w:rPr>
            <w:color w:val="1D2228"/>
          </w:rPr>
          <w:t xml:space="preserve">, though there were plenty of juveniles at monitoring point BS+05 in 2012 and it </w:t>
        </w:r>
      </w:ins>
      <w:ins w:id="1775" w:author="Arcella" w:date="2022-10-18T13:49:00Z">
        <w:r>
          <w:rPr>
            <w:color w:val="1D2228"/>
          </w:rPr>
          <w:t xml:space="preserve">had </w:t>
        </w:r>
      </w:ins>
      <w:ins w:id="1776" w:author="Arcella" w:date="2022-10-18T11:05:00Z">
        <w:r>
          <w:rPr>
            <w:color w:val="1D2228"/>
          </w:rPr>
          <w:t xml:space="preserve">looked like the Bed should revive. In occasional studies in </w:t>
        </w:r>
      </w:ins>
      <w:ins w:id="1777" w:author="Arcella" w:date="2022-10-18T13:50:00Z">
        <w:r>
          <w:rPr>
            <w:color w:val="1D2228"/>
          </w:rPr>
          <w:t xml:space="preserve">the </w:t>
        </w:r>
      </w:ins>
      <w:ins w:id="1778" w:author="Arcella" w:date="2022-10-18T11:05:00Z">
        <w:r>
          <w:rPr>
            <w:color w:val="1D2228"/>
          </w:rPr>
          <w:t>Tyuva in the 20th century (</w:t>
        </w:r>
      </w:ins>
      <w:ins w:id="1779" w:author="Arcella" w:date="2022-10-18T11:05:00Z">
        <w:r>
          <w:rPr>
            <w:color w:val="1D2228"/>
            <w:highlight w:val="yellow"/>
          </w:rPr>
          <w:t>REF</w:t>
        </w:r>
      </w:ins>
      <w:ins w:id="1780" w:author="Arcella" w:date="2022-10-18T11:05:00Z">
        <w:r>
          <w:rPr>
            <w:color w:val="1D2228"/>
          </w:rPr>
          <w:t xml:space="preserve">), </w:t>
        </w:r>
      </w:ins>
      <w:ins w:id="1781" w:author="Arcella" w:date="2022-10-18T13:50:00Z">
        <w:r>
          <w:rPr>
            <w:color w:val="1D2228"/>
          </w:rPr>
          <w:t xml:space="preserve">no </w:t>
        </w:r>
      </w:ins>
      <w:ins w:id="1782" w:author="Arcella" w:date="2022-10-18T11:05:00Z">
        <w:r>
          <w:rPr>
            <w:color w:val="1D2228"/>
          </w:rPr>
          <w:t xml:space="preserve">one noticed </w:t>
        </w:r>
      </w:ins>
      <w:ins w:id="1783" w:author="Arcella" w:date="2022-10-18T13:50:00Z">
        <w:r>
          <w:rPr>
            <w:color w:val="1D2228"/>
            <w:highlight w:val="magenta"/>
          </w:rPr>
          <w:t>any large</w:t>
        </w:r>
      </w:ins>
      <w:ins w:id="1784" w:author="Arcella" w:date="2022-10-18T13:51:00Z">
        <w:r>
          <w:rPr>
            <w:color w:val="1D2228"/>
            <w:highlight w:val="magenta"/>
          </w:rPr>
          <w:t xml:space="preserve"> mussel</w:t>
        </w:r>
      </w:ins>
      <w:ins w:id="1785" w:author="Arcella" w:date="2022-10-18T13:50:00Z">
        <w:r>
          <w:rPr>
            <w:color w:val="1D2228"/>
            <w:highlight w:val="magenta"/>
          </w:rPr>
          <w:t xml:space="preserve"> bed</w:t>
        </w:r>
      </w:ins>
      <w:ins w:id="1786" w:author="Arcella" w:date="2022-10-18T11:05:00Z">
        <w:r>
          <w:rPr>
            <w:color w:val="1D2228"/>
          </w:rPr>
          <w:t xml:space="preserve"> there</w:t>
        </w:r>
      </w:ins>
      <w:ins w:id="1787" w:author="Arcella" w:date="2022-10-18T13:51:00Z">
        <w:r>
          <w:rPr>
            <w:color w:val="1D2228"/>
          </w:rPr>
          <w:t>,</w:t>
        </w:r>
      </w:ins>
      <w:ins w:id="1788" w:author="Arcella" w:date="2022-10-18T11:05:00Z">
        <w:r>
          <w:rPr>
            <w:color w:val="1D2228"/>
          </w:rPr>
          <w:t xml:space="preserve"> which indicates </w:t>
        </w:r>
      </w:ins>
      <w:ins w:id="1789" w:author="Arcella" w:date="2022-10-18T13:51:00Z">
        <w:r>
          <w:rPr>
            <w:color w:val="1D2228"/>
          </w:rPr>
          <w:t xml:space="preserve">the </w:t>
        </w:r>
      </w:ins>
      <w:ins w:id="1790" w:author="Arcella" w:date="2022-10-18T11:05:00Z">
        <w:r>
          <w:rPr>
            <w:color w:val="1D2228"/>
          </w:rPr>
          <w:t>ephemer</w:t>
        </w:r>
      </w:ins>
      <w:ins w:id="1791" w:author="Arcella" w:date="2022-10-18T13:51:00Z">
        <w:r>
          <w:rPr>
            <w:color w:val="1D2228"/>
          </w:rPr>
          <w:t>al nature of the Bed described in our study</w:t>
        </w:r>
      </w:ins>
      <w:ins w:id="1792" w:author="Arcella" w:date="2022-10-18T11:05:00Z">
        <w:r>
          <w:rPr>
            <w:color w:val="1D2228"/>
          </w:rPr>
          <w:t xml:space="preserve">. </w:t>
        </w:r>
      </w:ins>
    </w:p>
    <w:p>
      <w:pPr>
        <w:spacing w:before="240" w:after="240"/>
        <w:rPr>
          <w:ins w:id="1793" w:author="Arcella" w:date="2022-10-18T11:05:00Z"/>
        </w:rPr>
      </w:pPr>
      <w:customXmlInsRangeStart w:id="1795" w:author="Arcella" w:date="2022-10-18T11:05:00Z"/>
      <w:sdt>
        <w:sdtPr>
          <w:rPr/>
          <w:tag w:val="goog_rdk_30"/>
          <w:id w:val="-771782930"/>
        </w:sdtPr>
        <w:sdtEndPr>
          <w:rPr/>
        </w:sdtEndPr>
        <w:sdtContent>
          <w:customXmlInsRangeEnd w:id="1795"/>
          <w:customXmlInsRangeStart w:id="1798" w:author="Arcella" w:date="2022-10-18T11:05:00Z"/>
        </w:sdtContent>
      </w:sdt>
      <w:customXmlInsRangeEnd w:id="1798"/>
      <w:ins w:id="1799" w:author="Arcella" w:date="2022-10-18T11:05:00Z">
        <w:r>
          <w:rPr>
            <w:color w:val="1D2228"/>
          </w:rPr>
          <w:t>Mussel beds are known to exhibit large-scale dynamics</w:t>
        </w:r>
      </w:ins>
      <w:ins w:id="1800" w:author="Arcella" w:date="2022-10-18T13:52:00Z">
        <w:r>
          <w:rPr>
            <w:color w:val="1D2228"/>
          </w:rPr>
          <w:t>,</w:t>
        </w:r>
      </w:ins>
      <w:ins w:id="1801" w:author="Arcella" w:date="2022-10-18T11:05:00Z">
        <w:r>
          <w:rPr>
            <w:color w:val="1D2228"/>
          </w:rPr>
          <w:t xml:space="preserve"> similar to </w:t>
        </w:r>
      </w:ins>
      <w:ins w:id="1802" w:author="Arcella" w:date="2022-10-18T13:51:00Z">
        <w:r>
          <w:rPr>
            <w:color w:val="1D2228"/>
          </w:rPr>
          <w:t xml:space="preserve">what </w:t>
        </w:r>
      </w:ins>
      <w:ins w:id="1803" w:author="Arcella" w:date="2022-10-18T11:05:00Z">
        <w:r>
          <w:rPr>
            <w:color w:val="1D2228"/>
          </w:rPr>
          <w:t xml:space="preserve">we observed in </w:t>
        </w:r>
      </w:ins>
      <w:ins w:id="1804" w:author="Arcella" w:date="2022-10-18T13:51:00Z">
        <w:r>
          <w:rPr>
            <w:color w:val="1D2228"/>
          </w:rPr>
          <w:t xml:space="preserve">the </w:t>
        </w:r>
      </w:ins>
      <w:ins w:id="1805" w:author="Arcella" w:date="2022-10-18T11:05:00Z">
        <w:r>
          <w:rPr>
            <w:color w:val="1D2228"/>
          </w:rPr>
          <w:t>Tyuva</w:t>
        </w:r>
      </w:ins>
      <w:ins w:id="1806" w:author="Arcella" w:date="2022-10-18T13:52:00Z">
        <w:r>
          <w:rPr>
            <w:color w:val="1D2228"/>
          </w:rPr>
          <w:t xml:space="preserve">, </w:t>
        </w:r>
      </w:ins>
      <w:ins w:id="1807" w:author="Arcella" w:date="2022-10-18T13:52:00Z">
        <w:r>
          <w:rPr>
            <w:color w:val="1D2228"/>
            <w:lang w:val="en-GB"/>
          </w:rPr>
          <w:t xml:space="preserve">which may be due to </w:t>
        </w:r>
      </w:ins>
      <w:ins w:id="1808" w:author="Arcella" w:date="2022-10-18T13:52:00Z">
        <w:r>
          <w:rPr>
            <w:color w:val="1D2228"/>
          </w:rPr>
          <w:t xml:space="preserve">both </w:t>
        </w:r>
      </w:ins>
      <w:ins w:id="1809" w:author="Arcella" w:date="2022-10-18T11:05:00Z">
        <w:r>
          <w:rPr>
            <w:color w:val="1D2228"/>
          </w:rPr>
          <w:t>"endogenous" and "exogenous" factors (Dankers et al. 2001; van der Meer et al. 2019; Khaitov, Lentsman 2016 and references therein</w:t>
        </w:r>
      </w:ins>
      <w:customXmlInsRangeStart w:id="1811" w:author="Arcella" w:date="2022-10-18T11:05:00Z"/>
      <w:sdt>
        <w:sdtPr>
          <w:rPr/>
          <w:tag w:val="goog_rdk_31"/>
          <w:id w:val="-1016693052"/>
        </w:sdtPr>
        <w:sdtEndPr>
          <w:rPr/>
        </w:sdtEndPr>
        <w:sdtContent>
          <w:customXmlInsRangeEnd w:id="1811"/>
          <w:customXmlInsRangeStart w:id="1814" w:author="Arcella" w:date="2022-10-18T11:05:00Z"/>
        </w:sdtContent>
      </w:sdt>
      <w:customXmlInsRangeEnd w:id="1814"/>
      <w:ins w:id="1815" w:author="Arcella" w:date="2022-10-18T11:05:00Z">
        <w:r>
          <w:rPr>
            <w:color w:val="1D2228"/>
          </w:rPr>
          <w:t xml:space="preserve">). Endogenous factors </w:t>
        </w:r>
      </w:ins>
      <w:ins w:id="1816" w:author="Arcella" w:date="2022-10-18T13:52:00Z">
        <w:r>
          <w:rPr>
            <w:color w:val="1D2228"/>
          </w:rPr>
          <w:t xml:space="preserve">are associated with </w:t>
        </w:r>
      </w:ins>
      <w:ins w:id="1817" w:author="Arcella" w:date="2022-10-18T11:05:00Z">
        <w:r>
          <w:rPr>
            <w:color w:val="1D2228"/>
          </w:rPr>
          <w:t>density-dependent processes in the bed itself</w:t>
        </w:r>
      </w:ins>
      <w:ins w:id="1818" w:author="Arcella" w:date="2022-10-18T13:53:00Z">
        <w:r>
          <w:rPr>
            <w:color w:val="1D2228"/>
          </w:rPr>
          <w:t>:</w:t>
        </w:r>
      </w:ins>
      <w:ins w:id="1819" w:author="Arcella" w:date="2022-10-18T11:05:00Z">
        <w:r>
          <w:rPr>
            <w:color w:val="1D2228"/>
          </w:rPr>
          <w:t xml:space="preserve"> adult mussels prevent the recruitment of juveniles, and mass recruitment occurs only after the death of most of the old individuals. External factors </w:t>
        </w:r>
      </w:ins>
      <w:ins w:id="1820" w:author="Arcella" w:date="2022-10-18T13:53:00Z">
        <w:r>
          <w:rPr>
            <w:color w:val="1D2228"/>
          </w:rPr>
          <w:t xml:space="preserve">are associated with </w:t>
        </w:r>
      </w:ins>
      <w:ins w:id="1821" w:author="Arcella" w:date="2022-10-18T11:05:00Z">
        <w:r>
          <w:rPr>
            <w:color w:val="1D2228"/>
          </w:rPr>
          <w:t>physical disturbance</w:t>
        </w:r>
      </w:ins>
      <w:ins w:id="1822" w:author="Arcella" w:date="2022-10-18T13:53:00Z">
        <w:r>
          <w:rPr>
            <w:color w:val="1D2228"/>
          </w:rPr>
          <w:t xml:space="preserve"> such as </w:t>
        </w:r>
      </w:ins>
      <w:ins w:id="1823" w:author="Arcella" w:date="2022-10-18T11:05:00Z">
        <w:r>
          <w:rPr>
            <w:color w:val="1D2228"/>
          </w:rPr>
          <w:t xml:space="preserve">storms, ice scouring, </w:t>
        </w:r>
      </w:ins>
      <w:ins w:id="1824" w:author="Arcella" w:date="2022-10-18T13:53:00Z">
        <w:r>
          <w:rPr>
            <w:color w:val="1D2228"/>
          </w:rPr>
          <w:t xml:space="preserve">and </w:t>
        </w:r>
      </w:ins>
      <w:ins w:id="1825" w:author="Arcella" w:date="2022-10-18T11:05:00Z">
        <w:r>
          <w:rPr>
            <w:color w:val="1D2228"/>
          </w:rPr>
          <w:t>cold waves in ice-free winters</w:t>
        </w:r>
      </w:ins>
      <w:ins w:id="1826" w:author="Arcella" w:date="2022-10-18T13:53:00Z">
        <w:r>
          <w:rPr>
            <w:color w:val="1D2228"/>
          </w:rPr>
          <w:t>.</w:t>
        </w:r>
      </w:ins>
      <w:ins w:id="1827" w:author="Arcella" w:date="2022-10-18T11:05:00Z">
        <w:r>
          <w:rPr>
            <w:color w:val="1D2228"/>
          </w:rPr>
          <w:t xml:space="preserve"> </w:t>
        </w:r>
      </w:ins>
      <w:ins w:id="1828" w:author="Arcella" w:date="2022-10-18T13:53:00Z">
        <w:r>
          <w:rPr>
            <w:color w:val="1D2228"/>
          </w:rPr>
          <w:t xml:space="preserve">They may be </w:t>
        </w:r>
      </w:ins>
      <w:ins w:id="1829" w:author="Arcella" w:date="2022-10-18T11:05:00Z">
        <w:r>
          <w:rPr>
            <w:color w:val="1D2228"/>
          </w:rPr>
          <w:t xml:space="preserve">devastating for mussels on the bed unprotected by the algae cover. </w:t>
        </w:r>
      </w:ins>
      <w:ins w:id="1830" w:author="Arcella" w:date="2022-10-18T13:54:00Z">
        <w:r>
          <w:rPr>
            <w:color w:val="1D2228"/>
          </w:rPr>
          <w:t>O</w:t>
        </w:r>
      </w:ins>
      <w:ins w:id="1831" w:author="Arcella" w:date="2022-10-18T11:05:00Z">
        <w:r>
          <w:rPr>
            <w:color w:val="1D2228"/>
          </w:rPr>
          <w:t xml:space="preserve">ur observations were sketchy, </w:t>
        </w:r>
      </w:ins>
      <w:ins w:id="1832" w:author="Arcella" w:date="2022-10-18T13:54:00Z">
        <w:r>
          <w:rPr>
            <w:color w:val="1D2228"/>
          </w:rPr>
          <w:t xml:space="preserve">and </w:t>
        </w:r>
      </w:ins>
      <w:ins w:id="1833" w:author="Arcella" w:date="2022-10-18T11:05:00Z">
        <w:r>
          <w:rPr>
            <w:color w:val="1D2228"/>
          </w:rPr>
          <w:t xml:space="preserve">we </w:t>
        </w:r>
      </w:ins>
      <w:ins w:id="1834" w:author="Arcella" w:date="2022-10-18T13:54:00Z">
        <w:r>
          <w:rPr>
            <w:color w:val="1D2228"/>
          </w:rPr>
          <w:t xml:space="preserve">do not know which of the factors were </w:t>
        </w:r>
      </w:ins>
      <w:ins w:id="1835" w:author="Arcella" w:date="2022-10-18T13:55:00Z">
        <w:r>
          <w:rPr>
            <w:color w:val="1D2228"/>
          </w:rPr>
          <w:t xml:space="preserve">at play </w:t>
        </w:r>
      </w:ins>
      <w:ins w:id="1836" w:author="Arcella" w:date="2022-10-18T11:05:00Z">
        <w:r>
          <w:rPr>
            <w:color w:val="1D2228"/>
          </w:rPr>
          <w:t xml:space="preserve">in the Tyuva. </w:t>
        </w:r>
      </w:ins>
    </w:p>
    <w:p>
      <w:pPr>
        <w:spacing w:before="240" w:after="240"/>
      </w:pPr>
    </w:p>
    <w:p>
      <w:pPr>
        <w:spacing w:before="240" w:after="240"/>
        <w:rPr>
          <w:b/>
          <w:color w:val="1D2228"/>
        </w:rPr>
      </w:pPr>
      <w:bookmarkStart w:id="55" w:name="_heading=h.4h3h6kakoeje" w:colFirst="0" w:colLast="0"/>
      <w:bookmarkEnd w:id="55"/>
      <w:r>
        <w:rPr>
          <w:b/>
          <w:color w:val="1D2228"/>
        </w:rPr>
        <w:t>Long-term dynamics</w:t>
      </w:r>
    </w:p>
    <w:p>
      <w:pPr>
        <w:spacing w:before="240" w:after="240"/>
        <w:rPr>
          <w:ins w:id="1837" w:author="Arcella" w:date="2022-10-19T17:00:00Z"/>
          <w:color w:val="1D2228"/>
        </w:rPr>
      </w:pPr>
      <w:del w:id="1838" w:author="Arcella" w:date="2022-10-19T17:00:00Z">
        <w:bookmarkStart w:id="56" w:name="_heading=h.38vltdulgsyk" w:colFirst="0" w:colLast="0"/>
        <w:bookmarkEnd w:id="56"/>
        <w:r>
          <w:rPr>
            <w:color w:val="1D2228"/>
          </w:rPr>
          <w:delText xml:space="preserve">The historical data on Murman mussels allow us to state with a high degree of certainty that between 1960 and 1970 their littoral populations underwent collapse, having decreased in terms of biomass by one order of magnitude. These conclusions are primarily based on the VNIRO data (Romanova, 1969; Antipova, 1984, </w:delText>
        </w:r>
      </w:del>
      <w:del w:id="1839" w:author="Arcella" w:date="2022-10-19T17:00:00Z">
        <w:r>
          <w:rPr>
            <w:b/>
            <w:color w:val="1D2228"/>
          </w:rPr>
          <w:delText>Fig. 6</w:delText>
        </w:r>
      </w:del>
      <w:del w:id="1840" w:author="Arcella" w:date="2022-10-19T17:00:00Z">
        <w:r>
          <w:rPr>
            <w:color w:val="1D2228"/>
          </w:rPr>
          <w:delText xml:space="preserve">) which were probably obtained by comparable methods, and therefore seem plausible. Estimates of littoral mussel abundance in the 1960s (median biomass 6.5 kg*m-2, </w:delText>
        </w:r>
      </w:del>
      <w:del w:id="1841" w:author="Arcella" w:date="2022-10-19T17:00:00Z">
        <w:r>
          <w:rPr>
            <w:b/>
            <w:color w:val="1D2228"/>
          </w:rPr>
          <w:delText>Fig. 6</w:delText>
        </w:r>
      </w:del>
      <w:del w:id="1842" w:author="Arcella" w:date="2022-10-19T17:00:00Z">
        <w:r>
          <w:rPr>
            <w:color w:val="1D2228"/>
          </w:rPr>
          <w:delText>), seem excessively high against the rest of the Murman data used in this paper. Nevertheless, they cannot be called completely unrealistic. Matveeva (1948) reports similar mussel biomass in 1939 for the eastern Murman site, located outside our study area and therefore not included in our search. We also know that in the subarctic Sea of Okhotsk today abundance of mussels are comparable with those in Murman in the 1960s (Ivanova, Tsurpalo 2011; Khalaman et al. 2019</w:delText>
        </w:r>
      </w:del>
      <w:customXmlDelRangeStart w:id="1844" w:author="Arcella" w:date="2022-10-19T17:00:00Z"/>
      <w:sdt>
        <w:sdtPr>
          <w:rPr/>
          <w:tag w:val="goog_rdk_32"/>
          <w:id w:val="938336089"/>
        </w:sdtPr>
        <w:sdtEndPr>
          <w:rPr/>
        </w:sdtEndPr>
        <w:sdtContent>
          <w:customXmlDelRangeEnd w:id="1844"/>
          <w:commentRangeStart w:id="86"/>
          <w:customXmlDelRangeStart w:id="1847" w:author="Arcella" w:date="2022-10-19T17:00:00Z"/>
        </w:sdtContent>
      </w:sdt>
      <w:customXmlDelRangeEnd w:id="1847"/>
      <w:del w:id="1848" w:author="Arcella" w:date="2022-10-19T17:00:00Z">
        <w:r>
          <w:rPr>
            <w:color w:val="1D2228"/>
          </w:rPr>
          <w:delText>)</w:delText>
        </w:r>
        <w:commentRangeEnd w:id="86"/>
      </w:del>
      <w:del w:id="1849" w:author="Arcella" w:date="2022-10-19T17:00:00Z">
        <w:r>
          <w:rPr/>
          <w:commentReference w:id="86"/>
        </w:r>
      </w:del>
      <w:del w:id="1850" w:author="Arcella" w:date="2022-10-19T17:00:00Z">
        <w:r>
          <w:rPr>
            <w:color w:val="1D2228"/>
          </w:rPr>
          <w:delText xml:space="preserve">. </w:delText>
        </w:r>
        <w:commentRangeStart w:id="87"/>
        <w:r>
          <w:rPr>
            <w:color w:val="1D2228"/>
          </w:rPr>
          <w:delText xml:space="preserve">The limited data available makes it impossible for us to judge with certainty to what extent, if at all, the populations had recovered after collapse by the beginning of the 21st century. We can only say that </w:delText>
        </w:r>
        <w:commentRangeStart w:id="88"/>
        <w:r>
          <w:rPr>
            <w:color w:val="1D2228"/>
          </w:rPr>
          <w:delText xml:space="preserve">at this time </w:delText>
        </w:r>
        <w:commentRangeEnd w:id="88"/>
      </w:del>
      <w:del w:id="1851" w:author="Arcella" w:date="2022-10-19T17:00:00Z">
        <w:r>
          <w:rPr>
            <w:rStyle w:val="10"/>
          </w:rPr>
          <w:commentReference w:id="88"/>
        </w:r>
      </w:del>
      <w:del w:id="1852" w:author="Arcella" w:date="2022-10-19T17:00:00Z">
        <w:r>
          <w:rPr>
            <w:color w:val="1D2228"/>
          </w:rPr>
          <w:delText xml:space="preserve">there were fewer of them than in the earlier 1960s according to PINRO. </w:delText>
        </w:r>
        <w:commentRangeEnd w:id="87"/>
      </w:del>
      <w:del w:id="1853" w:author="Arcella" w:date="2022-10-19T17:00:00Z">
        <w:r>
          <w:rPr>
            <w:rStyle w:val="10"/>
          </w:rPr>
          <w:commentReference w:id="87"/>
        </w:r>
      </w:del>
    </w:p>
    <w:p>
      <w:pPr>
        <w:spacing w:before="240" w:after="240"/>
        <w:rPr>
          <w:color w:val="1D2228"/>
        </w:rPr>
      </w:pPr>
      <w:ins w:id="1854" w:author="Arcella" w:date="2022-10-18T13:56:00Z">
        <w:r>
          <w:rPr>
            <w:color w:val="1D2228"/>
          </w:rPr>
          <w:t xml:space="preserve">Considering historical data on </w:t>
        </w:r>
      </w:ins>
      <w:ins w:id="1855" w:author="Arcella" w:date="2022-10-18T13:57:00Z">
        <w:r>
          <w:rPr>
            <w:color w:val="1D2228"/>
          </w:rPr>
          <w:t xml:space="preserve">the </w:t>
        </w:r>
      </w:ins>
      <w:ins w:id="1856" w:author="Arcella" w:date="2022-10-18T13:56:00Z">
        <w:r>
          <w:rPr>
            <w:color w:val="1D2228"/>
          </w:rPr>
          <w:t>Murman mussels</w:t>
        </w:r>
      </w:ins>
      <w:ins w:id="1857" w:author="Arcella" w:date="2022-10-18T13:57:00Z">
        <w:r>
          <w:rPr>
            <w:color w:val="1D2228"/>
          </w:rPr>
          <w:t xml:space="preserve">, we may be fairly sure that </w:t>
        </w:r>
      </w:ins>
      <w:ins w:id="1858" w:author="Arcella" w:date="2022-10-18T13:56:00Z">
        <w:r>
          <w:rPr>
            <w:color w:val="1D2228"/>
          </w:rPr>
          <w:t>their littoral populations collapse</w:t>
        </w:r>
      </w:ins>
      <w:ins w:id="1859" w:author="Arcella" w:date="2022-10-18T13:57:00Z">
        <w:r>
          <w:rPr>
            <w:color w:val="1D2228"/>
          </w:rPr>
          <w:t>d between 1960 and 1970</w:t>
        </w:r>
      </w:ins>
      <w:ins w:id="1860" w:author="Arcella" w:date="2022-10-18T13:56:00Z">
        <w:r>
          <w:rPr>
            <w:color w:val="1D2228"/>
          </w:rPr>
          <w:t xml:space="preserve">, having decreased in terms of biomass by </w:t>
        </w:r>
      </w:ins>
      <w:ins w:id="1861" w:author="Arcella" w:date="2022-10-18T13:57:00Z">
        <w:r>
          <w:rPr>
            <w:color w:val="1D2228"/>
          </w:rPr>
          <w:t>an</w:t>
        </w:r>
      </w:ins>
      <w:ins w:id="1862" w:author="Arcella" w:date="2022-10-18T13:56:00Z">
        <w:r>
          <w:rPr>
            <w:color w:val="1D2228"/>
          </w:rPr>
          <w:t xml:space="preserve"> order of magnitude. These conclusions are </w:t>
        </w:r>
      </w:ins>
      <w:ins w:id="1863" w:author="Arcella" w:date="2022-10-18T13:57:00Z">
        <w:r>
          <w:rPr>
            <w:color w:val="1D2228"/>
          </w:rPr>
          <w:t>mostly</w:t>
        </w:r>
      </w:ins>
      <w:ins w:id="1864" w:author="Arcella" w:date="2022-10-18T13:56:00Z">
        <w:r>
          <w:rPr>
            <w:color w:val="1D2228"/>
          </w:rPr>
          <w:t xml:space="preserve"> based on the VNIRO data (Romanova, 1969; Antipova, 1984, </w:t>
        </w:r>
      </w:ins>
      <w:ins w:id="1865" w:author="Arcella" w:date="2022-10-18T13:56:00Z">
        <w:r>
          <w:rPr>
            <w:b/>
            <w:color w:val="1D2228"/>
          </w:rPr>
          <w:t>Fig. 6</w:t>
        </w:r>
      </w:ins>
      <w:ins w:id="1866" w:author="Arcella" w:date="2022-10-18T13:56:00Z">
        <w:r>
          <w:rPr>
            <w:color w:val="1D2228"/>
          </w:rPr>
          <w:t>)</w:t>
        </w:r>
      </w:ins>
      <w:ins w:id="1867" w:author="Arcella" w:date="2022-10-18T13:57:00Z">
        <w:r>
          <w:rPr>
            <w:color w:val="1D2228"/>
          </w:rPr>
          <w:t>,</w:t>
        </w:r>
      </w:ins>
      <w:ins w:id="1868" w:author="Arcella" w:date="2022-10-18T13:56:00Z">
        <w:r>
          <w:rPr>
            <w:color w:val="1D2228"/>
          </w:rPr>
          <w:t xml:space="preserve"> which were probably obtained by comparable methods</w:t>
        </w:r>
      </w:ins>
      <w:ins w:id="1869" w:author="Arcella" w:date="2022-10-18T13:57:00Z">
        <w:r>
          <w:rPr>
            <w:color w:val="1D2228"/>
          </w:rPr>
          <w:t xml:space="preserve"> </w:t>
        </w:r>
      </w:ins>
      <w:ins w:id="1870" w:author="Arcella" w:date="2022-10-18T13:56:00Z">
        <w:r>
          <w:rPr>
            <w:color w:val="1D2228"/>
          </w:rPr>
          <w:t xml:space="preserve">and therefore seem plausible. Estimates of littoral mussel abundance in the 1960s (median biomass 6.5 kg*m-2, </w:t>
        </w:r>
      </w:ins>
      <w:ins w:id="1871" w:author="Arcella" w:date="2022-10-18T13:56:00Z">
        <w:r>
          <w:rPr>
            <w:b/>
            <w:color w:val="1D2228"/>
          </w:rPr>
          <w:t>Fig. 6</w:t>
        </w:r>
      </w:ins>
      <w:ins w:id="1872" w:author="Arcella" w:date="2022-10-18T13:56:00Z">
        <w:r>
          <w:rPr>
            <w:color w:val="1D2228"/>
          </w:rPr>
          <w:t xml:space="preserve">), seem excessively high </w:t>
        </w:r>
      </w:ins>
      <w:ins w:id="1873" w:author="Arcella" w:date="2022-10-18T13:58:00Z">
        <w:r>
          <w:rPr>
            <w:color w:val="1D2228"/>
          </w:rPr>
          <w:t xml:space="preserve">as compared with the </w:t>
        </w:r>
      </w:ins>
      <w:ins w:id="1874" w:author="Arcella" w:date="2022-10-18T13:56:00Z">
        <w:r>
          <w:rPr>
            <w:color w:val="1D2228"/>
          </w:rPr>
          <w:t xml:space="preserve">rest of the </w:t>
        </w:r>
      </w:ins>
      <w:ins w:id="1875" w:author="Arcella" w:date="2022-10-18T13:58:00Z">
        <w:r>
          <w:rPr>
            <w:color w:val="1D2228"/>
          </w:rPr>
          <w:t xml:space="preserve">data on the </w:t>
        </w:r>
      </w:ins>
      <w:ins w:id="1876" w:author="Arcella" w:date="2022-10-18T13:56:00Z">
        <w:r>
          <w:rPr>
            <w:color w:val="1D2228"/>
          </w:rPr>
          <w:t xml:space="preserve">Murman </w:t>
        </w:r>
      </w:ins>
      <w:ins w:id="1877" w:author="Arcella" w:date="2022-10-18T13:58:00Z">
        <w:r>
          <w:rPr>
            <w:color w:val="1D2228"/>
          </w:rPr>
          <w:t>mussels</w:t>
        </w:r>
      </w:ins>
      <w:ins w:id="1878" w:author="Arcella" w:date="2022-10-18T13:56:00Z">
        <w:r>
          <w:rPr>
            <w:color w:val="1D2228"/>
          </w:rPr>
          <w:t xml:space="preserve"> </w:t>
        </w:r>
        <w:commentRangeStart w:id="89"/>
        <w:r>
          <w:rPr>
            <w:color w:val="1D2228"/>
          </w:rPr>
          <w:t>used in this paper</w:t>
        </w:r>
        <w:commentRangeEnd w:id="89"/>
      </w:ins>
      <w:ins w:id="1879" w:author="Arcella" w:date="2022-10-18T13:58:00Z">
        <w:r>
          <w:rPr>
            <w:rStyle w:val="10"/>
          </w:rPr>
          <w:commentReference w:id="89"/>
        </w:r>
      </w:ins>
      <w:ins w:id="1880" w:author="Arcella" w:date="2022-10-18T13:56:00Z">
        <w:r>
          <w:rPr>
            <w:color w:val="1D2228"/>
          </w:rPr>
          <w:t xml:space="preserve">. Nevertheless, they </w:t>
        </w:r>
      </w:ins>
      <w:ins w:id="1881" w:author="Arcella" w:date="2022-10-18T13:59:00Z">
        <w:r>
          <w:rPr>
            <w:color w:val="1D2228"/>
          </w:rPr>
          <w:t xml:space="preserve">are not </w:t>
        </w:r>
      </w:ins>
      <w:ins w:id="1882" w:author="Arcella" w:date="2022-10-18T13:56:00Z">
        <w:r>
          <w:rPr>
            <w:color w:val="1D2228"/>
          </w:rPr>
          <w:t xml:space="preserve">completely unrealistic. Matveeva (1948) reports </w:t>
        </w:r>
      </w:ins>
      <w:ins w:id="1883" w:author="Arcella" w:date="2022-10-18T13:59:00Z">
        <w:r>
          <w:rPr>
            <w:color w:val="1D2228"/>
          </w:rPr>
          <w:t xml:space="preserve">a </w:t>
        </w:r>
      </w:ins>
      <w:ins w:id="1884" w:author="Arcella" w:date="2022-10-18T13:56:00Z">
        <w:r>
          <w:rPr>
            <w:color w:val="1D2228"/>
          </w:rPr>
          <w:t xml:space="preserve">similar mussel biomass in 1939 for the eastern Murman site, located outside our study area and therefore not included in our search. We also know that in the subarctic Sea of Okhotsk </w:t>
        </w:r>
      </w:ins>
      <w:ins w:id="1885" w:author="Arcella" w:date="2022-10-18T14:11:00Z">
        <w:r>
          <w:rPr>
            <w:color w:val="1D2228"/>
          </w:rPr>
          <w:t xml:space="preserve">the </w:t>
        </w:r>
      </w:ins>
      <w:ins w:id="1886" w:author="Arcella" w:date="2022-10-18T13:56:00Z">
        <w:r>
          <w:rPr>
            <w:color w:val="1D2228"/>
          </w:rPr>
          <w:t xml:space="preserve">abundance of mussels </w:t>
        </w:r>
      </w:ins>
      <w:ins w:id="1887" w:author="Arcella" w:date="2022-10-18T14:11:00Z">
        <w:r>
          <w:rPr>
            <w:color w:val="1D2228"/>
          </w:rPr>
          <w:t xml:space="preserve">is at present </w:t>
        </w:r>
      </w:ins>
      <w:ins w:id="1888" w:author="Arcella" w:date="2022-10-18T13:56:00Z">
        <w:r>
          <w:rPr>
            <w:color w:val="1D2228"/>
          </w:rPr>
          <w:t xml:space="preserve">comparable with </w:t>
        </w:r>
      </w:ins>
      <w:ins w:id="1889" w:author="Arcella" w:date="2022-10-18T14:11:00Z">
        <w:r>
          <w:rPr>
            <w:color w:val="1D2228"/>
          </w:rPr>
          <w:t>that</w:t>
        </w:r>
      </w:ins>
      <w:ins w:id="1890" w:author="Arcella" w:date="2022-10-18T13:56:00Z">
        <w:r>
          <w:rPr>
            <w:color w:val="1D2228"/>
          </w:rPr>
          <w:t xml:space="preserve"> in Murman in the 1960s (Ivanova, Tsurpalo 2011; Khalaman et al. 2019</w:t>
        </w:r>
      </w:ins>
      <w:customXmlInsRangeStart w:id="1892" w:author="Arcella" w:date="2022-10-18T13:56:00Z"/>
      <w:sdt>
        <w:sdtPr>
          <w:rPr/>
          <w:tag w:val="goog_rdk_32"/>
          <w:id w:val="-1480450467"/>
          <w:showingPlcHdr/>
        </w:sdtPr>
        <w:sdtEndPr>
          <w:rPr/>
        </w:sdtEndPr>
        <w:sdtContent>
          <w:customXmlInsRangeEnd w:id="1892"/>
          <w:r>
            <w:t xml:space="preserve">     </w:t>
          </w:r>
          <w:customXmlInsRangeStart w:id="1895" w:author="Arcella" w:date="2022-10-18T13:56:00Z"/>
        </w:sdtContent>
      </w:sdt>
      <w:customXmlInsRangeEnd w:id="1895"/>
      <w:ins w:id="1896" w:author="Arcella" w:date="2022-10-18T13:56:00Z">
        <w:r>
          <w:rPr>
            <w:color w:val="1D2228"/>
          </w:rPr>
          <w:t xml:space="preserve">). </w:t>
        </w:r>
      </w:ins>
      <w:ins w:id="1897" w:author="Arcella" w:date="2022-10-18T13:56:00Z">
        <w:r>
          <w:rPr>
            <w:color w:val="1D2228"/>
            <w:highlight w:val="magenta"/>
          </w:rPr>
          <w:t xml:space="preserve">The </w:t>
        </w:r>
      </w:ins>
      <w:ins w:id="1898" w:author="Arcella" w:date="2022-10-18T14:12:00Z">
        <w:r>
          <w:rPr>
            <w:color w:val="1D2228"/>
            <w:highlight w:val="magenta"/>
          </w:rPr>
          <w:t xml:space="preserve">scarcity of the </w:t>
        </w:r>
      </w:ins>
      <w:ins w:id="1899" w:author="Arcella" w:date="2022-10-18T13:56:00Z">
        <w:r>
          <w:rPr>
            <w:color w:val="1D2228"/>
            <w:highlight w:val="magenta"/>
          </w:rPr>
          <w:t xml:space="preserve">data makes it impossible </w:t>
        </w:r>
      </w:ins>
      <w:ins w:id="1900" w:author="Arcella" w:date="2022-10-18T14:12:00Z">
        <w:r>
          <w:rPr>
            <w:color w:val="1D2228"/>
            <w:highlight w:val="magenta"/>
          </w:rPr>
          <w:t xml:space="preserve">to say </w:t>
        </w:r>
      </w:ins>
      <w:ins w:id="1901" w:author="Arcella" w:date="2022-10-18T13:56:00Z">
        <w:r>
          <w:rPr>
            <w:color w:val="1D2228"/>
            <w:highlight w:val="magenta"/>
          </w:rPr>
          <w:t xml:space="preserve">to what extent, if at all, the populations had recovered by the </w:t>
        </w:r>
      </w:ins>
      <w:ins w:id="1902" w:author="Arcella" w:date="2022-10-18T14:13:00Z">
        <w:r>
          <w:rPr>
            <w:color w:val="1D2228"/>
            <w:highlight w:val="magenta"/>
          </w:rPr>
          <w:t xml:space="preserve">early </w:t>
        </w:r>
      </w:ins>
      <w:ins w:id="1903" w:author="Arcella" w:date="2022-10-18T13:56:00Z">
        <w:r>
          <w:rPr>
            <w:color w:val="1D2228"/>
            <w:highlight w:val="magenta"/>
          </w:rPr>
          <w:t>21st century.</w:t>
        </w:r>
      </w:ins>
      <w:ins w:id="1904" w:author="Arcella" w:date="2022-10-18T13:56:00Z">
        <w:r>
          <w:rPr>
            <w:color w:val="1D2228"/>
          </w:rPr>
          <w:t xml:space="preserve"> We only </w:t>
        </w:r>
      </w:ins>
      <w:ins w:id="1905" w:author="Arcella" w:date="2022-10-18T14:15:00Z">
        <w:r>
          <w:rPr>
            <w:color w:val="1D2228"/>
            <w:lang w:val="en-GB"/>
          </w:rPr>
          <w:t xml:space="preserve">know </w:t>
        </w:r>
      </w:ins>
      <w:ins w:id="1906" w:author="Arcella" w:date="2022-10-18T13:56:00Z">
        <w:r>
          <w:rPr>
            <w:color w:val="1D2228"/>
          </w:rPr>
          <w:t xml:space="preserve">that there were fewer of them </w:t>
        </w:r>
      </w:ins>
      <w:ins w:id="1907" w:author="Arcella" w:date="2022-10-19T17:00:00Z">
        <w:r>
          <w:rPr>
            <w:color w:val="1D2228"/>
          </w:rPr>
          <w:t xml:space="preserve">then </w:t>
        </w:r>
      </w:ins>
      <w:ins w:id="1908" w:author="Arcella" w:date="2022-10-18T13:56:00Z">
        <w:r>
          <w:rPr>
            <w:color w:val="1D2228"/>
          </w:rPr>
          <w:t xml:space="preserve">than in the </w:t>
        </w:r>
      </w:ins>
      <w:ins w:id="1909" w:author="Arcella" w:date="2022-10-18T13:56:00Z">
        <w:r>
          <w:rPr>
            <w:color w:val="1D2228"/>
            <w:highlight w:val="magenta"/>
          </w:rPr>
          <w:t>earl</w:t>
        </w:r>
      </w:ins>
      <w:ins w:id="1910" w:author="Arcella" w:date="2022-10-18T14:15:00Z">
        <w:r>
          <w:rPr>
            <w:color w:val="1D2228"/>
            <w:highlight w:val="magenta"/>
          </w:rPr>
          <w:t xml:space="preserve">y </w:t>
        </w:r>
      </w:ins>
      <w:ins w:id="1911" w:author="Arcella" w:date="2022-10-18T13:56:00Z">
        <w:r>
          <w:rPr>
            <w:color w:val="1D2228"/>
            <w:highlight w:val="magenta"/>
          </w:rPr>
          <w:t>1960s</w:t>
        </w:r>
      </w:ins>
      <w:ins w:id="1912" w:author="Arcella" w:date="2022-10-18T13:56:00Z">
        <w:r>
          <w:rPr>
            <w:color w:val="1D2228"/>
          </w:rPr>
          <w:t xml:space="preserve"> </w:t>
        </w:r>
      </w:ins>
      <w:ins w:id="1913" w:author="Arcella" w:date="2022-10-18T14:15:00Z">
        <w:r>
          <w:rPr>
            <w:color w:val="1D2228"/>
          </w:rPr>
          <w:t>(</w:t>
        </w:r>
      </w:ins>
      <w:ins w:id="1914" w:author="Arcella" w:date="2022-10-18T14:15:00Z">
        <w:r>
          <w:rPr>
            <w:color w:val="1D2228"/>
            <w:highlight w:val="magenta"/>
          </w:rPr>
          <w:t>REF</w:t>
        </w:r>
      </w:ins>
      <w:ins w:id="1915" w:author="Arcella" w:date="2022-10-18T14:15:00Z">
        <w:r>
          <w:rPr>
            <w:color w:val="1D2228"/>
          </w:rPr>
          <w:t>)</w:t>
        </w:r>
      </w:ins>
      <w:ins w:id="1916" w:author="Arcella" w:date="2022-10-18T13:56:00Z">
        <w:r>
          <w:rPr>
            <w:color w:val="1D2228"/>
          </w:rPr>
          <w:t xml:space="preserve">. </w:t>
        </w:r>
      </w:ins>
    </w:p>
    <w:p>
      <w:pPr>
        <w:spacing w:before="240" w:after="240"/>
        <w:rPr>
          <w:ins w:id="1917" w:author="Arcella" w:date="2022-10-19T17:01:00Z"/>
          <w:color w:val="1D2228"/>
        </w:rPr>
      </w:pPr>
      <w:del w:id="1918" w:author="Arcella" w:date="2022-10-19T17:01:00Z">
        <w:bookmarkStart w:id="57" w:name="_heading=h.fdr60k4aoc2u" w:colFirst="0" w:colLast="0"/>
        <w:bookmarkEnd w:id="57"/>
        <w:r>
          <w:rPr>
            <w:color w:val="1D2228"/>
          </w:rPr>
          <w:delText>In recent decades, mussel populations (mainly ME) in boreal seas show a downward trend in abundance and the main hypotheses explaining this are overfishing and direct or indirect (e.g. through increased predator pressure) effect of warming climate (</w:delText>
        </w:r>
      </w:del>
      <w:customXmlDelRangeStart w:id="1920" w:author="Arcella" w:date="2022-10-19T17:01:00Z"/>
      <w:sdt>
        <w:sdtPr>
          <w:rPr/>
          <w:tag w:val="goog_rdk_33"/>
          <w:id w:val="2136442493"/>
        </w:sdtPr>
        <w:sdtEndPr>
          <w:rPr/>
        </w:sdtEndPr>
        <w:sdtContent>
          <w:customXmlDelRangeEnd w:id="1920"/>
          <w:commentRangeStart w:id="90"/>
          <w:customXmlDelRangeStart w:id="1923" w:author="Arcella" w:date="2022-10-19T17:01:00Z"/>
        </w:sdtContent>
      </w:sdt>
      <w:customXmlDelRangeEnd w:id="1923"/>
      <w:customXmlDelRangeStart w:id="1925" w:author="Arcella" w:date="2022-10-19T17:01:00Z"/>
      <w:sdt>
        <w:sdtPr>
          <w:rPr/>
          <w:tag w:val="goog_rdk_34"/>
          <w:id w:val="-900360832"/>
        </w:sdtPr>
        <w:sdtEndPr>
          <w:rPr/>
        </w:sdtEndPr>
        <w:sdtContent>
          <w:customXmlDelRangeEnd w:id="1925"/>
          <w:commentRangeStart w:id="91"/>
          <w:customXmlDelRangeStart w:id="1928" w:author="Arcella" w:date="2022-10-19T17:01:00Z"/>
        </w:sdtContent>
      </w:sdt>
      <w:customXmlDelRangeEnd w:id="1928"/>
      <w:del w:id="1929" w:author="Arcella" w:date="2022-10-19T17:01:00Z">
        <w:r>
          <w:rPr>
            <w:color w:val="1D2228"/>
          </w:rPr>
          <w:delText>Sorte et al. 2015</w:delText>
        </w:r>
        <w:commentRangeEnd w:id="90"/>
      </w:del>
      <w:del w:id="1930" w:author="Arcella" w:date="2022-10-19T17:01:00Z">
        <w:r>
          <w:rPr/>
          <w:commentReference w:id="90"/>
        </w:r>
        <w:commentRangeEnd w:id="91"/>
      </w:del>
      <w:del w:id="1931" w:author="Arcella" w:date="2022-10-19T17:01:00Z">
        <w:r>
          <w:rPr/>
          <w:commentReference w:id="91"/>
        </w:r>
      </w:del>
      <w:del w:id="1932" w:author="Arcella" w:date="2022-10-19T17:01:00Z">
        <w:r>
          <w:rPr>
            <w:color w:val="1D2228"/>
          </w:rPr>
          <w:delText xml:space="preserve">; Baden et al. 2021 and references therein). Climate warming also explains the shift of the southern limit of the </w:delText>
        </w:r>
      </w:del>
      <w:del w:id="1933" w:author="Arcella" w:date="2022-10-19T17:01:00Z">
        <w:r>
          <w:rPr>
            <w:i/>
            <w:color w:val="1D2228"/>
          </w:rPr>
          <w:delText>ME</w:delText>
        </w:r>
      </w:del>
      <w:del w:id="1934" w:author="Arcella" w:date="2022-10-19T17:01:00Z">
        <w:r>
          <w:rPr>
            <w:color w:val="1D2228"/>
          </w:rPr>
          <w:delText xml:space="preserve"> range northward in the western Atlantic (Jones et al. </w:delText>
        </w:r>
      </w:del>
      <w:customXmlDelRangeStart w:id="1936" w:author="Arcella" w:date="2022-10-19T17:01:00Z"/>
      <w:sdt>
        <w:sdtPr>
          <w:rPr/>
          <w:tag w:val="goog_rdk_35"/>
          <w:id w:val="1792018553"/>
        </w:sdtPr>
        <w:sdtEndPr>
          <w:rPr/>
        </w:sdtEndPr>
        <w:sdtContent>
          <w:customXmlDelRangeEnd w:id="1936"/>
          <w:commentRangeStart w:id="92"/>
          <w:customXmlDelRangeStart w:id="1939" w:author="Arcella" w:date="2022-10-19T17:01:00Z"/>
        </w:sdtContent>
      </w:sdt>
      <w:customXmlDelRangeEnd w:id="1939"/>
      <w:del w:id="1940" w:author="Arcella" w:date="2022-10-19T17:01:00Z">
        <w:r>
          <w:rPr>
            <w:color w:val="1D2228"/>
          </w:rPr>
          <w:delText>2010</w:delText>
        </w:r>
        <w:commentRangeEnd w:id="92"/>
      </w:del>
      <w:del w:id="1941" w:author="Arcella" w:date="2022-10-19T17:01:00Z">
        <w:r>
          <w:rPr/>
          <w:commentReference w:id="92"/>
        </w:r>
      </w:del>
      <w:del w:id="1942" w:author="Arcella" w:date="2022-10-19T17:01:00Z">
        <w:r>
          <w:rPr>
            <w:color w:val="1D2228"/>
          </w:rPr>
          <w:delText xml:space="preserve">). However, in the subarctic Barents Sea, the opposite relationship between temperature and mussel abundance and distribution is expected. Paleontological evidence suggests that during the warm periods of the Pleistocene-Holocene, mussel abundance in the Barents Sea region increased and their distribution area expanded deep into the Arctic (Hansen et al. </w:delText>
        </w:r>
        <w:commentRangeStart w:id="93"/>
        <w:r>
          <w:rPr>
            <w:color w:val="1D2228"/>
          </w:rPr>
          <w:delText>2011</w:delText>
        </w:r>
        <w:commentRangeEnd w:id="93"/>
      </w:del>
      <w:del w:id="1943" w:author="Arcella" w:date="2022-10-19T17:01:00Z">
        <w:r>
          <w:rPr>
            <w:rStyle w:val="10"/>
          </w:rPr>
          <w:commentReference w:id="93"/>
        </w:r>
      </w:del>
      <w:del w:id="1944" w:author="Arcella" w:date="2022-10-19T17:01:00Z">
        <w:r>
          <w:rPr>
            <w:color w:val="1D2228"/>
          </w:rPr>
          <w:delText xml:space="preserve">; Mangerud, Svendsen </w:delText>
        </w:r>
        <w:commentRangeStart w:id="94"/>
        <w:r>
          <w:rPr>
            <w:color w:val="1D2228"/>
          </w:rPr>
          <w:delText>2018</w:delText>
        </w:r>
        <w:commentRangeEnd w:id="94"/>
      </w:del>
      <w:del w:id="1945" w:author="Arcella" w:date="2022-10-19T17:01:00Z">
        <w:r>
          <w:rPr>
            <w:rStyle w:val="10"/>
          </w:rPr>
          <w:commentReference w:id="94"/>
        </w:r>
      </w:del>
      <w:del w:id="1946" w:author="Arcella" w:date="2022-10-19T17:01:00Z">
        <w:r>
          <w:rPr>
            <w:color w:val="1D2228"/>
          </w:rPr>
          <w:delText xml:space="preserve">). The best example of this is the reappearance of mussels in Spitsbergen around 2002, after a 1000 year absence (Berge et al. </w:delText>
        </w:r>
      </w:del>
      <w:customXmlDelRangeStart w:id="1948" w:author="Arcella" w:date="2022-10-19T17:01:00Z"/>
      <w:sdt>
        <w:sdtPr>
          <w:rPr/>
          <w:tag w:val="goog_rdk_36"/>
          <w:id w:val="-1048917673"/>
        </w:sdtPr>
        <w:sdtEndPr>
          <w:rPr/>
        </w:sdtEndPr>
        <w:sdtContent>
          <w:customXmlDelRangeEnd w:id="1948"/>
          <w:commentRangeStart w:id="95"/>
          <w:customXmlDelRangeStart w:id="1951" w:author="Arcella" w:date="2022-10-19T17:01:00Z"/>
        </w:sdtContent>
      </w:sdt>
      <w:customXmlDelRangeEnd w:id="1951"/>
      <w:del w:id="1952" w:author="Arcella" w:date="2022-10-19T17:01:00Z">
        <w:r>
          <w:rPr>
            <w:color w:val="1D2228"/>
          </w:rPr>
          <w:delText>2005</w:delText>
        </w:r>
        <w:commentRangeEnd w:id="95"/>
      </w:del>
      <w:del w:id="1953" w:author="Arcella" w:date="2022-10-19T17:01:00Z">
        <w:r>
          <w:rPr/>
          <w:commentReference w:id="95"/>
        </w:r>
      </w:del>
      <w:del w:id="1954" w:author="Arcella" w:date="2022-10-19T17:01:00Z">
        <w:r>
          <w:rPr>
            <w:color w:val="1D2228"/>
          </w:rPr>
          <w:delText xml:space="preserve">). Available data on mussel dynamics in Murman in the second half of the 20th century also agree with the hypothesis of a direct relationship between mussel abundance and water temperature. High biomasses in 1960-61 were observed at the end of a roughly 40-year long period of predominantly high temperatures, and the subsequent collapse coincided with the beginning of a severe cold snap that lasted into the late 1990s when the current, very warm period started (Drinkwater </w:delText>
        </w:r>
        <w:commentRangeStart w:id="96"/>
        <w:r>
          <w:rPr>
            <w:color w:val="1D2228"/>
          </w:rPr>
          <w:delText>2011</w:delText>
        </w:r>
        <w:commentRangeEnd w:id="96"/>
      </w:del>
      <w:del w:id="1955" w:author="Arcella" w:date="2022-10-19T17:01:00Z">
        <w:r>
          <w:rPr>
            <w:rStyle w:val="10"/>
          </w:rPr>
          <w:commentReference w:id="96"/>
        </w:r>
      </w:del>
      <w:del w:id="1956" w:author="Arcella" w:date="2022-10-19T17:01:00Z">
        <w:r>
          <w:rPr>
            <w:color w:val="1D2228"/>
          </w:rPr>
          <w:delText xml:space="preserve">; </w:delText>
        </w:r>
      </w:del>
      <w:del w:id="1957" w:author="Arcella" w:date="2022-10-19T17:01:00Z">
        <w:r>
          <w:rPr>
            <w:b/>
            <w:color w:val="1D2228"/>
          </w:rPr>
          <w:delText>Fig. 6b</w:delText>
        </w:r>
      </w:del>
      <w:del w:id="1958" w:author="Arcella" w:date="2022-10-19T17:01:00Z">
        <w:r>
          <w:rPr>
            <w:color w:val="1D2228"/>
          </w:rPr>
          <w:delText xml:space="preserve">). It is assumed that the whole ecosystem of the Barents Sea changes with the climate (Matishov et al. </w:delText>
        </w:r>
      </w:del>
      <w:customXmlDelRangeStart w:id="1960" w:author="Arcella" w:date="2022-10-19T17:01:00Z"/>
      <w:sdt>
        <w:sdtPr>
          <w:rPr/>
          <w:tag w:val="goog_rdk_37"/>
          <w:id w:val="1926990391"/>
        </w:sdtPr>
        <w:sdtEndPr>
          <w:rPr/>
        </w:sdtEndPr>
        <w:sdtContent>
          <w:customXmlDelRangeEnd w:id="1960"/>
          <w:commentRangeStart w:id="97"/>
          <w:customXmlDelRangeStart w:id="1963" w:author="Arcella" w:date="2022-10-19T17:01:00Z"/>
        </w:sdtContent>
      </w:sdt>
      <w:customXmlDelRangeEnd w:id="1963"/>
      <w:del w:id="1964" w:author="Arcella" w:date="2022-10-19T17:01:00Z">
        <w:commentRangeStart w:id="98"/>
        <w:r>
          <w:rPr>
            <w:color w:val="1D2228"/>
          </w:rPr>
          <w:delText>2012</w:delText>
        </w:r>
        <w:commentRangeEnd w:id="97"/>
      </w:del>
      <w:del w:id="1965" w:author="Arcella" w:date="2022-10-19T17:01:00Z">
        <w:r>
          <w:rPr/>
          <w:commentReference w:id="97"/>
        </w:r>
        <w:commentRangeEnd w:id="98"/>
      </w:del>
      <w:del w:id="1966" w:author="Arcella" w:date="2022-10-19T17:01:00Z">
        <w:r>
          <w:rPr>
            <w:rStyle w:val="10"/>
          </w:rPr>
          <w:commentReference w:id="98"/>
        </w:r>
      </w:del>
      <w:del w:id="1967" w:author="Arcella" w:date="2022-10-19T17:01:00Z">
        <w:r>
          <w:rPr>
            <w:color w:val="1D2228"/>
          </w:rPr>
          <w:delText xml:space="preserve">; Ingvaldsen et al. 2021), although for its most studied components - sublittoral benthos, zooplankton and commercial fish species, it is difficult to separate fully the effects of climate change from the effects of fishing (Denisenko 2001; Johannesen et al. </w:delText>
        </w:r>
        <w:commentRangeStart w:id="99"/>
        <w:r>
          <w:rPr>
            <w:color w:val="1D2228"/>
          </w:rPr>
          <w:delText>2012</w:delText>
        </w:r>
      </w:del>
      <w:del w:id="1968" w:author="Arcella" w:date="2022-10-19T17:01:00Z">
        <w:r>
          <w:rPr/>
          <w:commentReference w:id="100"/>
        </w:r>
        <w:commentRangeEnd w:id="99"/>
        <w:commentRangeEnd w:id="100"/>
      </w:del>
      <w:del w:id="1969" w:author="Arcella" w:date="2022-10-19T17:01:00Z">
        <w:r>
          <w:rPr>
            <w:rStyle w:val="10"/>
          </w:rPr>
          <w:commentReference w:id="99"/>
        </w:r>
      </w:del>
      <w:del w:id="1970" w:author="Arcella" w:date="2022-10-19T17:01:00Z">
        <w:r>
          <w:rPr>
            <w:color w:val="1D2228"/>
          </w:rPr>
          <w:delText xml:space="preserve">). In accordance with the temperature and </w:delText>
        </w:r>
      </w:del>
      <w:del w:id="1971" w:author="Arcella" w:date="2022-10-19T17:01:00Z">
        <w:commentRangeStart w:id="101"/>
        <w:r>
          <w:rPr>
            <w:color w:val="1D2228"/>
            <w:highlight w:val="yellow"/>
          </w:rPr>
          <w:delText>primarily production temporal variation</w:delText>
        </w:r>
        <w:commentRangeEnd w:id="101"/>
      </w:del>
      <w:del w:id="1972" w:author="Arcella" w:date="2022-10-19T17:01:00Z">
        <w:r>
          <w:rPr>
            <w:rStyle w:val="10"/>
          </w:rPr>
          <w:commentReference w:id="101"/>
        </w:r>
      </w:del>
      <w:del w:id="1973" w:author="Arcella" w:date="2022-10-19T17:01:00Z">
        <w:r>
          <w:rPr>
            <w:color w:val="1D2228"/>
          </w:rPr>
          <w:delText>, the general trend in biomass for boreal species in the Barents Sea through 1950–2013 was U-shaped with low values in the 1960–</w:delText>
        </w:r>
      </w:del>
      <w:customXmlDelRangeStart w:id="1975" w:author="Arcella" w:date="2022-10-19T17:01:00Z"/>
      <w:sdt>
        <w:sdtPr>
          <w:rPr/>
          <w:tag w:val="goog_rdk_39"/>
          <w:id w:val="-1240096887"/>
        </w:sdtPr>
        <w:sdtEndPr>
          <w:rPr/>
        </w:sdtEndPr>
        <w:sdtContent>
          <w:customXmlDelRangeEnd w:id="1975"/>
          <w:commentRangeStart w:id="102"/>
          <w:customXmlDelRangeStart w:id="1978" w:author="Arcella" w:date="2022-10-19T17:01:00Z"/>
        </w:sdtContent>
      </w:sdt>
      <w:customXmlDelRangeEnd w:id="1978"/>
      <w:del w:id="1979" w:author="Arcella" w:date="2022-10-19T17:01:00Z">
        <w:r>
          <w:rPr>
            <w:color w:val="1D2228"/>
          </w:rPr>
          <w:delText>1980s</w:delText>
        </w:r>
        <w:commentRangeEnd w:id="102"/>
      </w:del>
      <w:del w:id="1980" w:author="Arcella" w:date="2022-10-19T17:01:00Z">
        <w:r>
          <w:rPr/>
          <w:commentReference w:id="102"/>
        </w:r>
      </w:del>
      <w:del w:id="1981" w:author="Arcella" w:date="2022-10-19T17:01:00Z">
        <w:r>
          <w:rPr>
            <w:color w:val="1D2228"/>
          </w:rPr>
          <w:delText xml:space="preserve"> (Pedersen et al. 2021). Against this background, the weak response of the Barents sea littoral mussels to early 21st century warming seems unusual. We will return to this, another intrigue of the age-old dynamics of mussels in the Murmansk Sea, below.</w:delText>
        </w:r>
      </w:del>
    </w:p>
    <w:p>
      <w:pPr>
        <w:spacing w:before="240" w:after="240"/>
        <w:rPr>
          <w:color w:val="1D2228"/>
        </w:rPr>
      </w:pPr>
      <w:ins w:id="1982" w:author="Arcella" w:date="2022-10-18T14:16:00Z">
        <w:r>
          <w:rPr>
            <w:color w:val="1D2228"/>
          </w:rPr>
          <w:t xml:space="preserve">In recent decades, </w:t>
        </w:r>
      </w:ins>
      <w:ins w:id="1983" w:author="Arcella" w:date="2022-10-18T14:20:00Z">
        <w:r>
          <w:rPr>
            <w:color w:val="1D2228"/>
          </w:rPr>
          <w:t>m</w:t>
        </w:r>
      </w:ins>
      <w:ins w:id="1984" w:author="Arcella" w:date="2022-10-18T14:16:00Z">
        <w:r>
          <w:rPr>
            <w:color w:val="1D2228"/>
          </w:rPr>
          <w:t xml:space="preserve">ussel populations (mainly ME) in boreal seas </w:t>
        </w:r>
      </w:ins>
      <w:ins w:id="1985" w:author="Arcella" w:date="2022-10-18T14:19:00Z">
        <w:r>
          <w:rPr>
            <w:color w:val="1D2228"/>
          </w:rPr>
          <w:t xml:space="preserve">have </w:t>
        </w:r>
      </w:ins>
      <w:ins w:id="1986" w:author="Arcella" w:date="2022-10-18T14:16:00Z">
        <w:r>
          <w:rPr>
            <w:color w:val="1D2228"/>
          </w:rPr>
          <w:t>show</w:t>
        </w:r>
      </w:ins>
      <w:ins w:id="1987" w:author="Arcella" w:date="2022-10-18T14:19:00Z">
        <w:r>
          <w:rPr>
            <w:color w:val="1D2228"/>
          </w:rPr>
          <w:t>n</w:t>
        </w:r>
      </w:ins>
      <w:ins w:id="1988" w:author="Arcella" w:date="2022-10-18T14:16:00Z">
        <w:r>
          <w:rPr>
            <w:color w:val="1D2228"/>
          </w:rPr>
          <w:t xml:space="preserve"> a downward trend in abundance</w:t>
        </w:r>
      </w:ins>
      <w:ins w:id="1989" w:author="Arcella" w:date="2022-10-18T14:20:00Z">
        <w:r>
          <w:rPr>
            <w:color w:val="1D2228"/>
          </w:rPr>
          <w:t>.</w:t>
        </w:r>
      </w:ins>
      <w:ins w:id="1990" w:author="Arcella" w:date="2022-10-18T14:16:00Z">
        <w:r>
          <w:rPr>
            <w:color w:val="1D2228"/>
          </w:rPr>
          <w:t xml:space="preserve"> </w:t>
        </w:r>
      </w:ins>
      <w:ins w:id="1991" w:author="Arcella" w:date="2022-10-18T14:20:00Z">
        <w:r>
          <w:rPr>
            <w:color w:val="1D2228"/>
          </w:rPr>
          <w:t>The</w:t>
        </w:r>
      </w:ins>
      <w:ins w:id="1992" w:author="Arcella" w:date="2022-10-18T14:21:00Z">
        <w:r>
          <w:rPr>
            <w:color w:val="1D2228"/>
          </w:rPr>
          <w:t xml:space="preserve"> main</w:t>
        </w:r>
      </w:ins>
      <w:ins w:id="1993" w:author="Arcella" w:date="2022-10-18T14:20:00Z">
        <w:r>
          <w:rPr>
            <w:color w:val="1D2228"/>
          </w:rPr>
          <w:t xml:space="preserve"> </w:t>
        </w:r>
      </w:ins>
      <w:ins w:id="1994" w:author="Arcella" w:date="2022-10-18T14:16:00Z">
        <w:r>
          <w:rPr>
            <w:color w:val="1D2228"/>
          </w:rPr>
          <w:t xml:space="preserve">hypotheses </w:t>
        </w:r>
      </w:ins>
      <w:ins w:id="1995" w:author="Arcella" w:date="2022-10-18T14:21:00Z">
        <w:r>
          <w:rPr>
            <w:color w:val="1D2228"/>
          </w:rPr>
          <w:t xml:space="preserve">suggested to </w:t>
        </w:r>
      </w:ins>
      <w:ins w:id="1996" w:author="Arcella" w:date="2022-10-18T14:16:00Z">
        <w:r>
          <w:rPr>
            <w:color w:val="1D2228"/>
          </w:rPr>
          <w:t>explain</w:t>
        </w:r>
      </w:ins>
      <w:ins w:id="1997" w:author="Arcella" w:date="2022-10-18T14:21:00Z">
        <w:r>
          <w:rPr>
            <w:color w:val="1D2228"/>
          </w:rPr>
          <w:t xml:space="preserve"> </w:t>
        </w:r>
      </w:ins>
      <w:ins w:id="1998" w:author="Arcella" w:date="2022-10-18T14:16:00Z">
        <w:r>
          <w:rPr>
            <w:color w:val="1D2228"/>
          </w:rPr>
          <w:t>this</w:t>
        </w:r>
      </w:ins>
      <w:ins w:id="1999" w:author="Arcella" w:date="2022-10-18T14:20:00Z">
        <w:r>
          <w:rPr>
            <w:color w:val="1D2228"/>
          </w:rPr>
          <w:t xml:space="preserve"> phenomenon</w:t>
        </w:r>
      </w:ins>
      <w:ins w:id="2000" w:author="Arcella" w:date="2022-10-18T14:16:00Z">
        <w:r>
          <w:rPr>
            <w:color w:val="1D2228"/>
          </w:rPr>
          <w:t xml:space="preserve"> are</w:t>
        </w:r>
      </w:ins>
      <w:ins w:id="2001" w:author="Arcella" w:date="2022-10-18T14:21:00Z">
        <w:r>
          <w:rPr>
            <w:color w:val="1D2228"/>
          </w:rPr>
          <w:t xml:space="preserve"> associated with</w:t>
        </w:r>
      </w:ins>
      <w:ins w:id="2002" w:author="Arcella" w:date="2022-10-18T14:16:00Z">
        <w:r>
          <w:rPr>
            <w:color w:val="1D2228"/>
          </w:rPr>
          <w:t xml:space="preserve"> overfishing and </w:t>
        </w:r>
      </w:ins>
      <w:ins w:id="2003" w:author="Arcella" w:date="2022-10-18T14:21:00Z">
        <w:r>
          <w:rPr>
            <w:color w:val="1D2228"/>
          </w:rPr>
          <w:t xml:space="preserve">the </w:t>
        </w:r>
      </w:ins>
      <w:ins w:id="2004" w:author="Arcella" w:date="2022-10-18T14:16:00Z">
        <w:r>
          <w:rPr>
            <w:color w:val="1D2228"/>
          </w:rPr>
          <w:t>effect of warming climate</w:t>
        </w:r>
      </w:ins>
      <w:ins w:id="2005" w:author="Arcella" w:date="2022-10-18T14:21:00Z">
        <w:r>
          <w:rPr>
            <w:color w:val="1D2228"/>
          </w:rPr>
          <w:t xml:space="preserve">, direct or indirect (e.g. through increased predator pressure) </w:t>
        </w:r>
      </w:ins>
      <w:ins w:id="2006" w:author="Arcella" w:date="2022-10-18T14:16:00Z">
        <w:r>
          <w:rPr>
            <w:color w:val="1D2228"/>
          </w:rPr>
          <w:t xml:space="preserve"> (</w:t>
        </w:r>
      </w:ins>
      <w:customXmlInsRangeStart w:id="2008" w:author="Arcella" w:date="2022-10-18T14:16:00Z"/>
      <w:sdt>
        <w:sdtPr>
          <w:rPr/>
          <w:tag w:val="goog_rdk_33"/>
          <w:id w:val="1778444405"/>
        </w:sdtPr>
        <w:sdtEndPr>
          <w:rPr/>
        </w:sdtEndPr>
        <w:sdtContent>
          <w:customXmlInsRangeEnd w:id="2008"/>
          <w:customXmlInsRangeStart w:id="2011" w:author="Arcella" w:date="2022-10-18T14:16:00Z"/>
        </w:sdtContent>
      </w:sdt>
      <w:customXmlInsRangeEnd w:id="2011"/>
      <w:customXmlInsRangeStart w:id="2013" w:author="Arcella" w:date="2022-10-18T14:16:00Z"/>
      <w:sdt>
        <w:sdtPr>
          <w:rPr/>
          <w:tag w:val="goog_rdk_34"/>
          <w:id w:val="1300187168"/>
        </w:sdtPr>
        <w:sdtEndPr>
          <w:rPr/>
        </w:sdtEndPr>
        <w:sdtContent>
          <w:customXmlInsRangeEnd w:id="2013"/>
          <w:customXmlInsRangeStart w:id="2016" w:author="Arcella" w:date="2022-10-18T14:16:00Z"/>
        </w:sdtContent>
      </w:sdt>
      <w:customXmlInsRangeEnd w:id="2016"/>
      <w:ins w:id="2017" w:author="Arcella" w:date="2022-10-18T14:16:00Z">
        <w:r>
          <w:rPr>
            <w:color w:val="1D2228"/>
          </w:rPr>
          <w:t xml:space="preserve">Sorte et al. 2015; Baden et al. 2021 and references therein). Climate warming also explains the shift of the southern limit of the </w:t>
        </w:r>
      </w:ins>
      <w:ins w:id="2018" w:author="Arcella" w:date="2022-10-18T14:16:00Z">
        <w:r>
          <w:rPr>
            <w:i/>
            <w:color w:val="1D2228"/>
          </w:rPr>
          <w:t>ME</w:t>
        </w:r>
      </w:ins>
      <w:ins w:id="2019" w:author="Arcella" w:date="2022-10-18T14:16:00Z">
        <w:r>
          <w:rPr>
            <w:color w:val="1D2228"/>
          </w:rPr>
          <w:t xml:space="preserve"> range northward in the western Atlantic (Jones et al. </w:t>
        </w:r>
      </w:ins>
      <w:customXmlInsRangeStart w:id="2021" w:author="Arcella" w:date="2022-10-18T14:16:00Z"/>
      <w:sdt>
        <w:sdtPr>
          <w:rPr/>
          <w:tag w:val="goog_rdk_35"/>
          <w:id w:val="1248933913"/>
        </w:sdtPr>
        <w:sdtEndPr>
          <w:rPr/>
        </w:sdtEndPr>
        <w:sdtContent>
          <w:customXmlInsRangeEnd w:id="2021"/>
          <w:customXmlInsRangeStart w:id="2024" w:author="Arcella" w:date="2022-10-18T14:16:00Z"/>
        </w:sdtContent>
      </w:sdt>
      <w:customXmlInsRangeEnd w:id="2024"/>
      <w:ins w:id="2025" w:author="Arcella" w:date="2022-10-18T14:16:00Z">
        <w:r>
          <w:rPr>
            <w:color w:val="1D2228"/>
          </w:rPr>
          <w:t xml:space="preserve">2010). However, in the subarctic Barents Sea, the opposite relationship between </w:t>
        </w:r>
      </w:ins>
      <w:ins w:id="2026" w:author="Arcella" w:date="2022-10-18T14:22:00Z">
        <w:r>
          <w:rPr>
            <w:color w:val="1D2228"/>
          </w:rPr>
          <w:t xml:space="preserve">the </w:t>
        </w:r>
      </w:ins>
      <w:ins w:id="2027" w:author="Arcella" w:date="2022-10-18T14:16:00Z">
        <w:r>
          <w:rPr>
            <w:color w:val="1D2228"/>
          </w:rPr>
          <w:t xml:space="preserve">temperature and </w:t>
        </w:r>
      </w:ins>
      <w:ins w:id="2028" w:author="Arcella" w:date="2022-10-18T14:22:00Z">
        <w:r>
          <w:rPr>
            <w:color w:val="1D2228"/>
          </w:rPr>
          <w:t xml:space="preserve">the </w:t>
        </w:r>
      </w:ins>
      <w:ins w:id="2029" w:author="Arcella" w:date="2022-10-18T14:16:00Z">
        <w:r>
          <w:rPr>
            <w:color w:val="1D2228"/>
          </w:rPr>
          <w:t>mussel abundance and distribution is expected. Paleontological evidence suggests that during the warm periods of the Pleistocene-Holocene, mussel abundance in the Barents Sea region increased and their distribution area expanded deep into the Arctic (Hansen et al. 2011; Mangerud, Svendsen 2018). The best example of this is the reappearance of mussels in Spitsbergen around 2002, after a</w:t>
        </w:r>
      </w:ins>
      <w:ins w:id="2030" w:author="Arcella" w:date="2022-10-18T14:22:00Z">
        <w:r>
          <w:rPr>
            <w:color w:val="1D2228"/>
          </w:rPr>
          <w:t xml:space="preserve">n </w:t>
        </w:r>
      </w:ins>
      <w:ins w:id="2031" w:author="Arcella" w:date="2022-10-18T14:16:00Z">
        <w:r>
          <w:rPr>
            <w:color w:val="1D2228"/>
          </w:rPr>
          <w:t>absence</w:t>
        </w:r>
      </w:ins>
      <w:ins w:id="2032" w:author="Arcella" w:date="2022-10-18T14:22:00Z">
        <w:r>
          <w:rPr>
            <w:color w:val="1D2228"/>
          </w:rPr>
          <w:t xml:space="preserve"> of a thousand years</w:t>
        </w:r>
      </w:ins>
      <w:ins w:id="2033" w:author="Arcella" w:date="2022-10-18T14:16:00Z">
        <w:r>
          <w:rPr>
            <w:color w:val="1D2228"/>
          </w:rPr>
          <w:t xml:space="preserve"> (Berge et al. </w:t>
        </w:r>
      </w:ins>
      <w:customXmlInsRangeStart w:id="2035" w:author="Arcella" w:date="2022-10-18T14:16:00Z"/>
      <w:sdt>
        <w:sdtPr>
          <w:rPr/>
          <w:tag w:val="goog_rdk_36"/>
          <w:id w:val="1978879557"/>
        </w:sdtPr>
        <w:sdtEndPr>
          <w:rPr/>
        </w:sdtEndPr>
        <w:sdtContent>
          <w:customXmlInsRangeEnd w:id="2035"/>
          <w:customXmlInsRangeStart w:id="2038" w:author="Arcella" w:date="2022-10-18T14:16:00Z"/>
        </w:sdtContent>
      </w:sdt>
      <w:customXmlInsRangeEnd w:id="2038"/>
      <w:ins w:id="2039" w:author="Arcella" w:date="2022-10-18T14:16:00Z">
        <w:r>
          <w:rPr>
            <w:color w:val="1D2228"/>
          </w:rPr>
          <w:t xml:space="preserve">2005). </w:t>
        </w:r>
      </w:ins>
      <w:ins w:id="2040" w:author="Arcella" w:date="2022-10-18T14:22:00Z">
        <w:r>
          <w:rPr>
            <w:color w:val="1D2228"/>
          </w:rPr>
          <w:t>The a</w:t>
        </w:r>
      </w:ins>
      <w:ins w:id="2041" w:author="Arcella" w:date="2022-10-18T14:16:00Z">
        <w:r>
          <w:rPr>
            <w:color w:val="1D2228"/>
          </w:rPr>
          <w:t>vailable data on mussel dynamics in Murman in the second half of the 20th century also agree with the hypothesis of a direct relationship between mussel abundance and water temperature. High biomasses were observed</w:t>
        </w:r>
      </w:ins>
      <w:ins w:id="2042" w:author="Arcella" w:date="2022-10-18T14:23:00Z">
        <w:r>
          <w:rPr>
            <w:color w:val="1D2228"/>
          </w:rPr>
          <w:t xml:space="preserve"> in 1960-61 </w:t>
        </w:r>
      </w:ins>
      <w:ins w:id="2043" w:author="Arcella" w:date="2022-10-18T14:16:00Z">
        <w:r>
          <w:rPr>
            <w:color w:val="1D2228"/>
          </w:rPr>
          <w:t xml:space="preserve"> at the end of a roughly 40-year</w:t>
        </w:r>
      </w:ins>
      <w:ins w:id="2044" w:author="Arcella" w:date="2022-10-18T14:23:00Z">
        <w:r>
          <w:rPr>
            <w:color w:val="1D2228"/>
          </w:rPr>
          <w:t>-</w:t>
        </w:r>
      </w:ins>
      <w:ins w:id="2045" w:author="Arcella" w:date="2022-10-18T14:16:00Z">
        <w:r>
          <w:rPr>
            <w:color w:val="1D2228"/>
          </w:rPr>
          <w:t>long period of predominantly high temperatures, and the subsequent collapse coincided with the beginning of a severe cold snap that lasted into the late 1990s</w:t>
        </w:r>
      </w:ins>
      <w:ins w:id="2046" w:author="Arcella" w:date="2022-10-18T14:23:00Z">
        <w:r>
          <w:rPr>
            <w:color w:val="1D2228"/>
          </w:rPr>
          <w:t>,</w:t>
        </w:r>
      </w:ins>
      <w:ins w:id="2047" w:author="Arcella" w:date="2022-10-18T14:16:00Z">
        <w:r>
          <w:rPr>
            <w:color w:val="1D2228"/>
          </w:rPr>
          <w:t xml:space="preserve"> when </w:t>
        </w:r>
      </w:ins>
      <w:ins w:id="2048" w:author="Arcella" w:date="2022-10-18T14:24:00Z">
        <w:r>
          <w:rPr>
            <w:color w:val="1D2228"/>
          </w:rPr>
          <w:t xml:space="preserve">a very </w:t>
        </w:r>
      </w:ins>
      <w:ins w:id="2049" w:author="Arcella" w:date="2022-10-18T14:16:00Z">
        <w:r>
          <w:rPr>
            <w:color w:val="1D2228"/>
          </w:rPr>
          <w:t xml:space="preserve">warm </w:t>
        </w:r>
      </w:ins>
      <w:ins w:id="2050" w:author="Arcella" w:date="2022-10-18T14:24:00Z">
        <w:r>
          <w:rPr>
            <w:color w:val="1D2228"/>
          </w:rPr>
          <w:t xml:space="preserve">spell, which we </w:t>
        </w:r>
      </w:ins>
      <w:ins w:id="2051" w:author="Arcella" w:date="2022-10-19T17:02:00Z">
        <w:r>
          <w:rPr>
            <w:color w:val="1D2228"/>
          </w:rPr>
          <w:t xml:space="preserve">are </w:t>
        </w:r>
      </w:ins>
      <w:ins w:id="2052" w:author="Arcella" w:date="2022-10-18T14:24:00Z">
        <w:r>
          <w:rPr>
            <w:color w:val="1D2228"/>
          </w:rPr>
          <w:t>still observ</w:t>
        </w:r>
      </w:ins>
      <w:ins w:id="2053" w:author="Arcella" w:date="2022-10-19T17:02:00Z">
        <w:r>
          <w:rPr>
            <w:color w:val="1D2228"/>
          </w:rPr>
          <w:t xml:space="preserve">ing </w:t>
        </w:r>
      </w:ins>
      <w:ins w:id="2054" w:author="Arcella" w:date="2022-10-18T14:24:00Z">
        <w:r>
          <w:rPr>
            <w:color w:val="1D2228"/>
          </w:rPr>
          <w:t>now, has</w:t>
        </w:r>
      </w:ins>
      <w:ins w:id="2055" w:author="Arcella" w:date="2022-10-18T14:16:00Z">
        <w:r>
          <w:rPr>
            <w:color w:val="1D2228"/>
          </w:rPr>
          <w:t xml:space="preserve"> started (Drinkwater 2011; </w:t>
        </w:r>
      </w:ins>
      <w:ins w:id="2056" w:author="Arcella" w:date="2022-10-18T14:16:00Z">
        <w:r>
          <w:rPr>
            <w:b/>
            <w:color w:val="1D2228"/>
          </w:rPr>
          <w:t>Fig. 6b</w:t>
        </w:r>
      </w:ins>
      <w:ins w:id="2057" w:author="Arcella" w:date="2022-10-18T14:16:00Z">
        <w:r>
          <w:rPr>
            <w:color w:val="1D2228"/>
          </w:rPr>
          <w:t xml:space="preserve">). It is assumed that the whole ecosystem of the Barents Sea changes with the climate (Matishov et al. </w:t>
        </w:r>
      </w:ins>
      <w:customXmlInsRangeStart w:id="2059" w:author="Arcella" w:date="2022-10-18T14:16:00Z"/>
      <w:sdt>
        <w:sdtPr>
          <w:rPr/>
          <w:tag w:val="goog_rdk_37"/>
          <w:id w:val="-181977010"/>
        </w:sdtPr>
        <w:sdtEndPr>
          <w:rPr/>
        </w:sdtEndPr>
        <w:sdtContent>
          <w:customXmlInsRangeEnd w:id="2059"/>
          <w:customXmlInsRangeStart w:id="2062" w:author="Arcella" w:date="2022-10-18T14:16:00Z"/>
        </w:sdtContent>
      </w:sdt>
      <w:customXmlInsRangeEnd w:id="2062"/>
      <w:ins w:id="2063" w:author="Arcella" w:date="2022-10-18T14:16:00Z">
        <w:r>
          <w:rPr>
            <w:color w:val="1D2228"/>
          </w:rPr>
          <w:t xml:space="preserve">2012; Ingvaldsen et al. 2021), although it is difficult to </w:t>
        </w:r>
      </w:ins>
      <w:ins w:id="2064" w:author="Arcella" w:date="2022-10-18T14:25:00Z">
        <w:r>
          <w:rPr>
            <w:color w:val="1D2228"/>
          </w:rPr>
          <w:t xml:space="preserve">disentangle </w:t>
        </w:r>
      </w:ins>
      <w:ins w:id="2065" w:author="Arcella" w:date="2022-10-18T14:16:00Z">
        <w:r>
          <w:rPr>
            <w:color w:val="1D2228"/>
          </w:rPr>
          <w:t xml:space="preserve">the effects of climate change from </w:t>
        </w:r>
      </w:ins>
      <w:ins w:id="2066" w:author="Arcella" w:date="2022-10-18T14:25:00Z">
        <w:r>
          <w:rPr>
            <w:color w:val="1D2228"/>
          </w:rPr>
          <w:t xml:space="preserve">those </w:t>
        </w:r>
      </w:ins>
      <w:ins w:id="2067" w:author="Arcella" w:date="2022-10-18T14:16:00Z">
        <w:r>
          <w:rPr>
            <w:color w:val="1D2228"/>
          </w:rPr>
          <w:t xml:space="preserve">of fishing </w:t>
        </w:r>
      </w:ins>
      <w:ins w:id="2068" w:author="Arcella" w:date="2022-10-18T14:25:00Z">
        <w:r>
          <w:rPr>
            <w:color w:val="1D2228"/>
          </w:rPr>
          <w:t xml:space="preserve">for its most studied components such as sublittoral benthos, zooplankton and commercial fish species </w:t>
        </w:r>
      </w:ins>
      <w:ins w:id="2069" w:author="Arcella" w:date="2022-10-18T14:16:00Z">
        <w:r>
          <w:rPr>
            <w:color w:val="1D2228"/>
          </w:rPr>
          <w:t xml:space="preserve">(Denisenko 2001; Johannesen et al. 2012). In accordance with the temperature and </w:t>
        </w:r>
      </w:ins>
      <w:ins w:id="2070" w:author="Arcella" w:date="2022-10-18T14:26:00Z">
        <w:r>
          <w:rPr>
            <w:color w:val="1D2228"/>
            <w:highlight w:val="magenta"/>
          </w:rPr>
          <w:t xml:space="preserve">the </w:t>
        </w:r>
      </w:ins>
      <w:ins w:id="2071" w:author="Arcella" w:date="2022-10-18T14:16:00Z">
        <w:r>
          <w:rPr>
            <w:color w:val="1D2228"/>
            <w:highlight w:val="magenta"/>
          </w:rPr>
          <w:t>temporal variation</w:t>
        </w:r>
      </w:ins>
      <w:ins w:id="2072" w:author="Arcella" w:date="2022-10-18T14:26:00Z">
        <w:r>
          <w:rPr>
            <w:color w:val="1D2228"/>
            <w:highlight w:val="magenta"/>
          </w:rPr>
          <w:t xml:space="preserve"> of primary production</w:t>
        </w:r>
      </w:ins>
      <w:ins w:id="2073" w:author="Arcella" w:date="2022-10-18T14:16:00Z">
        <w:r>
          <w:rPr>
            <w:color w:val="1D2228"/>
          </w:rPr>
          <w:t xml:space="preserve">, the general trend in biomass for boreal species in the Barents Sea </w:t>
        </w:r>
      </w:ins>
      <w:ins w:id="2074" w:author="Arcella" w:date="2022-10-18T14:27:00Z">
        <w:r>
          <w:rPr>
            <w:color w:val="1D2228"/>
          </w:rPr>
          <w:t xml:space="preserve">in 1950–2013 was U-shaped </w:t>
        </w:r>
      </w:ins>
      <w:ins w:id="2075" w:author="Arcella" w:date="2022-10-18T14:16:00Z">
        <w:r>
          <w:rPr>
            <w:color w:val="1D2228"/>
          </w:rPr>
          <w:t xml:space="preserve"> with low values in the 1960–</w:t>
        </w:r>
      </w:ins>
      <w:customXmlInsRangeStart w:id="2077" w:author="Arcella" w:date="2022-10-18T14:16:00Z"/>
      <w:sdt>
        <w:sdtPr>
          <w:rPr/>
          <w:tag w:val="goog_rdk_39"/>
          <w:id w:val="1151414011"/>
        </w:sdtPr>
        <w:sdtEndPr>
          <w:rPr/>
        </w:sdtEndPr>
        <w:sdtContent>
          <w:customXmlInsRangeEnd w:id="2077"/>
          <w:customXmlInsRangeStart w:id="2080" w:author="Arcella" w:date="2022-10-18T14:16:00Z"/>
        </w:sdtContent>
      </w:sdt>
      <w:customXmlInsRangeEnd w:id="2080"/>
      <w:ins w:id="2081" w:author="Arcella" w:date="2022-10-18T14:16:00Z">
        <w:r>
          <w:rPr>
            <w:color w:val="1D2228"/>
          </w:rPr>
          <w:t xml:space="preserve">1980s (Pedersen et al. 2021). Against this background, </w:t>
        </w:r>
      </w:ins>
      <w:ins w:id="2082" w:author="Arcella" w:date="2022-10-18T14:27:00Z">
        <w:r>
          <w:rPr>
            <w:color w:val="1D2228"/>
          </w:rPr>
          <w:t>a</w:t>
        </w:r>
      </w:ins>
      <w:ins w:id="2083" w:author="Arcella" w:date="2022-10-18T14:16:00Z">
        <w:r>
          <w:rPr>
            <w:color w:val="1D2228"/>
          </w:rPr>
          <w:t xml:space="preserve"> weak response of the Barents sea littoral mussels to </w:t>
        </w:r>
      </w:ins>
      <w:ins w:id="2084" w:author="Arcella" w:date="2022-10-18T14:27:00Z">
        <w:r>
          <w:rPr>
            <w:color w:val="1D2228"/>
          </w:rPr>
          <w:t xml:space="preserve">the </w:t>
        </w:r>
      </w:ins>
      <w:ins w:id="2085" w:author="Arcella" w:date="2022-10-18T14:16:00Z">
        <w:r>
          <w:rPr>
            <w:color w:val="1D2228"/>
          </w:rPr>
          <w:t xml:space="preserve">warming </w:t>
        </w:r>
      </w:ins>
      <w:ins w:id="2086" w:author="Arcella" w:date="2022-10-18T14:27:00Z">
        <w:r>
          <w:rPr>
            <w:color w:val="1D2228"/>
          </w:rPr>
          <w:t xml:space="preserve"> in the early 21st century </w:t>
        </w:r>
      </w:ins>
      <w:ins w:id="2087" w:author="Arcella" w:date="2022-10-18T14:16:00Z">
        <w:r>
          <w:rPr>
            <w:color w:val="1D2228"/>
          </w:rPr>
          <w:t xml:space="preserve">seems unusual. </w:t>
        </w:r>
      </w:ins>
      <w:ins w:id="2088" w:author="Arcella" w:date="2022-10-18T14:28:00Z">
        <w:r>
          <w:rPr>
            <w:color w:val="1D2228"/>
          </w:rPr>
          <w:t>T</w:t>
        </w:r>
      </w:ins>
      <w:ins w:id="2089" w:author="Arcella" w:date="2022-10-18T14:16:00Z">
        <w:r>
          <w:rPr>
            <w:color w:val="1D2228"/>
          </w:rPr>
          <w:t>his</w:t>
        </w:r>
      </w:ins>
      <w:ins w:id="2090" w:author="Arcella" w:date="2022-10-18T14:28:00Z">
        <w:r>
          <w:rPr>
            <w:color w:val="1D2228"/>
          </w:rPr>
          <w:t xml:space="preserve"> is </w:t>
        </w:r>
      </w:ins>
      <w:ins w:id="2091" w:author="Arcella" w:date="2022-10-18T14:16:00Z">
        <w:r>
          <w:rPr>
            <w:color w:val="1D2228"/>
          </w:rPr>
          <w:t>another intrigue of the</w:t>
        </w:r>
      </w:ins>
      <w:ins w:id="2092" w:author="Arcella" w:date="2022-10-18T14:29:00Z">
        <w:r>
          <w:rPr>
            <w:color w:val="1D2228"/>
            <w:lang w:val="en-GB"/>
          </w:rPr>
          <w:t xml:space="preserve"> </w:t>
        </w:r>
      </w:ins>
      <w:ins w:id="2093" w:author="Arcella" w:date="2022-10-18T14:31:00Z">
        <w:r>
          <w:rPr>
            <w:color w:val="1D2228"/>
            <w:highlight w:val="magenta"/>
            <w:lang w:val="en-GB"/>
          </w:rPr>
          <w:t xml:space="preserve">long-term </w:t>
        </w:r>
      </w:ins>
      <w:ins w:id="2094" w:author="Arcella" w:date="2022-10-18T14:16:00Z">
        <w:r>
          <w:rPr>
            <w:color w:val="1D2228"/>
            <w:highlight w:val="magenta"/>
          </w:rPr>
          <w:t>dynamics of</w:t>
        </w:r>
      </w:ins>
      <w:ins w:id="2095" w:author="Arcella" w:date="2022-10-18T14:30:00Z">
        <w:r>
          <w:rPr>
            <w:color w:val="1D2228"/>
            <w:highlight w:val="magenta"/>
          </w:rPr>
          <w:t xml:space="preserve"> </w:t>
        </w:r>
      </w:ins>
      <w:ins w:id="2096" w:author="Arcella" w:date="2022-10-18T14:31:00Z">
        <w:r>
          <w:rPr>
            <w:color w:val="1D2228"/>
            <w:highlight w:val="magenta"/>
          </w:rPr>
          <w:t xml:space="preserve">the </w:t>
        </w:r>
      </w:ins>
      <w:ins w:id="2097" w:author="Arcella" w:date="2022-10-18T14:30:00Z">
        <w:r>
          <w:rPr>
            <w:color w:val="1D2228"/>
            <w:highlight w:val="magenta"/>
          </w:rPr>
          <w:t>Murman</w:t>
        </w:r>
      </w:ins>
      <w:ins w:id="2098" w:author="Arcella" w:date="2022-10-18T14:16:00Z">
        <w:r>
          <w:rPr>
            <w:color w:val="1D2228"/>
            <w:highlight w:val="magenta"/>
          </w:rPr>
          <w:t xml:space="preserve"> mussels</w:t>
        </w:r>
      </w:ins>
      <w:ins w:id="2099" w:author="Arcella" w:date="2022-10-18T14:16:00Z">
        <w:r>
          <w:rPr>
            <w:color w:val="1D2228"/>
          </w:rPr>
          <w:t xml:space="preserve">, </w:t>
        </w:r>
      </w:ins>
      <w:ins w:id="2100" w:author="Arcella" w:date="2022-10-18T14:31:00Z">
        <w:r>
          <w:rPr>
            <w:color w:val="1D2228"/>
          </w:rPr>
          <w:t xml:space="preserve">and we </w:t>
        </w:r>
      </w:ins>
      <w:ins w:id="2101" w:author="Arcella" w:date="2022-10-18T14:28:00Z">
        <w:r>
          <w:rPr>
            <w:color w:val="1D2228"/>
          </w:rPr>
          <w:t>will return to</w:t>
        </w:r>
      </w:ins>
      <w:ins w:id="2102" w:author="Arcella" w:date="2022-10-18T14:31:00Z">
        <w:r>
          <w:rPr>
            <w:color w:val="1D2228"/>
          </w:rPr>
          <w:t xml:space="preserve"> it</w:t>
        </w:r>
      </w:ins>
      <w:ins w:id="2103" w:author="Arcella" w:date="2022-10-18T14:28:00Z">
        <w:r>
          <w:rPr>
            <w:color w:val="1D2228"/>
          </w:rPr>
          <w:t xml:space="preserve"> </w:t>
        </w:r>
      </w:ins>
      <w:ins w:id="2104" w:author="Arcella" w:date="2022-10-18T14:16:00Z">
        <w:r>
          <w:rPr>
            <w:color w:val="1D2228"/>
          </w:rPr>
          <w:t>below.</w:t>
        </w:r>
      </w:ins>
    </w:p>
    <w:p>
      <w:pPr>
        <w:spacing w:before="240" w:after="240"/>
        <w:rPr>
          <w:color w:val="1D2228"/>
        </w:rPr>
      </w:pPr>
      <w:bookmarkStart w:id="58" w:name="_heading=h.gp4bt0mk679k" w:colFirst="0" w:colLast="0"/>
      <w:bookmarkEnd w:id="58"/>
      <w:r>
        <w:rPr>
          <w:b/>
          <w:color w:val="1D2228"/>
        </w:rPr>
        <w:t>Mytilus edulis and M. trossulus</w:t>
      </w:r>
    </w:p>
    <w:p>
      <w:pPr>
        <w:spacing w:before="240" w:after="240"/>
        <w:rPr>
          <w:ins w:id="2105" w:author="Arcella" w:date="2022-10-19T17:03:00Z"/>
          <w:color w:val="1D2228"/>
        </w:rPr>
      </w:pPr>
      <w:del w:id="2106" w:author="Arcella" w:date="2022-10-19T17:03:00Z">
        <w:bookmarkStart w:id="59" w:name="_heading=h.956y3yduz8w6" w:colFirst="0" w:colLast="0"/>
        <w:bookmarkEnd w:id="59"/>
        <w:r>
          <w:rPr>
            <w:color w:val="1D2228"/>
          </w:rPr>
          <w:delText xml:space="preserve">As the morphological method did not allow species assignment of individuals, and considered only 4-7 years old mussels, we could not distinguish the contribution of species to the demographic structure of settlements. From an earlier study by Bufalova et al. (2005), however, we know that there are no differences in growth rates between </w:delText>
        </w:r>
      </w:del>
      <w:del w:id="2107" w:author="Arcella" w:date="2022-10-19T17:03:00Z">
        <w:r>
          <w:rPr>
            <w:i/>
            <w:color w:val="1D2228"/>
          </w:rPr>
          <w:delText xml:space="preserve">ME </w:delText>
        </w:r>
      </w:del>
      <w:del w:id="2108" w:author="Arcella" w:date="2022-10-19T17:03:00Z">
        <w:r>
          <w:rPr>
            <w:color w:val="1D2228"/>
          </w:rPr>
          <w:delText xml:space="preserve">and </w:delText>
        </w:r>
      </w:del>
      <w:del w:id="2109" w:author="Arcella" w:date="2022-10-19T17:03:00Z">
        <w:r>
          <w:rPr>
            <w:i/>
            <w:color w:val="1D2228"/>
          </w:rPr>
          <w:delText xml:space="preserve">MT </w:delText>
        </w:r>
      </w:del>
      <w:del w:id="2110" w:author="Arcella" w:date="2022-10-19T17:03:00Z">
        <w:r>
          <w:rPr>
            <w:color w:val="1D2228"/>
          </w:rPr>
          <w:delText xml:space="preserve">in Tyuva. Therefore we can discuss how species divided space and how their relative frequencies in populations varied with time in 2004-2018. </w:delText>
        </w:r>
      </w:del>
    </w:p>
    <w:p>
      <w:pPr>
        <w:spacing w:before="240" w:after="240"/>
        <w:rPr>
          <w:color w:val="1D2228"/>
        </w:rPr>
      </w:pPr>
      <w:ins w:id="2111" w:author="Arcella" w:date="2022-10-19T17:03:00Z">
        <w:r>
          <w:rPr>
            <w:color w:val="1D2228"/>
          </w:rPr>
          <w:t xml:space="preserve">We </w:t>
        </w:r>
      </w:ins>
      <w:ins w:id="2112" w:author="Arcella" w:date="2022-10-18T15:11:00Z">
        <w:r>
          <w:rPr>
            <w:color w:val="1D2228"/>
          </w:rPr>
          <w:t xml:space="preserve">could not </w:t>
        </w:r>
      </w:ins>
      <w:ins w:id="2113" w:author="Arcella" w:date="2022-10-18T15:16:00Z">
        <w:r>
          <w:rPr>
            <w:color w:val="1D2228"/>
          </w:rPr>
          <w:t>identify</w:t>
        </w:r>
      </w:ins>
      <w:ins w:id="2114" w:author="Arcella" w:date="2022-10-18T15:11:00Z">
        <w:r>
          <w:rPr>
            <w:color w:val="1D2228"/>
          </w:rPr>
          <w:t xml:space="preserve"> the contribution of </w:t>
        </w:r>
      </w:ins>
      <w:ins w:id="2115" w:author="Arcella" w:date="2022-10-18T15:11:00Z">
        <w:r>
          <w:rPr>
            <w:i/>
            <w:color w:val="1D2228"/>
          </w:rPr>
          <w:t xml:space="preserve">ME </w:t>
        </w:r>
      </w:ins>
      <w:ins w:id="2116" w:author="Arcella" w:date="2022-10-18T15:11:00Z">
        <w:r>
          <w:rPr>
            <w:color w:val="1D2228"/>
          </w:rPr>
          <w:t xml:space="preserve">and </w:t>
        </w:r>
      </w:ins>
      <w:ins w:id="2117" w:author="Arcella" w:date="2022-10-18T15:11:00Z">
        <w:r>
          <w:rPr>
            <w:i/>
            <w:color w:val="1D2228"/>
          </w:rPr>
          <w:t xml:space="preserve">MT </w:t>
        </w:r>
      </w:ins>
      <w:ins w:id="2118" w:author="Arcella" w:date="2022-10-18T15:11:00Z">
        <w:r>
          <w:rPr>
            <w:color w:val="1D2228"/>
          </w:rPr>
          <w:t>to the demographic structure of settlements</w:t>
        </w:r>
      </w:ins>
      <w:ins w:id="2119" w:author="Arcella" w:date="2022-10-19T17:05:00Z">
        <w:r>
          <w:rPr>
            <w:color w:val="1D2228"/>
          </w:rPr>
          <w:t xml:space="preserve"> because </w:t>
        </w:r>
      </w:ins>
      <w:ins w:id="2120" w:author="Arcella" w:date="2022-10-19T17:06:00Z">
        <w:r>
          <w:rPr>
            <w:color w:val="1D2228"/>
          </w:rPr>
          <w:t>the morphological method used in our study did not allow the species assignment of individuals and was applicable only to mussels aged 4-7 years</w:t>
        </w:r>
      </w:ins>
      <w:ins w:id="2121" w:author="Arcella" w:date="2022-10-18T15:11:00Z">
        <w:r>
          <w:rPr>
            <w:color w:val="1D2228"/>
          </w:rPr>
          <w:t xml:space="preserve">. From an earlier study by Bufalova et al. (2005), however, we know that there are no differences in </w:t>
        </w:r>
      </w:ins>
      <w:ins w:id="2122" w:author="Arcella" w:date="2022-10-19T17:06:00Z">
        <w:r>
          <w:rPr>
            <w:color w:val="1D2228"/>
          </w:rPr>
          <w:t xml:space="preserve">the </w:t>
        </w:r>
      </w:ins>
      <w:ins w:id="2123" w:author="Arcella" w:date="2022-10-18T15:11:00Z">
        <w:r>
          <w:rPr>
            <w:color w:val="1D2228"/>
          </w:rPr>
          <w:t xml:space="preserve">growth rates </w:t>
        </w:r>
      </w:ins>
      <w:ins w:id="2124" w:author="Arcella" w:date="2022-10-19T17:06:00Z">
        <w:r>
          <w:rPr>
            <w:color w:val="1D2228"/>
          </w:rPr>
          <w:t xml:space="preserve">of </w:t>
        </w:r>
      </w:ins>
      <w:ins w:id="2125" w:author="Arcella" w:date="2022-10-18T15:11:00Z">
        <w:r>
          <w:rPr>
            <w:i/>
            <w:color w:val="1D2228"/>
          </w:rPr>
          <w:t xml:space="preserve">ME </w:t>
        </w:r>
      </w:ins>
      <w:ins w:id="2126" w:author="Arcella" w:date="2022-10-18T15:11:00Z">
        <w:r>
          <w:rPr>
            <w:color w:val="1D2228"/>
          </w:rPr>
          <w:t xml:space="preserve">and </w:t>
        </w:r>
      </w:ins>
      <w:ins w:id="2127" w:author="Arcella" w:date="2022-10-18T15:11:00Z">
        <w:r>
          <w:rPr>
            <w:i/>
            <w:color w:val="1D2228"/>
          </w:rPr>
          <w:t xml:space="preserve">MT </w:t>
        </w:r>
      </w:ins>
      <w:ins w:id="2128" w:author="Arcella" w:date="2022-10-18T15:11:00Z">
        <w:r>
          <w:rPr>
            <w:color w:val="1D2228"/>
          </w:rPr>
          <w:t xml:space="preserve">in the Tyuva. Therefore, we can discuss how these species divided space and how their relative frequencies in populations varied with time in 2004-2018. </w:t>
        </w:r>
      </w:ins>
    </w:p>
    <w:p>
      <w:pPr>
        <w:spacing w:before="240" w:after="240"/>
        <w:rPr>
          <w:del w:id="2129" w:author="Arcella" w:date="2022-10-19T17:06:00Z"/>
          <w:color w:val="1D2228"/>
        </w:rPr>
      </w:pPr>
      <w:del w:id="2130" w:author="Arcella" w:date="2022-10-19T17:06:00Z">
        <w:bookmarkStart w:id="60" w:name="_heading=h.ekf17xnknxez" w:colFirst="0" w:colLast="0"/>
        <w:bookmarkEnd w:id="60"/>
        <w:r>
          <w:rPr>
            <w:color w:val="1D2228"/>
          </w:rPr>
          <w:delText xml:space="preserve">In Tyuva, </w:delText>
        </w:r>
      </w:del>
      <w:del w:id="2131" w:author="Arcella" w:date="2022-10-19T17:06:00Z">
        <w:r>
          <w:rPr>
            <w:i/>
            <w:color w:val="1D2228"/>
          </w:rPr>
          <w:delText xml:space="preserve">ME </w:delText>
        </w:r>
      </w:del>
      <w:del w:id="2132" w:author="Arcella" w:date="2022-10-19T17:06:00Z">
        <w:r>
          <w:rPr>
            <w:color w:val="1D2228"/>
          </w:rPr>
          <w:delText xml:space="preserve">and </w:delText>
        </w:r>
      </w:del>
      <w:del w:id="2133" w:author="Arcella" w:date="2022-10-19T17:06:00Z">
        <w:r>
          <w:rPr>
            <w:i/>
            <w:color w:val="1D2228"/>
          </w:rPr>
          <w:delText xml:space="preserve">MT </w:delText>
        </w:r>
      </w:del>
      <w:del w:id="2134" w:author="Arcella" w:date="2022-10-19T17:06:00Z">
        <w:r>
          <w:rPr>
            <w:color w:val="1D2228"/>
          </w:rPr>
          <w:delText xml:space="preserve">inhabited essentially the same habitats as each of them separately in allopatry. For example, mass populations in kelps have been described in both </w:delText>
        </w:r>
      </w:del>
      <w:del w:id="2135" w:author="Arcella" w:date="2022-10-19T17:06:00Z">
        <w:r>
          <w:rPr>
            <w:i/>
            <w:color w:val="1D2228"/>
          </w:rPr>
          <w:delText>ME</w:delText>
        </w:r>
      </w:del>
      <w:del w:id="2136" w:author="Arcella" w:date="2022-10-19T17:06:00Z">
        <w:r>
          <w:rPr>
            <w:color w:val="1D2228"/>
          </w:rPr>
          <w:delText xml:space="preserve">, e.g., in the Pechora Sea (Sukhotin et al. 2008), and </w:delText>
        </w:r>
      </w:del>
      <w:del w:id="2137" w:author="Arcella" w:date="2022-10-19T17:06:00Z">
        <w:r>
          <w:rPr>
            <w:i/>
            <w:color w:val="1D2228"/>
          </w:rPr>
          <w:delText>MT</w:delText>
        </w:r>
      </w:del>
      <w:del w:id="2138" w:author="Arcella" w:date="2022-10-19T17:06:00Z">
        <w:r>
          <w:rPr>
            <w:color w:val="1D2228"/>
          </w:rPr>
          <w:delText xml:space="preserve">, e.g., in the Aleutian Islands (Stewart, Konar 2012). At the same time, the two species partially shared space and habitats with each other in Tyuva. The distribution of species was fairly regular (the deeper the more </w:delText>
        </w:r>
      </w:del>
      <w:del w:id="2139" w:author="Arcella" w:date="2022-10-19T17:06:00Z">
        <w:r>
          <w:rPr>
            <w:i/>
            <w:color w:val="1D2228"/>
          </w:rPr>
          <w:delText>ME</w:delText>
        </w:r>
      </w:del>
      <w:del w:id="2140" w:author="Arcella" w:date="2022-10-19T17:06:00Z">
        <w:r>
          <w:rPr>
            <w:color w:val="1D2228"/>
          </w:rPr>
          <w:delText xml:space="preserve">; an excess of </w:delText>
        </w:r>
      </w:del>
      <w:del w:id="2141" w:author="Arcella" w:date="2022-10-19T17:06:00Z">
        <w:r>
          <w:rPr>
            <w:i/>
            <w:color w:val="1D2228"/>
          </w:rPr>
          <w:delText xml:space="preserve">ME </w:delText>
        </w:r>
      </w:del>
      <w:del w:id="2142" w:author="Arcella" w:date="2022-10-19T17:06:00Z">
        <w:r>
          <w:rPr>
            <w:color w:val="1D2228"/>
          </w:rPr>
          <w:delText>on the Bed), although elements of mosaicism were also present (</w:delText>
        </w:r>
      </w:del>
      <w:del w:id="2143" w:author="Arcella" w:date="2022-10-19T17:06:00Z">
        <w:r>
          <w:rPr>
            <w:b/>
            <w:color w:val="1D2228"/>
          </w:rPr>
          <w:delText>Fig. 3</w:delText>
        </w:r>
      </w:del>
      <w:del w:id="2144" w:author="Arcella" w:date="2022-10-19T17:06:00Z">
        <w:r>
          <w:rPr>
            <w:color w:val="1D2228"/>
          </w:rPr>
          <w:delText xml:space="preserve">). </w:delText>
        </w:r>
      </w:del>
    </w:p>
    <w:p>
      <w:pPr>
        <w:spacing w:before="240" w:after="240"/>
        <w:rPr>
          <w:ins w:id="2145" w:author="Arcella" w:date="2022-10-18T15:17:00Z"/>
          <w:color w:val="1D2228"/>
        </w:rPr>
      </w:pPr>
      <w:ins w:id="2146" w:author="Arcella" w:date="2022-10-18T15:17:00Z">
        <w:bookmarkStart w:id="61" w:name="_heading=h.yfns3jaga91f" w:colFirst="0" w:colLast="0"/>
        <w:bookmarkEnd w:id="61"/>
        <w:r>
          <w:rPr>
            <w:color w:val="1D2228"/>
          </w:rPr>
          <w:t xml:space="preserve">In </w:t>
        </w:r>
      </w:ins>
      <w:ins w:id="2147" w:author="Arcella" w:date="2022-10-18T15:18:00Z">
        <w:r>
          <w:rPr>
            <w:color w:val="1D2228"/>
          </w:rPr>
          <w:t xml:space="preserve">the </w:t>
        </w:r>
      </w:ins>
      <w:ins w:id="2148" w:author="Arcella" w:date="2022-10-18T15:17:00Z">
        <w:r>
          <w:rPr>
            <w:color w:val="1D2228"/>
          </w:rPr>
          <w:t xml:space="preserve">Tyuva, </w:t>
        </w:r>
      </w:ins>
      <w:ins w:id="2149" w:author="Arcella" w:date="2022-10-18T15:17:00Z">
        <w:r>
          <w:rPr>
            <w:i/>
            <w:color w:val="1D2228"/>
          </w:rPr>
          <w:t xml:space="preserve">ME </w:t>
        </w:r>
      </w:ins>
      <w:ins w:id="2150" w:author="Arcella" w:date="2022-10-18T15:17:00Z">
        <w:r>
          <w:rPr>
            <w:color w:val="1D2228"/>
          </w:rPr>
          <w:t xml:space="preserve">and </w:t>
        </w:r>
      </w:ins>
      <w:ins w:id="2151" w:author="Arcella" w:date="2022-10-18T15:17:00Z">
        <w:r>
          <w:rPr>
            <w:i/>
            <w:color w:val="1D2228"/>
          </w:rPr>
          <w:t xml:space="preserve">MT </w:t>
        </w:r>
      </w:ins>
      <w:ins w:id="2152" w:author="Arcella" w:date="2022-10-18T15:17:00Z">
        <w:r>
          <w:rPr>
            <w:color w:val="1D2228"/>
          </w:rPr>
          <w:t xml:space="preserve">inhabited essentially the same habitats as </w:t>
        </w:r>
      </w:ins>
      <w:ins w:id="2153" w:author="Arcella" w:date="2022-10-18T15:18:00Z">
        <w:r>
          <w:rPr>
            <w:color w:val="1D2228"/>
          </w:rPr>
          <w:t>they</w:t>
        </w:r>
      </w:ins>
      <w:ins w:id="2154" w:author="Arcella" w:date="2022-10-18T15:17:00Z">
        <w:r>
          <w:rPr>
            <w:color w:val="1D2228"/>
          </w:rPr>
          <w:t xml:space="preserve"> </w:t>
        </w:r>
      </w:ins>
      <w:ins w:id="2155" w:author="Arcella" w:date="2022-10-18T15:18:00Z">
        <w:r>
          <w:rPr>
            <w:color w:val="1D2228"/>
          </w:rPr>
          <w:t xml:space="preserve">do </w:t>
        </w:r>
      </w:ins>
      <w:ins w:id="2156" w:author="Arcella" w:date="2022-10-18T15:17:00Z">
        <w:r>
          <w:rPr>
            <w:color w:val="1D2228"/>
          </w:rPr>
          <w:t xml:space="preserve">in allopatry. </w:t>
        </w:r>
      </w:ins>
      <w:ins w:id="2157" w:author="Arcella" w:date="2022-10-18T22:20:00Z">
        <w:r>
          <w:rPr>
            <w:color w:val="1D2228"/>
          </w:rPr>
          <w:t>M</w:t>
        </w:r>
      </w:ins>
      <w:ins w:id="2158" w:author="Arcella" w:date="2022-10-18T15:17:00Z">
        <w:r>
          <w:rPr>
            <w:color w:val="1D2228"/>
          </w:rPr>
          <w:t>ass populations in kelps have been described both</w:t>
        </w:r>
      </w:ins>
      <w:ins w:id="2159" w:author="Arcella" w:date="2022-10-18T15:18:00Z">
        <w:r>
          <w:rPr>
            <w:color w:val="1D2228"/>
          </w:rPr>
          <w:t xml:space="preserve"> f</w:t>
        </w:r>
      </w:ins>
      <w:ins w:id="2160" w:author="Arcella" w:date="2022-10-18T15:19:00Z">
        <w:r>
          <w:rPr>
            <w:color w:val="1D2228"/>
          </w:rPr>
          <w:t>or</w:t>
        </w:r>
      </w:ins>
      <w:ins w:id="2161" w:author="Arcella" w:date="2022-10-18T15:17:00Z">
        <w:r>
          <w:rPr>
            <w:color w:val="1D2228"/>
          </w:rPr>
          <w:t xml:space="preserve"> </w:t>
        </w:r>
      </w:ins>
      <w:ins w:id="2162" w:author="Arcella" w:date="2022-10-18T15:17:00Z">
        <w:r>
          <w:rPr>
            <w:i/>
            <w:color w:val="1D2228"/>
          </w:rPr>
          <w:t>ME</w:t>
        </w:r>
      </w:ins>
      <w:ins w:id="2163" w:author="Arcella" w:date="2022-10-18T15:17:00Z">
        <w:r>
          <w:rPr>
            <w:color w:val="1D2228"/>
          </w:rPr>
          <w:t xml:space="preserve">, e.g., in the Pechora Sea (Sukhotin et al. 2008), and </w:t>
        </w:r>
      </w:ins>
      <w:ins w:id="2164" w:author="Arcella" w:date="2022-10-18T15:19:00Z">
        <w:r>
          <w:rPr>
            <w:color w:val="1D2228"/>
          </w:rPr>
          <w:t xml:space="preserve">for </w:t>
        </w:r>
      </w:ins>
      <w:ins w:id="2165" w:author="Arcella" w:date="2022-10-18T15:17:00Z">
        <w:r>
          <w:rPr>
            <w:i/>
            <w:color w:val="1D2228"/>
          </w:rPr>
          <w:t>MT</w:t>
        </w:r>
      </w:ins>
      <w:ins w:id="2166" w:author="Arcella" w:date="2022-10-18T15:17:00Z">
        <w:r>
          <w:rPr>
            <w:color w:val="1D2228"/>
          </w:rPr>
          <w:t>, e.g., in the Aleutian Islands (Stewart, Konar 2012). At the same time, the</w:t>
        </w:r>
      </w:ins>
      <w:ins w:id="2167" w:author="Arcella" w:date="2022-10-18T15:19:00Z">
        <w:r>
          <w:rPr>
            <w:color w:val="1D2228"/>
          </w:rPr>
          <w:t>se</w:t>
        </w:r>
      </w:ins>
      <w:ins w:id="2168" w:author="Arcella" w:date="2022-10-18T15:17:00Z">
        <w:r>
          <w:rPr>
            <w:color w:val="1D2228"/>
          </w:rPr>
          <w:t xml:space="preserve"> two species partially shared space and habitats with each other in </w:t>
        </w:r>
      </w:ins>
      <w:ins w:id="2169" w:author="Arcella" w:date="2022-10-18T15:19:00Z">
        <w:r>
          <w:rPr>
            <w:color w:val="1D2228"/>
          </w:rPr>
          <w:t xml:space="preserve">the </w:t>
        </w:r>
      </w:ins>
      <w:ins w:id="2170" w:author="Arcella" w:date="2022-10-18T15:17:00Z">
        <w:r>
          <w:rPr>
            <w:color w:val="1D2228"/>
          </w:rPr>
          <w:t>Tyuva. The</w:t>
        </w:r>
      </w:ins>
      <w:ins w:id="2171" w:author="Arcella" w:date="2022-10-18T15:19:00Z">
        <w:r>
          <w:rPr>
            <w:color w:val="1D2228"/>
          </w:rPr>
          <w:t>ir</w:t>
        </w:r>
      </w:ins>
      <w:ins w:id="2172" w:author="Arcella" w:date="2022-10-18T15:17:00Z">
        <w:r>
          <w:rPr>
            <w:color w:val="1D2228"/>
          </w:rPr>
          <w:t xml:space="preserve"> distribution was fairly regular (the deeper the more </w:t>
        </w:r>
      </w:ins>
      <w:ins w:id="2173" w:author="Arcella" w:date="2022-10-18T15:17:00Z">
        <w:r>
          <w:rPr>
            <w:i/>
            <w:color w:val="1D2228"/>
          </w:rPr>
          <w:t>ME</w:t>
        </w:r>
      </w:ins>
      <w:ins w:id="2174" w:author="Arcella" w:date="2022-10-18T15:17:00Z">
        <w:r>
          <w:rPr>
            <w:color w:val="1D2228"/>
          </w:rPr>
          <w:t xml:space="preserve">; an excess of </w:t>
        </w:r>
      </w:ins>
      <w:ins w:id="2175" w:author="Arcella" w:date="2022-10-18T15:17:00Z">
        <w:r>
          <w:rPr>
            <w:i/>
            <w:color w:val="1D2228"/>
          </w:rPr>
          <w:t xml:space="preserve">ME </w:t>
        </w:r>
      </w:ins>
      <w:ins w:id="2176" w:author="Arcella" w:date="2022-10-18T15:17:00Z">
        <w:r>
          <w:rPr>
            <w:color w:val="1D2228"/>
          </w:rPr>
          <w:t>on the Bed), although elements of mosaic</w:t>
        </w:r>
      </w:ins>
      <w:ins w:id="2177" w:author="Arcella" w:date="2022-10-18T22:21:00Z">
        <w:r>
          <w:rPr>
            <w:color w:val="1D2228"/>
          </w:rPr>
          <w:t xml:space="preserve"> distribution could </w:t>
        </w:r>
      </w:ins>
      <w:ins w:id="2178" w:author="Arcella" w:date="2022-10-18T15:17:00Z">
        <w:r>
          <w:rPr>
            <w:color w:val="1D2228"/>
          </w:rPr>
          <w:t xml:space="preserve">also </w:t>
        </w:r>
      </w:ins>
      <w:ins w:id="2179" w:author="Arcella" w:date="2022-10-18T22:21:00Z">
        <w:r>
          <w:rPr>
            <w:color w:val="1D2228"/>
          </w:rPr>
          <w:t xml:space="preserve">be seen </w:t>
        </w:r>
      </w:ins>
      <w:ins w:id="2180" w:author="Arcella" w:date="2022-10-18T15:17:00Z">
        <w:r>
          <w:rPr>
            <w:color w:val="1D2228"/>
          </w:rPr>
          <w:t>(</w:t>
        </w:r>
      </w:ins>
      <w:ins w:id="2181" w:author="Arcella" w:date="2022-10-18T15:17:00Z">
        <w:r>
          <w:rPr>
            <w:b/>
            <w:color w:val="1D2228"/>
          </w:rPr>
          <w:t>Fig. 3</w:t>
        </w:r>
      </w:ins>
      <w:ins w:id="2182" w:author="Arcella" w:date="2022-10-18T15:17:00Z">
        <w:r>
          <w:rPr>
            <w:color w:val="1D2228"/>
          </w:rPr>
          <w:t>).</w:t>
        </w:r>
      </w:ins>
    </w:p>
    <w:p>
      <w:pPr>
        <w:spacing w:before="240" w:after="240"/>
        <w:rPr>
          <w:ins w:id="2183" w:author="Arcella" w:date="2022-10-18T22:21:00Z"/>
          <w:color w:val="1D2228"/>
        </w:rPr>
      </w:pPr>
      <w:del w:id="2184" w:author="Arcella" w:date="2022-10-19T17:07:00Z">
        <w:r>
          <w:rPr>
            <w:color w:val="1D2228"/>
          </w:rPr>
          <w:delText xml:space="preserve">In their early review on sympatric </w:delText>
        </w:r>
      </w:del>
      <w:del w:id="2185" w:author="Arcella" w:date="2022-10-19T17:07:00Z">
        <w:r>
          <w:rPr>
            <w:i/>
            <w:color w:val="1D2228"/>
          </w:rPr>
          <w:delText xml:space="preserve">ME </w:delText>
        </w:r>
      </w:del>
      <w:del w:id="2186" w:author="Arcella" w:date="2022-10-19T17:07:00Z">
        <w:r>
          <w:rPr>
            <w:color w:val="1D2228"/>
          </w:rPr>
          <w:delText xml:space="preserve">and </w:delText>
        </w:r>
      </w:del>
      <w:del w:id="2187" w:author="Arcella" w:date="2022-10-19T17:07:00Z">
        <w:r>
          <w:rPr>
            <w:i/>
            <w:color w:val="1D2228"/>
          </w:rPr>
          <w:delText>MT</w:delText>
        </w:r>
      </w:del>
      <w:del w:id="2188" w:author="Arcella" w:date="2022-10-19T17:07:00Z">
        <w:r>
          <w:rPr>
            <w:color w:val="1D2228"/>
          </w:rPr>
          <w:delText xml:space="preserve">, Riginos and Cunningham (2005) compared the two then known zones of sympatry between species at the entrance to the Baltic Sea and in Canadian Maritimes (Western Atlantic) and pointed out striking differences in the habitat distribution of species in the two zones. In the Baltic, species are distributed by salinity with </w:delText>
        </w:r>
      </w:del>
      <w:del w:id="2189" w:author="Arcella" w:date="2022-10-19T17:07:00Z">
        <w:r>
          <w:rPr>
            <w:i/>
            <w:color w:val="1D2228"/>
          </w:rPr>
          <w:delText xml:space="preserve">MT </w:delText>
        </w:r>
      </w:del>
      <w:del w:id="2190" w:author="Arcella" w:date="2022-10-19T17:07:00Z">
        <w:r>
          <w:rPr>
            <w:color w:val="1D2228"/>
          </w:rPr>
          <w:delText xml:space="preserve">thriving in the extremely low salinity environments of the central Baltic. In the more oceanic habitats of Western Atlantic species are distributed </w:delText>
        </w:r>
        <w:commentRangeStart w:id="103"/>
        <w:r>
          <w:rPr>
            <w:color w:val="1D2228"/>
          </w:rPr>
          <w:delText xml:space="preserve">as semi overlapping mosaic </w:delText>
        </w:r>
        <w:commentRangeEnd w:id="103"/>
      </w:del>
      <w:del w:id="2191" w:author="Arcella" w:date="2022-10-19T17:07:00Z">
        <w:r>
          <w:rPr>
            <w:rStyle w:val="10"/>
          </w:rPr>
          <w:commentReference w:id="103"/>
        </w:r>
      </w:del>
      <w:del w:id="2192" w:author="Arcella" w:date="2022-10-19T17:07:00Z">
        <w:r>
          <w:rPr>
            <w:color w:val="1D2228"/>
          </w:rPr>
          <w:delText xml:space="preserve">at scale of kilometers – dozens of kilometers, and there is a tendency that </w:delText>
        </w:r>
      </w:del>
      <w:del w:id="2193" w:author="Arcella" w:date="2022-10-19T17:07:00Z">
        <w:r>
          <w:rPr>
            <w:i/>
            <w:color w:val="1D2228"/>
          </w:rPr>
          <w:delText xml:space="preserve">MT </w:delText>
        </w:r>
      </w:del>
      <w:del w:id="2194" w:author="Arcella" w:date="2022-10-19T17:07:00Z">
        <w:r>
          <w:rPr>
            <w:color w:val="1D2228"/>
          </w:rPr>
          <w:delText xml:space="preserve">dominates the more exposed sites while </w:delText>
        </w:r>
      </w:del>
      <w:del w:id="2195" w:author="Arcella" w:date="2022-10-19T17:07:00Z">
        <w:r>
          <w:rPr>
            <w:i/>
            <w:color w:val="1D2228"/>
          </w:rPr>
          <w:delText xml:space="preserve">ME </w:delText>
        </w:r>
      </w:del>
      <w:del w:id="2196" w:author="Arcella" w:date="2022-10-19T17:07:00Z">
        <w:r>
          <w:rPr>
            <w:color w:val="1D2228"/>
          </w:rPr>
          <w:delText xml:space="preserve">the more sheltered ones. If there is a relationship between distribution of species and salinity (and the degree of wave exposure that is difficult to separate from salinity), it is the opposite of that in the Baltic. Riginos and Cunningham (2005) raised the question of whether niche differentiation between species in sympatry reflects the ecological assortment of lineages that have already evolved niche specialization in allopatry, or whether adaptation to specific habitats has occurred locally via character displacement. The question they posed seems to be unresolved to this day. Nevertheless, one would rather expect similarities in the habitat distribution of species in the Barents Sea and in the Western Atlantic, given the similar salinity regimes as well as the probable very recent origin of the Barents Sea </w:delText>
        </w:r>
      </w:del>
      <w:del w:id="2197" w:author="Arcella" w:date="2022-10-19T17:07:00Z">
        <w:r>
          <w:rPr>
            <w:i/>
            <w:color w:val="1D2228"/>
          </w:rPr>
          <w:delText>MT</w:delText>
        </w:r>
      </w:del>
      <w:del w:id="2198" w:author="Arcella" w:date="2022-10-19T17:07:00Z">
        <w:r>
          <w:rPr>
            <w:color w:val="1D2228"/>
          </w:rPr>
          <w:delText xml:space="preserve"> from the Western Atlantic (Simon et al. </w:delText>
        </w:r>
        <w:commentRangeStart w:id="104"/>
        <w:r>
          <w:rPr>
            <w:color w:val="1D2228"/>
          </w:rPr>
          <w:delText>2020</w:delText>
        </w:r>
        <w:commentRangeEnd w:id="104"/>
      </w:del>
      <w:del w:id="2199" w:author="Arcella" w:date="2022-10-19T17:07:00Z">
        <w:r>
          <w:rPr>
            <w:rStyle w:val="10"/>
          </w:rPr>
          <w:commentReference w:id="104"/>
        </w:r>
      </w:del>
      <w:del w:id="2200" w:author="Arcella" w:date="2022-10-19T17:07:00Z">
        <w:r>
          <w:rPr>
            <w:color w:val="1D2228"/>
          </w:rPr>
          <w:delText xml:space="preserve">, see below). Indeed, there is clearly no positive correlation between salinity and </w:delText>
        </w:r>
      </w:del>
      <w:del w:id="2201" w:author="Arcella" w:date="2022-10-19T17:07:00Z">
        <w:r>
          <w:rPr>
            <w:i/>
            <w:color w:val="1D2228"/>
          </w:rPr>
          <w:delText>MT</w:delText>
        </w:r>
      </w:del>
      <w:del w:id="2202" w:author="Arcella" w:date="2022-10-19T17:07:00Z">
        <w:r>
          <w:rPr>
            <w:color w:val="1D2228"/>
          </w:rPr>
          <w:delText xml:space="preserve"> proportion in settlements neither in West Atlantic nor in Tyuva, but there is a tendency (not significant in Tuva) that </w:delText>
        </w:r>
      </w:del>
      <w:del w:id="2203" w:author="Arcella" w:date="2022-10-19T17:07:00Z">
        <w:r>
          <w:rPr>
            <w:i/>
            <w:color w:val="1D2228"/>
          </w:rPr>
          <w:delText xml:space="preserve">ME </w:delText>
        </w:r>
      </w:del>
      <w:del w:id="2204" w:author="Arcella" w:date="2022-10-19T17:07:00Z">
        <w:r>
          <w:rPr>
            <w:color w:val="1D2228"/>
          </w:rPr>
          <w:delText xml:space="preserve">is more frequent in sheltered localities while </w:delText>
        </w:r>
      </w:del>
      <w:del w:id="2205" w:author="Arcella" w:date="2022-10-19T17:07:00Z">
        <w:r>
          <w:rPr>
            <w:i/>
            <w:color w:val="1D2228"/>
          </w:rPr>
          <w:delText xml:space="preserve">MT </w:delText>
        </w:r>
      </w:del>
      <w:del w:id="2206" w:author="Arcella" w:date="2022-10-19T17:07:00Z">
        <w:r>
          <w:rPr>
            <w:color w:val="1D2228"/>
          </w:rPr>
          <w:delText xml:space="preserve">in the exposed ones (Bates, Innes 1995; Comesaña et al. 1999; Tam, Scrosati </w:delText>
        </w:r>
      </w:del>
      <w:customXmlDelRangeStart w:id="2208" w:author="Arcella" w:date="2022-10-19T17:07:00Z"/>
      <w:sdt>
        <w:sdtPr>
          <w:rPr/>
          <w:tag w:val="goog_rdk_40"/>
          <w:id w:val="-365758752"/>
        </w:sdtPr>
        <w:sdtEndPr>
          <w:rPr/>
        </w:sdtEndPr>
        <w:sdtContent>
          <w:customXmlDelRangeEnd w:id="2208"/>
          <w:commentRangeStart w:id="105"/>
          <w:customXmlDelRangeStart w:id="2211" w:author="Arcella" w:date="2022-10-19T17:07:00Z"/>
        </w:sdtContent>
      </w:sdt>
      <w:customXmlDelRangeEnd w:id="2211"/>
      <w:del w:id="2212" w:author="Arcella" w:date="2022-10-19T17:07:00Z">
        <w:r>
          <w:rPr>
            <w:color w:val="1D2228"/>
          </w:rPr>
          <w:delText>2014</w:delText>
        </w:r>
        <w:commentRangeEnd w:id="105"/>
      </w:del>
      <w:del w:id="2213" w:author="Arcella" w:date="2022-10-19T17:07:00Z">
        <w:r>
          <w:rPr/>
          <w:commentReference w:id="105"/>
        </w:r>
      </w:del>
      <w:del w:id="2214" w:author="Arcella" w:date="2022-10-19T17:07:00Z">
        <w:r>
          <w:rPr>
            <w:color w:val="1D2228"/>
          </w:rPr>
          <w:delText xml:space="preserve">). As for the segregation of species by depth in the Western Atlantic, no one has studied it in detail on vertical transects as we have, which makes direct comparison difficult. No consistent differences were shown between settlements from the lower and middle intertidal levels in Canadian Maritimes (Moreau et al. </w:delText>
        </w:r>
      </w:del>
      <w:customXmlDelRangeStart w:id="2216" w:author="Arcella" w:date="2022-10-19T17:07:00Z"/>
      <w:sdt>
        <w:sdtPr>
          <w:rPr/>
          <w:tag w:val="goog_rdk_41"/>
          <w:id w:val="-2824825"/>
        </w:sdtPr>
        <w:sdtEndPr>
          <w:rPr/>
        </w:sdtEndPr>
        <w:sdtContent>
          <w:customXmlDelRangeEnd w:id="2216"/>
          <w:commentRangeStart w:id="106"/>
          <w:customXmlDelRangeStart w:id="2219" w:author="Arcella" w:date="2022-10-19T17:07:00Z"/>
        </w:sdtContent>
      </w:sdt>
      <w:customXmlDelRangeEnd w:id="2219"/>
      <w:del w:id="2220" w:author="Arcella" w:date="2022-10-19T17:07:00Z">
        <w:r>
          <w:rPr>
            <w:color w:val="1D2228"/>
          </w:rPr>
          <w:delText>2005</w:delText>
        </w:r>
        <w:commentRangeEnd w:id="106"/>
      </w:del>
      <w:del w:id="2221" w:author="Arcella" w:date="2022-10-19T17:07:00Z">
        <w:r>
          <w:rPr/>
          <w:commentReference w:id="106"/>
        </w:r>
      </w:del>
      <w:del w:id="2222" w:author="Arcella" w:date="2022-10-19T17:07:00Z">
        <w:r>
          <w:rPr>
            <w:color w:val="1D2228"/>
          </w:rPr>
          <w:delText xml:space="preserve">). Re-analysis of published data allowed Riginos and Cunningham (2005) to suggest that </w:delText>
        </w:r>
      </w:del>
      <w:del w:id="2223" w:author="Arcella" w:date="2022-10-19T17:07:00Z">
        <w:r>
          <w:rPr>
            <w:i/>
            <w:color w:val="1D2228"/>
          </w:rPr>
          <w:delText xml:space="preserve">ME </w:delText>
        </w:r>
      </w:del>
      <w:del w:id="2224" w:author="Arcella" w:date="2022-10-19T17:07:00Z">
        <w:r>
          <w:rPr>
            <w:color w:val="1D2228"/>
          </w:rPr>
          <w:delText xml:space="preserve">could be more common in the sublittoral than in littoral. Further, it has been shown that both in the laboratory and in the field, </w:delText>
        </w:r>
      </w:del>
      <w:del w:id="2225" w:author="Arcella" w:date="2022-10-19T17:07:00Z">
        <w:r>
          <w:rPr>
            <w:i/>
            <w:color w:val="1D2228"/>
          </w:rPr>
          <w:delText xml:space="preserve">MT </w:delText>
        </w:r>
      </w:del>
      <w:del w:id="2226" w:author="Arcella" w:date="2022-10-19T17:07:00Z">
        <w:r>
          <w:rPr>
            <w:color w:val="1D2228"/>
          </w:rPr>
          <w:delText xml:space="preserve">larvae on average settle deeper than ME (Kenchington et al. 2002; Freeman et al. </w:delText>
        </w:r>
      </w:del>
      <w:customXmlDelRangeStart w:id="2228" w:author="Arcella" w:date="2022-10-19T17:07:00Z"/>
      <w:sdt>
        <w:sdtPr>
          <w:rPr/>
          <w:tag w:val="goog_rdk_42"/>
          <w:id w:val="-2117676140"/>
        </w:sdtPr>
        <w:sdtEndPr>
          <w:rPr/>
        </w:sdtEndPr>
        <w:sdtContent>
          <w:customXmlDelRangeEnd w:id="2228"/>
          <w:commentRangeStart w:id="107"/>
          <w:customXmlDelRangeStart w:id="2231" w:author="Arcella" w:date="2022-10-19T17:07:00Z"/>
        </w:sdtContent>
      </w:sdt>
      <w:customXmlDelRangeEnd w:id="2231"/>
      <w:del w:id="2232" w:author="Arcella" w:date="2022-10-19T17:07:00Z">
        <w:r>
          <w:rPr>
            <w:color w:val="1D2228"/>
          </w:rPr>
          <w:delText>2002</w:delText>
        </w:r>
        <w:commentRangeEnd w:id="107"/>
      </w:del>
      <w:del w:id="2233" w:author="Arcella" w:date="2022-10-19T17:07:00Z">
        <w:r>
          <w:rPr/>
          <w:commentReference w:id="107"/>
        </w:r>
      </w:del>
      <w:del w:id="2234" w:author="Arcella" w:date="2022-10-19T17:07:00Z">
        <w:r>
          <w:rPr>
            <w:color w:val="1D2228"/>
          </w:rPr>
          <w:delText xml:space="preserve">), potentially resulting in an uneven distribution of species by depth. Consistent with this, </w:delText>
        </w:r>
      </w:del>
      <w:del w:id="2235" w:author="Arcella" w:date="2022-10-19T17:07:00Z">
        <w:r>
          <w:rPr>
            <w:i/>
            <w:color w:val="1D2228"/>
          </w:rPr>
          <w:delText>MT</w:delText>
        </w:r>
      </w:del>
      <w:del w:id="2236" w:author="Arcella" w:date="2022-10-19T17:07:00Z">
        <w:r>
          <w:rPr>
            <w:color w:val="1D2228"/>
          </w:rPr>
          <w:delText xml:space="preserve"> mussels are more likely to occur at shallower depths on ropes of suspended mussel aquaculture than </w:delText>
        </w:r>
      </w:del>
      <w:del w:id="2237" w:author="Arcella" w:date="2022-10-19T17:07:00Z">
        <w:r>
          <w:rPr>
            <w:i/>
            <w:color w:val="1D2228"/>
          </w:rPr>
          <w:delText xml:space="preserve">ME </w:delText>
        </w:r>
      </w:del>
      <w:del w:id="2238" w:author="Arcella" w:date="2022-10-19T17:07:00Z">
        <w:r>
          <w:rPr>
            <w:color w:val="1D2228"/>
          </w:rPr>
          <w:delText xml:space="preserve">in the other contact zone in Scotland (Michalek et al. </w:delText>
        </w:r>
        <w:commentRangeStart w:id="108"/>
        <w:r>
          <w:rPr>
            <w:color w:val="1D2228"/>
          </w:rPr>
          <w:delText>2021</w:delText>
        </w:r>
        <w:commentRangeEnd w:id="108"/>
      </w:del>
      <w:del w:id="2239" w:author="Arcella" w:date="2022-10-19T17:07:00Z">
        <w:r>
          <w:rPr>
            <w:rStyle w:val="10"/>
          </w:rPr>
          <w:commentReference w:id="108"/>
        </w:r>
      </w:del>
      <w:del w:id="2240" w:author="Arcella" w:date="2022-10-19T17:07:00Z">
        <w:r>
          <w:rPr>
            <w:color w:val="1D2228"/>
          </w:rPr>
          <w:delText xml:space="preserve"> and references therein). Abstracting from </w:delText>
        </w:r>
      </w:del>
      <w:del w:id="2241" w:author="Arcella" w:date="2022-10-19T17:07:00Z">
        <w:r>
          <w:rPr>
            <w:i/>
            <w:color w:val="1D2228"/>
          </w:rPr>
          <w:delText>ME</w:delText>
        </w:r>
      </w:del>
      <w:del w:id="2242" w:author="Arcella" w:date="2022-10-19T17:07:00Z">
        <w:r>
          <w:rPr>
            <w:color w:val="1D2228"/>
          </w:rPr>
          <w:delText xml:space="preserve"> and MT, segregation between competing mussel species by depth has been repeatedly observed (</w:delText>
        </w:r>
      </w:del>
      <w:del w:id="2243" w:author="Arcella" w:date="2022-10-19T17:07:00Z">
        <w:r>
          <w:rPr>
            <w:i/>
            <w:color w:val="1D2228"/>
          </w:rPr>
          <w:delText>MT</w:delText>
        </w:r>
      </w:del>
      <w:del w:id="2244" w:author="Arcella" w:date="2022-10-19T17:07:00Z">
        <w:r>
          <w:rPr>
            <w:color w:val="1D2228"/>
          </w:rPr>
          <w:delText xml:space="preserve"> and </w:delText>
        </w:r>
      </w:del>
      <w:del w:id="2245" w:author="Arcella" w:date="2022-10-19T17:07:00Z">
        <w:r>
          <w:rPr>
            <w:i/>
            <w:color w:val="1D2228"/>
          </w:rPr>
          <w:delText xml:space="preserve">M. galloprovincialis </w:delText>
        </w:r>
      </w:del>
      <w:del w:id="2246" w:author="Arcella" w:date="2022-10-19T17:07:00Z">
        <w:r>
          <w:rPr>
            <w:color w:val="1D2228"/>
          </w:rPr>
          <w:delText xml:space="preserve">in California, Schneider, Helmuth </w:delText>
        </w:r>
      </w:del>
      <w:customXmlDelRangeStart w:id="2248" w:author="Arcella" w:date="2022-10-19T17:07:00Z"/>
      <w:sdt>
        <w:sdtPr>
          <w:rPr/>
          <w:tag w:val="goog_rdk_43"/>
          <w:id w:val="-2115972163"/>
        </w:sdtPr>
        <w:sdtEndPr>
          <w:rPr/>
        </w:sdtEndPr>
        <w:sdtContent>
          <w:customXmlDelRangeEnd w:id="2248"/>
          <w:commentRangeStart w:id="109"/>
          <w:customXmlDelRangeStart w:id="2251" w:author="Arcella" w:date="2022-10-19T17:07:00Z"/>
        </w:sdtContent>
      </w:sdt>
      <w:customXmlDelRangeEnd w:id="2251"/>
      <w:customXmlDelRangeStart w:id="2253" w:author="Arcella" w:date="2022-10-19T17:07:00Z"/>
      <w:sdt>
        <w:sdtPr>
          <w:rPr/>
          <w:tag w:val="goog_rdk_44"/>
          <w:id w:val="1827164058"/>
        </w:sdtPr>
        <w:sdtEndPr>
          <w:rPr/>
        </w:sdtEndPr>
        <w:sdtContent>
          <w:customXmlDelRangeEnd w:id="2253"/>
          <w:customXmlDelRangeStart w:id="2256" w:author="Arcella" w:date="2022-10-19T17:07:00Z"/>
        </w:sdtContent>
      </w:sdt>
      <w:customXmlDelRangeEnd w:id="2256"/>
      <w:del w:id="2257" w:author="Arcella" w:date="2022-10-19T17:07:00Z">
        <w:r>
          <w:rPr>
            <w:color w:val="1D2228"/>
          </w:rPr>
          <w:delText>2007</w:delText>
        </w:r>
        <w:commentRangeEnd w:id="109"/>
      </w:del>
      <w:del w:id="2258" w:author="Arcella" w:date="2022-10-19T17:07:00Z">
        <w:r>
          <w:rPr/>
          <w:commentReference w:id="109"/>
        </w:r>
      </w:del>
      <w:del w:id="2259" w:author="Arcella" w:date="2022-10-19T17:07:00Z">
        <w:r>
          <w:rPr>
            <w:color w:val="1D2228"/>
          </w:rPr>
          <w:delText xml:space="preserve">; </w:delText>
        </w:r>
      </w:del>
      <w:del w:id="2260" w:author="Arcella" w:date="2022-10-19T17:07:00Z">
        <w:r>
          <w:rPr>
            <w:i/>
            <w:color w:val="1D2228"/>
          </w:rPr>
          <w:delText>Perna perna</w:delText>
        </w:r>
      </w:del>
      <w:del w:id="2261" w:author="Arcella" w:date="2022-10-19T17:07:00Z">
        <w:r>
          <w:rPr>
            <w:color w:val="1D2228"/>
          </w:rPr>
          <w:delText xml:space="preserve"> and </w:delText>
        </w:r>
      </w:del>
      <w:del w:id="2262" w:author="Arcella" w:date="2022-10-19T17:07:00Z">
        <w:r>
          <w:rPr>
            <w:i/>
            <w:color w:val="1D2228"/>
          </w:rPr>
          <w:delText>M. galloprovincialis</w:delText>
        </w:r>
      </w:del>
      <w:del w:id="2263" w:author="Arcella" w:date="2022-10-19T17:07:00Z">
        <w:r>
          <w:rPr>
            <w:color w:val="1D2228"/>
          </w:rPr>
          <w:delText xml:space="preserve"> in South Africa, Bownes, McQuaid 2006)</w:delText>
        </w:r>
      </w:del>
      <w:customXmlDelRangeStart w:id="2265" w:author="Arcella" w:date="2022-10-19T17:07:00Z"/>
      <w:sdt>
        <w:sdtPr>
          <w:rPr/>
          <w:tag w:val="goog_rdk_45"/>
          <w:id w:val="1392620090"/>
        </w:sdtPr>
        <w:sdtEndPr>
          <w:rPr/>
        </w:sdtEndPr>
        <w:sdtContent>
          <w:customXmlDelRangeEnd w:id="2265"/>
          <w:commentRangeStart w:id="110"/>
          <w:customXmlDelRangeStart w:id="2268" w:author="Arcella" w:date="2022-10-19T17:07:00Z"/>
        </w:sdtContent>
      </w:sdt>
      <w:customXmlDelRangeEnd w:id="2268"/>
      <w:del w:id="2269" w:author="Arcella" w:date="2022-10-19T17:07:00Z">
        <w:r>
          <w:rPr>
            <w:color w:val="1D2228"/>
          </w:rPr>
          <w:delText>.</w:delText>
        </w:r>
        <w:commentRangeEnd w:id="110"/>
      </w:del>
      <w:del w:id="2270" w:author="Arcella" w:date="2022-10-19T17:07:00Z">
        <w:r>
          <w:rPr/>
          <w:commentReference w:id="110"/>
        </w:r>
      </w:del>
      <w:del w:id="2271" w:author="Arcella" w:date="2022-10-19T17:07:00Z">
        <w:r>
          <w:rPr>
            <w:color w:val="1D2228"/>
          </w:rPr>
          <w:delText xml:space="preserve"> In these cases, the competitors were a native species and a recent invasive species that partially displaced the native species from its ecological niche (a situation probably similar to </w:delText>
        </w:r>
      </w:del>
      <w:del w:id="2272" w:author="Arcella" w:date="2022-10-19T17:07:00Z">
        <w:r>
          <w:rPr>
            <w:i/>
            <w:color w:val="1D2228"/>
          </w:rPr>
          <w:delText>ME</w:delText>
        </w:r>
      </w:del>
      <w:del w:id="2273" w:author="Arcella" w:date="2022-10-19T17:07:00Z">
        <w:r>
          <w:rPr>
            <w:color w:val="1D2228"/>
          </w:rPr>
          <w:delText xml:space="preserve"> and </w:delText>
        </w:r>
      </w:del>
      <w:del w:id="2274" w:author="Arcella" w:date="2022-10-19T17:07:00Z">
        <w:r>
          <w:rPr>
            <w:i/>
            <w:color w:val="1D2228"/>
          </w:rPr>
          <w:delText xml:space="preserve">MT </w:delText>
        </w:r>
      </w:del>
      <w:del w:id="2275" w:author="Arcella" w:date="2022-10-19T17:07:00Z">
        <w:r>
          <w:rPr>
            <w:color w:val="1D2228"/>
          </w:rPr>
          <w:delText>in the Barents Sea, see below).</w:delText>
        </w:r>
      </w:del>
    </w:p>
    <w:p>
      <w:pPr>
        <w:spacing w:before="240" w:after="240"/>
        <w:rPr>
          <w:color w:val="1D2228"/>
        </w:rPr>
      </w:pPr>
      <w:ins w:id="2276" w:author="Arcella" w:date="2022-10-18T22:21:00Z">
        <w:r>
          <w:rPr>
            <w:color w:val="1D2228"/>
          </w:rPr>
          <w:t xml:space="preserve">In their early review on sympatric </w:t>
        </w:r>
      </w:ins>
      <w:ins w:id="2277" w:author="Arcella" w:date="2022-10-18T22:21:00Z">
        <w:r>
          <w:rPr>
            <w:i/>
            <w:color w:val="1D2228"/>
          </w:rPr>
          <w:t xml:space="preserve">ME </w:t>
        </w:r>
      </w:ins>
      <w:ins w:id="2278" w:author="Arcella" w:date="2022-10-18T22:21:00Z">
        <w:r>
          <w:rPr>
            <w:color w:val="1D2228"/>
          </w:rPr>
          <w:t xml:space="preserve">and </w:t>
        </w:r>
      </w:ins>
      <w:ins w:id="2279" w:author="Arcella" w:date="2022-10-18T22:21:00Z">
        <w:r>
          <w:rPr>
            <w:i/>
            <w:color w:val="1D2228"/>
          </w:rPr>
          <w:t>MT</w:t>
        </w:r>
      </w:ins>
      <w:ins w:id="2280" w:author="Arcella" w:date="2022-10-18T22:21:00Z">
        <w:r>
          <w:rPr>
            <w:color w:val="1D2228"/>
          </w:rPr>
          <w:t xml:space="preserve">, Riginos and Cunningham (2005) compared the two </w:t>
        </w:r>
      </w:ins>
      <w:ins w:id="2281" w:author="Arcella" w:date="2022-10-19T09:46:00Z">
        <w:r>
          <w:rPr>
            <w:color w:val="1D2228"/>
          </w:rPr>
          <w:t xml:space="preserve">zones of </w:t>
        </w:r>
      </w:ins>
      <w:ins w:id="2282" w:author="Arcella" w:date="2022-10-19T09:50:00Z">
        <w:r>
          <w:rPr>
            <w:color w:val="1D2228"/>
          </w:rPr>
          <w:t xml:space="preserve">their </w:t>
        </w:r>
      </w:ins>
      <w:ins w:id="2283" w:author="Arcella" w:date="2022-10-19T09:46:00Z">
        <w:r>
          <w:rPr>
            <w:color w:val="1D2228"/>
          </w:rPr>
          <w:t>sympatry known at the time</w:t>
        </w:r>
      </w:ins>
      <w:ins w:id="2284" w:author="Arcella" w:date="2022-10-19T09:49:00Z">
        <w:r>
          <w:rPr>
            <w:color w:val="1D2228"/>
          </w:rPr>
          <w:t xml:space="preserve">, </w:t>
        </w:r>
      </w:ins>
      <w:ins w:id="2285" w:author="Arcella" w:date="2022-10-19T17:08:00Z">
        <w:r>
          <w:rPr>
            <w:color w:val="1D2228"/>
          </w:rPr>
          <w:t xml:space="preserve">at </w:t>
        </w:r>
      </w:ins>
      <w:ins w:id="2286" w:author="Arcella" w:date="2022-10-18T22:21:00Z">
        <w:r>
          <w:rPr>
            <w:color w:val="1D2228"/>
          </w:rPr>
          <w:t xml:space="preserve">the entrance to the Baltic Sea and in </w:t>
        </w:r>
      </w:ins>
      <w:ins w:id="2287" w:author="Arcella" w:date="2022-10-19T09:47:00Z">
        <w:r>
          <w:rPr>
            <w:color w:val="1D2228"/>
          </w:rPr>
          <w:t xml:space="preserve">the </w:t>
        </w:r>
      </w:ins>
      <w:ins w:id="2288" w:author="Arcella" w:date="2022-10-19T09:49:00Z">
        <w:r>
          <w:rPr>
            <w:color w:val="1D2228"/>
          </w:rPr>
          <w:t xml:space="preserve">Canadian </w:t>
        </w:r>
      </w:ins>
      <w:ins w:id="2289" w:author="Arcella" w:date="2022-10-18T22:21:00Z">
        <w:r>
          <w:rPr>
            <w:color w:val="1D2228"/>
          </w:rPr>
          <w:t>Maritimes (Western Atlantic)</w:t>
        </w:r>
      </w:ins>
      <w:ins w:id="2290" w:author="Arcella" w:date="2022-10-19T09:49:00Z">
        <w:r>
          <w:rPr>
            <w:color w:val="1D2228"/>
          </w:rPr>
          <w:t xml:space="preserve">, and </w:t>
        </w:r>
      </w:ins>
      <w:ins w:id="2291" w:author="Arcella" w:date="2022-10-18T22:21:00Z">
        <w:r>
          <w:rPr>
            <w:color w:val="1D2228"/>
          </w:rPr>
          <w:t xml:space="preserve">pointed out striking differences in the habitat distribution of </w:t>
        </w:r>
      </w:ins>
      <w:ins w:id="2292" w:author="Arcella" w:date="2022-10-19T09:49:00Z">
        <w:r>
          <w:rPr>
            <w:color w:val="1D2228"/>
          </w:rPr>
          <w:t xml:space="preserve">these </w:t>
        </w:r>
      </w:ins>
      <w:ins w:id="2293" w:author="Arcella" w:date="2022-10-18T22:21:00Z">
        <w:r>
          <w:rPr>
            <w:color w:val="1D2228"/>
          </w:rPr>
          <w:t xml:space="preserve">species in the two zones. In the </w:t>
        </w:r>
      </w:ins>
      <w:ins w:id="2294" w:author="Arcella" w:date="2022-10-19T09:52:00Z">
        <w:r>
          <w:rPr>
            <w:color w:val="1D2228"/>
          </w:rPr>
          <w:t>former</w:t>
        </w:r>
      </w:ins>
      <w:ins w:id="2295" w:author="Arcella" w:date="2022-10-18T22:21:00Z">
        <w:r>
          <w:rPr>
            <w:color w:val="1D2228"/>
          </w:rPr>
          <w:t xml:space="preserve">, </w:t>
        </w:r>
      </w:ins>
      <w:ins w:id="2296" w:author="Arcella" w:date="2022-10-18T22:22:00Z">
        <w:r>
          <w:rPr>
            <w:color w:val="1D2228"/>
          </w:rPr>
          <w:t>the</w:t>
        </w:r>
      </w:ins>
      <w:ins w:id="2297" w:author="Arcella" w:date="2022-10-19T17:08:00Z">
        <w:r>
          <w:rPr>
            <w:color w:val="1D2228"/>
          </w:rPr>
          <w:t>ir</w:t>
        </w:r>
      </w:ins>
      <w:ins w:id="2298" w:author="Arcella" w:date="2022-10-18T22:22:00Z">
        <w:r>
          <w:rPr>
            <w:color w:val="1D2228"/>
          </w:rPr>
          <w:t xml:space="preserve"> distribution </w:t>
        </w:r>
      </w:ins>
      <w:ins w:id="2299" w:author="Arcella" w:date="2022-10-18T22:23:00Z">
        <w:r>
          <w:rPr>
            <w:color w:val="1D2228"/>
          </w:rPr>
          <w:t xml:space="preserve">is governed </w:t>
        </w:r>
      </w:ins>
      <w:ins w:id="2300" w:author="Arcella" w:date="2022-10-18T22:21:00Z">
        <w:r>
          <w:rPr>
            <w:color w:val="1D2228"/>
          </w:rPr>
          <w:t>by salinity</w:t>
        </w:r>
      </w:ins>
      <w:ins w:id="2301" w:author="Arcella" w:date="2022-10-18T22:23:00Z">
        <w:r>
          <w:rPr>
            <w:color w:val="1D2228"/>
          </w:rPr>
          <w:t>,</w:t>
        </w:r>
      </w:ins>
      <w:ins w:id="2302" w:author="Arcella" w:date="2022-10-18T22:21:00Z">
        <w:r>
          <w:rPr>
            <w:color w:val="1D2228"/>
          </w:rPr>
          <w:t xml:space="preserve"> with </w:t>
        </w:r>
      </w:ins>
      <w:ins w:id="2303" w:author="Arcella" w:date="2022-10-18T22:21:00Z">
        <w:r>
          <w:rPr>
            <w:i/>
            <w:color w:val="1D2228"/>
          </w:rPr>
          <w:t xml:space="preserve">MT </w:t>
        </w:r>
      </w:ins>
      <w:ins w:id="2304" w:author="Arcella" w:date="2022-10-18T22:21:00Z">
        <w:r>
          <w:rPr>
            <w:color w:val="1D2228"/>
          </w:rPr>
          <w:t>thriving in the</w:t>
        </w:r>
      </w:ins>
      <w:ins w:id="2305" w:author="Arcella" w:date="2022-10-19T09:52:00Z">
        <w:r>
          <w:rPr>
            <w:color w:val="1D2228"/>
          </w:rPr>
          <w:t xml:space="preserve"> extremely </w:t>
        </w:r>
      </w:ins>
      <w:ins w:id="2306" w:author="Arcella" w:date="2022-10-19T09:58:00Z">
        <w:r>
          <w:rPr>
            <w:color w:val="1D2228"/>
            <w:highlight w:val="magenta"/>
          </w:rPr>
          <w:t>freshened</w:t>
        </w:r>
      </w:ins>
      <w:ins w:id="2307" w:author="Arcella" w:date="2022-10-18T22:21:00Z">
        <w:r>
          <w:rPr>
            <w:color w:val="1D2228"/>
          </w:rPr>
          <w:t xml:space="preserve"> environments</w:t>
        </w:r>
      </w:ins>
      <w:ins w:id="2308" w:author="Arcella" w:date="2022-10-19T09:52:00Z">
        <w:r>
          <w:rPr>
            <w:color w:val="1D2228"/>
          </w:rPr>
          <w:t xml:space="preserve"> of the central Baltic</w:t>
        </w:r>
      </w:ins>
      <w:ins w:id="2309" w:author="Arcella" w:date="2022-10-18T22:21:00Z">
        <w:r>
          <w:rPr>
            <w:color w:val="1D2228"/>
          </w:rPr>
          <w:t>. In the more oceanic habitats of Western Atlantic</w:t>
        </w:r>
      </w:ins>
      <w:ins w:id="2310" w:author="Arcella" w:date="2022-10-18T22:30:00Z">
        <w:r>
          <w:rPr>
            <w:color w:val="1D2228"/>
          </w:rPr>
          <w:t xml:space="preserve">, </w:t>
        </w:r>
      </w:ins>
      <w:ins w:id="2311" w:author="Arcella" w:date="2022-10-18T22:30:00Z">
        <w:r>
          <w:rPr>
            <w:color w:val="1D2228"/>
            <w:highlight w:val="magenta"/>
          </w:rPr>
          <w:t>these two</w:t>
        </w:r>
      </w:ins>
      <w:ins w:id="2312" w:author="Arcella" w:date="2022-10-18T22:21:00Z">
        <w:r>
          <w:rPr>
            <w:color w:val="1D2228"/>
            <w:highlight w:val="magenta"/>
          </w:rPr>
          <w:t xml:space="preserve"> species are distributed </w:t>
        </w:r>
      </w:ins>
      <w:ins w:id="2313" w:author="Arcella" w:date="2022-10-18T22:34:00Z">
        <w:r>
          <w:rPr>
            <w:color w:val="1D2228"/>
            <w:highlight w:val="magenta"/>
          </w:rPr>
          <w:t>mosaically</w:t>
        </w:r>
      </w:ins>
      <w:ins w:id="2314" w:author="Arcella" w:date="2022-10-19T09:59:00Z">
        <w:r>
          <w:rPr>
            <w:color w:val="1D2228"/>
            <w:highlight w:val="magenta"/>
          </w:rPr>
          <w:t xml:space="preserve"> (at a scale of kilometers – dozens of kilometers)</w:t>
        </w:r>
      </w:ins>
      <w:ins w:id="2315" w:author="Arcella" w:date="2022-10-18T22:34:00Z">
        <w:r>
          <w:rPr>
            <w:color w:val="1D2228"/>
            <w:highlight w:val="magenta"/>
          </w:rPr>
          <w:t>, with the elements of the mosaic partly overlapping</w:t>
        </w:r>
      </w:ins>
      <w:ins w:id="2316" w:author="Arcella" w:date="2022-10-19T09:59:00Z">
        <w:r>
          <w:rPr>
            <w:color w:val="1D2228"/>
          </w:rPr>
          <w:t xml:space="preserve">; </w:t>
        </w:r>
      </w:ins>
      <w:ins w:id="2317" w:author="Arcella" w:date="2022-10-18T22:21:00Z">
        <w:r>
          <w:rPr>
            <w:i/>
            <w:color w:val="1D2228"/>
          </w:rPr>
          <w:t xml:space="preserve">MT </w:t>
        </w:r>
      </w:ins>
      <w:ins w:id="2318" w:author="Arcella" w:date="2022-10-19T10:00:00Z">
        <w:r>
          <w:rPr>
            <w:color w:val="1D2228"/>
          </w:rPr>
          <w:t xml:space="preserve">tends </w:t>
        </w:r>
      </w:ins>
      <w:ins w:id="2319" w:author="Arcella" w:date="2022-10-19T09:59:00Z">
        <w:r>
          <w:rPr>
            <w:color w:val="1D2228"/>
          </w:rPr>
          <w:t>to</w:t>
        </w:r>
      </w:ins>
      <w:ins w:id="2320" w:author="Arcella" w:date="2022-10-19T09:59:00Z">
        <w:r>
          <w:rPr>
            <w:i/>
            <w:color w:val="1D2228"/>
          </w:rPr>
          <w:t xml:space="preserve"> </w:t>
        </w:r>
      </w:ins>
      <w:ins w:id="2321" w:author="Arcella" w:date="2022-10-18T22:21:00Z">
        <w:r>
          <w:rPr>
            <w:color w:val="1D2228"/>
          </w:rPr>
          <w:t>dominate</w:t>
        </w:r>
      </w:ins>
      <w:ins w:id="2322" w:author="Arcella" w:date="2022-10-19T09:59:00Z">
        <w:r>
          <w:rPr>
            <w:color w:val="1D2228"/>
          </w:rPr>
          <w:t xml:space="preserve"> </w:t>
        </w:r>
      </w:ins>
      <w:ins w:id="2323" w:author="Arcella" w:date="2022-10-19T10:00:00Z">
        <w:r>
          <w:rPr>
            <w:color w:val="1D2228"/>
          </w:rPr>
          <w:t xml:space="preserve">in </w:t>
        </w:r>
      </w:ins>
      <w:ins w:id="2324" w:author="Arcella" w:date="2022-10-18T22:21:00Z">
        <w:r>
          <w:rPr>
            <w:color w:val="1D2228"/>
          </w:rPr>
          <w:t xml:space="preserve">more exposed sites </w:t>
        </w:r>
      </w:ins>
      <w:ins w:id="2325" w:author="Arcella" w:date="2022-10-19T10:00:00Z">
        <w:r>
          <w:rPr>
            <w:color w:val="1D2228"/>
          </w:rPr>
          <w:t xml:space="preserve">and </w:t>
        </w:r>
      </w:ins>
      <w:ins w:id="2326" w:author="Arcella" w:date="2022-10-18T22:21:00Z">
        <w:r>
          <w:rPr>
            <w:i/>
            <w:color w:val="1D2228"/>
          </w:rPr>
          <w:t>ME</w:t>
        </w:r>
      </w:ins>
      <w:ins w:id="2327" w:author="Arcella" w:date="2022-10-19T10:00:00Z">
        <w:r>
          <w:rPr>
            <w:color w:val="1D2228"/>
          </w:rPr>
          <w:t>,</w:t>
        </w:r>
      </w:ins>
      <w:ins w:id="2328" w:author="Arcella" w:date="2022-10-18T22:21:00Z">
        <w:r>
          <w:rPr>
            <w:i/>
            <w:color w:val="1D2228"/>
          </w:rPr>
          <w:t xml:space="preserve"> </w:t>
        </w:r>
      </w:ins>
      <w:ins w:id="2329" w:author="Arcella" w:date="2022-10-19T10:00:00Z">
        <w:r>
          <w:rPr>
            <w:color w:val="1D2228"/>
          </w:rPr>
          <w:t xml:space="preserve">in </w:t>
        </w:r>
      </w:ins>
      <w:ins w:id="2330" w:author="Arcella" w:date="2022-10-18T22:21:00Z">
        <w:r>
          <w:rPr>
            <w:color w:val="1D2228"/>
          </w:rPr>
          <w:t xml:space="preserve">more sheltered ones. If there is a relationship between </w:t>
        </w:r>
      </w:ins>
      <w:ins w:id="2331" w:author="Arcella" w:date="2022-10-19T10:00:00Z">
        <w:r>
          <w:rPr>
            <w:color w:val="1D2228"/>
          </w:rPr>
          <w:t xml:space="preserve">the </w:t>
        </w:r>
      </w:ins>
      <w:ins w:id="2332" w:author="Arcella" w:date="2022-10-18T22:21:00Z">
        <w:r>
          <w:rPr>
            <w:color w:val="1D2228"/>
          </w:rPr>
          <w:t xml:space="preserve">distribution of </w:t>
        </w:r>
      </w:ins>
      <w:ins w:id="2333" w:author="Arcella" w:date="2022-10-19T10:00:00Z">
        <w:r>
          <w:rPr>
            <w:color w:val="1D2228"/>
          </w:rPr>
          <w:t xml:space="preserve">these two </w:t>
        </w:r>
      </w:ins>
      <w:ins w:id="2334" w:author="Arcella" w:date="2022-10-18T22:21:00Z">
        <w:r>
          <w:rPr>
            <w:color w:val="1D2228"/>
          </w:rPr>
          <w:t>species and salinity (and the degree of wave exposure</w:t>
        </w:r>
      </w:ins>
      <w:ins w:id="2335" w:author="Arcella" w:date="2022-10-19T10:00:00Z">
        <w:r>
          <w:rPr>
            <w:color w:val="1D2228"/>
          </w:rPr>
          <w:t>,</w:t>
        </w:r>
      </w:ins>
      <w:ins w:id="2336" w:author="Arcella" w:date="2022-10-18T22:21:00Z">
        <w:r>
          <w:rPr>
            <w:color w:val="1D2228"/>
          </w:rPr>
          <w:t xml:space="preserve"> </w:t>
        </w:r>
      </w:ins>
      <w:ins w:id="2337" w:author="Arcella" w:date="2022-10-19T10:00:00Z">
        <w:r>
          <w:rPr>
            <w:color w:val="1D2228"/>
          </w:rPr>
          <w:t xml:space="preserve">which </w:t>
        </w:r>
      </w:ins>
      <w:ins w:id="2338" w:author="Arcella" w:date="2022-10-18T22:21:00Z">
        <w:r>
          <w:rPr>
            <w:color w:val="1D2228"/>
          </w:rPr>
          <w:t xml:space="preserve">is difficult to separate from salinity), it is the opposite </w:t>
        </w:r>
      </w:ins>
      <w:ins w:id="2339" w:author="Arcella" w:date="2022-10-19T10:00:00Z">
        <w:r>
          <w:rPr>
            <w:color w:val="1D2228"/>
          </w:rPr>
          <w:t xml:space="preserve">to </w:t>
        </w:r>
      </w:ins>
      <w:ins w:id="2340" w:author="Arcella" w:date="2022-10-19T17:08:00Z">
        <w:r>
          <w:rPr>
            <w:color w:val="1D2228"/>
          </w:rPr>
          <w:t xml:space="preserve">that </w:t>
        </w:r>
      </w:ins>
      <w:ins w:id="2341" w:author="Arcella" w:date="2022-10-19T10:00:00Z">
        <w:r>
          <w:rPr>
            <w:color w:val="1D2228"/>
          </w:rPr>
          <w:t xml:space="preserve">observed </w:t>
        </w:r>
      </w:ins>
      <w:ins w:id="2342" w:author="Arcella" w:date="2022-10-18T22:21:00Z">
        <w:r>
          <w:rPr>
            <w:color w:val="1D2228"/>
          </w:rPr>
          <w:t xml:space="preserve">in the Baltic. </w:t>
        </w:r>
      </w:ins>
    </w:p>
    <w:p>
      <w:pPr>
        <w:spacing w:before="240" w:after="240"/>
        <w:rPr>
          <w:color w:val="1D2228"/>
        </w:rPr>
      </w:pPr>
    </w:p>
    <w:p>
      <w:pPr>
        <w:spacing w:before="240" w:after="240"/>
        <w:rPr>
          <w:rFonts w:hint="default"/>
          <w:color w:val="1D2228"/>
          <w:lang w:val="ru-RU"/>
        </w:rPr>
      </w:pPr>
      <w:r>
        <w:rPr>
          <w:rFonts w:hint="default"/>
          <w:color w:val="1D2228"/>
          <w:lang w:val="ru-RU"/>
        </w:rPr>
        <w:t xml:space="preserve">Расхождение разных линий по разным диапазонам средовых градиентов, наблюдаемое в условиях симпатрии, может объясняться двумя способами. Во-первых, это может быть отражением расхождения фундаментальных ниш двух линий, которое появилось в результате эволюции в аллопатрии. Во-вторых, это может быть следствием расхождения реализованных ниш, которое появилось вследствие взаимоотношений двух линий, встретившихся в одном биотопе (как друг с другом, так и с прочим биотическим окружением). Выбор между этими двумя возможностями до сих пор не сделан. </w:t>
      </w:r>
    </w:p>
    <w:p>
      <w:pPr>
        <w:spacing w:before="240" w:after="240"/>
        <w:rPr>
          <w:rFonts w:hint="default"/>
          <w:color w:val="1D2228"/>
        </w:rPr>
      </w:pPr>
      <w:r>
        <w:rPr>
          <w:rFonts w:hint="default"/>
          <w:color w:val="1D2228"/>
        </w:rPr>
        <w:t xml:space="preserve">The tendency to segregation of different lineages along of environmental gradients observed in sympatry can be explained in two ways. Firstly, it may be a consequence of  fundamental niches divergence  of these lineages, as a result of evolution in allopatry. Secondly, it may be a result of divergence of realized niches, which appeared as a result of competition  between lineages coexisting in shared biotope or as a result of different realtionships with other biotic components (predators, parasites etc). The choice between these two possibilities has not yet been made up to date. </w:t>
      </w:r>
    </w:p>
    <w:p>
      <w:pPr>
        <w:spacing w:before="240" w:after="240"/>
        <w:rPr>
          <w:rFonts w:hint="default"/>
          <w:color w:val="1D2228"/>
        </w:rPr>
      </w:pPr>
    </w:p>
    <w:p>
      <w:pPr>
        <w:spacing w:before="240" w:after="240"/>
        <w:rPr>
          <w:ins w:id="2343" w:author="Arcella" w:date="2022-10-19T10:06:00Z"/>
          <w:color w:val="1D2228"/>
        </w:rPr>
      </w:pPr>
      <w:ins w:id="2344" w:author="Arcella" w:date="2022-10-18T22:21:00Z">
        <w:r>
          <w:rPr>
            <w:color w:val="1D2228"/>
            <w:highlight w:val="green"/>
          </w:rPr>
          <w:t xml:space="preserve">Riginos and Cunningham (2005) </w:t>
        </w:r>
      </w:ins>
      <w:ins w:id="2345" w:author="Arcella" w:date="2022-10-19T10:01:00Z">
        <w:r>
          <w:rPr>
            <w:color w:val="1D2228"/>
            <w:highlight w:val="green"/>
          </w:rPr>
          <w:t xml:space="preserve">have </w:t>
        </w:r>
      </w:ins>
      <w:ins w:id="2346" w:author="Arcella" w:date="2022-10-18T22:21:00Z">
        <w:r>
          <w:rPr>
            <w:color w:val="1D2228"/>
            <w:highlight w:val="green"/>
          </w:rPr>
          <w:t>raised the question of whether niche differentiation between species in sympatry reflects the ecological assortment of lineages that have already evolved niche specialization in allopatry</w:t>
        </w:r>
      </w:ins>
      <w:ins w:id="2347" w:author="Arcella" w:date="2022-10-19T10:04:00Z">
        <w:r>
          <w:rPr>
            <w:color w:val="1D2228"/>
            <w:highlight w:val="green"/>
          </w:rPr>
          <w:t xml:space="preserve"> </w:t>
        </w:r>
      </w:ins>
      <w:ins w:id="2348" w:author="Arcella" w:date="2022-10-18T22:21:00Z">
        <w:r>
          <w:rPr>
            <w:color w:val="1D2228"/>
            <w:highlight w:val="green"/>
          </w:rPr>
          <w:t xml:space="preserve">or whether adaptation to specific habitats has occurred locally via character displacement. </w:t>
        </w:r>
      </w:ins>
      <w:ins w:id="2349" w:author="Arcella" w:date="2022-10-18T22:21:00Z">
        <w:r>
          <w:rPr>
            <w:color w:val="1D2228"/>
          </w:rPr>
          <w:t>Th</w:t>
        </w:r>
      </w:ins>
      <w:ins w:id="2350" w:author="Arcella" w:date="2022-10-19T10:04:00Z">
        <w:r>
          <w:rPr>
            <w:color w:val="1D2228"/>
          </w:rPr>
          <w:t xml:space="preserve">is </w:t>
        </w:r>
      </w:ins>
      <w:ins w:id="2351" w:author="Arcella" w:date="2022-10-18T22:21:00Z">
        <w:r>
          <w:rPr>
            <w:color w:val="1D2228"/>
          </w:rPr>
          <w:t xml:space="preserve">question seems to be unresolved to this day. Nevertheless, one </w:t>
        </w:r>
      </w:ins>
      <w:ins w:id="2352" w:author="Arcella" w:date="2022-10-19T17:20:00Z">
        <w:r>
          <w:rPr>
            <w:color w:val="1D2228"/>
            <w:lang w:val="en-GB"/>
          </w:rPr>
          <w:t xml:space="preserve">might </w:t>
        </w:r>
      </w:ins>
      <w:ins w:id="2353" w:author="Arcella" w:date="2022-10-18T22:21:00Z">
        <w:r>
          <w:rPr>
            <w:color w:val="1D2228"/>
          </w:rPr>
          <w:t xml:space="preserve">expect similarities in the habitat distribution of </w:t>
        </w:r>
      </w:ins>
      <w:ins w:id="2354" w:author="Arcella" w:date="2022-10-19T17:20:00Z">
        <w:r>
          <w:rPr>
            <w:color w:val="1D2228"/>
          </w:rPr>
          <w:t>the</w:t>
        </w:r>
      </w:ins>
      <w:ins w:id="2355" w:author="Arcella" w:date="2022-10-19T17:20:00Z">
        <w:r>
          <w:rPr>
            <w:color w:val="1D2228"/>
            <w:lang w:val="en-GB"/>
          </w:rPr>
          <w:t xml:space="preserve"> </w:t>
        </w:r>
      </w:ins>
      <w:ins w:id="2356" w:author="Arcella" w:date="2022-10-18T22:21:00Z">
        <w:r>
          <w:rPr>
            <w:color w:val="1D2228"/>
          </w:rPr>
          <w:t xml:space="preserve">species in the Barents Sea and in the Western Atlantic, given the similar salinity regimes </w:t>
        </w:r>
      </w:ins>
      <w:ins w:id="2357" w:author="Arcella" w:date="2022-10-19T10:05:00Z">
        <w:r>
          <w:rPr>
            <w:color w:val="1D2228"/>
          </w:rPr>
          <w:t xml:space="preserve">and a </w:t>
        </w:r>
      </w:ins>
      <w:ins w:id="2358" w:author="Arcella" w:date="2022-10-18T22:21:00Z">
        <w:r>
          <w:rPr>
            <w:color w:val="1D2228"/>
          </w:rPr>
          <w:t>probabl</w:t>
        </w:r>
      </w:ins>
      <w:ins w:id="2359" w:author="Arcella" w:date="2022-10-19T10:05:00Z">
        <w:r>
          <w:rPr>
            <w:color w:val="1D2228"/>
          </w:rPr>
          <w:t>y</w:t>
        </w:r>
      </w:ins>
      <w:ins w:id="2360" w:author="Arcella" w:date="2022-10-18T22:21:00Z">
        <w:r>
          <w:rPr>
            <w:color w:val="1D2228"/>
          </w:rPr>
          <w:t xml:space="preserve"> very recent origin of the Barents Sea </w:t>
        </w:r>
      </w:ins>
      <w:ins w:id="2361" w:author="Arcella" w:date="2022-10-18T22:21:00Z">
        <w:r>
          <w:rPr>
            <w:i/>
            <w:color w:val="1D2228"/>
          </w:rPr>
          <w:t>MT</w:t>
        </w:r>
      </w:ins>
      <w:ins w:id="2362" w:author="Arcella" w:date="2022-10-18T22:21:00Z">
        <w:r>
          <w:rPr>
            <w:color w:val="1D2228"/>
          </w:rPr>
          <w:t xml:space="preserve"> from the Western Atlantic (Simon et al. 2020, see below). Indeed, there is clearly no positive correlation between salinity and </w:t>
        </w:r>
      </w:ins>
      <w:ins w:id="2363" w:author="Arcella" w:date="2022-10-18T22:21:00Z">
        <w:r>
          <w:rPr>
            <w:i/>
            <w:color w:val="1D2228"/>
          </w:rPr>
          <w:t>MT</w:t>
        </w:r>
      </w:ins>
      <w:ins w:id="2364" w:author="Arcella" w:date="2022-10-18T22:21:00Z">
        <w:r>
          <w:rPr>
            <w:color w:val="1D2228"/>
          </w:rPr>
          <w:t xml:space="preserve"> proportion in </w:t>
        </w:r>
      </w:ins>
      <w:ins w:id="2365" w:author="Arcella" w:date="2022-10-19T17:21:00Z">
        <w:r>
          <w:rPr>
            <w:color w:val="1D2228"/>
          </w:rPr>
          <w:t xml:space="preserve">the </w:t>
        </w:r>
      </w:ins>
      <w:ins w:id="2366" w:author="Arcella" w:date="2022-10-18T22:21:00Z">
        <w:r>
          <w:rPr>
            <w:color w:val="1D2228"/>
          </w:rPr>
          <w:t xml:space="preserve">settlements either in </w:t>
        </w:r>
      </w:ins>
      <w:ins w:id="2367" w:author="Arcella" w:date="2022-10-19T10:05:00Z">
        <w:r>
          <w:rPr>
            <w:color w:val="1D2228"/>
          </w:rPr>
          <w:t xml:space="preserve">the </w:t>
        </w:r>
      </w:ins>
      <w:ins w:id="2368" w:author="Arcella" w:date="2022-10-18T22:21:00Z">
        <w:r>
          <w:rPr>
            <w:color w:val="1D2228"/>
          </w:rPr>
          <w:t>West</w:t>
        </w:r>
      </w:ins>
      <w:ins w:id="2369" w:author="Arcella" w:date="2022-10-19T10:05:00Z">
        <w:r>
          <w:rPr>
            <w:color w:val="1D2228"/>
          </w:rPr>
          <w:t>ern</w:t>
        </w:r>
      </w:ins>
      <w:ins w:id="2370" w:author="Arcella" w:date="2022-10-18T22:21:00Z">
        <w:r>
          <w:rPr>
            <w:color w:val="1D2228"/>
          </w:rPr>
          <w:t xml:space="preserve"> Atlantic or in</w:t>
        </w:r>
      </w:ins>
      <w:ins w:id="2371" w:author="Arcella" w:date="2022-10-19T10:05:00Z">
        <w:r>
          <w:rPr>
            <w:color w:val="1D2228"/>
          </w:rPr>
          <w:t xml:space="preserve"> the</w:t>
        </w:r>
      </w:ins>
      <w:ins w:id="2372" w:author="Arcella" w:date="2022-10-18T22:21:00Z">
        <w:r>
          <w:rPr>
            <w:color w:val="1D2228"/>
          </w:rPr>
          <w:t xml:space="preserve"> Tyuva</w:t>
        </w:r>
      </w:ins>
      <w:ins w:id="2373" w:author="Arcella" w:date="2022-10-19T10:05:00Z">
        <w:r>
          <w:rPr>
            <w:color w:val="1D2228"/>
          </w:rPr>
          <w:t xml:space="preserve"> Inlet</w:t>
        </w:r>
      </w:ins>
      <w:ins w:id="2374" w:author="Arcella" w:date="2022-10-18T22:21:00Z">
        <w:r>
          <w:rPr>
            <w:color w:val="1D2228"/>
          </w:rPr>
          <w:t>, but there is a tendency (not significant in</w:t>
        </w:r>
      </w:ins>
      <w:ins w:id="2375" w:author="Arcella" w:date="2022-10-19T10:05:00Z">
        <w:r>
          <w:rPr>
            <w:color w:val="1D2228"/>
          </w:rPr>
          <w:t xml:space="preserve"> the</w:t>
        </w:r>
      </w:ins>
      <w:ins w:id="2376" w:author="Arcella" w:date="2022-10-18T22:21:00Z">
        <w:r>
          <w:rPr>
            <w:color w:val="1D2228"/>
          </w:rPr>
          <w:t xml:space="preserve"> T</w:t>
        </w:r>
      </w:ins>
      <w:ins w:id="2377" w:author="Arcella" w:date="2022-10-19T10:05:00Z">
        <w:r>
          <w:rPr>
            <w:color w:val="1D2228"/>
          </w:rPr>
          <w:t>y</w:t>
        </w:r>
      </w:ins>
      <w:ins w:id="2378" w:author="Arcella" w:date="2022-10-18T22:21:00Z">
        <w:r>
          <w:rPr>
            <w:color w:val="1D2228"/>
          </w:rPr>
          <w:t xml:space="preserve">uva) </w:t>
        </w:r>
      </w:ins>
      <w:ins w:id="2379" w:author="Arcella" w:date="2022-10-19T10:05:00Z">
        <w:r>
          <w:rPr>
            <w:color w:val="1D2228"/>
          </w:rPr>
          <w:t xml:space="preserve">for </w:t>
        </w:r>
      </w:ins>
      <w:ins w:id="2380" w:author="Arcella" w:date="2022-10-18T22:21:00Z">
        <w:r>
          <w:rPr>
            <w:i/>
            <w:color w:val="1D2228"/>
          </w:rPr>
          <w:t xml:space="preserve">ME </w:t>
        </w:r>
      </w:ins>
      <w:ins w:id="2381" w:author="Arcella" w:date="2022-10-19T10:06:00Z">
        <w:r>
          <w:rPr>
            <w:color w:val="1D2228"/>
          </w:rPr>
          <w:t xml:space="preserve">to be </w:t>
        </w:r>
      </w:ins>
      <w:ins w:id="2382" w:author="Arcella" w:date="2022-10-18T22:21:00Z">
        <w:r>
          <w:rPr>
            <w:color w:val="1D2228"/>
          </w:rPr>
          <w:t xml:space="preserve">more frequent in sheltered localities </w:t>
        </w:r>
      </w:ins>
      <w:ins w:id="2383" w:author="Arcella" w:date="2022-10-19T10:06:00Z">
        <w:r>
          <w:rPr>
            <w:color w:val="1D2228"/>
          </w:rPr>
          <w:t xml:space="preserve">and for </w:t>
        </w:r>
      </w:ins>
      <w:ins w:id="2384" w:author="Arcella" w:date="2022-10-18T22:21:00Z">
        <w:r>
          <w:rPr>
            <w:i/>
            <w:color w:val="1D2228"/>
          </w:rPr>
          <w:t>MT</w:t>
        </w:r>
      </w:ins>
      <w:ins w:id="2385" w:author="Arcella" w:date="2022-10-19T10:06:00Z">
        <w:r>
          <w:rPr>
            <w:color w:val="1D2228"/>
          </w:rPr>
          <w:t xml:space="preserve">, </w:t>
        </w:r>
      </w:ins>
      <w:ins w:id="2386" w:author="Arcella" w:date="2022-10-18T22:21:00Z">
        <w:r>
          <w:rPr>
            <w:color w:val="1D2228"/>
          </w:rPr>
          <w:t xml:space="preserve">in the exposed ones (Bates, Innes 1995; Comesaña et al. 1999; Tam, Scrosati </w:t>
        </w:r>
      </w:ins>
      <w:customXmlInsRangeStart w:id="2388" w:author="Arcella" w:date="2022-10-18T22:21:00Z"/>
      <w:sdt>
        <w:sdtPr>
          <w:rPr/>
          <w:tag w:val="goog_rdk_40"/>
          <w:id w:val="885378247"/>
        </w:sdtPr>
        <w:sdtEndPr>
          <w:rPr/>
        </w:sdtEndPr>
        <w:sdtContent>
          <w:customXmlInsRangeEnd w:id="2388"/>
          <w:customXmlInsRangeStart w:id="2391" w:author="Arcella" w:date="2022-10-18T22:21:00Z"/>
        </w:sdtContent>
      </w:sdt>
      <w:customXmlInsRangeEnd w:id="2391"/>
      <w:ins w:id="2392" w:author="Arcella" w:date="2022-10-18T22:21:00Z">
        <w:r>
          <w:rPr>
            <w:color w:val="1D2228"/>
          </w:rPr>
          <w:t xml:space="preserve">2014). </w:t>
        </w:r>
      </w:ins>
    </w:p>
    <w:p>
      <w:pPr>
        <w:spacing w:before="240" w:after="240"/>
        <w:rPr>
          <w:color w:val="1D2228"/>
        </w:rPr>
      </w:pPr>
      <w:ins w:id="2393" w:author="Arcella" w:date="2022-10-18T22:21:00Z">
        <w:r>
          <w:rPr>
            <w:color w:val="1D2228"/>
          </w:rPr>
          <w:t xml:space="preserve">As for the segregation of </w:t>
        </w:r>
      </w:ins>
      <w:ins w:id="2394" w:author="Arcella" w:date="2022-10-19T10:06:00Z">
        <w:r>
          <w:rPr>
            <w:color w:val="1D2228"/>
          </w:rPr>
          <w:t xml:space="preserve">these </w:t>
        </w:r>
      </w:ins>
      <w:ins w:id="2395" w:author="Arcella" w:date="2022-10-18T22:21:00Z">
        <w:r>
          <w:rPr>
            <w:color w:val="1D2228"/>
          </w:rPr>
          <w:t>species by depth in the Western Atlantic, no one has studied it in detail on vertical transects as we have, which makes direct comparison difficult. No consistent differences were shown between settlements from the lower and</w:t>
        </w:r>
      </w:ins>
      <w:ins w:id="2396" w:author="Arcella" w:date="2022-10-19T10:07:00Z">
        <w:r>
          <w:rPr>
            <w:color w:val="1D2228"/>
          </w:rPr>
          <w:t xml:space="preserve"> the</w:t>
        </w:r>
      </w:ins>
      <w:ins w:id="2397" w:author="Arcella" w:date="2022-10-18T22:21:00Z">
        <w:r>
          <w:rPr>
            <w:color w:val="1D2228"/>
          </w:rPr>
          <w:t xml:space="preserve"> middle intertidal levels in </w:t>
        </w:r>
      </w:ins>
      <w:ins w:id="2398" w:author="Arcella" w:date="2022-10-19T10:07:00Z">
        <w:r>
          <w:rPr>
            <w:color w:val="1D2228"/>
          </w:rPr>
          <w:t xml:space="preserve">the </w:t>
        </w:r>
      </w:ins>
      <w:ins w:id="2399" w:author="Arcella" w:date="2022-10-18T22:21:00Z">
        <w:r>
          <w:rPr>
            <w:color w:val="1D2228"/>
          </w:rPr>
          <w:t xml:space="preserve">Canadian Maritimes (Moreau et al. </w:t>
        </w:r>
      </w:ins>
      <w:customXmlInsRangeStart w:id="2401" w:author="Arcella" w:date="2022-10-18T22:21:00Z"/>
      <w:sdt>
        <w:sdtPr>
          <w:rPr/>
          <w:tag w:val="goog_rdk_41"/>
          <w:id w:val="1375504493"/>
        </w:sdtPr>
        <w:sdtEndPr>
          <w:rPr/>
        </w:sdtEndPr>
        <w:sdtContent>
          <w:customXmlInsRangeEnd w:id="2401"/>
          <w:customXmlInsRangeStart w:id="2404" w:author="Arcella" w:date="2022-10-18T22:21:00Z"/>
        </w:sdtContent>
      </w:sdt>
      <w:customXmlInsRangeEnd w:id="2404"/>
      <w:ins w:id="2405" w:author="Arcella" w:date="2022-10-18T22:21:00Z">
        <w:r>
          <w:rPr>
            <w:color w:val="1D2228"/>
          </w:rPr>
          <w:t xml:space="preserve">2005). </w:t>
        </w:r>
      </w:ins>
      <w:ins w:id="2406" w:author="Arcella" w:date="2022-10-19T10:07:00Z">
        <w:r>
          <w:rPr>
            <w:color w:val="1D2228"/>
          </w:rPr>
          <w:t>Based on the r</w:t>
        </w:r>
      </w:ins>
      <w:ins w:id="2407" w:author="Arcella" w:date="2022-10-18T22:21:00Z">
        <w:r>
          <w:rPr>
            <w:color w:val="1D2228"/>
          </w:rPr>
          <w:t>e-analysis of published data</w:t>
        </w:r>
      </w:ins>
      <w:ins w:id="2408" w:author="Arcella" w:date="2022-10-19T10:07:00Z">
        <w:r>
          <w:rPr>
            <w:color w:val="1D2228"/>
          </w:rPr>
          <w:t>,</w:t>
        </w:r>
      </w:ins>
      <w:ins w:id="2409" w:author="Arcella" w:date="2022-10-18T22:21:00Z">
        <w:r>
          <w:rPr>
            <w:color w:val="1D2228"/>
          </w:rPr>
          <w:t xml:space="preserve"> Riginos and Cunningham (2005) suggest</w:t>
        </w:r>
      </w:ins>
      <w:ins w:id="2410" w:author="Arcella" w:date="2022-10-19T10:07:00Z">
        <w:r>
          <w:rPr>
            <w:color w:val="1D2228"/>
          </w:rPr>
          <w:t>ed</w:t>
        </w:r>
      </w:ins>
      <w:ins w:id="2411" w:author="Arcella" w:date="2022-10-18T22:21:00Z">
        <w:r>
          <w:rPr>
            <w:color w:val="1D2228"/>
          </w:rPr>
          <w:t xml:space="preserve"> that </w:t>
        </w:r>
      </w:ins>
      <w:ins w:id="2412" w:author="Arcella" w:date="2022-10-18T22:21:00Z">
        <w:r>
          <w:rPr>
            <w:i/>
            <w:color w:val="1D2228"/>
          </w:rPr>
          <w:t xml:space="preserve">ME </w:t>
        </w:r>
      </w:ins>
      <w:ins w:id="2413" w:author="Arcella" w:date="2022-10-18T22:21:00Z">
        <w:r>
          <w:rPr>
            <w:color w:val="1D2228"/>
          </w:rPr>
          <w:t xml:space="preserve">could be more common in the sublittoral than in littoral. Further, it has been shown that </w:t>
        </w:r>
      </w:ins>
      <w:ins w:id="2414" w:author="Arcella" w:date="2022-10-18T22:21:00Z">
        <w:r>
          <w:rPr>
            <w:i/>
            <w:color w:val="1D2228"/>
          </w:rPr>
          <w:t xml:space="preserve">MT </w:t>
        </w:r>
      </w:ins>
      <w:ins w:id="2415" w:author="Arcella" w:date="2022-10-18T22:21:00Z">
        <w:r>
          <w:rPr>
            <w:color w:val="1D2228"/>
          </w:rPr>
          <w:t>larvae settle</w:t>
        </w:r>
      </w:ins>
      <w:ins w:id="2416" w:author="Arcella" w:date="2022-10-19T10:07:00Z">
        <w:r>
          <w:rPr>
            <w:color w:val="1D2228"/>
          </w:rPr>
          <w:t xml:space="preserve"> on average</w:t>
        </w:r>
      </w:ins>
      <w:ins w:id="2417" w:author="Arcella" w:date="2022-10-18T22:21:00Z">
        <w:r>
          <w:rPr>
            <w:color w:val="1D2228"/>
          </w:rPr>
          <w:t xml:space="preserve"> deeper than </w:t>
        </w:r>
      </w:ins>
      <w:ins w:id="2418" w:author="Arcella" w:date="2022-10-18T22:21:00Z">
        <w:r>
          <w:rPr>
            <w:i/>
            <w:color w:val="1D2228"/>
          </w:rPr>
          <w:t>ME</w:t>
        </w:r>
      </w:ins>
      <w:ins w:id="2419" w:author="Arcella" w:date="2022-10-19T10:08:00Z">
        <w:r>
          <w:rPr>
            <w:color w:val="1D2228"/>
          </w:rPr>
          <w:t xml:space="preserve"> larvae,</w:t>
        </w:r>
      </w:ins>
      <w:ins w:id="2420" w:author="Arcella" w:date="2022-10-18T22:21:00Z">
        <w:r>
          <w:rPr>
            <w:color w:val="1D2228"/>
          </w:rPr>
          <w:t xml:space="preserve"> </w:t>
        </w:r>
      </w:ins>
      <w:ins w:id="2421" w:author="Arcella" w:date="2022-10-19T10:07:00Z">
        <w:r>
          <w:rPr>
            <w:color w:val="1D2228"/>
          </w:rPr>
          <w:t xml:space="preserve">both in the laboratory and in the field </w:t>
        </w:r>
      </w:ins>
      <w:ins w:id="2422" w:author="Arcella" w:date="2022-10-18T22:21:00Z">
        <w:r>
          <w:rPr>
            <w:color w:val="1D2228"/>
          </w:rPr>
          <w:t xml:space="preserve">(Kenchington et al. 2002; Freeman et al. </w:t>
        </w:r>
      </w:ins>
      <w:customXmlInsRangeStart w:id="2424" w:author="Arcella" w:date="2022-10-18T22:21:00Z"/>
      <w:sdt>
        <w:sdtPr>
          <w:rPr/>
          <w:tag w:val="goog_rdk_42"/>
          <w:id w:val="671912374"/>
        </w:sdtPr>
        <w:sdtEndPr>
          <w:rPr/>
        </w:sdtEndPr>
        <w:sdtContent>
          <w:customXmlInsRangeEnd w:id="2424"/>
          <w:customXmlInsRangeStart w:id="2427" w:author="Arcella" w:date="2022-10-18T22:21:00Z"/>
        </w:sdtContent>
      </w:sdt>
      <w:customXmlInsRangeEnd w:id="2427"/>
      <w:ins w:id="2428" w:author="Arcella" w:date="2022-10-18T22:21:00Z">
        <w:r>
          <w:rPr>
            <w:color w:val="1D2228"/>
          </w:rPr>
          <w:t>2002)</w:t>
        </w:r>
      </w:ins>
      <w:ins w:id="2429" w:author="Arcella" w:date="2022-10-19T10:08:00Z">
        <w:r>
          <w:rPr>
            <w:color w:val="1D2228"/>
          </w:rPr>
          <w:t>,</w:t>
        </w:r>
      </w:ins>
      <w:ins w:id="2430" w:author="Arcella" w:date="2022-10-18T22:21:00Z">
        <w:r>
          <w:rPr>
            <w:color w:val="1D2228"/>
          </w:rPr>
          <w:t xml:space="preserve"> </w:t>
        </w:r>
      </w:ins>
      <w:ins w:id="2431" w:author="Arcella" w:date="2022-10-19T10:08:00Z">
        <w:r>
          <w:rPr>
            <w:color w:val="1D2228"/>
          </w:rPr>
          <w:t xml:space="preserve">which may </w:t>
        </w:r>
      </w:ins>
      <w:ins w:id="2432" w:author="Arcella" w:date="2022-10-18T22:21:00Z">
        <w:r>
          <w:rPr>
            <w:color w:val="1D2228"/>
          </w:rPr>
          <w:t>result</w:t>
        </w:r>
      </w:ins>
      <w:ins w:id="2433" w:author="Arcella" w:date="2022-10-19T10:08:00Z">
        <w:r>
          <w:rPr>
            <w:color w:val="1D2228"/>
          </w:rPr>
          <w:t xml:space="preserve"> </w:t>
        </w:r>
      </w:ins>
      <w:ins w:id="2434" w:author="Arcella" w:date="2022-10-18T22:21:00Z">
        <w:r>
          <w:rPr>
            <w:color w:val="1D2228"/>
          </w:rPr>
          <w:t>in an uneven distribution of species by depth. Consistent with this</w:t>
        </w:r>
      </w:ins>
      <w:ins w:id="2435" w:author="Arcella" w:date="2022-10-19T10:09:00Z">
        <w:r>
          <w:rPr>
            <w:color w:val="1D2228"/>
          </w:rPr>
          <w:t xml:space="preserve"> observation is the fact that</w:t>
        </w:r>
      </w:ins>
      <w:ins w:id="2436" w:author="Arcella" w:date="2022-10-18T22:21:00Z">
        <w:r>
          <w:rPr>
            <w:color w:val="1D2228"/>
          </w:rPr>
          <w:t xml:space="preserve"> </w:t>
        </w:r>
      </w:ins>
      <w:ins w:id="2437" w:author="Arcella" w:date="2022-10-18T22:21:00Z">
        <w:r>
          <w:rPr>
            <w:i/>
            <w:color w:val="1D2228"/>
          </w:rPr>
          <w:t>MT</w:t>
        </w:r>
      </w:ins>
      <w:ins w:id="2438" w:author="Arcella" w:date="2022-10-18T22:21:00Z">
        <w:r>
          <w:rPr>
            <w:color w:val="1D2228"/>
          </w:rPr>
          <w:t xml:space="preserve"> mussels are more likely to occur at shallower depths on ropes of suspended mussel aquaculture than </w:t>
        </w:r>
      </w:ins>
      <w:ins w:id="2439" w:author="Arcella" w:date="2022-10-18T22:21:00Z">
        <w:r>
          <w:rPr>
            <w:i/>
            <w:color w:val="1D2228"/>
          </w:rPr>
          <w:t xml:space="preserve">ME </w:t>
        </w:r>
      </w:ins>
      <w:ins w:id="2440" w:author="Arcella" w:date="2022-10-18T22:21:00Z">
        <w:r>
          <w:rPr>
            <w:color w:val="1D2228"/>
          </w:rPr>
          <w:t>in the contact zone in Scotland (Michalek et al. 2021 and references therein).</w:t>
        </w:r>
      </w:ins>
      <w:ins w:id="2441" w:author="Arcella" w:date="2022-10-19T10:10:00Z">
        <w:r>
          <w:rPr>
            <w:color w:val="1D2228"/>
            <w:lang w:val="en-GB"/>
          </w:rPr>
          <w:t xml:space="preserve"> To note</w:t>
        </w:r>
      </w:ins>
      <w:ins w:id="2442" w:author="Arcella" w:date="2022-10-18T22:21:00Z">
        <w:r>
          <w:rPr>
            <w:color w:val="1D2228"/>
          </w:rPr>
          <w:t xml:space="preserve">, segregation between competing mussel species by depth has been repeatedly observed </w:t>
        </w:r>
      </w:ins>
      <w:ins w:id="2443" w:author="Arcella" w:date="2022-10-19T10:11:00Z">
        <w:r>
          <w:rPr>
            <w:color w:val="1D2228"/>
          </w:rPr>
          <w:t xml:space="preserve">in pairs other than </w:t>
        </w:r>
      </w:ins>
      <w:ins w:id="2444" w:author="Arcella" w:date="2022-10-19T10:11:00Z">
        <w:r>
          <w:rPr>
            <w:i/>
            <w:color w:val="1D2228"/>
          </w:rPr>
          <w:t>ME</w:t>
        </w:r>
      </w:ins>
      <w:ins w:id="2445" w:author="Arcella" w:date="2022-10-19T10:11:00Z">
        <w:r>
          <w:rPr>
            <w:color w:val="1D2228"/>
          </w:rPr>
          <w:t xml:space="preserve"> and </w:t>
        </w:r>
      </w:ins>
      <w:ins w:id="2446" w:author="Arcella" w:date="2022-10-19T10:11:00Z">
        <w:r>
          <w:rPr>
            <w:i/>
            <w:color w:val="1D2228"/>
          </w:rPr>
          <w:t>MT</w:t>
        </w:r>
      </w:ins>
      <w:ins w:id="2447" w:author="Arcella" w:date="2022-10-19T10:11:00Z">
        <w:r>
          <w:rPr>
            <w:color w:val="1D2228"/>
          </w:rPr>
          <w:t xml:space="preserve"> such as </w:t>
        </w:r>
      </w:ins>
      <w:ins w:id="2448" w:author="Arcella" w:date="2022-10-18T22:21:00Z">
        <w:r>
          <w:rPr>
            <w:i/>
            <w:color w:val="1D2228"/>
          </w:rPr>
          <w:t>MT</w:t>
        </w:r>
      </w:ins>
      <w:ins w:id="2449" w:author="Arcella" w:date="2022-10-18T22:21:00Z">
        <w:r>
          <w:rPr>
            <w:color w:val="1D2228"/>
          </w:rPr>
          <w:t xml:space="preserve"> and </w:t>
        </w:r>
      </w:ins>
      <w:ins w:id="2450" w:author="Arcella" w:date="2022-10-18T22:21:00Z">
        <w:r>
          <w:rPr>
            <w:i/>
            <w:color w:val="1D2228"/>
          </w:rPr>
          <w:t xml:space="preserve">M. galloprovincialis </w:t>
        </w:r>
      </w:ins>
      <w:ins w:id="2451" w:author="Arcella" w:date="2022-10-18T22:21:00Z">
        <w:r>
          <w:rPr>
            <w:color w:val="1D2228"/>
          </w:rPr>
          <w:t xml:space="preserve">in California, Schneider, Helmuth </w:t>
        </w:r>
      </w:ins>
      <w:customXmlInsRangeStart w:id="2453" w:author="Arcella" w:date="2022-10-18T22:21:00Z"/>
      <w:sdt>
        <w:sdtPr>
          <w:rPr/>
          <w:tag w:val="goog_rdk_43"/>
          <w:id w:val="1390613518"/>
        </w:sdtPr>
        <w:sdtEndPr>
          <w:rPr/>
        </w:sdtEndPr>
        <w:sdtContent>
          <w:customXmlInsRangeEnd w:id="2453"/>
          <w:customXmlInsRangeStart w:id="2456" w:author="Arcella" w:date="2022-10-18T22:21:00Z"/>
        </w:sdtContent>
      </w:sdt>
      <w:customXmlInsRangeEnd w:id="2456"/>
      <w:customXmlInsRangeStart w:id="2458" w:author="Arcella" w:date="2022-10-18T22:21:00Z"/>
      <w:sdt>
        <w:sdtPr>
          <w:rPr/>
          <w:tag w:val="goog_rdk_44"/>
          <w:id w:val="-1769687613"/>
        </w:sdtPr>
        <w:sdtEndPr>
          <w:rPr/>
        </w:sdtEndPr>
        <w:sdtContent>
          <w:customXmlInsRangeEnd w:id="2458"/>
          <w:customXmlInsRangeStart w:id="2461" w:author="Arcella" w:date="2022-10-18T22:21:00Z"/>
        </w:sdtContent>
      </w:sdt>
      <w:customXmlInsRangeEnd w:id="2461"/>
      <w:ins w:id="2462" w:author="Arcella" w:date="2022-10-18T22:21:00Z">
        <w:r>
          <w:rPr>
            <w:color w:val="1D2228"/>
          </w:rPr>
          <w:t>2007</w:t>
        </w:r>
      </w:ins>
      <w:ins w:id="2463" w:author="Arcella" w:date="2022-10-19T10:11:00Z">
        <w:r>
          <w:rPr>
            <w:color w:val="1D2228"/>
          </w:rPr>
          <w:t>) and</w:t>
        </w:r>
      </w:ins>
      <w:ins w:id="2464" w:author="Arcella" w:date="2022-10-18T22:21:00Z">
        <w:r>
          <w:rPr>
            <w:color w:val="1D2228"/>
          </w:rPr>
          <w:t xml:space="preserve"> </w:t>
        </w:r>
      </w:ins>
      <w:ins w:id="2465" w:author="Arcella" w:date="2022-10-18T22:21:00Z">
        <w:r>
          <w:rPr>
            <w:i/>
            <w:color w:val="1D2228"/>
          </w:rPr>
          <w:t>Perna perna</w:t>
        </w:r>
      </w:ins>
      <w:ins w:id="2466" w:author="Arcella" w:date="2022-10-18T22:21:00Z">
        <w:r>
          <w:rPr>
            <w:color w:val="1D2228"/>
          </w:rPr>
          <w:t xml:space="preserve"> and </w:t>
        </w:r>
      </w:ins>
      <w:ins w:id="2467" w:author="Arcella" w:date="2022-10-18T22:21:00Z">
        <w:r>
          <w:rPr>
            <w:i/>
            <w:color w:val="1D2228"/>
          </w:rPr>
          <w:t>M. galloprovincialis</w:t>
        </w:r>
      </w:ins>
      <w:ins w:id="2468" w:author="Arcella" w:date="2022-10-18T22:21:00Z">
        <w:r>
          <w:rPr>
            <w:color w:val="1D2228"/>
          </w:rPr>
          <w:t xml:space="preserve"> in South Africa </w:t>
        </w:r>
      </w:ins>
      <w:ins w:id="2469" w:author="Arcella" w:date="2022-10-19T10:11:00Z">
        <w:r>
          <w:rPr>
            <w:color w:val="1D2228"/>
          </w:rPr>
          <w:t>(</w:t>
        </w:r>
      </w:ins>
      <w:ins w:id="2470" w:author="Arcella" w:date="2022-10-18T22:21:00Z">
        <w:r>
          <w:rPr>
            <w:color w:val="1D2228"/>
          </w:rPr>
          <w:t>Bownes, McQuaid 2006)</w:t>
        </w:r>
      </w:ins>
      <w:customXmlInsRangeStart w:id="2472" w:author="Arcella" w:date="2022-10-18T22:21:00Z"/>
      <w:sdt>
        <w:sdtPr>
          <w:rPr/>
          <w:tag w:val="goog_rdk_45"/>
          <w:id w:val="1661119403"/>
        </w:sdtPr>
        <w:sdtEndPr>
          <w:rPr/>
        </w:sdtEndPr>
        <w:sdtContent>
          <w:customXmlInsRangeEnd w:id="2472"/>
          <w:customXmlInsRangeStart w:id="2475" w:author="Arcella" w:date="2022-10-18T22:21:00Z"/>
        </w:sdtContent>
      </w:sdt>
      <w:customXmlInsRangeEnd w:id="2475"/>
      <w:ins w:id="2476" w:author="Arcella" w:date="2022-10-18T22:21:00Z">
        <w:r>
          <w:rPr>
            <w:color w:val="1D2228"/>
          </w:rPr>
          <w:t xml:space="preserve">. In these cases, the competitors were a native species and a recent invasive species that partially displaced the native species from its ecological niche (a situation probably similar to </w:t>
        </w:r>
      </w:ins>
      <w:ins w:id="2477" w:author="Arcella" w:date="2022-10-18T22:21:00Z">
        <w:r>
          <w:rPr>
            <w:i/>
            <w:color w:val="1D2228"/>
          </w:rPr>
          <w:t>ME</w:t>
        </w:r>
      </w:ins>
      <w:ins w:id="2478" w:author="Arcella" w:date="2022-10-18T22:21:00Z">
        <w:r>
          <w:rPr>
            <w:color w:val="1D2228"/>
          </w:rPr>
          <w:t xml:space="preserve"> and </w:t>
        </w:r>
      </w:ins>
      <w:ins w:id="2479" w:author="Arcella" w:date="2022-10-18T22:21:00Z">
        <w:r>
          <w:rPr>
            <w:i/>
            <w:color w:val="1D2228"/>
          </w:rPr>
          <w:t xml:space="preserve">MT </w:t>
        </w:r>
      </w:ins>
      <w:ins w:id="2480" w:author="Arcella" w:date="2022-10-18T22:21:00Z">
        <w:r>
          <w:rPr>
            <w:color w:val="1D2228"/>
          </w:rPr>
          <w:t>in the Barents Sea, see below).</w:t>
        </w:r>
      </w:ins>
    </w:p>
    <w:p>
      <w:pPr>
        <w:spacing w:before="240" w:after="240"/>
        <w:rPr>
          <w:del w:id="2481" w:author="Arcella" w:date="2022-10-19T17:22:00Z"/>
          <w:color w:val="1D2228"/>
        </w:rPr>
      </w:pPr>
      <w:del w:id="2482" w:author="Arcella" w:date="2022-10-19T17:22:00Z">
        <w:bookmarkStart w:id="62" w:name="_heading=h.33u3xml2izgd" w:colFirst="0" w:colLast="0"/>
        <w:bookmarkEnd w:id="62"/>
        <w:r>
          <w:rPr>
            <w:color w:val="1D2228"/>
          </w:rPr>
          <w:delText xml:space="preserve">Among other known distinctive features of </w:delText>
        </w:r>
      </w:del>
      <w:del w:id="2483" w:author="Arcella" w:date="2022-10-19T17:22:00Z">
        <w:r>
          <w:rPr>
            <w:i/>
            <w:color w:val="1D2228"/>
          </w:rPr>
          <w:delText>ME</w:delText>
        </w:r>
      </w:del>
      <w:del w:id="2484" w:author="Arcella" w:date="2022-10-19T17:22:00Z">
        <w:r>
          <w:rPr>
            <w:color w:val="1D2228"/>
          </w:rPr>
          <w:delText xml:space="preserve"> and </w:delText>
        </w:r>
      </w:del>
      <w:del w:id="2485" w:author="Arcella" w:date="2022-10-19T17:22:00Z">
        <w:r>
          <w:rPr>
            <w:i/>
            <w:color w:val="1D2228"/>
          </w:rPr>
          <w:delText>MT</w:delText>
        </w:r>
      </w:del>
      <w:del w:id="2486" w:author="Arcella" w:date="2022-10-19T17:22:00Z">
        <w:r>
          <w:rPr>
            <w:color w:val="1D2228"/>
          </w:rPr>
          <w:delText xml:space="preserve">, which we have not studied, but which may explain their distribution in Tyuva, the following deserve mention. In the White Sea littoral, </w:delText>
        </w:r>
      </w:del>
      <w:del w:id="2487" w:author="Arcella" w:date="2022-10-19T17:22:00Z">
        <w:r>
          <w:rPr>
            <w:i/>
            <w:color w:val="1D2228"/>
          </w:rPr>
          <w:delText>MT</w:delText>
        </w:r>
      </w:del>
      <w:del w:id="2488" w:author="Arcella" w:date="2022-10-19T17:22:00Z">
        <w:r>
          <w:rPr>
            <w:color w:val="1D2228"/>
          </w:rPr>
          <w:delText xml:space="preserve"> is more often found on algal substrates, and </w:delText>
        </w:r>
      </w:del>
      <w:del w:id="2489" w:author="Arcella" w:date="2022-10-19T17:22:00Z">
        <w:r>
          <w:rPr>
            <w:i/>
            <w:color w:val="1D2228"/>
          </w:rPr>
          <w:delText>ME</w:delText>
        </w:r>
      </w:del>
      <w:del w:id="2490" w:author="Arcella" w:date="2022-10-19T17:22:00Z">
        <w:r>
          <w:rPr>
            <w:color w:val="1D2228"/>
          </w:rPr>
          <w:delText xml:space="preserve"> on bottom substrates (Katolikova et al. 2016). If segregation by substrate is the same in Tyuva, this may explain the excess of </w:delText>
        </w:r>
      </w:del>
      <w:del w:id="2491" w:author="Arcella" w:date="2022-10-19T17:22:00Z">
        <w:r>
          <w:rPr>
            <w:i/>
            <w:color w:val="1D2228"/>
          </w:rPr>
          <w:delText>ME</w:delText>
        </w:r>
      </w:del>
      <w:del w:id="2492" w:author="Arcella" w:date="2022-10-19T17:22:00Z">
        <w:r>
          <w:rPr>
            <w:color w:val="1D2228"/>
          </w:rPr>
          <w:delText xml:space="preserve"> on the Bed where algal substrates are scarce, compared to other littoral sites from the same depths. </w:delText>
        </w:r>
      </w:del>
      <w:del w:id="2493" w:author="Arcella" w:date="2022-10-19T17:22:00Z">
        <w:r>
          <w:rPr>
            <w:i/>
            <w:color w:val="1D2228"/>
          </w:rPr>
          <w:delText>ME</w:delText>
        </w:r>
      </w:del>
      <w:del w:id="2494" w:author="Arcella" w:date="2022-10-19T17:22:00Z">
        <w:r>
          <w:rPr>
            <w:color w:val="1D2228"/>
          </w:rPr>
          <w:delText xml:space="preserve"> and </w:delText>
        </w:r>
      </w:del>
      <w:del w:id="2495" w:author="Arcella" w:date="2022-10-19T17:22:00Z">
        <w:r>
          <w:rPr>
            <w:i/>
            <w:color w:val="1D2228"/>
          </w:rPr>
          <w:delText>MT</w:delText>
        </w:r>
      </w:del>
      <w:del w:id="2496" w:author="Arcella" w:date="2022-10-19T17:22:00Z">
        <w:r>
          <w:rPr>
            <w:color w:val="1D2228"/>
          </w:rPr>
          <w:delText xml:space="preserve"> differ in their aggregation behavior: </w:delText>
        </w:r>
      </w:del>
      <w:del w:id="2497" w:author="Arcella" w:date="2022-10-19T17:22:00Z">
        <w:r>
          <w:rPr>
            <w:i/>
            <w:color w:val="1D2228"/>
          </w:rPr>
          <w:delText xml:space="preserve">ME </w:delText>
        </w:r>
      </w:del>
      <w:del w:id="2498" w:author="Arcella" w:date="2022-10-19T17:22:00Z">
        <w:r>
          <w:rPr>
            <w:color w:val="1D2228"/>
          </w:rPr>
          <w:delText>tends to aggregate better (</w:delText>
        </w:r>
      </w:del>
      <w:customXmlDelRangeStart w:id="2500" w:author="Arcella" w:date="2022-10-19T17:22:00Z"/>
      <w:sdt>
        <w:sdtPr>
          <w:rPr/>
          <w:tag w:val="goog_rdk_46"/>
          <w:id w:val="2145839870"/>
        </w:sdtPr>
        <w:sdtEndPr>
          <w:rPr/>
        </w:sdtEndPr>
        <w:sdtContent>
          <w:customXmlDelRangeEnd w:id="2500"/>
          <w:commentRangeStart w:id="111"/>
          <w:customXmlDelRangeStart w:id="2503" w:author="Arcella" w:date="2022-10-19T17:22:00Z"/>
        </w:sdtContent>
      </w:sdt>
      <w:customXmlDelRangeEnd w:id="2503"/>
      <w:del w:id="2504" w:author="Arcella" w:date="2022-10-19T17:22:00Z">
        <w:r>
          <w:rPr>
            <w:color w:val="1D2228"/>
          </w:rPr>
          <w:delText>Liu</w:delText>
        </w:r>
        <w:commentRangeEnd w:id="111"/>
      </w:del>
      <w:del w:id="2505" w:author="Arcella" w:date="2022-10-19T17:22:00Z">
        <w:r>
          <w:rPr/>
          <w:commentReference w:id="111"/>
        </w:r>
      </w:del>
      <w:del w:id="2506" w:author="Arcella" w:date="2022-10-19T17:22:00Z">
        <w:r>
          <w:rPr>
            <w:color w:val="1D2228"/>
          </w:rPr>
          <w:delText xml:space="preserve"> et al. 2011). This can also provide </w:delText>
        </w:r>
      </w:del>
      <w:del w:id="2507" w:author="Arcella" w:date="2022-10-19T17:22:00Z">
        <w:r>
          <w:rPr>
            <w:i/>
            <w:color w:val="1D2228"/>
          </w:rPr>
          <w:delText>ME</w:delText>
        </w:r>
      </w:del>
      <w:del w:id="2508" w:author="Arcella" w:date="2022-10-19T17:22:00Z">
        <w:r>
          <w:rPr>
            <w:color w:val="1D2228"/>
          </w:rPr>
          <w:delText xml:space="preserve"> advantage in the Bed, where mussels form complex three-dimensional aggregations. </w:delText>
        </w:r>
      </w:del>
    </w:p>
    <w:p>
      <w:pPr>
        <w:spacing w:before="240" w:after="240"/>
        <w:rPr>
          <w:ins w:id="2509" w:author="Arcella" w:date="2022-10-19T10:12:00Z"/>
          <w:color w:val="1D2228"/>
        </w:rPr>
      </w:pPr>
      <w:ins w:id="2510" w:author="Arcella" w:date="2022-10-19T10:12:00Z">
        <w:bookmarkStart w:id="63" w:name="_heading=h.daddxkiii75" w:colFirst="0" w:colLast="0"/>
        <w:bookmarkEnd w:id="63"/>
        <w:r>
          <w:rPr>
            <w:color w:val="1D2228"/>
          </w:rPr>
          <w:t xml:space="preserve">There are a few distinctive features of </w:t>
        </w:r>
      </w:ins>
      <w:ins w:id="2511" w:author="Arcella" w:date="2022-10-19T10:12:00Z">
        <w:r>
          <w:rPr>
            <w:i/>
            <w:color w:val="1D2228"/>
          </w:rPr>
          <w:t>ME</w:t>
        </w:r>
      </w:ins>
      <w:ins w:id="2512" w:author="Arcella" w:date="2022-10-19T10:12:00Z">
        <w:r>
          <w:rPr>
            <w:color w:val="1D2228"/>
          </w:rPr>
          <w:t xml:space="preserve"> and </w:t>
        </w:r>
      </w:ins>
      <w:ins w:id="2513" w:author="Arcella" w:date="2022-10-19T10:12:00Z">
        <w:r>
          <w:rPr>
            <w:i/>
            <w:color w:val="1D2228"/>
          </w:rPr>
          <w:t>MT</w:t>
        </w:r>
      </w:ins>
      <w:ins w:id="2514" w:author="Arcella" w:date="2022-10-19T10:12:00Z">
        <w:r>
          <w:rPr>
            <w:color w:val="1D2228"/>
          </w:rPr>
          <w:t xml:space="preserve">, which were left out in our study but may explain their distribution in </w:t>
        </w:r>
      </w:ins>
      <w:ins w:id="2515" w:author="Arcella" w:date="2022-10-19T10:13:00Z">
        <w:r>
          <w:rPr>
            <w:color w:val="1D2228"/>
          </w:rPr>
          <w:t xml:space="preserve">the </w:t>
        </w:r>
      </w:ins>
      <w:ins w:id="2516" w:author="Arcella" w:date="2022-10-19T10:12:00Z">
        <w:r>
          <w:rPr>
            <w:color w:val="1D2228"/>
          </w:rPr>
          <w:t xml:space="preserve">Tyuva. In the White Sea littoral, </w:t>
        </w:r>
      </w:ins>
      <w:ins w:id="2517" w:author="Arcella" w:date="2022-10-19T10:12:00Z">
        <w:r>
          <w:rPr>
            <w:i/>
            <w:color w:val="1D2228"/>
          </w:rPr>
          <w:t>MT</w:t>
        </w:r>
      </w:ins>
      <w:ins w:id="2518" w:author="Arcella" w:date="2022-10-19T10:12:00Z">
        <w:r>
          <w:rPr>
            <w:color w:val="1D2228"/>
          </w:rPr>
          <w:t xml:space="preserve"> is more often found on algal substrates, </w:t>
        </w:r>
      </w:ins>
      <w:ins w:id="2519" w:author="Arcella" w:date="2022-10-19T10:13:00Z">
        <w:r>
          <w:rPr>
            <w:color w:val="1D2228"/>
          </w:rPr>
          <w:t xml:space="preserve">while </w:t>
        </w:r>
      </w:ins>
      <w:ins w:id="2520" w:author="Arcella" w:date="2022-10-19T10:12:00Z">
        <w:r>
          <w:rPr>
            <w:i/>
            <w:color w:val="1D2228"/>
          </w:rPr>
          <w:t>ME</w:t>
        </w:r>
      </w:ins>
      <w:ins w:id="2521" w:author="Arcella" w:date="2022-10-19T10:12:00Z">
        <w:r>
          <w:rPr>
            <w:color w:val="1D2228"/>
          </w:rPr>
          <w:t xml:space="preserve"> </w:t>
        </w:r>
      </w:ins>
      <w:ins w:id="2522" w:author="Arcella" w:date="2022-10-19T10:13:00Z">
        <w:r>
          <w:rPr>
            <w:color w:val="1D2228"/>
          </w:rPr>
          <w:t xml:space="preserve">is found </w:t>
        </w:r>
      </w:ins>
      <w:ins w:id="2523" w:author="Arcella" w:date="2022-10-19T10:12:00Z">
        <w:r>
          <w:rPr>
            <w:color w:val="1D2228"/>
          </w:rPr>
          <w:t xml:space="preserve">on bottom substrates (Katolikova et al. 2016). If segregation by substrate is the same in </w:t>
        </w:r>
      </w:ins>
      <w:ins w:id="2524" w:author="Arcella" w:date="2022-10-19T10:14:00Z">
        <w:r>
          <w:rPr>
            <w:color w:val="1D2228"/>
          </w:rPr>
          <w:t xml:space="preserve">the </w:t>
        </w:r>
      </w:ins>
      <w:ins w:id="2525" w:author="Arcella" w:date="2022-10-19T10:12:00Z">
        <w:r>
          <w:rPr>
            <w:color w:val="1D2228"/>
          </w:rPr>
          <w:t xml:space="preserve">Tyuva, this may explain </w:t>
        </w:r>
      </w:ins>
      <w:ins w:id="2526" w:author="Arcella" w:date="2022-10-19T10:12:00Z">
        <w:r>
          <w:rPr>
            <w:color w:val="1D2228"/>
            <w:highlight w:val="magenta"/>
          </w:rPr>
          <w:t>the</w:t>
        </w:r>
      </w:ins>
      <w:ins w:id="2527" w:author="Arcella" w:date="2022-10-19T10:14:00Z">
        <w:r>
          <w:rPr>
            <w:color w:val="1D2228"/>
            <w:highlight w:val="magenta"/>
          </w:rPr>
          <w:t xml:space="preserve"> much greater numbers</w:t>
        </w:r>
      </w:ins>
      <w:ins w:id="2528" w:author="Arcella" w:date="2022-10-19T10:12:00Z">
        <w:r>
          <w:rPr>
            <w:color w:val="1D2228"/>
          </w:rPr>
          <w:t xml:space="preserve"> of </w:t>
        </w:r>
      </w:ins>
      <w:ins w:id="2529" w:author="Arcella" w:date="2022-10-19T10:12:00Z">
        <w:r>
          <w:rPr>
            <w:i/>
            <w:color w:val="1D2228"/>
          </w:rPr>
          <w:t>ME</w:t>
        </w:r>
      </w:ins>
      <w:ins w:id="2530" w:author="Arcella" w:date="2022-10-19T10:12:00Z">
        <w:r>
          <w:rPr>
            <w:color w:val="1D2228"/>
          </w:rPr>
          <w:t xml:space="preserve"> on the Bed</w:t>
        </w:r>
      </w:ins>
      <w:ins w:id="2531" w:author="Arcella" w:date="2022-10-19T10:14:00Z">
        <w:r>
          <w:rPr>
            <w:color w:val="1D2228"/>
          </w:rPr>
          <w:t>,</w:t>
        </w:r>
      </w:ins>
      <w:ins w:id="2532" w:author="Arcella" w:date="2022-10-19T10:12:00Z">
        <w:r>
          <w:rPr>
            <w:color w:val="1D2228"/>
          </w:rPr>
          <w:t xml:space="preserve"> where algal substrates are scarce, </w:t>
        </w:r>
      </w:ins>
      <w:ins w:id="2533" w:author="Arcella" w:date="2022-10-19T10:15:00Z">
        <w:r>
          <w:rPr>
            <w:color w:val="1D2228"/>
          </w:rPr>
          <w:t>than in</w:t>
        </w:r>
      </w:ins>
      <w:ins w:id="2534" w:author="Arcella" w:date="2022-10-19T10:12:00Z">
        <w:r>
          <w:rPr>
            <w:color w:val="1D2228"/>
          </w:rPr>
          <w:t xml:space="preserve"> other littoral sites from the same depths. </w:t>
        </w:r>
      </w:ins>
      <w:ins w:id="2535" w:author="Arcella" w:date="2022-10-19T10:12:00Z">
        <w:r>
          <w:rPr>
            <w:i/>
            <w:color w:val="1D2228"/>
          </w:rPr>
          <w:t>ME</w:t>
        </w:r>
      </w:ins>
      <w:ins w:id="2536" w:author="Arcella" w:date="2022-10-19T10:12:00Z">
        <w:r>
          <w:rPr>
            <w:color w:val="1D2228"/>
          </w:rPr>
          <w:t xml:space="preserve"> and </w:t>
        </w:r>
      </w:ins>
      <w:ins w:id="2537" w:author="Arcella" w:date="2022-10-19T10:12:00Z">
        <w:r>
          <w:rPr>
            <w:i/>
            <w:color w:val="1D2228"/>
          </w:rPr>
          <w:t>MT</w:t>
        </w:r>
      </w:ins>
      <w:ins w:id="2538" w:author="Arcella" w:date="2022-10-19T10:12:00Z">
        <w:r>
          <w:rPr>
            <w:color w:val="1D2228"/>
          </w:rPr>
          <w:t xml:space="preserve"> differ in their aggregation behavior</w:t>
        </w:r>
      </w:ins>
      <w:ins w:id="2539" w:author="Arcella" w:date="2022-10-19T10:15:00Z">
        <w:r>
          <w:rPr>
            <w:color w:val="1D2228"/>
          </w:rPr>
          <w:t xml:space="preserve">, with </w:t>
        </w:r>
      </w:ins>
      <w:ins w:id="2540" w:author="Arcella" w:date="2022-10-19T10:12:00Z">
        <w:r>
          <w:rPr>
            <w:i/>
            <w:color w:val="1D2228"/>
          </w:rPr>
          <w:t xml:space="preserve">ME </w:t>
        </w:r>
      </w:ins>
      <w:ins w:id="2541" w:author="Arcella" w:date="2022-10-19T10:15:00Z">
        <w:r>
          <w:rPr>
            <w:color w:val="1D2228"/>
          </w:rPr>
          <w:t xml:space="preserve">generally </w:t>
        </w:r>
      </w:ins>
      <w:ins w:id="2542" w:author="Arcella" w:date="2022-10-19T10:12:00Z">
        <w:r>
          <w:rPr>
            <w:color w:val="1D2228"/>
          </w:rPr>
          <w:t>aggregat</w:t>
        </w:r>
      </w:ins>
      <w:ins w:id="2543" w:author="Arcella" w:date="2022-10-19T10:15:00Z">
        <w:r>
          <w:rPr>
            <w:color w:val="1D2228"/>
          </w:rPr>
          <w:t xml:space="preserve">ing </w:t>
        </w:r>
      </w:ins>
      <w:ins w:id="2544" w:author="Arcella" w:date="2022-10-19T10:12:00Z">
        <w:r>
          <w:rPr>
            <w:color w:val="1D2228"/>
          </w:rPr>
          <w:t>better (</w:t>
        </w:r>
      </w:ins>
      <w:customXmlInsRangeStart w:id="2546" w:author="Arcella" w:date="2022-10-19T10:12:00Z"/>
      <w:sdt>
        <w:sdtPr>
          <w:rPr/>
          <w:tag w:val="goog_rdk_46"/>
          <w:id w:val="-1434590212"/>
        </w:sdtPr>
        <w:sdtEndPr>
          <w:rPr/>
        </w:sdtEndPr>
        <w:sdtContent>
          <w:customXmlInsRangeEnd w:id="2546"/>
          <w:customXmlInsRangeStart w:id="2549" w:author="Arcella" w:date="2022-10-19T10:12:00Z"/>
        </w:sdtContent>
      </w:sdt>
      <w:customXmlInsRangeEnd w:id="2549"/>
      <w:ins w:id="2550" w:author="Arcella" w:date="2022-10-19T10:12:00Z">
        <w:r>
          <w:rPr>
            <w:color w:val="1D2228"/>
          </w:rPr>
          <w:t>Liu et al. 2011). This</w:t>
        </w:r>
      </w:ins>
      <w:ins w:id="2551" w:author="Arcella" w:date="2022-10-19T10:15:00Z">
        <w:r>
          <w:rPr>
            <w:color w:val="1D2228"/>
          </w:rPr>
          <w:t xml:space="preserve"> behavioral feature </w:t>
        </w:r>
      </w:ins>
      <w:ins w:id="2552" w:author="Arcella" w:date="2022-10-19T10:12:00Z">
        <w:r>
          <w:rPr>
            <w:color w:val="1D2228"/>
          </w:rPr>
          <w:t xml:space="preserve">can also </w:t>
        </w:r>
      </w:ins>
      <w:ins w:id="2553" w:author="Arcella" w:date="2022-10-19T10:15:00Z">
        <w:r>
          <w:rPr>
            <w:color w:val="1D2228"/>
          </w:rPr>
          <w:t xml:space="preserve">be an </w:t>
        </w:r>
      </w:ins>
      <w:ins w:id="2554" w:author="Arcella" w:date="2022-10-19T10:12:00Z">
        <w:r>
          <w:rPr>
            <w:color w:val="1D2228"/>
          </w:rPr>
          <w:t xml:space="preserve">advantage </w:t>
        </w:r>
      </w:ins>
      <w:ins w:id="2555" w:author="Arcella" w:date="2022-10-19T10:16:00Z">
        <w:r>
          <w:rPr>
            <w:color w:val="1D2228"/>
          </w:rPr>
          <w:t xml:space="preserve">for </w:t>
        </w:r>
      </w:ins>
      <w:ins w:id="2556" w:author="Arcella" w:date="2022-10-19T10:16:00Z">
        <w:r>
          <w:rPr>
            <w:i/>
            <w:color w:val="1D2228"/>
          </w:rPr>
          <w:t>ME</w:t>
        </w:r>
      </w:ins>
      <w:ins w:id="2557" w:author="Arcella" w:date="2022-10-19T10:16:00Z">
        <w:r>
          <w:rPr>
            <w:color w:val="1D2228"/>
          </w:rPr>
          <w:t xml:space="preserve"> </w:t>
        </w:r>
      </w:ins>
      <w:ins w:id="2558" w:author="Arcella" w:date="2022-10-19T10:12:00Z">
        <w:r>
          <w:rPr>
            <w:color w:val="1D2228"/>
          </w:rPr>
          <w:t>in the Bed, where mussels form complex three-dimensional aggregations.</w:t>
        </w:r>
      </w:ins>
    </w:p>
    <w:p>
      <w:pPr>
        <w:spacing w:before="240" w:after="240"/>
        <w:rPr>
          <w:color w:val="1D2228"/>
        </w:rPr>
      </w:pPr>
      <w:del w:id="2559" w:author="Arcella" w:date="2022-10-19T17:24:00Z">
        <w:r>
          <w:rPr>
            <w:color w:val="1D2228"/>
          </w:rPr>
          <w:delText xml:space="preserve">The ratio of species in Tyuva changed significantly not only in space, but also in time, and synchronously throughout the entire inlet. Throughout the entire observation period there was a decreasing trend in the proportion of </w:delText>
        </w:r>
      </w:del>
      <w:del w:id="2560" w:author="Arcella" w:date="2022-10-19T17:24:00Z">
        <w:r>
          <w:rPr>
            <w:i/>
            <w:color w:val="1D2228"/>
          </w:rPr>
          <w:delText>MT</w:delText>
        </w:r>
      </w:del>
      <w:del w:id="2561" w:author="Arcella" w:date="2022-10-19T17:24:00Z">
        <w:r>
          <w:rPr>
            <w:color w:val="1D2228"/>
          </w:rPr>
          <w:delText xml:space="preserve">. Between 2004-05 and 2009-10, the </w:delText>
        </w:r>
      </w:del>
      <w:del w:id="2562" w:author="Arcella" w:date="2022-10-19T17:24:00Z">
        <w:r>
          <w:rPr>
            <w:i/>
            <w:color w:val="1D2228"/>
          </w:rPr>
          <w:delText>Ptros</w:delText>
        </w:r>
      </w:del>
      <w:del w:id="2563" w:author="Arcella" w:date="2022-10-19T17:24:00Z">
        <w:r>
          <w:rPr>
            <w:color w:val="1D2228"/>
          </w:rPr>
          <w:delText xml:space="preserve"> decreased everywhere, by an average of 22%. Again, we have nothing to correlate this with other than mean annual temperature, which increased during the study period. Indeed, </w:delText>
        </w:r>
      </w:del>
      <w:del w:id="2564" w:author="Arcella" w:date="2022-10-19T17:24:00Z">
        <w:r>
          <w:rPr>
            <w:i/>
            <w:color w:val="1D2228"/>
          </w:rPr>
          <w:delText>MT</w:delText>
        </w:r>
      </w:del>
      <w:del w:id="2565" w:author="Arcella" w:date="2022-10-19T17:24:00Z">
        <w:r>
          <w:rPr>
            <w:color w:val="1D2228"/>
          </w:rPr>
          <w:delText xml:space="preserve"> is a more stenothermal species than </w:delText>
        </w:r>
      </w:del>
      <w:del w:id="2566" w:author="Arcella" w:date="2022-10-19T17:24:00Z">
        <w:r>
          <w:rPr>
            <w:i/>
            <w:color w:val="1D2228"/>
          </w:rPr>
          <w:delText>ME</w:delText>
        </w:r>
      </w:del>
      <w:del w:id="2567" w:author="Arcella" w:date="2022-10-19T17:24:00Z">
        <w:r>
          <w:rPr>
            <w:color w:val="1D2228"/>
          </w:rPr>
          <w:delText xml:space="preserve">. For example, in field experiments in the White Sea, it has been shown that at water temperatures above 16'C, adult </w:delText>
        </w:r>
      </w:del>
      <w:del w:id="2568" w:author="Arcella" w:date="2022-10-19T17:24:00Z">
        <w:r>
          <w:rPr>
            <w:i/>
            <w:color w:val="1D2228"/>
          </w:rPr>
          <w:delText>MT</w:delText>
        </w:r>
      </w:del>
      <w:del w:id="2569" w:author="Arcella" w:date="2022-10-19T17:24:00Z">
        <w:r>
          <w:rPr>
            <w:color w:val="1D2228"/>
          </w:rPr>
          <w:delText xml:space="preserve"> show increased heart rate and hence poor physiological performance compared to </w:delText>
        </w:r>
      </w:del>
      <w:del w:id="2570" w:author="Arcella" w:date="2022-10-19T17:24:00Z">
        <w:r>
          <w:rPr>
            <w:i/>
            <w:color w:val="1D2228"/>
          </w:rPr>
          <w:delText>ME</w:delText>
        </w:r>
      </w:del>
      <w:del w:id="2571" w:author="Arcella" w:date="2022-10-19T17:24:00Z">
        <w:r>
          <w:rPr>
            <w:color w:val="1D2228"/>
          </w:rPr>
          <w:delText xml:space="preserve"> (Bakhmet et al. 2022). The hypothesis of a negative effect of rising temperatures on </w:delText>
        </w:r>
      </w:del>
      <w:del w:id="2572" w:author="Arcella" w:date="2022-10-19T17:24:00Z">
        <w:r>
          <w:rPr>
            <w:i/>
            <w:color w:val="1D2228"/>
          </w:rPr>
          <w:delText>MT</w:delText>
        </w:r>
      </w:del>
      <w:del w:id="2573" w:author="Arcella" w:date="2022-10-19T17:24:00Z">
        <w:r>
          <w:rPr>
            <w:color w:val="1D2228"/>
          </w:rPr>
          <w:delText xml:space="preserve"> has been considered, among others, in explaining the replacement of </w:delText>
        </w:r>
      </w:del>
      <w:del w:id="2574" w:author="Arcella" w:date="2022-10-19T17:24:00Z">
        <w:r>
          <w:rPr>
            <w:i/>
            <w:color w:val="1D2228"/>
          </w:rPr>
          <w:delText>MT</w:delText>
        </w:r>
      </w:del>
      <w:del w:id="2575" w:author="Arcella" w:date="2022-10-19T17:24:00Z">
        <w:r>
          <w:rPr>
            <w:color w:val="1D2228"/>
          </w:rPr>
          <w:delText xml:space="preserve"> by </w:delText>
        </w:r>
      </w:del>
      <w:del w:id="2576" w:author="Arcella" w:date="2022-10-19T17:24:00Z">
        <w:r>
          <w:rPr>
            <w:i/>
            <w:color w:val="1D2228"/>
          </w:rPr>
          <w:delText xml:space="preserve">ME </w:delText>
        </w:r>
      </w:del>
      <w:del w:id="2577" w:author="Arcella" w:date="2022-10-19T17:24:00Z">
        <w:r>
          <w:rPr>
            <w:color w:val="1D2228"/>
          </w:rPr>
          <w:delText xml:space="preserve">in the Oresund Strait at the entrance to the Baltic Sea between 1987 and 2005 (Strelkov et al. </w:delText>
        </w:r>
      </w:del>
      <w:customXmlDelRangeStart w:id="2579" w:author="Arcella" w:date="2022-10-19T17:24:00Z"/>
      <w:sdt>
        <w:sdtPr>
          <w:rPr/>
          <w:tag w:val="goog_rdk_47"/>
          <w:id w:val="-1891943432"/>
        </w:sdtPr>
        <w:sdtEndPr>
          <w:rPr/>
        </w:sdtEndPr>
        <w:sdtContent>
          <w:customXmlDelRangeEnd w:id="2579"/>
          <w:commentRangeStart w:id="112"/>
          <w:customXmlDelRangeStart w:id="2582" w:author="Arcella" w:date="2022-10-19T17:24:00Z"/>
        </w:sdtContent>
      </w:sdt>
      <w:customXmlDelRangeEnd w:id="2582"/>
      <w:del w:id="2583" w:author="Arcella" w:date="2022-10-19T17:24:00Z">
        <w:r>
          <w:rPr>
            <w:color w:val="1D2228"/>
          </w:rPr>
          <w:delText>2017</w:delText>
        </w:r>
        <w:commentRangeEnd w:id="112"/>
      </w:del>
      <w:del w:id="2584" w:author="Arcella" w:date="2022-10-19T17:24:00Z">
        <w:r>
          <w:rPr/>
          <w:commentReference w:id="112"/>
        </w:r>
      </w:del>
      <w:del w:id="2585" w:author="Arcella" w:date="2022-10-19T17:24:00Z">
        <w:r>
          <w:rPr>
            <w:color w:val="1D2228"/>
          </w:rPr>
          <w:delText xml:space="preserve">). Certainly in hot weather in the Barents Sea inlet the littoral at low tide and the shallow water can occasionally warm above 16'C. On the other hand, it is unlikely that temperature is as critical a factor for the </w:delText>
        </w:r>
      </w:del>
      <w:del w:id="2586" w:author="Arcella" w:date="2022-10-19T17:24:00Z">
        <w:r>
          <w:rPr>
            <w:i/>
            <w:color w:val="1D2228"/>
          </w:rPr>
          <w:delText>MT</w:delText>
        </w:r>
      </w:del>
      <w:del w:id="2587" w:author="Arcella" w:date="2022-10-19T17:24:00Z">
        <w:r>
          <w:rPr>
            <w:color w:val="1D2228"/>
          </w:rPr>
          <w:delText xml:space="preserve"> at latitude 69' in the Barents Sea as it is in the Oresund (56’), where the southern boundary of the species' distribution in continental Europe runs. </w:delText>
        </w:r>
      </w:del>
    </w:p>
    <w:p>
      <w:pPr>
        <w:spacing w:before="240" w:after="240"/>
        <w:rPr>
          <w:ins w:id="2588" w:author="Arcella" w:date="2022-10-19T10:16:00Z"/>
          <w:color w:val="1D2228"/>
        </w:rPr>
      </w:pPr>
      <w:ins w:id="2589" w:author="Arcella" w:date="2022-10-19T10:16:00Z">
        <w:bookmarkStart w:id="64" w:name="_heading=h.yfxp1dfillr3" w:colFirst="0" w:colLast="0"/>
        <w:bookmarkEnd w:id="64"/>
        <w:r>
          <w:rPr>
            <w:color w:val="1D2228"/>
          </w:rPr>
          <w:t>The ratio of</w:t>
        </w:r>
      </w:ins>
      <w:ins w:id="2590" w:author="Arcella" w:date="2022-10-19T10:21:00Z">
        <w:r>
          <w:rPr>
            <w:color w:val="1D2228"/>
          </w:rPr>
          <w:t xml:space="preserve"> </w:t>
        </w:r>
      </w:ins>
      <w:ins w:id="2591" w:author="Arcella" w:date="2022-10-19T17:24:00Z">
        <w:r>
          <w:rPr>
            <w:i/>
            <w:color w:val="1D2228"/>
          </w:rPr>
          <w:t>MT</w:t>
        </w:r>
      </w:ins>
      <w:ins w:id="2592" w:author="Arcella" w:date="2022-10-19T17:24:00Z">
        <w:r>
          <w:rPr>
            <w:color w:val="1D2228"/>
          </w:rPr>
          <w:t xml:space="preserve"> and </w:t>
        </w:r>
      </w:ins>
      <w:ins w:id="2593" w:author="Arcella" w:date="2022-10-19T17:24:00Z">
        <w:r>
          <w:rPr>
            <w:i/>
            <w:color w:val="1D2228"/>
          </w:rPr>
          <w:t>ME</w:t>
        </w:r>
      </w:ins>
      <w:ins w:id="2594" w:author="Arcella" w:date="2022-10-19T17:24:00Z">
        <w:r>
          <w:rPr>
            <w:color w:val="1D2228"/>
          </w:rPr>
          <w:t xml:space="preserve"> </w:t>
        </w:r>
      </w:ins>
      <w:ins w:id="2595" w:author="Arcella" w:date="2022-10-19T10:16:00Z">
        <w:r>
          <w:rPr>
            <w:color w:val="1D2228"/>
          </w:rPr>
          <w:t xml:space="preserve">in </w:t>
        </w:r>
      </w:ins>
      <w:ins w:id="2596" w:author="Arcella" w:date="2022-10-19T10:21:00Z">
        <w:r>
          <w:rPr>
            <w:color w:val="1D2228"/>
          </w:rPr>
          <w:t xml:space="preserve">the </w:t>
        </w:r>
      </w:ins>
      <w:ins w:id="2597" w:author="Arcella" w:date="2022-10-19T10:16:00Z">
        <w:r>
          <w:rPr>
            <w:color w:val="1D2228"/>
          </w:rPr>
          <w:t>Tyuva</w:t>
        </w:r>
      </w:ins>
      <w:ins w:id="2598" w:author="Arcella" w:date="2022-10-19T10:21:00Z">
        <w:r>
          <w:rPr>
            <w:color w:val="1D2228"/>
          </w:rPr>
          <w:t xml:space="preserve"> Inlet</w:t>
        </w:r>
      </w:ins>
      <w:ins w:id="2599" w:author="Arcella" w:date="2022-10-19T10:16:00Z">
        <w:r>
          <w:rPr>
            <w:color w:val="1D2228"/>
          </w:rPr>
          <w:t xml:space="preserve"> changed significantly not only in space, but also in time, </w:t>
        </w:r>
      </w:ins>
      <w:ins w:id="2600" w:author="Arcella" w:date="2022-10-19T10:21:00Z">
        <w:r>
          <w:rPr>
            <w:color w:val="1D2228"/>
          </w:rPr>
          <w:t xml:space="preserve">the changes being </w:t>
        </w:r>
      </w:ins>
      <w:ins w:id="2601" w:author="Arcella" w:date="2022-10-19T10:16:00Z">
        <w:r>
          <w:rPr>
            <w:color w:val="1D2228"/>
          </w:rPr>
          <w:t>synchronous</w:t>
        </w:r>
      </w:ins>
      <w:ins w:id="2602" w:author="Arcella" w:date="2022-10-19T10:21:00Z">
        <w:r>
          <w:rPr>
            <w:color w:val="1D2228"/>
          </w:rPr>
          <w:t xml:space="preserve"> across </w:t>
        </w:r>
      </w:ins>
      <w:ins w:id="2603" w:author="Arcella" w:date="2022-10-19T10:16:00Z">
        <w:r>
          <w:rPr>
            <w:color w:val="1D2228"/>
          </w:rPr>
          <w:t xml:space="preserve">the inlet. </w:t>
        </w:r>
      </w:ins>
      <w:ins w:id="2604" w:author="Arcella" w:date="2022-10-19T10:21:00Z">
        <w:r>
          <w:rPr>
            <w:color w:val="1D2228"/>
          </w:rPr>
          <w:t>T</w:t>
        </w:r>
      </w:ins>
      <w:ins w:id="2605" w:author="Arcella" w:date="2022-10-19T10:16:00Z">
        <w:r>
          <w:rPr>
            <w:color w:val="1D2228"/>
          </w:rPr>
          <w:t xml:space="preserve">here was a decreasing trend in the proportion of </w:t>
        </w:r>
      </w:ins>
      <w:ins w:id="2606" w:author="Arcella" w:date="2022-10-19T10:16:00Z">
        <w:r>
          <w:rPr>
            <w:i/>
            <w:color w:val="1D2228"/>
          </w:rPr>
          <w:t>MT</w:t>
        </w:r>
      </w:ins>
      <w:ins w:id="2607" w:author="Arcella" w:date="2022-10-19T10:21:00Z">
        <w:r>
          <w:rPr>
            <w:i/>
            <w:color w:val="1D2228"/>
          </w:rPr>
          <w:t xml:space="preserve"> </w:t>
        </w:r>
      </w:ins>
      <w:ins w:id="2608" w:author="Arcella" w:date="2022-10-19T10:22:00Z">
        <w:r>
          <w:rPr>
            <w:color w:val="1D2228"/>
          </w:rPr>
          <w:t>t</w:t>
        </w:r>
      </w:ins>
      <w:ins w:id="2609" w:author="Arcella" w:date="2022-10-19T10:21:00Z">
        <w:r>
          <w:rPr>
            <w:color w:val="1D2228"/>
          </w:rPr>
          <w:t>hroughout the observation period</w:t>
        </w:r>
      </w:ins>
      <w:ins w:id="2610" w:author="Arcella" w:date="2022-10-19T10:16:00Z">
        <w:r>
          <w:rPr>
            <w:color w:val="1D2228"/>
          </w:rPr>
          <w:t xml:space="preserve">. Between 2004-05 and 2009-10, </w:t>
        </w:r>
      </w:ins>
      <w:ins w:id="2611" w:author="Arcella" w:date="2022-10-19T10:16:00Z">
        <w:r>
          <w:rPr>
            <w:i/>
            <w:color w:val="1D2228"/>
          </w:rPr>
          <w:t>Ptros</w:t>
        </w:r>
      </w:ins>
      <w:ins w:id="2612" w:author="Arcella" w:date="2022-10-19T10:16:00Z">
        <w:r>
          <w:rPr>
            <w:color w:val="1D2228"/>
          </w:rPr>
          <w:t xml:space="preserve"> decreased everywhere</w:t>
        </w:r>
      </w:ins>
      <w:ins w:id="2613" w:author="Arcella" w:date="2022-10-19T10:22:00Z">
        <w:r>
          <w:rPr>
            <w:color w:val="1D2228"/>
          </w:rPr>
          <w:t xml:space="preserve">, </w:t>
        </w:r>
      </w:ins>
      <w:ins w:id="2614" w:author="Arcella" w:date="2022-10-19T10:16:00Z">
        <w:r>
          <w:rPr>
            <w:color w:val="1D2228"/>
          </w:rPr>
          <w:t>by 22%</w:t>
        </w:r>
      </w:ins>
      <w:ins w:id="2615" w:author="Arcella" w:date="2022-10-19T10:22:00Z">
        <w:r>
          <w:rPr>
            <w:color w:val="1D2228"/>
          </w:rPr>
          <w:t xml:space="preserve"> on average</w:t>
        </w:r>
      </w:ins>
      <w:ins w:id="2616" w:author="Arcella" w:date="2022-10-19T10:16:00Z">
        <w:r>
          <w:rPr>
            <w:color w:val="1D2228"/>
          </w:rPr>
          <w:t xml:space="preserve">. Again, </w:t>
        </w:r>
      </w:ins>
      <w:ins w:id="2617" w:author="Arcella" w:date="2022-10-19T10:22:00Z">
        <w:r>
          <w:rPr>
            <w:color w:val="1D2228"/>
          </w:rPr>
          <w:t xml:space="preserve">the only factor which seems to be </w:t>
        </w:r>
      </w:ins>
      <w:ins w:id="2618" w:author="Arcella" w:date="2022-10-19T10:16:00Z">
        <w:r>
          <w:rPr>
            <w:color w:val="1D2228"/>
          </w:rPr>
          <w:t>correlate</w:t>
        </w:r>
      </w:ins>
      <w:ins w:id="2619" w:author="Arcella" w:date="2022-10-19T10:23:00Z">
        <w:r>
          <w:rPr>
            <w:color w:val="1D2228"/>
          </w:rPr>
          <w:t>d</w:t>
        </w:r>
      </w:ins>
      <w:ins w:id="2620" w:author="Arcella" w:date="2022-10-19T10:16:00Z">
        <w:r>
          <w:rPr>
            <w:color w:val="1D2228"/>
          </w:rPr>
          <w:t xml:space="preserve"> </w:t>
        </w:r>
      </w:ins>
      <w:ins w:id="2621" w:author="Arcella" w:date="2022-10-19T10:23:00Z">
        <w:r>
          <w:rPr>
            <w:color w:val="1D2228"/>
          </w:rPr>
          <w:t xml:space="preserve">with </w:t>
        </w:r>
      </w:ins>
      <w:ins w:id="2622" w:author="Arcella" w:date="2022-10-19T10:16:00Z">
        <w:r>
          <w:rPr>
            <w:color w:val="1D2228"/>
          </w:rPr>
          <w:t>this</w:t>
        </w:r>
      </w:ins>
      <w:ins w:id="2623" w:author="Arcella" w:date="2022-10-19T10:23:00Z">
        <w:r>
          <w:rPr>
            <w:color w:val="1D2228"/>
          </w:rPr>
          <w:t xml:space="preserve"> change</w:t>
        </w:r>
      </w:ins>
      <w:ins w:id="2624" w:author="Arcella" w:date="2022-10-19T10:16:00Z">
        <w:r>
          <w:rPr>
            <w:color w:val="1D2228"/>
          </w:rPr>
          <w:t xml:space="preserve"> </w:t>
        </w:r>
      </w:ins>
      <w:ins w:id="2625" w:author="Arcella" w:date="2022-10-19T10:23:00Z">
        <w:r>
          <w:rPr>
            <w:color w:val="1D2228"/>
          </w:rPr>
          <w:t xml:space="preserve">is the </w:t>
        </w:r>
      </w:ins>
      <w:ins w:id="2626" w:author="Arcella" w:date="2022-10-19T10:16:00Z">
        <w:r>
          <w:rPr>
            <w:color w:val="1D2228"/>
          </w:rPr>
          <w:t xml:space="preserve">mean annual temperature, which increased during the study period. Indeed, </w:t>
        </w:r>
      </w:ins>
      <w:ins w:id="2627" w:author="Arcella" w:date="2022-10-19T10:16:00Z">
        <w:r>
          <w:rPr>
            <w:i/>
            <w:color w:val="1D2228"/>
          </w:rPr>
          <w:t>MT</w:t>
        </w:r>
      </w:ins>
      <w:ins w:id="2628" w:author="Arcella" w:date="2022-10-19T10:16:00Z">
        <w:r>
          <w:rPr>
            <w:color w:val="1D2228"/>
          </w:rPr>
          <w:t xml:space="preserve"> is a more stenothermal species than </w:t>
        </w:r>
      </w:ins>
      <w:ins w:id="2629" w:author="Arcella" w:date="2022-10-19T10:16:00Z">
        <w:r>
          <w:rPr>
            <w:i/>
            <w:color w:val="1D2228"/>
          </w:rPr>
          <w:t>ME</w:t>
        </w:r>
      </w:ins>
      <w:ins w:id="2630" w:author="Arcella" w:date="2022-10-19T10:16:00Z">
        <w:r>
          <w:rPr>
            <w:color w:val="1D2228"/>
          </w:rPr>
          <w:t xml:space="preserve">. </w:t>
        </w:r>
      </w:ins>
      <w:ins w:id="2631" w:author="Arcella" w:date="2022-10-19T10:23:00Z">
        <w:r>
          <w:rPr>
            <w:color w:val="1D2228"/>
          </w:rPr>
          <w:t>I</w:t>
        </w:r>
      </w:ins>
      <w:ins w:id="2632" w:author="Arcella" w:date="2022-10-19T10:16:00Z">
        <w:r>
          <w:rPr>
            <w:color w:val="1D2228"/>
          </w:rPr>
          <w:t xml:space="preserve">n field experiments in the White Sea, at water temperatures above 16'C adult </w:t>
        </w:r>
      </w:ins>
      <w:ins w:id="2633" w:author="Arcella" w:date="2022-10-19T10:16:00Z">
        <w:r>
          <w:rPr>
            <w:i/>
            <w:color w:val="1D2228"/>
          </w:rPr>
          <w:t>MT</w:t>
        </w:r>
      </w:ins>
      <w:ins w:id="2634" w:author="Arcella" w:date="2022-10-19T10:16:00Z">
        <w:r>
          <w:rPr>
            <w:color w:val="1D2228"/>
          </w:rPr>
          <w:t xml:space="preserve"> </w:t>
        </w:r>
      </w:ins>
      <w:ins w:id="2635" w:author="Arcella" w:date="2022-10-19T10:23:00Z">
        <w:r>
          <w:rPr>
            <w:color w:val="1D2228"/>
          </w:rPr>
          <w:t>have shown an</w:t>
        </w:r>
      </w:ins>
      <w:ins w:id="2636" w:author="Arcella" w:date="2022-10-19T10:16:00Z">
        <w:r>
          <w:rPr>
            <w:color w:val="1D2228"/>
          </w:rPr>
          <w:t xml:space="preserve"> increased heart rate and hence </w:t>
        </w:r>
      </w:ins>
      <w:ins w:id="2637" w:author="Arcella" w:date="2022-10-19T10:23:00Z">
        <w:r>
          <w:rPr>
            <w:color w:val="1D2228"/>
          </w:rPr>
          <w:t xml:space="preserve">a </w:t>
        </w:r>
      </w:ins>
      <w:ins w:id="2638" w:author="Arcella" w:date="2022-10-19T10:16:00Z">
        <w:r>
          <w:rPr>
            <w:color w:val="1D2228"/>
          </w:rPr>
          <w:t>poor</w:t>
        </w:r>
      </w:ins>
      <w:ins w:id="2639" w:author="Arcella" w:date="2022-10-19T10:24:00Z">
        <w:r>
          <w:rPr>
            <w:color w:val="1D2228"/>
          </w:rPr>
          <w:t>er</w:t>
        </w:r>
      </w:ins>
      <w:ins w:id="2640" w:author="Arcella" w:date="2022-10-19T10:16:00Z">
        <w:r>
          <w:rPr>
            <w:color w:val="1D2228"/>
          </w:rPr>
          <w:t xml:space="preserve"> physiological performance </w:t>
        </w:r>
      </w:ins>
      <w:ins w:id="2641" w:author="Arcella" w:date="2022-10-19T10:24:00Z">
        <w:r>
          <w:rPr>
            <w:color w:val="1D2228"/>
          </w:rPr>
          <w:t xml:space="preserve">than </w:t>
        </w:r>
      </w:ins>
      <w:ins w:id="2642" w:author="Arcella" w:date="2022-10-19T10:16:00Z">
        <w:r>
          <w:rPr>
            <w:i/>
            <w:color w:val="1D2228"/>
          </w:rPr>
          <w:t>ME</w:t>
        </w:r>
      </w:ins>
      <w:ins w:id="2643" w:author="Arcella" w:date="2022-10-19T10:16:00Z">
        <w:r>
          <w:rPr>
            <w:color w:val="1D2228"/>
          </w:rPr>
          <w:t xml:space="preserve"> (Bakhmet et al. 2022). </w:t>
        </w:r>
      </w:ins>
      <w:ins w:id="2644" w:author="Arcella" w:date="2022-10-19T10:24:00Z">
        <w:r>
          <w:rPr>
            <w:color w:val="1D2228"/>
          </w:rPr>
          <w:t xml:space="preserve">The </w:t>
        </w:r>
      </w:ins>
      <w:ins w:id="2645" w:author="Arcella" w:date="2022-10-19T10:16:00Z">
        <w:r>
          <w:rPr>
            <w:color w:val="1D2228"/>
          </w:rPr>
          <w:t xml:space="preserve">negative effect of rising temperatures on </w:t>
        </w:r>
      </w:ins>
      <w:ins w:id="2646" w:author="Arcella" w:date="2022-10-19T10:16:00Z">
        <w:r>
          <w:rPr>
            <w:i/>
            <w:color w:val="1D2228"/>
          </w:rPr>
          <w:t>MT</w:t>
        </w:r>
      </w:ins>
      <w:ins w:id="2647" w:author="Arcella" w:date="2022-10-19T10:16:00Z">
        <w:r>
          <w:rPr>
            <w:color w:val="1D2228"/>
          </w:rPr>
          <w:t xml:space="preserve"> has been considered</w:t>
        </w:r>
      </w:ins>
      <w:ins w:id="2648" w:author="Arcella" w:date="2022-10-19T10:24:00Z">
        <w:r>
          <w:rPr>
            <w:color w:val="1D2228"/>
          </w:rPr>
          <w:t xml:space="preserve"> as a possible factor </w:t>
        </w:r>
      </w:ins>
      <w:ins w:id="2649" w:author="Arcella" w:date="2022-10-19T10:16:00Z">
        <w:r>
          <w:rPr>
            <w:color w:val="1D2228"/>
          </w:rPr>
          <w:t xml:space="preserve">explaining the replacement of </w:t>
        </w:r>
      </w:ins>
      <w:ins w:id="2650" w:author="Arcella" w:date="2022-10-19T10:16:00Z">
        <w:r>
          <w:rPr>
            <w:i/>
            <w:color w:val="1D2228"/>
          </w:rPr>
          <w:t>MT</w:t>
        </w:r>
      </w:ins>
      <w:ins w:id="2651" w:author="Arcella" w:date="2022-10-19T10:16:00Z">
        <w:r>
          <w:rPr>
            <w:color w:val="1D2228"/>
          </w:rPr>
          <w:t xml:space="preserve"> by </w:t>
        </w:r>
      </w:ins>
      <w:ins w:id="2652" w:author="Arcella" w:date="2022-10-19T10:16:00Z">
        <w:r>
          <w:rPr>
            <w:i/>
            <w:color w:val="1D2228"/>
          </w:rPr>
          <w:t xml:space="preserve">ME </w:t>
        </w:r>
      </w:ins>
      <w:ins w:id="2653" w:author="Arcella" w:date="2022-10-19T10:16:00Z">
        <w:r>
          <w:rPr>
            <w:color w:val="1D2228"/>
          </w:rPr>
          <w:t xml:space="preserve">in the Oresund Strait at the entrance to the Baltic Sea </w:t>
        </w:r>
      </w:ins>
      <w:ins w:id="2654" w:author="Arcella" w:date="2022-10-19T10:24:00Z">
        <w:r>
          <w:rPr>
            <w:color w:val="1D2228"/>
          </w:rPr>
          <w:t xml:space="preserve">between </w:t>
        </w:r>
      </w:ins>
      <w:ins w:id="2655" w:author="Arcella" w:date="2022-10-19T10:16:00Z">
        <w:r>
          <w:rPr>
            <w:color w:val="1D2228"/>
          </w:rPr>
          <w:t xml:space="preserve">1987 and 2005 (Strelkov et al. </w:t>
        </w:r>
      </w:ins>
      <w:customXmlInsRangeStart w:id="2657" w:author="Arcella" w:date="2022-10-19T10:16:00Z"/>
      <w:sdt>
        <w:sdtPr>
          <w:rPr/>
          <w:tag w:val="goog_rdk_47"/>
          <w:id w:val="1119411389"/>
        </w:sdtPr>
        <w:sdtEndPr>
          <w:rPr/>
        </w:sdtEndPr>
        <w:sdtContent>
          <w:customXmlInsRangeEnd w:id="2657"/>
          <w:customXmlInsRangeStart w:id="2660" w:author="Arcella" w:date="2022-10-19T10:16:00Z"/>
        </w:sdtContent>
      </w:sdt>
      <w:customXmlInsRangeEnd w:id="2660"/>
      <w:ins w:id="2661" w:author="Arcella" w:date="2022-10-19T10:16:00Z">
        <w:r>
          <w:rPr>
            <w:color w:val="1D2228"/>
          </w:rPr>
          <w:t xml:space="preserve">2017). </w:t>
        </w:r>
      </w:ins>
      <w:ins w:id="2662" w:author="Arcella" w:date="2022-10-19T10:25:00Z">
        <w:r>
          <w:rPr>
            <w:color w:val="1D2228"/>
          </w:rPr>
          <w:t>It is obvious that</w:t>
        </w:r>
      </w:ins>
      <w:ins w:id="2663" w:author="Arcella" w:date="2022-10-19T10:26:00Z">
        <w:r>
          <w:rPr>
            <w:color w:val="1D2228"/>
          </w:rPr>
          <w:t xml:space="preserve"> in </w:t>
        </w:r>
      </w:ins>
      <w:ins w:id="2664" w:author="Arcella" w:date="2022-10-19T10:27:00Z">
        <w:r>
          <w:rPr>
            <w:color w:val="1D2228"/>
          </w:rPr>
          <w:t>a</w:t>
        </w:r>
      </w:ins>
      <w:ins w:id="2665" w:author="Arcella" w:date="2022-10-19T10:26:00Z">
        <w:r>
          <w:rPr>
            <w:color w:val="1D2228"/>
          </w:rPr>
          <w:t>n inlet of</w:t>
        </w:r>
      </w:ins>
      <w:ins w:id="2666" w:author="Arcella" w:date="2022-10-19T10:16:00Z">
        <w:r>
          <w:rPr>
            <w:color w:val="1D2228"/>
          </w:rPr>
          <w:t xml:space="preserve"> the Barents Sea</w:t>
        </w:r>
      </w:ins>
      <w:ins w:id="2667" w:author="Arcella" w:date="2022-10-19T17:25:00Z">
        <w:r>
          <w:rPr>
            <w:color w:val="1D2228"/>
          </w:rPr>
          <w:t xml:space="preserve"> in hot weather</w:t>
        </w:r>
      </w:ins>
      <w:ins w:id="2668" w:author="Arcella" w:date="2022-10-19T10:27:00Z">
        <w:r>
          <w:rPr>
            <w:color w:val="1D2228"/>
          </w:rPr>
          <w:t xml:space="preserve"> </w:t>
        </w:r>
      </w:ins>
      <w:ins w:id="2669" w:author="Arcella" w:date="2022-10-19T10:16:00Z">
        <w:r>
          <w:rPr>
            <w:color w:val="1D2228"/>
          </w:rPr>
          <w:t xml:space="preserve">the littoral at low tide </w:t>
        </w:r>
      </w:ins>
      <w:ins w:id="2670" w:author="Arcella" w:date="2022-10-19T10:27:00Z">
        <w:r>
          <w:rPr>
            <w:color w:val="1D2228"/>
          </w:rPr>
          <w:t>as well as</w:t>
        </w:r>
      </w:ins>
      <w:ins w:id="2671" w:author="Arcella" w:date="2022-10-19T10:16:00Z">
        <w:r>
          <w:rPr>
            <w:color w:val="1D2228"/>
          </w:rPr>
          <w:t xml:space="preserve"> </w:t>
        </w:r>
      </w:ins>
      <w:ins w:id="2672" w:author="Arcella" w:date="2022-10-19T10:25:00Z">
        <w:r>
          <w:rPr>
            <w:color w:val="1D2228"/>
          </w:rPr>
          <w:t xml:space="preserve">the </w:t>
        </w:r>
      </w:ins>
      <w:ins w:id="2673" w:author="Arcella" w:date="2022-10-19T10:16:00Z">
        <w:r>
          <w:rPr>
            <w:color w:val="1D2228"/>
          </w:rPr>
          <w:t>shallow water</w:t>
        </w:r>
      </w:ins>
      <w:ins w:id="2674" w:author="Arcella" w:date="2022-10-19T10:25:00Z">
        <w:r>
          <w:rPr>
            <w:color w:val="1D2228"/>
          </w:rPr>
          <w:t>s</w:t>
        </w:r>
      </w:ins>
      <w:ins w:id="2675" w:author="Arcella" w:date="2022-10-19T10:16:00Z">
        <w:r>
          <w:rPr>
            <w:color w:val="1D2228"/>
          </w:rPr>
          <w:t xml:space="preserve"> can occasionally warm above 16'C. On the other hand, it is unlikely that temperature is as critical for </w:t>
        </w:r>
      </w:ins>
      <w:ins w:id="2676" w:author="Arcella" w:date="2022-10-19T10:16:00Z">
        <w:r>
          <w:rPr>
            <w:i/>
            <w:color w:val="1D2228"/>
          </w:rPr>
          <w:t>MT</w:t>
        </w:r>
      </w:ins>
      <w:ins w:id="2677" w:author="Arcella" w:date="2022-10-19T10:16:00Z">
        <w:r>
          <w:rPr>
            <w:color w:val="1D2228"/>
          </w:rPr>
          <w:t xml:space="preserve"> in the Barents Sea </w:t>
        </w:r>
      </w:ins>
      <w:ins w:id="2678" w:author="Arcella" w:date="2022-10-19T10:28:00Z">
        <w:r>
          <w:rPr>
            <w:color w:val="1D2228"/>
          </w:rPr>
          <w:t xml:space="preserve">(latitude 69') </w:t>
        </w:r>
      </w:ins>
      <w:ins w:id="2679" w:author="Arcella" w:date="2022-10-19T10:16:00Z">
        <w:r>
          <w:rPr>
            <w:color w:val="1D2228"/>
          </w:rPr>
          <w:t xml:space="preserve">as it is in the Oresund (56’), </w:t>
        </w:r>
      </w:ins>
      <w:ins w:id="2680" w:author="Arcella" w:date="2022-10-19T10:28:00Z">
        <w:r>
          <w:rPr>
            <w:color w:val="1D2228"/>
          </w:rPr>
          <w:t xml:space="preserve">which lies at </w:t>
        </w:r>
      </w:ins>
      <w:ins w:id="2681" w:author="Arcella" w:date="2022-10-19T10:16:00Z">
        <w:r>
          <w:rPr>
            <w:color w:val="1D2228"/>
          </w:rPr>
          <w:t xml:space="preserve">the southern boundary of </w:t>
        </w:r>
      </w:ins>
      <w:ins w:id="2682" w:author="Arcella" w:date="2022-10-19T10:27:00Z">
        <w:r>
          <w:rPr>
            <w:color w:val="1D2228"/>
          </w:rPr>
          <w:t xml:space="preserve">its </w:t>
        </w:r>
      </w:ins>
      <w:ins w:id="2683" w:author="Arcella" w:date="2022-10-19T10:16:00Z">
        <w:r>
          <w:rPr>
            <w:color w:val="1D2228"/>
          </w:rPr>
          <w:t>distribution in continental Europe</w:t>
        </w:r>
      </w:ins>
    </w:p>
    <w:p>
      <w:pPr>
        <w:spacing w:before="240" w:after="240"/>
        <w:rPr>
          <w:ins w:id="2684" w:author="Arcella" w:date="2022-10-19T10:28:00Z"/>
          <w:color w:val="1D2228"/>
        </w:rPr>
      </w:pPr>
      <w:del w:id="2685" w:author="Arcella" w:date="2022-10-19T17:25:00Z">
        <w:r>
          <w:rPr>
            <w:color w:val="1D2228"/>
          </w:rPr>
          <w:delText>Unfortunately, we cannot go back to the 20th century, when mussels demonstrated large-scale dynamics, and find out for sure how this was related to their taxonomy. We can only speculate on this issue. VS (2011) once hypothesized that</w:delText>
        </w:r>
      </w:del>
      <w:del w:id="2686" w:author="Arcella" w:date="2022-10-19T17:25:00Z">
        <w:r>
          <w:rPr>
            <w:i/>
            <w:color w:val="1D2228"/>
          </w:rPr>
          <w:delText xml:space="preserve"> MT</w:delText>
        </w:r>
      </w:del>
      <w:del w:id="2687" w:author="Arcella" w:date="2022-10-19T17:25:00Z">
        <w:r>
          <w:rPr>
            <w:color w:val="1D2228"/>
          </w:rPr>
          <w:delText xml:space="preserve"> invaded the Barents Sea during World War II with Allied convoys from the western Atlantic and established stable populations there after the 1960s, when a window of opportunity for </w:delText>
        </w:r>
      </w:del>
      <w:del w:id="2688" w:author="Arcella" w:date="2022-10-19T17:25:00Z">
        <w:r>
          <w:rPr>
            <w:i/>
            <w:color w:val="1D2228"/>
          </w:rPr>
          <w:delText>MT</w:delText>
        </w:r>
      </w:del>
      <w:del w:id="2689" w:author="Arcella" w:date="2022-10-19T17:25:00Z">
        <w:r>
          <w:rPr>
            <w:color w:val="1D2228"/>
          </w:rPr>
          <w:delText xml:space="preserve"> opened up after the collapse of native (</w:delText>
        </w:r>
      </w:del>
      <w:del w:id="2690" w:author="Arcella" w:date="2022-10-19T17:25:00Z">
        <w:r>
          <w:rPr>
            <w:i/>
            <w:color w:val="1D2228"/>
          </w:rPr>
          <w:delText>ME</w:delText>
        </w:r>
      </w:del>
      <w:del w:id="2691" w:author="Arcella" w:date="2022-10-19T17:25:00Z">
        <w:r>
          <w:rPr>
            <w:color w:val="1D2228"/>
          </w:rPr>
          <w:delText xml:space="preserve">) populations. Their hypothesis was based on two observations. (1) Increased incidence of </w:delText>
        </w:r>
      </w:del>
      <w:del w:id="2692" w:author="Arcella" w:date="2022-10-19T17:25:00Z">
        <w:r>
          <w:rPr>
            <w:i/>
            <w:color w:val="1D2228"/>
          </w:rPr>
          <w:delText>MT</w:delText>
        </w:r>
      </w:del>
      <w:del w:id="2693" w:author="Arcella" w:date="2022-10-19T17:25:00Z">
        <w:r>
          <w:rPr>
            <w:color w:val="1D2228"/>
          </w:rPr>
          <w:delText xml:space="preserve"> in port areas. (2) Genetic similarities between </w:delText>
        </w:r>
      </w:del>
      <w:del w:id="2694" w:author="Arcella" w:date="2022-10-19T17:25:00Z">
        <w:r>
          <w:rPr>
            <w:i/>
            <w:color w:val="1D2228"/>
          </w:rPr>
          <w:delText>MT</w:delText>
        </w:r>
      </w:del>
      <w:del w:id="2695" w:author="Arcella" w:date="2022-10-19T17:25:00Z">
        <w:r>
          <w:rPr>
            <w:color w:val="1D2228"/>
          </w:rPr>
          <w:delText xml:space="preserve"> populations in the two regions. A recent genomic study indeed confirmed the similarity between </w:delText>
        </w:r>
      </w:del>
      <w:del w:id="2696" w:author="Arcella" w:date="2022-10-19T17:25:00Z">
        <w:r>
          <w:rPr>
            <w:i/>
            <w:color w:val="1D2228"/>
          </w:rPr>
          <w:delText>MT</w:delText>
        </w:r>
      </w:del>
      <w:del w:id="2697" w:author="Arcella" w:date="2022-10-19T17:25:00Z">
        <w:r>
          <w:rPr>
            <w:color w:val="1D2228"/>
          </w:rPr>
          <w:delText xml:space="preserve"> populations in the Kola Bay and the Gulf of St. Lawrence and the youthfulness of the hybrid zone between </w:delText>
        </w:r>
      </w:del>
      <w:del w:id="2698" w:author="Arcella" w:date="2022-10-19T17:25:00Z">
        <w:r>
          <w:rPr>
            <w:i/>
            <w:color w:val="1D2228"/>
          </w:rPr>
          <w:delText>ME</w:delText>
        </w:r>
      </w:del>
      <w:del w:id="2699" w:author="Arcella" w:date="2022-10-19T17:25:00Z">
        <w:r>
          <w:rPr>
            <w:color w:val="1D2228"/>
          </w:rPr>
          <w:delText xml:space="preserve"> and </w:delText>
        </w:r>
      </w:del>
      <w:del w:id="2700" w:author="Arcella" w:date="2022-10-19T17:25:00Z">
        <w:r>
          <w:rPr>
            <w:i/>
            <w:color w:val="1D2228"/>
          </w:rPr>
          <w:delText xml:space="preserve">MT </w:delText>
        </w:r>
      </w:del>
      <w:del w:id="2701" w:author="Arcella" w:date="2022-10-19T17:25:00Z">
        <w:r>
          <w:rPr>
            <w:color w:val="1D2228"/>
          </w:rPr>
          <w:delText>in the Kola Bay, where the gene pools of hybridizing species do not bear traces of recent introgression (Simon et al. 2021). If we take the hypothesis of Vainola and Strelkov (2011) on faith, in the second half of the 20s century the "common mussel" system went from a single-species (</w:delText>
        </w:r>
      </w:del>
      <w:del w:id="2702" w:author="Arcella" w:date="2022-10-19T17:25:00Z">
        <w:r>
          <w:rPr>
            <w:i/>
            <w:color w:val="1D2228"/>
          </w:rPr>
          <w:delText>ME</w:delText>
        </w:r>
      </w:del>
      <w:del w:id="2703" w:author="Arcella" w:date="2022-10-19T17:25:00Z">
        <w:r>
          <w:rPr>
            <w:color w:val="1D2228"/>
          </w:rPr>
          <w:delText>) state to a two-species state (</w:delText>
        </w:r>
      </w:del>
      <w:del w:id="2704" w:author="Arcella" w:date="2022-10-19T17:25:00Z">
        <w:r>
          <w:rPr>
            <w:i/>
            <w:color w:val="1D2228"/>
          </w:rPr>
          <w:delText>ME</w:delText>
        </w:r>
      </w:del>
      <w:del w:id="2705" w:author="Arcella" w:date="2022-10-19T17:25:00Z">
        <w:r>
          <w:rPr>
            <w:color w:val="1D2228"/>
          </w:rPr>
          <w:delText xml:space="preserve"> and </w:delText>
        </w:r>
      </w:del>
      <w:del w:id="2706" w:author="Arcella" w:date="2022-10-19T17:25:00Z">
        <w:r>
          <w:rPr>
            <w:i/>
            <w:color w:val="1D2228"/>
          </w:rPr>
          <w:delText>MT</w:delText>
        </w:r>
      </w:del>
      <w:del w:id="2707" w:author="Arcella" w:date="2022-10-19T17:25:00Z">
        <w:r>
          <w:rPr>
            <w:color w:val="1D2228"/>
          </w:rPr>
          <w:delText xml:space="preserve">), and its parameters changed. The two formulated above intrigues of the century-long mussel dynamics in Murman - expansion of mussels into kelp forests between 1970s and 2000s and weak response of mussel populations to the current climate warming - can theoretically be explained by this systemic transition. Perhaps the invasive species, better adapted to littoral conditions competitively displaced </w:delText>
        </w:r>
      </w:del>
      <w:del w:id="2708" w:author="Arcella" w:date="2022-10-19T17:25:00Z">
        <w:r>
          <w:rPr>
            <w:i/>
            <w:color w:val="1D2228"/>
          </w:rPr>
          <w:delText>ME</w:delText>
        </w:r>
      </w:del>
      <w:del w:id="2709" w:author="Arcella" w:date="2022-10-19T17:25:00Z">
        <w:r>
          <w:rPr>
            <w:color w:val="1D2228"/>
          </w:rPr>
          <w:delText xml:space="preserve"> from the littoral to the sublittoral, where </w:delText>
        </w:r>
      </w:del>
      <w:del w:id="2710" w:author="Arcella" w:date="2022-10-19T17:25:00Z">
        <w:r>
          <w:rPr>
            <w:i/>
            <w:color w:val="1D2228"/>
          </w:rPr>
          <w:delText>ME</w:delText>
        </w:r>
      </w:del>
      <w:del w:id="2711" w:author="Arcella" w:date="2022-10-19T17:25:00Z">
        <w:r>
          <w:rPr>
            <w:color w:val="1D2228"/>
          </w:rPr>
          <w:delText xml:space="preserve"> inhabited the previously unoccupied suboptimal habitat - kelp forests. A system of two competing and hybridizing species with different temperature preferences is unlikely to respond to climate changes in the same way as single-species populations. On the one hand, such a system may be less susceptible to climate fluctuations, as one species gains an advantage during cold periods and the other during warm ones. On the other hand, competition and hybridization should negatively affect the fitness of both species, reducing the potential of their populations for growth. The weak response of Murmans mussels to the current warming could be related to the latter.</w:delText>
        </w:r>
      </w:del>
    </w:p>
    <w:p>
      <w:pPr>
        <w:spacing w:before="240" w:after="240"/>
        <w:rPr>
          <w:ins w:id="2712" w:author="Arcella" w:date="2022-10-19T11:56:00Z"/>
          <w:color w:val="1D2228"/>
        </w:rPr>
      </w:pPr>
      <w:ins w:id="2713" w:author="Arcella" w:date="2022-10-19T10:28:00Z">
        <w:r>
          <w:rPr>
            <w:color w:val="1D2228"/>
          </w:rPr>
          <w:t xml:space="preserve">Unfortunately, we cannot </w:t>
        </w:r>
      </w:ins>
      <w:ins w:id="2714" w:author="Arcella" w:date="2022-10-19T10:31:00Z">
        <w:r>
          <w:rPr>
            <w:color w:val="1D2228"/>
          </w:rPr>
          <w:t>travel back in time</w:t>
        </w:r>
      </w:ins>
      <w:ins w:id="2715" w:author="Arcella" w:date="2022-10-19T10:28:00Z">
        <w:r>
          <w:rPr>
            <w:color w:val="1D2228"/>
          </w:rPr>
          <w:t xml:space="preserve"> to the 20th century, when mussels demonstrated large-scale dynamics, and </w:t>
        </w:r>
      </w:ins>
      <w:ins w:id="2716" w:author="Arcella" w:date="2022-10-19T17:26:00Z">
        <w:r>
          <w:rPr>
            <w:color w:val="1D2228"/>
          </w:rPr>
          <w:t xml:space="preserve">find out </w:t>
        </w:r>
      </w:ins>
      <w:ins w:id="2717" w:author="Arcella" w:date="2022-10-19T10:28:00Z">
        <w:r>
          <w:rPr>
            <w:color w:val="1D2228"/>
          </w:rPr>
          <w:t xml:space="preserve">how </w:t>
        </w:r>
      </w:ins>
      <w:ins w:id="2718" w:author="Arcella" w:date="2022-10-19T17:26:00Z">
        <w:r>
          <w:rPr>
            <w:color w:val="1D2228"/>
          </w:rPr>
          <w:t xml:space="preserve">it </w:t>
        </w:r>
      </w:ins>
      <w:ins w:id="2719" w:author="Arcella" w:date="2022-10-19T10:28:00Z">
        <w:r>
          <w:rPr>
            <w:color w:val="1D2228"/>
          </w:rPr>
          <w:t xml:space="preserve">was related to their taxonomy. We can only speculate on this issue. </w:t>
        </w:r>
      </w:ins>
      <w:ins w:id="2720" w:author="Arcella" w:date="2022-10-19T10:34:00Z">
        <w:r>
          <w:rPr>
            <w:color w:val="1D2228"/>
          </w:rPr>
          <w:t xml:space="preserve">Vainola and Strelkov </w:t>
        </w:r>
      </w:ins>
      <w:ins w:id="2721" w:author="Arcella" w:date="2022-10-19T10:28:00Z">
        <w:r>
          <w:rPr>
            <w:color w:val="1D2228"/>
          </w:rPr>
          <w:t>(2011) once hypothesized that</w:t>
        </w:r>
      </w:ins>
      <w:ins w:id="2722" w:author="Arcella" w:date="2022-10-19T10:28:00Z">
        <w:r>
          <w:rPr>
            <w:i/>
            <w:color w:val="1D2228"/>
          </w:rPr>
          <w:t xml:space="preserve"> MT</w:t>
        </w:r>
      </w:ins>
      <w:ins w:id="2723" w:author="Arcella" w:date="2022-10-19T10:28:00Z">
        <w:r>
          <w:rPr>
            <w:color w:val="1D2228"/>
          </w:rPr>
          <w:t xml:space="preserve"> invaded the Barents Sea during World War II with Allied convoys from the western Atlantic and established stable populations there after the 1960s, when a window of opportunity opened</w:t>
        </w:r>
      </w:ins>
      <w:ins w:id="2724" w:author="Arcella" w:date="2022-10-19T10:32:00Z">
        <w:r>
          <w:rPr>
            <w:color w:val="1D2228"/>
          </w:rPr>
          <w:t xml:space="preserve"> for them </w:t>
        </w:r>
      </w:ins>
      <w:ins w:id="2725" w:author="Arcella" w:date="2022-10-19T10:28:00Z">
        <w:r>
          <w:rPr>
            <w:color w:val="1D2228"/>
          </w:rPr>
          <w:t xml:space="preserve">after the collapse of </w:t>
        </w:r>
      </w:ins>
      <w:ins w:id="2726" w:author="Arcella" w:date="2022-10-19T10:32:00Z">
        <w:r>
          <w:rPr>
            <w:color w:val="1D2228"/>
          </w:rPr>
          <w:t xml:space="preserve">the </w:t>
        </w:r>
      </w:ins>
      <w:ins w:id="2727" w:author="Arcella" w:date="2022-10-19T10:28:00Z">
        <w:r>
          <w:rPr>
            <w:color w:val="1D2228"/>
          </w:rPr>
          <w:t>native (</w:t>
        </w:r>
      </w:ins>
      <w:ins w:id="2728" w:author="Arcella" w:date="2022-10-19T10:28:00Z">
        <w:r>
          <w:rPr>
            <w:i/>
            <w:color w:val="1D2228"/>
          </w:rPr>
          <w:t>ME</w:t>
        </w:r>
      </w:ins>
      <w:ins w:id="2729" w:author="Arcella" w:date="2022-10-19T10:28:00Z">
        <w:r>
          <w:rPr>
            <w:color w:val="1D2228"/>
          </w:rPr>
          <w:t>) populations. Their hypothesis was based on</w:t>
        </w:r>
      </w:ins>
      <w:ins w:id="2730" w:author="Arcella" w:date="2022-10-19T10:32:00Z">
        <w:r>
          <w:rPr>
            <w:color w:val="1D2228"/>
          </w:rPr>
          <w:t xml:space="preserve">, firstly, an </w:t>
        </w:r>
      </w:ins>
      <w:ins w:id="2731" w:author="Arcella" w:date="2022-10-19T10:28:00Z">
        <w:r>
          <w:rPr>
            <w:color w:val="1D2228"/>
          </w:rPr>
          <w:t xml:space="preserve">Increased incidence of </w:t>
        </w:r>
      </w:ins>
      <w:ins w:id="2732" w:author="Arcella" w:date="2022-10-19T10:28:00Z">
        <w:r>
          <w:rPr>
            <w:i/>
            <w:color w:val="1D2228"/>
          </w:rPr>
          <w:t>MT</w:t>
        </w:r>
      </w:ins>
      <w:ins w:id="2733" w:author="Arcella" w:date="2022-10-19T10:28:00Z">
        <w:r>
          <w:rPr>
            <w:color w:val="1D2228"/>
          </w:rPr>
          <w:t xml:space="preserve"> in port areas</w:t>
        </w:r>
      </w:ins>
      <w:ins w:id="2734" w:author="Arcella" w:date="2022-10-19T10:33:00Z">
        <w:r>
          <w:rPr>
            <w:color w:val="1D2228"/>
          </w:rPr>
          <w:t xml:space="preserve"> and, secondly, g</w:t>
        </w:r>
      </w:ins>
      <w:ins w:id="2735" w:author="Arcella" w:date="2022-10-19T10:28:00Z">
        <w:r>
          <w:rPr>
            <w:color w:val="1D2228"/>
          </w:rPr>
          <w:t xml:space="preserve">enetic similarities between </w:t>
        </w:r>
      </w:ins>
      <w:ins w:id="2736" w:author="Arcella" w:date="2022-10-19T10:28:00Z">
        <w:r>
          <w:rPr>
            <w:i/>
            <w:color w:val="1D2228"/>
          </w:rPr>
          <w:t>MT</w:t>
        </w:r>
      </w:ins>
      <w:ins w:id="2737" w:author="Arcella" w:date="2022-10-19T10:28:00Z">
        <w:r>
          <w:rPr>
            <w:color w:val="1D2228"/>
          </w:rPr>
          <w:t xml:space="preserve"> populations in the two regions. A</w:t>
        </w:r>
      </w:ins>
      <w:ins w:id="2738" w:author="Arcella" w:date="2022-10-19T11:55:00Z">
        <w:r>
          <w:rPr>
            <w:color w:val="1D2228"/>
          </w:rPr>
          <w:t xml:space="preserve"> recent</w:t>
        </w:r>
      </w:ins>
      <w:ins w:id="2739" w:author="Arcella" w:date="2022-10-19T10:28:00Z">
        <w:r>
          <w:rPr>
            <w:color w:val="1D2228"/>
          </w:rPr>
          <w:t xml:space="preserve"> genomic study </w:t>
        </w:r>
      </w:ins>
      <w:ins w:id="2740" w:author="Arcella" w:date="2022-10-19T11:55:00Z">
        <w:r>
          <w:rPr>
            <w:color w:val="1D2228"/>
          </w:rPr>
          <w:t xml:space="preserve">has </w:t>
        </w:r>
      </w:ins>
      <w:ins w:id="2741" w:author="Arcella" w:date="2022-10-19T10:28:00Z">
        <w:r>
          <w:rPr>
            <w:color w:val="1D2228"/>
          </w:rPr>
          <w:t xml:space="preserve">confirmed the similarity between </w:t>
        </w:r>
      </w:ins>
      <w:ins w:id="2742" w:author="Arcella" w:date="2022-10-19T10:28:00Z">
        <w:r>
          <w:rPr>
            <w:i/>
            <w:color w:val="1D2228"/>
          </w:rPr>
          <w:t>MT</w:t>
        </w:r>
      </w:ins>
      <w:ins w:id="2743" w:author="Arcella" w:date="2022-10-19T10:28:00Z">
        <w:r>
          <w:rPr>
            <w:color w:val="1D2228"/>
          </w:rPr>
          <w:t xml:space="preserve"> populations in the Kola Bay and the Gulf of St. Lawrence </w:t>
        </w:r>
      </w:ins>
      <w:ins w:id="2744" w:author="Arcella" w:date="2022-10-19T17:26:00Z">
        <w:r>
          <w:rPr>
            <w:color w:val="1D2228"/>
          </w:rPr>
          <w:t xml:space="preserve">as well as </w:t>
        </w:r>
      </w:ins>
      <w:ins w:id="2745" w:author="Arcella" w:date="2022-10-19T11:51:00Z">
        <w:r>
          <w:rPr>
            <w:color w:val="1D2228"/>
          </w:rPr>
          <w:t xml:space="preserve">a </w:t>
        </w:r>
      </w:ins>
      <w:ins w:id="2746" w:author="Arcella" w:date="2022-10-19T11:54:00Z">
        <w:r>
          <w:rPr>
            <w:color w:val="1D2228"/>
            <w:highlight w:val="magenta"/>
          </w:rPr>
          <w:t>young age</w:t>
        </w:r>
      </w:ins>
      <w:ins w:id="2747" w:author="Arcella" w:date="2022-10-19T11:54:00Z">
        <w:r>
          <w:rPr>
            <w:color w:val="1D2228"/>
          </w:rPr>
          <w:t xml:space="preserve"> </w:t>
        </w:r>
      </w:ins>
      <w:ins w:id="2748" w:author="Arcella" w:date="2022-10-19T10:28:00Z">
        <w:r>
          <w:rPr>
            <w:color w:val="1D2228"/>
          </w:rPr>
          <w:t xml:space="preserve">of the hybrid zone between </w:t>
        </w:r>
      </w:ins>
      <w:ins w:id="2749" w:author="Arcella" w:date="2022-10-19T10:28:00Z">
        <w:r>
          <w:rPr>
            <w:i/>
            <w:color w:val="1D2228"/>
          </w:rPr>
          <w:t>ME</w:t>
        </w:r>
      </w:ins>
      <w:ins w:id="2750" w:author="Arcella" w:date="2022-10-19T10:28:00Z">
        <w:r>
          <w:rPr>
            <w:color w:val="1D2228"/>
          </w:rPr>
          <w:t xml:space="preserve"> and </w:t>
        </w:r>
      </w:ins>
      <w:ins w:id="2751" w:author="Arcella" w:date="2022-10-19T10:28:00Z">
        <w:r>
          <w:rPr>
            <w:i/>
            <w:color w:val="1D2228"/>
          </w:rPr>
          <w:t xml:space="preserve">MT </w:t>
        </w:r>
      </w:ins>
      <w:ins w:id="2752" w:author="Arcella" w:date="2022-10-19T10:28:00Z">
        <w:r>
          <w:rPr>
            <w:color w:val="1D2228"/>
          </w:rPr>
          <w:t xml:space="preserve">in the Kola Bay, where the gene pools of hybridizing species do not bear traces of recent introgression (Simon et al. 2021). </w:t>
        </w:r>
      </w:ins>
    </w:p>
    <w:p>
      <w:pPr>
        <w:spacing w:before="240" w:after="240"/>
        <w:rPr>
          <w:color w:val="1D2228"/>
        </w:rPr>
      </w:pPr>
      <w:ins w:id="2753" w:author="Arcella" w:date="2022-10-19T10:28:00Z">
        <w:r>
          <w:rPr>
            <w:color w:val="1D2228"/>
            <w:highlight w:val="magenta"/>
          </w:rPr>
          <w:t xml:space="preserve">If </w:t>
        </w:r>
      </w:ins>
      <w:ins w:id="2754" w:author="Arcella" w:date="2022-10-19T11:56:00Z">
        <w:r>
          <w:rPr>
            <w:color w:val="1D2228"/>
            <w:highlight w:val="magenta"/>
          </w:rPr>
          <w:t xml:space="preserve">the </w:t>
        </w:r>
      </w:ins>
      <w:ins w:id="2755" w:author="Arcella" w:date="2022-10-19T10:28:00Z">
        <w:r>
          <w:rPr>
            <w:color w:val="1D2228"/>
            <w:highlight w:val="magenta"/>
          </w:rPr>
          <w:t>hypothesis of Vainola and Strelkov (2011)</w:t>
        </w:r>
      </w:ins>
      <w:ins w:id="2756" w:author="Arcella" w:date="2022-10-19T11:56:00Z">
        <w:r>
          <w:rPr>
            <w:color w:val="1D2228"/>
            <w:highlight w:val="magenta"/>
          </w:rPr>
          <w:t xml:space="preserve"> </w:t>
        </w:r>
      </w:ins>
      <w:ins w:id="2757" w:author="Arcella" w:date="2022-10-19T11:57:00Z">
        <w:r>
          <w:rPr>
            <w:color w:val="1D2228"/>
            <w:highlight w:val="magenta"/>
            <w:lang w:val="en-GB"/>
          </w:rPr>
          <w:t xml:space="preserve">is </w:t>
        </w:r>
      </w:ins>
      <w:ins w:id="2758" w:author="Arcella" w:date="2022-10-19T11:56:00Z">
        <w:r>
          <w:rPr>
            <w:color w:val="1D2228"/>
            <w:highlight w:val="magenta"/>
          </w:rPr>
          <w:t>true</w:t>
        </w:r>
      </w:ins>
      <w:ins w:id="2759" w:author="Arcella" w:date="2022-10-19T10:28:00Z">
        <w:r>
          <w:rPr>
            <w:color w:val="1D2228"/>
            <w:highlight w:val="magenta"/>
          </w:rPr>
          <w:t xml:space="preserve">, </w:t>
        </w:r>
      </w:ins>
      <w:ins w:id="2760" w:author="Arcella" w:date="2022-10-19T11:58:00Z">
        <w:r>
          <w:rPr>
            <w:color w:val="1D2228"/>
            <w:highlight w:val="magenta"/>
          </w:rPr>
          <w:t>we can assume that</w:t>
        </w:r>
      </w:ins>
      <w:ins w:id="2761" w:author="Arcella" w:date="2022-10-19T11:58:00Z">
        <w:r>
          <w:rPr>
            <w:color w:val="1D2228"/>
          </w:rPr>
          <w:t xml:space="preserve"> </w:t>
        </w:r>
      </w:ins>
      <w:ins w:id="2762" w:author="Arcella" w:date="2022-10-19T10:28:00Z">
        <w:r>
          <w:rPr>
            <w:color w:val="1D2228"/>
          </w:rPr>
          <w:t>in the second half of the 20</w:t>
        </w:r>
      </w:ins>
      <w:ins w:id="2763" w:author="Arcella" w:date="2022-10-19T11:58:00Z">
        <w:r>
          <w:rPr>
            <w:color w:val="1D2228"/>
          </w:rPr>
          <w:t>th</w:t>
        </w:r>
      </w:ins>
      <w:ins w:id="2764" w:author="Arcella" w:date="2022-10-19T10:28:00Z">
        <w:r>
          <w:rPr>
            <w:color w:val="1D2228"/>
          </w:rPr>
          <w:t xml:space="preserve"> century the "common mussel" system went from a single-species (</w:t>
        </w:r>
      </w:ins>
      <w:ins w:id="2765" w:author="Arcella" w:date="2022-10-19T10:28:00Z">
        <w:r>
          <w:rPr>
            <w:i/>
            <w:color w:val="1D2228"/>
          </w:rPr>
          <w:t>ME</w:t>
        </w:r>
      </w:ins>
      <w:ins w:id="2766" w:author="Arcella" w:date="2022-10-19T10:28:00Z">
        <w:r>
          <w:rPr>
            <w:color w:val="1D2228"/>
          </w:rPr>
          <w:t>) state to a two-species state (</w:t>
        </w:r>
      </w:ins>
      <w:ins w:id="2767" w:author="Arcella" w:date="2022-10-19T10:28:00Z">
        <w:r>
          <w:rPr>
            <w:i/>
            <w:color w:val="1D2228"/>
          </w:rPr>
          <w:t>ME</w:t>
        </w:r>
      </w:ins>
      <w:ins w:id="2768" w:author="Arcella" w:date="2022-10-19T10:28:00Z">
        <w:r>
          <w:rPr>
            <w:color w:val="1D2228"/>
          </w:rPr>
          <w:t xml:space="preserve"> and </w:t>
        </w:r>
      </w:ins>
      <w:ins w:id="2769" w:author="Arcella" w:date="2022-10-19T10:28:00Z">
        <w:r>
          <w:rPr>
            <w:i/>
            <w:color w:val="1D2228"/>
          </w:rPr>
          <w:t>MT</w:t>
        </w:r>
      </w:ins>
      <w:ins w:id="2770" w:author="Arcella" w:date="2022-10-19T10:28:00Z">
        <w:r>
          <w:rPr>
            <w:color w:val="1D2228"/>
          </w:rPr>
          <w:t>), and its parameters changed. The two intrigues of the century-long mussel dynamics in Murman</w:t>
        </w:r>
      </w:ins>
      <w:ins w:id="2771" w:author="Arcella" w:date="2022-10-19T11:59:00Z">
        <w:r>
          <w:rPr>
            <w:color w:val="1D2228"/>
          </w:rPr>
          <w:t xml:space="preserve"> described above</w:t>
        </w:r>
      </w:ins>
      <w:ins w:id="2772" w:author="Arcella" w:date="2022-10-19T11:58:00Z">
        <w:r>
          <w:rPr>
            <w:color w:val="1D2228"/>
          </w:rPr>
          <w:t>,</w:t>
        </w:r>
      </w:ins>
      <w:ins w:id="2773" w:author="Arcella" w:date="2022-10-19T10:28:00Z">
        <w:r>
          <w:rPr>
            <w:color w:val="1D2228"/>
          </w:rPr>
          <w:t xml:space="preserve"> </w:t>
        </w:r>
      </w:ins>
      <w:ins w:id="2774" w:author="Arcella" w:date="2022-10-19T11:58:00Z">
        <w:r>
          <w:rPr>
            <w:color w:val="1D2228"/>
          </w:rPr>
          <w:t xml:space="preserve">the </w:t>
        </w:r>
      </w:ins>
      <w:ins w:id="2775" w:author="Arcella" w:date="2022-10-19T10:28:00Z">
        <w:r>
          <w:rPr>
            <w:color w:val="1D2228"/>
          </w:rPr>
          <w:t xml:space="preserve">expansion of mussels into kelp forests between 1970s and 2000s and </w:t>
        </w:r>
      </w:ins>
      <w:ins w:id="2776" w:author="Arcella" w:date="2022-10-19T11:58:00Z">
        <w:r>
          <w:rPr>
            <w:color w:val="1D2228"/>
          </w:rPr>
          <w:t xml:space="preserve">a </w:t>
        </w:r>
      </w:ins>
      <w:ins w:id="2777" w:author="Arcella" w:date="2022-10-19T10:28:00Z">
        <w:bookmarkStart w:id="67" w:name="_GoBack"/>
        <w:r>
          <w:rPr>
            <w:color w:val="1D2228"/>
          </w:rPr>
          <w:t xml:space="preserve">weak response of </w:t>
        </w:r>
      </w:ins>
      <w:ins w:id="2778" w:author="Arcella" w:date="2022-10-19T11:58:00Z">
        <w:r>
          <w:rPr>
            <w:color w:val="1D2228"/>
          </w:rPr>
          <w:t xml:space="preserve">the </w:t>
        </w:r>
      </w:ins>
      <w:ins w:id="2779" w:author="Arcella" w:date="2022-10-19T10:28:00Z">
        <w:r>
          <w:rPr>
            <w:color w:val="1D2228"/>
          </w:rPr>
          <w:t>mussel populations to the current climate warming</w:t>
        </w:r>
      </w:ins>
      <w:ins w:id="2780" w:author="Arcella" w:date="2022-10-19T11:58:00Z">
        <w:r>
          <w:rPr>
            <w:color w:val="1D2228"/>
          </w:rPr>
          <w:t>,</w:t>
        </w:r>
      </w:ins>
      <w:ins w:id="2781" w:author="Arcella" w:date="2022-10-19T10:28:00Z">
        <w:r>
          <w:rPr>
            <w:color w:val="1D2228"/>
          </w:rPr>
          <w:t xml:space="preserve"> </w:t>
        </w:r>
      </w:ins>
      <w:ins w:id="2782" w:author="Arcella" w:date="2022-10-19T11:58:00Z">
        <w:r>
          <w:rPr>
            <w:color w:val="1D2228"/>
          </w:rPr>
          <w:t xml:space="preserve"> </w:t>
        </w:r>
      </w:ins>
      <w:ins w:id="2783" w:author="Arcella" w:date="2022-10-19T10:28:00Z">
        <w:r>
          <w:rPr>
            <w:color w:val="1D2228"/>
          </w:rPr>
          <w:t xml:space="preserve">can theoretically be </w:t>
        </w:r>
        <w:bookmarkEnd w:id="67"/>
        <w:r>
          <w:rPr>
            <w:color w:val="1D2228"/>
          </w:rPr>
          <w:t>explained by this systemic transition. Perhaps the invasive species, better adapted to</w:t>
        </w:r>
      </w:ins>
      <w:ins w:id="2784" w:author="Arcella" w:date="2022-10-19T11:59:00Z">
        <w:r>
          <w:rPr>
            <w:color w:val="1D2228"/>
          </w:rPr>
          <w:t xml:space="preserve"> the</w:t>
        </w:r>
      </w:ins>
      <w:ins w:id="2785" w:author="Arcella" w:date="2022-10-19T10:28:00Z">
        <w:r>
          <w:rPr>
            <w:color w:val="1D2228"/>
          </w:rPr>
          <w:t xml:space="preserve"> littoral conditions</w:t>
        </w:r>
      </w:ins>
      <w:ins w:id="2786" w:author="Arcella" w:date="2022-10-19T11:59:00Z">
        <w:r>
          <w:rPr>
            <w:color w:val="1D2228"/>
          </w:rPr>
          <w:t>,</w:t>
        </w:r>
      </w:ins>
      <w:ins w:id="2787" w:author="Arcella" w:date="2022-10-19T10:28:00Z">
        <w:r>
          <w:rPr>
            <w:color w:val="1D2228"/>
          </w:rPr>
          <w:t xml:space="preserve"> competitively displaced </w:t>
        </w:r>
      </w:ins>
      <w:ins w:id="2788" w:author="Arcella" w:date="2022-10-19T10:28:00Z">
        <w:r>
          <w:rPr>
            <w:i/>
            <w:color w:val="1D2228"/>
          </w:rPr>
          <w:t>ME</w:t>
        </w:r>
      </w:ins>
      <w:ins w:id="2789" w:author="Arcella" w:date="2022-10-19T10:28:00Z">
        <w:r>
          <w:rPr>
            <w:color w:val="1D2228"/>
          </w:rPr>
          <w:t xml:space="preserve"> from the littoral to the sublittoral, where</w:t>
        </w:r>
      </w:ins>
      <w:ins w:id="2790" w:author="Arcella" w:date="2022-10-19T11:59:00Z">
        <w:r>
          <w:rPr>
            <w:i/>
            <w:color w:val="1D2228"/>
          </w:rPr>
          <w:t xml:space="preserve"> </w:t>
        </w:r>
      </w:ins>
      <w:ins w:id="2791" w:author="Arcella" w:date="2022-10-19T11:59:00Z">
        <w:r>
          <w:rPr>
            <w:color w:val="1D2228"/>
          </w:rPr>
          <w:t>it</w:t>
        </w:r>
      </w:ins>
      <w:ins w:id="2792" w:author="Arcella" w:date="2022-10-19T11:59:00Z">
        <w:r>
          <w:rPr>
            <w:i/>
            <w:color w:val="1D2228"/>
          </w:rPr>
          <w:t xml:space="preserve"> </w:t>
        </w:r>
      </w:ins>
      <w:ins w:id="2793" w:author="Arcella" w:date="2022-10-19T11:59:00Z">
        <w:r>
          <w:rPr>
            <w:color w:val="1D2228"/>
            <w:highlight w:val="magenta"/>
          </w:rPr>
          <w:t>colonized</w:t>
        </w:r>
      </w:ins>
      <w:ins w:id="2794" w:author="Arcella" w:date="2022-10-19T11:59:00Z">
        <w:r>
          <w:rPr>
            <w:color w:val="1D2228"/>
          </w:rPr>
          <w:t xml:space="preserve"> </w:t>
        </w:r>
      </w:ins>
      <w:ins w:id="2795" w:author="Arcella" w:date="2022-10-19T12:00:00Z">
        <w:r>
          <w:rPr>
            <w:color w:val="1D2228"/>
          </w:rPr>
          <w:t xml:space="preserve">a </w:t>
        </w:r>
      </w:ins>
      <w:ins w:id="2796" w:author="Arcella" w:date="2022-10-19T10:28:00Z">
        <w:r>
          <w:rPr>
            <w:color w:val="1D2228"/>
          </w:rPr>
          <w:t>previously unoccupied suboptimal habitat</w:t>
        </w:r>
      </w:ins>
      <w:ins w:id="2797" w:author="Arcella" w:date="2022-10-19T12:00:00Z">
        <w:r>
          <w:rPr>
            <w:color w:val="1D2228"/>
          </w:rPr>
          <w:t>,</w:t>
        </w:r>
      </w:ins>
      <w:ins w:id="2798" w:author="Arcella" w:date="2022-10-19T10:28:00Z">
        <w:r>
          <w:rPr>
            <w:color w:val="1D2228"/>
          </w:rPr>
          <w:t xml:space="preserve"> kelp forests. A system of two competing and hybridizing species with different temperature preferences is unlikely to respond to climate changes in the same way as single-species populations. On the one hand, such a system may be less susceptible to climate fluctuations, as one species gains an advantage during cold periods and the other during warm ones. On the other hand, competition and hybridization should negatively affect the fitness of both species, reducing the </w:t>
        </w:r>
      </w:ins>
      <w:ins w:id="2799" w:author="Arcella" w:date="2022-10-19T12:00:00Z">
        <w:r>
          <w:rPr>
            <w:color w:val="1D2228"/>
          </w:rPr>
          <w:t xml:space="preserve">growth </w:t>
        </w:r>
      </w:ins>
      <w:ins w:id="2800" w:author="Arcella" w:date="2022-10-19T10:28:00Z">
        <w:r>
          <w:rPr>
            <w:color w:val="1D2228"/>
          </w:rPr>
          <w:t>potential of their populations. The</w:t>
        </w:r>
      </w:ins>
      <w:ins w:id="2801" w:author="Arcella" w:date="2022-10-19T12:00:00Z">
        <w:r>
          <w:rPr>
            <w:color w:val="1D2228"/>
          </w:rPr>
          <w:t xml:space="preserve"> latter consideration might explain a</w:t>
        </w:r>
      </w:ins>
      <w:ins w:id="2802" w:author="Arcella" w:date="2022-10-19T10:28:00Z">
        <w:r>
          <w:rPr>
            <w:color w:val="1D2228"/>
          </w:rPr>
          <w:t xml:space="preserve"> weak response of </w:t>
        </w:r>
      </w:ins>
      <w:ins w:id="2803" w:author="Arcella" w:date="2022-10-19T10:30:00Z">
        <w:r>
          <w:rPr>
            <w:color w:val="1D2228"/>
          </w:rPr>
          <w:t xml:space="preserve">the </w:t>
        </w:r>
      </w:ins>
      <w:ins w:id="2804" w:author="Arcella" w:date="2022-10-19T10:28:00Z">
        <w:r>
          <w:rPr>
            <w:color w:val="1D2228"/>
          </w:rPr>
          <w:t>Murman mussels to the current warming.</w:t>
        </w:r>
      </w:ins>
    </w:p>
    <w:p>
      <w:pPr>
        <w:spacing w:before="240" w:after="240"/>
        <w:rPr>
          <w:b/>
          <w:color w:val="1D2228"/>
        </w:rPr>
      </w:pPr>
      <w:bookmarkStart w:id="65" w:name="_heading=h.tttpkb2nx1un" w:colFirst="0" w:colLast="0"/>
      <w:bookmarkEnd w:id="65"/>
      <w:r>
        <w:rPr>
          <w:b/>
          <w:color w:val="1D2228"/>
        </w:rPr>
        <w:t>Concluding remarks</w:t>
      </w:r>
      <w:del w:id="2805" w:author="Arcella" w:date="2022-10-18T14:16:00Z">
        <w:r>
          <w:rPr>
            <w:b/>
            <w:color w:val="1D2228"/>
          </w:rPr>
          <w:delText xml:space="preserve">. </w:delText>
        </w:r>
      </w:del>
    </w:p>
    <w:p>
      <w:pPr>
        <w:spacing w:before="240" w:after="240"/>
        <w:rPr>
          <w:ins w:id="2806" w:author="Arcella" w:date="2022-10-19T12:01:00Z"/>
          <w:color w:val="1D2228"/>
          <w:highlight w:val="yellow"/>
        </w:rPr>
      </w:pPr>
      <w:del w:id="2807" w:author="Arcella" w:date="2022-10-19T17:51:00Z">
        <w:bookmarkStart w:id="66" w:name="_heading=h.udll4wulxlll" w:colFirst="0" w:colLast="0"/>
        <w:bookmarkEnd w:id="66"/>
        <w:r>
          <w:rPr>
            <w:color w:val="1D2228"/>
          </w:rPr>
          <w:delText>On the Murman coast of the Barents Sea, just below 70 degrees north latitude, mussels (</w:delText>
        </w:r>
      </w:del>
      <w:del w:id="2808" w:author="Arcella" w:date="2022-10-19T17:51:00Z">
        <w:r>
          <w:rPr>
            <w:i/>
            <w:color w:val="1D2228"/>
          </w:rPr>
          <w:delText>ME</w:delText>
        </w:r>
      </w:del>
      <w:del w:id="2809" w:author="Arcella" w:date="2022-10-19T17:51:00Z">
        <w:r>
          <w:rPr>
            <w:color w:val="1D2228"/>
          </w:rPr>
          <w:delText xml:space="preserve">, </w:delText>
        </w:r>
      </w:del>
      <w:del w:id="2810" w:author="Arcella" w:date="2022-10-19T17:51:00Z">
        <w:r>
          <w:rPr>
            <w:i/>
            <w:color w:val="1D2228"/>
          </w:rPr>
          <w:delText>MT</w:delText>
        </w:r>
      </w:del>
      <w:del w:id="2811" w:author="Arcella" w:date="2022-10-19T17:51:00Z">
        <w:r>
          <w:rPr>
            <w:color w:val="1D2228"/>
          </w:rPr>
          <w:delText xml:space="preserve"> and their hybrids) are ubiquitous on the littoral and upper sublittoral and relatively abundant. Taking into account the data on the high abundance of mussels in the White Sea (</w:delText>
        </w:r>
      </w:del>
      <w:del w:id="2812" w:author="Arcella" w:date="2022-10-19T17:51:00Z">
        <w:r>
          <w:rPr>
            <w:i/>
            <w:color w:val="1D2228"/>
          </w:rPr>
          <w:delText>ME</w:delText>
        </w:r>
      </w:del>
      <w:del w:id="2813" w:author="Arcella" w:date="2022-10-19T17:51:00Z">
        <w:r>
          <w:rPr>
            <w:color w:val="1D2228"/>
          </w:rPr>
          <w:delText xml:space="preserve">, e.g. Lukanin </w:delText>
        </w:r>
      </w:del>
      <w:customXmlDelRangeStart w:id="2815" w:author="Arcella" w:date="2022-10-19T17:51:00Z"/>
      <w:sdt>
        <w:sdtPr>
          <w:rPr/>
          <w:tag w:val="goog_rdk_48"/>
          <w:id w:val="-525948306"/>
        </w:sdtPr>
        <w:sdtEndPr>
          <w:rPr/>
        </w:sdtEndPr>
        <w:sdtContent>
          <w:customXmlDelRangeEnd w:id="2815"/>
          <w:commentRangeStart w:id="113"/>
          <w:customXmlDelRangeStart w:id="2818" w:author="Arcella" w:date="2022-10-19T17:51:00Z"/>
        </w:sdtContent>
      </w:sdt>
      <w:customXmlDelRangeEnd w:id="2818"/>
      <w:del w:id="2819" w:author="Arcella" w:date="2022-10-19T17:51:00Z">
        <w:r>
          <w:rPr>
            <w:color w:val="1D2228"/>
          </w:rPr>
          <w:delText>1985</w:delText>
        </w:r>
        <w:commentRangeEnd w:id="113"/>
      </w:del>
      <w:del w:id="2820" w:author="Arcella" w:date="2022-10-19T17:51:00Z">
        <w:r>
          <w:rPr/>
          <w:commentReference w:id="113"/>
        </w:r>
      </w:del>
      <w:del w:id="2821" w:author="Arcella" w:date="2022-10-19T17:51:00Z">
        <w:r>
          <w:rPr>
            <w:color w:val="1D2228"/>
          </w:rPr>
          <w:delText>) and the Sea of Okhotsk (</w:delText>
        </w:r>
      </w:del>
      <w:del w:id="2822" w:author="Arcella" w:date="2022-10-19T17:51:00Z">
        <w:r>
          <w:rPr>
            <w:i/>
            <w:color w:val="1D2228"/>
          </w:rPr>
          <w:delText>MT</w:delText>
        </w:r>
      </w:del>
      <w:del w:id="2823" w:author="Arcella" w:date="2022-10-19T17:51:00Z">
        <w:r>
          <w:rPr>
            <w:color w:val="1D2228"/>
          </w:rPr>
          <w:delText>, e.g. Selin, Lysenko 2006</w:delText>
        </w:r>
      </w:del>
      <w:customXmlDelRangeStart w:id="2825" w:author="Arcella" w:date="2022-10-19T17:51:00Z"/>
      <w:sdt>
        <w:sdtPr>
          <w:rPr/>
          <w:tag w:val="goog_rdk_49"/>
          <w:id w:val="-1022471702"/>
        </w:sdtPr>
        <w:sdtEndPr>
          <w:rPr/>
        </w:sdtEndPr>
        <w:sdtContent>
          <w:customXmlDelRangeEnd w:id="2825"/>
          <w:customXmlDelRangeStart w:id="2828" w:author="Arcella" w:date="2022-10-19T17:51:00Z"/>
        </w:sdtContent>
      </w:sdt>
      <w:customXmlDelRangeEnd w:id="2828"/>
      <w:del w:id="2829" w:author="Arcella" w:date="2022-10-19T17:51:00Z">
        <w:r>
          <w:rPr>
            <w:color w:val="1D2228"/>
          </w:rPr>
          <w:delText xml:space="preserve">), we can conclude that conditions in the subarctic are favorable for mussels, equally for </w:delText>
        </w:r>
      </w:del>
      <w:del w:id="2830" w:author="Arcella" w:date="2022-10-19T17:51:00Z">
        <w:r>
          <w:rPr>
            <w:i/>
            <w:color w:val="1D2228"/>
          </w:rPr>
          <w:delText>ME</w:delText>
        </w:r>
      </w:del>
      <w:del w:id="2831" w:author="Arcella" w:date="2022-10-19T17:51:00Z">
        <w:r>
          <w:rPr>
            <w:color w:val="1D2228"/>
          </w:rPr>
          <w:delText xml:space="preserve"> and </w:delText>
        </w:r>
      </w:del>
      <w:del w:id="2832" w:author="Arcella" w:date="2022-10-19T17:51:00Z">
        <w:r>
          <w:rPr>
            <w:i/>
            <w:color w:val="1D2228"/>
          </w:rPr>
          <w:delText>MT</w:delText>
        </w:r>
      </w:del>
      <w:del w:id="2833" w:author="Arcella" w:date="2022-10-19T17:51:00Z">
        <w:r>
          <w:rPr>
            <w:color w:val="1D2228"/>
          </w:rPr>
          <w:delText xml:space="preserve">. In the absence of harvesting and the weakened pressure of invertebrate predators, the spatio-temporal patterns of mussel demography in the Barents Sea can be explained by abiotic factors, food availability, density dependent processes in mussel settlements, and competition between </w:delText>
        </w:r>
      </w:del>
      <w:del w:id="2834" w:author="Arcella" w:date="2022-10-19T17:51:00Z">
        <w:r>
          <w:rPr>
            <w:i/>
            <w:color w:val="1D2228"/>
          </w:rPr>
          <w:delText>ME</w:delText>
        </w:r>
      </w:del>
      <w:del w:id="2835" w:author="Arcella" w:date="2022-10-19T17:51:00Z">
        <w:r>
          <w:rPr>
            <w:color w:val="1D2228"/>
          </w:rPr>
          <w:delText xml:space="preserve"> and </w:delText>
        </w:r>
      </w:del>
      <w:del w:id="2836" w:author="Arcella" w:date="2022-10-19T17:51:00Z">
        <w:r>
          <w:rPr>
            <w:i/>
            <w:color w:val="1D2228"/>
          </w:rPr>
          <w:delText>MT</w:delText>
        </w:r>
      </w:del>
      <w:del w:id="2837" w:author="Arcella" w:date="2022-10-19T17:51:00Z">
        <w:r>
          <w:rPr>
            <w:color w:val="1D2228"/>
          </w:rPr>
          <w:delText xml:space="preserve">. In a 3-km long Tuyva inlet, the two species coexisted nearly ubiquitously, but their relative abundance varied spatially in a rather regular manner. The main, but not the only, segregation factor was depth. </w:delText>
        </w:r>
      </w:del>
      <w:del w:id="2838" w:author="Arcella" w:date="2022-10-19T17:51:00Z">
        <w:r>
          <w:rPr>
            <w:i/>
            <w:color w:val="1D2228"/>
          </w:rPr>
          <w:delText>MT</w:delText>
        </w:r>
      </w:del>
      <w:del w:id="2839" w:author="Arcella" w:date="2022-10-19T17:51:00Z">
        <w:r>
          <w:rPr>
            <w:color w:val="1D2228"/>
          </w:rPr>
          <w:delText xml:space="preserve"> was a more littoral species and </w:delText>
        </w:r>
      </w:del>
      <w:del w:id="2840" w:author="Arcella" w:date="2022-10-19T17:51:00Z">
        <w:r>
          <w:rPr>
            <w:i/>
            <w:color w:val="1D2228"/>
          </w:rPr>
          <w:delText>ME</w:delText>
        </w:r>
      </w:del>
      <w:del w:id="2841" w:author="Arcella" w:date="2022-10-19T17:51:00Z">
        <w:r>
          <w:rPr>
            <w:color w:val="1D2228"/>
          </w:rPr>
          <w:delText xml:space="preserve"> was a more sublittoral species. Whether similar segregation of species by depth occurs out of Tyuva, in particular in other contact zones between species remains an open question. Another question is about the degree of temporal stability of mixed settlements, because in Tyva we observed synchronous dynamics of taxonomic composition of settlements, about 22% change over 5 years. According to the literature, there were many more mussels on Murman in the early 1960s than in the beginning of this century, but in ten years their abundance decreased tenfold. Analysis of modern and historical data allows us to formulate the following two intrigues of the century-long dynamics of Murman mussels. (1) After the collapse of the 1960s, which coincided with climate cooling, populations did not (fully) recover, despite the onset of climate warming. (2) In the current century, mussels (predominantly, </w:delText>
        </w:r>
      </w:del>
      <w:del w:id="2842" w:author="Arcella" w:date="2022-10-19T17:51:00Z">
        <w:r>
          <w:rPr>
            <w:i/>
            <w:color w:val="1D2228"/>
          </w:rPr>
          <w:delText>ME</w:delText>
        </w:r>
      </w:del>
      <w:del w:id="2843" w:author="Arcella" w:date="2022-10-19T17:51:00Z">
        <w:r>
          <w:rPr>
            <w:color w:val="1D2228"/>
          </w:rPr>
          <w:delText xml:space="preserve">) were common in sublittoral kelp forests, but appear to have been rare there in the 20th century. </w:delText>
        </w:r>
      </w:del>
      <w:del w:id="2844" w:author="Arcella" w:date="2022-10-19T17:51:00Z">
        <w:r>
          <w:rPr>
            <w:color w:val="1D2228"/>
            <w:highlight w:val="yellow"/>
          </w:rPr>
          <w:delText xml:space="preserve">Both intrigues can be explained by assuming an </w:delText>
        </w:r>
      </w:del>
      <w:del w:id="2845" w:author="Arcella" w:date="2022-10-19T17:51:00Z">
        <w:r>
          <w:rPr>
            <w:i/>
            <w:color w:val="1D2228"/>
            <w:highlight w:val="yellow"/>
          </w:rPr>
          <w:delText xml:space="preserve">MT </w:delText>
        </w:r>
      </w:del>
      <w:del w:id="2846" w:author="Arcella" w:date="2022-10-19T17:51:00Z">
        <w:r>
          <w:rPr>
            <w:color w:val="1D2228"/>
            <w:highlight w:val="yellow"/>
          </w:rPr>
          <w:delText xml:space="preserve">invasion in the Barents Sea in the mid-20th century, but how things really were, we are unlikely to ever know. </w:delText>
        </w:r>
      </w:del>
      <w:r>
        <w:rPr>
          <w:color w:val="1D2228"/>
          <w:highlight w:val="yellow"/>
        </w:rPr>
        <w:t xml:space="preserve">- </w:t>
      </w:r>
      <w:commentRangeStart w:id="114"/>
      <w:r>
        <w:rPr>
          <w:color w:val="1D2228"/>
          <w:highlight w:val="yellow"/>
        </w:rPr>
        <w:t>нельзя ли конклюжином вообще пожертвовать?</w:t>
      </w:r>
      <w:commentRangeEnd w:id="114"/>
      <w:r>
        <w:rPr>
          <w:rStyle w:val="10"/>
        </w:rPr>
        <w:commentReference w:id="114"/>
      </w:r>
    </w:p>
    <w:p>
      <w:pPr>
        <w:spacing w:before="240" w:after="240"/>
        <w:rPr>
          <w:ins w:id="2847" w:author="Arcella" w:date="2022-10-19T12:14:00Z"/>
          <w:color w:val="1D2228"/>
        </w:rPr>
      </w:pPr>
      <w:ins w:id="2848" w:author="Arcella" w:date="2022-10-19T12:01:00Z">
        <w:r>
          <w:rPr>
            <w:color w:val="1D2228"/>
          </w:rPr>
          <w:t>On the Murman coast of the Barents Sea,</w:t>
        </w:r>
      </w:ins>
      <w:ins w:id="2849" w:author="Arcella" w:date="2022-10-19T12:09:00Z">
        <w:r>
          <w:rPr>
            <w:color w:val="1D2228"/>
          </w:rPr>
          <w:t xml:space="preserve"> which lies </w:t>
        </w:r>
      </w:ins>
      <w:ins w:id="2850" w:author="Arcella" w:date="2022-10-19T12:01:00Z">
        <w:r>
          <w:rPr>
            <w:color w:val="1D2228"/>
          </w:rPr>
          <w:t>just below 70 degrees north latitude, mussels (</w:t>
        </w:r>
      </w:ins>
      <w:ins w:id="2851" w:author="Arcella" w:date="2022-10-19T12:01:00Z">
        <w:r>
          <w:rPr>
            <w:i/>
            <w:color w:val="1D2228"/>
          </w:rPr>
          <w:t>ME</w:t>
        </w:r>
      </w:ins>
      <w:ins w:id="2852" w:author="Arcella" w:date="2022-10-19T12:01:00Z">
        <w:r>
          <w:rPr>
            <w:color w:val="1D2228"/>
          </w:rPr>
          <w:t xml:space="preserve">, </w:t>
        </w:r>
      </w:ins>
      <w:ins w:id="2853" w:author="Arcella" w:date="2022-10-19T12:01:00Z">
        <w:r>
          <w:rPr>
            <w:i/>
            <w:color w:val="1D2228"/>
          </w:rPr>
          <w:t>MT</w:t>
        </w:r>
      </w:ins>
      <w:ins w:id="2854" w:author="Arcella" w:date="2022-10-19T12:01:00Z">
        <w:r>
          <w:rPr>
            <w:color w:val="1D2228"/>
          </w:rPr>
          <w:t xml:space="preserve"> and their hybrids) are ubiquitous</w:t>
        </w:r>
      </w:ins>
      <w:ins w:id="2855" w:author="Arcella" w:date="2022-10-19T12:09:00Z">
        <w:r>
          <w:rPr>
            <w:color w:val="1D2228"/>
          </w:rPr>
          <w:t>, and relatively abundant,</w:t>
        </w:r>
      </w:ins>
      <w:ins w:id="2856" w:author="Arcella" w:date="2022-10-19T12:01:00Z">
        <w:r>
          <w:rPr>
            <w:color w:val="1D2228"/>
          </w:rPr>
          <w:t xml:space="preserve"> on the littoral and </w:t>
        </w:r>
      </w:ins>
      <w:ins w:id="2857" w:author="Arcella" w:date="2022-10-19T17:52:00Z">
        <w:r>
          <w:rPr>
            <w:color w:val="1D2228"/>
          </w:rPr>
          <w:t xml:space="preserve">the </w:t>
        </w:r>
      </w:ins>
      <w:ins w:id="2858" w:author="Arcella" w:date="2022-10-19T12:01:00Z">
        <w:r>
          <w:rPr>
            <w:color w:val="1D2228"/>
          </w:rPr>
          <w:t>upper sublittoral. Taking into account the data on the high abundance of mussels in the White Sea (</w:t>
        </w:r>
      </w:ins>
      <w:ins w:id="2859" w:author="Arcella" w:date="2022-10-19T12:01:00Z">
        <w:r>
          <w:rPr>
            <w:i/>
            <w:color w:val="1D2228"/>
          </w:rPr>
          <w:t>ME</w:t>
        </w:r>
      </w:ins>
      <w:ins w:id="2860" w:author="Arcella" w:date="2022-10-19T12:01:00Z">
        <w:r>
          <w:rPr>
            <w:color w:val="1D2228"/>
          </w:rPr>
          <w:t xml:space="preserve">, e.g. Lukanin </w:t>
        </w:r>
      </w:ins>
      <w:customXmlInsRangeStart w:id="2862" w:author="Arcella" w:date="2022-10-19T12:01:00Z"/>
      <w:sdt>
        <w:sdtPr>
          <w:rPr/>
          <w:tag w:val="goog_rdk_48"/>
          <w:id w:val="519128134"/>
        </w:sdtPr>
        <w:sdtEndPr>
          <w:rPr/>
        </w:sdtEndPr>
        <w:sdtContent>
          <w:customXmlInsRangeEnd w:id="2862"/>
          <w:customXmlInsRangeStart w:id="2865" w:author="Arcella" w:date="2022-10-19T12:01:00Z"/>
        </w:sdtContent>
      </w:sdt>
      <w:customXmlInsRangeEnd w:id="2865"/>
      <w:ins w:id="2866" w:author="Arcella" w:date="2022-10-19T12:01:00Z">
        <w:r>
          <w:rPr>
            <w:color w:val="1D2228"/>
          </w:rPr>
          <w:t>1985) and the Sea of Okhotsk (</w:t>
        </w:r>
      </w:ins>
      <w:ins w:id="2867" w:author="Arcella" w:date="2022-10-19T12:01:00Z">
        <w:r>
          <w:rPr>
            <w:i/>
            <w:color w:val="1D2228"/>
          </w:rPr>
          <w:t>MT</w:t>
        </w:r>
      </w:ins>
      <w:ins w:id="2868" w:author="Arcella" w:date="2022-10-19T12:01:00Z">
        <w:r>
          <w:rPr>
            <w:color w:val="1D2228"/>
          </w:rPr>
          <w:t>, e.g. Selin, Lysenko 2006</w:t>
        </w:r>
      </w:ins>
      <w:customXmlInsRangeStart w:id="2870" w:author="Arcella" w:date="2022-10-19T12:01:00Z"/>
      <w:sdt>
        <w:sdtPr>
          <w:rPr/>
          <w:tag w:val="goog_rdk_49"/>
          <w:id w:val="-1800146423"/>
        </w:sdtPr>
        <w:sdtEndPr>
          <w:rPr/>
        </w:sdtEndPr>
        <w:sdtContent>
          <w:customXmlInsRangeEnd w:id="2870"/>
          <w:customXmlInsRangeStart w:id="2873" w:author="Arcella" w:date="2022-10-19T12:01:00Z"/>
        </w:sdtContent>
      </w:sdt>
      <w:customXmlInsRangeEnd w:id="2873"/>
      <w:ins w:id="2874" w:author="Arcella" w:date="2022-10-19T12:01:00Z">
        <w:r>
          <w:rPr>
            <w:color w:val="1D2228"/>
          </w:rPr>
          <w:t xml:space="preserve">), we can conclude that conditions in the </w:t>
        </w:r>
      </w:ins>
      <w:ins w:id="2875" w:author="Arcella" w:date="2022-10-19T12:09:00Z">
        <w:r>
          <w:rPr>
            <w:color w:val="1D2228"/>
          </w:rPr>
          <w:t>s</w:t>
        </w:r>
      </w:ins>
      <w:ins w:id="2876" w:author="Arcella" w:date="2022-10-19T12:01:00Z">
        <w:r>
          <w:rPr>
            <w:color w:val="1D2228"/>
          </w:rPr>
          <w:t xml:space="preserve">ubarctic are favorable for mussels, equally for </w:t>
        </w:r>
      </w:ins>
      <w:ins w:id="2877" w:author="Arcella" w:date="2022-10-19T12:01:00Z">
        <w:r>
          <w:rPr>
            <w:i/>
            <w:color w:val="1D2228"/>
          </w:rPr>
          <w:t>ME</w:t>
        </w:r>
      </w:ins>
      <w:ins w:id="2878" w:author="Arcella" w:date="2022-10-19T12:01:00Z">
        <w:r>
          <w:rPr>
            <w:color w:val="1D2228"/>
          </w:rPr>
          <w:t xml:space="preserve"> and </w:t>
        </w:r>
      </w:ins>
      <w:ins w:id="2879" w:author="Arcella" w:date="2022-10-19T12:01:00Z">
        <w:r>
          <w:rPr>
            <w:i/>
            <w:color w:val="1D2228"/>
          </w:rPr>
          <w:t>MT</w:t>
        </w:r>
      </w:ins>
      <w:ins w:id="2880" w:author="Arcella" w:date="2022-10-19T12:01:00Z">
        <w:r>
          <w:rPr>
            <w:color w:val="1D2228"/>
          </w:rPr>
          <w:t xml:space="preserve">. In the absence of harvesting and </w:t>
        </w:r>
      </w:ins>
      <w:ins w:id="2881" w:author="Arcella" w:date="2022-10-19T12:10:00Z">
        <w:r>
          <w:rPr>
            <w:color w:val="1D2228"/>
          </w:rPr>
          <w:t xml:space="preserve">under conditions of a </w:t>
        </w:r>
      </w:ins>
      <w:ins w:id="2882" w:author="Arcella" w:date="2022-10-19T12:01:00Z">
        <w:r>
          <w:rPr>
            <w:color w:val="1D2228"/>
          </w:rPr>
          <w:t>weakened pressure of invertebrate predators, the spatio-temporal patterns of mussel demography in the Barents Sea can be explained by abiotic factors, food availability, density</w:t>
        </w:r>
      </w:ins>
      <w:ins w:id="2883" w:author="Arcella" w:date="2022-10-19T12:10:00Z">
        <w:r>
          <w:rPr>
            <w:color w:val="1D2228"/>
          </w:rPr>
          <w:t>-</w:t>
        </w:r>
      </w:ins>
      <w:ins w:id="2884" w:author="Arcella" w:date="2022-10-19T12:01:00Z">
        <w:r>
          <w:rPr>
            <w:color w:val="1D2228"/>
          </w:rPr>
          <w:t xml:space="preserve">dependent processes in mussel settlements, and competition between </w:t>
        </w:r>
      </w:ins>
      <w:ins w:id="2885" w:author="Arcella" w:date="2022-10-19T12:01:00Z">
        <w:r>
          <w:rPr>
            <w:i/>
            <w:color w:val="1D2228"/>
          </w:rPr>
          <w:t>ME</w:t>
        </w:r>
      </w:ins>
      <w:ins w:id="2886" w:author="Arcella" w:date="2022-10-19T12:01:00Z">
        <w:r>
          <w:rPr>
            <w:color w:val="1D2228"/>
          </w:rPr>
          <w:t xml:space="preserve"> and </w:t>
        </w:r>
      </w:ins>
      <w:ins w:id="2887" w:author="Arcella" w:date="2022-10-19T12:01:00Z">
        <w:r>
          <w:rPr>
            <w:i/>
            <w:color w:val="1D2228"/>
          </w:rPr>
          <w:t>MT</w:t>
        </w:r>
      </w:ins>
      <w:ins w:id="2888" w:author="Arcella" w:date="2022-10-19T12:01:00Z">
        <w:r>
          <w:rPr>
            <w:color w:val="1D2228"/>
          </w:rPr>
          <w:t>. In a 3-km long Ty</w:t>
        </w:r>
      </w:ins>
      <w:ins w:id="2889" w:author="Arcella" w:date="2022-10-19T12:17:00Z">
        <w:r>
          <w:rPr>
            <w:color w:val="1D2228"/>
          </w:rPr>
          <w:t>u</w:t>
        </w:r>
      </w:ins>
      <w:ins w:id="2890" w:author="Arcella" w:date="2022-10-19T12:01:00Z">
        <w:r>
          <w:rPr>
            <w:color w:val="1D2228"/>
          </w:rPr>
          <w:t xml:space="preserve">va inlet, the two species coexisted </w:t>
        </w:r>
      </w:ins>
      <w:ins w:id="2891" w:author="Arcella" w:date="2022-10-19T12:11:00Z">
        <w:r>
          <w:rPr>
            <w:color w:val="1D2228"/>
            <w:highlight w:val="magenta"/>
          </w:rPr>
          <w:t xml:space="preserve">in </w:t>
        </w:r>
      </w:ins>
      <w:ins w:id="2892" w:author="Arcella" w:date="2022-10-19T12:01:00Z">
        <w:r>
          <w:rPr>
            <w:color w:val="1D2228"/>
            <w:highlight w:val="magenta"/>
          </w:rPr>
          <w:t xml:space="preserve">nearly </w:t>
        </w:r>
      </w:ins>
      <w:ins w:id="2893" w:author="Arcella" w:date="2022-10-19T12:11:00Z">
        <w:r>
          <w:rPr>
            <w:color w:val="1D2228"/>
            <w:highlight w:val="magenta"/>
          </w:rPr>
          <w:t>all the habitats</w:t>
        </w:r>
      </w:ins>
      <w:ins w:id="2894" w:author="Arcella" w:date="2022-10-19T12:01:00Z">
        <w:r>
          <w:rPr>
            <w:color w:val="1D2228"/>
          </w:rPr>
          <w:t xml:space="preserve">, but </w:t>
        </w:r>
      </w:ins>
      <w:ins w:id="2895" w:author="Arcella" w:date="2022-10-19T12:12:00Z">
        <w:r>
          <w:rPr>
            <w:color w:val="1D2228"/>
          </w:rPr>
          <w:t xml:space="preserve">the spatial variation of </w:t>
        </w:r>
      </w:ins>
      <w:ins w:id="2896" w:author="Arcella" w:date="2022-10-19T12:01:00Z">
        <w:r>
          <w:rPr>
            <w:color w:val="1D2228"/>
          </w:rPr>
          <w:t xml:space="preserve">their relative abundance </w:t>
        </w:r>
      </w:ins>
      <w:ins w:id="2897" w:author="Arcella" w:date="2022-10-19T12:12:00Z">
        <w:r>
          <w:rPr>
            <w:color w:val="1D2228"/>
          </w:rPr>
          <w:t xml:space="preserve">was fairly </w:t>
        </w:r>
      </w:ins>
      <w:ins w:id="2898" w:author="Arcella" w:date="2022-10-19T12:01:00Z">
        <w:r>
          <w:rPr>
            <w:color w:val="1D2228"/>
          </w:rPr>
          <w:t>regular</w:t>
        </w:r>
      </w:ins>
      <w:ins w:id="2899" w:author="Arcella" w:date="2022-10-19T12:12:00Z">
        <w:r>
          <w:rPr>
            <w:color w:val="1D2228"/>
          </w:rPr>
          <w:t xml:space="preserve">. </w:t>
        </w:r>
      </w:ins>
      <w:ins w:id="2900" w:author="Arcella" w:date="2022-10-19T12:01:00Z">
        <w:r>
          <w:rPr>
            <w:color w:val="1D2228"/>
          </w:rPr>
          <w:t xml:space="preserve">The main, </w:t>
        </w:r>
      </w:ins>
      <w:ins w:id="2901" w:author="Arcella" w:date="2022-10-19T12:12:00Z">
        <w:r>
          <w:rPr>
            <w:color w:val="1D2228"/>
          </w:rPr>
          <w:t xml:space="preserve">though </w:t>
        </w:r>
      </w:ins>
      <w:ins w:id="2902" w:author="Arcella" w:date="2022-10-19T12:01:00Z">
        <w:r>
          <w:rPr>
            <w:color w:val="1D2228"/>
          </w:rPr>
          <w:t>not the only</w:t>
        </w:r>
      </w:ins>
      <w:ins w:id="2903" w:author="Arcella" w:date="2022-10-19T12:12:00Z">
        <w:r>
          <w:rPr>
            <w:color w:val="1D2228"/>
          </w:rPr>
          <w:t xml:space="preserve"> </w:t>
        </w:r>
      </w:ins>
      <w:ins w:id="2904" w:author="Arcella" w:date="2022-10-19T12:01:00Z">
        <w:r>
          <w:rPr>
            <w:color w:val="1D2228"/>
          </w:rPr>
          <w:t xml:space="preserve">segregation factor was depth. </w:t>
        </w:r>
      </w:ins>
      <w:ins w:id="2905" w:author="Arcella" w:date="2022-10-19T12:01:00Z">
        <w:r>
          <w:rPr>
            <w:i/>
            <w:color w:val="1D2228"/>
          </w:rPr>
          <w:t>MT</w:t>
        </w:r>
      </w:ins>
      <w:ins w:id="2906" w:author="Arcella" w:date="2022-10-19T12:01:00Z">
        <w:r>
          <w:rPr>
            <w:color w:val="1D2228"/>
          </w:rPr>
          <w:t xml:space="preserve"> was a more littoral species and </w:t>
        </w:r>
      </w:ins>
      <w:ins w:id="2907" w:author="Arcella" w:date="2022-10-19T12:01:00Z">
        <w:r>
          <w:rPr>
            <w:i/>
            <w:color w:val="1D2228"/>
          </w:rPr>
          <w:t>ME</w:t>
        </w:r>
      </w:ins>
      <w:ins w:id="2908" w:author="Arcella" w:date="2022-10-19T12:01:00Z">
        <w:r>
          <w:rPr>
            <w:color w:val="1D2228"/>
          </w:rPr>
          <w:t xml:space="preserve"> was a more sublittoral species. </w:t>
        </w:r>
      </w:ins>
      <w:ins w:id="2909" w:author="Arcella" w:date="2022-10-19T12:14:00Z">
        <w:r>
          <w:rPr>
            <w:color w:val="1D2228"/>
          </w:rPr>
          <w:t>It is unclear w</w:t>
        </w:r>
      </w:ins>
      <w:ins w:id="2910" w:author="Arcella" w:date="2022-10-19T12:01:00Z">
        <w:r>
          <w:rPr>
            <w:color w:val="1D2228"/>
          </w:rPr>
          <w:t xml:space="preserve">hether </w:t>
        </w:r>
      </w:ins>
      <w:ins w:id="2911" w:author="Arcella" w:date="2022-10-19T12:14:00Z">
        <w:r>
          <w:rPr>
            <w:color w:val="1D2228"/>
          </w:rPr>
          <w:t xml:space="preserve">a </w:t>
        </w:r>
      </w:ins>
      <w:ins w:id="2912" w:author="Arcella" w:date="2022-10-19T12:01:00Z">
        <w:r>
          <w:rPr>
            <w:color w:val="1D2228"/>
          </w:rPr>
          <w:t>similar segregation</w:t>
        </w:r>
      </w:ins>
      <w:ins w:id="2913" w:author="Arcella" w:date="2022-10-19T12:15:00Z">
        <w:r>
          <w:rPr>
            <w:color w:val="1D2228"/>
          </w:rPr>
          <w:t xml:space="preserve"> of </w:t>
        </w:r>
      </w:ins>
      <w:ins w:id="2914" w:author="Arcella" w:date="2022-10-19T12:15:00Z">
        <w:r>
          <w:rPr>
            <w:i/>
            <w:color w:val="1D2228"/>
          </w:rPr>
          <w:t>MT</w:t>
        </w:r>
      </w:ins>
      <w:ins w:id="2915" w:author="Arcella" w:date="2022-10-19T12:15:00Z">
        <w:r>
          <w:rPr>
            <w:color w:val="1D2228"/>
          </w:rPr>
          <w:t xml:space="preserve"> and </w:t>
        </w:r>
      </w:ins>
      <w:ins w:id="2916" w:author="Arcella" w:date="2022-10-19T12:15:00Z">
        <w:r>
          <w:rPr>
            <w:i/>
            <w:color w:val="1D2228"/>
          </w:rPr>
          <w:t>ME</w:t>
        </w:r>
      </w:ins>
      <w:ins w:id="2917" w:author="Arcella" w:date="2022-10-19T12:01:00Z">
        <w:r>
          <w:rPr>
            <w:color w:val="1D2228"/>
          </w:rPr>
          <w:t xml:space="preserve"> by depth </w:t>
        </w:r>
      </w:ins>
      <w:ins w:id="2918" w:author="Arcella" w:date="2022-10-19T12:15:00Z">
        <w:r>
          <w:rPr>
            <w:color w:val="1D2228"/>
          </w:rPr>
          <w:t xml:space="preserve">occurs </w:t>
        </w:r>
      </w:ins>
      <w:ins w:id="2919" w:author="Arcella" w:date="2022-10-19T12:16:00Z">
        <w:r>
          <w:rPr>
            <w:color w:val="1D2228"/>
          </w:rPr>
          <w:t>outside the Tyuva Inlet</w:t>
        </w:r>
      </w:ins>
      <w:ins w:id="2920" w:author="Arcella" w:date="2022-10-19T12:01:00Z">
        <w:r>
          <w:rPr>
            <w:color w:val="1D2228"/>
          </w:rPr>
          <w:t>, in particular</w:t>
        </w:r>
      </w:ins>
      <w:ins w:id="2921" w:author="Arcella" w:date="2022-10-19T12:15:00Z">
        <w:r>
          <w:rPr>
            <w:color w:val="1D2228"/>
          </w:rPr>
          <w:t xml:space="preserve">, </w:t>
        </w:r>
      </w:ins>
      <w:ins w:id="2922" w:author="Arcella" w:date="2022-10-19T12:01:00Z">
        <w:r>
          <w:rPr>
            <w:color w:val="1D2228"/>
          </w:rPr>
          <w:t xml:space="preserve">in other contact zones. </w:t>
        </w:r>
      </w:ins>
    </w:p>
    <w:p>
      <w:pPr>
        <w:spacing w:before="240" w:after="240"/>
        <w:rPr>
          <w:ins w:id="2923" w:author="Arcella" w:date="2022-10-19T12:16:00Z"/>
          <w:color w:val="1D2228"/>
        </w:rPr>
      </w:pPr>
      <w:ins w:id="2924" w:author="Arcella" w:date="2022-10-19T17:53:00Z">
        <w:r>
          <w:rPr>
            <w:color w:val="1D2228"/>
          </w:rPr>
          <w:t>T</w:t>
        </w:r>
      </w:ins>
      <w:ins w:id="2925" w:author="Arcella" w:date="2022-10-19T12:01:00Z">
        <w:r>
          <w:rPr>
            <w:color w:val="1D2228"/>
          </w:rPr>
          <w:t>emporal stability of mixed settlements</w:t>
        </w:r>
      </w:ins>
      <w:ins w:id="2926" w:author="Arcella" w:date="2022-10-19T17:53:00Z">
        <w:r>
          <w:rPr>
            <w:color w:val="1D2228"/>
          </w:rPr>
          <w:t xml:space="preserve"> is another unclear point</w:t>
        </w:r>
      </w:ins>
      <w:ins w:id="2927" w:author="Arcella" w:date="2022-10-19T17:52:00Z">
        <w:r>
          <w:rPr>
            <w:color w:val="1D2228"/>
          </w:rPr>
          <w:t>.</w:t>
        </w:r>
      </w:ins>
      <w:ins w:id="2928" w:author="Arcella" w:date="2022-10-19T12:01:00Z">
        <w:r>
          <w:rPr>
            <w:color w:val="1D2228"/>
          </w:rPr>
          <w:t xml:space="preserve"> </w:t>
        </w:r>
      </w:ins>
      <w:ins w:id="2929" w:author="Arcella" w:date="2022-10-19T17:52:00Z">
        <w:r>
          <w:rPr>
            <w:color w:val="1D2228"/>
          </w:rPr>
          <w:t>I</w:t>
        </w:r>
      </w:ins>
      <w:ins w:id="2930" w:author="Arcella" w:date="2022-10-19T12:01:00Z">
        <w:r>
          <w:rPr>
            <w:color w:val="1D2228"/>
          </w:rPr>
          <w:t xml:space="preserve">n </w:t>
        </w:r>
      </w:ins>
      <w:ins w:id="2931" w:author="Arcella" w:date="2022-10-19T12:12:00Z">
        <w:r>
          <w:rPr>
            <w:color w:val="1D2228"/>
          </w:rPr>
          <w:t xml:space="preserve">the </w:t>
        </w:r>
      </w:ins>
      <w:ins w:id="2932" w:author="Arcella" w:date="2022-10-19T12:01:00Z">
        <w:r>
          <w:rPr>
            <w:color w:val="1D2228"/>
          </w:rPr>
          <w:t>Ty</w:t>
        </w:r>
      </w:ins>
      <w:ins w:id="2933" w:author="Arcella" w:date="2022-10-19T12:12:00Z">
        <w:r>
          <w:rPr>
            <w:color w:val="1D2228"/>
          </w:rPr>
          <w:t>u</w:t>
        </w:r>
      </w:ins>
      <w:ins w:id="2934" w:author="Arcella" w:date="2022-10-19T12:01:00Z">
        <w:r>
          <w:rPr>
            <w:color w:val="1D2228"/>
          </w:rPr>
          <w:t xml:space="preserve">va we observed synchronous dynamics of taxonomic composition of </w:t>
        </w:r>
      </w:ins>
      <w:ins w:id="2935" w:author="Arcella" w:date="2022-10-19T12:17:00Z">
        <w:r>
          <w:rPr>
            <w:color w:val="1D2228"/>
          </w:rPr>
          <w:t xml:space="preserve">the </w:t>
        </w:r>
      </w:ins>
      <w:ins w:id="2936" w:author="Arcella" w:date="2022-10-19T12:01:00Z">
        <w:r>
          <w:rPr>
            <w:color w:val="1D2228"/>
          </w:rPr>
          <w:t xml:space="preserve">settlements, </w:t>
        </w:r>
      </w:ins>
      <w:ins w:id="2937" w:author="Arcella" w:date="2022-10-19T17:53:00Z">
        <w:r>
          <w:rPr>
            <w:color w:val="1D2228"/>
          </w:rPr>
          <w:t xml:space="preserve">with a change of about </w:t>
        </w:r>
      </w:ins>
      <w:ins w:id="2938" w:author="Arcella" w:date="2022-10-19T12:01:00Z">
        <w:r>
          <w:rPr>
            <w:color w:val="1D2228"/>
          </w:rPr>
          <w:t xml:space="preserve">22% </w:t>
        </w:r>
      </w:ins>
      <w:ins w:id="2939" w:author="Arcella" w:date="2022-10-19T17:53:00Z">
        <w:r>
          <w:rPr>
            <w:color w:val="1D2228"/>
          </w:rPr>
          <w:t xml:space="preserve">in the course of </w:t>
        </w:r>
      </w:ins>
      <w:ins w:id="2940" w:author="Arcella" w:date="2022-10-19T12:01:00Z">
        <w:r>
          <w:rPr>
            <w:color w:val="1D2228"/>
          </w:rPr>
          <w:t xml:space="preserve">5 years. According to the literature, there were many more mussels on Murman in the early 1960s than in the beginning of this century, but in ten years their abundance decreased tenfold. </w:t>
        </w:r>
      </w:ins>
    </w:p>
    <w:p>
      <w:pPr>
        <w:spacing w:before="240" w:after="240"/>
        <w:rPr>
          <w:color w:val="1D2228"/>
        </w:rPr>
      </w:pPr>
      <w:ins w:id="2941" w:author="Arcella" w:date="2022-10-19T17:57:00Z">
        <w:r>
          <w:rPr>
            <w:color w:val="1D2228"/>
            <w:lang w:val="en-GB"/>
          </w:rPr>
          <w:t>Based on the a</w:t>
        </w:r>
      </w:ins>
      <w:ins w:id="2942" w:author="Arcella" w:date="2022-10-19T12:01:00Z">
        <w:r>
          <w:rPr>
            <w:color w:val="1D2228"/>
          </w:rPr>
          <w:t>nalysis of modern and historical data</w:t>
        </w:r>
      </w:ins>
      <w:ins w:id="2943" w:author="Arcella" w:date="2022-10-19T17:57:00Z">
        <w:r>
          <w:rPr>
            <w:color w:val="1D2228"/>
          </w:rPr>
          <w:t>,</w:t>
        </w:r>
      </w:ins>
      <w:ins w:id="2944" w:author="Arcella" w:date="2022-10-19T12:01:00Z">
        <w:r>
          <w:rPr>
            <w:color w:val="1D2228"/>
          </w:rPr>
          <w:t xml:space="preserve"> </w:t>
        </w:r>
      </w:ins>
      <w:ins w:id="2945" w:author="Arcella" w:date="2022-10-19T17:57:00Z">
        <w:r>
          <w:rPr>
            <w:color w:val="1D2228"/>
          </w:rPr>
          <w:t xml:space="preserve">we identified </w:t>
        </w:r>
      </w:ins>
      <w:ins w:id="2946" w:author="Arcella" w:date="2022-10-19T12:01:00Z">
        <w:r>
          <w:rPr>
            <w:color w:val="1D2228"/>
          </w:rPr>
          <w:t xml:space="preserve">the following two </w:t>
        </w:r>
      </w:ins>
      <w:ins w:id="2947" w:author="Arcella" w:date="2022-10-19T17:57:00Z">
        <w:r>
          <w:rPr>
            <w:color w:val="1D2228"/>
          </w:rPr>
          <w:t>“</w:t>
        </w:r>
      </w:ins>
      <w:ins w:id="2948" w:author="Arcella" w:date="2022-10-19T12:01:00Z">
        <w:r>
          <w:rPr>
            <w:color w:val="1D2228"/>
          </w:rPr>
          <w:t>intrigues</w:t>
        </w:r>
      </w:ins>
      <w:ins w:id="2949" w:author="Arcella" w:date="2022-10-19T17:57:00Z">
        <w:r>
          <w:rPr>
            <w:color w:val="1D2228"/>
          </w:rPr>
          <w:t>”</w:t>
        </w:r>
      </w:ins>
      <w:ins w:id="2950" w:author="Arcella" w:date="2022-10-19T12:01:00Z">
        <w:r>
          <w:rPr>
            <w:color w:val="1D2228"/>
          </w:rPr>
          <w:t xml:space="preserve"> of the century-long dynamics of Murman mussels. (1) After the collapse of the 1960s, which coincided with climate cooling, </w:t>
        </w:r>
      </w:ins>
      <w:ins w:id="2951" w:author="Arcella" w:date="2022-10-19T17:54:00Z">
        <w:r>
          <w:rPr>
            <w:color w:val="1D2228"/>
          </w:rPr>
          <w:t xml:space="preserve">the </w:t>
        </w:r>
      </w:ins>
      <w:ins w:id="2952" w:author="Arcella" w:date="2022-10-19T12:01:00Z">
        <w:r>
          <w:rPr>
            <w:color w:val="1D2228"/>
          </w:rPr>
          <w:t xml:space="preserve">populations did not (fully) recover, despite the onset of climate warming. (2) </w:t>
        </w:r>
      </w:ins>
      <w:ins w:id="2953" w:author="Arcella" w:date="2022-10-19T17:57:00Z">
        <w:r>
          <w:rPr>
            <w:color w:val="1D2228"/>
          </w:rPr>
          <w:t>M</w:t>
        </w:r>
      </w:ins>
      <w:ins w:id="2954" w:author="Arcella" w:date="2022-10-19T12:01:00Z">
        <w:r>
          <w:rPr>
            <w:color w:val="1D2228"/>
          </w:rPr>
          <w:t xml:space="preserve">ussels (predominantly, </w:t>
        </w:r>
      </w:ins>
      <w:ins w:id="2955" w:author="Arcella" w:date="2022-10-19T12:01:00Z">
        <w:r>
          <w:rPr>
            <w:i/>
            <w:color w:val="1D2228"/>
          </w:rPr>
          <w:t>ME</w:t>
        </w:r>
      </w:ins>
      <w:ins w:id="2956" w:author="Arcella" w:date="2022-10-19T12:01:00Z">
        <w:r>
          <w:rPr>
            <w:color w:val="1D2228"/>
          </w:rPr>
          <w:t>)</w:t>
        </w:r>
      </w:ins>
      <w:ins w:id="2957" w:author="Arcella" w:date="2022-10-19T17:57:00Z">
        <w:r>
          <w:rPr>
            <w:color w:val="1D2228"/>
          </w:rPr>
          <w:t xml:space="preserve"> appear to have been rare </w:t>
        </w:r>
      </w:ins>
      <w:ins w:id="2958" w:author="Arcella" w:date="2022-10-19T17:58:00Z">
        <w:r>
          <w:rPr>
            <w:color w:val="1D2228"/>
          </w:rPr>
          <w:t xml:space="preserve">in sublittoral kelp forests </w:t>
        </w:r>
      </w:ins>
      <w:ins w:id="2959" w:author="Arcella" w:date="2022-10-19T17:57:00Z">
        <w:r>
          <w:rPr>
            <w:color w:val="1D2228"/>
          </w:rPr>
          <w:t>in the 20th century</w:t>
        </w:r>
      </w:ins>
      <w:ins w:id="2960" w:author="Arcella" w:date="2022-10-19T17:58:00Z">
        <w:r>
          <w:rPr>
            <w:color w:val="1D2228"/>
          </w:rPr>
          <w:t xml:space="preserve"> but became common there </w:t>
        </w:r>
      </w:ins>
      <w:ins w:id="2961" w:author="Arcella" w:date="2022-10-19T17:57:00Z">
        <w:r>
          <w:rPr>
            <w:color w:val="1D2228"/>
          </w:rPr>
          <w:t>in this century</w:t>
        </w:r>
      </w:ins>
      <w:ins w:id="2962" w:author="Arcella" w:date="2022-10-19T12:01:00Z">
        <w:r>
          <w:rPr>
            <w:color w:val="1D2228"/>
          </w:rPr>
          <w:t>.</w:t>
        </w:r>
      </w:ins>
    </w:p>
    <w:sectPr>
      <w:pgSz w:w="11906" w:h="16838"/>
      <w:pgMar w:top="1134" w:right="851" w:bottom="1134" w:left="1701" w:header="708" w:footer="708" w:gutter="0"/>
      <w:pgNumType w:start="1"/>
      <w:cols w:space="720" w:num="1"/>
      <w:docGrid w:linePitch="299"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Марченко Юлия Тиграновна" w:date="2022-10-18T14:20:00Z" w:initials="МЮТ">
    <w:p w14:paraId="33B918B5">
      <w:pPr>
        <w:pStyle w:val="16"/>
      </w:pPr>
      <w:r>
        <w:rPr>
          <w:lang w:val="ru-RU"/>
        </w:rPr>
        <w:t>Файл</w:t>
      </w:r>
      <w:r>
        <w:t xml:space="preserve"> Repository tables 29.06.22, </w:t>
      </w:r>
      <w:r>
        <w:rPr>
          <w:lang w:val="ru-RU"/>
        </w:rPr>
        <w:t>лист</w:t>
      </w:r>
      <w:r>
        <w:t xml:space="preserve"> Ptros by PT</w:t>
      </w:r>
    </w:p>
  </w:comment>
  <w:comment w:id="1" w:author="Марченко Юлия Тиграновна" w:date="2022-10-18T14:20:00Z" w:initials="МЮТ">
    <w:p w14:paraId="1DFD1BA1">
      <w:pPr>
        <w:pStyle w:val="16"/>
      </w:pPr>
      <w:r>
        <w:rPr>
          <w:lang w:val="ru-RU"/>
        </w:rPr>
        <w:t>Файл</w:t>
      </w:r>
      <w:r>
        <w:t xml:space="preserve"> Repository tables 29.06.22, </w:t>
      </w:r>
      <w:r>
        <w:rPr>
          <w:lang w:val="ru-RU"/>
        </w:rPr>
        <w:t>лист</w:t>
      </w:r>
      <w:r>
        <w:t xml:space="preserve"> summary table</w:t>
      </w:r>
    </w:p>
  </w:comment>
  <w:comment w:id="2" w:author="Arcella" w:date="2022-10-19T18:30:00Z" w:initials="">
    <w:p w14:paraId="49BD79E1">
      <w:pPr>
        <w:pStyle w:val="16"/>
        <w:rPr>
          <w:lang w:val="ru-RU"/>
        </w:rPr>
      </w:pPr>
      <w:r>
        <w:rPr>
          <w:lang w:val="ru-RU"/>
        </w:rPr>
        <w:t>Очень длинная вставка, нельзя её убрать или перенести?</w:t>
      </w:r>
    </w:p>
  </w:comment>
  <w:comment w:id="3" w:author="Petr Strelkov" w:date="2022-10-18T14:20:00Z" w:initials="">
    <w:p w14:paraId="68504A43">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Gagaev SY, Golikov AN, Sirenko BI, Maximovich NV. 1994.</w:t>
      </w:r>
    </w:p>
    <w:p w14:paraId="35631F7F">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Ecology and distribution of the mussel Mytilus trossulus</w:t>
      </w:r>
    </w:p>
    <w:p w14:paraId="66D43315">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septentrionalis Clessin, 1889 in the Chaun inlet of the East</w:t>
      </w:r>
    </w:p>
    <w:p w14:paraId="045A4444">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Siberian Sea. In: Ecosystems, Flora and Fauna of Chaun</w:t>
      </w:r>
    </w:p>
    <w:p w14:paraId="2D5E3395">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Inlet of the East Siberian Sea. Part I. Issledovaniya Fauny</w:t>
      </w:r>
    </w:p>
    <w:p w14:paraId="46B367C7">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Morei 44(55): 254–58.</w:t>
      </w:r>
    </w:p>
  </w:comment>
  <w:comment w:id="4" w:author="admin" w:date="2022-10-18T14:20:00Z" w:initials="">
    <w:p w14:paraId="17192F25">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lang w:val="de-DE"/>
        </w:rPr>
      </w:pPr>
      <w:r>
        <w:rPr>
          <w:rFonts w:ascii="Arial" w:hAnsi="Arial" w:eastAsia="Arial" w:cs="Arial"/>
          <w:color w:val="000000"/>
        </w:rPr>
        <w:t xml:space="preserve">Feder, H. M., Norton, D. W., &amp; Geller, J. B. (2003). A review of apparent 20th century changes in the presence of mussels (Mytilus trossulus) and macroalgae in Arctic Alaska, and of historical and paleontological evidence used to relate mollusc distributions to climate change. </w:t>
      </w:r>
      <w:r>
        <w:rPr>
          <w:rFonts w:ascii="Arial" w:hAnsi="Arial" w:eastAsia="Arial" w:cs="Arial"/>
          <w:color w:val="000000"/>
          <w:lang w:val="de-DE"/>
        </w:rPr>
        <w:t>Arctic, 391-407.</w:t>
      </w:r>
    </w:p>
  </w:comment>
  <w:comment w:id="5" w:author="admin" w:date="2022-10-18T14:20:00Z" w:initials="">
    <w:p w14:paraId="50A12890">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lang w:val="de-DE"/>
        </w:rPr>
        <w:t xml:space="preserve">Berge, J., Johnsen, G., Nilsen, F., Gulliksen, B., &amp; Slagstad, D. (2005). </w:t>
      </w:r>
      <w:r>
        <w:rPr>
          <w:rFonts w:ascii="Arial" w:hAnsi="Arial" w:eastAsia="Arial" w:cs="Arial"/>
          <w:color w:val="000000"/>
        </w:rPr>
        <w:t>Ocean temperature oscillations enable reappearance of blue mussels Mytilus edulis in Svalbard after a 1000 year absence. Marine Ecology Progress Series, 303, 167-175.</w:t>
      </w:r>
    </w:p>
  </w:comment>
  <w:comment w:id="6" w:author="admin" w:date="2022-10-18T14:20:00Z" w:initials="">
    <w:p w14:paraId="367159BC">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Leopold, P., Renaud, P. E., Ambrose, W. G., &amp; Berge, J. (2019). High Arctic Mytilus spp.: occurrence, distribution and history of dispersal. Polar Biology, 42(1), 237-244.</w:t>
      </w:r>
    </w:p>
  </w:comment>
  <w:comment w:id="7" w:author="admin" w:date="2022-10-18T14:20:00Z" w:initials="">
    <w:p w14:paraId="497E0472">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lang w:val="de-DE"/>
        </w:rPr>
        <w:t xml:space="preserve">Sukhotin, A. A., Krasnov, Y. V., &amp; Galaktionov, K. V. (2008). </w:t>
      </w:r>
      <w:r>
        <w:rPr>
          <w:rFonts w:ascii="Arial" w:hAnsi="Arial" w:eastAsia="Arial" w:cs="Arial"/>
          <w:color w:val="000000"/>
        </w:rPr>
        <w:t>Subtidal populations of the blue mussel Mytilus edulis as key determinants of waterfowl flocks in the southeastern Barents Sea. Polar biology, 31(11), 1357-1363.</w:t>
      </w:r>
    </w:p>
  </w:comment>
  <w:comment w:id="8" w:author="admin" w:date="2022-10-18T14:20:00Z" w:initials="">
    <w:p w14:paraId="7C301ADC">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lang w:val="de-DE"/>
        </w:rPr>
      </w:pPr>
      <w:r>
        <w:rPr>
          <w:rFonts w:ascii="Arial" w:hAnsi="Arial" w:eastAsia="Arial" w:cs="Arial"/>
          <w:color w:val="000000"/>
        </w:rPr>
        <w:t xml:space="preserve">Thyrring, J., Rysgaard, S., Blicher, M. E., &amp; Sejr, M. K. (2015). Metabolic cold adaptation and aerobic performance of blue mussels (Mytilus edulis) along a temperature gradient into the High Arctic region. </w:t>
      </w:r>
      <w:r>
        <w:rPr>
          <w:rFonts w:ascii="Arial" w:hAnsi="Arial" w:eastAsia="Arial" w:cs="Arial"/>
          <w:color w:val="000000"/>
          <w:lang w:val="de-DE"/>
        </w:rPr>
        <w:t>Marine Biology, 162(1), 235-243.</w:t>
      </w:r>
    </w:p>
    <w:p w14:paraId="2C0F731C">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lang w:val="de-DE"/>
        </w:rPr>
        <w:t xml:space="preserve">Blicher, M. E., Sejr, M. K., &amp; Høgslund, S. (2013). </w:t>
      </w:r>
      <w:r>
        <w:rPr>
          <w:rFonts w:ascii="Arial" w:hAnsi="Arial" w:eastAsia="Arial" w:cs="Arial"/>
          <w:color w:val="000000"/>
        </w:rPr>
        <w:t>Population structure of Mytilus edulis in the intertidal zone in a sub-Arctic fjord, SW Greenland. Marine Ecology Progress Series, 487, 89-100.</w:t>
      </w:r>
    </w:p>
  </w:comment>
  <w:comment w:id="9" w:author="admin" w:date="2022-10-18T14:20:00Z" w:initials="">
    <w:p w14:paraId="59E71CC4">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lang w:val="fr-FR"/>
        </w:rPr>
        <w:t xml:space="preserve">Cárdenas, L., Leclerc, J. C., Bruning, P., Garrido, I., Détrée, C., Figueroa, A., ... </w:t>
      </w:r>
      <w:r>
        <w:rPr>
          <w:rFonts w:ascii="Arial" w:hAnsi="Arial" w:eastAsia="Arial" w:cs="Arial"/>
          <w:color w:val="000000"/>
        </w:rPr>
        <w:t>&amp; Pardo, L. (2020). First mussel settlement observed in Antarctica reveals the potential for future invasions. Scientific reports, 10(1), 1-8.</w:t>
      </w:r>
    </w:p>
  </w:comment>
  <w:comment w:id="10" w:author="Petr Strelkov" w:date="2022-10-18T14:20:00Z" w:initials="">
    <w:p w14:paraId="1C090EEA">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Gosling, E. (2021). Marine Mussels: Ecology, Physiology, Genetics and Culture. John Wiley &amp; Sons.</w:t>
      </w:r>
    </w:p>
  </w:comment>
  <w:comment w:id="11" w:author="Марченко Юлия Тиграновна" w:date="2022-10-18T14:20:00Z" w:initials="МЮТ">
    <w:p w14:paraId="63905BE6">
      <w:pPr>
        <w:pStyle w:val="16"/>
      </w:pPr>
      <w:r>
        <w:rPr>
          <w:rFonts w:ascii="Arial" w:hAnsi="Arial" w:cs="Arial"/>
          <w:color w:val="222222"/>
          <w:shd w:val="clear" w:color="auto" w:fill="FFFFFF"/>
          <w:lang w:val="de-DE"/>
        </w:rPr>
        <w:t xml:space="preserve">Sorte, C. J., Davidson, V. E., Franklin, M. C., Benes, K. M., Doellman, M. M., Etter, R. J., ... </w:t>
      </w:r>
      <w:r>
        <w:rPr>
          <w:rFonts w:ascii="Arial" w:hAnsi="Arial" w:cs="Arial"/>
          <w:color w:val="222222"/>
          <w:shd w:val="clear" w:color="auto" w:fill="FFFFFF"/>
        </w:rPr>
        <w:t>&amp; Menge, B. A. (2017). Long</w:t>
      </w:r>
      <w:r>
        <w:rPr>
          <w:rFonts w:ascii="Cambria Math" w:hAnsi="Cambria Math" w:cs="Cambria Math"/>
          <w:color w:val="222222"/>
          <w:shd w:val="clear" w:color="auto" w:fill="FFFFFF"/>
        </w:rPr>
        <w:t>‐</w:t>
      </w:r>
      <w:r>
        <w:rPr>
          <w:rFonts w:ascii="Arial" w:hAnsi="Arial" w:cs="Arial"/>
          <w:color w:val="222222"/>
          <w:shd w:val="clear" w:color="auto" w:fill="FFFFFF"/>
        </w:rPr>
        <w:t>term declines in an intertidal foundation species parallel shifts in community composition. </w:t>
      </w:r>
      <w:r>
        <w:rPr>
          <w:rFonts w:ascii="Arial" w:hAnsi="Arial" w:cs="Arial"/>
          <w:i/>
          <w:iCs/>
          <w:color w:val="222222"/>
          <w:shd w:val="clear" w:color="auto" w:fill="FFFFFF"/>
        </w:rPr>
        <w:t>Global change biology</w:t>
      </w:r>
      <w:r>
        <w:rPr>
          <w:rFonts w:ascii="Arial" w:hAnsi="Arial" w:cs="Arial"/>
          <w:color w:val="222222"/>
          <w:shd w:val="clear" w:color="auto" w:fill="FFFFFF"/>
        </w:rPr>
        <w:t>, </w:t>
      </w:r>
      <w:r>
        <w:rPr>
          <w:rFonts w:ascii="Arial" w:hAnsi="Arial" w:cs="Arial"/>
          <w:i/>
          <w:iCs/>
          <w:color w:val="222222"/>
          <w:shd w:val="clear" w:color="auto" w:fill="FFFFFF"/>
        </w:rPr>
        <w:t>23</w:t>
      </w:r>
      <w:r>
        <w:rPr>
          <w:rFonts w:ascii="Arial" w:hAnsi="Arial" w:cs="Arial"/>
          <w:color w:val="222222"/>
          <w:shd w:val="clear" w:color="auto" w:fill="FFFFFF"/>
        </w:rPr>
        <w:t>(1), 341-352.</w:t>
      </w:r>
    </w:p>
  </w:comment>
  <w:comment w:id="12" w:author="Марченко Юлия Тиграновна" w:date="2022-10-18T14:20:00Z" w:initials="МЮТ">
    <w:p w14:paraId="34D44001">
      <w:pPr>
        <w:pStyle w:val="16"/>
      </w:pPr>
      <w:r>
        <w:rPr>
          <w:rFonts w:ascii="Arial" w:hAnsi="Arial" w:cs="Arial"/>
          <w:color w:val="222222"/>
          <w:shd w:val="clear" w:color="auto" w:fill="FFFFFF"/>
          <w:lang w:val="de-DE"/>
        </w:rPr>
        <w:t xml:space="preserve">Baden, S., Hernroth, B., &amp; Lindahl, O. (2021). </w:t>
      </w:r>
      <w:r>
        <w:rPr>
          <w:rFonts w:ascii="Arial" w:hAnsi="Arial" w:cs="Arial"/>
          <w:color w:val="222222"/>
          <w:shd w:val="clear" w:color="auto" w:fill="FFFFFF"/>
        </w:rPr>
        <w:t>Declining Populations of Mytilus spp. in North Atlantic Coastal Waters—A Swedish Perspective. </w:t>
      </w:r>
      <w:r>
        <w:rPr>
          <w:rFonts w:ascii="Arial" w:hAnsi="Arial" w:cs="Arial"/>
          <w:i/>
          <w:iCs/>
          <w:color w:val="222222"/>
          <w:shd w:val="clear" w:color="auto" w:fill="FFFFFF"/>
        </w:rPr>
        <w:t>Journal of Shellfish Research</w:t>
      </w:r>
      <w:r>
        <w:rPr>
          <w:rFonts w:ascii="Arial" w:hAnsi="Arial" w:cs="Arial"/>
          <w:color w:val="222222"/>
          <w:shd w:val="clear" w:color="auto" w:fill="FFFFFF"/>
        </w:rPr>
        <w:t>, </w:t>
      </w:r>
      <w:r>
        <w:rPr>
          <w:rFonts w:ascii="Arial" w:hAnsi="Arial" w:cs="Arial"/>
          <w:i/>
          <w:iCs/>
          <w:color w:val="222222"/>
          <w:shd w:val="clear" w:color="auto" w:fill="FFFFFF"/>
        </w:rPr>
        <w:t>40</w:t>
      </w:r>
      <w:r>
        <w:rPr>
          <w:rFonts w:ascii="Arial" w:hAnsi="Arial" w:cs="Arial"/>
          <w:color w:val="222222"/>
          <w:shd w:val="clear" w:color="auto" w:fill="FFFFFF"/>
        </w:rPr>
        <w:t>(2), 269-296.</w:t>
      </w:r>
    </w:p>
  </w:comment>
  <w:comment w:id="13" w:author="Марченко Юлия Тиграновна" w:date="2022-10-18T14:20:00Z" w:initials="МЮТ">
    <w:p w14:paraId="34714A9B">
      <w:pPr>
        <w:pStyle w:val="16"/>
      </w:pPr>
      <w:r>
        <w:rPr>
          <w:rFonts w:ascii="Arial" w:hAnsi="Arial" w:cs="Arial"/>
          <w:color w:val="222222"/>
          <w:shd w:val="clear" w:color="auto" w:fill="FFFFFF"/>
          <w:lang w:val="it-IT"/>
        </w:rPr>
        <w:t xml:space="preserve">Seuront, L., Nicastro, K. R., Zardi, G. I., &amp; Goberville, E. (2019). </w:t>
      </w:r>
      <w:r>
        <w:rPr>
          <w:rFonts w:ascii="Arial" w:hAnsi="Arial" w:cs="Arial"/>
          <w:color w:val="222222"/>
          <w:shd w:val="clear" w:color="auto" w:fill="FFFFFF"/>
        </w:rPr>
        <w:t>Decreased thermal tolerance under recurrent heat stress conditions explains summer mass mortality of the blue mussel Mytilus edulis. </w:t>
      </w:r>
      <w:r>
        <w:rPr>
          <w:rFonts w:ascii="Arial" w:hAnsi="Arial" w:cs="Arial"/>
          <w:i/>
          <w:iCs/>
          <w:color w:val="222222"/>
          <w:shd w:val="clear" w:color="auto" w:fill="FFFFFF"/>
        </w:rPr>
        <w:t>Scientific Reports</w:t>
      </w:r>
      <w:r>
        <w:rPr>
          <w:rFonts w:ascii="Arial" w:hAnsi="Arial" w:cs="Arial"/>
          <w:color w:val="222222"/>
          <w:shd w:val="clear" w:color="auto" w:fill="FFFFFF"/>
        </w:rPr>
        <w:t>, </w:t>
      </w:r>
      <w:r>
        <w:rPr>
          <w:rFonts w:ascii="Arial" w:hAnsi="Arial" w:cs="Arial"/>
          <w:i/>
          <w:iCs/>
          <w:color w:val="222222"/>
          <w:shd w:val="clear" w:color="auto" w:fill="FFFFFF"/>
        </w:rPr>
        <w:t>9</w:t>
      </w:r>
      <w:r>
        <w:rPr>
          <w:rFonts w:ascii="Arial" w:hAnsi="Arial" w:cs="Arial"/>
          <w:color w:val="222222"/>
          <w:shd w:val="clear" w:color="auto" w:fill="FFFFFF"/>
        </w:rPr>
        <w:t>(1), 1-14.</w:t>
      </w:r>
    </w:p>
  </w:comment>
  <w:comment w:id="14" w:author="admin" w:date="2022-10-18T14:20:00Z" w:initials="">
    <w:p w14:paraId="358E1D9A">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Khaitov, V.M., Lentsman, N.V. The cycle of mussels: long-term dynamics of mussel beds on intertidal soft bottoms at the White Sea. Hydrobiologia 781, 161–180 (2016). https://doi.org/10.1007/s10750-016-2837-0</w:t>
      </w:r>
    </w:p>
  </w:comment>
  <w:comment w:id="15" w:author="Petr Strelkov" w:date="2022-10-18T14:20:00Z" w:initials="">
    <w:p w14:paraId="1B445D16">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Lukanin VV, Naumov AD, Fedyakov VV (1986) Dynamics of size-structure in a population of the White Sea mussels (Mytilus edulis L.). In: Fedyakov VV, Lukanin VV (eds) Ecological investigations of the benthic organisms of the White Sea. Zoological Institute of the USSR Academy of Sciences, Leningrad, pp 50–63</w:t>
      </w:r>
    </w:p>
  </w:comment>
  <w:comment w:id="16" w:author="Марченко Юлия Тиграновна" w:date="2022-10-18T14:20:00Z" w:initials="МЮТ">
    <w:p w14:paraId="2E53799E">
      <w:pPr>
        <w:pStyle w:val="16"/>
      </w:pPr>
      <w:r>
        <w:rPr>
          <w:rFonts w:ascii="Arial" w:hAnsi="Arial" w:cs="Arial"/>
          <w:color w:val="222222"/>
          <w:shd w:val="clear" w:color="auto" w:fill="FFFFFF"/>
        </w:rPr>
        <w:t>Bodkin, J. L., Coletti, H. A., Ballachey, B. E., Monson, D. H., Esler, D., &amp; Dean, T. A. (2018). Variation in abundance of Pacific blue mussel (Mytilus trossulus) in the Northern Gulf of Alaska, 2006–2015. </w:t>
      </w:r>
      <w:r>
        <w:rPr>
          <w:rFonts w:ascii="Arial" w:hAnsi="Arial" w:cs="Arial"/>
          <w:i/>
          <w:iCs/>
          <w:color w:val="222222"/>
          <w:shd w:val="clear" w:color="auto" w:fill="FFFFFF"/>
        </w:rPr>
        <w:t>Deep Sea Research Part II: Topical Studies in Oceanography</w:t>
      </w:r>
      <w:r>
        <w:rPr>
          <w:rFonts w:ascii="Arial" w:hAnsi="Arial" w:cs="Arial"/>
          <w:color w:val="222222"/>
          <w:shd w:val="clear" w:color="auto" w:fill="FFFFFF"/>
        </w:rPr>
        <w:t>, </w:t>
      </w:r>
      <w:r>
        <w:rPr>
          <w:rFonts w:ascii="Arial" w:hAnsi="Arial" w:cs="Arial"/>
          <w:i/>
          <w:iCs/>
          <w:color w:val="222222"/>
          <w:shd w:val="clear" w:color="auto" w:fill="FFFFFF"/>
        </w:rPr>
        <w:t>147</w:t>
      </w:r>
      <w:r>
        <w:rPr>
          <w:rFonts w:ascii="Arial" w:hAnsi="Arial" w:cs="Arial"/>
          <w:color w:val="222222"/>
          <w:shd w:val="clear" w:color="auto" w:fill="FFFFFF"/>
        </w:rPr>
        <w:t>, 87-97.</w:t>
      </w:r>
    </w:p>
  </w:comment>
  <w:comment w:id="17" w:author="Марченко Юлия Тиграновна" w:date="2022-10-18T14:20:00Z" w:initials="МЮТ">
    <w:p w14:paraId="51941196">
      <w:pPr>
        <w:pStyle w:val="16"/>
      </w:pPr>
      <w:r>
        <w:rPr>
          <w:rFonts w:ascii="Arial" w:hAnsi="Arial" w:cs="Arial"/>
          <w:color w:val="222222"/>
          <w:shd w:val="clear" w:color="auto" w:fill="FFFFFF"/>
          <w:lang w:val="de-DE"/>
        </w:rPr>
        <w:t xml:space="preserve">Selin, N. I., &amp; Lysenko, V. N. (2006). </w:t>
      </w:r>
      <w:r>
        <w:rPr>
          <w:rFonts w:ascii="Arial" w:hAnsi="Arial" w:cs="Arial"/>
          <w:color w:val="222222"/>
          <w:shd w:val="clear" w:color="auto" w:fill="FFFFFF"/>
        </w:rPr>
        <w:t>Size and age composition of populations and growth of Mytilus trossulus (Bivalvia: Mytilidae) in the subtidal area of western Kamchatka. </w:t>
      </w:r>
      <w:r>
        <w:rPr>
          <w:rFonts w:ascii="Arial" w:hAnsi="Arial" w:cs="Arial"/>
          <w:i/>
          <w:iCs/>
          <w:color w:val="222222"/>
          <w:shd w:val="clear" w:color="auto" w:fill="FFFFFF"/>
        </w:rPr>
        <w:t>Russian Journal of Marine Biology</w:t>
      </w:r>
      <w:r>
        <w:rPr>
          <w:rFonts w:ascii="Arial" w:hAnsi="Arial" w:cs="Arial"/>
          <w:color w:val="222222"/>
          <w:shd w:val="clear" w:color="auto" w:fill="FFFFFF"/>
        </w:rPr>
        <w:t>, </w:t>
      </w:r>
      <w:r>
        <w:rPr>
          <w:rFonts w:ascii="Arial" w:hAnsi="Arial" w:cs="Arial"/>
          <w:i/>
          <w:iCs/>
          <w:color w:val="222222"/>
          <w:shd w:val="clear" w:color="auto" w:fill="FFFFFF"/>
        </w:rPr>
        <w:t>32</w:t>
      </w:r>
      <w:r>
        <w:rPr>
          <w:rFonts w:ascii="Arial" w:hAnsi="Arial" w:cs="Arial"/>
          <w:color w:val="222222"/>
          <w:shd w:val="clear" w:color="auto" w:fill="FFFFFF"/>
        </w:rPr>
        <w:t>(6), 360-368.</w:t>
      </w:r>
    </w:p>
  </w:comment>
  <w:comment w:id="18" w:author="Petr Strelkov" w:date="2022-10-18T14:20:00Z" w:initials="">
    <w:p w14:paraId="12BC4A74">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Khalaman, V. V., Trunova, A. D., Tridrikh, N. N., Zharnikov, V. S., &amp; Spiridonov, V. A. (2020). From uniformity to multiplicity: development of a sub-arctic Littoral Mussel Bed in the Sea of Okhotsk. Polar Biology, 43(9), 1341-1352.</w:t>
      </w:r>
    </w:p>
  </w:comment>
  <w:comment w:id="19" w:author="Марченко Юлия Тиграновна" w:date="2022-10-18T14:20:00Z" w:initials="МЮТ">
    <w:p w14:paraId="426A48E0">
      <w:pPr>
        <w:pStyle w:val="16"/>
      </w:pPr>
      <w:r>
        <w:rPr>
          <w:rFonts w:ascii="Arial" w:hAnsi="Arial" w:cs="Arial"/>
          <w:color w:val="222222"/>
          <w:shd w:val="clear" w:color="auto" w:fill="FFFFFF"/>
        </w:rPr>
        <w:t>Ingvaldsen, R. B., Assmann, K. M., Primicerio, R., Fossheim, M., Polyakov, I. V., &amp; Dolgov, A. V. (2021). Physical manifestations and ecological implications of Arctic Atlantification. </w:t>
      </w:r>
      <w:r>
        <w:rPr>
          <w:rFonts w:ascii="Arial" w:hAnsi="Arial" w:cs="Arial"/>
          <w:i/>
          <w:iCs/>
          <w:color w:val="222222"/>
          <w:shd w:val="clear" w:color="auto" w:fill="FFFFFF"/>
        </w:rPr>
        <w:t>Nature Reviews Earth &amp; Environment</w:t>
      </w:r>
      <w:r>
        <w:rPr>
          <w:rFonts w:ascii="Arial" w:hAnsi="Arial" w:cs="Arial"/>
          <w:color w:val="222222"/>
          <w:shd w:val="clear" w:color="auto" w:fill="FFFFFF"/>
        </w:rPr>
        <w:t>, </w:t>
      </w:r>
      <w:r>
        <w:rPr>
          <w:rFonts w:ascii="Arial" w:hAnsi="Arial" w:cs="Arial"/>
          <w:i/>
          <w:iCs/>
          <w:color w:val="222222"/>
          <w:shd w:val="clear" w:color="auto" w:fill="FFFFFF"/>
        </w:rPr>
        <w:t>2</w:t>
      </w:r>
      <w:r>
        <w:rPr>
          <w:rFonts w:ascii="Arial" w:hAnsi="Arial" w:cs="Arial"/>
          <w:color w:val="222222"/>
          <w:shd w:val="clear" w:color="auto" w:fill="FFFFFF"/>
        </w:rPr>
        <w:t>(12), 874-889.</w:t>
      </w:r>
    </w:p>
  </w:comment>
  <w:comment w:id="20" w:author="Petr Strelkov" w:date="2022-10-18T14:20:00Z" w:initials="">
    <w:p w14:paraId="55A56716">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Matishov, G., Moiseev, D., Lyubina, O., Zhichkin, A., Dzhenyuk, S., Karamushko, O., &amp; Frolova, E. (2012). Climate and cyclic hydrobiological changes of the Barents Sea from the twentieth to twenty-first centuries. Polar biology, 35(12), 1773-1790.</w:t>
      </w:r>
    </w:p>
  </w:comment>
  <w:comment w:id="21" w:author="Марченко Юлия Тиграновна" w:date="2022-10-18T14:20:00Z" w:initials="МЮТ">
    <w:p w14:paraId="242902ED">
      <w:pPr>
        <w:pStyle w:val="16"/>
      </w:pPr>
      <w:r>
        <w:rPr>
          <w:rFonts w:ascii="Arial" w:hAnsi="Arial" w:cs="Arial"/>
          <w:color w:val="222222"/>
          <w:shd w:val="clear" w:color="auto" w:fill="FFFFFF"/>
        </w:rPr>
        <w:t>Genelt</w:t>
      </w:r>
      <w:r>
        <w:rPr>
          <w:rFonts w:ascii="Cambria Math" w:hAnsi="Cambria Math" w:cs="Cambria Math"/>
          <w:color w:val="222222"/>
          <w:shd w:val="clear" w:color="auto" w:fill="FFFFFF"/>
        </w:rPr>
        <w:t>‐</w:t>
      </w:r>
      <w:r>
        <w:rPr>
          <w:rFonts w:ascii="Arial" w:hAnsi="Arial" w:cs="Arial"/>
          <w:color w:val="222222"/>
          <w:shd w:val="clear" w:color="auto" w:fill="FFFFFF"/>
        </w:rPr>
        <w:t>Yanovskiy, E., Nazarova, S., Tarasov, O., Mikhailova, N., &amp; Strelkov, P. (2019). Phylogeography of the temperate marine bivalve Cerastoderma edule (Linnaeus, 1758)(Bivalvia: Cardiidae) in the Subarctic: Unique diversity and strong population structuring at different spatial scales. </w:t>
      </w:r>
      <w:r>
        <w:rPr>
          <w:rFonts w:ascii="Arial" w:hAnsi="Arial" w:cs="Arial"/>
          <w:i/>
          <w:iCs/>
          <w:color w:val="222222"/>
          <w:shd w:val="clear" w:color="auto" w:fill="FFFFFF"/>
        </w:rPr>
        <w:t>Journal of Zoological Systematics and Evolutionary Research</w:t>
      </w:r>
      <w:r>
        <w:rPr>
          <w:rFonts w:ascii="Arial" w:hAnsi="Arial" w:cs="Arial"/>
          <w:color w:val="222222"/>
          <w:shd w:val="clear" w:color="auto" w:fill="FFFFFF"/>
        </w:rPr>
        <w:t>, </w:t>
      </w:r>
      <w:r>
        <w:rPr>
          <w:rFonts w:ascii="Arial" w:hAnsi="Arial" w:cs="Arial"/>
          <w:i/>
          <w:iCs/>
          <w:color w:val="222222"/>
          <w:shd w:val="clear" w:color="auto" w:fill="FFFFFF"/>
        </w:rPr>
        <w:t>57</w:t>
      </w:r>
      <w:r>
        <w:rPr>
          <w:rFonts w:ascii="Arial" w:hAnsi="Arial" w:cs="Arial"/>
          <w:color w:val="222222"/>
          <w:shd w:val="clear" w:color="auto" w:fill="FFFFFF"/>
        </w:rPr>
        <w:t>(1), 67-79.</w:t>
      </w:r>
    </w:p>
  </w:comment>
  <w:comment w:id="22" w:author="Марченко Юлия Тиграновна" w:date="2022-10-18T14:20:00Z" w:initials="МЮТ">
    <w:p w14:paraId="7234496B">
      <w:pPr>
        <w:pStyle w:val="16"/>
      </w:pPr>
      <w:r>
        <w:t>Guryanova E.F., Zaks I.G., Ushakov P.V. 1929. Littoral of the Kola Bay. Part 2: Comparative description of the Kola Bay littoral on its whole length // Trudy Otdeleniya zoologii i fiziologii Leningradskogo obshchestva estestvoispytatelej. V. 58, no. 2, p. 89-143. [in Russian].</w:t>
      </w:r>
    </w:p>
  </w:comment>
  <w:comment w:id="23" w:author="Марченко Юлия Тиграновна" w:date="2022-10-18T14:20:00Z" w:initials="МЮТ">
    <w:p w14:paraId="69B753E0">
      <w:pPr>
        <w:pStyle w:val="16"/>
      </w:pPr>
      <w:r>
        <w:t>Guryanova E.F., Zaks I.G., Ushakov P.V. 1929. Littoral of the Kola Bay. Part 1. // Trudy Otdeleniya zoologii i fiziologii Leningradskogo obshchestva estestvoispytatelej. V. 59, no. 2, p. 47-71. [in Russian].</w:t>
      </w:r>
    </w:p>
  </w:comment>
  <w:comment w:id="24" w:author="Petr Strelkov" w:date="2022-10-18T14:20:00Z" w:initials="">
    <w:p w14:paraId="06174AD1">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lang w:val="it-IT"/>
        </w:rPr>
        <w:t xml:space="preserve">Zatzepin VI, Zenkevitch LA, Filatova ZA. 1948. </w:t>
      </w:r>
      <w:r>
        <w:rPr>
          <w:rFonts w:ascii="Arial" w:hAnsi="Arial" w:eastAsia="Arial" w:cs="Arial"/>
          <w:color w:val="000000"/>
        </w:rPr>
        <w:t>Materials onquantitative analysis of the Kola Bay littoral bottom fauna. In:Ryabchikov PI, editor. Proceedings of the State Oceanographi-cal Institute 6(18). Leningrad: Gydrometeorologicheskoe Izda-tel’stvo. p 1354 [in Russian].</w:t>
      </w:r>
    </w:p>
  </w:comment>
  <w:comment w:id="25" w:author="Марченко Юлия Тиграновна" w:date="2022-10-18T14:20:00Z" w:initials="МЮТ">
    <w:p w14:paraId="4EDD253B">
      <w:pPr>
        <w:pStyle w:val="16"/>
        <w:rPr>
          <w:lang w:val="ru-RU"/>
        </w:rPr>
      </w:pPr>
      <w:r>
        <w:rPr>
          <w:rFonts w:ascii="Arial" w:hAnsi="Arial" w:cs="Arial"/>
          <w:color w:val="222222"/>
          <w:shd w:val="clear" w:color="auto" w:fill="FFFFFF"/>
          <w:lang w:val="ru-RU"/>
        </w:rPr>
        <w:t>Гурьянова, Е. Ф., Закс, И. Г., &amp; Ушаков, П. В. (1926). К фауне эстуарий Мурманского побережья.</w:t>
      </w:r>
      <w:r>
        <w:rPr>
          <w:rFonts w:ascii="Arial" w:hAnsi="Arial" w:cs="Arial"/>
          <w:color w:val="222222"/>
          <w:shd w:val="clear" w:color="auto" w:fill="FFFFFF"/>
        </w:rPr>
        <w:t> </w:t>
      </w:r>
      <w:r>
        <w:rPr>
          <w:rFonts w:ascii="Arial" w:hAnsi="Arial" w:cs="Arial"/>
          <w:i/>
          <w:iCs/>
          <w:color w:val="222222"/>
          <w:shd w:val="clear" w:color="auto" w:fill="FFFFFF"/>
          <w:lang w:val="ru-RU"/>
        </w:rPr>
        <w:t>Тр. Лен. общества естествоиспытателей, отд. Зоологии. Т</w:t>
      </w:r>
      <w:r>
        <w:rPr>
          <w:rFonts w:ascii="Arial" w:hAnsi="Arial" w:cs="Arial"/>
          <w:color w:val="222222"/>
          <w:shd w:val="clear" w:color="auto" w:fill="FFFFFF"/>
          <w:lang w:val="ru-RU"/>
        </w:rPr>
        <w:t>,</w:t>
      </w:r>
      <w:r>
        <w:rPr>
          <w:rFonts w:ascii="Arial" w:hAnsi="Arial" w:cs="Arial"/>
          <w:color w:val="222222"/>
          <w:shd w:val="clear" w:color="auto" w:fill="FFFFFF"/>
        </w:rPr>
        <w:t> </w:t>
      </w:r>
      <w:r>
        <w:rPr>
          <w:rFonts w:ascii="Arial" w:hAnsi="Arial" w:cs="Arial"/>
          <w:i/>
          <w:iCs/>
          <w:color w:val="222222"/>
          <w:shd w:val="clear" w:color="auto" w:fill="FFFFFF"/>
          <w:lang w:val="ru-RU"/>
        </w:rPr>
        <w:t>56</w:t>
      </w:r>
      <w:r>
        <w:rPr>
          <w:rFonts w:ascii="Arial" w:hAnsi="Arial" w:cs="Arial"/>
          <w:color w:val="222222"/>
          <w:shd w:val="clear" w:color="auto" w:fill="FFFFFF"/>
          <w:lang w:val="ru-RU"/>
        </w:rPr>
        <w:t>(2), 79.</w:t>
      </w:r>
    </w:p>
  </w:comment>
  <w:comment w:id="26" w:author="Марченко Юлия Тиграновна" w:date="2022-10-18T14:20:00Z" w:initials="МЮТ">
    <w:p w14:paraId="610C0EF8">
      <w:pPr>
        <w:pStyle w:val="16"/>
      </w:pPr>
      <w:r>
        <w:rPr>
          <w:rFonts w:ascii="Arial" w:hAnsi="Arial" w:cs="Arial"/>
          <w:color w:val="222222"/>
          <w:shd w:val="clear" w:color="auto" w:fill="FFFFFF"/>
          <w:lang w:val="ru-RU"/>
        </w:rPr>
        <w:t xml:space="preserve">Матвеева, Т. А. (1948). Биология </w:t>
      </w:r>
      <w:r>
        <w:rPr>
          <w:rFonts w:ascii="Arial" w:hAnsi="Arial" w:cs="Arial"/>
          <w:color w:val="222222"/>
          <w:shd w:val="clear" w:color="auto" w:fill="FFFFFF"/>
        </w:rPr>
        <w:t>Mytilus</w:t>
      </w:r>
      <w:r>
        <w:rPr>
          <w:rFonts w:ascii="Arial" w:hAnsi="Arial" w:cs="Arial"/>
          <w:color w:val="222222"/>
          <w:shd w:val="clear" w:color="auto" w:fill="FFFFFF"/>
          <w:lang w:val="ru-RU"/>
        </w:rPr>
        <w:t xml:space="preserve"> </w:t>
      </w:r>
      <w:r>
        <w:rPr>
          <w:rFonts w:ascii="Arial" w:hAnsi="Arial" w:cs="Arial"/>
          <w:color w:val="222222"/>
          <w:shd w:val="clear" w:color="auto" w:fill="FFFFFF"/>
        </w:rPr>
        <w:t>edulis</w:t>
      </w:r>
      <w:r>
        <w:rPr>
          <w:rFonts w:ascii="Arial" w:hAnsi="Arial" w:cs="Arial"/>
          <w:color w:val="222222"/>
          <w:shd w:val="clear" w:color="auto" w:fill="FFFFFF"/>
          <w:lang w:val="ru-RU"/>
        </w:rPr>
        <w:t xml:space="preserve"> </w:t>
      </w:r>
      <w:r>
        <w:rPr>
          <w:rFonts w:ascii="Arial" w:hAnsi="Arial" w:cs="Arial"/>
          <w:color w:val="222222"/>
          <w:shd w:val="clear" w:color="auto" w:fill="FFFFFF"/>
        </w:rPr>
        <w:t>L</w:t>
      </w:r>
      <w:r>
        <w:rPr>
          <w:rFonts w:ascii="Arial" w:hAnsi="Arial" w:cs="Arial"/>
          <w:color w:val="222222"/>
          <w:shd w:val="clear" w:color="auto" w:fill="FFFFFF"/>
          <w:lang w:val="ru-RU"/>
        </w:rPr>
        <w:t>. Восточного Мурмана.</w:t>
      </w:r>
      <w:r>
        <w:rPr>
          <w:rFonts w:ascii="Arial" w:hAnsi="Arial" w:cs="Arial"/>
          <w:color w:val="222222"/>
          <w:shd w:val="clear" w:color="auto" w:fill="FFFFFF"/>
        </w:rPr>
        <w:t> </w:t>
      </w:r>
      <w:r>
        <w:rPr>
          <w:rFonts w:ascii="Arial" w:hAnsi="Arial" w:cs="Arial"/>
          <w:i/>
          <w:iCs/>
          <w:color w:val="222222"/>
          <w:shd w:val="clear" w:color="auto" w:fill="FFFFFF"/>
        </w:rPr>
        <w:t>Тр. Мурм. биол. станции АН СССР.—М</w:t>
      </w:r>
      <w:r>
        <w:rPr>
          <w:rFonts w:ascii="Arial" w:hAnsi="Arial" w:cs="Arial"/>
          <w:color w:val="222222"/>
          <w:shd w:val="clear" w:color="auto" w:fill="FFFFFF"/>
        </w:rPr>
        <w:t>, 215-241.</w:t>
      </w:r>
    </w:p>
  </w:comment>
  <w:comment w:id="27" w:author="admin" w:date="2022-10-18T14:20:00Z" w:initials="">
    <w:p w14:paraId="03F11751">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Antipova   T.A.,   Guerasimova   OV,   Panasenko   LD,   Sennikov   AM(1984)   Quantitative   distribution   of   commercially   importantinvertebrates  along  Murman  coast.  In:  Benthos  of  the  BarentsSea: distribution, ecology and population structure. USSR AcadSci,  Kola  Scientific  Centre,  MMBI,  Apatity,  pp  113–123  (inRussian)</w:t>
      </w:r>
    </w:p>
  </w:comment>
  <w:comment w:id="28" w:author="Petr Strelkov" w:date="2022-10-18T14:20:00Z" w:initials="">
    <w:p w14:paraId="2DA710F7">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Strelkov P.P., Dobretsov S.V., Zubaha M.A., Maximovich N.V. (2001) Reproductive cycle and population dynamics of mussel Mytilus edulis L. under conditions of Eastern Murman (the Barents Sea). Vestnik of Saint Petersburg University. Series 3. Biology, 4: 46-51  (in Russian)</w:t>
      </w:r>
    </w:p>
  </w:comment>
  <w:comment w:id="29" w:author="admin" w:date="2022-10-18T14:20:00Z" w:initials="">
    <w:p w14:paraId="3CB216FF">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Marshall, G. J., Vignols, R. M., &amp; Rees, W. G. (2016). Climate change in the Kola Peninsula, Arctic Russia, during the last 50 years from meteorological observations. Journal of Climate, 29(18), 6823-6840.</w:t>
      </w:r>
    </w:p>
  </w:comment>
  <w:comment w:id="30" w:author="Марченко Юлия Тиграновна" w:date="2022-10-18T14:20:00Z" w:initials="МЮТ">
    <w:p w14:paraId="17500699">
      <w:pPr>
        <w:pStyle w:val="16"/>
        <w:rPr>
          <w:lang w:val="de-DE"/>
        </w:rPr>
      </w:pPr>
      <w:r>
        <w:rPr>
          <w:rFonts w:ascii="Helvetica" w:hAnsi="Helvetica"/>
          <w:color w:val="202020"/>
          <w:shd w:val="clear" w:color="auto" w:fill="FFFFFF"/>
        </w:rPr>
        <w:t>McDonald J, Seed R, Koehn R. Allozymes and morphometric characters of three species of </w:t>
      </w:r>
      <w:r>
        <w:rPr>
          <w:rStyle w:val="12"/>
          <w:rFonts w:ascii="Helvetica" w:hAnsi="Helvetica"/>
          <w:color w:val="202020"/>
          <w:shd w:val="clear" w:color="auto" w:fill="FFFFFF"/>
        </w:rPr>
        <w:t>Mytilus</w:t>
      </w:r>
      <w:r>
        <w:rPr>
          <w:rFonts w:ascii="Helvetica" w:hAnsi="Helvetica"/>
          <w:color w:val="202020"/>
          <w:shd w:val="clear" w:color="auto" w:fill="FFFFFF"/>
        </w:rPr>
        <w:t xml:space="preserve"> in the northern and southern hemispheres. </w:t>
      </w:r>
      <w:r>
        <w:rPr>
          <w:rFonts w:ascii="Helvetica" w:hAnsi="Helvetica"/>
          <w:color w:val="202020"/>
          <w:shd w:val="clear" w:color="auto" w:fill="FFFFFF"/>
          <w:lang w:val="de-DE"/>
        </w:rPr>
        <w:t>Mar Biol. 1991;111: 323–333.</w:t>
      </w:r>
    </w:p>
  </w:comment>
  <w:comment w:id="31" w:author="Марченко Юлия Тиграновна" w:date="2022-10-18T14:20:00Z" w:initials="МЮТ">
    <w:p w14:paraId="26737B97">
      <w:pPr>
        <w:pStyle w:val="16"/>
        <w:rPr>
          <w:lang w:val="de-DE"/>
        </w:rPr>
      </w:pPr>
      <w:r>
        <w:rPr>
          <w:rFonts w:ascii="Arial" w:hAnsi="Arial" w:cs="Arial"/>
          <w:color w:val="222222"/>
          <w:shd w:val="clear" w:color="auto" w:fill="FFFFFF"/>
          <w:lang w:val="de-DE"/>
        </w:rPr>
        <w:t xml:space="preserve">Wenne, R., Zbawicka, M., Bach, L., Strelkov, P., Gantsevich, M., Kukliński, P., ... </w:t>
      </w:r>
      <w:r>
        <w:rPr>
          <w:rFonts w:ascii="Arial" w:hAnsi="Arial" w:cs="Arial"/>
          <w:color w:val="222222"/>
          <w:shd w:val="clear" w:color="auto" w:fill="FFFFFF"/>
        </w:rPr>
        <w:t>&amp; Kotta, J. (2020). Trans-Atlantic distribution and introgression as inferred from single nucleotide polymorphism: Mussels Mytilus and environmental factors. </w:t>
      </w:r>
      <w:r>
        <w:rPr>
          <w:rFonts w:ascii="Arial" w:hAnsi="Arial" w:cs="Arial"/>
          <w:i/>
          <w:iCs/>
          <w:color w:val="222222"/>
          <w:shd w:val="clear" w:color="auto" w:fill="FFFFFF"/>
          <w:lang w:val="de-DE"/>
        </w:rPr>
        <w:t>Genes</w:t>
      </w:r>
      <w:r>
        <w:rPr>
          <w:rFonts w:ascii="Arial" w:hAnsi="Arial" w:cs="Arial"/>
          <w:color w:val="222222"/>
          <w:shd w:val="clear" w:color="auto" w:fill="FFFFFF"/>
          <w:lang w:val="de-DE"/>
        </w:rPr>
        <w:t>, </w:t>
      </w:r>
      <w:r>
        <w:rPr>
          <w:rFonts w:ascii="Arial" w:hAnsi="Arial" w:cs="Arial"/>
          <w:i/>
          <w:iCs/>
          <w:color w:val="222222"/>
          <w:shd w:val="clear" w:color="auto" w:fill="FFFFFF"/>
          <w:lang w:val="de-DE"/>
        </w:rPr>
        <w:t>11</w:t>
      </w:r>
      <w:r>
        <w:rPr>
          <w:rFonts w:ascii="Arial" w:hAnsi="Arial" w:cs="Arial"/>
          <w:color w:val="222222"/>
          <w:shd w:val="clear" w:color="auto" w:fill="FFFFFF"/>
          <w:lang w:val="de-DE"/>
        </w:rPr>
        <w:t>(5), 530.</w:t>
      </w:r>
    </w:p>
  </w:comment>
  <w:comment w:id="32" w:author="Марченко Юлия Тиграновна" w:date="2022-10-18T14:20:00Z" w:initials="МЮТ">
    <w:p w14:paraId="118B0DF8">
      <w:pPr>
        <w:pStyle w:val="16"/>
      </w:pPr>
      <w:r>
        <w:rPr>
          <w:rFonts w:ascii="Arial" w:hAnsi="Arial" w:cs="Arial"/>
          <w:color w:val="222222"/>
          <w:shd w:val="clear" w:color="auto" w:fill="FFFFFF"/>
          <w:lang w:val="de-DE"/>
        </w:rPr>
        <w:t xml:space="preserve">Laakkonen, H. M., Hardman, M., Strelkov, P., &amp; Väinölä, R. (2021). </w:t>
      </w:r>
      <w:r>
        <w:rPr>
          <w:rFonts w:ascii="Arial" w:hAnsi="Arial" w:cs="Arial"/>
          <w:color w:val="222222"/>
          <w:shd w:val="clear" w:color="auto" w:fill="FFFFFF"/>
        </w:rPr>
        <w:t>Cycles of trans</w:t>
      </w:r>
      <w:r>
        <w:rPr>
          <w:rFonts w:ascii="Cambria Math" w:hAnsi="Cambria Math" w:cs="Cambria Math"/>
          <w:color w:val="222222"/>
          <w:shd w:val="clear" w:color="auto" w:fill="FFFFFF"/>
        </w:rPr>
        <w:t>‐</w:t>
      </w:r>
      <w:r>
        <w:rPr>
          <w:rFonts w:ascii="Arial" w:hAnsi="Arial" w:cs="Arial"/>
          <w:color w:val="222222"/>
          <w:shd w:val="clear" w:color="auto" w:fill="FFFFFF"/>
        </w:rPr>
        <w:t>Arctic dispersal and vicariance, and diversification of the amphi</w:t>
      </w:r>
      <w:r>
        <w:rPr>
          <w:rFonts w:ascii="Cambria Math" w:hAnsi="Cambria Math" w:cs="Cambria Math"/>
          <w:color w:val="222222"/>
          <w:shd w:val="clear" w:color="auto" w:fill="FFFFFF"/>
        </w:rPr>
        <w:t>‐</w:t>
      </w:r>
      <w:r>
        <w:rPr>
          <w:rFonts w:ascii="Arial" w:hAnsi="Arial" w:cs="Arial"/>
          <w:color w:val="222222"/>
          <w:shd w:val="clear" w:color="auto" w:fill="FFFFFF"/>
        </w:rPr>
        <w:t>boreal marine fauna. </w:t>
      </w:r>
      <w:r>
        <w:rPr>
          <w:rFonts w:ascii="Arial" w:hAnsi="Arial" w:cs="Arial"/>
          <w:i/>
          <w:iCs/>
          <w:color w:val="222222"/>
          <w:shd w:val="clear" w:color="auto" w:fill="FFFFFF"/>
        </w:rPr>
        <w:t>Journal of Evolutionary Biology</w:t>
      </w:r>
      <w:r>
        <w:rPr>
          <w:rFonts w:ascii="Arial" w:hAnsi="Arial" w:cs="Arial"/>
          <w:color w:val="222222"/>
          <w:shd w:val="clear" w:color="auto" w:fill="FFFFFF"/>
        </w:rPr>
        <w:t>, </w:t>
      </w:r>
      <w:r>
        <w:rPr>
          <w:rFonts w:ascii="Arial" w:hAnsi="Arial" w:cs="Arial"/>
          <w:i/>
          <w:iCs/>
          <w:color w:val="222222"/>
          <w:shd w:val="clear" w:color="auto" w:fill="FFFFFF"/>
        </w:rPr>
        <w:t>34</w:t>
      </w:r>
      <w:r>
        <w:rPr>
          <w:rFonts w:ascii="Arial" w:hAnsi="Arial" w:cs="Arial"/>
          <w:color w:val="222222"/>
          <w:shd w:val="clear" w:color="auto" w:fill="FFFFFF"/>
        </w:rPr>
        <w:t>(1), 73-96.</w:t>
      </w:r>
    </w:p>
  </w:comment>
  <w:comment w:id="33" w:author="Марченко Юлия Тиграновна" w:date="2022-10-18T14:20:00Z" w:initials="МЮТ">
    <w:p w14:paraId="097C411D">
      <w:pPr>
        <w:pStyle w:val="16"/>
      </w:pPr>
      <w:r>
        <w:rPr>
          <w:rFonts w:ascii="Arial" w:hAnsi="Arial" w:cs="Arial"/>
          <w:color w:val="222222"/>
          <w:shd w:val="clear" w:color="auto" w:fill="FFFFFF"/>
        </w:rPr>
        <w:t>Väinölä, R., &amp; Strelkov, P. (2011). Mytilus trossulus in northern Europe. </w:t>
      </w:r>
      <w:r>
        <w:rPr>
          <w:rFonts w:ascii="Arial" w:hAnsi="Arial" w:cs="Arial"/>
          <w:i/>
          <w:iCs/>
          <w:color w:val="222222"/>
          <w:shd w:val="clear" w:color="auto" w:fill="FFFFFF"/>
        </w:rPr>
        <w:t>Marine biology</w:t>
      </w:r>
      <w:r>
        <w:rPr>
          <w:rFonts w:ascii="Arial" w:hAnsi="Arial" w:cs="Arial"/>
          <w:color w:val="222222"/>
          <w:shd w:val="clear" w:color="auto" w:fill="FFFFFF"/>
        </w:rPr>
        <w:t>, </w:t>
      </w:r>
      <w:r>
        <w:rPr>
          <w:rFonts w:ascii="Arial" w:hAnsi="Arial" w:cs="Arial"/>
          <w:i/>
          <w:iCs/>
          <w:color w:val="222222"/>
          <w:shd w:val="clear" w:color="auto" w:fill="FFFFFF"/>
        </w:rPr>
        <w:t>158</w:t>
      </w:r>
      <w:r>
        <w:rPr>
          <w:rFonts w:ascii="Arial" w:hAnsi="Arial" w:cs="Arial"/>
          <w:color w:val="222222"/>
          <w:shd w:val="clear" w:color="auto" w:fill="FFFFFF"/>
        </w:rPr>
        <w:t>(4), 817-833.</w:t>
      </w:r>
    </w:p>
  </w:comment>
  <w:comment w:id="34" w:author="Марченко Юлия Тиграновна" w:date="2022-10-18T14:20:00Z" w:initials="МЮТ">
    <w:p w14:paraId="247C594E">
      <w:pPr>
        <w:pStyle w:val="24"/>
        <w:spacing w:after="120" w:line="240" w:lineRule="auto"/>
        <w:ind w:left="0"/>
      </w:pPr>
      <w:r>
        <w:t>Rayssac N., Pernet F., Lacasse O., Tremblay R. Temperature effect on survival, growth, and triacylglycerol content during the early ontogeny of Mytilus edulis and M. Trossulus. Marine Ecology Progress Series. 2010; 417: 183–191.</w:t>
      </w:r>
    </w:p>
    <w:p w14:paraId="19AD32B6">
      <w:pPr>
        <w:pStyle w:val="16"/>
      </w:pPr>
    </w:p>
  </w:comment>
  <w:comment w:id="35" w:author="Марченко Юлия Тиграновна" w:date="2022-10-18T14:20:00Z" w:initials="МЮТ">
    <w:p w14:paraId="62AA4D07">
      <w:pPr>
        <w:pStyle w:val="16"/>
      </w:pPr>
      <w:r>
        <w:rPr>
          <w:rFonts w:ascii="Arial" w:hAnsi="Arial" w:cs="Arial"/>
          <w:color w:val="222222"/>
          <w:shd w:val="clear" w:color="auto" w:fill="FFFFFF"/>
        </w:rPr>
        <w:t>Fly, E. K., &amp; Hilbish, T. J. (2013). Physiological energetics and biogeographic range limits of three congeneric mussel species. </w:t>
      </w:r>
      <w:r>
        <w:rPr>
          <w:rFonts w:ascii="Arial" w:hAnsi="Arial" w:cs="Arial"/>
          <w:i/>
          <w:iCs/>
          <w:color w:val="222222"/>
          <w:shd w:val="clear" w:color="auto" w:fill="FFFFFF"/>
        </w:rPr>
        <w:t>Oecologia</w:t>
      </w:r>
      <w:r>
        <w:rPr>
          <w:rFonts w:ascii="Arial" w:hAnsi="Arial" w:cs="Arial"/>
          <w:color w:val="222222"/>
          <w:shd w:val="clear" w:color="auto" w:fill="FFFFFF"/>
        </w:rPr>
        <w:t>, </w:t>
      </w:r>
      <w:r>
        <w:rPr>
          <w:rFonts w:ascii="Arial" w:hAnsi="Arial" w:cs="Arial"/>
          <w:i/>
          <w:iCs/>
          <w:color w:val="222222"/>
          <w:shd w:val="clear" w:color="auto" w:fill="FFFFFF"/>
        </w:rPr>
        <w:t>172</w:t>
      </w:r>
      <w:r>
        <w:rPr>
          <w:rFonts w:ascii="Arial" w:hAnsi="Arial" w:cs="Arial"/>
          <w:color w:val="222222"/>
          <w:shd w:val="clear" w:color="auto" w:fill="FFFFFF"/>
        </w:rPr>
        <w:t>(1), 35-46.</w:t>
      </w:r>
    </w:p>
  </w:comment>
  <w:comment w:id="36" w:author="Марченко Юлия Тиграновна" w:date="2022-10-18T14:20:00Z" w:initials="МЮТ">
    <w:p w14:paraId="3A64195D">
      <w:pPr>
        <w:pStyle w:val="16"/>
      </w:pPr>
      <w:r>
        <w:rPr>
          <w:rFonts w:ascii="Arial" w:hAnsi="Arial" w:cs="Arial"/>
          <w:color w:val="222222"/>
          <w:shd w:val="clear" w:color="auto" w:fill="FFFFFF"/>
          <w:lang w:val="de-DE"/>
        </w:rPr>
        <w:t xml:space="preserve">Bakhmet, I., Aristov, D., Marchenko, J., &amp; Nikolaev, K. (2022). </w:t>
      </w:r>
      <w:r>
        <w:rPr>
          <w:rFonts w:ascii="Arial" w:hAnsi="Arial" w:cs="Arial"/>
          <w:color w:val="222222"/>
          <w:shd w:val="clear" w:color="auto" w:fill="FFFFFF"/>
        </w:rPr>
        <w:t>Handling the heat: Changes in the heart rate of two congeneric blue mussel species and their hybrids in response to water temperature. </w:t>
      </w:r>
      <w:r>
        <w:rPr>
          <w:rFonts w:ascii="Arial" w:hAnsi="Arial" w:cs="Arial"/>
          <w:i/>
          <w:iCs/>
          <w:color w:val="222222"/>
          <w:shd w:val="clear" w:color="auto" w:fill="FFFFFF"/>
        </w:rPr>
        <w:t>Journal of Sea Research</w:t>
      </w:r>
      <w:r>
        <w:rPr>
          <w:rFonts w:ascii="Arial" w:hAnsi="Arial" w:cs="Arial"/>
          <w:color w:val="222222"/>
          <w:shd w:val="clear" w:color="auto" w:fill="FFFFFF"/>
        </w:rPr>
        <w:t>, 102218.</w:t>
      </w:r>
    </w:p>
  </w:comment>
  <w:comment w:id="37" w:author="Марченко Юлия Тиграновна" w:date="2022-10-18T14:20:00Z" w:initials="МЮТ">
    <w:p w14:paraId="6C03441B">
      <w:pPr>
        <w:pStyle w:val="16"/>
      </w:pPr>
      <w:r>
        <w:rPr>
          <w:rFonts w:ascii="Arial" w:hAnsi="Arial" w:cs="Arial"/>
          <w:color w:val="222222"/>
          <w:shd w:val="clear" w:color="auto" w:fill="FFFFFF"/>
        </w:rPr>
        <w:t>Riginos, C., &amp; Cunningham, C. W. (2005). Invited review: local adaptation and species segregation in two mussel (Mytilus edulis× Mytilus trossulus) hybrid zones. </w:t>
      </w:r>
      <w:r>
        <w:rPr>
          <w:rFonts w:ascii="Arial" w:hAnsi="Arial" w:cs="Arial"/>
          <w:i/>
          <w:iCs/>
          <w:color w:val="222222"/>
          <w:shd w:val="clear" w:color="auto" w:fill="FFFFFF"/>
        </w:rPr>
        <w:t>Molecular ecology</w:t>
      </w:r>
      <w:r>
        <w:rPr>
          <w:rFonts w:ascii="Arial" w:hAnsi="Arial" w:cs="Arial"/>
          <w:color w:val="222222"/>
          <w:shd w:val="clear" w:color="auto" w:fill="FFFFFF"/>
        </w:rPr>
        <w:t>, </w:t>
      </w:r>
      <w:r>
        <w:rPr>
          <w:rFonts w:ascii="Arial" w:hAnsi="Arial" w:cs="Arial"/>
          <w:i/>
          <w:iCs/>
          <w:color w:val="222222"/>
          <w:shd w:val="clear" w:color="auto" w:fill="FFFFFF"/>
        </w:rPr>
        <w:t>14</w:t>
      </w:r>
      <w:r>
        <w:rPr>
          <w:rFonts w:ascii="Arial" w:hAnsi="Arial" w:cs="Arial"/>
          <w:color w:val="222222"/>
          <w:shd w:val="clear" w:color="auto" w:fill="FFFFFF"/>
        </w:rPr>
        <w:t>(2), 381-400.</w:t>
      </w:r>
    </w:p>
  </w:comment>
  <w:comment w:id="38" w:author="Марченко Юлия Тиграновна" w:date="2022-10-18T14:20:00Z" w:initials="МЮТ">
    <w:p w14:paraId="39A142D8">
      <w:pPr>
        <w:pStyle w:val="16"/>
      </w:pPr>
      <w:r>
        <w:rPr>
          <w:rFonts w:ascii="Arial" w:hAnsi="Arial" w:cs="Arial"/>
          <w:color w:val="222222"/>
          <w:shd w:val="clear" w:color="auto" w:fill="FFFFFF"/>
        </w:rPr>
        <w:t>Katolikova, M., Khaitov, V., Väinölä, R., Gantsevich, M., &amp; Strelkov, P. (2016). Genetic, ecological and morphological distinctness of the blue mussels Mytilus trossulus Gould and M. edulis L. in the White Sea. </w:t>
      </w:r>
      <w:r>
        <w:rPr>
          <w:rFonts w:ascii="Arial" w:hAnsi="Arial" w:cs="Arial"/>
          <w:i/>
          <w:iCs/>
          <w:color w:val="222222"/>
          <w:shd w:val="clear" w:color="auto" w:fill="FFFFFF"/>
        </w:rPr>
        <w:t>PLoS One</w:t>
      </w:r>
      <w:r>
        <w:rPr>
          <w:rFonts w:ascii="Arial" w:hAnsi="Arial" w:cs="Arial"/>
          <w:color w:val="222222"/>
          <w:shd w:val="clear" w:color="auto" w:fill="FFFFFF"/>
        </w:rPr>
        <w:t>, </w:t>
      </w:r>
      <w:r>
        <w:rPr>
          <w:rFonts w:ascii="Arial" w:hAnsi="Arial" w:cs="Arial"/>
          <w:i/>
          <w:iCs/>
          <w:color w:val="222222"/>
          <w:shd w:val="clear" w:color="auto" w:fill="FFFFFF"/>
        </w:rPr>
        <w:t>11</w:t>
      </w:r>
      <w:r>
        <w:rPr>
          <w:rFonts w:ascii="Arial" w:hAnsi="Arial" w:cs="Arial"/>
          <w:color w:val="222222"/>
          <w:shd w:val="clear" w:color="auto" w:fill="FFFFFF"/>
        </w:rPr>
        <w:t>(4), e0152963.</w:t>
      </w:r>
    </w:p>
  </w:comment>
  <w:comment w:id="39" w:author="Марченко Юлия Тиграновна" w:date="2022-10-18T14:20:00Z" w:initials="МЮТ">
    <w:p w14:paraId="22206E9A">
      <w:pPr>
        <w:pStyle w:val="16"/>
        <w:rPr>
          <w:lang w:val="ru-RU"/>
        </w:rPr>
      </w:pPr>
      <w:r>
        <w:rPr>
          <w:rFonts w:ascii="Arial" w:hAnsi="Arial" w:cs="Arial"/>
          <w:color w:val="222222"/>
          <w:shd w:val="clear" w:color="auto" w:fill="FFFFFF"/>
        </w:rPr>
        <w:t>Khaitov, V., Marchenko, J., Katolikova, M., Väinölä, R., Kingston, S. E., Carlon, D. B., ... &amp; Strelkov, P. (2021). Species identification based on a semi-diagnostic marker: Evaluation of a simple conchological test for distinguishing blue mussels Mytilus edulis L. and M. trossulus Gould. </w:t>
      </w:r>
      <w:r>
        <w:rPr>
          <w:rFonts w:ascii="Arial" w:hAnsi="Arial" w:cs="Arial"/>
          <w:i/>
          <w:iCs/>
          <w:color w:val="222222"/>
          <w:shd w:val="clear" w:color="auto" w:fill="FFFFFF"/>
        </w:rPr>
        <w:t>Plos</w:t>
      </w:r>
      <w:r>
        <w:rPr>
          <w:rFonts w:ascii="Arial" w:hAnsi="Arial" w:cs="Arial"/>
          <w:i/>
          <w:iCs/>
          <w:color w:val="222222"/>
          <w:shd w:val="clear" w:color="auto" w:fill="FFFFFF"/>
          <w:lang w:val="ru-RU"/>
        </w:rPr>
        <w:t xml:space="preserve"> </w:t>
      </w:r>
      <w:r>
        <w:rPr>
          <w:rFonts w:ascii="Arial" w:hAnsi="Arial" w:cs="Arial"/>
          <w:i/>
          <w:iCs/>
          <w:color w:val="222222"/>
          <w:shd w:val="clear" w:color="auto" w:fill="FFFFFF"/>
        </w:rPr>
        <w:t>one</w:t>
      </w:r>
      <w:r>
        <w:rPr>
          <w:rFonts w:ascii="Arial" w:hAnsi="Arial" w:cs="Arial"/>
          <w:color w:val="222222"/>
          <w:shd w:val="clear" w:color="auto" w:fill="FFFFFF"/>
          <w:lang w:val="ru-RU"/>
        </w:rPr>
        <w:t>,</w:t>
      </w:r>
      <w:r>
        <w:rPr>
          <w:rFonts w:ascii="Arial" w:hAnsi="Arial" w:cs="Arial"/>
          <w:color w:val="222222"/>
          <w:shd w:val="clear" w:color="auto" w:fill="FFFFFF"/>
        </w:rPr>
        <w:t> </w:t>
      </w:r>
      <w:r>
        <w:rPr>
          <w:rFonts w:ascii="Arial" w:hAnsi="Arial" w:cs="Arial"/>
          <w:i/>
          <w:iCs/>
          <w:color w:val="222222"/>
          <w:shd w:val="clear" w:color="auto" w:fill="FFFFFF"/>
          <w:lang w:val="ru-RU"/>
        </w:rPr>
        <w:t>16</w:t>
      </w:r>
      <w:r>
        <w:rPr>
          <w:rFonts w:ascii="Arial" w:hAnsi="Arial" w:cs="Arial"/>
          <w:color w:val="222222"/>
          <w:shd w:val="clear" w:color="auto" w:fill="FFFFFF"/>
          <w:lang w:val="ru-RU"/>
        </w:rPr>
        <w:t xml:space="preserve">(7), </w:t>
      </w:r>
      <w:r>
        <w:rPr>
          <w:rFonts w:ascii="Arial" w:hAnsi="Arial" w:cs="Arial"/>
          <w:color w:val="222222"/>
          <w:shd w:val="clear" w:color="auto" w:fill="FFFFFF"/>
        </w:rPr>
        <w:t>e</w:t>
      </w:r>
      <w:r>
        <w:rPr>
          <w:rFonts w:ascii="Arial" w:hAnsi="Arial" w:cs="Arial"/>
          <w:color w:val="222222"/>
          <w:shd w:val="clear" w:color="auto" w:fill="FFFFFF"/>
          <w:lang w:val="ru-RU"/>
        </w:rPr>
        <w:t>0249587.</w:t>
      </w:r>
    </w:p>
  </w:comment>
  <w:comment w:id="40" w:author="Arcella" w:date="2022-10-19T12:58:00Z" w:initials="">
    <w:p w14:paraId="466874EA">
      <w:pPr>
        <w:pStyle w:val="16"/>
      </w:pPr>
      <w:r>
        <w:t>temperate?</w:t>
      </w:r>
    </w:p>
  </w:comment>
  <w:comment w:id="41" w:author="Arcella" w:date="2022-10-19T12:59:00Z" w:initials="">
    <w:p w14:paraId="71CB7E89">
      <w:pPr>
        <w:pStyle w:val="16"/>
      </w:pPr>
      <w:r>
        <w:t>?</w:t>
      </w:r>
    </w:p>
  </w:comment>
  <w:comment w:id="42" w:author="Марченко Юлия Тиграновна" w:date="2022-10-18T14:20:00Z" w:initials="МЮТ">
    <w:p w14:paraId="266720CB">
      <w:pPr>
        <w:shd w:val="clear" w:color="auto" w:fill="FFFFFF"/>
        <w:rPr>
          <w:rFonts w:ascii="Helvetica" w:hAnsi="Helvetica" w:eastAsia="Times New Roman" w:cs="Times New Roman"/>
          <w:color w:val="2C2D2E"/>
          <w:sz w:val="24"/>
          <w:szCs w:val="24"/>
          <w:lang w:val="ru-RU"/>
        </w:rPr>
      </w:pPr>
      <w:r>
        <w:rPr>
          <w:rFonts w:ascii="Helvetica" w:hAnsi="Helvetica" w:eastAsia="Times New Roman" w:cs="Times New Roman"/>
          <w:color w:val="2C2D2E"/>
          <w:sz w:val="24"/>
          <w:szCs w:val="24"/>
          <w:lang w:val="ru-RU"/>
        </w:rPr>
        <w:t>МОРОЗОВ Н. В. Лоция Мурманского берега Северного Ледовитого океана</w:t>
      </w:r>
    </w:p>
    <w:p w14:paraId="55BE16EC">
      <w:pPr>
        <w:shd w:val="clear" w:color="auto" w:fill="FFFFFF"/>
        <w:spacing w:after="0" w:line="240" w:lineRule="auto"/>
        <w:rPr>
          <w:rFonts w:ascii="Helvetica" w:hAnsi="Helvetica" w:eastAsia="Times New Roman" w:cs="Times New Roman"/>
          <w:color w:val="2C2D2E"/>
          <w:sz w:val="24"/>
          <w:szCs w:val="24"/>
          <w:lang w:val="ru-RU"/>
        </w:rPr>
      </w:pPr>
      <w:r>
        <w:rPr>
          <w:rFonts w:ascii="Helvetica" w:hAnsi="Helvetica" w:eastAsia="Times New Roman" w:cs="Times New Roman"/>
          <w:color w:val="2C2D2E"/>
          <w:sz w:val="24"/>
          <w:szCs w:val="24"/>
          <w:lang w:val="ru-RU"/>
        </w:rPr>
        <w:t>от островов Варде до Белого моря. СПБ., типография Морского Министерства в Главном</w:t>
      </w:r>
    </w:p>
    <w:p w14:paraId="6ED96AD5">
      <w:pPr>
        <w:shd w:val="clear" w:color="auto" w:fill="FFFFFF"/>
        <w:spacing w:after="0" w:line="240" w:lineRule="auto"/>
        <w:rPr>
          <w:rFonts w:ascii="Helvetica" w:hAnsi="Helvetica" w:eastAsia="Times New Roman" w:cs="Times New Roman"/>
          <w:color w:val="2C2D2E"/>
          <w:sz w:val="24"/>
          <w:szCs w:val="24"/>
          <w:lang w:val="en-GB"/>
        </w:rPr>
      </w:pPr>
      <w:r>
        <w:rPr>
          <w:rFonts w:ascii="Helvetica" w:hAnsi="Helvetica" w:eastAsia="Times New Roman" w:cs="Times New Roman"/>
          <w:color w:val="2C2D2E"/>
          <w:sz w:val="24"/>
          <w:szCs w:val="24"/>
          <w:lang w:val="ru-RU"/>
        </w:rPr>
        <w:t>Адмиралтействе</w:t>
      </w:r>
      <w:r>
        <w:rPr>
          <w:rFonts w:ascii="Helvetica" w:hAnsi="Helvetica" w:eastAsia="Times New Roman" w:cs="Times New Roman"/>
          <w:color w:val="2C2D2E"/>
          <w:sz w:val="24"/>
          <w:szCs w:val="24"/>
          <w:lang w:val="en-GB"/>
        </w:rPr>
        <w:t xml:space="preserve">, 1901. 713 </w:t>
      </w:r>
      <w:r>
        <w:rPr>
          <w:rFonts w:ascii="Helvetica" w:hAnsi="Helvetica" w:eastAsia="Times New Roman" w:cs="Times New Roman"/>
          <w:color w:val="2C2D2E"/>
          <w:sz w:val="24"/>
          <w:szCs w:val="24"/>
          <w:lang w:val="ru-RU"/>
        </w:rPr>
        <w:t>с</w:t>
      </w:r>
      <w:r>
        <w:rPr>
          <w:rFonts w:ascii="Helvetica" w:hAnsi="Helvetica" w:eastAsia="Times New Roman" w:cs="Times New Roman"/>
          <w:color w:val="2C2D2E"/>
          <w:sz w:val="24"/>
          <w:szCs w:val="24"/>
          <w:lang w:val="en-GB"/>
        </w:rPr>
        <w:t>.</w:t>
      </w:r>
    </w:p>
    <w:p w14:paraId="76AE3124">
      <w:pPr>
        <w:pStyle w:val="16"/>
      </w:pPr>
    </w:p>
  </w:comment>
  <w:comment w:id="43" w:author="Petr Strelkov" w:date="2022-10-18T14:20:00Z" w:initials="">
    <w:p w14:paraId="44AA5A80">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lang w:val="fr-FR"/>
        </w:rPr>
      </w:pPr>
      <w:r>
        <w:rPr>
          <w:rFonts w:ascii="Arial" w:hAnsi="Arial" w:eastAsia="Arial" w:cs="Arial"/>
          <w:color w:val="000000"/>
        </w:rPr>
        <w:t xml:space="preserve">Derjugin, K. M. "Fauna of the Kola Bay and conditions of its existence." </w:t>
      </w:r>
      <w:r>
        <w:rPr>
          <w:rFonts w:ascii="Arial" w:hAnsi="Arial" w:eastAsia="Arial" w:cs="Arial"/>
          <w:color w:val="000000"/>
          <w:lang w:val="fr-FR"/>
        </w:rPr>
        <w:t>Mémoires de l’Académie Impériale des Sciences, ser. 8, classe physico-mathématique 34.1 (1915): 1-929.</w:t>
      </w:r>
    </w:p>
    <w:p w14:paraId="0C886C7B">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lang w:val="fr-FR"/>
        </w:rPr>
      </w:pPr>
    </w:p>
    <w:p w14:paraId="67DC4690">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lang w:val="fr-FR"/>
        </w:rPr>
        <w:t xml:space="preserve">Guryanova, E.F., Zaks, I.G., and Ushakov, P.V., Kola Bay Littoral Zone, Ch. 1, Tr. </w:t>
      </w:r>
      <w:r>
        <w:rPr>
          <w:rFonts w:ascii="Arial" w:hAnsi="Arial" w:eastAsia="Arial" w:cs="Arial"/>
          <w:color w:val="000000"/>
        </w:rPr>
        <w:t>Leningr. Obshch. Estestvoispyt., 1928, vol. 58, no. 2, pp. 89–143.</w:t>
      </w:r>
    </w:p>
    <w:p w14:paraId="64FB7BFE">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p>
    <w:p w14:paraId="0E29518D">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Mityaev M. V. Murman Coast (Geological, Geomorphological, and Climatic Features, Current Geological Process) //Publ. KSC RAS, Apatity. – 2014. – Т. 226.</w:t>
      </w:r>
    </w:p>
    <w:p w14:paraId="3336268B">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p>
    <w:p w14:paraId="50EA0A74">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Shavykin А. А. Kola Bay and Oil: Biota, Vulnerability Maps, Pollution /</w:t>
      </w:r>
    </w:p>
    <w:p w14:paraId="0CF30D2A">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MMBI KSC RAS. – Saint Petersburg : Renome, 2018. – 520 p</w:t>
      </w:r>
    </w:p>
  </w:comment>
  <w:comment w:id="44" w:author="Petr Strelkov" w:date="2022-10-18T14:20:00Z" w:initials="">
    <w:p w14:paraId="323705AC">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Sukhotin, A. A., Strelkov, P. P., Maximovich, N. V., &amp; Hummel, H. (2007). Growth and longevity of Mytilus edulis (L.) from northeast Europe. Marine Biology Research, 3(3), 155-167.</w:t>
      </w:r>
    </w:p>
  </w:comment>
  <w:comment w:id="45" w:author="Petr Strelkov" w:date="2022-10-18T14:20:00Z" w:initials="">
    <w:p w14:paraId="38B42BA0">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[Brey T. 2001. Population Dynamics in Benthic Invertebrates. A Virtual Handbook. Version 01.2 (http://www.awi-bremerhaven.</w:t>
      </w:r>
    </w:p>
    <w:p w14:paraId="7D50023B">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de/Benthic/Ecosystem/Food Web/Handbook/main.html).</w:t>
      </w:r>
    </w:p>
  </w:comment>
  <w:comment w:id="46" w:author="Марченко Юлия Тиграновна" w:date="2022-10-18T14:20:00Z" w:initials="МЮТ">
    <w:p w14:paraId="314C4742">
      <w:pPr>
        <w:pStyle w:val="16"/>
        <w:rPr>
          <w:lang w:val="de-DE"/>
        </w:rPr>
      </w:pPr>
      <w:r>
        <w:rPr>
          <w:rFonts w:ascii="Arial" w:hAnsi="Arial" w:cs="Arial"/>
          <w:color w:val="222222"/>
          <w:shd w:val="clear" w:color="auto" w:fill="FFFFFF"/>
          <w:lang w:val="de-DE"/>
        </w:rPr>
        <w:t>Oksanen, J., Blanchet, F. G., Friendly, M., Kindt, R., Legendre, P., McGlinn, D., ... &amp; Wagner, H. (2020). vegan: Community Ecology Package. R package version 2.5-6. 2019.</w:t>
      </w:r>
    </w:p>
  </w:comment>
  <w:comment w:id="47" w:author="Марченко Юлия Тиграновна" w:date="2022-10-18T14:20:00Z" w:initials="МЮТ">
    <w:p w14:paraId="063B6F3A">
      <w:pPr>
        <w:pStyle w:val="16"/>
      </w:pPr>
      <w:r>
        <w:rPr>
          <w:rFonts w:ascii="Arial" w:hAnsi="Arial" w:cs="Arial"/>
          <w:color w:val="222222"/>
          <w:shd w:val="clear" w:color="auto" w:fill="FFFFFF"/>
          <w:lang w:val="de-DE"/>
        </w:rPr>
        <w:t xml:space="preserve">Brooks, M. E., Kristensen, K., van Benthem, K. J., Magnusson, A., Berg, C. W., Nielsen, A., ... </w:t>
      </w:r>
      <w:r>
        <w:rPr>
          <w:rFonts w:ascii="Arial" w:hAnsi="Arial" w:cs="Arial"/>
          <w:color w:val="222222"/>
          <w:shd w:val="clear" w:color="auto" w:fill="FFFFFF"/>
        </w:rPr>
        <w:t>&amp; Bolker, B. M. (2017). Modeling zero-inflated count data with glmmTMB. </w:t>
      </w:r>
      <w:r>
        <w:rPr>
          <w:rFonts w:ascii="Arial" w:hAnsi="Arial" w:cs="Arial"/>
          <w:i/>
          <w:iCs/>
          <w:color w:val="222222"/>
          <w:shd w:val="clear" w:color="auto" w:fill="FFFFFF"/>
        </w:rPr>
        <w:t>BioRxiv</w:t>
      </w:r>
      <w:r>
        <w:rPr>
          <w:rFonts w:ascii="Arial" w:hAnsi="Arial" w:cs="Arial"/>
          <w:color w:val="222222"/>
          <w:shd w:val="clear" w:color="auto" w:fill="FFFFFF"/>
        </w:rPr>
        <w:t>, 132753.</w:t>
      </w:r>
    </w:p>
  </w:comment>
  <w:comment w:id="48" w:author="Юлия Марченко" w:date="2022-10-18T14:20:00Z" w:initials="">
    <w:p w14:paraId="02A24008">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Wood, S.N. (2011) Fast stable restricted maximum likelihood and marginal likelihood estimation of</w:t>
      </w:r>
    </w:p>
    <w:p w14:paraId="0CAF6586">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semiparametric generalized linear models. Journal of the Royal Statistical Society (B) 73(1):3-36</w:t>
      </w:r>
    </w:p>
  </w:comment>
  <w:comment w:id="49" w:author="Petr Strelkov" w:date="2022-10-18T14:20:00Z" w:initials="">
    <w:p w14:paraId="63B277E2">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Bufalova, E. N., Strelkov, P. P., Katolikova, M. V., Sukhotin, A. A., &amp; Kozin, M. B. (2005). Mytilus of the Tuva Bay (Kola Bay, Barents Sea). Vestnik SPBGU, 3, 99-105.</w:t>
      </w:r>
    </w:p>
  </w:comment>
  <w:comment w:id="50" w:author="Марченко Юлия Тиграновна" w:date="2022-10-18T14:20:00Z" w:initials="МЮТ">
    <w:p w14:paraId="463169B9">
      <w:pPr>
        <w:pStyle w:val="24"/>
        <w:spacing w:after="120" w:line="240" w:lineRule="auto"/>
        <w:ind w:left="0"/>
      </w:pPr>
      <w:r>
        <w:t>Pritchard J. K., Stephens M., Donnelly P. Inference of population structure using multilocus genotype data. Genetics. 2000; 155 (2): 945–959.</w:t>
      </w:r>
    </w:p>
    <w:p w14:paraId="31D4444F">
      <w:pPr>
        <w:pStyle w:val="16"/>
      </w:pPr>
    </w:p>
  </w:comment>
  <w:comment w:id="51" w:author="Petr Strelkov" w:date="2022-10-18T14:20:00Z" w:initials="">
    <w:p w14:paraId="537D0A59">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Simon, A., Fraïsse, C., El Ayari, T., Liautard-Haag, C., Strelkov, P., Welch, J. J., &amp; Bierne, N. (2021). How do species barriers decay? Concordance and local introgression in mosaic hybrid zones of mussels. Journal of Evolutionary Biology, 34(1), 208-223.</w:t>
      </w:r>
    </w:p>
  </w:comment>
  <w:comment w:id="52" w:author="Марченко Юлия Тиграновна" w:date="2022-10-18T14:20:00Z" w:initials="МЮТ">
    <w:p w14:paraId="31411E2B">
      <w:pPr>
        <w:pStyle w:val="16"/>
      </w:pPr>
      <w:r>
        <w:rPr>
          <w:rFonts w:ascii="Arial" w:hAnsi="Arial" w:cs="Arial"/>
          <w:color w:val="222222"/>
          <w:shd w:val="clear" w:color="auto" w:fill="FFFFFF"/>
        </w:rPr>
        <w:t>Ter Braak, C. J., &amp; Verdonschot, P. F. (1995). Canonical correspondence analysis and related multivariate methods in aquatic ecology. </w:t>
      </w:r>
      <w:r>
        <w:rPr>
          <w:rFonts w:ascii="Arial" w:hAnsi="Arial" w:cs="Arial"/>
          <w:i/>
          <w:iCs/>
          <w:color w:val="222222"/>
          <w:shd w:val="clear" w:color="auto" w:fill="FFFFFF"/>
        </w:rPr>
        <w:t>Aquatic sciences</w:t>
      </w:r>
      <w:r>
        <w:rPr>
          <w:rFonts w:ascii="Arial" w:hAnsi="Arial" w:cs="Arial"/>
          <w:color w:val="222222"/>
          <w:shd w:val="clear" w:color="auto" w:fill="FFFFFF"/>
        </w:rPr>
        <w:t>, </w:t>
      </w:r>
      <w:r>
        <w:rPr>
          <w:rFonts w:ascii="Arial" w:hAnsi="Arial" w:cs="Arial"/>
          <w:i/>
          <w:iCs/>
          <w:color w:val="222222"/>
          <w:shd w:val="clear" w:color="auto" w:fill="FFFFFF"/>
        </w:rPr>
        <w:t>57</w:t>
      </w:r>
      <w:r>
        <w:rPr>
          <w:rFonts w:ascii="Arial" w:hAnsi="Arial" w:cs="Arial"/>
          <w:color w:val="222222"/>
          <w:shd w:val="clear" w:color="auto" w:fill="FFFFFF"/>
        </w:rPr>
        <w:t>(3), 255-289.</w:t>
      </w:r>
    </w:p>
  </w:comment>
  <w:comment w:id="53" w:author="Марченко Юлия Тиграновна" w:date="2022-10-18T14:20:00Z" w:initials="МЮТ">
    <w:p w14:paraId="25272E4F">
      <w:pPr>
        <w:pStyle w:val="16"/>
      </w:pPr>
      <w:r>
        <w:t>PERMANOVA, Anderson, 2014</w:t>
      </w:r>
    </w:p>
  </w:comment>
  <w:comment w:id="54" w:author="Марченко Юлия Тиграновна" w:date="2022-10-18T14:20:00Z" w:initials="МЮТ">
    <w:p w14:paraId="36D303C8">
      <w:pPr>
        <w:pStyle w:val="16"/>
      </w:pPr>
      <w:r>
        <w:rPr>
          <w:rFonts w:ascii="Arial" w:hAnsi="Arial" w:cs="Arial"/>
          <w:color w:val="222222"/>
          <w:shd w:val="clear" w:color="auto" w:fill="FFFFFF"/>
        </w:rPr>
        <w:t>Blanchet, F. G., Legendre, P., &amp; Borcard, D. (2008). Forward selection of explanatory variables. </w:t>
      </w:r>
      <w:r>
        <w:rPr>
          <w:rFonts w:ascii="Arial" w:hAnsi="Arial" w:cs="Arial"/>
          <w:i/>
          <w:iCs/>
          <w:color w:val="222222"/>
          <w:shd w:val="clear" w:color="auto" w:fill="FFFFFF"/>
        </w:rPr>
        <w:t>Ecology</w:t>
      </w:r>
      <w:r>
        <w:rPr>
          <w:rFonts w:ascii="Arial" w:hAnsi="Arial" w:cs="Arial"/>
          <w:color w:val="222222"/>
          <w:shd w:val="clear" w:color="auto" w:fill="FFFFFF"/>
        </w:rPr>
        <w:t>, </w:t>
      </w:r>
      <w:r>
        <w:rPr>
          <w:rFonts w:ascii="Arial" w:hAnsi="Arial" w:cs="Arial"/>
          <w:i/>
          <w:iCs/>
          <w:color w:val="222222"/>
          <w:shd w:val="clear" w:color="auto" w:fill="FFFFFF"/>
        </w:rPr>
        <w:t>89</w:t>
      </w:r>
      <w:r>
        <w:rPr>
          <w:rFonts w:ascii="Arial" w:hAnsi="Arial" w:cs="Arial"/>
          <w:color w:val="222222"/>
          <w:shd w:val="clear" w:color="auto" w:fill="FFFFFF"/>
        </w:rPr>
        <w:t>(9), 2623-2632.</w:t>
      </w:r>
    </w:p>
  </w:comment>
  <w:comment w:id="55" w:author="Марченко Юлия Тиграновна" w:date="2022-10-18T14:20:00Z" w:initials="МЮТ">
    <w:p w14:paraId="1382279A">
      <w:pPr>
        <w:pStyle w:val="16"/>
      </w:pPr>
      <w:r>
        <w:rPr>
          <w:rFonts w:ascii="Arial" w:hAnsi="Arial" w:cs="Arial"/>
          <w:color w:val="222222"/>
          <w:shd w:val="clear" w:color="auto" w:fill="FFFFFF"/>
        </w:rPr>
        <w:t>Legendre, P., &amp; Legendre, L. (2012). </w:t>
      </w:r>
      <w:r>
        <w:rPr>
          <w:rFonts w:ascii="Arial" w:hAnsi="Arial" w:cs="Arial"/>
          <w:i/>
          <w:iCs/>
          <w:color w:val="222222"/>
          <w:shd w:val="clear" w:color="auto" w:fill="FFFFFF"/>
        </w:rPr>
        <w:t>Numerical ecology</w:t>
      </w:r>
      <w:r>
        <w:rPr>
          <w:rFonts w:ascii="Arial" w:hAnsi="Arial" w:cs="Arial"/>
          <w:color w:val="222222"/>
          <w:shd w:val="clear" w:color="auto" w:fill="FFFFFF"/>
        </w:rPr>
        <w:t>. Elsevier.</w:t>
      </w:r>
    </w:p>
  </w:comment>
  <w:comment w:id="56" w:author="Марченко Юлия Тиграновна" w:date="2022-10-18T14:20:00Z" w:initials="МЮТ">
    <w:p w14:paraId="1F0C4141">
      <w:pPr>
        <w:pStyle w:val="16"/>
      </w:pPr>
      <w:r>
        <w:t>Fox, J. (2016) Applied Regression Analysis and Generalized Linear Models, Third Edition. Sage.</w:t>
      </w:r>
    </w:p>
  </w:comment>
  <w:comment w:id="57" w:author="Марченко Юлия Тиграновна" w:date="2022-10-18T14:20:00Z" w:initials="МЮТ">
    <w:p w14:paraId="2DC15E44">
      <w:pPr>
        <w:pStyle w:val="24"/>
        <w:spacing w:after="120" w:line="240" w:lineRule="auto"/>
        <w:ind w:left="0"/>
      </w:pPr>
      <w:r>
        <w:t>Zuur A. F. et al. Mixed effects models and extensions in ecology with R. Statistics for biology and health. New York, Springer, 2009.</w:t>
      </w:r>
    </w:p>
    <w:p w14:paraId="365A130B">
      <w:pPr>
        <w:pStyle w:val="16"/>
      </w:pPr>
    </w:p>
  </w:comment>
  <w:comment w:id="58" w:author="Марченко Юлия Тиграновна" w:date="2022-10-18T14:20:00Z" w:initials="МЮТ">
    <w:p w14:paraId="045C2795">
      <w:pPr>
        <w:pStyle w:val="16"/>
      </w:pPr>
      <w:r>
        <w:rPr>
          <w:rFonts w:ascii="Arial" w:hAnsi="Arial" w:cs="Arial"/>
          <w:color w:val="222222"/>
          <w:shd w:val="clear" w:color="auto" w:fill="FFFFFF"/>
        </w:rPr>
        <w:t>Pedersen, E. J., Miller, D. L., Simpson, G. L., &amp; Ross, N. (2019). Hierarchical generalized additive models in ecology: an introduction with mgcv. </w:t>
      </w:r>
      <w:r>
        <w:rPr>
          <w:rFonts w:ascii="Arial" w:hAnsi="Arial" w:cs="Arial"/>
          <w:i/>
          <w:iCs/>
          <w:color w:val="222222"/>
          <w:shd w:val="clear" w:color="auto" w:fill="FFFFFF"/>
        </w:rPr>
        <w:t>PeerJ</w:t>
      </w:r>
      <w:r>
        <w:rPr>
          <w:rFonts w:ascii="Arial" w:hAnsi="Arial" w:cs="Arial"/>
          <w:color w:val="222222"/>
          <w:shd w:val="clear" w:color="auto" w:fill="FFFFFF"/>
        </w:rPr>
        <w:t>, </w:t>
      </w:r>
      <w:r>
        <w:rPr>
          <w:rFonts w:ascii="Arial" w:hAnsi="Arial" w:cs="Arial"/>
          <w:i/>
          <w:iCs/>
          <w:color w:val="222222"/>
          <w:shd w:val="clear" w:color="auto" w:fill="FFFFFF"/>
        </w:rPr>
        <w:t>7</w:t>
      </w:r>
      <w:r>
        <w:rPr>
          <w:rFonts w:ascii="Arial" w:hAnsi="Arial" w:cs="Arial"/>
          <w:color w:val="222222"/>
          <w:shd w:val="clear" w:color="auto" w:fill="FFFFFF"/>
        </w:rPr>
        <w:t>, e6876.</w:t>
      </w:r>
    </w:p>
  </w:comment>
  <w:comment w:id="59" w:author="Марченко Юлия Тиграновна" w:date="2022-10-18T14:20:00Z" w:initials="МЮТ">
    <w:p w14:paraId="769956CD">
      <w:pPr>
        <w:pStyle w:val="16"/>
      </w:pPr>
      <w:r>
        <w:rPr>
          <w:lang w:val="ru-RU"/>
        </w:rPr>
        <w:t>Вопрос</w:t>
      </w:r>
      <w:r>
        <w:t xml:space="preserve"> </w:t>
      </w:r>
      <w:r>
        <w:rPr>
          <w:lang w:val="ru-RU"/>
        </w:rPr>
        <w:t>для</w:t>
      </w:r>
      <w:r>
        <w:t xml:space="preserve"> </w:t>
      </w:r>
      <w:r>
        <w:rPr>
          <w:lang w:val="ru-RU"/>
        </w:rPr>
        <w:t>ВМ</w:t>
      </w:r>
      <w:r>
        <w:t>: (почему в формуле модели не прописано бета-рапределение? gam(Ptros ~ s(Year, by = Habitat, k = 6) + s(Habitat, bs="re", k=4), data = tuv_all))</w:t>
      </w:r>
    </w:p>
  </w:comment>
  <w:comment w:id="60" w:author="Марченко Юлия Тиграновна" w:date="2022-10-18T14:20:00Z" w:initials="МЮТ">
    <w:p w14:paraId="72B61D88">
      <w:pPr>
        <w:pStyle w:val="16"/>
        <w:rPr>
          <w:lang w:val="ru-RU"/>
        </w:rPr>
      </w:pPr>
      <w:r>
        <w:t>Clarke, K.R. 1993. Non-parametric multivariate analyses of changes in community structure. Australian</w:t>
      </w:r>
      <w:r>
        <w:rPr>
          <w:lang w:val="ru-RU"/>
        </w:rPr>
        <w:t xml:space="preserve"> </w:t>
      </w:r>
      <w:r>
        <w:t>Journal</w:t>
      </w:r>
      <w:r>
        <w:rPr>
          <w:lang w:val="ru-RU"/>
        </w:rPr>
        <w:t xml:space="preserve"> </w:t>
      </w:r>
      <w:r>
        <w:t>of</w:t>
      </w:r>
      <w:r>
        <w:rPr>
          <w:lang w:val="ru-RU"/>
        </w:rPr>
        <w:t xml:space="preserve"> </w:t>
      </w:r>
      <w:r>
        <w:t>Ecology</w:t>
      </w:r>
      <w:r>
        <w:rPr>
          <w:lang w:val="ru-RU"/>
        </w:rPr>
        <w:t>, 18, 117–143.</w:t>
      </w:r>
    </w:p>
  </w:comment>
  <w:comment w:id="61" w:author="Марченко Юлия Тиграновна" w:date="2022-10-18T14:20:00Z" w:initials="МЮТ">
    <w:p w14:paraId="3DDA3E72">
      <w:pPr>
        <w:pStyle w:val="16"/>
        <w:rPr>
          <w:lang w:val="ru-RU"/>
        </w:rPr>
      </w:pPr>
      <w:r>
        <w:rPr>
          <w:lang w:val="ru-RU"/>
        </w:rPr>
        <w:t>Тут пока «черновик» рисунка</w:t>
      </w:r>
    </w:p>
  </w:comment>
  <w:comment w:id="62" w:author="Марченко Юлия Тиграновна" w:date="2022-10-18T14:20:00Z" w:initials="МЮТ">
    <w:p w14:paraId="2BFC0A7B">
      <w:pPr>
        <w:pStyle w:val="16"/>
        <w:rPr>
          <w:lang w:val="ru-RU"/>
        </w:rPr>
      </w:pPr>
      <w:r>
        <w:rPr>
          <w:lang w:val="ru-RU"/>
        </w:rPr>
        <w:t>Тут пока «черновик» рисунка</w:t>
      </w:r>
    </w:p>
  </w:comment>
  <w:comment w:id="63" w:author="Марченко Юлия Тиграновна" w:date="2022-10-18T14:20:00Z" w:initials="МЮТ">
    <w:p w14:paraId="6263397C">
      <w:pPr>
        <w:pStyle w:val="16"/>
        <w:rPr>
          <w:lang w:val="ru-RU"/>
        </w:rPr>
      </w:pPr>
      <w:r>
        <w:rPr>
          <w:lang w:val="ru-RU"/>
        </w:rPr>
        <w:t>Тут пока «черновик» рисунка</w:t>
      </w:r>
    </w:p>
  </w:comment>
  <w:comment w:id="64" w:author="Марченко Юлия Тиграновна" w:date="2022-10-18T14:20:00Z" w:initials="МЮТ">
    <w:p w14:paraId="0F503D2A">
      <w:pPr>
        <w:pStyle w:val="16"/>
        <w:rPr>
          <w:lang w:val="ru-RU"/>
        </w:rPr>
      </w:pPr>
      <w:r>
        <w:rPr>
          <w:lang w:val="ru-RU"/>
        </w:rPr>
        <w:t>Тут пока «черновик» рисунка</w:t>
      </w:r>
    </w:p>
  </w:comment>
  <w:comment w:id="65" w:author="Марченко Юлия Тиграновна" w:date="2022-10-18T14:20:00Z" w:initials="МЮТ">
    <w:p w14:paraId="47F7089B">
      <w:pPr>
        <w:pStyle w:val="16"/>
        <w:rPr>
          <w:lang w:val="ru-RU"/>
        </w:rPr>
      </w:pPr>
      <w:r>
        <w:rPr>
          <w:lang w:val="ru-RU"/>
        </w:rPr>
        <w:t>Тут пока «черновик» рисунка</w:t>
      </w:r>
    </w:p>
  </w:comment>
  <w:comment w:id="66" w:author="Arcella" w:date="2022-10-18T14:20:00Z" w:initials="">
    <w:p w14:paraId="072758DE">
      <w:pPr>
        <w:pStyle w:val="16"/>
        <w:rPr>
          <w:lang w:val="ru-RU"/>
        </w:rPr>
      </w:pPr>
      <w:r>
        <w:rPr>
          <w:lang w:val="ru-RU"/>
        </w:rPr>
        <w:t>Тут непонятно, и абзау в целом читается неважно. Переписала как поняла.</w:t>
      </w:r>
    </w:p>
  </w:comment>
  <w:comment w:id="67" w:author="Arcella" w:date="2022-10-18T14:20:00Z" w:initials="">
    <w:p w14:paraId="5A572F7E">
      <w:pPr>
        <w:pStyle w:val="16"/>
        <w:rPr>
          <w:lang w:val="ru-RU"/>
        </w:rPr>
      </w:pPr>
      <w:r>
        <w:rPr>
          <w:lang w:val="ru-RU"/>
        </w:rPr>
        <w:t>Изучались литоральные, но сублиторальных тоже смотрели, в этом суть? Или можно литоральных убрать?</w:t>
      </w:r>
    </w:p>
  </w:comment>
  <w:comment w:id="68" w:author="Arcella" w:date="2022-10-18T14:20:00Z" w:initials="">
    <w:p w14:paraId="77EF75E2">
      <w:pPr>
        <w:pStyle w:val="16"/>
      </w:pPr>
      <w:r>
        <w:t>?</w:t>
      </w:r>
    </w:p>
  </w:comment>
  <w:comment w:id="69" w:author="Марченко Юлия Тиграновна" w:date="2022-10-18T14:20:00Z" w:initials="МЮТ">
    <w:p w14:paraId="110838E9">
      <w:pPr>
        <w:pStyle w:val="16"/>
      </w:pPr>
      <w:r>
        <w:rPr>
          <w:rFonts w:ascii="Arial" w:hAnsi="Arial" w:cs="Arial"/>
          <w:color w:val="222222"/>
          <w:shd w:val="clear" w:color="auto" w:fill="FFFFFF"/>
        </w:rPr>
        <w:t>Okamura</w:t>
      </w:r>
      <w:r>
        <w:rPr>
          <w:rFonts w:ascii="Arial" w:hAnsi="Arial" w:cs="Arial"/>
          <w:color w:val="222222"/>
          <w:shd w:val="clear" w:color="auto" w:fill="FFFFFF"/>
          <w:lang w:val="ru-RU"/>
        </w:rPr>
        <w:t xml:space="preserve">, </w:t>
      </w:r>
      <w:r>
        <w:rPr>
          <w:rFonts w:ascii="Arial" w:hAnsi="Arial" w:cs="Arial"/>
          <w:color w:val="222222"/>
          <w:shd w:val="clear" w:color="auto" w:fill="FFFFFF"/>
        </w:rPr>
        <w:t>B</w:t>
      </w:r>
      <w:r>
        <w:rPr>
          <w:rFonts w:ascii="Arial" w:hAnsi="Arial" w:cs="Arial"/>
          <w:color w:val="222222"/>
          <w:shd w:val="clear" w:color="auto" w:fill="FFFFFF"/>
          <w:lang w:val="ru-RU"/>
        </w:rPr>
        <w:t xml:space="preserve">. (1986). </w:t>
      </w:r>
      <w:r>
        <w:rPr>
          <w:rFonts w:ascii="Arial" w:hAnsi="Arial" w:cs="Arial"/>
          <w:color w:val="222222"/>
          <w:shd w:val="clear" w:color="auto" w:fill="FFFFFF"/>
        </w:rPr>
        <w:t>Group living and the effects of spatial position in aggregations of Mytilus edulis. </w:t>
      </w:r>
      <w:r>
        <w:rPr>
          <w:rFonts w:ascii="Arial" w:hAnsi="Arial" w:cs="Arial"/>
          <w:i/>
          <w:iCs/>
          <w:color w:val="222222"/>
          <w:shd w:val="clear" w:color="auto" w:fill="FFFFFF"/>
        </w:rPr>
        <w:t>Oecologia</w:t>
      </w:r>
      <w:r>
        <w:rPr>
          <w:rFonts w:ascii="Arial" w:hAnsi="Arial" w:cs="Arial"/>
          <w:color w:val="222222"/>
          <w:shd w:val="clear" w:color="auto" w:fill="FFFFFF"/>
        </w:rPr>
        <w:t>, </w:t>
      </w:r>
      <w:r>
        <w:rPr>
          <w:rFonts w:ascii="Arial" w:hAnsi="Arial" w:cs="Arial"/>
          <w:i/>
          <w:iCs/>
          <w:color w:val="222222"/>
          <w:shd w:val="clear" w:color="auto" w:fill="FFFFFF"/>
        </w:rPr>
        <w:t>69</w:t>
      </w:r>
      <w:r>
        <w:rPr>
          <w:rFonts w:ascii="Arial" w:hAnsi="Arial" w:cs="Arial"/>
          <w:color w:val="222222"/>
          <w:shd w:val="clear" w:color="auto" w:fill="FFFFFF"/>
        </w:rPr>
        <w:t>(3), 341-347.</w:t>
      </w:r>
    </w:p>
  </w:comment>
  <w:comment w:id="70" w:author="Марченко Юлия Тиграновна" w:date="2022-10-18T14:20:00Z" w:initials="МЮТ">
    <w:p w14:paraId="01F62637">
      <w:pPr>
        <w:pStyle w:val="16"/>
      </w:pPr>
      <w:r>
        <w:rPr>
          <w:rFonts w:ascii="Arial" w:hAnsi="Arial" w:cs="Arial"/>
          <w:color w:val="222222"/>
          <w:shd w:val="clear" w:color="auto" w:fill="FFFFFF"/>
        </w:rPr>
        <w:t>Seed, R., &amp; Suchanek, T. H. (1992). Population and community ecology of Mytilus. </w:t>
      </w:r>
      <w:r>
        <w:rPr>
          <w:rFonts w:ascii="Arial" w:hAnsi="Arial" w:cs="Arial"/>
          <w:i/>
          <w:iCs/>
          <w:color w:val="222222"/>
          <w:shd w:val="clear" w:color="auto" w:fill="FFFFFF"/>
        </w:rPr>
        <w:t>Developments in aquaculture and fisheries science</w:t>
      </w:r>
      <w:r>
        <w:rPr>
          <w:rFonts w:ascii="Arial" w:hAnsi="Arial" w:cs="Arial"/>
          <w:color w:val="222222"/>
          <w:shd w:val="clear" w:color="auto" w:fill="FFFFFF"/>
        </w:rPr>
        <w:t>, </w:t>
      </w:r>
      <w:r>
        <w:rPr>
          <w:rFonts w:ascii="Arial" w:hAnsi="Arial" w:cs="Arial"/>
          <w:i/>
          <w:iCs/>
          <w:color w:val="222222"/>
          <w:shd w:val="clear" w:color="auto" w:fill="FFFFFF"/>
        </w:rPr>
        <w:t>25</w:t>
      </w:r>
      <w:r>
        <w:rPr>
          <w:rFonts w:ascii="Arial" w:hAnsi="Arial" w:cs="Arial"/>
          <w:color w:val="222222"/>
          <w:shd w:val="clear" w:color="auto" w:fill="FFFFFF"/>
        </w:rPr>
        <w:t>, 87-169.</w:t>
      </w:r>
    </w:p>
  </w:comment>
  <w:comment w:id="71" w:author="Petr Strelkov" w:date="2022-10-18T14:20:00Z" w:initials="">
    <w:p w14:paraId="60570108">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Y.V. Krasnov, Y.I. Goryaev. The main trends in the development of avifauna of the Kola Bay and</w:t>
      </w:r>
    </w:p>
    <w:p w14:paraId="1A873288">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factors determining it. In: Birds of northern and southern seas of Russia: fauna, ecology. Murmansk. Marine Biological Institute of the KSC RAS. - Apatity: Publishing house of KSC RAS, 2013. pp. 36-64.</w:t>
      </w:r>
    </w:p>
  </w:comment>
  <w:comment w:id="72" w:author="Юлия Марченко" w:date="2022-10-18T14:20:00Z" w:initials="">
    <w:p w14:paraId="3B9B7A03">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lang w:val="it-IT"/>
        </w:rPr>
      </w:pPr>
      <w:r>
        <w:rPr>
          <w:rFonts w:ascii="Arial" w:hAnsi="Arial" w:eastAsia="Arial" w:cs="Arial"/>
          <w:color w:val="000000"/>
          <w:lang w:val="it-IT"/>
        </w:rPr>
        <w:t>Guryanova E. F. (1924). Laminaria biocenosis of Kola Bay. Trudy Petrogradskogo Obshchestva Estestvoispytatelei, 53(2), 141-172. (In Russian)</w:t>
      </w:r>
    </w:p>
  </w:comment>
  <w:comment w:id="73" w:author="Марченко Юлия Тиграновна" w:date="2022-10-18T14:20:00Z" w:initials="МЮТ">
    <w:p w14:paraId="40562360">
      <w:pPr>
        <w:pStyle w:val="16"/>
      </w:pPr>
      <w:r>
        <w:rPr>
          <w:rFonts w:ascii="Arial" w:hAnsi="Arial" w:cs="Arial"/>
          <w:color w:val="222222"/>
          <w:shd w:val="clear" w:color="auto" w:fill="FFFFFF"/>
          <w:lang w:val="it-IT"/>
        </w:rPr>
        <w:t xml:space="preserve">Pavlova, L. V., Nekhaev, I. O., Panteleeva, N. N., Akhmetchina, O. Y., Garbul, E. A., Dikaeva, D. R., ... </w:t>
      </w:r>
      <w:r>
        <w:rPr>
          <w:rFonts w:ascii="Arial" w:hAnsi="Arial" w:cs="Arial"/>
          <w:color w:val="222222"/>
          <w:shd w:val="clear" w:color="auto" w:fill="FFFFFF"/>
        </w:rPr>
        <w:t>&amp; Frolova, E. A. (2018). Shallow benthos of Kola Bay (Barents Sea): biodiversity and assessment of the current state of communities. </w:t>
      </w:r>
      <w:r>
        <w:rPr>
          <w:rFonts w:ascii="Arial" w:hAnsi="Arial" w:cs="Arial"/>
          <w:i/>
          <w:iCs/>
          <w:color w:val="222222"/>
          <w:shd w:val="clear" w:color="auto" w:fill="FFFFFF"/>
        </w:rPr>
        <w:t>Proceedings of the Kola Scientific Center of the Russian Academy of Sciences</w:t>
      </w:r>
      <w:r>
        <w:rPr>
          <w:rFonts w:ascii="Arial" w:hAnsi="Arial" w:cs="Arial"/>
          <w:color w:val="222222"/>
          <w:shd w:val="clear" w:color="auto" w:fill="FFFFFF"/>
        </w:rPr>
        <w:t>, </w:t>
      </w:r>
      <w:r>
        <w:rPr>
          <w:rFonts w:ascii="Arial" w:hAnsi="Arial" w:cs="Arial"/>
          <w:i/>
          <w:iCs/>
          <w:color w:val="222222"/>
          <w:shd w:val="clear" w:color="auto" w:fill="FFFFFF"/>
        </w:rPr>
        <w:t>9</w:t>
      </w:r>
      <w:r>
        <w:rPr>
          <w:rFonts w:ascii="Arial" w:hAnsi="Arial" w:cs="Arial"/>
          <w:color w:val="222222"/>
          <w:shd w:val="clear" w:color="auto" w:fill="FFFFFF"/>
        </w:rPr>
        <w:t>(4-5), 61-92.</w:t>
      </w:r>
    </w:p>
  </w:comment>
  <w:comment w:id="74" w:author="Petr Strelkov" w:date="2022-10-18T14:20:00Z" w:initials="">
    <w:p w14:paraId="0CBA1ED2">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Connor DW. 1997. Marine Biotope Classification for Britain and Ireland. Joint Nature Conservation Review:</w:t>
      </w:r>
    </w:p>
    <w:p w14:paraId="4F1D6A9B">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Peterborough.</w:t>
      </w:r>
    </w:p>
  </w:comment>
  <w:comment w:id="75" w:author="Petr Strelkov" w:date="2022-10-18T14:20:00Z" w:initials="">
    <w:p w14:paraId="44EE0853">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Bégin C., Johnson L. E., Himmelman J. H. Macroalgal canopies: distribution and diversity of associated invertebrates and effects on the recruitment and growth of mussels //Marine Ecology Progress Series. – 2004. – Т. 271. – С. 121-132.</w:t>
      </w:r>
    </w:p>
  </w:comment>
  <w:comment w:id="76" w:author="Petr Strelkov" w:date="2022-10-18T14:20:00Z" w:initials="">
    <w:p w14:paraId="3688411B">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lang w:val="de-DE"/>
        </w:rPr>
        <w:t xml:space="preserve">Stewart, N. L., &amp; Konar, B. (2012). </w:t>
      </w:r>
      <w:r>
        <w:rPr>
          <w:rFonts w:ascii="Arial" w:hAnsi="Arial" w:eastAsia="Arial" w:cs="Arial"/>
          <w:color w:val="000000"/>
        </w:rPr>
        <w:t>Kelp forests versus urchin barrens: alternate stable states and their effect on sea otter prey quality in the Aleutian Islands. Journal of Marine Biology, 2012.</w:t>
      </w:r>
    </w:p>
  </w:comment>
  <w:comment w:id="77" w:author="Petr Strelkov" w:date="2022-10-18T14:20:00Z" w:initials="">
    <w:p w14:paraId="6AC95899">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Dobretsov, S. V. (1999). Effects of macroalgae and biofilm on settlement of blue mussel (Mytilus edulis L.) larvae. Biofouling, 14(2), 153-165.</w:t>
      </w:r>
    </w:p>
    <w:p w14:paraId="184F0CBC">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p>
    <w:p w14:paraId="49777087">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lang w:val="it-IT"/>
        </w:rPr>
      </w:pPr>
      <w:r>
        <w:rPr>
          <w:rFonts w:ascii="Arial" w:hAnsi="Arial" w:eastAsia="Arial" w:cs="Arial"/>
          <w:color w:val="000000"/>
        </w:rPr>
        <w:t xml:space="preserve">Dobretsov, S., &amp; Wahl, M. (2001). Recruitment preferences of blue mussel spat (Mytilus edulis) for different substrata and microhabitats in the White Sea (Russia). </w:t>
      </w:r>
      <w:r>
        <w:rPr>
          <w:rFonts w:ascii="Arial" w:hAnsi="Arial" w:eastAsia="Arial" w:cs="Arial"/>
          <w:color w:val="000000"/>
          <w:lang w:val="it-IT"/>
        </w:rPr>
        <w:t>Hydrobiologia, 445(1), 27-35.</w:t>
      </w:r>
    </w:p>
  </w:comment>
  <w:comment w:id="78" w:author="Arcella" w:date="2022-10-18T14:20:00Z" w:initials="">
    <w:p w14:paraId="11A16289">
      <w:pPr>
        <w:pStyle w:val="16"/>
        <w:rPr>
          <w:lang w:val="ru-RU"/>
        </w:rPr>
      </w:pPr>
      <w:r>
        <w:rPr>
          <w:lang w:val="ru-RU"/>
        </w:rPr>
        <w:t xml:space="preserve">Звучит странно. </w:t>
      </w:r>
      <w:r>
        <w:rPr>
          <w:lang w:val="en-GB"/>
        </w:rPr>
        <w:t>Increasing</w:t>
      </w:r>
      <w:r>
        <w:rPr>
          <w:lang w:val="ru-RU"/>
        </w:rPr>
        <w:t xml:space="preserve"> </w:t>
      </w:r>
      <w:r>
        <w:rPr>
          <w:lang w:val="en-GB"/>
        </w:rPr>
        <w:t>degradation</w:t>
      </w:r>
      <w:r>
        <w:rPr>
          <w:lang w:val="ru-RU"/>
        </w:rPr>
        <w:t>?</w:t>
      </w:r>
    </w:p>
  </w:comment>
  <w:comment w:id="79" w:author="Arcella" w:date="2022-10-19T16:57:00Z" w:initials="">
    <w:p w14:paraId="2544239E">
      <w:pPr>
        <w:pStyle w:val="16"/>
        <w:rPr>
          <w:lang w:val="ru-RU"/>
        </w:rPr>
      </w:pPr>
      <w:r>
        <w:rPr>
          <w:lang w:val="ru-RU"/>
        </w:rPr>
        <w:t>Понятно ли это?</w:t>
      </w:r>
    </w:p>
  </w:comment>
  <w:comment w:id="80" w:author="Марченко Юлия Тиграновна" w:date="2022-10-18T14:20:00Z" w:initials="МЮТ">
    <w:p w14:paraId="33C97930">
      <w:pPr>
        <w:pStyle w:val="16"/>
      </w:pPr>
      <w:r>
        <w:rPr>
          <w:rFonts w:ascii="Arial" w:hAnsi="Arial" w:cs="Arial"/>
          <w:color w:val="222222"/>
          <w:shd w:val="clear" w:color="auto" w:fill="FFFFFF"/>
        </w:rPr>
        <w:t>Stillman, R. A., McGrorty, S., Goss-Custard, J. D., &amp; West, A. D. (2000). Predicting mussel population density and age structure: the relationship between model complexity and predictive power. </w:t>
      </w:r>
      <w:r>
        <w:rPr>
          <w:rFonts w:ascii="Arial" w:hAnsi="Arial" w:cs="Arial"/>
          <w:i/>
          <w:iCs/>
          <w:color w:val="222222"/>
          <w:shd w:val="clear" w:color="auto" w:fill="FFFFFF"/>
        </w:rPr>
        <w:t>Marine Ecology Progress Series</w:t>
      </w:r>
      <w:r>
        <w:rPr>
          <w:rFonts w:ascii="Arial" w:hAnsi="Arial" w:cs="Arial"/>
          <w:color w:val="222222"/>
          <w:shd w:val="clear" w:color="auto" w:fill="FFFFFF"/>
        </w:rPr>
        <w:t>, </w:t>
      </w:r>
      <w:r>
        <w:rPr>
          <w:rFonts w:ascii="Arial" w:hAnsi="Arial" w:cs="Arial"/>
          <w:i/>
          <w:iCs/>
          <w:color w:val="222222"/>
          <w:shd w:val="clear" w:color="auto" w:fill="FFFFFF"/>
        </w:rPr>
        <w:t>208</w:t>
      </w:r>
      <w:r>
        <w:rPr>
          <w:rFonts w:ascii="Arial" w:hAnsi="Arial" w:cs="Arial"/>
          <w:color w:val="222222"/>
          <w:shd w:val="clear" w:color="auto" w:fill="FFFFFF"/>
        </w:rPr>
        <w:t>, 131-145.</w:t>
      </w:r>
    </w:p>
  </w:comment>
  <w:comment w:id="81" w:author="Марченко Юлия Тиграновна" w:date="2022-10-18T14:20:00Z" w:initials="МЮТ">
    <w:p w14:paraId="195D5E14">
      <w:pPr>
        <w:pStyle w:val="16"/>
      </w:pPr>
      <w:r>
        <w:rPr>
          <w:rFonts w:ascii="Arial" w:hAnsi="Arial" w:cs="Arial"/>
          <w:color w:val="222222"/>
          <w:shd w:val="clear" w:color="auto" w:fill="FFFFFF"/>
        </w:rPr>
        <w:t>Folmer, E. O., Drent, J., Troost, K., Büttger, H., Dankers, N., Jansen, J., ... &amp; Philippart, C. J. (2014). Large-scale spatial dynamics of intertidal mussel (Mytilus edulis L.) bed coverage in the German and Dutch Wadden Sea. </w:t>
      </w:r>
      <w:r>
        <w:rPr>
          <w:rFonts w:ascii="Arial" w:hAnsi="Arial" w:cs="Arial"/>
          <w:i/>
          <w:iCs/>
          <w:color w:val="222222"/>
          <w:shd w:val="clear" w:color="auto" w:fill="FFFFFF"/>
        </w:rPr>
        <w:t>Ecosystems</w:t>
      </w:r>
      <w:r>
        <w:rPr>
          <w:rFonts w:ascii="Arial" w:hAnsi="Arial" w:cs="Arial"/>
          <w:color w:val="222222"/>
          <w:shd w:val="clear" w:color="auto" w:fill="FFFFFF"/>
        </w:rPr>
        <w:t>, </w:t>
      </w:r>
      <w:r>
        <w:rPr>
          <w:rFonts w:ascii="Arial" w:hAnsi="Arial" w:cs="Arial"/>
          <w:i/>
          <w:iCs/>
          <w:color w:val="222222"/>
          <w:shd w:val="clear" w:color="auto" w:fill="FFFFFF"/>
        </w:rPr>
        <w:t>17</w:t>
      </w:r>
      <w:r>
        <w:rPr>
          <w:rFonts w:ascii="Arial" w:hAnsi="Arial" w:cs="Arial"/>
          <w:color w:val="222222"/>
          <w:shd w:val="clear" w:color="auto" w:fill="FFFFFF"/>
        </w:rPr>
        <w:t>(3), 550-566.</w:t>
      </w:r>
    </w:p>
  </w:comment>
  <w:comment w:id="82" w:author="Марченко Юлия Тиграновна" w:date="2022-10-18T14:20:00Z" w:initials="МЮТ">
    <w:p w14:paraId="700C1FB3">
      <w:pPr>
        <w:pStyle w:val="16"/>
        <w:rPr>
          <w:lang w:val="de-DE"/>
        </w:rPr>
      </w:pPr>
      <w:r>
        <w:rPr>
          <w:rFonts w:ascii="Arial" w:hAnsi="Arial" w:cs="Arial"/>
          <w:color w:val="222222"/>
          <w:shd w:val="clear" w:color="auto" w:fill="FFFFFF"/>
        </w:rPr>
        <w:t>Westerbom, M., Mustonen, O., &amp; Kilpi, M. (2008). Distribution of a marginal population of Mytilus edulis: responses to biotic and abiotic processes at different spatial scales. </w:t>
      </w:r>
      <w:r>
        <w:rPr>
          <w:rFonts w:ascii="Arial" w:hAnsi="Arial" w:cs="Arial"/>
          <w:i/>
          <w:iCs/>
          <w:color w:val="222222"/>
          <w:shd w:val="clear" w:color="auto" w:fill="FFFFFF"/>
          <w:lang w:val="de-DE"/>
        </w:rPr>
        <w:t>Marine biology</w:t>
      </w:r>
      <w:r>
        <w:rPr>
          <w:rFonts w:ascii="Arial" w:hAnsi="Arial" w:cs="Arial"/>
          <w:color w:val="222222"/>
          <w:shd w:val="clear" w:color="auto" w:fill="FFFFFF"/>
          <w:lang w:val="de-DE"/>
        </w:rPr>
        <w:t>, </w:t>
      </w:r>
      <w:r>
        <w:rPr>
          <w:rFonts w:ascii="Arial" w:hAnsi="Arial" w:cs="Arial"/>
          <w:i/>
          <w:iCs/>
          <w:color w:val="222222"/>
          <w:shd w:val="clear" w:color="auto" w:fill="FFFFFF"/>
          <w:lang w:val="de-DE"/>
        </w:rPr>
        <w:t>153</w:t>
      </w:r>
      <w:r>
        <w:rPr>
          <w:rFonts w:ascii="Arial" w:hAnsi="Arial" w:cs="Arial"/>
          <w:color w:val="222222"/>
          <w:shd w:val="clear" w:color="auto" w:fill="FFFFFF"/>
          <w:lang w:val="de-DE"/>
        </w:rPr>
        <w:t>(6), 1153-1164.</w:t>
      </w:r>
    </w:p>
  </w:comment>
  <w:comment w:id="83" w:author="Petr Strelkov" w:date="2022-10-18T14:20:00Z" w:initials="">
    <w:p w14:paraId="02DB7126">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lang w:val="de-DE"/>
        </w:rPr>
        <w:t xml:space="preserve">Beukema, J. J., Dekker, R., van Stralen, M. R., &amp; de Vlas, J. (2015). </w:t>
      </w:r>
      <w:r>
        <w:rPr>
          <w:rFonts w:ascii="Arial" w:hAnsi="Arial" w:eastAsia="Arial" w:cs="Arial"/>
          <w:color w:val="000000"/>
        </w:rPr>
        <w:t>Large-scale synchronization of annual recruitment success and stock size in Wadden Sea populations of the mussel Mytilus edulis L. Helgoland Marine Research, 69(4), 327-333.</w:t>
      </w:r>
    </w:p>
  </w:comment>
  <w:comment w:id="84" w:author="Petr Strelkov" w:date="2022-10-18T14:20:00Z" w:initials="">
    <w:p w14:paraId="7AD00C61">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However, from the descriptions of Guryanova et al. () we can assume that in 1923 they saw the consequences of the recent death of the Bed. This allows us to conclude that the Bed, like the Phoenix, arose and disappeared more than once.</w:t>
      </w:r>
    </w:p>
  </w:comment>
  <w:comment w:id="85" w:author="Petr Strelkov" w:date="2022-10-18T14:20:00Z" w:initials="">
    <w:p w14:paraId="1CFD79AF">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lang w:val="de-DE"/>
        </w:rPr>
        <w:t xml:space="preserve">Dankers, N. M. J. A., Brinkman, A. G., Meijboom, A., &amp; Dijkman, E. (2001). </w:t>
      </w:r>
      <w:r>
        <w:rPr>
          <w:rFonts w:ascii="Arial" w:hAnsi="Arial" w:eastAsia="Arial" w:cs="Arial"/>
          <w:color w:val="000000"/>
        </w:rPr>
        <w:t xml:space="preserve">Recovery of intertidal mussel beds in the Waddensea: use of habitat maps in the management of the fishery. In Coastal Shellfish—A Sustainable Resource (pp. 21-30). Springer, Dordrecht. </w:t>
      </w:r>
    </w:p>
    <w:p w14:paraId="6A041805">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p>
    <w:p w14:paraId="32B514F8">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van der Meer, J., Dankers, N., Ens, B.J. et al. The Birth, Growth and Death of Intertidal Soft-Sediment Bivalve Beds: No Need for Large-Scale Restoration Programs in the Dutch Wadden Sea. Ecosystems 22, 1024–1034 (2019). https://doi.org/10.1007/s10021-018-0320-7</w:t>
      </w:r>
    </w:p>
    <w:p w14:paraId="12BB395D">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Khaitov, V. M., &amp; Lentsman, N. V. (2016). The cycle of mussels: long-term dynamics of mussel beds on intertidal soft bottoms at the White Sea. hydrobiologia, 781(1), 161-180.</w:t>
      </w:r>
    </w:p>
  </w:comment>
  <w:comment w:id="86" w:author="Petr Strelkov" w:date="2022-10-18T14:20:00Z" w:initials="">
    <w:p w14:paraId="096757D2">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lvanova M.B., Tsurpalo A.P. Composition and distribution of intertidal mac-</w:t>
      </w:r>
    </w:p>
    <w:p w14:paraId="6A1A54CD">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lang w:val="it-IT"/>
        </w:rPr>
      </w:pPr>
      <w:r>
        <w:rPr>
          <w:rFonts w:ascii="Arial" w:hAnsi="Arial" w:eastAsia="Arial" w:cs="Arial"/>
          <w:color w:val="000000"/>
        </w:rPr>
        <w:t xml:space="preserve">robenthos communities in the Tauyskaya Bay, Okhotsk Sea II Izv. </w:t>
      </w:r>
      <w:r>
        <w:rPr>
          <w:rFonts w:ascii="Arial" w:hAnsi="Arial" w:eastAsia="Arial" w:cs="Arial"/>
          <w:color w:val="000000"/>
          <w:lang w:val="it-IT"/>
        </w:rPr>
        <w:t>TINRO. -</w:t>
      </w:r>
    </w:p>
    <w:p w14:paraId="68ED3BE2">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lang w:val="it-IT"/>
        </w:rPr>
      </w:pPr>
      <w:r>
        <w:rPr>
          <w:rFonts w:ascii="Arial" w:hAnsi="Arial" w:eastAsia="Arial" w:cs="Arial"/>
          <w:color w:val="000000"/>
          <w:lang w:val="it-IT"/>
        </w:rPr>
        <w:t>2011. - Vol. 166. - P. 180-199.</w:t>
      </w:r>
    </w:p>
  </w:comment>
  <w:comment w:id="88" w:author="Arcella" w:date="2022-10-18T14:20:00Z" w:initials="">
    <w:p w14:paraId="6D753455">
      <w:pPr>
        <w:pStyle w:val="16"/>
        <w:rPr>
          <w:lang w:val="ru-RU"/>
        </w:rPr>
      </w:pPr>
      <w:r>
        <w:rPr>
          <w:lang w:val="ru-RU"/>
        </w:rPr>
        <w:t>о каком времени речь?</w:t>
      </w:r>
    </w:p>
  </w:comment>
  <w:comment w:id="87" w:author="Arcella" w:date="2022-10-18T14:20:00Z" w:initials="">
    <w:p w14:paraId="64DE773D">
      <w:pPr>
        <w:pStyle w:val="16"/>
        <w:rPr>
          <w:lang w:val="ru-RU"/>
        </w:rPr>
      </w:pPr>
      <w:r>
        <w:rPr>
          <w:lang w:val="ru-RU"/>
        </w:rPr>
        <w:t>Не совсем понятные предложения, посмотрите очень критически</w:t>
      </w:r>
    </w:p>
  </w:comment>
  <w:comment w:id="89" w:author="Arcella" w:date="2022-10-18T14:20:00Z" w:initials="">
    <w:p w14:paraId="55B53BC1">
      <w:pPr>
        <w:pStyle w:val="16"/>
        <w:rPr>
          <w:lang w:val="ru-RU"/>
        </w:rPr>
      </w:pPr>
      <w:r>
        <w:rPr>
          <w:lang w:val="ru-RU"/>
        </w:rPr>
        <w:t>В данной статье? Или в статье 1960х?</w:t>
      </w:r>
    </w:p>
  </w:comment>
  <w:comment w:id="90" w:author="Юлия Марченко" w:date="2022-10-18T14:20:00Z" w:initials="">
    <w:p w14:paraId="4B107235">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lang w:val="ru-RU"/>
        </w:rPr>
      </w:pPr>
      <w:r>
        <w:rPr>
          <w:rFonts w:ascii="Arial" w:hAnsi="Arial" w:eastAsia="Arial" w:cs="Arial"/>
          <w:color w:val="000000"/>
        </w:rPr>
        <w:t>https</w:t>
      </w:r>
      <w:r>
        <w:rPr>
          <w:rFonts w:ascii="Arial" w:hAnsi="Arial" w:eastAsia="Arial" w:cs="Arial"/>
          <w:color w:val="000000"/>
          <w:lang w:val="ru-RU"/>
        </w:rPr>
        <w:t>://</w:t>
      </w:r>
      <w:r>
        <w:rPr>
          <w:rFonts w:ascii="Arial" w:hAnsi="Arial" w:eastAsia="Arial" w:cs="Arial"/>
          <w:color w:val="000000"/>
        </w:rPr>
        <w:t>onlinelibrary</w:t>
      </w:r>
      <w:r>
        <w:rPr>
          <w:rFonts w:ascii="Arial" w:hAnsi="Arial" w:eastAsia="Arial" w:cs="Arial"/>
          <w:color w:val="000000"/>
          <w:lang w:val="ru-RU"/>
        </w:rPr>
        <w:t>.</w:t>
      </w:r>
      <w:r>
        <w:rPr>
          <w:rFonts w:ascii="Arial" w:hAnsi="Arial" w:eastAsia="Arial" w:cs="Arial"/>
          <w:color w:val="000000"/>
        </w:rPr>
        <w:t>wiley</w:t>
      </w:r>
      <w:r>
        <w:rPr>
          <w:rFonts w:ascii="Arial" w:hAnsi="Arial" w:eastAsia="Arial" w:cs="Arial"/>
          <w:color w:val="000000"/>
          <w:lang w:val="ru-RU"/>
        </w:rPr>
        <w:t>.</w:t>
      </w:r>
      <w:r>
        <w:rPr>
          <w:rFonts w:ascii="Arial" w:hAnsi="Arial" w:eastAsia="Arial" w:cs="Arial"/>
          <w:color w:val="000000"/>
        </w:rPr>
        <w:t>com</w:t>
      </w:r>
      <w:r>
        <w:rPr>
          <w:rFonts w:ascii="Arial" w:hAnsi="Arial" w:eastAsia="Arial" w:cs="Arial"/>
          <w:color w:val="000000"/>
          <w:lang w:val="ru-RU"/>
        </w:rPr>
        <w:t>/</w:t>
      </w:r>
      <w:r>
        <w:rPr>
          <w:rFonts w:ascii="Arial" w:hAnsi="Arial" w:eastAsia="Arial" w:cs="Arial"/>
          <w:color w:val="000000"/>
        </w:rPr>
        <w:t>doi</w:t>
      </w:r>
      <w:r>
        <w:rPr>
          <w:rFonts w:ascii="Arial" w:hAnsi="Arial" w:eastAsia="Arial" w:cs="Arial"/>
          <w:color w:val="000000"/>
          <w:lang w:val="ru-RU"/>
        </w:rPr>
        <w:t>/</w:t>
      </w:r>
      <w:r>
        <w:rPr>
          <w:rFonts w:ascii="Arial" w:hAnsi="Arial" w:eastAsia="Arial" w:cs="Arial"/>
          <w:color w:val="000000"/>
        </w:rPr>
        <w:t>abs</w:t>
      </w:r>
      <w:r>
        <w:rPr>
          <w:rFonts w:ascii="Arial" w:hAnsi="Arial" w:eastAsia="Arial" w:cs="Arial"/>
          <w:color w:val="000000"/>
          <w:lang w:val="ru-RU"/>
        </w:rPr>
        <w:t>/10.1111/</w:t>
      </w:r>
      <w:r>
        <w:rPr>
          <w:rFonts w:ascii="Arial" w:hAnsi="Arial" w:eastAsia="Arial" w:cs="Arial"/>
          <w:color w:val="000000"/>
        </w:rPr>
        <w:t>gcb</w:t>
      </w:r>
      <w:r>
        <w:rPr>
          <w:rFonts w:ascii="Arial" w:hAnsi="Arial" w:eastAsia="Arial" w:cs="Arial"/>
          <w:color w:val="000000"/>
          <w:lang w:val="ru-RU"/>
        </w:rPr>
        <w:t>.13425</w:t>
      </w:r>
    </w:p>
  </w:comment>
  <w:comment w:id="91" w:author="Petr Strelkov" w:date="2022-10-18T14:20:00Z" w:initials="">
    <w:p w14:paraId="19FD2D1F">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lang w:val="de-DE"/>
        </w:rPr>
        <w:t xml:space="preserve">Sorte, C. J., Davidson, V. E., Franklin, M. C., Benes, K. M., Doellman, M. M., Etter, R. J., ... </w:t>
      </w:r>
      <w:r>
        <w:rPr>
          <w:rFonts w:ascii="Arial" w:hAnsi="Arial" w:eastAsia="Arial" w:cs="Arial"/>
          <w:color w:val="000000"/>
        </w:rPr>
        <w:t>&amp; Menge, B. A. (2017). Long‐term declines in an intertidal foundation species parallel shifts in community composition. Global change biology, 23(1), 341-352.</w:t>
      </w:r>
    </w:p>
  </w:comment>
  <w:comment w:id="92" w:author="Petr Strelkov" w:date="2022-10-18T14:20:00Z" w:initials="">
    <w:p w14:paraId="5B5B4F72">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lang w:val="de-DE"/>
        </w:rPr>
      </w:pPr>
      <w:r>
        <w:rPr>
          <w:rFonts w:ascii="Arial" w:hAnsi="Arial" w:eastAsia="Arial" w:cs="Arial"/>
          <w:color w:val="000000"/>
        </w:rPr>
        <w:t xml:space="preserve">Jones S. J., Lima F. P., Wethey D. S. Rising environmental temperatures and biogeography: poleward range contraction of the blue mussel, Mytilus edulis L., in the western Atlantic //Journal of Biogeography. – 2010. – Т. 37. – №. </w:t>
      </w:r>
      <w:r>
        <w:rPr>
          <w:rFonts w:ascii="Arial" w:hAnsi="Arial" w:eastAsia="Arial" w:cs="Arial"/>
          <w:color w:val="000000"/>
          <w:lang w:val="de-DE"/>
        </w:rPr>
        <w:t xml:space="preserve">12. – </w:t>
      </w:r>
      <w:r>
        <w:rPr>
          <w:rFonts w:ascii="Arial" w:hAnsi="Arial" w:eastAsia="Arial" w:cs="Arial"/>
          <w:color w:val="000000"/>
        </w:rPr>
        <w:t>С</w:t>
      </w:r>
      <w:r>
        <w:rPr>
          <w:rFonts w:ascii="Arial" w:hAnsi="Arial" w:eastAsia="Arial" w:cs="Arial"/>
          <w:color w:val="000000"/>
          <w:lang w:val="de-DE"/>
        </w:rPr>
        <w:t>. 2243-2259</w:t>
      </w:r>
    </w:p>
  </w:comment>
  <w:comment w:id="93" w:author="Марченко Юлия Тиграновна" w:date="2022-10-18T14:20:00Z" w:initials="МЮТ">
    <w:p w14:paraId="058D1176">
      <w:pPr>
        <w:pStyle w:val="16"/>
      </w:pPr>
      <w:r>
        <w:rPr>
          <w:rFonts w:ascii="Arial" w:hAnsi="Arial" w:cs="Arial"/>
          <w:color w:val="222222"/>
          <w:shd w:val="clear" w:color="auto" w:fill="FFFFFF"/>
          <w:lang w:val="de-DE"/>
        </w:rPr>
        <w:t xml:space="preserve">Hansen, J., Hanken, N. M., Nielsen, J. K., Nielsen, J. K., &amp; Thomsen, E. (2011). </w:t>
      </w:r>
      <w:r>
        <w:rPr>
          <w:rFonts w:ascii="Arial" w:hAnsi="Arial" w:cs="Arial"/>
          <w:color w:val="222222"/>
          <w:shd w:val="clear" w:color="auto" w:fill="FFFFFF"/>
        </w:rPr>
        <w:t>Late Pleistocene and Holocene distribution of Mytilus edulis in the Barents Sea region and its palaeoclimatic implications. </w:t>
      </w:r>
      <w:r>
        <w:rPr>
          <w:rFonts w:ascii="Arial" w:hAnsi="Arial" w:cs="Arial"/>
          <w:i/>
          <w:iCs/>
          <w:color w:val="222222"/>
          <w:shd w:val="clear" w:color="auto" w:fill="FFFFFF"/>
        </w:rPr>
        <w:t>Journal of Biogeography</w:t>
      </w:r>
      <w:r>
        <w:rPr>
          <w:rFonts w:ascii="Arial" w:hAnsi="Arial" w:cs="Arial"/>
          <w:color w:val="222222"/>
          <w:shd w:val="clear" w:color="auto" w:fill="FFFFFF"/>
        </w:rPr>
        <w:t>, </w:t>
      </w:r>
      <w:r>
        <w:rPr>
          <w:rFonts w:ascii="Arial" w:hAnsi="Arial" w:cs="Arial"/>
          <w:i/>
          <w:iCs/>
          <w:color w:val="222222"/>
          <w:shd w:val="clear" w:color="auto" w:fill="FFFFFF"/>
        </w:rPr>
        <w:t>38</w:t>
      </w:r>
      <w:r>
        <w:rPr>
          <w:rFonts w:ascii="Arial" w:hAnsi="Arial" w:cs="Arial"/>
          <w:color w:val="222222"/>
          <w:shd w:val="clear" w:color="auto" w:fill="FFFFFF"/>
        </w:rPr>
        <w:t>(6), 1197-1212.</w:t>
      </w:r>
    </w:p>
  </w:comment>
  <w:comment w:id="94" w:author="Марченко Юлия Тиграновна" w:date="2022-10-18T14:20:00Z" w:initials="МЮТ">
    <w:p w14:paraId="2CA03A44">
      <w:pPr>
        <w:pStyle w:val="16"/>
      </w:pPr>
      <w:r>
        <w:rPr>
          <w:rFonts w:ascii="Arial" w:hAnsi="Arial" w:cs="Arial"/>
          <w:color w:val="222222"/>
          <w:shd w:val="clear" w:color="auto" w:fill="FFFFFF"/>
        </w:rPr>
        <w:t>Mangerud, J., &amp; Svendsen, J. I. (2018). The Holocene thermal maximum around Svalbard, Arctic North Atlantic; molluscs show early and exceptional warmth. </w:t>
      </w:r>
      <w:r>
        <w:rPr>
          <w:rFonts w:ascii="Arial" w:hAnsi="Arial" w:cs="Arial"/>
          <w:i/>
          <w:iCs/>
          <w:color w:val="222222"/>
          <w:shd w:val="clear" w:color="auto" w:fill="FFFFFF"/>
        </w:rPr>
        <w:t>The Holocene</w:t>
      </w:r>
      <w:r>
        <w:rPr>
          <w:rFonts w:ascii="Arial" w:hAnsi="Arial" w:cs="Arial"/>
          <w:color w:val="222222"/>
          <w:shd w:val="clear" w:color="auto" w:fill="FFFFFF"/>
        </w:rPr>
        <w:t>, </w:t>
      </w:r>
      <w:r>
        <w:rPr>
          <w:rFonts w:ascii="Arial" w:hAnsi="Arial" w:cs="Arial"/>
          <w:i/>
          <w:iCs/>
          <w:color w:val="222222"/>
          <w:shd w:val="clear" w:color="auto" w:fill="FFFFFF"/>
        </w:rPr>
        <w:t>28</w:t>
      </w:r>
      <w:r>
        <w:rPr>
          <w:rFonts w:ascii="Arial" w:hAnsi="Arial" w:cs="Arial"/>
          <w:color w:val="222222"/>
          <w:shd w:val="clear" w:color="auto" w:fill="FFFFFF"/>
        </w:rPr>
        <w:t>(1), 65-83.</w:t>
      </w:r>
    </w:p>
  </w:comment>
  <w:comment w:id="95" w:author="Petr Strelkov" w:date="2022-10-18T14:20:00Z" w:initials="">
    <w:p w14:paraId="64E619B5">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Berge, J., Johnsen, G., Nilsen, F., Gulliksen, B., &amp; Slagstad, D. (2005). Ocean temperature oscillations enable reappearance of blue mussels Mytilus edulis in Svalbard after a 1000 year absence. Marine Ecology Progress Series, 303, 167-175.</w:t>
      </w:r>
    </w:p>
  </w:comment>
  <w:comment w:id="96" w:author="Марченко Юлия Тиграновна" w:date="2022-10-18T14:20:00Z" w:initials="МЮТ">
    <w:p w14:paraId="630A6F37">
      <w:pPr>
        <w:pStyle w:val="16"/>
      </w:pPr>
      <w:r>
        <w:rPr>
          <w:rFonts w:ascii="Arial" w:hAnsi="Arial" w:cs="Arial"/>
          <w:color w:val="222222"/>
          <w:shd w:val="clear" w:color="auto" w:fill="FFFFFF"/>
        </w:rPr>
        <w:t>Drinkwater, K. F. (2011). The influence of climate variability and change on the ecosystems of the Barents Sea and adjacent waters: Review and synthesis of recent studies from the NESSAS Project. </w:t>
      </w:r>
      <w:r>
        <w:rPr>
          <w:rFonts w:ascii="Arial" w:hAnsi="Arial" w:cs="Arial"/>
          <w:i/>
          <w:iCs/>
          <w:color w:val="222222"/>
          <w:shd w:val="clear" w:color="auto" w:fill="FFFFFF"/>
        </w:rPr>
        <w:t>Progress in Oceanography</w:t>
      </w:r>
      <w:r>
        <w:rPr>
          <w:rFonts w:ascii="Arial" w:hAnsi="Arial" w:cs="Arial"/>
          <w:color w:val="222222"/>
          <w:shd w:val="clear" w:color="auto" w:fill="FFFFFF"/>
        </w:rPr>
        <w:t>, </w:t>
      </w:r>
      <w:r>
        <w:rPr>
          <w:rFonts w:ascii="Arial" w:hAnsi="Arial" w:cs="Arial"/>
          <w:i/>
          <w:iCs/>
          <w:color w:val="222222"/>
          <w:shd w:val="clear" w:color="auto" w:fill="FFFFFF"/>
        </w:rPr>
        <w:t>90</w:t>
      </w:r>
      <w:r>
        <w:rPr>
          <w:rFonts w:ascii="Arial" w:hAnsi="Arial" w:cs="Arial"/>
          <w:color w:val="222222"/>
          <w:shd w:val="clear" w:color="auto" w:fill="FFFFFF"/>
        </w:rPr>
        <w:t>(1-4), 47-61.</w:t>
      </w:r>
    </w:p>
  </w:comment>
  <w:comment w:id="97" w:author="Petr Strelkov" w:date="2022-10-18T14:20:00Z" w:initials="">
    <w:p w14:paraId="0E2E0BEA">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Ingvaldsen, R. B., Assmann, K. M., Primicerio, R., Fossheim, M., Polyakov, I. V., &amp; Dolgov, A. V. (2021). Physical manifestations and ecological implications of Arctic Atlantification. Nature Reviews Earth &amp; Environment, 2(12), 874-889.</w:t>
      </w:r>
    </w:p>
  </w:comment>
  <w:comment w:id="98" w:author="Марченко Юлия Тиграновна" w:date="2022-10-18T14:20:00Z" w:initials="МЮТ">
    <w:p w14:paraId="1B9432E8">
      <w:pPr>
        <w:pStyle w:val="16"/>
      </w:pPr>
      <w:r>
        <w:rPr>
          <w:rFonts w:ascii="Arial" w:hAnsi="Arial" w:cs="Arial"/>
          <w:color w:val="222222"/>
          <w:shd w:val="clear" w:color="auto" w:fill="FFFFFF"/>
        </w:rPr>
        <w:t>Matishov, G., Moiseev, D., Lyubina, O., Zhichkin, A., Dzhenyuk, S., Karamushko, O., &amp; Frolova, E. (2012). Climate and cyclic hydrobiological changes of the Barents Sea from the twentieth to twenty-first centuries. </w:t>
      </w:r>
      <w:r>
        <w:rPr>
          <w:rFonts w:ascii="Arial" w:hAnsi="Arial" w:cs="Arial"/>
          <w:i/>
          <w:iCs/>
          <w:color w:val="222222"/>
          <w:shd w:val="clear" w:color="auto" w:fill="FFFFFF"/>
        </w:rPr>
        <w:t>Polar biology</w:t>
      </w:r>
      <w:r>
        <w:rPr>
          <w:rFonts w:ascii="Arial" w:hAnsi="Arial" w:cs="Arial"/>
          <w:color w:val="222222"/>
          <w:shd w:val="clear" w:color="auto" w:fill="FFFFFF"/>
        </w:rPr>
        <w:t>, </w:t>
      </w:r>
      <w:r>
        <w:rPr>
          <w:rFonts w:ascii="Arial" w:hAnsi="Arial" w:cs="Arial"/>
          <w:i/>
          <w:iCs/>
          <w:color w:val="222222"/>
          <w:shd w:val="clear" w:color="auto" w:fill="FFFFFF"/>
        </w:rPr>
        <w:t>35</w:t>
      </w:r>
      <w:r>
        <w:rPr>
          <w:rFonts w:ascii="Arial" w:hAnsi="Arial" w:cs="Arial"/>
          <w:color w:val="222222"/>
          <w:shd w:val="clear" w:color="auto" w:fill="FFFFFF"/>
        </w:rPr>
        <w:t>(12), 1773-1790.</w:t>
      </w:r>
    </w:p>
  </w:comment>
  <w:comment w:id="99" w:author="Марченко Юлия Тиграновна" w:date="2022-10-18T14:20:00Z" w:initials="МЮТ">
    <w:p w14:paraId="48D710B4">
      <w:pPr>
        <w:pStyle w:val="16"/>
      </w:pPr>
      <w:r>
        <w:rPr>
          <w:rFonts w:ascii="Arial" w:hAnsi="Arial" w:cs="Arial"/>
          <w:color w:val="222222"/>
          <w:shd w:val="clear" w:color="auto" w:fill="FFFFFF"/>
        </w:rPr>
        <w:t>Johannesen, E., Høines, Å. S., Dolgov, A. V., &amp; Fossheim, M. (2012). Demersal fish assemblages and spatial diversity patterns in the Arctic-Atlantic transition zone in the Barents Sea. </w:t>
      </w:r>
      <w:r>
        <w:rPr>
          <w:rFonts w:ascii="Arial" w:hAnsi="Arial" w:cs="Arial"/>
          <w:i/>
          <w:iCs/>
          <w:color w:val="222222"/>
          <w:shd w:val="clear" w:color="auto" w:fill="FFFFFF"/>
        </w:rPr>
        <w:t>PLoS One</w:t>
      </w:r>
      <w:r>
        <w:rPr>
          <w:rFonts w:ascii="Arial" w:hAnsi="Arial" w:cs="Arial"/>
          <w:color w:val="222222"/>
          <w:shd w:val="clear" w:color="auto" w:fill="FFFFFF"/>
        </w:rPr>
        <w:t>, </w:t>
      </w:r>
      <w:r>
        <w:rPr>
          <w:rFonts w:ascii="Arial" w:hAnsi="Arial" w:cs="Arial"/>
          <w:i/>
          <w:iCs/>
          <w:color w:val="222222"/>
          <w:shd w:val="clear" w:color="auto" w:fill="FFFFFF"/>
        </w:rPr>
        <w:t>7</w:t>
      </w:r>
      <w:r>
        <w:rPr>
          <w:rFonts w:ascii="Arial" w:hAnsi="Arial" w:cs="Arial"/>
          <w:color w:val="222222"/>
          <w:shd w:val="clear" w:color="auto" w:fill="FFFFFF"/>
        </w:rPr>
        <w:t>(4), e34924.</w:t>
      </w:r>
    </w:p>
  </w:comment>
  <w:comment w:id="100" w:author="Petr Strelkov" w:date="2022-10-18T14:20:00Z" w:initials="">
    <w:p w14:paraId="30CC2B18">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Denisenko, S. G. (2001). Long-term changes of zoobenthos biomass in the Barents Sea. Proceedings of the Zoological Institute of the Russian Academy of Sciences, 289, 59-66.</w:t>
      </w:r>
    </w:p>
  </w:comment>
  <w:comment w:id="101" w:author="Arcella" w:date="2022-10-18T14:26:00Z" w:initials="">
    <w:p w14:paraId="587C74FB">
      <w:pPr>
        <w:pStyle w:val="16"/>
      </w:pPr>
      <w:r>
        <w:rPr>
          <w:lang w:val="ru-RU"/>
        </w:rPr>
        <w:t>НЕПОНЯТНО</w:t>
      </w:r>
    </w:p>
  </w:comment>
  <w:comment w:id="102" w:author="Petr Strelkov" w:date="2022-10-18T14:20:00Z" w:initials="">
    <w:p w14:paraId="3CD64DFF">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Pedersen, T., Mikkelsen, N., Lindstrøm, U., Renaud, P. E., Nascimento, M. C. D., Blanchet, M. A., ... &amp; Blanchet, H. (2021). Overexploitation, recovery and warming of the Barents Sea ecosystem during 1950-2013. Frontiers in Marine Science, 1291.</w:t>
      </w:r>
    </w:p>
    <w:p w14:paraId="2F0B33DE">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https://www.frontiersin.org/articles/10.3389/fmars.2021.732637/full</w:t>
      </w:r>
    </w:p>
  </w:comment>
  <w:comment w:id="103" w:author="Arcella" w:date="2022-10-18T22:34:00Z" w:initials="">
    <w:p w14:paraId="7CB35BE2">
      <w:pPr>
        <w:pStyle w:val="16"/>
      </w:pPr>
      <w:r>
        <w:rPr>
          <w:lang w:val="ru-RU"/>
        </w:rPr>
        <w:t>Не очень понятно!</w:t>
      </w:r>
    </w:p>
  </w:comment>
  <w:comment w:id="104" w:author="Марченко Юлия Тиграновна" w:date="2022-10-18T14:20:00Z" w:initials="МЮТ">
    <w:p w14:paraId="0A295CED">
      <w:pPr>
        <w:pStyle w:val="24"/>
        <w:spacing w:after="120" w:line="240" w:lineRule="auto"/>
        <w:ind w:left="0"/>
      </w:pPr>
      <w:r>
        <w:t>Simon A., Fraïsse C., El Ayari T., Liautard‐Haag C., Strelkov P., Welch J. J., Bierne N. How do species barriers decay? Concordance and local introgression in mosaic hybrid zones of mussels. Journal of Evolutionary Biology. 2021; 34(1): 208-223.</w:t>
      </w:r>
    </w:p>
  </w:comment>
  <w:comment w:id="105" w:author="Petr Strelkov" w:date="2022-10-18T14:20:00Z" w:initials="">
    <w:p w14:paraId="78C416E8">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Bates, J. A., &amp; Innes, D. J. (1995). Genetic variation among populations of Mytilus spp. in eastern Newfoundland. Marine Biology, 124(3), 417-424.</w:t>
      </w:r>
    </w:p>
    <w:p w14:paraId="7FD22A99">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Comesaña, A. S., Toro, J. E., Innes, D. J., &amp; Thompson, R. J. (1999). A molecular approach to the ecology of a mussel (Mytilus edulis–M. trossulus) hybrid zone on the east coast of Newfoundland, Canada. Marine Biology, 133(2), 213-221.</w:t>
      </w:r>
    </w:p>
    <w:p w14:paraId="16892D2A">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Tam, J. C., &amp; Scrosati, R. A. (2014). Distribution of cryptic mussel species (Mytilus edulis and M. trossulus) along wave exposure gradients on northwest Atlantic rocky shores. Marine Biology Research, 10(1), 51-60.</w:t>
      </w:r>
    </w:p>
  </w:comment>
  <w:comment w:id="106" w:author="Petr Strelkov" w:date="2022-10-18T14:20:00Z" w:initials="">
    <w:p w14:paraId="3E405CE8">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Moreau, V., Tremblay, R., &amp; Bourget, E. (2005). Distribution of Mytilus edulis and M. trossulus on the Gaspe coast in relation to spatial scale. Journal of Shellfish Research, 24(2), 545-551.</w:t>
      </w:r>
    </w:p>
  </w:comment>
  <w:comment w:id="107" w:author="Petr Strelkov" w:date="2022-10-18T14:20:00Z" w:initials="">
    <w:p w14:paraId="77AF0909">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Freeman, K. R., Kenchington, E., &amp; Macquarrie, S. P. (2002). Comparative settlement depths of Mytilus edulis C. Linnaeus, 1758 and M. trossulus Gould, 1850: IA mesocosm study. Journal of Shellfish Research, 21(1), 59-66.</w:t>
      </w:r>
    </w:p>
    <w:p w14:paraId="030F2C6E">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Kenchington, E., Freeman, K. R., Vercaemer, B., &amp; MacDonald, B. (2002). COMPARATIVE SETTLEMENT DEPTHS OF MYTILUS EDULIS C. LINNAEUS, 1758 AND M. Journal of Shellfish Research, 21(1), 67-73.</w:t>
      </w:r>
    </w:p>
  </w:comment>
  <w:comment w:id="108" w:author="Марченко Юлия Тиграновна" w:date="2022-10-18T14:20:00Z" w:initials="МЮТ">
    <w:p w14:paraId="4A4A7BC4">
      <w:pPr>
        <w:pStyle w:val="16"/>
      </w:pPr>
      <w:r>
        <w:rPr>
          <w:rFonts w:ascii="Arial" w:hAnsi="Arial" w:cs="Arial"/>
          <w:color w:val="222222"/>
          <w:shd w:val="clear" w:color="auto" w:fill="FFFFFF"/>
        </w:rPr>
        <w:t>Michalek, K., Vendrami, D. L., Bekaert, M., Green, D. H., Last, K. S., Telesca, L., ... &amp; Hoffman, J. I. (2021). Mytilus trossulus introgression and consequences for shell traits in longline cultivated mussels. </w:t>
      </w:r>
      <w:r>
        <w:rPr>
          <w:rFonts w:ascii="Arial" w:hAnsi="Arial" w:cs="Arial"/>
          <w:i/>
          <w:iCs/>
          <w:color w:val="222222"/>
          <w:shd w:val="clear" w:color="auto" w:fill="FFFFFF"/>
        </w:rPr>
        <w:t>Evolutionary applications</w:t>
      </w:r>
      <w:r>
        <w:rPr>
          <w:rFonts w:ascii="Arial" w:hAnsi="Arial" w:cs="Arial"/>
          <w:color w:val="222222"/>
          <w:shd w:val="clear" w:color="auto" w:fill="FFFFFF"/>
        </w:rPr>
        <w:t>, </w:t>
      </w:r>
      <w:r>
        <w:rPr>
          <w:rFonts w:ascii="Arial" w:hAnsi="Arial" w:cs="Arial"/>
          <w:i/>
          <w:iCs/>
          <w:color w:val="222222"/>
          <w:shd w:val="clear" w:color="auto" w:fill="FFFFFF"/>
        </w:rPr>
        <w:t>14</w:t>
      </w:r>
      <w:r>
        <w:rPr>
          <w:rFonts w:ascii="Arial" w:hAnsi="Arial" w:cs="Arial"/>
          <w:color w:val="222222"/>
          <w:shd w:val="clear" w:color="auto" w:fill="FFFFFF"/>
        </w:rPr>
        <w:t>(7), 1830-1843.</w:t>
      </w:r>
    </w:p>
  </w:comment>
  <w:comment w:id="109" w:author="Юлия Марченко" w:date="2022-10-18T14:20:00Z" w:initials="">
    <w:p w14:paraId="0D9E6978">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Schneider K. R., Helmuth B. Spatial variability in habitat temperature may drive patterns of selection between an invasive and native mussel species //Marine Ecology Progress Series. – 2007. – Т. 339. – С. 157-167.</w:t>
      </w:r>
    </w:p>
  </w:comment>
  <w:comment w:id="110" w:author="Petr Strelkov" w:date="2022-10-18T14:20:00Z" w:initials="">
    <w:p w14:paraId="6E5F764A">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Bownes, S. J., &amp; McQuaid, C. D. (2006). Will the invasive mussel Mytilus galloprovincialis Lamarck replace the indigenous Perna perna L. on the south coast of South Africa?. Journal of Experimental Marine Biology and Ecology, 338(1), 140-151.</w:t>
      </w:r>
    </w:p>
  </w:comment>
  <w:comment w:id="111" w:author="Petr Strelkov" w:date="2022-10-18T14:20:00Z" w:initials="">
    <w:p w14:paraId="10B81B8A">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Liu, G., Stapleton, E., Innes, D., &amp; Thompson, R. (2011). Aggregational behavior of the blue mussels Mytilus edulis and Mytilus trossulus: a potential pre‐zygotic reproductive isolation mechanism. Marine Ecology, 32(4), 480-487.</w:t>
      </w:r>
    </w:p>
  </w:comment>
  <w:comment w:id="112" w:author="Petr Strelkov" w:date="2022-10-18T14:20:00Z" w:initials="">
    <w:p w14:paraId="14A5444C">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Strelkov, P., Katolikova, M., &amp; Väinolä, R. (2017). Temporal change of the Baltic Sea–North Sea blue mussel hybrid zone over two decades. Marine Biology, 164(11), 1-14.</w:t>
      </w:r>
    </w:p>
  </w:comment>
  <w:comment w:id="113" w:author="Petr Strelkov" w:date="2022-10-18T14:20:00Z" w:initials="">
    <w:p w14:paraId="6774350C">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Lukanin VV (1985) Distribution of mussels Mytilus edulis in the White sea. In: Lukanin VV (ed) Investigation of the mussel of the White sea. Zoological Institute, Leningrad, p 45–58</w:t>
      </w:r>
    </w:p>
  </w:comment>
  <w:comment w:id="114" w:author="Arcella" w:date="2022-10-19T17:56:00Z" w:initials="">
    <w:p w14:paraId="3A8C7D97">
      <w:pPr>
        <w:pStyle w:val="16"/>
        <w:rPr>
          <w:lang w:val="ru-RU"/>
        </w:rPr>
      </w:pPr>
      <w:r>
        <w:rPr>
          <w:lang w:val="ru-RU"/>
        </w:rPr>
        <w:t>ИМХО, на конклюжин это просто не очень похоже. Я бы раскидала эту инф по Дискуссии. Или, если конклюжин всё-таки нужен, сильно бы его ужала.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3B918B5" w15:done="0"/>
  <w15:commentEx w15:paraId="1DFD1BA1" w15:done="0"/>
  <w15:commentEx w15:paraId="49BD79E1" w15:done="0"/>
  <w15:commentEx w15:paraId="46B367C7" w15:done="0"/>
  <w15:commentEx w15:paraId="17192F25" w15:done="0"/>
  <w15:commentEx w15:paraId="50A12890" w15:done="0"/>
  <w15:commentEx w15:paraId="367159BC" w15:done="0"/>
  <w15:commentEx w15:paraId="497E0472" w15:done="0"/>
  <w15:commentEx w15:paraId="2C0F731C" w15:done="0"/>
  <w15:commentEx w15:paraId="59E71CC4" w15:done="0"/>
  <w15:commentEx w15:paraId="1C090EEA" w15:done="0"/>
  <w15:commentEx w15:paraId="63905BE6" w15:done="0"/>
  <w15:commentEx w15:paraId="34D44001" w15:done="0"/>
  <w15:commentEx w15:paraId="34714A9B" w15:done="0"/>
  <w15:commentEx w15:paraId="358E1D9A" w15:done="0"/>
  <w15:commentEx w15:paraId="1B445D16" w15:done="0"/>
  <w15:commentEx w15:paraId="2E53799E" w15:done="0"/>
  <w15:commentEx w15:paraId="51941196" w15:done="0"/>
  <w15:commentEx w15:paraId="12BC4A74" w15:done="0"/>
  <w15:commentEx w15:paraId="426A48E0" w15:done="0"/>
  <w15:commentEx w15:paraId="55A56716" w15:done="0"/>
  <w15:commentEx w15:paraId="242902ED" w15:done="0"/>
  <w15:commentEx w15:paraId="7234496B" w15:done="0"/>
  <w15:commentEx w15:paraId="69B753E0" w15:done="0"/>
  <w15:commentEx w15:paraId="06174AD1" w15:done="0"/>
  <w15:commentEx w15:paraId="4EDD253B" w15:done="0"/>
  <w15:commentEx w15:paraId="610C0EF8" w15:done="0"/>
  <w15:commentEx w15:paraId="03F11751" w15:done="0"/>
  <w15:commentEx w15:paraId="2DA710F7" w15:done="0"/>
  <w15:commentEx w15:paraId="3CB216FF" w15:done="0"/>
  <w15:commentEx w15:paraId="17500699" w15:done="0"/>
  <w15:commentEx w15:paraId="26737B97" w15:done="0"/>
  <w15:commentEx w15:paraId="118B0DF8" w15:done="0"/>
  <w15:commentEx w15:paraId="097C411D" w15:done="0"/>
  <w15:commentEx w15:paraId="19AD32B6" w15:done="0"/>
  <w15:commentEx w15:paraId="62AA4D07" w15:done="0"/>
  <w15:commentEx w15:paraId="3A64195D" w15:done="0"/>
  <w15:commentEx w15:paraId="6C03441B" w15:done="0"/>
  <w15:commentEx w15:paraId="39A142D8" w15:done="0"/>
  <w15:commentEx w15:paraId="22206E9A" w15:done="0"/>
  <w15:commentEx w15:paraId="466874EA" w15:done="0"/>
  <w15:commentEx w15:paraId="71CB7E89" w15:done="0"/>
  <w15:commentEx w15:paraId="76AE3124" w15:done="0"/>
  <w15:commentEx w15:paraId="0CF30D2A" w15:done="0"/>
  <w15:commentEx w15:paraId="323705AC" w15:done="0"/>
  <w15:commentEx w15:paraId="7D50023B" w15:done="0"/>
  <w15:commentEx w15:paraId="314C4742" w15:done="0"/>
  <w15:commentEx w15:paraId="063B6F3A" w15:done="0"/>
  <w15:commentEx w15:paraId="0CAF6586" w15:done="0"/>
  <w15:commentEx w15:paraId="63B277E2" w15:done="0"/>
  <w15:commentEx w15:paraId="31D4444F" w15:done="0"/>
  <w15:commentEx w15:paraId="537D0A59" w15:done="0"/>
  <w15:commentEx w15:paraId="31411E2B" w15:done="0"/>
  <w15:commentEx w15:paraId="25272E4F" w15:done="0"/>
  <w15:commentEx w15:paraId="36D303C8" w15:done="0"/>
  <w15:commentEx w15:paraId="1382279A" w15:done="0"/>
  <w15:commentEx w15:paraId="1F0C4141" w15:done="0"/>
  <w15:commentEx w15:paraId="365A130B" w15:done="0"/>
  <w15:commentEx w15:paraId="045C2795" w15:done="0"/>
  <w15:commentEx w15:paraId="769956CD" w15:done="0"/>
  <w15:commentEx w15:paraId="72B61D88" w15:done="0"/>
  <w15:commentEx w15:paraId="3DDA3E72" w15:done="0"/>
  <w15:commentEx w15:paraId="2BFC0A7B" w15:done="0"/>
  <w15:commentEx w15:paraId="6263397C" w15:done="0"/>
  <w15:commentEx w15:paraId="0F503D2A" w15:done="0"/>
  <w15:commentEx w15:paraId="47F7089B" w15:done="0"/>
  <w15:commentEx w15:paraId="072758DE" w15:done="0"/>
  <w15:commentEx w15:paraId="5A572F7E" w15:done="0"/>
  <w15:commentEx w15:paraId="77EF75E2" w15:done="0"/>
  <w15:commentEx w15:paraId="110838E9" w15:done="0"/>
  <w15:commentEx w15:paraId="01F62637" w15:done="0"/>
  <w15:commentEx w15:paraId="1A873288" w15:done="0"/>
  <w15:commentEx w15:paraId="3B9B7A03" w15:done="0"/>
  <w15:commentEx w15:paraId="40562360" w15:done="0"/>
  <w15:commentEx w15:paraId="4F1D6A9B" w15:done="0"/>
  <w15:commentEx w15:paraId="44EE0853" w15:done="0"/>
  <w15:commentEx w15:paraId="3688411B" w15:done="0"/>
  <w15:commentEx w15:paraId="49777087" w15:done="0"/>
  <w15:commentEx w15:paraId="11A16289" w15:done="0"/>
  <w15:commentEx w15:paraId="2544239E" w15:done="0"/>
  <w15:commentEx w15:paraId="33C97930" w15:done="0"/>
  <w15:commentEx w15:paraId="195D5E14" w15:done="0"/>
  <w15:commentEx w15:paraId="700C1FB3" w15:done="0"/>
  <w15:commentEx w15:paraId="02DB7126" w15:done="0"/>
  <w15:commentEx w15:paraId="7AD00C61" w15:done="0"/>
  <w15:commentEx w15:paraId="12BB395D" w15:done="0"/>
  <w15:commentEx w15:paraId="68ED3BE2" w15:done="0"/>
  <w15:commentEx w15:paraId="6D753455" w15:done="0"/>
  <w15:commentEx w15:paraId="64DE773D" w15:done="0"/>
  <w15:commentEx w15:paraId="55B53BC1" w15:done="0"/>
  <w15:commentEx w15:paraId="4B107235" w15:done="0"/>
  <w15:commentEx w15:paraId="19FD2D1F" w15:done="0"/>
  <w15:commentEx w15:paraId="5B5B4F72" w15:done="0"/>
  <w15:commentEx w15:paraId="058D1176" w15:done="0"/>
  <w15:commentEx w15:paraId="2CA03A44" w15:done="0"/>
  <w15:commentEx w15:paraId="64E619B5" w15:done="0"/>
  <w15:commentEx w15:paraId="630A6F37" w15:done="0"/>
  <w15:commentEx w15:paraId="0E2E0BEA" w15:done="0"/>
  <w15:commentEx w15:paraId="1B9432E8" w15:done="0"/>
  <w15:commentEx w15:paraId="48D710B4" w15:done="0"/>
  <w15:commentEx w15:paraId="30CC2B18" w15:done="0"/>
  <w15:commentEx w15:paraId="587C74FB" w15:done="0"/>
  <w15:commentEx w15:paraId="2F0B33DE" w15:done="0"/>
  <w15:commentEx w15:paraId="7CB35BE2" w15:done="0"/>
  <w15:commentEx w15:paraId="0A295CED" w15:done="0"/>
  <w15:commentEx w15:paraId="16892D2A" w15:done="0"/>
  <w15:commentEx w15:paraId="3E405CE8" w15:done="0"/>
  <w15:commentEx w15:paraId="030F2C6E" w15:done="0"/>
  <w15:commentEx w15:paraId="4A4A7BC4" w15:done="0"/>
  <w15:commentEx w15:paraId="0D9E6978" w15:done="0"/>
  <w15:commentEx w15:paraId="6E5F764A" w15:done="0"/>
  <w15:commentEx w15:paraId="10B81B8A" w15:done="0"/>
  <w15:commentEx w15:paraId="14A5444C" w15:done="0"/>
  <w15:commentEx w15:paraId="6774350C" w15:done="0"/>
  <w15:commentEx w15:paraId="3A8C7D9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Georgia">
    <w:panose1 w:val="02040502050405020303"/>
    <w:charset w:val="CC"/>
    <w:family w:val="roman"/>
    <w:pitch w:val="default"/>
    <w:sig w:usb0="00000287" w:usb1="00000000" w:usb2="00000000" w:usb3="00000000" w:csb0="2000009F" w:csb1="00000000"/>
  </w:font>
  <w:font w:name="Cambria Math">
    <w:panose1 w:val="02040503050406030204"/>
    <w:charset w:val="CC"/>
    <w:family w:val="roman"/>
    <w:pitch w:val="default"/>
    <w:sig w:usb0="E00006FF" w:usb1="420024FF" w:usb2="02000000" w:usb3="00000000" w:csb0="2000019F" w:csb1="00000000"/>
  </w:font>
  <w:font w:name="Helvetica">
    <w:altName w:val="Arial"/>
    <w:panose1 w:val="020B0604020202020204"/>
    <w:charset w:val="CC"/>
    <w:family w:val="swiss"/>
    <w:pitch w:val="default"/>
    <w:sig w:usb0="00000000" w:usb1="00000000" w:usb2="00000009" w:usb3="00000000" w:csb0="000001FF" w:csb1="00000000"/>
  </w:font>
  <w:font w:name="Microsoft YaHei">
    <w:panose1 w:val="020B0503020204020204"/>
    <w:charset w:val="86"/>
    <w:family w:val="auto"/>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rcella">
    <w15:presenceInfo w15:providerId="None" w15:userId="Arcella"/>
  </w15:person>
  <w15:person w15:author="Марченко Юлия Тиграновна">
    <w15:presenceInfo w15:providerId="None" w15:userId="Марченко Юлия Тиграновна"/>
  </w15:person>
  <w15:person w15:author="Petr Strelkov">
    <w15:presenceInfo w15:providerId="None" w15:userId="Petr Strelkov"/>
  </w15:person>
  <w15:person w15:author="admin">
    <w15:presenceInfo w15:providerId="None" w15:userId="admin"/>
  </w15:person>
  <w15:person w15:author="Юлия Марченко">
    <w15:presenceInfo w15:providerId="None" w15:userId="Юлия Марченко"/>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doNotTrackFormatting/>
  <w:documentProtection w:edit="trackedChanges"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6A62"/>
    <w:rsid w:val="00001320"/>
    <w:rsid w:val="00082BE9"/>
    <w:rsid w:val="000A588B"/>
    <w:rsid w:val="000D3911"/>
    <w:rsid w:val="000F4E77"/>
    <w:rsid w:val="001131C9"/>
    <w:rsid w:val="001149D0"/>
    <w:rsid w:val="00123DDE"/>
    <w:rsid w:val="0013466D"/>
    <w:rsid w:val="00151AA8"/>
    <w:rsid w:val="001731CC"/>
    <w:rsid w:val="001C7686"/>
    <w:rsid w:val="001D0C97"/>
    <w:rsid w:val="001E02D0"/>
    <w:rsid w:val="001E4AE1"/>
    <w:rsid w:val="00256FB3"/>
    <w:rsid w:val="00270F27"/>
    <w:rsid w:val="002759C2"/>
    <w:rsid w:val="002A07F9"/>
    <w:rsid w:val="002B70FE"/>
    <w:rsid w:val="002F0C88"/>
    <w:rsid w:val="00306F43"/>
    <w:rsid w:val="003148B8"/>
    <w:rsid w:val="0032181C"/>
    <w:rsid w:val="00364099"/>
    <w:rsid w:val="00385431"/>
    <w:rsid w:val="0040242C"/>
    <w:rsid w:val="00435B3C"/>
    <w:rsid w:val="00447D25"/>
    <w:rsid w:val="0046271B"/>
    <w:rsid w:val="0049427D"/>
    <w:rsid w:val="004B7173"/>
    <w:rsid w:val="004C1795"/>
    <w:rsid w:val="004C2B2A"/>
    <w:rsid w:val="004D2712"/>
    <w:rsid w:val="00513CC8"/>
    <w:rsid w:val="00525888"/>
    <w:rsid w:val="00582B9B"/>
    <w:rsid w:val="005923EF"/>
    <w:rsid w:val="005A2BFC"/>
    <w:rsid w:val="005A32A1"/>
    <w:rsid w:val="005A431B"/>
    <w:rsid w:val="005D21BF"/>
    <w:rsid w:val="005E00B8"/>
    <w:rsid w:val="00627C07"/>
    <w:rsid w:val="00647F20"/>
    <w:rsid w:val="006518E6"/>
    <w:rsid w:val="00654F36"/>
    <w:rsid w:val="00663D8A"/>
    <w:rsid w:val="006F566B"/>
    <w:rsid w:val="006F7931"/>
    <w:rsid w:val="007106AE"/>
    <w:rsid w:val="00724B40"/>
    <w:rsid w:val="007478EC"/>
    <w:rsid w:val="00751FE5"/>
    <w:rsid w:val="00757D3C"/>
    <w:rsid w:val="007A33B6"/>
    <w:rsid w:val="007C5571"/>
    <w:rsid w:val="007C7FCE"/>
    <w:rsid w:val="007D03D5"/>
    <w:rsid w:val="007F5927"/>
    <w:rsid w:val="00803B9F"/>
    <w:rsid w:val="008551E2"/>
    <w:rsid w:val="0086631F"/>
    <w:rsid w:val="008D2227"/>
    <w:rsid w:val="008D5869"/>
    <w:rsid w:val="00906996"/>
    <w:rsid w:val="00950B21"/>
    <w:rsid w:val="00983B72"/>
    <w:rsid w:val="009A6966"/>
    <w:rsid w:val="00A23C49"/>
    <w:rsid w:val="00A452CA"/>
    <w:rsid w:val="00A615FC"/>
    <w:rsid w:val="00A734EB"/>
    <w:rsid w:val="00AA0063"/>
    <w:rsid w:val="00AA5BBE"/>
    <w:rsid w:val="00AE19D7"/>
    <w:rsid w:val="00B57217"/>
    <w:rsid w:val="00B61781"/>
    <w:rsid w:val="00B82D42"/>
    <w:rsid w:val="00B83494"/>
    <w:rsid w:val="00BB482B"/>
    <w:rsid w:val="00BC0838"/>
    <w:rsid w:val="00C034ED"/>
    <w:rsid w:val="00C624F2"/>
    <w:rsid w:val="00CA0D33"/>
    <w:rsid w:val="00CA4745"/>
    <w:rsid w:val="00CD3DD9"/>
    <w:rsid w:val="00D11CF3"/>
    <w:rsid w:val="00D252D6"/>
    <w:rsid w:val="00D94242"/>
    <w:rsid w:val="00D96A62"/>
    <w:rsid w:val="00E7772A"/>
    <w:rsid w:val="00EA2602"/>
    <w:rsid w:val="00EB1C3E"/>
    <w:rsid w:val="00EC0412"/>
    <w:rsid w:val="00EF635B"/>
    <w:rsid w:val="00F10E27"/>
    <w:rsid w:val="00F20AD3"/>
    <w:rsid w:val="00F210CB"/>
    <w:rsid w:val="00F262A3"/>
    <w:rsid w:val="00F6172E"/>
    <w:rsid w:val="00F73FA2"/>
    <w:rsid w:val="00FA15A5"/>
    <w:rsid w:val="00FA7711"/>
    <w:rsid w:val="00FC0BC8"/>
    <w:rsid w:val="00FD47F4"/>
    <w:rsid w:val="00FD5BA8"/>
    <w:rsid w:val="00FD7A46"/>
    <w:rsid w:val="00FF4714"/>
    <w:rsid w:val="2A7F46EF"/>
    <w:rsid w:val="347303F9"/>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0" w:semiHidden="0"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0"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200" w:line="276" w:lineRule="auto"/>
    </w:pPr>
    <w:rPr>
      <w:rFonts w:ascii="Calibri" w:hAnsi="Calibri" w:eastAsia="Calibri" w:cs="Calibri"/>
      <w:sz w:val="22"/>
      <w:szCs w:val="22"/>
      <w:lang w:val="en-US" w:eastAsia="ru-RU" w:bidi="ar-SA"/>
    </w:rPr>
  </w:style>
  <w:style w:type="paragraph" w:styleId="2">
    <w:name w:val="heading 1"/>
    <w:basedOn w:val="1"/>
    <w:next w:val="1"/>
    <w:qFormat/>
    <w:uiPriority w:val="0"/>
    <w:pPr>
      <w:keepNext/>
      <w:keepLines/>
      <w:spacing w:before="480" w:after="120"/>
      <w:outlineLvl w:val="0"/>
    </w:pPr>
    <w:rPr>
      <w:b/>
      <w:sz w:val="48"/>
      <w:szCs w:val="48"/>
    </w:rPr>
  </w:style>
  <w:style w:type="paragraph" w:styleId="3">
    <w:name w:val="heading 2"/>
    <w:basedOn w:val="1"/>
    <w:next w:val="1"/>
    <w:uiPriority w:val="0"/>
    <w:pPr>
      <w:keepNext/>
      <w:keepLines/>
      <w:spacing w:before="360" w:after="80"/>
      <w:outlineLvl w:val="1"/>
    </w:pPr>
    <w:rPr>
      <w:b/>
      <w:sz w:val="36"/>
      <w:szCs w:val="36"/>
    </w:rPr>
  </w:style>
  <w:style w:type="paragraph" w:styleId="4">
    <w:name w:val="heading 3"/>
    <w:basedOn w:val="1"/>
    <w:next w:val="1"/>
    <w:qFormat/>
    <w:uiPriority w:val="0"/>
    <w:pPr>
      <w:keepNext/>
      <w:keepLines/>
      <w:spacing w:before="280" w:after="80"/>
      <w:outlineLvl w:val="2"/>
    </w:pPr>
    <w:rPr>
      <w:b/>
      <w:sz w:val="28"/>
      <w:szCs w:val="28"/>
    </w:rPr>
  </w:style>
  <w:style w:type="paragraph" w:styleId="5">
    <w:name w:val="heading 4"/>
    <w:basedOn w:val="1"/>
    <w:next w:val="1"/>
    <w:qFormat/>
    <w:uiPriority w:val="0"/>
    <w:pPr>
      <w:keepNext/>
      <w:keepLines/>
      <w:spacing w:before="240" w:after="40"/>
      <w:outlineLvl w:val="3"/>
    </w:pPr>
    <w:rPr>
      <w:b/>
      <w:sz w:val="24"/>
      <w:szCs w:val="24"/>
    </w:rPr>
  </w:style>
  <w:style w:type="paragraph" w:styleId="6">
    <w:name w:val="heading 5"/>
    <w:basedOn w:val="1"/>
    <w:next w:val="1"/>
    <w:qFormat/>
    <w:uiPriority w:val="0"/>
    <w:pPr>
      <w:keepNext/>
      <w:keepLines/>
      <w:spacing w:before="220" w:after="40"/>
      <w:outlineLvl w:val="4"/>
    </w:pPr>
    <w:rPr>
      <w:b/>
    </w:rPr>
  </w:style>
  <w:style w:type="paragraph" w:styleId="7">
    <w:name w:val="heading 6"/>
    <w:basedOn w:val="1"/>
    <w:next w:val="1"/>
    <w:uiPriority w:val="0"/>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annotation reference"/>
    <w:basedOn w:val="8"/>
    <w:semiHidden/>
    <w:unhideWhenUsed/>
    <w:uiPriority w:val="0"/>
    <w:rPr>
      <w:sz w:val="16"/>
      <w:szCs w:val="16"/>
    </w:rPr>
  </w:style>
  <w:style w:type="character" w:styleId="11">
    <w:name w:val="endnote reference"/>
    <w:basedOn w:val="8"/>
    <w:semiHidden/>
    <w:unhideWhenUsed/>
    <w:qFormat/>
    <w:uiPriority w:val="99"/>
    <w:rPr>
      <w:vertAlign w:val="superscript"/>
    </w:rPr>
  </w:style>
  <w:style w:type="character" w:styleId="12">
    <w:name w:val="Emphasis"/>
    <w:qFormat/>
    <w:uiPriority w:val="20"/>
    <w:rPr>
      <w:i/>
      <w:iCs/>
    </w:rPr>
  </w:style>
  <w:style w:type="character" w:styleId="13">
    <w:name w:val="Hyperlink"/>
    <w:basedOn w:val="8"/>
    <w:unhideWhenUsed/>
    <w:uiPriority w:val="99"/>
    <w:rPr>
      <w:color w:val="0000FF" w:themeColor="hyperlink"/>
      <w:u w:val="single"/>
      <w14:textFill>
        <w14:solidFill>
          <w14:schemeClr w14:val="hlink"/>
        </w14:solidFill>
      </w14:textFill>
    </w:rPr>
  </w:style>
  <w:style w:type="paragraph" w:styleId="14">
    <w:name w:val="Balloon Text"/>
    <w:basedOn w:val="1"/>
    <w:link w:val="23"/>
    <w:semiHidden/>
    <w:unhideWhenUsed/>
    <w:uiPriority w:val="99"/>
    <w:pPr>
      <w:spacing w:after="0" w:line="240" w:lineRule="auto"/>
    </w:pPr>
    <w:rPr>
      <w:rFonts w:ascii="Tahoma" w:hAnsi="Tahoma" w:cs="Tahoma"/>
      <w:sz w:val="16"/>
      <w:szCs w:val="16"/>
    </w:rPr>
  </w:style>
  <w:style w:type="paragraph" w:styleId="15">
    <w:name w:val="endnote text"/>
    <w:basedOn w:val="1"/>
    <w:link w:val="26"/>
    <w:semiHidden/>
    <w:unhideWhenUsed/>
    <w:qFormat/>
    <w:uiPriority w:val="99"/>
    <w:pPr>
      <w:spacing w:after="0" w:line="240" w:lineRule="auto"/>
    </w:pPr>
    <w:rPr>
      <w:sz w:val="20"/>
      <w:szCs w:val="20"/>
    </w:rPr>
  </w:style>
  <w:style w:type="paragraph" w:styleId="16">
    <w:name w:val="annotation text"/>
    <w:basedOn w:val="1"/>
    <w:link w:val="21"/>
    <w:unhideWhenUsed/>
    <w:uiPriority w:val="0"/>
    <w:pPr>
      <w:spacing w:line="240" w:lineRule="auto"/>
    </w:pPr>
    <w:rPr>
      <w:sz w:val="20"/>
      <w:szCs w:val="20"/>
    </w:rPr>
  </w:style>
  <w:style w:type="paragraph" w:styleId="17">
    <w:name w:val="annotation subject"/>
    <w:basedOn w:val="16"/>
    <w:next w:val="16"/>
    <w:link w:val="22"/>
    <w:semiHidden/>
    <w:unhideWhenUsed/>
    <w:qFormat/>
    <w:uiPriority w:val="99"/>
    <w:rPr>
      <w:b/>
      <w:bCs/>
    </w:rPr>
  </w:style>
  <w:style w:type="paragraph" w:styleId="18">
    <w:name w:val="Title"/>
    <w:basedOn w:val="1"/>
    <w:next w:val="1"/>
    <w:qFormat/>
    <w:uiPriority w:val="0"/>
    <w:pPr>
      <w:keepNext/>
      <w:keepLines/>
      <w:spacing w:before="480" w:after="120"/>
    </w:pPr>
    <w:rPr>
      <w:b/>
      <w:sz w:val="72"/>
      <w:szCs w:val="72"/>
    </w:rPr>
  </w:style>
  <w:style w:type="paragraph" w:styleId="19">
    <w:name w:val="Subtitle"/>
    <w:basedOn w:val="1"/>
    <w:next w:val="1"/>
    <w:qFormat/>
    <w:uiPriority w:val="0"/>
    <w:pPr>
      <w:keepNext/>
      <w:keepLines/>
      <w:spacing w:before="360" w:after="80"/>
    </w:pPr>
    <w:rPr>
      <w:rFonts w:ascii="Georgia" w:hAnsi="Georgia" w:eastAsia="Georgia" w:cs="Georgia"/>
      <w:i/>
      <w:color w:val="666666"/>
      <w:sz w:val="48"/>
      <w:szCs w:val="48"/>
    </w:rPr>
  </w:style>
  <w:style w:type="table" w:customStyle="1" w:styleId="20">
    <w:name w:val="Table Normal"/>
    <w:qFormat/>
    <w:uiPriority w:val="0"/>
    <w:tblPr>
      <w:tblCellMar>
        <w:top w:w="0" w:type="dxa"/>
        <w:left w:w="0" w:type="dxa"/>
        <w:bottom w:w="0" w:type="dxa"/>
        <w:right w:w="0" w:type="dxa"/>
      </w:tblCellMar>
    </w:tblPr>
  </w:style>
  <w:style w:type="character" w:customStyle="1" w:styleId="21">
    <w:name w:val="Текст примечания Знак"/>
    <w:basedOn w:val="8"/>
    <w:link w:val="16"/>
    <w:qFormat/>
    <w:uiPriority w:val="99"/>
    <w:rPr>
      <w:sz w:val="20"/>
      <w:szCs w:val="20"/>
    </w:rPr>
  </w:style>
  <w:style w:type="character" w:customStyle="1" w:styleId="22">
    <w:name w:val="Тема примечания Знак"/>
    <w:basedOn w:val="21"/>
    <w:link w:val="17"/>
    <w:semiHidden/>
    <w:uiPriority w:val="99"/>
    <w:rPr>
      <w:b/>
      <w:bCs/>
      <w:sz w:val="20"/>
      <w:szCs w:val="20"/>
    </w:rPr>
  </w:style>
  <w:style w:type="character" w:customStyle="1" w:styleId="23">
    <w:name w:val="Текст выноски Знак"/>
    <w:basedOn w:val="8"/>
    <w:link w:val="14"/>
    <w:semiHidden/>
    <w:qFormat/>
    <w:uiPriority w:val="99"/>
    <w:rPr>
      <w:rFonts w:ascii="Tahoma" w:hAnsi="Tahoma" w:cs="Tahoma"/>
      <w:sz w:val="16"/>
      <w:szCs w:val="16"/>
    </w:rPr>
  </w:style>
  <w:style w:type="paragraph" w:styleId="24">
    <w:name w:val="List Paragraph"/>
    <w:basedOn w:val="1"/>
    <w:qFormat/>
    <w:uiPriority w:val="34"/>
    <w:pPr>
      <w:ind w:left="720"/>
      <w:contextualSpacing/>
    </w:pPr>
  </w:style>
  <w:style w:type="paragraph" w:customStyle="1" w:styleId="25">
    <w:name w:val="Revision"/>
    <w:hidden/>
    <w:semiHidden/>
    <w:uiPriority w:val="99"/>
    <w:pPr>
      <w:spacing w:after="0" w:line="240" w:lineRule="auto"/>
    </w:pPr>
    <w:rPr>
      <w:rFonts w:ascii="Calibri" w:hAnsi="Calibri" w:eastAsia="Calibri" w:cs="Calibri"/>
      <w:sz w:val="22"/>
      <w:szCs w:val="22"/>
      <w:lang w:val="en-US" w:eastAsia="ru-RU" w:bidi="ar-SA"/>
    </w:rPr>
  </w:style>
  <w:style w:type="character" w:customStyle="1" w:styleId="26">
    <w:name w:val="Текст концевой сноски Знак"/>
    <w:basedOn w:val="8"/>
    <w:link w:val="15"/>
    <w:semiHidden/>
    <w:qFormat/>
    <w:uiPriority w:val="99"/>
    <w:rPr>
      <w:sz w:val="20"/>
      <w:szCs w:val="20"/>
    </w:rPr>
  </w:style>
  <w:style w:type="table" w:customStyle="1" w:styleId="27">
    <w:name w:val="9"/>
    <w:basedOn w:val="20"/>
    <w:qFormat/>
    <w:uiPriority w:val="0"/>
    <w:tblPr>
      <w:tblCellMar>
        <w:top w:w="100" w:type="dxa"/>
        <w:left w:w="100" w:type="dxa"/>
        <w:bottom w:w="100" w:type="dxa"/>
        <w:right w:w="100" w:type="dxa"/>
      </w:tblCellMar>
    </w:tblPr>
  </w:style>
  <w:style w:type="table" w:customStyle="1" w:styleId="28">
    <w:name w:val="8"/>
    <w:basedOn w:val="20"/>
    <w:qFormat/>
    <w:uiPriority w:val="0"/>
    <w:tblPr>
      <w:tblCellMar>
        <w:top w:w="100" w:type="dxa"/>
        <w:left w:w="100" w:type="dxa"/>
        <w:bottom w:w="100" w:type="dxa"/>
        <w:right w:w="100" w:type="dxa"/>
      </w:tblCellMar>
    </w:tblPr>
  </w:style>
  <w:style w:type="table" w:customStyle="1" w:styleId="29">
    <w:name w:val="7"/>
    <w:basedOn w:val="20"/>
    <w:qFormat/>
    <w:uiPriority w:val="0"/>
    <w:tblPr>
      <w:tblCellMar>
        <w:top w:w="100" w:type="dxa"/>
        <w:left w:w="100" w:type="dxa"/>
        <w:bottom w:w="100" w:type="dxa"/>
        <w:right w:w="100" w:type="dxa"/>
      </w:tblCellMar>
    </w:tblPr>
  </w:style>
  <w:style w:type="table" w:customStyle="1" w:styleId="30">
    <w:name w:val="6"/>
    <w:basedOn w:val="20"/>
    <w:qFormat/>
    <w:uiPriority w:val="0"/>
    <w:tblPr>
      <w:tblCellMar>
        <w:top w:w="100" w:type="dxa"/>
        <w:left w:w="100" w:type="dxa"/>
        <w:bottom w:w="100" w:type="dxa"/>
        <w:right w:w="100" w:type="dxa"/>
      </w:tblCellMar>
    </w:tblPr>
  </w:style>
  <w:style w:type="table" w:customStyle="1" w:styleId="31">
    <w:name w:val="5"/>
    <w:basedOn w:val="20"/>
    <w:qFormat/>
    <w:uiPriority w:val="0"/>
    <w:tblPr>
      <w:tblCellMar>
        <w:top w:w="100" w:type="dxa"/>
        <w:left w:w="100" w:type="dxa"/>
        <w:bottom w:w="100" w:type="dxa"/>
        <w:right w:w="100" w:type="dxa"/>
      </w:tblCellMar>
    </w:tblPr>
  </w:style>
  <w:style w:type="table" w:customStyle="1" w:styleId="32">
    <w:name w:val="4"/>
    <w:basedOn w:val="20"/>
    <w:uiPriority w:val="0"/>
    <w:tblPr>
      <w:tblCellMar>
        <w:top w:w="100" w:type="dxa"/>
        <w:left w:w="100" w:type="dxa"/>
        <w:bottom w:w="100" w:type="dxa"/>
        <w:right w:w="100" w:type="dxa"/>
      </w:tblCellMar>
    </w:tblPr>
  </w:style>
  <w:style w:type="table" w:customStyle="1" w:styleId="33">
    <w:name w:val="3"/>
    <w:basedOn w:val="20"/>
    <w:qFormat/>
    <w:uiPriority w:val="0"/>
    <w:tblPr>
      <w:tblCellMar>
        <w:top w:w="100" w:type="dxa"/>
        <w:left w:w="100" w:type="dxa"/>
        <w:bottom w:w="100" w:type="dxa"/>
        <w:right w:w="100" w:type="dxa"/>
      </w:tblCellMar>
    </w:tblPr>
  </w:style>
  <w:style w:type="table" w:customStyle="1" w:styleId="34">
    <w:name w:val="2"/>
    <w:basedOn w:val="20"/>
    <w:qFormat/>
    <w:uiPriority w:val="0"/>
    <w:tblPr>
      <w:tblCellMar>
        <w:top w:w="100" w:type="dxa"/>
        <w:left w:w="100" w:type="dxa"/>
        <w:bottom w:w="100" w:type="dxa"/>
        <w:right w:w="100" w:type="dxa"/>
      </w:tblCellMar>
    </w:tblPr>
  </w:style>
  <w:style w:type="table" w:customStyle="1" w:styleId="35">
    <w:name w:val="1"/>
    <w:basedOn w:val="20"/>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customXml" Target="../customXml/item1.xml"/><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UtYvc/HeNr8zW7sXtJ2aSp/aYw==">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</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datastoreItem>
</file>

<file path=customXml/itemProps2.xml><?xml version="1.0" encoding="utf-8"?>
<ds:datastoreItem xmlns:ds="http://schemas.openxmlformats.org/officeDocument/2006/customXml" ds:itemID="{2503ACDF-ED19-46D1-BF47-EDD4A7875AF5}">
  <ds:schemaRefs/>
</ds:datastoreItem>
</file>

<file path=docProps/app.xml><?xml version="1.0" encoding="utf-8"?>
<Properties xmlns="http://schemas.openxmlformats.org/officeDocument/2006/extended-properties" xmlns:vt="http://schemas.openxmlformats.org/officeDocument/2006/docPropsVTypes">
  <Template>Normal</Template>
  <Pages>37</Pages>
  <Words>17467</Words>
  <Characters>99567</Characters>
  <Lines>829</Lines>
  <Paragraphs>233</Paragraphs>
  <TotalTime>471</TotalTime>
  <ScaleCrop>false</ScaleCrop>
  <LinksUpToDate>false</LinksUpToDate>
  <CharactersWithSpaces>116801</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2022-10-19T09:18:00Z</dcterms:created>
  <dc:creator>admin</dc:creator>
  <cp:lastModifiedBy>google1599737165</cp:lastModifiedBy>
  <dcterms:modified xsi:type="dcterms:W3CDTF">2022-10-28T08:22:00Z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1049-11.2.0.11130</vt:lpwstr>
  </property>
  <property fmtid="{D5CDD505-2E9C-101B-9397-08002B2CF9AE}" pid="3" name="ICV">
    <vt:lpwstr>1409B64ABC77493E82AAF8B4E474EC4B</vt:lpwstr>
  </property>
</Properties>
</file>