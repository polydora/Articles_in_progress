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8871A" w14:textId="77777777" w:rsidR="001858EC" w:rsidRPr="007C27C5" w:rsidRDefault="00B44577">
      <w:pPr>
        <w:rPr>
          <w:rFonts w:ascii="Times New Roman" w:eastAsia="Times New Roman" w:hAnsi="Times New Roman" w:cs="Times New Roman"/>
          <w:b/>
          <w:sz w:val="20"/>
          <w:szCs w:val="20"/>
        </w:rPr>
      </w:pPr>
      <w:r w:rsidRPr="007C27C5">
        <w:rPr>
          <w:rFonts w:ascii="Times New Roman" w:eastAsia="Times New Roman" w:hAnsi="Times New Roman" w:cs="Times New Roman"/>
          <w:b/>
          <w:sz w:val="20"/>
          <w:szCs w:val="20"/>
        </w:rPr>
        <w:t>Reviewers:</w:t>
      </w:r>
    </w:p>
    <w:tbl>
      <w:tblPr>
        <w:tblStyle w:val="TableGrid"/>
        <w:tblW w:w="0" w:type="auto"/>
        <w:tblLayout w:type="fixed"/>
        <w:tblLook w:val="04A0" w:firstRow="1" w:lastRow="0" w:firstColumn="1" w:lastColumn="0" w:noHBand="0" w:noVBand="1"/>
      </w:tblPr>
      <w:tblGrid>
        <w:gridCol w:w="1951"/>
        <w:gridCol w:w="5103"/>
        <w:gridCol w:w="2517"/>
      </w:tblGrid>
      <w:tr w:rsidR="005D7083" w:rsidRPr="00A14E1F" w14:paraId="4BCCAE3B" w14:textId="77777777" w:rsidTr="00A14E1F">
        <w:tc>
          <w:tcPr>
            <w:tcW w:w="1951" w:type="dxa"/>
          </w:tcPr>
          <w:p w14:paraId="6293B407" w14:textId="77777777" w:rsidR="005D7083" w:rsidRPr="00A14E1F" w:rsidRDefault="005D7083" w:rsidP="005D7083">
            <w:pPr>
              <w:rPr>
                <w:rFonts w:ascii="Times New Roman" w:hAnsi="Times New Roman" w:cs="Times New Roman"/>
                <w:sz w:val="18"/>
                <w:szCs w:val="18"/>
              </w:rPr>
            </w:pPr>
            <w:r w:rsidRPr="00A14E1F">
              <w:rPr>
                <w:rFonts w:ascii="Times New Roman" w:eastAsia="Times New Roman" w:hAnsi="Times New Roman" w:cs="Times New Roman"/>
                <w:sz w:val="18"/>
                <w:szCs w:val="18"/>
              </w:rPr>
              <w:t>Prof. John H. McDonald</w:t>
            </w:r>
            <w:r w:rsidRPr="00A14E1F">
              <w:rPr>
                <w:rFonts w:ascii="Times New Roman" w:hAnsi="Times New Roman" w:cs="Times New Roman"/>
                <w:sz w:val="18"/>
                <w:szCs w:val="18"/>
              </w:rPr>
              <w:t xml:space="preserve"> </w:t>
            </w:r>
          </w:p>
          <w:p w14:paraId="576E6A9A" w14:textId="77777777" w:rsidR="005D7083" w:rsidRPr="00A14E1F" w:rsidRDefault="005D7083">
            <w:pPr>
              <w:rPr>
                <w:rFonts w:ascii="Times New Roman" w:eastAsia="Times New Roman" w:hAnsi="Times New Roman" w:cs="Times New Roman"/>
                <w:b/>
                <w:sz w:val="18"/>
                <w:szCs w:val="18"/>
              </w:rPr>
            </w:pPr>
          </w:p>
        </w:tc>
        <w:tc>
          <w:tcPr>
            <w:tcW w:w="5103" w:type="dxa"/>
          </w:tcPr>
          <w:p w14:paraId="41FC6BA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Biology Department, Western Washington University, Bellingham, Washington 98225</w:t>
            </w:r>
          </w:p>
          <w:p w14:paraId="0BBB2ACF" w14:textId="77777777" w:rsidR="005D7083" w:rsidRPr="00A14E1F" w:rsidRDefault="005D7083">
            <w:pPr>
              <w:rPr>
                <w:rFonts w:ascii="Times New Roman" w:eastAsia="Times New Roman" w:hAnsi="Times New Roman" w:cs="Times New Roman"/>
                <w:b/>
                <w:sz w:val="18"/>
                <w:szCs w:val="18"/>
              </w:rPr>
            </w:pPr>
          </w:p>
        </w:tc>
        <w:tc>
          <w:tcPr>
            <w:tcW w:w="2517" w:type="dxa"/>
          </w:tcPr>
          <w:p w14:paraId="2665F6B5" w14:textId="77777777" w:rsidR="005D7083" w:rsidRPr="00A14E1F" w:rsidRDefault="005D7083" w:rsidP="005D7083">
            <w:pPr>
              <w:rPr>
                <w:rFonts w:ascii="Times New Roman" w:eastAsia="Times New Roman" w:hAnsi="Times New Roman" w:cs="Times New Roman"/>
                <w:b/>
                <w:sz w:val="18"/>
                <w:szCs w:val="18"/>
              </w:rPr>
            </w:pPr>
          </w:p>
          <w:p w14:paraId="30B63760"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mcdona44@wwu.edu</w:t>
            </w:r>
          </w:p>
          <w:p w14:paraId="59772B80" w14:textId="77777777" w:rsidR="005D7083" w:rsidRPr="00A14E1F" w:rsidRDefault="005D7083">
            <w:pPr>
              <w:rPr>
                <w:rFonts w:ascii="Times New Roman" w:eastAsia="Times New Roman" w:hAnsi="Times New Roman" w:cs="Times New Roman"/>
                <w:b/>
                <w:sz w:val="18"/>
                <w:szCs w:val="18"/>
              </w:rPr>
            </w:pPr>
          </w:p>
        </w:tc>
      </w:tr>
      <w:tr w:rsidR="005D7083" w:rsidRPr="00A14E1F" w14:paraId="4D85A535" w14:textId="77777777" w:rsidTr="00A14E1F">
        <w:tc>
          <w:tcPr>
            <w:tcW w:w="1951" w:type="dxa"/>
          </w:tcPr>
          <w:p w14:paraId="0644FA6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Kati Michalek</w:t>
            </w:r>
          </w:p>
          <w:p w14:paraId="1F463920" w14:textId="77777777" w:rsidR="005D7083" w:rsidRPr="00A14E1F" w:rsidRDefault="005D7083">
            <w:pPr>
              <w:rPr>
                <w:rFonts w:ascii="Times New Roman" w:eastAsia="Times New Roman" w:hAnsi="Times New Roman" w:cs="Times New Roman"/>
                <w:b/>
                <w:sz w:val="18"/>
                <w:szCs w:val="18"/>
              </w:rPr>
            </w:pPr>
          </w:p>
        </w:tc>
        <w:tc>
          <w:tcPr>
            <w:tcW w:w="5103" w:type="dxa"/>
          </w:tcPr>
          <w:p w14:paraId="640A4AF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SAMS, Scottish Marine Institute, Oban, Argyll, PA37 1QA</w:t>
            </w:r>
          </w:p>
          <w:p w14:paraId="79EA53AB" w14:textId="77777777" w:rsidR="005D7083" w:rsidRPr="00A14E1F" w:rsidRDefault="005D7083">
            <w:pPr>
              <w:rPr>
                <w:rFonts w:ascii="Times New Roman" w:eastAsia="Times New Roman" w:hAnsi="Times New Roman" w:cs="Times New Roman"/>
                <w:b/>
                <w:sz w:val="18"/>
                <w:szCs w:val="18"/>
              </w:rPr>
            </w:pPr>
          </w:p>
        </w:tc>
        <w:tc>
          <w:tcPr>
            <w:tcW w:w="2517" w:type="dxa"/>
          </w:tcPr>
          <w:p w14:paraId="2D98CFF1" w14:textId="77777777" w:rsidR="005D7083" w:rsidRPr="00A14E1F" w:rsidRDefault="009620DF" w:rsidP="005D7083">
            <w:pPr>
              <w:rPr>
                <w:rFonts w:ascii="Times New Roman" w:eastAsia="Times New Roman" w:hAnsi="Times New Roman" w:cs="Times New Roman"/>
                <w:sz w:val="18"/>
                <w:szCs w:val="18"/>
              </w:rPr>
            </w:pPr>
            <w:hyperlink r:id="rId7" w:history="1">
              <w:r w:rsidR="005D7083" w:rsidRPr="00A14E1F">
                <w:rPr>
                  <w:rStyle w:val="Hyperlink"/>
                  <w:rFonts w:ascii="Times New Roman" w:eastAsia="Times New Roman" w:hAnsi="Times New Roman" w:cs="Times New Roman"/>
                  <w:sz w:val="18"/>
                  <w:szCs w:val="18"/>
                </w:rPr>
                <w:t>Kati.Michalek@sams.ac.uk</w:t>
              </w:r>
            </w:hyperlink>
          </w:p>
          <w:p w14:paraId="5A6E1E1A" w14:textId="77777777" w:rsidR="005D7083" w:rsidRPr="00A14E1F" w:rsidRDefault="005D7083">
            <w:pPr>
              <w:rPr>
                <w:rFonts w:ascii="Times New Roman" w:eastAsia="Times New Roman" w:hAnsi="Times New Roman" w:cs="Times New Roman"/>
                <w:b/>
                <w:sz w:val="18"/>
                <w:szCs w:val="18"/>
              </w:rPr>
            </w:pPr>
          </w:p>
        </w:tc>
      </w:tr>
      <w:tr w:rsidR="005D7083" w:rsidRPr="00A14E1F" w14:paraId="7E589678" w14:textId="77777777" w:rsidTr="00A14E1F">
        <w:tc>
          <w:tcPr>
            <w:tcW w:w="1951" w:type="dxa"/>
          </w:tcPr>
          <w:p w14:paraId="1B1FD353"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María Angélica Larraín Barth</w:t>
            </w:r>
          </w:p>
          <w:p w14:paraId="2EFACE4D" w14:textId="77777777" w:rsidR="005D7083" w:rsidRPr="00A14E1F" w:rsidRDefault="005D7083">
            <w:pPr>
              <w:rPr>
                <w:rFonts w:ascii="Times New Roman" w:eastAsia="Times New Roman" w:hAnsi="Times New Roman" w:cs="Times New Roman"/>
                <w:b/>
                <w:sz w:val="18"/>
                <w:szCs w:val="18"/>
              </w:rPr>
            </w:pPr>
          </w:p>
        </w:tc>
        <w:tc>
          <w:tcPr>
            <w:tcW w:w="5103" w:type="dxa"/>
          </w:tcPr>
          <w:p w14:paraId="66C92DD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Departamento de Ciencia de los Alimentos y Tecnología Química, Facultad de Ciencias Químicas y Farmacéuticas, Universidad de Chile, Santos Dumont Nº 964 , Independencia</w:t>
            </w:r>
          </w:p>
          <w:p w14:paraId="4EEFC6ED" w14:textId="77777777" w:rsidR="005D7083" w:rsidRPr="00A14E1F" w:rsidRDefault="005D7083">
            <w:pPr>
              <w:rPr>
                <w:rFonts w:ascii="Times New Roman" w:eastAsia="Times New Roman" w:hAnsi="Times New Roman" w:cs="Times New Roman"/>
                <w:b/>
                <w:sz w:val="18"/>
                <w:szCs w:val="18"/>
              </w:rPr>
            </w:pPr>
          </w:p>
        </w:tc>
        <w:tc>
          <w:tcPr>
            <w:tcW w:w="2517" w:type="dxa"/>
          </w:tcPr>
          <w:p w14:paraId="5FAF52AE" w14:textId="77777777" w:rsidR="005D7083" w:rsidRPr="00A14E1F" w:rsidRDefault="009620DF" w:rsidP="005D7083">
            <w:pPr>
              <w:rPr>
                <w:rFonts w:ascii="Times New Roman" w:eastAsia="Times New Roman" w:hAnsi="Times New Roman" w:cs="Times New Roman"/>
                <w:sz w:val="18"/>
                <w:szCs w:val="18"/>
              </w:rPr>
            </w:pPr>
            <w:hyperlink r:id="rId8" w:history="1">
              <w:r w:rsidR="005D7083" w:rsidRPr="00A14E1F">
                <w:rPr>
                  <w:rStyle w:val="Hyperlink"/>
                  <w:rFonts w:ascii="Times New Roman" w:eastAsia="Times New Roman" w:hAnsi="Times New Roman" w:cs="Times New Roman"/>
                  <w:sz w:val="18"/>
                  <w:szCs w:val="18"/>
                </w:rPr>
                <w:t>mlarrain@uchile.cl</w:t>
              </w:r>
            </w:hyperlink>
          </w:p>
          <w:p w14:paraId="6403BC38" w14:textId="77777777" w:rsidR="005D7083" w:rsidRPr="00A14E1F" w:rsidRDefault="005D7083">
            <w:pPr>
              <w:rPr>
                <w:rFonts w:ascii="Times New Roman" w:eastAsia="Times New Roman" w:hAnsi="Times New Roman" w:cs="Times New Roman"/>
                <w:b/>
                <w:sz w:val="18"/>
                <w:szCs w:val="18"/>
              </w:rPr>
            </w:pPr>
          </w:p>
        </w:tc>
      </w:tr>
      <w:tr w:rsidR="005D7083" w:rsidRPr="00A14E1F" w14:paraId="4F2F5176" w14:textId="77777777" w:rsidTr="00A14E1F">
        <w:tc>
          <w:tcPr>
            <w:tcW w:w="1951" w:type="dxa"/>
          </w:tcPr>
          <w:p w14:paraId="2791698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F.P. (Frank) Wesselingh</w:t>
            </w:r>
          </w:p>
          <w:p w14:paraId="108A94FF" w14:textId="77777777" w:rsidR="005D7083" w:rsidRPr="00A14E1F" w:rsidRDefault="005D7083" w:rsidP="005D7083">
            <w:pPr>
              <w:rPr>
                <w:rFonts w:ascii="Times New Roman" w:eastAsia="Times New Roman" w:hAnsi="Times New Roman" w:cs="Times New Roman"/>
                <w:sz w:val="18"/>
                <w:szCs w:val="18"/>
              </w:rPr>
            </w:pPr>
          </w:p>
        </w:tc>
        <w:tc>
          <w:tcPr>
            <w:tcW w:w="5103" w:type="dxa"/>
          </w:tcPr>
          <w:p w14:paraId="2F82C78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Naturalis Biodiversity Center,</w:t>
            </w:r>
            <w:r w:rsidRPr="00A14E1F">
              <w:rPr>
                <w:rFonts w:ascii="Times New Roman" w:hAnsi="Times New Roman" w:cs="Times New Roman"/>
                <w:sz w:val="18"/>
                <w:szCs w:val="18"/>
              </w:rPr>
              <w:t xml:space="preserve"> </w:t>
            </w:r>
            <w:r w:rsidRPr="00A14E1F">
              <w:rPr>
                <w:rFonts w:ascii="Times New Roman" w:eastAsia="Times New Roman" w:hAnsi="Times New Roman" w:cs="Times New Roman"/>
                <w:sz w:val="18"/>
                <w:szCs w:val="18"/>
              </w:rPr>
              <w:t>Darwinweg 2, 2333 CR Leiden, Netherlands</w:t>
            </w:r>
          </w:p>
          <w:p w14:paraId="472CD45E" w14:textId="77777777" w:rsidR="005D7083" w:rsidRPr="00A14E1F" w:rsidRDefault="005D7083" w:rsidP="005D7083">
            <w:pPr>
              <w:rPr>
                <w:rFonts w:ascii="Times New Roman" w:eastAsia="Times New Roman" w:hAnsi="Times New Roman" w:cs="Times New Roman"/>
                <w:sz w:val="18"/>
                <w:szCs w:val="18"/>
              </w:rPr>
            </w:pPr>
          </w:p>
        </w:tc>
        <w:tc>
          <w:tcPr>
            <w:tcW w:w="2517" w:type="dxa"/>
          </w:tcPr>
          <w:p w14:paraId="1DDBE395"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frank.wesselingh@naturalis.nl</w:t>
            </w:r>
          </w:p>
          <w:p w14:paraId="17B67EE8" w14:textId="77777777" w:rsidR="005D7083" w:rsidRPr="00A14E1F" w:rsidRDefault="005D7083" w:rsidP="005D7083">
            <w:pPr>
              <w:rPr>
                <w:rFonts w:ascii="Times New Roman" w:hAnsi="Times New Roman" w:cs="Times New Roman"/>
                <w:sz w:val="18"/>
                <w:szCs w:val="18"/>
              </w:rPr>
            </w:pPr>
          </w:p>
        </w:tc>
      </w:tr>
    </w:tbl>
    <w:p w14:paraId="65550B22" w14:textId="77777777" w:rsidR="005D7083" w:rsidRDefault="005D7083">
      <w:pPr>
        <w:rPr>
          <w:rFonts w:ascii="Times New Roman" w:eastAsia="Times New Roman" w:hAnsi="Times New Roman" w:cs="Times New Roman"/>
          <w:b/>
          <w:sz w:val="24"/>
          <w:szCs w:val="24"/>
        </w:rPr>
      </w:pPr>
    </w:p>
    <w:p w14:paraId="0A990D71" w14:textId="77777777" w:rsidR="00827284" w:rsidRPr="00827284" w:rsidRDefault="00666DE9" w:rsidP="00C408FA">
      <w:pPr>
        <w:spacing w:line="360" w:lineRule="auto"/>
        <w:rPr>
          <w:rFonts w:ascii="Times New Roman" w:hAnsi="Times New Roman" w:cs="Times New Roman"/>
          <w:sz w:val="24"/>
          <w:szCs w:val="24"/>
        </w:rPr>
      </w:pPr>
      <w:r w:rsidRPr="009620DF">
        <w:rPr>
          <w:rFonts w:ascii="Times New Roman" w:hAnsi="Times New Roman" w:cs="Times New Roman"/>
          <w:sz w:val="24"/>
          <w:szCs w:val="24"/>
          <w:lang w:val="fi-FI"/>
        </w:rPr>
        <w:t xml:space="preserve">Khaitov V., Marchenko J., Katolikova M., Vainola R., </w:t>
      </w:r>
      <w:commentRangeStart w:id="0"/>
      <w:r w:rsidRPr="009620DF">
        <w:rPr>
          <w:rFonts w:ascii="Times New Roman" w:hAnsi="Times New Roman" w:cs="Times New Roman"/>
          <w:sz w:val="24"/>
          <w:szCs w:val="24"/>
          <w:lang w:val="fi-FI"/>
        </w:rPr>
        <w:t>Kingston S.</w:t>
      </w:r>
      <w:commentRangeEnd w:id="0"/>
      <w:r w:rsidR="00C9237C">
        <w:rPr>
          <w:rStyle w:val="CommentReference"/>
        </w:rPr>
        <w:commentReference w:id="0"/>
      </w:r>
      <w:r w:rsidRPr="009620DF">
        <w:rPr>
          <w:rFonts w:ascii="Times New Roman" w:hAnsi="Times New Roman" w:cs="Times New Roman"/>
          <w:sz w:val="24"/>
          <w:szCs w:val="24"/>
          <w:lang w:val="fi-FI"/>
        </w:rPr>
        <w:t xml:space="preserve">, ... </w:t>
      </w:r>
      <w:r>
        <w:rPr>
          <w:rFonts w:ascii="Times New Roman" w:hAnsi="Times New Roman" w:cs="Times New Roman"/>
          <w:sz w:val="24"/>
          <w:szCs w:val="24"/>
        </w:rPr>
        <w:t xml:space="preserve">Gantsevich M., Strelkov P. </w:t>
      </w:r>
    </w:p>
    <w:p w14:paraId="2CA565B8" w14:textId="1037DDFA" w:rsidR="00C871BF" w:rsidRDefault="00C871BF" w:rsidP="00C408FA">
      <w:pPr>
        <w:spacing w:line="360" w:lineRule="auto"/>
        <w:rPr>
          <w:rFonts w:ascii="Times New Roman" w:hAnsi="Times New Roman" w:cs="Times New Roman"/>
          <w:b/>
          <w:sz w:val="24"/>
          <w:szCs w:val="24"/>
        </w:rPr>
      </w:pPr>
      <w:r w:rsidRPr="006F6029">
        <w:rPr>
          <w:rFonts w:ascii="Times New Roman" w:hAnsi="Times New Roman" w:cs="Times New Roman"/>
          <w:b/>
          <w:sz w:val="24"/>
          <w:szCs w:val="24"/>
          <w:highlight w:val="lightGray"/>
        </w:rPr>
        <w:t xml:space="preserve">Species identification based on a semi-diagnostic marker: evaluation of a simple conchological test for distinguishing </w:t>
      </w:r>
      <w:ins w:id="1" w:author="Väinölä, Risto" w:date="2020-09-14T09:40:00Z">
        <w:r w:rsidR="006F6029">
          <w:rPr>
            <w:rFonts w:ascii="Times New Roman" w:hAnsi="Times New Roman" w:cs="Times New Roman"/>
            <w:b/>
            <w:sz w:val="24"/>
            <w:szCs w:val="24"/>
            <w:highlight w:val="lightGray"/>
          </w:rPr>
          <w:t xml:space="preserve">the </w:t>
        </w:r>
      </w:ins>
      <w:r w:rsidRPr="006F6029">
        <w:rPr>
          <w:rFonts w:ascii="Times New Roman" w:hAnsi="Times New Roman" w:cs="Times New Roman"/>
          <w:b/>
          <w:sz w:val="24"/>
          <w:szCs w:val="24"/>
          <w:highlight w:val="lightGray"/>
        </w:rPr>
        <w:t>hybridizing mussels Mytilus edulis L. and M. trossulus Gould</w:t>
      </w:r>
    </w:p>
    <w:p w14:paraId="603C0A20" w14:textId="77777777" w:rsidR="00C408FA" w:rsidRPr="009E4B4E" w:rsidRDefault="00C408FA" w:rsidP="00C408FA">
      <w:pPr>
        <w:spacing w:line="360" w:lineRule="auto"/>
        <w:rPr>
          <w:rFonts w:ascii="Times New Roman" w:hAnsi="Times New Roman" w:cs="Times New Roman"/>
          <w:sz w:val="24"/>
          <w:szCs w:val="24"/>
        </w:rPr>
      </w:pPr>
      <w:r w:rsidRPr="009E4B4E">
        <w:rPr>
          <w:rFonts w:ascii="Times New Roman" w:hAnsi="Times New Roman" w:cs="Times New Roman"/>
          <w:b/>
          <w:sz w:val="24"/>
          <w:szCs w:val="24"/>
        </w:rPr>
        <w:t>Abstract</w:t>
      </w:r>
      <w:r w:rsidRPr="009E4B4E">
        <w:rPr>
          <w:rFonts w:ascii="Times New Roman" w:hAnsi="Times New Roman" w:cs="Times New Roman"/>
          <w:sz w:val="24"/>
          <w:szCs w:val="24"/>
        </w:rPr>
        <w:t xml:space="preserve"> </w:t>
      </w:r>
    </w:p>
    <w:p w14:paraId="7A5D55FF" w14:textId="2696E969" w:rsidR="00C408FA" w:rsidRPr="009E4B4E" w:rsidRDefault="00C408FA" w:rsidP="00C408FA">
      <w:pPr>
        <w:spacing w:line="360" w:lineRule="auto"/>
        <w:rPr>
          <w:rFonts w:ascii="Times New Roman" w:eastAsia="Times New Roman" w:hAnsi="Times New Roman" w:cs="Times New Roman"/>
          <w:sz w:val="24"/>
          <w:szCs w:val="24"/>
        </w:rPr>
      </w:pPr>
      <w:r w:rsidRPr="009E4B4E">
        <w:rPr>
          <w:rFonts w:ascii="Times New Roman" w:hAnsi="Times New Roman" w:cs="Times New Roman"/>
          <w:sz w:val="24"/>
          <w:szCs w:val="24"/>
        </w:rPr>
        <w:t xml:space="preserve">Cryptic </w:t>
      </w:r>
      <w:r w:rsidR="00171DE5" w:rsidRPr="009E4B4E">
        <w:rPr>
          <w:rFonts w:ascii="Times New Roman" w:hAnsi="Times New Roman" w:cs="Times New Roman"/>
          <w:sz w:val="24"/>
          <w:szCs w:val="24"/>
          <w:lang w:val="en-GB"/>
        </w:rPr>
        <w:t xml:space="preserve">and </w:t>
      </w:r>
      <w:r w:rsidRPr="009E4B4E">
        <w:rPr>
          <w:rFonts w:ascii="Times New Roman" w:hAnsi="Times New Roman" w:cs="Times New Roman"/>
          <w:sz w:val="24"/>
          <w:szCs w:val="24"/>
        </w:rPr>
        <w:t xml:space="preserve">hybridizing species </w:t>
      </w:r>
      <w:r w:rsidR="00171DE5" w:rsidRPr="009E4B4E">
        <w:rPr>
          <w:rFonts w:ascii="Times New Roman" w:hAnsi="Times New Roman" w:cs="Times New Roman"/>
          <w:sz w:val="24"/>
          <w:szCs w:val="24"/>
        </w:rPr>
        <w:t xml:space="preserve">may </w:t>
      </w:r>
      <w:r w:rsidRPr="009E4B4E">
        <w:rPr>
          <w:rFonts w:ascii="Times New Roman" w:hAnsi="Times New Roman" w:cs="Times New Roman"/>
          <w:sz w:val="24"/>
          <w:szCs w:val="24"/>
        </w:rPr>
        <w:t xml:space="preserve">lack diagnostic taxonomic </w:t>
      </w:r>
      <w:r w:rsidRPr="009620DF">
        <w:rPr>
          <w:rFonts w:ascii="Times New Roman" w:hAnsi="Times New Roman" w:cs="Times New Roman"/>
          <w:sz w:val="24"/>
          <w:szCs w:val="24"/>
          <w:highlight w:val="lightGray"/>
        </w:rPr>
        <w:t>characters</w:t>
      </w:r>
      <w:r w:rsidRPr="009E4B4E">
        <w:rPr>
          <w:rFonts w:ascii="Times New Roman" w:hAnsi="Times New Roman" w:cs="Times New Roman"/>
          <w:sz w:val="24"/>
          <w:szCs w:val="24"/>
        </w:rPr>
        <w:t xml:space="preserve"> leaving </w:t>
      </w:r>
      <w:del w:id="2" w:author="Sarah Kingston" w:date="2020-08-03T16:44:00Z">
        <w:r w:rsidR="00171DE5" w:rsidRPr="009E4B4E" w:rsidDel="00C33D2A">
          <w:rPr>
            <w:rFonts w:ascii="Times New Roman" w:hAnsi="Times New Roman" w:cs="Times New Roman"/>
            <w:sz w:val="24"/>
            <w:szCs w:val="24"/>
          </w:rPr>
          <w:delText xml:space="preserve">the </w:delText>
        </w:r>
      </w:del>
      <w:r w:rsidRPr="009E4B4E">
        <w:rPr>
          <w:rFonts w:ascii="Times New Roman" w:hAnsi="Times New Roman" w:cs="Times New Roman"/>
          <w:sz w:val="24"/>
          <w:szCs w:val="24"/>
        </w:rPr>
        <w:t xml:space="preserve">researchers with semi-diagnostic </w:t>
      </w:r>
      <w:r w:rsidRPr="009620DF">
        <w:rPr>
          <w:rFonts w:ascii="Times New Roman" w:hAnsi="Times New Roman" w:cs="Times New Roman"/>
          <w:sz w:val="24"/>
          <w:szCs w:val="24"/>
          <w:highlight w:val="lightGray"/>
        </w:rPr>
        <w:t>markers</w:t>
      </w:r>
      <w:r w:rsidRPr="009E4B4E">
        <w:rPr>
          <w:rFonts w:ascii="Times New Roman" w:hAnsi="Times New Roman" w:cs="Times New Roman"/>
          <w:sz w:val="24"/>
          <w:szCs w:val="24"/>
        </w:rPr>
        <w:t xml:space="preserve">. </w:t>
      </w:r>
      <w:r w:rsidR="009F5EAF" w:rsidRPr="009E4B4E">
        <w:rPr>
          <w:rFonts w:ascii="Times New Roman" w:hAnsi="Times New Roman" w:cs="Times New Roman"/>
          <w:sz w:val="24"/>
          <w:szCs w:val="24"/>
        </w:rPr>
        <w:t>I</w:t>
      </w:r>
      <w:r w:rsidRPr="009E4B4E">
        <w:rPr>
          <w:rFonts w:ascii="Times New Roman" w:hAnsi="Times New Roman" w:cs="Times New Roman"/>
          <w:sz w:val="24"/>
          <w:szCs w:val="24"/>
        </w:rPr>
        <w:t xml:space="preserve">dentification </w:t>
      </w:r>
      <w:r w:rsidR="009F5EAF" w:rsidRPr="009E4B4E">
        <w:rPr>
          <w:rFonts w:ascii="Times New Roman" w:hAnsi="Times New Roman" w:cs="Times New Roman"/>
          <w:sz w:val="24"/>
          <w:szCs w:val="24"/>
        </w:rPr>
        <w:t xml:space="preserve">based on </w:t>
      </w:r>
      <w:r w:rsidRPr="009E4B4E">
        <w:rPr>
          <w:rFonts w:ascii="Times New Roman" w:hAnsi="Times New Roman" w:cs="Times New Roman"/>
          <w:sz w:val="24"/>
          <w:szCs w:val="24"/>
        </w:rPr>
        <w:t xml:space="preserve">such </w:t>
      </w:r>
      <w:r w:rsidRPr="009620DF">
        <w:rPr>
          <w:rFonts w:ascii="Times New Roman" w:hAnsi="Times New Roman" w:cs="Times New Roman"/>
          <w:sz w:val="24"/>
          <w:szCs w:val="24"/>
          <w:highlight w:val="lightGray"/>
        </w:rPr>
        <w:t>markers</w:t>
      </w:r>
      <w:r w:rsidRPr="009E4B4E">
        <w:rPr>
          <w:rFonts w:ascii="Times New Roman" w:hAnsi="Times New Roman" w:cs="Times New Roman"/>
          <w:sz w:val="24"/>
          <w:szCs w:val="24"/>
        </w:rPr>
        <w:t xml:space="preserve"> is probabilistic</w:t>
      </w:r>
      <w:r w:rsidR="00171DE5" w:rsidRPr="009E4B4E">
        <w:rPr>
          <w:rFonts w:ascii="Times New Roman" w:hAnsi="Times New Roman" w:cs="Times New Roman"/>
          <w:sz w:val="24"/>
          <w:szCs w:val="24"/>
        </w:rPr>
        <w:t>,</w:t>
      </w:r>
      <w:r w:rsidRPr="009E4B4E">
        <w:rPr>
          <w:rFonts w:ascii="Times New Roman" w:hAnsi="Times New Roman" w:cs="Times New Roman"/>
          <w:sz w:val="24"/>
          <w:szCs w:val="24"/>
        </w:rPr>
        <w:t xml:space="preserve"> the probability of correct identification depend</w:t>
      </w:r>
      <w:r w:rsidR="00171DE5" w:rsidRPr="009E4B4E">
        <w:rPr>
          <w:rFonts w:ascii="Times New Roman" w:hAnsi="Times New Roman" w:cs="Times New Roman"/>
          <w:sz w:val="24"/>
          <w:szCs w:val="24"/>
        </w:rPr>
        <w:t xml:space="preserve">ing </w:t>
      </w:r>
      <w:r w:rsidRPr="009E4B4E">
        <w:rPr>
          <w:rFonts w:ascii="Times New Roman" w:hAnsi="Times New Roman" w:cs="Times New Roman"/>
          <w:sz w:val="24"/>
          <w:szCs w:val="24"/>
        </w:rPr>
        <w:t xml:space="preserve">on the </w:t>
      </w:r>
      <w:r w:rsidRPr="009620DF">
        <w:rPr>
          <w:rFonts w:ascii="Times New Roman" w:hAnsi="Times New Roman" w:cs="Times New Roman"/>
          <w:sz w:val="24"/>
          <w:szCs w:val="24"/>
          <w:highlight w:val="lightGray"/>
        </w:rPr>
        <w:t>taxonomic structure of populations</w:t>
      </w:r>
      <w:r w:rsidRPr="009E4B4E">
        <w:rPr>
          <w:rFonts w:ascii="Times New Roman" w:hAnsi="Times New Roman" w:cs="Times New Roman"/>
          <w:sz w:val="24"/>
          <w:szCs w:val="24"/>
        </w:rPr>
        <w:t xml:space="preserve">. </w:t>
      </w:r>
      <w:r w:rsidR="009F5EAF" w:rsidRPr="009E4B4E">
        <w:rPr>
          <w:rFonts w:ascii="Times New Roman" w:hAnsi="Times New Roman" w:cs="Times New Roman"/>
          <w:sz w:val="24"/>
          <w:szCs w:val="24"/>
        </w:rPr>
        <w:t xml:space="preserve">Here we test the possibilities of applying a semi-diagnostic </w:t>
      </w:r>
      <w:r w:rsidR="009F5EAF" w:rsidRPr="009620DF">
        <w:rPr>
          <w:rFonts w:ascii="Times New Roman" w:hAnsi="Times New Roman" w:cs="Times New Roman"/>
          <w:sz w:val="24"/>
          <w:szCs w:val="24"/>
          <w:highlight w:val="lightGray"/>
        </w:rPr>
        <w:t>character</w:t>
      </w:r>
      <w:r w:rsidR="009F5EAF" w:rsidRPr="009E4B4E">
        <w:rPr>
          <w:rFonts w:ascii="Times New Roman" w:hAnsi="Times New Roman" w:cs="Times New Roman"/>
          <w:sz w:val="24"/>
          <w:szCs w:val="24"/>
        </w:rPr>
        <w:t xml:space="preserve"> for distinguishing two </w:t>
      </w:r>
      <w:r w:rsidR="007A7C8F" w:rsidRPr="009E4B4E">
        <w:rPr>
          <w:rFonts w:ascii="Times New Roman" w:hAnsi="Times New Roman" w:cs="Times New Roman"/>
          <w:sz w:val="24"/>
          <w:szCs w:val="24"/>
        </w:rPr>
        <w:t xml:space="preserve">cryptic </w:t>
      </w:r>
      <w:r w:rsidR="009F5EAF" w:rsidRPr="009E4B4E">
        <w:rPr>
          <w:rFonts w:ascii="Times New Roman" w:hAnsi="Times New Roman" w:cs="Times New Roman"/>
          <w:sz w:val="24"/>
          <w:szCs w:val="24"/>
        </w:rPr>
        <w:t>species of b</w:t>
      </w:r>
      <w:r w:rsidRPr="009E4B4E">
        <w:rPr>
          <w:rFonts w:ascii="Times New Roman" w:hAnsi="Times New Roman" w:cs="Times New Roman"/>
          <w:sz w:val="24"/>
          <w:szCs w:val="24"/>
        </w:rPr>
        <w:t>lue mussel</w:t>
      </w:r>
      <w:r w:rsidR="009F5EAF" w:rsidRPr="009E4B4E">
        <w:rPr>
          <w:rFonts w:ascii="Times New Roman" w:hAnsi="Times New Roman" w:cs="Times New Roman"/>
          <w:sz w:val="24"/>
          <w:szCs w:val="24"/>
        </w:rPr>
        <w:t>s</w:t>
      </w:r>
      <w:r w:rsidR="007A7C8F" w:rsidRPr="009E4B4E">
        <w:rPr>
          <w:rFonts w:ascii="Times New Roman" w:hAnsi="Times New Roman" w:cs="Times New Roman"/>
          <w:sz w:val="24"/>
          <w:szCs w:val="24"/>
        </w:rPr>
        <w:t>,</w:t>
      </w:r>
      <w:r w:rsidRPr="009E4B4E">
        <w:rPr>
          <w:rFonts w:ascii="Times New Roman" w:hAnsi="Times New Roman" w:cs="Times New Roman"/>
          <w:sz w:val="24"/>
          <w:szCs w:val="24"/>
        </w:rPr>
        <w:t xml:space="preserve"> </w:t>
      </w:r>
      <w:r w:rsidRPr="009E4B4E">
        <w:rPr>
          <w:rFonts w:ascii="Times New Roman" w:hAnsi="Times New Roman" w:cs="Times New Roman"/>
          <w:i/>
          <w:sz w:val="24"/>
          <w:szCs w:val="24"/>
        </w:rPr>
        <w:t>Mytilus edulis</w:t>
      </w:r>
      <w:r w:rsidRPr="009E4B4E">
        <w:rPr>
          <w:rFonts w:ascii="Times New Roman" w:hAnsi="Times New Roman" w:cs="Times New Roman"/>
          <w:sz w:val="24"/>
          <w:szCs w:val="24"/>
        </w:rPr>
        <w:t xml:space="preserve"> and </w:t>
      </w:r>
      <w:r w:rsidRPr="009E4B4E">
        <w:rPr>
          <w:rFonts w:ascii="Times New Roman" w:hAnsi="Times New Roman" w:cs="Times New Roman"/>
          <w:i/>
          <w:sz w:val="24"/>
          <w:szCs w:val="24"/>
        </w:rPr>
        <w:t>M. trossulus</w:t>
      </w:r>
      <w:r w:rsidR="007A7C8F" w:rsidRPr="009E4B4E">
        <w:rPr>
          <w:rFonts w:ascii="Times New Roman" w:hAnsi="Times New Roman" w:cs="Times New Roman"/>
          <w:sz w:val="24"/>
          <w:szCs w:val="24"/>
        </w:rPr>
        <w:t xml:space="preserve">. These ecologically, stratigraphically and economically important molluscs </w:t>
      </w:r>
      <w:r w:rsidRPr="009E4B4E">
        <w:rPr>
          <w:rFonts w:ascii="Times New Roman" w:hAnsi="Times New Roman" w:cs="Times New Roman"/>
          <w:sz w:val="24"/>
          <w:szCs w:val="24"/>
        </w:rPr>
        <w:t>co-occur</w:t>
      </w:r>
      <w:r w:rsidR="007A7C8F" w:rsidRPr="009E4B4E">
        <w:rPr>
          <w:rFonts w:ascii="Times New Roman" w:hAnsi="Times New Roman" w:cs="Times New Roman"/>
          <w:sz w:val="24"/>
          <w:szCs w:val="24"/>
        </w:rPr>
        <w:t xml:space="preserve"> </w:t>
      </w:r>
      <w:r w:rsidRPr="009E4B4E">
        <w:rPr>
          <w:rFonts w:ascii="Times New Roman" w:hAnsi="Times New Roman" w:cs="Times New Roman"/>
          <w:sz w:val="24"/>
          <w:szCs w:val="24"/>
        </w:rPr>
        <w:t>and hybridiz</w:t>
      </w:r>
      <w:r w:rsidR="007A7C8F" w:rsidRPr="009E4B4E">
        <w:rPr>
          <w:rFonts w:ascii="Times New Roman" w:hAnsi="Times New Roman" w:cs="Times New Roman"/>
          <w:sz w:val="24"/>
          <w:szCs w:val="24"/>
        </w:rPr>
        <w:t xml:space="preserve">e </w:t>
      </w:r>
      <w:r w:rsidRPr="009E4B4E">
        <w:rPr>
          <w:rFonts w:ascii="Times New Roman" w:hAnsi="Times New Roman" w:cs="Times New Roman"/>
          <w:sz w:val="24"/>
          <w:szCs w:val="24"/>
        </w:rPr>
        <w:t xml:space="preserve">in </w:t>
      </w:r>
      <w:r w:rsidR="009F5EAF" w:rsidRPr="009E4B4E">
        <w:rPr>
          <w:rFonts w:ascii="Times New Roman" w:hAnsi="Times New Roman" w:cs="Times New Roman"/>
          <w:sz w:val="24"/>
          <w:szCs w:val="24"/>
        </w:rPr>
        <w:t xml:space="preserve">many </w:t>
      </w:r>
      <w:r w:rsidR="00401B9B" w:rsidRPr="009E4B4E">
        <w:rPr>
          <w:rFonts w:ascii="Times New Roman" w:hAnsi="Times New Roman" w:cs="Times New Roman"/>
          <w:sz w:val="24"/>
          <w:szCs w:val="24"/>
        </w:rPr>
        <w:t xml:space="preserve">areas of </w:t>
      </w:r>
      <w:ins w:id="3" w:author="Väinölä, Risto" w:date="2020-09-14T01:41:00Z">
        <w:r w:rsidR="009620DF">
          <w:rPr>
            <w:rFonts w:ascii="Times New Roman" w:hAnsi="Times New Roman" w:cs="Times New Roman"/>
            <w:sz w:val="24"/>
            <w:szCs w:val="24"/>
          </w:rPr>
          <w:t>the N</w:t>
        </w:r>
      </w:ins>
      <w:del w:id="4" w:author="Väinölä, Risto" w:date="2020-09-14T01:41:00Z">
        <w:r w:rsidR="00401B9B" w:rsidRPr="009E4B4E" w:rsidDel="009620DF">
          <w:rPr>
            <w:rFonts w:ascii="Times New Roman" w:hAnsi="Times New Roman" w:cs="Times New Roman"/>
            <w:sz w:val="24"/>
            <w:szCs w:val="24"/>
          </w:rPr>
          <w:delText>n</w:delText>
        </w:r>
      </w:del>
      <w:r w:rsidRPr="009E4B4E">
        <w:rPr>
          <w:rFonts w:ascii="Times New Roman" w:hAnsi="Times New Roman" w:cs="Times New Roman"/>
          <w:sz w:val="24"/>
          <w:szCs w:val="24"/>
        </w:rPr>
        <w:t xml:space="preserve">orth Atlantic and </w:t>
      </w:r>
      <w:r w:rsidR="009F5EAF" w:rsidRPr="009E4B4E">
        <w:rPr>
          <w:rFonts w:ascii="Times New Roman" w:hAnsi="Times New Roman" w:cs="Times New Roman"/>
          <w:sz w:val="24"/>
          <w:szCs w:val="24"/>
        </w:rPr>
        <w:t xml:space="preserve">the </w:t>
      </w:r>
      <w:r w:rsidRPr="009E4B4E">
        <w:rPr>
          <w:rFonts w:ascii="Times New Roman" w:hAnsi="Times New Roman" w:cs="Times New Roman"/>
          <w:sz w:val="24"/>
          <w:szCs w:val="24"/>
        </w:rPr>
        <w:t>neighboring Arctic</w:t>
      </w:r>
      <w:r w:rsidR="00713D28" w:rsidRPr="009E4B4E">
        <w:rPr>
          <w:rFonts w:ascii="Times New Roman" w:hAnsi="Times New Roman" w:cs="Times New Roman"/>
          <w:sz w:val="24"/>
          <w:szCs w:val="24"/>
        </w:rPr>
        <w:t>.</w:t>
      </w:r>
      <w:r w:rsidR="007A7C8F" w:rsidRPr="009E4B4E">
        <w:rPr>
          <w:rFonts w:ascii="Times New Roman" w:hAnsi="Times New Roman" w:cs="Times New Roman"/>
          <w:sz w:val="24"/>
          <w:szCs w:val="24"/>
        </w:rPr>
        <w:t xml:space="preserve"> </w:t>
      </w:r>
      <w:r w:rsidR="00713D28" w:rsidRPr="009E4B4E">
        <w:rPr>
          <w:rFonts w:ascii="Times New Roman" w:hAnsi="Times New Roman" w:cs="Times New Roman"/>
          <w:sz w:val="24"/>
          <w:szCs w:val="24"/>
        </w:rPr>
        <w:t>A</w:t>
      </w:r>
      <w:r w:rsidRPr="009E4B4E">
        <w:rPr>
          <w:rFonts w:ascii="Times New Roman" w:hAnsi="Times New Roman" w:cs="Times New Roman"/>
          <w:sz w:val="24"/>
          <w:szCs w:val="24"/>
        </w:rPr>
        <w:t xml:space="preserve">ny cues </w:t>
      </w:r>
      <w:r w:rsidR="007A7C8F" w:rsidRPr="009E4B4E">
        <w:rPr>
          <w:rFonts w:ascii="Times New Roman" w:hAnsi="Times New Roman" w:cs="Times New Roman"/>
          <w:sz w:val="24"/>
          <w:szCs w:val="24"/>
        </w:rPr>
        <w:t xml:space="preserve">for </w:t>
      </w:r>
      <w:r w:rsidRPr="009E4B4E">
        <w:rPr>
          <w:rFonts w:ascii="Times New Roman" w:hAnsi="Times New Roman" w:cs="Times New Roman"/>
          <w:sz w:val="24"/>
          <w:szCs w:val="24"/>
        </w:rPr>
        <w:t>distinguish</w:t>
      </w:r>
      <w:r w:rsidR="007A7C8F" w:rsidRPr="009E4B4E">
        <w:rPr>
          <w:rFonts w:ascii="Times New Roman" w:hAnsi="Times New Roman" w:cs="Times New Roman"/>
          <w:sz w:val="24"/>
          <w:szCs w:val="24"/>
        </w:rPr>
        <w:t>ing</w:t>
      </w:r>
      <w:r w:rsidRPr="009E4B4E">
        <w:rPr>
          <w:rFonts w:ascii="Times New Roman" w:hAnsi="Times New Roman" w:cs="Times New Roman"/>
          <w:sz w:val="24"/>
          <w:szCs w:val="24"/>
        </w:rPr>
        <w:t xml:space="preserve"> </w:t>
      </w:r>
      <w:r w:rsidR="007A7C8F" w:rsidRPr="009E4B4E">
        <w:rPr>
          <w:rFonts w:ascii="Times New Roman" w:hAnsi="Times New Roman" w:cs="Times New Roman"/>
          <w:sz w:val="24"/>
          <w:szCs w:val="24"/>
        </w:rPr>
        <w:t xml:space="preserve">them </w:t>
      </w:r>
      <w:r w:rsidRPr="009E4B4E">
        <w:rPr>
          <w:rFonts w:ascii="Times New Roman" w:hAnsi="Times New Roman" w:cs="Times New Roman"/>
          <w:sz w:val="24"/>
          <w:szCs w:val="24"/>
        </w:rPr>
        <w:t>in sympatry without genotyping</w:t>
      </w:r>
      <w:r w:rsidR="007A7C8F" w:rsidRPr="009E4B4E">
        <w:rPr>
          <w:rFonts w:ascii="Times New Roman" w:hAnsi="Times New Roman" w:cs="Times New Roman"/>
          <w:sz w:val="24"/>
          <w:szCs w:val="24"/>
        </w:rPr>
        <w:t xml:space="preserve"> would </w:t>
      </w:r>
      <w:r w:rsidR="0016270C" w:rsidRPr="009E4B4E">
        <w:rPr>
          <w:rFonts w:ascii="Times New Roman" w:hAnsi="Times New Roman" w:cs="Times New Roman"/>
          <w:sz w:val="24"/>
          <w:szCs w:val="24"/>
        </w:rPr>
        <w:t>save much research effort</w:t>
      </w:r>
      <w:r w:rsidRPr="009E4B4E">
        <w:rPr>
          <w:rFonts w:ascii="Times New Roman" w:hAnsi="Times New Roman" w:cs="Times New Roman"/>
          <w:sz w:val="24"/>
          <w:szCs w:val="24"/>
        </w:rPr>
        <w:t xml:space="preserve">. </w:t>
      </w:r>
      <w:r w:rsidR="0016270C" w:rsidRPr="009E4B4E">
        <w:rPr>
          <w:rFonts w:ascii="Times New Roman" w:hAnsi="Times New Roman" w:cs="Times New Roman"/>
          <w:sz w:val="24"/>
          <w:szCs w:val="24"/>
        </w:rPr>
        <w:t>Recently t</w:t>
      </w:r>
      <w:r w:rsidR="007A7C8F" w:rsidRPr="009E4B4E">
        <w:rPr>
          <w:rFonts w:ascii="Times New Roman" w:hAnsi="Times New Roman" w:cs="Times New Roman"/>
          <w:sz w:val="24"/>
          <w:szCs w:val="24"/>
        </w:rPr>
        <w:t xml:space="preserve">hese species have been shown to </w:t>
      </w:r>
      <w:r w:rsidRPr="009E4B4E">
        <w:rPr>
          <w:rFonts w:ascii="Times New Roman" w:hAnsi="Times New Roman" w:cs="Times New Roman"/>
          <w:sz w:val="24"/>
          <w:szCs w:val="24"/>
        </w:rPr>
        <w:t>statistically differ</w:t>
      </w:r>
      <w:r w:rsidR="007A7C8F" w:rsidRPr="009E4B4E">
        <w:rPr>
          <w:rFonts w:ascii="Times New Roman" w:hAnsi="Times New Roman" w:cs="Times New Roman"/>
          <w:sz w:val="24"/>
          <w:szCs w:val="24"/>
        </w:rPr>
        <w:t xml:space="preserve"> in the White Sea</w:t>
      </w:r>
      <w:r w:rsidR="0016270C" w:rsidRPr="009E4B4E">
        <w:rPr>
          <w:rFonts w:ascii="Times New Roman" w:hAnsi="Times New Roman" w:cs="Times New Roman"/>
          <w:sz w:val="24"/>
          <w:szCs w:val="24"/>
        </w:rPr>
        <w:t>, where a</w:t>
      </w:r>
      <w:r w:rsidR="007A7C8F" w:rsidRPr="009E4B4E">
        <w:rPr>
          <w:rFonts w:ascii="Times New Roman" w:hAnsi="Times New Roman" w:cs="Times New Roman"/>
          <w:sz w:val="24"/>
          <w:szCs w:val="24"/>
        </w:rPr>
        <w:t xml:space="preserve"> </w:t>
      </w:r>
      <w:r w:rsidRPr="009E4B4E">
        <w:rPr>
          <w:rFonts w:ascii="Times New Roman" w:hAnsi="Times New Roman" w:cs="Times New Roman"/>
          <w:sz w:val="24"/>
          <w:szCs w:val="24"/>
        </w:rPr>
        <w:t xml:space="preserve">simple </w:t>
      </w:r>
      <w:r w:rsidR="0016270C" w:rsidRPr="009620DF">
        <w:rPr>
          <w:rFonts w:ascii="Times New Roman" w:hAnsi="Times New Roman" w:cs="Times New Roman"/>
          <w:sz w:val="24"/>
          <w:szCs w:val="24"/>
          <w:highlight w:val="lightGray"/>
        </w:rPr>
        <w:t>feature</w:t>
      </w:r>
      <w:r w:rsidR="0016270C" w:rsidRPr="009E4B4E">
        <w:rPr>
          <w:rFonts w:ascii="Times New Roman" w:hAnsi="Times New Roman" w:cs="Times New Roman"/>
          <w:sz w:val="24"/>
          <w:szCs w:val="24"/>
        </w:rPr>
        <w:t xml:space="preserve"> of the shell was used to distinguish two mussel </w:t>
      </w:r>
      <w:r w:rsidR="0016270C" w:rsidRPr="009620DF">
        <w:rPr>
          <w:rFonts w:ascii="Times New Roman" w:hAnsi="Times New Roman" w:cs="Times New Roman"/>
          <w:sz w:val="24"/>
          <w:szCs w:val="24"/>
          <w:highlight w:val="lightGray"/>
        </w:rPr>
        <w:t>morphotypes</w:t>
      </w:r>
      <w:r w:rsidRPr="009E4B4E">
        <w:rPr>
          <w:rFonts w:ascii="Times New Roman" w:hAnsi="Times New Roman" w:cs="Times New Roman"/>
          <w:sz w:val="24"/>
          <w:szCs w:val="24"/>
        </w:rPr>
        <w:t>. In th</w:t>
      </w:r>
      <w:r w:rsidR="0016270C" w:rsidRPr="009E4B4E">
        <w:rPr>
          <w:rFonts w:ascii="Times New Roman" w:hAnsi="Times New Roman" w:cs="Times New Roman"/>
          <w:sz w:val="24"/>
          <w:szCs w:val="24"/>
        </w:rPr>
        <w:t xml:space="preserve">is </w:t>
      </w:r>
      <w:r w:rsidRPr="009E4B4E">
        <w:rPr>
          <w:rFonts w:ascii="Times New Roman" w:hAnsi="Times New Roman" w:cs="Times New Roman"/>
          <w:sz w:val="24"/>
          <w:szCs w:val="24"/>
        </w:rPr>
        <w:t>paper</w:t>
      </w:r>
      <w:ins w:id="5" w:author="Sarah Kingston" w:date="2020-08-03T16:45:00Z">
        <w:r w:rsidR="00C33D2A">
          <w:rPr>
            <w:rFonts w:ascii="Times New Roman" w:hAnsi="Times New Roman" w:cs="Times New Roman"/>
            <w:sz w:val="24"/>
            <w:szCs w:val="24"/>
          </w:rPr>
          <w:t>,</w:t>
        </w:r>
      </w:ins>
      <w:r w:rsidRPr="009E4B4E">
        <w:rPr>
          <w:rFonts w:ascii="Times New Roman" w:hAnsi="Times New Roman" w:cs="Times New Roman"/>
          <w:sz w:val="24"/>
          <w:szCs w:val="24"/>
        </w:rPr>
        <w:t xml:space="preserve"> we analyzed the associations between morphotypes and species-specific genotypes </w:t>
      </w:r>
      <w:r w:rsidR="007A7C8F" w:rsidRPr="009E4B4E">
        <w:rPr>
          <w:rFonts w:ascii="Times New Roman" w:hAnsi="Times New Roman" w:cs="Times New Roman"/>
          <w:sz w:val="24"/>
          <w:szCs w:val="24"/>
        </w:rPr>
        <w:t>based on a</w:t>
      </w:r>
      <w:r w:rsidRPr="009E4B4E">
        <w:rPr>
          <w:rFonts w:ascii="Times New Roman" w:hAnsi="Times New Roman" w:cs="Times New Roman"/>
          <w:sz w:val="24"/>
          <w:szCs w:val="24"/>
        </w:rPr>
        <w:t>n abundant material from the waters of</w:t>
      </w:r>
      <w:r w:rsidR="007A7C8F" w:rsidRPr="009E4B4E">
        <w:rPr>
          <w:rFonts w:ascii="Times New Roman" w:hAnsi="Times New Roman" w:cs="Times New Roman"/>
          <w:sz w:val="24"/>
          <w:szCs w:val="24"/>
        </w:rPr>
        <w:t xml:space="preserve"> the</w:t>
      </w:r>
      <w:r w:rsidRPr="009E4B4E">
        <w:rPr>
          <w:rFonts w:ascii="Times New Roman" w:hAnsi="Times New Roman" w:cs="Times New Roman"/>
          <w:sz w:val="24"/>
          <w:szCs w:val="24"/>
        </w:rPr>
        <w:t xml:space="preserve"> Kola Peninsula (White Sea, Barents Sea) and </w:t>
      </w:r>
      <w:r w:rsidR="007A7C8F" w:rsidRPr="009E4B4E">
        <w:rPr>
          <w:rFonts w:ascii="Times New Roman" w:hAnsi="Times New Roman" w:cs="Times New Roman"/>
          <w:sz w:val="24"/>
          <w:szCs w:val="24"/>
        </w:rPr>
        <w:t xml:space="preserve">a </w:t>
      </w:r>
      <w:r w:rsidRPr="009E4B4E">
        <w:rPr>
          <w:rFonts w:ascii="Times New Roman" w:hAnsi="Times New Roman" w:cs="Times New Roman"/>
          <w:sz w:val="24"/>
          <w:szCs w:val="24"/>
        </w:rPr>
        <w:t>more limited material from Norway, the Baltic Sea, Scotland and the Gulf of Maine. The performance of the “</w:t>
      </w:r>
      <w:r w:rsidRPr="009620DF">
        <w:rPr>
          <w:rFonts w:ascii="Times New Roman" w:hAnsi="Times New Roman" w:cs="Times New Roman"/>
          <w:sz w:val="24"/>
          <w:szCs w:val="24"/>
          <w:highlight w:val="lightGray"/>
        </w:rPr>
        <w:t>morphotype test</w:t>
      </w:r>
      <w:r w:rsidRPr="009E4B4E">
        <w:rPr>
          <w:rFonts w:ascii="Times New Roman" w:hAnsi="Times New Roman" w:cs="Times New Roman"/>
          <w:sz w:val="24"/>
          <w:szCs w:val="24"/>
        </w:rPr>
        <w:t xml:space="preserve">” for species identification was formally evaluated using approaches from evidence-based medicine. Interspecific differences in the morphotype frequencies </w:t>
      </w:r>
      <w:r w:rsidRPr="00464FF9">
        <w:rPr>
          <w:rFonts w:ascii="Times New Roman" w:hAnsi="Times New Roman" w:cs="Times New Roman"/>
          <w:sz w:val="24"/>
          <w:szCs w:val="24"/>
          <w:highlight w:val="lightGray"/>
        </w:rPr>
        <w:t>were ubiquitous and unidirectional</w:t>
      </w:r>
      <w:r w:rsidRPr="009E4B4E">
        <w:rPr>
          <w:rFonts w:ascii="Times New Roman" w:hAnsi="Times New Roman" w:cs="Times New Roman"/>
          <w:sz w:val="24"/>
          <w:szCs w:val="24"/>
        </w:rPr>
        <w:t xml:space="preserve">, but their </w:t>
      </w:r>
      <w:r w:rsidRPr="009620DF">
        <w:rPr>
          <w:rFonts w:ascii="Times New Roman" w:hAnsi="Times New Roman" w:cs="Times New Roman"/>
          <w:sz w:val="24"/>
          <w:szCs w:val="24"/>
          <w:highlight w:val="lightGray"/>
        </w:rPr>
        <w:t>scale</w:t>
      </w:r>
      <w:r w:rsidRPr="009E4B4E">
        <w:rPr>
          <w:rFonts w:ascii="Times New Roman" w:hAnsi="Times New Roman" w:cs="Times New Roman"/>
          <w:sz w:val="24"/>
          <w:szCs w:val="24"/>
        </w:rPr>
        <w:t xml:space="preserve"> varied geographically (from 65% in the White Sea to 6% in the Baltic Sea). In addition, salinity-related variation </w:t>
      </w:r>
      <w:ins w:id="6" w:author="Väinölä, Risto" w:date="2020-09-14T01:44:00Z">
        <w:r w:rsidR="009620DF">
          <w:rPr>
            <w:rFonts w:ascii="Times New Roman" w:hAnsi="Times New Roman" w:cs="Times New Roman"/>
            <w:sz w:val="24"/>
            <w:szCs w:val="24"/>
          </w:rPr>
          <w:t xml:space="preserve">of this character </w:t>
        </w:r>
      </w:ins>
      <w:r w:rsidRPr="009E4B4E">
        <w:rPr>
          <w:rFonts w:ascii="Times New Roman" w:hAnsi="Times New Roman" w:cs="Times New Roman"/>
          <w:sz w:val="24"/>
          <w:szCs w:val="24"/>
        </w:rPr>
        <w:t xml:space="preserve">within </w:t>
      </w:r>
      <w:r w:rsidRPr="009E4B4E">
        <w:rPr>
          <w:rFonts w:ascii="Times New Roman" w:hAnsi="Times New Roman" w:cs="Times New Roman"/>
          <w:i/>
          <w:sz w:val="24"/>
          <w:szCs w:val="24"/>
        </w:rPr>
        <w:t>M. edulis</w:t>
      </w:r>
      <w:r w:rsidRPr="009E4B4E">
        <w:rPr>
          <w:rFonts w:ascii="Times New Roman" w:hAnsi="Times New Roman" w:cs="Times New Roman"/>
          <w:sz w:val="24"/>
          <w:szCs w:val="24"/>
        </w:rPr>
        <w:t xml:space="preserve"> </w:t>
      </w:r>
      <w:proofErr w:type="gramStart"/>
      <w:r w:rsidRPr="009E4B4E">
        <w:rPr>
          <w:rFonts w:ascii="Times New Roman" w:hAnsi="Times New Roman" w:cs="Times New Roman"/>
          <w:sz w:val="24"/>
          <w:szCs w:val="24"/>
        </w:rPr>
        <w:t>was revealed</w:t>
      </w:r>
      <w:proofErr w:type="gramEnd"/>
      <w:r w:rsidRPr="009E4B4E">
        <w:rPr>
          <w:rFonts w:ascii="Times New Roman" w:hAnsi="Times New Roman" w:cs="Times New Roman"/>
          <w:sz w:val="24"/>
          <w:szCs w:val="24"/>
        </w:rPr>
        <w:t xml:space="preserve"> in the </w:t>
      </w:r>
      <w:r w:rsidR="007D1C1F" w:rsidRPr="009E4B4E">
        <w:rPr>
          <w:rFonts w:ascii="Times New Roman" w:hAnsi="Times New Roman" w:cs="Times New Roman"/>
          <w:sz w:val="24"/>
          <w:szCs w:val="24"/>
        </w:rPr>
        <w:t xml:space="preserve">Arctic </w:t>
      </w:r>
      <w:r w:rsidRPr="009E4B4E">
        <w:rPr>
          <w:rFonts w:ascii="Times New Roman" w:hAnsi="Times New Roman" w:cs="Times New Roman"/>
          <w:sz w:val="24"/>
          <w:szCs w:val="24"/>
        </w:rPr>
        <w:t>Barents Sea. For every studied region</w:t>
      </w:r>
      <w:ins w:id="7" w:author="Sarah Kingston" w:date="2020-08-03T16:47:00Z">
        <w:r w:rsidR="00C33D2A">
          <w:rPr>
            <w:rFonts w:ascii="Times New Roman" w:hAnsi="Times New Roman" w:cs="Times New Roman"/>
            <w:sz w:val="24"/>
            <w:szCs w:val="24"/>
          </w:rPr>
          <w:t>,</w:t>
        </w:r>
      </w:ins>
      <w:r w:rsidRPr="009E4B4E">
        <w:rPr>
          <w:rFonts w:ascii="Times New Roman" w:hAnsi="Times New Roman" w:cs="Times New Roman"/>
          <w:sz w:val="24"/>
          <w:szCs w:val="24"/>
        </w:rPr>
        <w:t xml:space="preserve"> w</w:t>
      </w:r>
      <w:r w:rsidRPr="009E4B4E">
        <w:rPr>
          <w:rFonts w:ascii="Times New Roman" w:eastAsia="Times New Roman" w:hAnsi="Times New Roman" w:cs="Times New Roman"/>
          <w:sz w:val="24"/>
          <w:szCs w:val="24"/>
        </w:rPr>
        <w:t xml:space="preserve">e established relationships between the proportions of the morphotypes in the </w:t>
      </w:r>
      <w:r w:rsidRPr="009620DF">
        <w:rPr>
          <w:rFonts w:ascii="Times New Roman" w:eastAsia="Times New Roman" w:hAnsi="Times New Roman" w:cs="Times New Roman"/>
          <w:sz w:val="24"/>
          <w:szCs w:val="24"/>
          <w:highlight w:val="lightGray"/>
        </w:rPr>
        <w:t>populations and their taxonomic structure</w:t>
      </w:r>
      <w:r w:rsidRPr="009E4B4E">
        <w:rPr>
          <w:rFonts w:ascii="Times New Roman" w:eastAsia="Times New Roman" w:hAnsi="Times New Roman" w:cs="Times New Roman"/>
          <w:sz w:val="24"/>
          <w:szCs w:val="24"/>
        </w:rPr>
        <w:t xml:space="preserve"> as well as between the proportions of the morphotypes in samples and the probabilities of mussels </w:t>
      </w:r>
      <w:r w:rsidRPr="009E4B4E">
        <w:rPr>
          <w:rFonts w:ascii="Times New Roman" w:eastAsia="Times New Roman" w:hAnsi="Times New Roman" w:cs="Times New Roman"/>
          <w:sz w:val="24"/>
          <w:szCs w:val="24"/>
        </w:rPr>
        <w:lastRenderedPageBreak/>
        <w:t xml:space="preserve">of different morphotypes being </w:t>
      </w:r>
      <w:r w:rsidRPr="009E4B4E">
        <w:rPr>
          <w:rFonts w:ascii="Times New Roman" w:eastAsia="Times New Roman" w:hAnsi="Times New Roman" w:cs="Times New Roman"/>
          <w:i/>
          <w:sz w:val="24"/>
          <w:szCs w:val="24"/>
        </w:rPr>
        <w:t>M. trossulus</w:t>
      </w:r>
      <w:r w:rsidRPr="009E4B4E">
        <w:rPr>
          <w:rFonts w:ascii="Times New Roman" w:eastAsia="Times New Roman" w:hAnsi="Times New Roman" w:cs="Times New Roman"/>
          <w:sz w:val="24"/>
          <w:szCs w:val="24"/>
        </w:rPr>
        <w:t xml:space="preserve"> and </w:t>
      </w:r>
      <w:r w:rsidRPr="009E4B4E">
        <w:rPr>
          <w:rFonts w:ascii="Times New Roman" w:eastAsia="Times New Roman" w:hAnsi="Times New Roman" w:cs="Times New Roman"/>
          <w:i/>
          <w:sz w:val="24"/>
          <w:szCs w:val="24"/>
        </w:rPr>
        <w:t>M. edulis</w:t>
      </w:r>
      <w:r w:rsidR="007A7C8F" w:rsidRPr="009E4B4E">
        <w:rPr>
          <w:rFonts w:ascii="Times New Roman" w:eastAsia="Times New Roman" w:hAnsi="Times New Roman" w:cs="Times New Roman"/>
          <w:sz w:val="24"/>
          <w:szCs w:val="24"/>
        </w:rPr>
        <w:t>. We provide r</w:t>
      </w:r>
      <w:r w:rsidRPr="009E4B4E">
        <w:rPr>
          <w:rFonts w:ascii="Times New Roman" w:eastAsia="Times New Roman" w:hAnsi="Times New Roman" w:cs="Times New Roman"/>
          <w:sz w:val="24"/>
          <w:szCs w:val="24"/>
        </w:rPr>
        <w:t xml:space="preserve">ecommendations for </w:t>
      </w:r>
      <w:r w:rsidR="0016270C" w:rsidRPr="009E4B4E">
        <w:rPr>
          <w:rFonts w:ascii="Times New Roman" w:eastAsia="Times New Roman" w:hAnsi="Times New Roman" w:cs="Times New Roman"/>
          <w:sz w:val="24"/>
          <w:szCs w:val="24"/>
        </w:rPr>
        <w:t xml:space="preserve">the </w:t>
      </w:r>
      <w:r w:rsidRPr="009E4B4E">
        <w:rPr>
          <w:rFonts w:ascii="Times New Roman" w:eastAsia="Times New Roman" w:hAnsi="Times New Roman" w:cs="Times New Roman"/>
          <w:sz w:val="24"/>
          <w:szCs w:val="24"/>
        </w:rPr>
        <w:t xml:space="preserve">application of </w:t>
      </w:r>
      <w:r w:rsidR="0016270C" w:rsidRPr="009E4B4E">
        <w:rPr>
          <w:rFonts w:ascii="Times New Roman" w:eastAsia="Times New Roman" w:hAnsi="Times New Roman" w:cs="Times New Roman"/>
          <w:sz w:val="24"/>
          <w:szCs w:val="24"/>
        </w:rPr>
        <w:t xml:space="preserve">the morphotype </w:t>
      </w:r>
      <w:r w:rsidRPr="009E4B4E">
        <w:rPr>
          <w:rFonts w:ascii="Times New Roman" w:eastAsia="Times New Roman" w:hAnsi="Times New Roman" w:cs="Times New Roman"/>
          <w:sz w:val="24"/>
          <w:szCs w:val="24"/>
        </w:rPr>
        <w:t xml:space="preserve">test </w:t>
      </w:r>
      <w:r w:rsidR="0016270C" w:rsidRPr="009E4B4E">
        <w:rPr>
          <w:rFonts w:ascii="Times New Roman" w:eastAsia="Times New Roman" w:hAnsi="Times New Roman" w:cs="Times New Roman"/>
          <w:sz w:val="24"/>
          <w:szCs w:val="24"/>
        </w:rPr>
        <w:t xml:space="preserve">to </w:t>
      </w:r>
      <w:r w:rsidRPr="009E4B4E">
        <w:rPr>
          <w:rFonts w:ascii="Times New Roman" w:eastAsia="Times New Roman" w:hAnsi="Times New Roman" w:cs="Times New Roman"/>
          <w:sz w:val="24"/>
          <w:szCs w:val="24"/>
        </w:rPr>
        <w:t>mussels from unstudied contact zones</w:t>
      </w:r>
      <w:r w:rsidR="0016270C" w:rsidRPr="009E4B4E">
        <w:rPr>
          <w:rFonts w:ascii="Times New Roman" w:eastAsia="Times New Roman" w:hAnsi="Times New Roman" w:cs="Times New Roman"/>
          <w:sz w:val="24"/>
          <w:szCs w:val="24"/>
        </w:rPr>
        <w:t xml:space="preserve"> and </w:t>
      </w:r>
      <w:r w:rsidR="007A7C8F" w:rsidRPr="009E4B4E">
        <w:rPr>
          <w:rFonts w:ascii="Times New Roman" w:eastAsia="Times New Roman" w:hAnsi="Times New Roman" w:cs="Times New Roman"/>
          <w:sz w:val="24"/>
          <w:szCs w:val="24"/>
        </w:rPr>
        <w:t>not</w:t>
      </w:r>
      <w:r w:rsidR="0016270C" w:rsidRPr="009E4B4E">
        <w:rPr>
          <w:rFonts w:ascii="Times New Roman" w:eastAsia="Times New Roman" w:hAnsi="Times New Roman" w:cs="Times New Roman"/>
          <w:sz w:val="24"/>
          <w:szCs w:val="24"/>
        </w:rPr>
        <w:t xml:space="preserve">e </w:t>
      </w:r>
      <w:r w:rsidR="007A7C8F" w:rsidRPr="009E4B4E">
        <w:rPr>
          <w:rFonts w:ascii="Times New Roman" w:eastAsia="Times New Roman" w:hAnsi="Times New Roman" w:cs="Times New Roman"/>
          <w:sz w:val="24"/>
          <w:szCs w:val="24"/>
        </w:rPr>
        <w:t xml:space="preserve">that they </w:t>
      </w:r>
      <w:r w:rsidR="00713D28" w:rsidRPr="009E4B4E">
        <w:rPr>
          <w:rFonts w:ascii="Times New Roman" w:eastAsia="Times New Roman" w:hAnsi="Times New Roman" w:cs="Times New Roman"/>
          <w:sz w:val="24"/>
          <w:szCs w:val="24"/>
        </w:rPr>
        <w:t xml:space="preserve">may </w:t>
      </w:r>
      <w:r w:rsidRPr="009E4B4E">
        <w:rPr>
          <w:rFonts w:ascii="Times New Roman" w:eastAsia="Times New Roman" w:hAnsi="Times New Roman" w:cs="Times New Roman"/>
          <w:sz w:val="24"/>
          <w:szCs w:val="24"/>
        </w:rPr>
        <w:t>appl</w:t>
      </w:r>
      <w:r w:rsidR="009F5EAF" w:rsidRPr="009E4B4E">
        <w:rPr>
          <w:rFonts w:ascii="Times New Roman" w:eastAsia="Times New Roman" w:hAnsi="Times New Roman" w:cs="Times New Roman"/>
          <w:sz w:val="24"/>
          <w:szCs w:val="24"/>
        </w:rPr>
        <w:t xml:space="preserve">y equally well </w:t>
      </w:r>
      <w:r w:rsidRPr="009E4B4E">
        <w:rPr>
          <w:rFonts w:ascii="Times New Roman" w:eastAsia="Times New Roman" w:hAnsi="Times New Roman" w:cs="Times New Roman"/>
          <w:sz w:val="24"/>
          <w:szCs w:val="24"/>
        </w:rPr>
        <w:t>to other taxa</w:t>
      </w:r>
      <w:r w:rsidR="009F5EAF" w:rsidRPr="009E4B4E">
        <w:rPr>
          <w:rFonts w:ascii="Times New Roman" w:eastAsia="Times New Roman" w:hAnsi="Times New Roman" w:cs="Times New Roman"/>
          <w:sz w:val="24"/>
          <w:szCs w:val="24"/>
        </w:rPr>
        <w:t xml:space="preserve"> </w:t>
      </w:r>
      <w:r w:rsidRPr="009E4B4E">
        <w:rPr>
          <w:rFonts w:ascii="Times New Roman" w:eastAsia="Times New Roman" w:hAnsi="Times New Roman" w:cs="Times New Roman"/>
          <w:sz w:val="24"/>
          <w:szCs w:val="24"/>
        </w:rPr>
        <w:t xml:space="preserve">identified by semi-diagnostic traits. </w:t>
      </w:r>
    </w:p>
    <w:p w14:paraId="69B918D0" w14:textId="77777777" w:rsidR="001858EC" w:rsidRDefault="00B44577" w:rsidP="007A7C8F">
      <w:pPr>
        <w:spacing w:line="360" w:lineRule="auto"/>
        <w:rPr>
          <w:rFonts w:ascii="Times New Roman" w:eastAsia="Times New Roman" w:hAnsi="Times New Roman" w:cs="Times New Roman"/>
          <w:b/>
          <w:sz w:val="24"/>
          <w:szCs w:val="24"/>
        </w:rPr>
      </w:pPr>
      <w:r w:rsidRPr="009E4B4E">
        <w:rPr>
          <w:rFonts w:ascii="Times New Roman" w:eastAsia="Times New Roman" w:hAnsi="Times New Roman" w:cs="Times New Roman"/>
          <w:sz w:val="24"/>
          <w:szCs w:val="24"/>
        </w:rPr>
        <w:br w:type="page"/>
      </w:r>
      <w:r w:rsidRPr="009E4B4E">
        <w:rPr>
          <w:rFonts w:ascii="Times New Roman" w:eastAsia="Times New Roman" w:hAnsi="Times New Roman" w:cs="Times New Roman"/>
          <w:b/>
          <w:sz w:val="24"/>
          <w:szCs w:val="24"/>
        </w:rPr>
        <w:t>Introduction</w:t>
      </w:r>
    </w:p>
    <w:p w14:paraId="7CF9C318" w14:textId="7858E80A"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 mussels </w:t>
      </w: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old evolutionary lineages of Pliocene origin (</w:t>
      </w:r>
      <w:r>
        <w:rPr>
          <w:rFonts w:ascii="Times New Roman" w:eastAsia="Times New Roman" w:hAnsi="Times New Roman" w:cs="Times New Roman"/>
          <w:color w:val="00B050"/>
          <w:sz w:val="24"/>
          <w:szCs w:val="24"/>
        </w:rPr>
        <w:t>Riginos, Cunningham 2005</w:t>
      </w:r>
      <w:r>
        <w:rPr>
          <w:rFonts w:ascii="Times New Roman" w:eastAsia="Times New Roman" w:hAnsi="Times New Roman" w:cs="Times New Roman"/>
          <w:sz w:val="24"/>
          <w:szCs w:val="24"/>
        </w:rPr>
        <w:t xml:space="preserve">). </w:t>
      </w:r>
      <w:del w:id="8" w:author="Sarah Kingston" w:date="2020-08-03T16:48:00Z">
        <w:r w:rsidDel="00A24D11">
          <w:rPr>
            <w:rFonts w:ascii="Times New Roman" w:eastAsia="Times New Roman" w:hAnsi="Times New Roman" w:cs="Times New Roman"/>
            <w:sz w:val="24"/>
            <w:szCs w:val="24"/>
          </w:rPr>
          <w:delText xml:space="preserve">A </w:delText>
        </w:r>
      </w:del>
      <w:ins w:id="9" w:author="Sarah Kingston" w:date="2020-08-03T16:48:00Z">
        <w:r w:rsidR="00A24D11">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more common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 thought</w:t>
      </w:r>
      <w:proofErr w:type="gramEnd"/>
      <w:r>
        <w:rPr>
          <w:rFonts w:ascii="Times New Roman" w:eastAsia="Times New Roman" w:hAnsi="Times New Roman" w:cs="Times New Roman"/>
          <w:sz w:val="24"/>
          <w:szCs w:val="24"/>
        </w:rPr>
        <w:t xml:space="preserve"> to be native in the Atlantic, while the </w:t>
      </w:r>
      <w:del w:id="10" w:author="Sarah Kingston" w:date="2020-08-03T16:48:00Z">
        <w:r w:rsidDel="00A24D11">
          <w:rPr>
            <w:rFonts w:ascii="Times New Roman" w:eastAsia="Times New Roman" w:hAnsi="Times New Roman" w:cs="Times New Roman"/>
            <w:sz w:val="24"/>
            <w:szCs w:val="24"/>
          </w:rPr>
          <w:delText xml:space="preserve">basically </w:delText>
        </w:r>
      </w:del>
      <w:ins w:id="11" w:author="Sarah Kingston" w:date="2020-08-03T16:49:00Z">
        <w:r w:rsidR="00A24D11">
          <w:rPr>
            <w:rFonts w:ascii="Times New Roman" w:eastAsia="Times New Roman" w:hAnsi="Times New Roman" w:cs="Times New Roman"/>
            <w:sz w:val="24"/>
            <w:szCs w:val="24"/>
          </w:rPr>
          <w:t>originally</w:t>
        </w:r>
      </w:ins>
      <w:ins w:id="12" w:author="Sarah Kingston" w:date="2020-08-03T16:48:00Z">
        <w:r w:rsidR="00A24D11">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Pacific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has colonized the northwest Atlantic in a series of </w:t>
      </w:r>
      <w:del w:id="13" w:author="Väinölä, Risto" w:date="2020-09-14T01:45:00Z">
        <w:r w:rsidDel="009620DF">
          <w:rPr>
            <w:rFonts w:ascii="Times New Roman" w:eastAsia="Times New Roman" w:hAnsi="Times New Roman" w:cs="Times New Roman"/>
            <w:sz w:val="24"/>
            <w:szCs w:val="24"/>
          </w:rPr>
          <w:delText xml:space="preserve">multiple </w:delText>
        </w:r>
      </w:del>
      <w:r>
        <w:rPr>
          <w:rFonts w:ascii="Times New Roman" w:eastAsia="Times New Roman" w:hAnsi="Times New Roman" w:cs="Times New Roman"/>
          <w:sz w:val="24"/>
          <w:szCs w:val="24"/>
        </w:rPr>
        <w:t>natural and anthropogenic invasions (</w:t>
      </w:r>
      <w:r>
        <w:rPr>
          <w:rFonts w:ascii="Times New Roman" w:eastAsia="Times New Roman" w:hAnsi="Times New Roman" w:cs="Times New Roman"/>
          <w:color w:val="00B050"/>
          <w:sz w:val="24"/>
          <w:szCs w:val="24"/>
        </w:rPr>
        <w:t>Rawson, Harper 2009; Vainola, Strelkov 2011; Wenne et al. 2016</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Now these two species co-occur and hybridize in at least six geographical </w:t>
      </w:r>
      <w:del w:id="14" w:author="Väinölä, Risto" w:date="2020-09-14T01:46:00Z">
        <w:r w:rsidDel="009620DF">
          <w:rPr>
            <w:rFonts w:ascii="Times New Roman" w:eastAsia="Times New Roman" w:hAnsi="Times New Roman" w:cs="Times New Roman"/>
            <w:sz w:val="24"/>
            <w:szCs w:val="24"/>
          </w:rPr>
          <w:delText xml:space="preserve">areas </w:delText>
        </w:r>
      </w:del>
      <w:ins w:id="15" w:author="Väinölä, Risto" w:date="2020-09-14T01:46:00Z">
        <w:r w:rsidR="009620DF">
          <w:rPr>
            <w:rFonts w:ascii="Times New Roman" w:eastAsia="Times New Roman" w:hAnsi="Times New Roman" w:cs="Times New Roman"/>
            <w:sz w:val="24"/>
            <w:szCs w:val="24"/>
          </w:rPr>
          <w:t xml:space="preserve">sectors </w:t>
        </w:r>
      </w:ins>
      <w:r>
        <w:rPr>
          <w:rFonts w:ascii="Times New Roman" w:eastAsia="Times New Roman" w:hAnsi="Times New Roman" w:cs="Times New Roman"/>
          <w:sz w:val="24"/>
          <w:szCs w:val="24"/>
        </w:rPr>
        <w:t xml:space="preserve">of the </w:t>
      </w:r>
      <w:del w:id="16" w:author="Väinölä, Risto" w:date="2020-09-14T01:46:00Z">
        <w:r w:rsidR="007A7C8F" w:rsidDel="009620DF">
          <w:rPr>
            <w:rFonts w:ascii="Times New Roman" w:eastAsia="Times New Roman" w:hAnsi="Times New Roman" w:cs="Times New Roman"/>
            <w:sz w:val="24"/>
            <w:szCs w:val="24"/>
          </w:rPr>
          <w:delText>n</w:delText>
        </w:r>
        <w:r w:rsidDel="009620DF">
          <w:rPr>
            <w:rFonts w:ascii="Times New Roman" w:eastAsia="Times New Roman" w:hAnsi="Times New Roman" w:cs="Times New Roman"/>
            <w:sz w:val="24"/>
            <w:szCs w:val="24"/>
          </w:rPr>
          <w:delText xml:space="preserve">orth </w:delText>
        </w:r>
      </w:del>
      <w:ins w:id="17" w:author="Väinölä, Risto" w:date="2020-09-14T01:46:00Z">
        <w:r w:rsidR="009620DF">
          <w:rPr>
            <w:rFonts w:ascii="Times New Roman" w:eastAsia="Times New Roman" w:hAnsi="Times New Roman" w:cs="Times New Roman"/>
            <w:sz w:val="24"/>
            <w:szCs w:val="24"/>
          </w:rPr>
          <w:t xml:space="preserve">North </w:t>
        </w:r>
      </w:ins>
      <w:r>
        <w:rPr>
          <w:rFonts w:ascii="Times New Roman" w:eastAsia="Times New Roman" w:hAnsi="Times New Roman" w:cs="Times New Roman"/>
          <w:sz w:val="24"/>
          <w:szCs w:val="24"/>
        </w:rPr>
        <w:t>Atl</w:t>
      </w:r>
      <w:r w:rsidR="007A7C8F">
        <w:rPr>
          <w:rFonts w:ascii="Times New Roman" w:eastAsia="Times New Roman" w:hAnsi="Times New Roman" w:cs="Times New Roman"/>
          <w:sz w:val="24"/>
          <w:szCs w:val="24"/>
        </w:rPr>
        <w:t>antic and the adjacent Arctic</w:t>
      </w:r>
      <w:ins w:id="18" w:author="Väinölä, Risto" w:date="2020-09-14T01:46:00Z">
        <w:r w:rsidR="009620DF">
          <w:rPr>
            <w:rFonts w:ascii="Times New Roman" w:eastAsia="Times New Roman" w:hAnsi="Times New Roman" w:cs="Times New Roman"/>
            <w:sz w:val="24"/>
            <w:szCs w:val="24"/>
          </w:rPr>
          <w:t xml:space="preserve"> coasts</w:t>
        </w:r>
      </w:ins>
      <w:r w:rsidR="007A7C8F">
        <w:rPr>
          <w:rFonts w:ascii="Times New Roman" w:eastAsia="Times New Roman" w:hAnsi="Times New Roman" w:cs="Times New Roman"/>
          <w:sz w:val="24"/>
          <w:szCs w:val="24"/>
        </w:rPr>
        <w:t>: w</w:t>
      </w:r>
      <w:r>
        <w:rPr>
          <w:rFonts w:ascii="Times New Roman" w:eastAsia="Times New Roman" w:hAnsi="Times New Roman" w:cs="Times New Roman"/>
          <w:sz w:val="24"/>
          <w:szCs w:val="24"/>
        </w:rPr>
        <w:t>estern Greenland, American coast from th</w:t>
      </w:r>
      <w:r w:rsidR="007A7C8F">
        <w:rPr>
          <w:rFonts w:ascii="Times New Roman" w:eastAsia="Times New Roman" w:hAnsi="Times New Roman" w:cs="Times New Roman"/>
          <w:sz w:val="24"/>
          <w:szCs w:val="24"/>
        </w:rPr>
        <w:t>e Gulf of Maine to Hudson Bay, northeastern Scotland, w</w:t>
      </w:r>
      <w:r>
        <w:rPr>
          <w:rFonts w:ascii="Times New Roman" w:eastAsia="Times New Roman" w:hAnsi="Times New Roman" w:cs="Times New Roman"/>
          <w:sz w:val="24"/>
          <w:szCs w:val="24"/>
        </w:rPr>
        <w:t>estern Bal</w:t>
      </w:r>
      <w:r w:rsidR="007A7C8F">
        <w:rPr>
          <w:rFonts w:ascii="Times New Roman" w:eastAsia="Times New Roman" w:hAnsi="Times New Roman" w:cs="Times New Roman"/>
          <w:sz w:val="24"/>
          <w:szCs w:val="24"/>
        </w:rPr>
        <w:t>tic Sea, w</w:t>
      </w:r>
      <w:r>
        <w:rPr>
          <w:rFonts w:ascii="Times New Roman" w:eastAsia="Times New Roman" w:hAnsi="Times New Roman" w:cs="Times New Roman"/>
          <w:sz w:val="24"/>
          <w:szCs w:val="24"/>
        </w:rPr>
        <w:t>estern Norway and the coasts of the Kola Peninsula in Russia (White Sea, Barents Sea) (</w:t>
      </w:r>
      <w:r>
        <w:rPr>
          <w:rFonts w:ascii="Times New Roman" w:eastAsia="Times New Roman" w:hAnsi="Times New Roman" w:cs="Times New Roman"/>
          <w:color w:val="00B050"/>
          <w:sz w:val="24"/>
          <w:szCs w:val="24"/>
        </w:rPr>
        <w:t xml:space="preserve">Wenne et al. 2020 </w:t>
      </w:r>
      <w:r>
        <w:rPr>
          <w:rFonts w:ascii="Times New Roman" w:eastAsia="Times New Roman" w:hAnsi="Times New Roman" w:cs="Times New Roman"/>
          <w:sz w:val="24"/>
          <w:szCs w:val="24"/>
        </w:rPr>
        <w:t>and references therein).</w:t>
      </w:r>
      <w:proofErr w:type="gramEnd"/>
    </w:p>
    <w:p w14:paraId="14BE6044" w14:textId="5B9A9F9B" w:rsidR="001858EC" w:rsidRDefault="002114A3">
      <w:pPr>
        <w:spacing w:before="120" w:after="120" w:line="360" w:lineRule="auto"/>
        <w:rPr>
          <w:rFonts w:ascii="Times New Roman" w:eastAsia="Times New Roman" w:hAnsi="Times New Roman" w:cs="Times New Roman"/>
          <w:sz w:val="24"/>
          <w:szCs w:val="24"/>
        </w:rPr>
      </w:pPr>
      <w:r w:rsidRPr="00517D5F">
        <w:rPr>
          <w:rFonts w:ascii="Times New Roman" w:eastAsia="Times New Roman" w:hAnsi="Times New Roman" w:cs="Times New Roman"/>
          <w:sz w:val="24"/>
          <w:szCs w:val="24"/>
        </w:rPr>
        <w:t xml:space="preserve">Ever since the existence of </w:t>
      </w:r>
      <w:r w:rsidRPr="00517D5F">
        <w:rPr>
          <w:rFonts w:ascii="Times New Roman" w:eastAsia="Times New Roman" w:hAnsi="Times New Roman" w:cs="Times New Roman"/>
          <w:i/>
          <w:sz w:val="24"/>
          <w:szCs w:val="24"/>
        </w:rPr>
        <w:t>M. trossulus</w:t>
      </w:r>
      <w:r w:rsidRPr="00517D5F">
        <w:rPr>
          <w:rFonts w:ascii="Times New Roman" w:eastAsia="Times New Roman" w:hAnsi="Times New Roman" w:cs="Times New Roman"/>
          <w:sz w:val="24"/>
          <w:szCs w:val="24"/>
        </w:rPr>
        <w:t xml:space="preserve"> was recognized by molecular genetic markers (</w:t>
      </w:r>
      <w:r w:rsidRPr="00FC3C50">
        <w:rPr>
          <w:rFonts w:ascii="Times New Roman" w:eastAsia="Times New Roman" w:hAnsi="Times New Roman" w:cs="Times New Roman"/>
          <w:color w:val="00B050"/>
          <w:sz w:val="24"/>
          <w:szCs w:val="24"/>
        </w:rPr>
        <w:t>Varvio et al. 1988</w:t>
      </w:r>
      <w:r w:rsidRPr="00517D5F">
        <w:rPr>
          <w:rFonts w:ascii="Times New Roman" w:eastAsia="Times New Roman" w:hAnsi="Times New Roman" w:cs="Times New Roman"/>
          <w:sz w:val="24"/>
          <w:szCs w:val="24"/>
        </w:rPr>
        <w:t>), the search</w:t>
      </w:r>
      <w:r>
        <w:rPr>
          <w:rFonts w:ascii="Times New Roman" w:eastAsia="Times New Roman" w:hAnsi="Times New Roman" w:cs="Times New Roman"/>
          <w:sz w:val="24"/>
          <w:szCs w:val="24"/>
        </w:rPr>
        <w:t xml:space="preserve"> has been on</w:t>
      </w:r>
      <w:r w:rsidRPr="00517D5F">
        <w:rPr>
          <w:rFonts w:ascii="Times New Roman" w:eastAsia="Times New Roman" w:hAnsi="Times New Roman" w:cs="Times New Roman"/>
          <w:sz w:val="24"/>
          <w:szCs w:val="24"/>
        </w:rPr>
        <w:t xml:space="preserve"> for reliable morphometric characters allowing one to distinguish</w:t>
      </w:r>
      <w:r>
        <w:rPr>
          <w:rFonts w:ascii="Times New Roman" w:eastAsia="Times New Roman" w:hAnsi="Times New Roman" w:cs="Times New Roman"/>
          <w:sz w:val="24"/>
          <w:szCs w:val="24"/>
        </w:rPr>
        <w:t xml:space="preserve"> it from</w:t>
      </w:r>
      <w:r w:rsidRPr="00517D5F">
        <w:rPr>
          <w:rFonts w:ascii="Times New Roman" w:eastAsia="Times New Roman" w:hAnsi="Times New Roman" w:cs="Times New Roman"/>
          <w:sz w:val="24"/>
          <w:szCs w:val="24"/>
        </w:rPr>
        <w:t xml:space="preserve"> </w:t>
      </w:r>
      <w:r w:rsidRPr="00517D5F">
        <w:rPr>
          <w:rFonts w:ascii="Times New Roman" w:eastAsia="Times New Roman" w:hAnsi="Times New Roman" w:cs="Times New Roman"/>
          <w:i/>
          <w:sz w:val="24"/>
          <w:szCs w:val="24"/>
        </w:rPr>
        <w:t>M. edulis</w:t>
      </w:r>
      <w:r w:rsidRPr="00517D5F">
        <w:rPr>
          <w:rFonts w:ascii="Times New Roman" w:eastAsia="Times New Roman" w:hAnsi="Times New Roman" w:cs="Times New Roman"/>
          <w:sz w:val="24"/>
          <w:szCs w:val="24"/>
        </w:rPr>
        <w:t xml:space="preserve">. </w:t>
      </w:r>
      <w:r w:rsidR="00B44577">
        <w:rPr>
          <w:rFonts w:ascii="Times New Roman" w:eastAsia="Times New Roman" w:hAnsi="Times New Roman" w:cs="Times New Roman"/>
          <w:sz w:val="24"/>
          <w:szCs w:val="24"/>
        </w:rPr>
        <w:t xml:space="preserve">The discreteness of these two species was confirmed in studies employing numerous metric shell traits </w:t>
      </w:r>
      <w:del w:id="19" w:author="Väinölä, Risto" w:date="2020-09-14T01:48:00Z">
        <w:r w:rsidR="00B44577" w:rsidDel="009620DF">
          <w:rPr>
            <w:rFonts w:ascii="Times New Roman" w:eastAsia="Times New Roman" w:hAnsi="Times New Roman" w:cs="Times New Roman"/>
            <w:sz w:val="24"/>
            <w:szCs w:val="24"/>
          </w:rPr>
          <w:delText>and a</w:delText>
        </w:r>
      </w:del>
      <w:ins w:id="20" w:author="Väinölä, Risto" w:date="2020-09-14T01:48:00Z">
        <w:r w:rsidR="009620DF">
          <w:rPr>
            <w:rFonts w:ascii="Times New Roman" w:eastAsia="Times New Roman" w:hAnsi="Times New Roman" w:cs="Times New Roman"/>
            <w:sz w:val="24"/>
            <w:szCs w:val="24"/>
          </w:rPr>
          <w:t>in a</w:t>
        </w:r>
      </w:ins>
      <w:r w:rsidR="00B44577">
        <w:rPr>
          <w:rFonts w:ascii="Times New Roman" w:eastAsia="Times New Roman" w:hAnsi="Times New Roman" w:cs="Times New Roman"/>
          <w:sz w:val="24"/>
          <w:szCs w:val="24"/>
        </w:rPr>
        <w:t xml:space="preserve"> </w:t>
      </w:r>
      <w:del w:id="21" w:author="Väinölä, Risto" w:date="2020-09-14T01:48:00Z">
        <w:r w:rsidR="00B44577" w:rsidDel="009620DF">
          <w:rPr>
            <w:rFonts w:ascii="Times New Roman" w:eastAsia="Times New Roman" w:hAnsi="Times New Roman" w:cs="Times New Roman"/>
            <w:sz w:val="24"/>
            <w:szCs w:val="24"/>
          </w:rPr>
          <w:delText xml:space="preserve">multidimensional </w:delText>
        </w:r>
      </w:del>
      <w:ins w:id="22" w:author="Väinölä, Risto" w:date="2020-09-14T01:48:00Z">
        <w:r w:rsidR="009620DF">
          <w:rPr>
            <w:rFonts w:ascii="Times New Roman" w:eastAsia="Times New Roman" w:hAnsi="Times New Roman" w:cs="Times New Roman"/>
            <w:sz w:val="24"/>
            <w:szCs w:val="24"/>
          </w:rPr>
          <w:t xml:space="preserve">multivariate </w:t>
        </w:r>
      </w:ins>
      <w:r w:rsidR="00B44577">
        <w:rPr>
          <w:rFonts w:ascii="Times New Roman" w:eastAsia="Times New Roman" w:hAnsi="Times New Roman" w:cs="Times New Roman"/>
          <w:sz w:val="24"/>
          <w:szCs w:val="24"/>
        </w:rPr>
        <w:t xml:space="preserve">approach, but no individually </w:t>
      </w:r>
      <w:proofErr w:type="gramStart"/>
      <w:r w:rsidR="00B44577">
        <w:rPr>
          <w:rFonts w:ascii="Times New Roman" w:eastAsia="Times New Roman" w:hAnsi="Times New Roman" w:cs="Times New Roman"/>
          <w:sz w:val="24"/>
          <w:szCs w:val="24"/>
        </w:rPr>
        <w:t>informative</w:t>
      </w:r>
      <w:ins w:id="23" w:author="Väinölä, Risto" w:date="2020-09-14T01:49:00Z">
        <w:r w:rsidR="009620DF">
          <w:rPr>
            <w:rFonts w:ascii="Times New Roman" w:eastAsia="Times New Roman" w:hAnsi="Times New Roman" w:cs="Times New Roman"/>
            <w:sz w:val="24"/>
            <w:szCs w:val="24"/>
          </w:rPr>
          <w:t>[</w:t>
        </w:r>
        <w:proofErr w:type="gramEnd"/>
        <w:r w:rsidR="009620DF">
          <w:rPr>
            <w:rFonts w:ascii="Times New Roman" w:eastAsia="Times New Roman" w:hAnsi="Times New Roman" w:cs="Times New Roman"/>
            <w:sz w:val="24"/>
            <w:szCs w:val="24"/>
          </w:rPr>
          <w:t>diagnostic?]</w:t>
        </w:r>
      </w:ins>
      <w:r w:rsidR="00B44577">
        <w:rPr>
          <w:rFonts w:ascii="Times New Roman" w:eastAsia="Times New Roman" w:hAnsi="Times New Roman" w:cs="Times New Roman"/>
          <w:sz w:val="24"/>
          <w:szCs w:val="24"/>
        </w:rPr>
        <w:t xml:space="preserve"> characters have been found (</w:t>
      </w:r>
      <w:r w:rsidR="00B44577">
        <w:rPr>
          <w:rFonts w:ascii="Times New Roman" w:eastAsia="Times New Roman" w:hAnsi="Times New Roman" w:cs="Times New Roman"/>
          <w:color w:val="00B050"/>
          <w:sz w:val="24"/>
          <w:szCs w:val="24"/>
        </w:rPr>
        <w:t xml:space="preserve">McDonald et al. 1991; Mallet, Carver 1995; Innes, Bates 1999; </w:t>
      </w:r>
      <w:r w:rsidR="00B44577" w:rsidRPr="00D07276">
        <w:rPr>
          <w:rFonts w:ascii="Times New Roman" w:eastAsia="Times New Roman" w:hAnsi="Times New Roman" w:cs="Times New Roman"/>
          <w:color w:val="00B050"/>
          <w:sz w:val="24"/>
          <w:szCs w:val="24"/>
        </w:rPr>
        <w:t>Telesca et al. 2018</w:t>
      </w:r>
      <w:r w:rsidR="00B44577">
        <w:rPr>
          <w:rFonts w:ascii="Times New Roman" w:eastAsia="Times New Roman" w:hAnsi="Times New Roman" w:cs="Times New Roman"/>
          <w:sz w:val="24"/>
          <w:szCs w:val="24"/>
        </w:rPr>
        <w:t xml:space="preserve">). </w:t>
      </w:r>
      <w:proofErr w:type="gramStart"/>
      <w:r w:rsidR="00B44577">
        <w:rPr>
          <w:rFonts w:ascii="Times New Roman" w:eastAsia="Times New Roman" w:hAnsi="Times New Roman" w:cs="Times New Roman"/>
          <w:sz w:val="24"/>
          <w:szCs w:val="24"/>
        </w:rPr>
        <w:t>Therefore</w:t>
      </w:r>
      <w:proofErr w:type="gramEnd"/>
      <w:r w:rsidR="00B44577">
        <w:rPr>
          <w:rFonts w:ascii="Times New Roman" w:eastAsia="Times New Roman" w:hAnsi="Times New Roman" w:cs="Times New Roman"/>
          <w:sz w:val="24"/>
          <w:szCs w:val="24"/>
        </w:rPr>
        <w:t xml:space="preserve"> </w:t>
      </w:r>
      <w:r w:rsidR="00B44577">
        <w:rPr>
          <w:rFonts w:ascii="Times New Roman" w:eastAsia="Times New Roman" w:hAnsi="Times New Roman" w:cs="Times New Roman"/>
          <w:i/>
          <w:sz w:val="24"/>
          <w:szCs w:val="24"/>
        </w:rPr>
        <w:t>M. edulis</w:t>
      </w:r>
      <w:r w:rsidR="00B44577">
        <w:rPr>
          <w:rFonts w:ascii="Times New Roman" w:eastAsia="Times New Roman" w:hAnsi="Times New Roman" w:cs="Times New Roman"/>
          <w:sz w:val="24"/>
          <w:szCs w:val="24"/>
        </w:rPr>
        <w:t xml:space="preserve"> and </w:t>
      </w:r>
      <w:r w:rsidR="00B44577">
        <w:rPr>
          <w:rFonts w:ascii="Times New Roman" w:eastAsia="Times New Roman" w:hAnsi="Times New Roman" w:cs="Times New Roman"/>
          <w:i/>
          <w:sz w:val="24"/>
          <w:szCs w:val="24"/>
        </w:rPr>
        <w:t>M. trossulus</w:t>
      </w:r>
      <w:r w:rsidR="00B44577">
        <w:rPr>
          <w:rFonts w:ascii="Times New Roman" w:eastAsia="Times New Roman" w:hAnsi="Times New Roman" w:cs="Times New Roman"/>
          <w:sz w:val="24"/>
          <w:szCs w:val="24"/>
        </w:rPr>
        <w:t xml:space="preserve"> are generally treated as cryptic species and are routinely identified </w:t>
      </w:r>
      <w:ins w:id="24" w:author="Väinölä, Risto" w:date="2020-09-14T01:49:00Z">
        <w:r w:rsidR="00DE34B6">
          <w:rPr>
            <w:rFonts w:ascii="Times New Roman" w:eastAsia="Times New Roman" w:hAnsi="Times New Roman" w:cs="Times New Roman"/>
            <w:sz w:val="24"/>
            <w:szCs w:val="24"/>
          </w:rPr>
          <w:t>by molecular markers</w:t>
        </w:r>
      </w:ins>
      <w:del w:id="25" w:author="Väinölä, Risto" w:date="2020-09-14T01:49:00Z">
        <w:r w:rsidR="00B44577" w:rsidDel="00DE34B6">
          <w:rPr>
            <w:rFonts w:ascii="Times New Roman" w:eastAsia="Times New Roman" w:hAnsi="Times New Roman" w:cs="Times New Roman"/>
            <w:sz w:val="24"/>
            <w:szCs w:val="24"/>
          </w:rPr>
          <w:delText>genetically</w:delText>
        </w:r>
      </w:del>
      <w:r w:rsidR="00B44577">
        <w:rPr>
          <w:rFonts w:ascii="Times New Roman" w:eastAsia="Times New Roman" w:hAnsi="Times New Roman" w:cs="Times New Roman"/>
          <w:sz w:val="24"/>
          <w:szCs w:val="24"/>
        </w:rPr>
        <w:t xml:space="preserve">. While multilocus analysis is desirable for an unambitious identification of species and their hybrids, in practice singular presumably diagnostic markers are </w:t>
      </w:r>
      <w:r w:rsidRPr="002114A3">
        <w:rPr>
          <w:rFonts w:ascii="Times New Roman" w:eastAsia="Times New Roman" w:hAnsi="Times New Roman" w:cs="Times New Roman"/>
          <w:sz w:val="24"/>
          <w:szCs w:val="24"/>
        </w:rPr>
        <w:t xml:space="preserve">usually </w:t>
      </w:r>
      <w:r w:rsidR="00B44577">
        <w:rPr>
          <w:rFonts w:ascii="Times New Roman" w:eastAsia="Times New Roman" w:hAnsi="Times New Roman" w:cs="Times New Roman"/>
          <w:sz w:val="24"/>
          <w:szCs w:val="24"/>
        </w:rPr>
        <w:t xml:space="preserve">employed, most often the </w:t>
      </w:r>
      <w:del w:id="26" w:author="Väinölä, Risto" w:date="2020-09-14T01:50:00Z">
        <w:r w:rsidR="00B44577" w:rsidDel="00DE34B6">
          <w:rPr>
            <w:rFonts w:ascii="Times New Roman" w:eastAsia="Times New Roman" w:hAnsi="Times New Roman" w:cs="Times New Roman"/>
            <w:sz w:val="24"/>
            <w:szCs w:val="24"/>
          </w:rPr>
          <w:delText xml:space="preserve">protein </w:delText>
        </w:r>
      </w:del>
      <w:r w:rsidR="00B44577">
        <w:rPr>
          <w:rFonts w:ascii="Times New Roman" w:eastAsia="Times New Roman" w:hAnsi="Times New Roman" w:cs="Times New Roman"/>
          <w:sz w:val="24"/>
          <w:szCs w:val="24"/>
        </w:rPr>
        <w:t xml:space="preserve">coding region </w:t>
      </w:r>
      <w:del w:id="27" w:author="Väinölä, Risto" w:date="2020-09-14T09:34:00Z">
        <w:r w:rsidR="00B44577" w:rsidDel="00464FF9">
          <w:rPr>
            <w:rFonts w:ascii="Times New Roman" w:eastAsia="Times New Roman" w:hAnsi="Times New Roman" w:cs="Times New Roman"/>
            <w:sz w:val="24"/>
            <w:szCs w:val="24"/>
          </w:rPr>
          <w:delText xml:space="preserve">for </w:delText>
        </w:r>
      </w:del>
      <w:ins w:id="28" w:author="Väinölä, Risto" w:date="2020-09-14T09:34:00Z">
        <w:r w:rsidR="00464FF9">
          <w:rPr>
            <w:rFonts w:ascii="Times New Roman" w:eastAsia="Times New Roman" w:hAnsi="Times New Roman" w:cs="Times New Roman"/>
            <w:sz w:val="24"/>
            <w:szCs w:val="24"/>
          </w:rPr>
          <w:t xml:space="preserve">of </w:t>
        </w:r>
      </w:ins>
      <w:r w:rsidR="00B44577">
        <w:rPr>
          <w:rFonts w:ascii="Times New Roman" w:eastAsia="Times New Roman" w:hAnsi="Times New Roman" w:cs="Times New Roman"/>
          <w:sz w:val="24"/>
          <w:szCs w:val="24"/>
        </w:rPr>
        <w:t xml:space="preserve">the polyphenolic adhesive </w:t>
      </w:r>
      <w:del w:id="29" w:author="Väinölä, Risto" w:date="2020-09-14T01:50:00Z">
        <w:r w:rsidR="00B44577" w:rsidDel="00DE34B6">
          <w:rPr>
            <w:rFonts w:ascii="Times New Roman" w:eastAsia="Times New Roman" w:hAnsi="Times New Roman" w:cs="Times New Roman"/>
            <w:sz w:val="24"/>
            <w:szCs w:val="24"/>
          </w:rPr>
          <w:delText xml:space="preserve">protein </w:delText>
        </w:r>
      </w:del>
      <w:ins w:id="30" w:author="Väinölä, Risto" w:date="2020-09-14T01:50:00Z">
        <w:r w:rsidR="00DE34B6">
          <w:rPr>
            <w:rFonts w:ascii="Times New Roman" w:eastAsia="Times New Roman" w:hAnsi="Times New Roman" w:cs="Times New Roman"/>
            <w:sz w:val="24"/>
            <w:szCs w:val="24"/>
          </w:rPr>
          <w:t>protein</w:t>
        </w:r>
        <w:r w:rsidR="00DE34B6">
          <w:rPr>
            <w:rFonts w:ascii="Times New Roman" w:eastAsia="Times New Roman" w:hAnsi="Times New Roman" w:cs="Times New Roman"/>
            <w:sz w:val="24"/>
            <w:szCs w:val="24"/>
          </w:rPr>
          <w:t xml:space="preserve"> gene </w:t>
        </w:r>
      </w:ins>
      <w:r w:rsidR="00B44577">
        <w:rPr>
          <w:rFonts w:ascii="Times New Roman" w:eastAsia="Times New Roman" w:hAnsi="Times New Roman" w:cs="Times New Roman"/>
          <w:sz w:val="24"/>
          <w:szCs w:val="24"/>
        </w:rPr>
        <w:t>(ME 15/16 or Glu-5’) (</w:t>
      </w:r>
      <w:r w:rsidR="00B44577">
        <w:rPr>
          <w:rFonts w:ascii="Times New Roman" w:eastAsia="Times New Roman" w:hAnsi="Times New Roman" w:cs="Times New Roman"/>
          <w:color w:val="00B050"/>
          <w:sz w:val="24"/>
          <w:szCs w:val="24"/>
        </w:rPr>
        <w:t>Larrian et al. 2019</w:t>
      </w:r>
      <w:r w:rsidR="00B44577">
        <w:rPr>
          <w:rFonts w:ascii="Times New Roman" w:eastAsia="Times New Roman" w:hAnsi="Times New Roman" w:cs="Times New Roman"/>
          <w:sz w:val="24"/>
          <w:szCs w:val="24"/>
        </w:rPr>
        <w:t>).</w:t>
      </w:r>
    </w:p>
    <w:p w14:paraId="667FBD95" w14:textId="236647B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ecologically, economically and stratigraphically important molluscs (</w:t>
      </w:r>
      <w:r>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xml:space="preserve">; </w:t>
      </w:r>
      <w:r w:rsidR="00D66511">
        <w:rPr>
          <w:rFonts w:ascii="Times New Roman" w:eastAsia="Times New Roman" w:hAnsi="Times New Roman" w:cs="Times New Roman"/>
          <w:color w:val="00B050"/>
          <w:sz w:val="24"/>
          <w:szCs w:val="24"/>
        </w:rPr>
        <w:t>Mangerud, Svendsen 2018</w:t>
      </w:r>
      <w:r w:rsidR="00D66511" w:rsidRPr="00D66511">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FAO 2020</w:t>
      </w:r>
      <w:r>
        <w:rPr>
          <w:rFonts w:ascii="Times New Roman" w:eastAsia="Times New Roman" w:hAnsi="Times New Roman" w:cs="Times New Roman"/>
          <w:sz w:val="24"/>
          <w:szCs w:val="24"/>
        </w:rPr>
        <w:t xml:space="preserve">). Apart from their </w:t>
      </w:r>
      <w:ins w:id="31" w:author="Väinölä, Risto" w:date="2020-09-14T01:51:00Z">
        <w:r w:rsidR="00DE34B6">
          <w:rPr>
            <w:rFonts w:ascii="Times New Roman" w:eastAsia="Times New Roman" w:hAnsi="Times New Roman" w:cs="Times New Roman"/>
            <w:sz w:val="24"/>
            <w:szCs w:val="24"/>
          </w:rPr>
          <w:t xml:space="preserve">different </w:t>
        </w:r>
      </w:ins>
      <w:r>
        <w:rPr>
          <w:rFonts w:ascii="Times New Roman" w:eastAsia="Times New Roman" w:hAnsi="Times New Roman" w:cs="Times New Roman"/>
          <w:sz w:val="24"/>
          <w:szCs w:val="24"/>
        </w:rPr>
        <w:t xml:space="preserve">biogeographic histories, these two species </w:t>
      </w:r>
      <w:proofErr w:type="gramStart"/>
      <w:r>
        <w:rPr>
          <w:rFonts w:ascii="Times New Roman" w:eastAsia="Times New Roman" w:hAnsi="Times New Roman" w:cs="Times New Roman"/>
          <w:sz w:val="24"/>
          <w:szCs w:val="24"/>
        </w:rPr>
        <w:t>are known or suspected to differ in life traits, ecological requirements and properties as biomonitoring and aquaculture objects (</w:t>
      </w:r>
      <w:r>
        <w:rPr>
          <w:rFonts w:ascii="Times New Roman" w:eastAsia="Times New Roman" w:hAnsi="Times New Roman" w:cs="Times New Roman"/>
          <w:color w:val="00B050"/>
          <w:sz w:val="24"/>
          <w:szCs w:val="24"/>
        </w:rPr>
        <w:t>Lobel et al. 1990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Katolikova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Michalek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Beyer et al. 2017 </w:t>
      </w:r>
      <w:r>
        <w:rPr>
          <w:rFonts w:ascii="Times New Roman" w:eastAsia="Times New Roman" w:hAnsi="Times New Roman" w:cs="Times New Roman"/>
          <w:sz w:val="24"/>
          <w:szCs w:val="24"/>
        </w:rPr>
        <w:t>and references therein)</w:t>
      </w:r>
      <w:proofErr w:type="gramEnd"/>
      <w:r>
        <w:rPr>
          <w:rFonts w:ascii="Times New Roman" w:eastAsia="Times New Roman" w:hAnsi="Times New Roman" w:cs="Times New Roman"/>
          <w:sz w:val="24"/>
          <w:szCs w:val="24"/>
        </w:rPr>
        <w:t xml:space="preserve">. </w:t>
      </w:r>
      <w:del w:id="32" w:author="Väinölä, Risto" w:date="2020-09-14T01:51:00Z">
        <w:r w:rsidDel="00DE34B6">
          <w:rPr>
            <w:rFonts w:ascii="Times New Roman" w:eastAsia="Times New Roman" w:hAnsi="Times New Roman" w:cs="Times New Roman"/>
            <w:sz w:val="24"/>
            <w:szCs w:val="24"/>
          </w:rPr>
          <w:delText xml:space="preserve">The </w:delText>
        </w:r>
      </w:del>
      <w:ins w:id="33" w:author="Väinölä, Risto" w:date="2020-09-14T01:51:00Z">
        <w:r w:rsidR="00DE34B6">
          <w:rPr>
            <w:rFonts w:ascii="Times New Roman" w:eastAsia="Times New Roman" w:hAnsi="Times New Roman" w:cs="Times New Roman"/>
            <w:sz w:val="24"/>
            <w:szCs w:val="24"/>
          </w:rPr>
          <w:t>An</w:t>
        </w:r>
        <w:r w:rsidR="00DE34B6">
          <w:rPr>
            <w:rFonts w:ascii="Times New Roman" w:eastAsia="Times New Roman" w:hAnsi="Times New Roman" w:cs="Times New Roman"/>
            <w:sz w:val="24"/>
            <w:szCs w:val="24"/>
          </w:rPr>
          <w:t xml:space="preserve"> </w:t>
        </w:r>
      </w:ins>
      <w:del w:id="34" w:author="Väinölä, Risto" w:date="2020-09-14T01:51:00Z">
        <w:r w:rsidDel="00DE34B6">
          <w:rPr>
            <w:rFonts w:ascii="Times New Roman" w:eastAsia="Times New Roman" w:hAnsi="Times New Roman" w:cs="Times New Roman"/>
            <w:sz w:val="24"/>
            <w:szCs w:val="24"/>
          </w:rPr>
          <w:delText xml:space="preserve">most </w:delText>
        </w:r>
      </w:del>
      <w:r>
        <w:rPr>
          <w:rFonts w:ascii="Times New Roman" w:eastAsia="Times New Roman" w:hAnsi="Times New Roman" w:cs="Times New Roman"/>
          <w:sz w:val="24"/>
          <w:szCs w:val="24"/>
        </w:rPr>
        <w:t xml:space="preserve">illustrative example is the harm associated with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invasion on longline aquaculture designed for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 cryptic presence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 xml:space="preserve">M. edulis </w:t>
      </w:r>
      <w:r>
        <w:rPr>
          <w:rFonts w:ascii="Times New Roman" w:eastAsia="Times New Roman" w:hAnsi="Times New Roman" w:cs="Times New Roman"/>
          <w:sz w:val="24"/>
          <w:szCs w:val="24"/>
        </w:rPr>
        <w:t xml:space="preserve">plantations in Loch Etive (Scotland) in the 2000s resulted in significant production losses because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had lower consumer properties and shells too fragile for harvesting and grading (</w:t>
      </w:r>
      <w:r>
        <w:rPr>
          <w:rFonts w:ascii="Times New Roman" w:eastAsia="Times New Roman" w:hAnsi="Times New Roman" w:cs="Times New Roman"/>
          <w:color w:val="00B050"/>
          <w:sz w:val="24"/>
          <w:szCs w:val="24"/>
        </w:rPr>
        <w:t>Beaumont et al. 2008</w:t>
      </w:r>
      <w:r>
        <w:rPr>
          <w:rFonts w:ascii="Times New Roman" w:eastAsia="Times New Roman" w:hAnsi="Times New Roman" w:cs="Times New Roman"/>
          <w:sz w:val="24"/>
          <w:szCs w:val="24"/>
        </w:rPr>
        <w:t>;</w:t>
      </w:r>
      <w:r>
        <w:rPr>
          <w:rFonts w:ascii="Times New Roman" w:eastAsia="Times New Roman" w:hAnsi="Times New Roman" w:cs="Times New Roman"/>
          <w:color w:val="00B050"/>
          <w:sz w:val="24"/>
          <w:szCs w:val="24"/>
        </w:rPr>
        <w:t xml:space="preserve"> Dias et al. 2011</w:t>
      </w:r>
      <w:r>
        <w:rPr>
          <w:rFonts w:ascii="Times New Roman" w:eastAsia="Times New Roman" w:hAnsi="Times New Roman" w:cs="Times New Roman"/>
          <w:sz w:val="24"/>
          <w:szCs w:val="24"/>
        </w:rPr>
        <w:t xml:space="preserve">). Considerable differences between species </w:t>
      </w:r>
      <w:proofErr w:type="gramStart"/>
      <w:r>
        <w:rPr>
          <w:rFonts w:ascii="Times New Roman" w:eastAsia="Times New Roman" w:hAnsi="Times New Roman" w:cs="Times New Roman"/>
          <w:sz w:val="24"/>
          <w:szCs w:val="24"/>
        </w:rPr>
        <w:t>were also found</w:t>
      </w:r>
      <w:proofErr w:type="gramEnd"/>
      <w:r>
        <w:rPr>
          <w:rFonts w:ascii="Times New Roman" w:eastAsia="Times New Roman" w:hAnsi="Times New Roman" w:cs="Times New Roman"/>
          <w:sz w:val="24"/>
          <w:szCs w:val="24"/>
        </w:rPr>
        <w:t xml:space="preserve"> in Canadian aquaculture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Penny et al. 2002</w:t>
      </w:r>
      <w:r>
        <w:rPr>
          <w:rFonts w:ascii="Times New Roman" w:eastAsia="Times New Roman" w:hAnsi="Times New Roman" w:cs="Times New Roman"/>
          <w:sz w:val="24"/>
          <w:szCs w:val="24"/>
        </w:rPr>
        <w:t xml:space="preserve">), where the commercial value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was estimated to be 1.7 times less</w:t>
      </w:r>
      <w:del w:id="35" w:author="Väinölä, Risto" w:date="2020-09-14T01:52:00Z">
        <w:r w:rsidDel="00DE34B6">
          <w:rPr>
            <w:rFonts w:ascii="Times New Roman" w:eastAsia="Times New Roman" w:hAnsi="Times New Roman" w:cs="Times New Roman"/>
            <w:sz w:val="24"/>
            <w:szCs w:val="24"/>
          </w:rPr>
          <w:delText>er</w:delText>
        </w:r>
      </w:del>
      <w:r>
        <w:rPr>
          <w:rFonts w:ascii="Times New Roman" w:eastAsia="Times New Roman" w:hAnsi="Times New Roman" w:cs="Times New Roman"/>
          <w:sz w:val="24"/>
          <w:szCs w:val="24"/>
        </w:rPr>
        <w:t xml:space="preserve"> than that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The </w:t>
      </w:r>
      <w:del w:id="36" w:author="Sarah Kingston" w:date="2020-08-03T16:51:00Z">
        <w:r w:rsidDel="00E92108">
          <w:rPr>
            <w:rFonts w:ascii="Times New Roman" w:eastAsia="Times New Roman" w:hAnsi="Times New Roman" w:cs="Times New Roman"/>
            <w:sz w:val="24"/>
            <w:szCs w:val="24"/>
          </w:rPr>
          <w:delText xml:space="preserve">impossibility </w:delText>
        </w:r>
      </w:del>
      <w:ins w:id="37" w:author="Sarah Kingston" w:date="2020-08-03T16:51:00Z">
        <w:r w:rsidR="00E92108">
          <w:rPr>
            <w:rFonts w:ascii="Times New Roman" w:eastAsia="Times New Roman" w:hAnsi="Times New Roman" w:cs="Times New Roman"/>
            <w:sz w:val="24"/>
            <w:szCs w:val="24"/>
          </w:rPr>
          <w:t xml:space="preserve">difficulty </w:t>
        </w:r>
      </w:ins>
      <w:r>
        <w:rPr>
          <w:rFonts w:ascii="Times New Roman" w:eastAsia="Times New Roman" w:hAnsi="Times New Roman" w:cs="Times New Roman"/>
          <w:sz w:val="24"/>
          <w:szCs w:val="24"/>
        </w:rPr>
        <w:t xml:space="preserve">of identifying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by the shells is frustrating, and any cue for distinguishing these species in sympatry without genotyping would be a welcome addition to the toolkit of mussel studies.</w:t>
      </w:r>
    </w:p>
    <w:p w14:paraId="4D98F5C3" w14:textId="77777777" w:rsidR="007E4D64" w:rsidRDefault="007E4D64">
      <w:pPr>
        <w:spacing w:before="120" w:after="120" w:line="360" w:lineRule="auto"/>
        <w:rPr>
          <w:rFonts w:ascii="Times New Roman" w:eastAsia="Times New Roman" w:hAnsi="Times New Roman" w:cs="Times New Roman"/>
          <w:sz w:val="24"/>
          <w:szCs w:val="24"/>
        </w:rPr>
      </w:pPr>
      <w:r w:rsidRPr="007E4D64">
        <w:rPr>
          <w:rFonts w:ascii="Times New Roman" w:eastAsia="Times New Roman" w:hAnsi="Times New Roman" w:cs="Times New Roman"/>
          <w:sz w:val="24"/>
          <w:szCs w:val="24"/>
        </w:rPr>
        <w:t xml:space="preserve">We have recently discovered that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 xml:space="preserve"> and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-like mussels (i.e. mussels with multilocus genotypes dominated by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genes; this group mostly consists of purebreds but also includes some hybrids), while 96% of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-like mussels lack this character (</w:t>
      </w:r>
      <w:r w:rsidRPr="007E4D64">
        <w:rPr>
          <w:rFonts w:ascii="Times New Roman" w:eastAsia="Times New Roman" w:hAnsi="Times New Roman" w:cs="Times New Roman"/>
          <w:color w:val="00B050"/>
          <w:sz w:val="24"/>
          <w:szCs w:val="24"/>
        </w:rPr>
        <w:t>Katolikova et al. 2016; Khaitov et al. 2018</w:t>
      </w:r>
      <w:r w:rsidRPr="007E4D64">
        <w:rPr>
          <w:rFonts w:ascii="Times New Roman" w:eastAsia="Times New Roman" w:hAnsi="Times New Roman" w:cs="Times New Roman"/>
          <w:sz w:val="24"/>
          <w:szCs w:val="24"/>
        </w:rPr>
        <w:t>). Hence we denote the mussels that bear the strip as the T-morphotype and those that lack this strip, as the E-morphotype.</w:t>
      </w:r>
    </w:p>
    <w:p w14:paraId="0019249E" w14:textId="3C9EC14B" w:rsidR="007E4D64" w:rsidRDefault="007E4D64" w:rsidP="007E4D64">
      <w:pPr>
        <w:spacing w:before="120" w:after="120" w:line="360" w:lineRule="auto"/>
        <w:rPr>
          <w:rFonts w:ascii="Times New Roman" w:eastAsia="Times New Roman" w:hAnsi="Times New Roman" w:cs="Times New Roman"/>
          <w:sz w:val="24"/>
          <w:szCs w:val="24"/>
        </w:rPr>
      </w:pPr>
      <w:r w:rsidRPr="00575030">
        <w:rPr>
          <w:rFonts w:ascii="Times New Roman" w:eastAsia="Times New Roman" w:hAnsi="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sidRPr="00575030">
        <w:rPr>
          <w:rFonts w:ascii="Times New Roman" w:eastAsia="Times New Roman" w:hAnsi="Times New Roman" w:cs="Times New Roman"/>
          <w:color w:val="00B050"/>
          <w:sz w:val="24"/>
          <w:szCs w:val="24"/>
        </w:rPr>
        <w:t>Padial et al. 2010</w:t>
      </w:r>
      <w:r w:rsidRPr="00575030">
        <w:rPr>
          <w:rFonts w:ascii="Times New Roman" w:eastAsia="Times New Roman" w:hAnsi="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while any E-morphotype mussel can be assigned to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In fact, however, the probabilities of correct identification depend on the proportion</w:t>
      </w:r>
      <w:ins w:id="38" w:author="Väinölä, Risto" w:date="2020-09-14T01:55:00Z">
        <w:r w:rsidR="00DE34B6">
          <w:rPr>
            <w:rFonts w:ascii="Times New Roman" w:eastAsia="Times New Roman" w:hAnsi="Times New Roman" w:cs="Times New Roman"/>
            <w:sz w:val="24"/>
            <w:szCs w:val="24"/>
          </w:rPr>
          <w:t>s</w:t>
        </w:r>
      </w:ins>
      <w:r w:rsidRPr="00575030">
        <w:rPr>
          <w:rFonts w:ascii="Times New Roman" w:eastAsia="Times New Roman" w:hAnsi="Times New Roman" w:cs="Times New Roman"/>
          <w:sz w:val="24"/>
          <w:szCs w:val="24"/>
        </w:rPr>
        <w:t xml:space="preserve"> of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and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in the </w:t>
      </w:r>
      <w:ins w:id="39" w:author="Väinölä, Risto" w:date="2020-09-14T01:56:00Z">
        <w:r w:rsidR="00DE34B6">
          <w:rPr>
            <w:rFonts w:ascii="Times New Roman" w:eastAsia="Times New Roman" w:hAnsi="Times New Roman" w:cs="Times New Roman"/>
            <w:sz w:val="24"/>
            <w:szCs w:val="24"/>
          </w:rPr>
          <w:t>mixed</w:t>
        </w:r>
      </w:ins>
      <w:ins w:id="40" w:author="Väinölä, Risto" w:date="2020-09-14T01:55:00Z">
        <w:r w:rsidR="00DE34B6">
          <w:rPr>
            <w:rFonts w:ascii="Times New Roman" w:eastAsia="Times New Roman" w:hAnsi="Times New Roman" w:cs="Times New Roman"/>
            <w:sz w:val="24"/>
            <w:szCs w:val="24"/>
          </w:rPr>
          <w:t xml:space="preserve"> </w:t>
        </w:r>
      </w:ins>
      <w:r w:rsidRPr="00575030">
        <w:rPr>
          <w:rFonts w:ascii="Times New Roman" w:eastAsia="Times New Roman" w:hAnsi="Times New Roman" w:cs="Times New Roman"/>
          <w:sz w:val="24"/>
          <w:szCs w:val="24"/>
        </w:rPr>
        <w:t xml:space="preserve">population under study. Any mussel sampled from a “pure”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population (an expected T-morphotype frequency </w:t>
      </w:r>
      <w:r w:rsidRPr="00575030">
        <w:rPr>
          <w:rFonts w:ascii="Times New Roman" w:eastAsia="Times New Roman" w:hAnsi="Times New Roman" w:cs="Times New Roman"/>
          <w:i/>
          <w:sz w:val="24"/>
          <w:szCs w:val="24"/>
        </w:rPr>
        <w:t xml:space="preserve">PT </w:t>
      </w:r>
      <w:r w:rsidRPr="00575030">
        <w:rPr>
          <w:rFonts w:ascii="Times New Roman" w:eastAsia="Times New Roman" w:hAnsi="Times New Roman" w:cs="Times New Roman"/>
          <w:sz w:val="24"/>
          <w:szCs w:val="24"/>
        </w:rPr>
        <w:t xml:space="preserve">= 74%)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regardless of the morphotype. By the same token, any mussel sampled from a “pure”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population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=4%)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At the same time, in a 1:1 mixture of species (expected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 (74+4)/2 = 39%), 95% of the T-morphotypes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P(tros|T)</w:t>
      </w:r>
      <w:r w:rsidRPr="00575030">
        <w:rPr>
          <w:rFonts w:ascii="Times New Roman" w:eastAsia="Times New Roman" w:hAnsi="Times New Roman" w:cs="Times New Roman"/>
          <w:sz w:val="24"/>
          <w:szCs w:val="24"/>
        </w:rPr>
        <w:t xml:space="preserve"> = 0.74*0.5/(0.39) = 0.949), while 79% of the E-morphotypes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P(edu|E)</w:t>
      </w:r>
      <w:r w:rsidRPr="00575030">
        <w:rPr>
          <w:rFonts w:ascii="Times New Roman" w:eastAsia="Times New Roman" w:hAnsi="Times New Roman" w:cs="Times New Roman"/>
          <w:sz w:val="24"/>
          <w:szCs w:val="24"/>
        </w:rPr>
        <w:t xml:space="preserve"> = 0.96*0.5/(1-0.39) = 0.787). However, these calculations </w:t>
      </w:r>
      <w:ins w:id="41" w:author="Väinölä, Risto" w:date="2020-09-14T01:58:00Z">
        <w:r w:rsidR="00DE34B6">
          <w:rPr>
            <w:rFonts w:ascii="Times New Roman" w:eastAsia="Times New Roman" w:hAnsi="Times New Roman" w:cs="Times New Roman"/>
            <w:sz w:val="24"/>
            <w:szCs w:val="24"/>
          </w:rPr>
          <w:t>are valid</w:t>
        </w:r>
      </w:ins>
      <w:del w:id="42" w:author="Väinölä, Risto" w:date="2020-09-14T01:58:00Z">
        <w:r w:rsidRPr="00575030" w:rsidDel="00DE34B6">
          <w:rPr>
            <w:rFonts w:ascii="Times New Roman" w:eastAsia="Times New Roman" w:hAnsi="Times New Roman" w:cs="Times New Roman"/>
            <w:sz w:val="24"/>
            <w:szCs w:val="24"/>
          </w:rPr>
          <w:delText>can be considered as accurate</w:delText>
        </w:r>
      </w:del>
      <w:r w:rsidRPr="00575030">
        <w:rPr>
          <w:rFonts w:ascii="Times New Roman" w:eastAsia="Times New Roman" w:hAnsi="Times New Roman" w:cs="Times New Roman"/>
          <w:sz w:val="24"/>
          <w:szCs w:val="24"/>
        </w:rPr>
        <w:t xml:space="preserve"> only if </w:t>
      </w:r>
      <w:del w:id="43" w:author="Väinölä, Risto" w:date="2020-09-14T01:59:00Z">
        <w:r w:rsidRPr="00575030" w:rsidDel="00DE34B6">
          <w:rPr>
            <w:rFonts w:ascii="Times New Roman" w:eastAsia="Times New Roman" w:hAnsi="Times New Roman" w:cs="Times New Roman"/>
            <w:sz w:val="24"/>
            <w:szCs w:val="24"/>
          </w:rPr>
          <w:delText xml:space="preserve">the frequencies of </w:delText>
        </w:r>
      </w:del>
      <w:r w:rsidRPr="00575030">
        <w:rPr>
          <w:rFonts w:ascii="Times New Roman" w:eastAsia="Times New Roman" w:hAnsi="Times New Roman" w:cs="Times New Roman"/>
          <w:sz w:val="24"/>
          <w:szCs w:val="24"/>
        </w:rPr>
        <w:t>the morphotype</w:t>
      </w:r>
      <w:ins w:id="44" w:author="Väinölä, Risto" w:date="2020-09-14T01:59:00Z">
        <w:r w:rsidR="00DE34B6">
          <w:rPr>
            <w:rFonts w:ascii="Times New Roman" w:eastAsia="Times New Roman" w:hAnsi="Times New Roman" w:cs="Times New Roman"/>
            <w:sz w:val="24"/>
            <w:szCs w:val="24"/>
          </w:rPr>
          <w:t xml:space="preserve"> frequencies</w:t>
        </w:r>
      </w:ins>
      <w:del w:id="45" w:author="Väinölä, Risto" w:date="2020-09-14T01:59:00Z">
        <w:r w:rsidRPr="00575030" w:rsidDel="00282ABE">
          <w:rPr>
            <w:rFonts w:ascii="Times New Roman" w:eastAsia="Times New Roman" w:hAnsi="Times New Roman" w:cs="Times New Roman"/>
            <w:sz w:val="24"/>
            <w:szCs w:val="24"/>
          </w:rPr>
          <w:delText>s</w:delText>
        </w:r>
      </w:del>
      <w:r w:rsidRPr="00575030">
        <w:rPr>
          <w:rFonts w:ascii="Times New Roman" w:eastAsia="Times New Roman" w:hAnsi="Times New Roman" w:cs="Times New Roman"/>
          <w:sz w:val="24"/>
          <w:szCs w:val="24"/>
        </w:rPr>
        <w:t xml:space="preserve"> within </w:t>
      </w:r>
      <w:ins w:id="46" w:author="Väinölä, Risto" w:date="2020-09-14T02:00:00Z">
        <w:r w:rsidR="00282ABE">
          <w:rPr>
            <w:rFonts w:ascii="Times New Roman" w:eastAsia="Times New Roman" w:hAnsi="Times New Roman" w:cs="Times New Roman"/>
            <w:sz w:val="24"/>
            <w:szCs w:val="24"/>
          </w:rPr>
          <w:t>‘</w:t>
        </w:r>
      </w:ins>
      <w:r w:rsidRPr="00575030">
        <w:rPr>
          <w:rFonts w:ascii="Times New Roman" w:eastAsia="Times New Roman" w:hAnsi="Times New Roman" w:cs="Times New Roman"/>
          <w:sz w:val="24"/>
          <w:szCs w:val="24"/>
        </w:rPr>
        <w:t>species-specific</w:t>
      </w:r>
      <w:ins w:id="47" w:author="Väinölä, Risto" w:date="2020-09-14T02:00:00Z">
        <w:r w:rsidR="00282ABE">
          <w:rPr>
            <w:rFonts w:ascii="Times New Roman" w:eastAsia="Times New Roman" w:hAnsi="Times New Roman" w:cs="Times New Roman"/>
            <w:sz w:val="24"/>
            <w:szCs w:val="24"/>
          </w:rPr>
          <w:t>’</w:t>
        </w:r>
      </w:ins>
      <w:r w:rsidRPr="00575030">
        <w:rPr>
          <w:rFonts w:ascii="Times New Roman" w:eastAsia="Times New Roman" w:hAnsi="Times New Roman" w:cs="Times New Roman"/>
          <w:sz w:val="24"/>
          <w:szCs w:val="24"/>
        </w:rPr>
        <w:t xml:space="preserve"> genotypes do not vary with </w:t>
      </w:r>
      <w:r w:rsidRPr="00282ABE">
        <w:rPr>
          <w:rFonts w:ascii="Times New Roman" w:eastAsia="Times New Roman" w:hAnsi="Times New Roman" w:cs="Times New Roman"/>
          <w:sz w:val="24"/>
          <w:szCs w:val="24"/>
          <w:highlight w:val="lightGray"/>
        </w:rPr>
        <w:t>the taxonomic structure of populations</w:t>
      </w:r>
      <w:ins w:id="48" w:author="Väinölä, Risto" w:date="2020-09-14T02:00:00Z">
        <w:r w:rsidR="00282ABE">
          <w:rPr>
            <w:rFonts w:ascii="Times New Roman" w:eastAsia="Times New Roman" w:hAnsi="Times New Roman" w:cs="Times New Roman"/>
            <w:sz w:val="24"/>
            <w:szCs w:val="24"/>
          </w:rPr>
          <w:t xml:space="preserve"> | the genetic composition of the mixture?]</w:t>
        </w:r>
      </w:ins>
      <w:r w:rsidRPr="00575030">
        <w:rPr>
          <w:rFonts w:ascii="Times New Roman" w:eastAsia="Times New Roman" w:hAnsi="Times New Roman" w:cs="Times New Roman"/>
          <w:sz w:val="24"/>
          <w:szCs w:val="24"/>
        </w:rPr>
        <w:t>.</w:t>
      </w:r>
    </w:p>
    <w:p w14:paraId="5F9E6EA7" w14:textId="77777777" w:rsidR="007E4D64" w:rsidRDefault="007E4D64" w:rsidP="007E4D64">
      <w:pPr>
        <w:spacing w:before="120" w:after="120" w:line="360" w:lineRule="auto"/>
        <w:rPr>
          <w:rFonts w:ascii="Times New Roman" w:eastAsia="Times New Roman" w:hAnsi="Times New Roman" w:cs="Times New Roman"/>
          <w:sz w:val="24"/>
          <w:szCs w:val="24"/>
        </w:rPr>
      </w:pPr>
      <w:r w:rsidRPr="00CD16F4">
        <w:rPr>
          <w:rFonts w:ascii="Times New Roman" w:eastAsia="Times New Roman" w:hAnsi="Times New Roman" w:cs="Times New Roman"/>
          <w:sz w:val="24"/>
          <w:szCs w:val="24"/>
        </w:rPr>
        <w:t xml:space="preserve">In such a situation, taxonomists may profit from the experience of clinicians. They often have to deal with semi-diagnostic characters since many clinical diagnostic tests </w:t>
      </w:r>
      <w:r w:rsidR="001C37BE" w:rsidRPr="00CD16F4">
        <w:rPr>
          <w:rFonts w:ascii="Times New Roman" w:eastAsia="Times New Roman" w:hAnsi="Times New Roman" w:cs="Times New Roman"/>
          <w:sz w:val="24"/>
          <w:szCs w:val="24"/>
        </w:rPr>
        <w:t xml:space="preserve">employ </w:t>
      </w:r>
      <w:r w:rsidRPr="00CD16F4">
        <w:rPr>
          <w:rFonts w:ascii="Times New Roman" w:eastAsia="Times New Roman" w:hAnsi="Times New Roman" w:cs="Times New Roman"/>
          <w:sz w:val="24"/>
          <w:szCs w:val="24"/>
        </w:rPr>
        <w:t xml:space="preserve">semi-diagnostic </w:t>
      </w:r>
      <w:r w:rsidR="001C37BE" w:rsidRPr="00CD16F4">
        <w:rPr>
          <w:rFonts w:ascii="Times New Roman" w:eastAsia="Times New Roman" w:hAnsi="Times New Roman" w:cs="Times New Roman"/>
          <w:sz w:val="24"/>
          <w:szCs w:val="24"/>
        </w:rPr>
        <w:t>markers</w:t>
      </w:r>
      <w:r w:rsidRPr="00CD16F4">
        <w:rPr>
          <w:rFonts w:ascii="Times New Roman" w:eastAsia="Times New Roman" w:hAnsi="Times New Roman" w:cs="Times New Roman"/>
          <w:sz w:val="24"/>
          <w:szCs w:val="24"/>
        </w:rPr>
        <w:t xml:space="preserve">. A formal procedure has been developed in evidence-based medicine to evaluate the ability of clinical tests to classify patients as having or not having the target condition relative to the reference standard (e.g. </w:t>
      </w:r>
      <w:r w:rsidRPr="00CD16F4">
        <w:rPr>
          <w:rFonts w:ascii="Times New Roman" w:eastAsia="Times New Roman" w:hAnsi="Times New Roman" w:cs="Times New Roman"/>
          <w:color w:val="00B050"/>
          <w:sz w:val="24"/>
          <w:szCs w:val="24"/>
        </w:rPr>
        <w:t>Banoo et al. 2007</w:t>
      </w:r>
      <w:r w:rsidRPr="00CD16F4">
        <w:rPr>
          <w:rFonts w:ascii="Times New Roman" w:eastAsia="Times New Roman" w:hAnsi="Times New Roman" w:cs="Times New Roman"/>
          <w:sz w:val="24"/>
          <w:szCs w:val="24"/>
        </w:rPr>
        <w:t xml:space="preserve">). We suggest that this methodology might be useful for the evaluation </w:t>
      </w:r>
      <w:r w:rsidRPr="00282ABE">
        <w:rPr>
          <w:rFonts w:ascii="Times New Roman" w:eastAsia="Times New Roman" w:hAnsi="Times New Roman" w:cs="Times New Roman"/>
          <w:sz w:val="24"/>
          <w:szCs w:val="24"/>
          <w:highlight w:val="lightGray"/>
        </w:rPr>
        <w:t>of taxonomic tests for</w:t>
      </w:r>
      <w:r w:rsidRPr="00CD16F4">
        <w:rPr>
          <w:rFonts w:ascii="Times New Roman" w:eastAsia="Times New Roman" w:hAnsi="Times New Roman" w:cs="Times New Roman"/>
          <w:sz w:val="24"/>
          <w:szCs w:val="24"/>
        </w:rPr>
        <w:t xml:space="preserve"> cryptic species relative to the </w:t>
      </w:r>
      <w:r w:rsidRPr="00282ABE">
        <w:rPr>
          <w:rFonts w:ascii="Times New Roman" w:eastAsia="Times New Roman" w:hAnsi="Times New Roman" w:cs="Times New Roman"/>
          <w:sz w:val="24"/>
          <w:szCs w:val="24"/>
          <w:highlight w:val="lightGray"/>
        </w:rPr>
        <w:t>species-specific genotype</w:t>
      </w:r>
      <w:r w:rsidRPr="00EE601D">
        <w:rPr>
          <w:rFonts w:ascii="Times New Roman" w:eastAsia="Times New Roman" w:hAnsi="Times New Roman" w:cs="Times New Roman"/>
          <w:sz w:val="24"/>
          <w:szCs w:val="24"/>
        </w:rPr>
        <w:t xml:space="preserve">. To emphasize the analogy with the clinical approach, we </w:t>
      </w:r>
      <w:r>
        <w:rPr>
          <w:rFonts w:ascii="Times New Roman" w:eastAsia="Times New Roman" w:hAnsi="Times New Roman" w:cs="Times New Roman"/>
          <w:sz w:val="24"/>
          <w:szCs w:val="24"/>
        </w:rPr>
        <w:t>refer to</w:t>
      </w:r>
      <w:r w:rsidRPr="00EE601D">
        <w:rPr>
          <w:rFonts w:ascii="Times New Roman" w:eastAsia="Times New Roman" w:hAnsi="Times New Roman" w:cs="Times New Roman"/>
          <w:sz w:val="24"/>
          <w:szCs w:val="24"/>
        </w:rPr>
        <w:t xml:space="preserve"> the procedure of mussel species identification based on the morphotype as </w:t>
      </w:r>
      <w:r>
        <w:rPr>
          <w:rFonts w:ascii="Times New Roman" w:eastAsia="Times New Roman" w:hAnsi="Times New Roman" w:cs="Times New Roman"/>
          <w:sz w:val="24"/>
          <w:szCs w:val="24"/>
        </w:rPr>
        <w:t xml:space="preserve">the </w:t>
      </w:r>
      <w:r w:rsidRPr="00EE601D">
        <w:rPr>
          <w:rFonts w:ascii="Times New Roman" w:eastAsia="Times New Roman" w:hAnsi="Times New Roman" w:cs="Times New Roman"/>
          <w:sz w:val="24"/>
          <w:szCs w:val="24"/>
        </w:rPr>
        <w:t xml:space="preserve">“morphotype </w:t>
      </w:r>
      <w:commentRangeStart w:id="49"/>
      <w:r w:rsidRPr="00EE601D">
        <w:rPr>
          <w:rFonts w:ascii="Times New Roman" w:eastAsia="Times New Roman" w:hAnsi="Times New Roman" w:cs="Times New Roman"/>
          <w:sz w:val="24"/>
          <w:szCs w:val="24"/>
        </w:rPr>
        <w:t>test</w:t>
      </w:r>
      <w:commentRangeEnd w:id="49"/>
      <w:r w:rsidR="00AA63D8">
        <w:rPr>
          <w:rStyle w:val="CommentReference"/>
        </w:rPr>
        <w:commentReference w:id="49"/>
      </w:r>
      <w:r w:rsidRPr="00EE601D">
        <w:rPr>
          <w:rFonts w:ascii="Times New Roman" w:eastAsia="Times New Roman" w:hAnsi="Times New Roman" w:cs="Times New Roman"/>
          <w:sz w:val="24"/>
          <w:szCs w:val="24"/>
        </w:rPr>
        <w:t>”.</w:t>
      </w:r>
    </w:p>
    <w:p w14:paraId="5C07F1C8" w14:textId="4042304A" w:rsidR="0034575B" w:rsidRDefault="0034575B" w:rsidP="0034575B">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The second question is whether the basic morphological differences between </w:t>
      </w:r>
      <w:r w:rsidRPr="00EE601D">
        <w:rPr>
          <w:rFonts w:ascii="Times New Roman" w:eastAsia="Times New Roman" w:hAnsi="Times New Roman" w:cs="Times New Roman"/>
          <w:i/>
          <w:sz w:val="24"/>
          <w:szCs w:val="24"/>
        </w:rPr>
        <w:t>M. trossulus</w:t>
      </w:r>
      <w:r w:rsidRPr="00EE601D">
        <w:rPr>
          <w:rFonts w:ascii="Times New Roman" w:eastAsia="Times New Roman" w:hAnsi="Times New Roman" w:cs="Times New Roman"/>
          <w:sz w:val="24"/>
          <w:szCs w:val="24"/>
        </w:rPr>
        <w:t xml:space="preserve"> and </w:t>
      </w:r>
      <w:r w:rsidRPr="00EE601D">
        <w:rPr>
          <w:rFonts w:ascii="Times New Roman" w:eastAsia="Times New Roman" w:hAnsi="Times New Roman" w:cs="Times New Roman"/>
          <w:i/>
          <w:sz w:val="24"/>
          <w:szCs w:val="24"/>
        </w:rPr>
        <w:t>M. edulis</w:t>
      </w:r>
      <w:r w:rsidRPr="00EE601D">
        <w:rPr>
          <w:rFonts w:ascii="Times New Roman" w:eastAsia="Times New Roman" w:hAnsi="Times New Roman" w:cs="Times New Roman"/>
          <w:sz w:val="24"/>
          <w:szCs w:val="24"/>
        </w:rPr>
        <w:t xml:space="preserve"> revealed in the White Sea are a local phenomenon or whether these two species can be distinguished by the morphotype in other populations and contact zones as well. Should the latter pro</w:t>
      </w:r>
      <w:r w:rsidRPr="0034575B">
        <w:rPr>
          <w:rFonts w:ascii="Times New Roman" w:eastAsia="Times New Roman" w:hAnsi="Times New Roman" w:cs="Times New Roman"/>
          <w:sz w:val="24"/>
          <w:szCs w:val="24"/>
        </w:rPr>
        <w:t xml:space="preserve">ve true, the morphotype test would </w:t>
      </w:r>
      <w:del w:id="50" w:author="Väinölä, Risto" w:date="2020-09-14T02:03:00Z">
        <w:r w:rsidRPr="0034575B" w:rsidDel="00282ABE">
          <w:rPr>
            <w:rFonts w:ascii="Times New Roman" w:eastAsia="Times New Roman" w:hAnsi="Times New Roman" w:cs="Times New Roman"/>
            <w:sz w:val="24"/>
            <w:szCs w:val="24"/>
          </w:rPr>
          <w:delText xml:space="preserve">considerably </w:delText>
        </w:r>
      </w:del>
      <w:ins w:id="51" w:author="Väinölä, Risto" w:date="2020-09-14T02:03:00Z">
        <w:r w:rsidR="00282ABE">
          <w:rPr>
            <w:rFonts w:ascii="Times New Roman" w:eastAsia="Times New Roman" w:hAnsi="Times New Roman" w:cs="Times New Roman"/>
            <w:sz w:val="24"/>
            <w:szCs w:val="24"/>
          </w:rPr>
          <w:t>possibl</w:t>
        </w:r>
        <w:r w:rsidR="00282ABE" w:rsidRPr="0034575B">
          <w:rPr>
            <w:rFonts w:ascii="Times New Roman" w:eastAsia="Times New Roman" w:hAnsi="Times New Roman" w:cs="Times New Roman"/>
            <w:sz w:val="24"/>
            <w:szCs w:val="24"/>
          </w:rPr>
          <w:t xml:space="preserve">y </w:t>
        </w:r>
      </w:ins>
      <w:r w:rsidRPr="0034575B">
        <w:rPr>
          <w:rFonts w:ascii="Times New Roman" w:eastAsia="Times New Roman" w:hAnsi="Times New Roman" w:cs="Times New Roman"/>
          <w:sz w:val="24"/>
          <w:szCs w:val="24"/>
        </w:rPr>
        <w:t xml:space="preserve">facilitate local mussel studies in the </w:t>
      </w:r>
      <w:proofErr w:type="gramStart"/>
      <w:r w:rsidRPr="0034575B">
        <w:rPr>
          <w:rFonts w:ascii="Times New Roman" w:eastAsia="Times New Roman" w:hAnsi="Times New Roman" w:cs="Times New Roman"/>
          <w:sz w:val="24"/>
          <w:szCs w:val="24"/>
        </w:rPr>
        <w:t>Atlantic.</w:t>
      </w:r>
      <w:proofErr w:type="gramEnd"/>
      <w:r w:rsidRPr="0034575B">
        <w:rPr>
          <w:rFonts w:ascii="Times New Roman" w:eastAsia="Times New Roman" w:hAnsi="Times New Roman" w:cs="Times New Roman"/>
          <w:sz w:val="24"/>
          <w:szCs w:val="24"/>
        </w:rPr>
        <w:t xml:space="preserve"> Since </w:t>
      </w:r>
      <w:del w:id="52" w:author="Väinölä, Risto" w:date="2020-09-14T02:03:00Z">
        <w:r w:rsidRPr="0034575B" w:rsidDel="00282ABE">
          <w:rPr>
            <w:rFonts w:ascii="Times New Roman" w:eastAsia="Times New Roman" w:hAnsi="Times New Roman" w:cs="Times New Roman"/>
            <w:sz w:val="24"/>
            <w:szCs w:val="24"/>
          </w:rPr>
          <w:delText>difference between species in the trait under consideration</w:delText>
        </w:r>
      </w:del>
      <w:ins w:id="53" w:author="Väinölä, Risto" w:date="2020-09-14T02:03:00Z">
        <w:r w:rsidR="00282ABE">
          <w:rPr>
            <w:rFonts w:ascii="Times New Roman" w:eastAsia="Times New Roman" w:hAnsi="Times New Roman" w:cs="Times New Roman"/>
            <w:sz w:val="24"/>
            <w:szCs w:val="24"/>
          </w:rPr>
          <w:t>interspecific differences in this particular character</w:t>
        </w:r>
      </w:ins>
      <w:r w:rsidRPr="0034575B">
        <w:rPr>
          <w:rFonts w:ascii="Times New Roman" w:eastAsia="Times New Roman" w:hAnsi="Times New Roman" w:cs="Times New Roman"/>
          <w:sz w:val="24"/>
          <w:szCs w:val="24"/>
        </w:rPr>
        <w:t xml:space="preserve"> were overlooked in previous morphometric studies</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w:t>
      </w:r>
      <w:r w:rsidR="00924E9A">
        <w:rPr>
          <w:rFonts w:ascii="Times New Roman" w:eastAsia="Times New Roman" w:hAnsi="Times New Roman" w:cs="Times New Roman"/>
          <w:sz w:val="24"/>
          <w:szCs w:val="24"/>
        </w:rPr>
        <w:t xml:space="preserve">which </w:t>
      </w:r>
      <w:del w:id="54" w:author="Väinölä, Risto" w:date="2020-09-14T02:04:00Z">
        <w:r w:rsidRPr="0034575B" w:rsidDel="00282ABE">
          <w:rPr>
            <w:rFonts w:ascii="Times New Roman" w:eastAsia="Times New Roman" w:hAnsi="Times New Roman" w:cs="Times New Roman"/>
            <w:sz w:val="24"/>
            <w:szCs w:val="24"/>
          </w:rPr>
          <w:delText>were</w:delText>
        </w:r>
      </w:del>
      <w:del w:id="55" w:author="Väinölä, Risto" w:date="2020-09-14T02:05:00Z">
        <w:r w:rsidRPr="0034575B" w:rsidDel="00282ABE">
          <w:rPr>
            <w:rFonts w:ascii="Times New Roman" w:eastAsia="Times New Roman" w:hAnsi="Times New Roman" w:cs="Times New Roman"/>
            <w:sz w:val="24"/>
            <w:szCs w:val="24"/>
          </w:rPr>
          <w:delText xml:space="preserve"> </w:delText>
        </w:r>
      </w:del>
      <w:r w:rsidRPr="0034575B">
        <w:rPr>
          <w:rFonts w:ascii="Times New Roman" w:eastAsia="Times New Roman" w:hAnsi="Times New Roman" w:cs="Times New Roman"/>
          <w:sz w:val="24"/>
          <w:szCs w:val="24"/>
        </w:rPr>
        <w:t xml:space="preserve">all </w:t>
      </w:r>
      <w:ins w:id="56" w:author="Väinölä, Risto" w:date="2020-09-14T02:05:00Z">
        <w:r w:rsidR="00282ABE">
          <w:rPr>
            <w:rFonts w:ascii="Times New Roman" w:eastAsia="Times New Roman" w:hAnsi="Times New Roman" w:cs="Times New Roman"/>
            <w:sz w:val="24"/>
            <w:szCs w:val="24"/>
          </w:rPr>
          <w:t xml:space="preserve">were </w:t>
        </w:r>
      </w:ins>
      <w:r w:rsidRPr="0034575B">
        <w:rPr>
          <w:rFonts w:ascii="Times New Roman" w:eastAsia="Times New Roman" w:hAnsi="Times New Roman" w:cs="Times New Roman"/>
          <w:sz w:val="24"/>
          <w:szCs w:val="24"/>
        </w:rPr>
        <w:t xml:space="preserve">based on references </w:t>
      </w:r>
      <w:del w:id="57" w:author="Väinölä, Risto" w:date="2020-09-14T02:05:00Z">
        <w:r w:rsidRPr="0034575B" w:rsidDel="00282ABE">
          <w:rPr>
            <w:rFonts w:ascii="Times New Roman" w:eastAsia="Times New Roman" w:hAnsi="Times New Roman" w:cs="Times New Roman"/>
            <w:sz w:val="24"/>
            <w:szCs w:val="24"/>
          </w:rPr>
          <w:delText>from other populations</w:delText>
        </w:r>
      </w:del>
      <w:ins w:id="58" w:author="Väinölä, Risto" w:date="2020-09-14T02:05:00Z">
        <w:r w:rsidR="00282ABE">
          <w:rPr>
            <w:rFonts w:ascii="Times New Roman" w:eastAsia="Times New Roman" w:hAnsi="Times New Roman" w:cs="Times New Roman"/>
            <w:sz w:val="24"/>
            <w:szCs w:val="24"/>
          </w:rPr>
          <w:t>from outside of the White Sea</w:t>
        </w:r>
      </w:ins>
      <w:r w:rsidRPr="0034575B">
        <w:rPr>
          <w:rFonts w:ascii="Times New Roman" w:eastAsia="Times New Roman" w:hAnsi="Times New Roman" w:cs="Times New Roman"/>
          <w:sz w:val="24"/>
          <w:szCs w:val="24"/>
        </w:rPr>
        <w:t xml:space="preserve"> (</w:t>
      </w:r>
      <w:r w:rsidRPr="0034575B">
        <w:rPr>
          <w:rFonts w:ascii="Times New Roman" w:eastAsia="Times New Roman" w:hAnsi="Times New Roman" w:cs="Times New Roman"/>
          <w:color w:val="00B050"/>
          <w:sz w:val="24"/>
          <w:szCs w:val="24"/>
        </w:rPr>
        <w:t>McDonald et al. 1991; Mallet, Carver 1995; Innes, Bates 1999; Telesca et al. 2018</w:t>
      </w:r>
      <w:r w:rsidRPr="0034575B">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it </w:t>
      </w:r>
      <w:del w:id="59" w:author="Väinölä, Risto" w:date="2020-09-14T02:05:00Z">
        <w:r w:rsidRPr="0034575B" w:rsidDel="00282ABE">
          <w:rPr>
            <w:rFonts w:ascii="Times New Roman" w:eastAsia="Times New Roman" w:hAnsi="Times New Roman" w:cs="Times New Roman"/>
            <w:sz w:val="24"/>
            <w:szCs w:val="24"/>
          </w:rPr>
          <w:delText>is not</w:delText>
        </w:r>
      </w:del>
      <w:ins w:id="60" w:author="Väinölä, Risto" w:date="2020-09-14T02:05:00Z">
        <w:r w:rsidR="00282ABE">
          <w:rPr>
            <w:rFonts w:ascii="Times New Roman" w:eastAsia="Times New Roman" w:hAnsi="Times New Roman" w:cs="Times New Roman"/>
            <w:sz w:val="24"/>
            <w:szCs w:val="24"/>
          </w:rPr>
          <w:t>remains possible</w:t>
        </w:r>
      </w:ins>
      <w:del w:id="61" w:author="Väinölä, Risto" w:date="2020-09-14T02:06:00Z">
        <w:r w:rsidRPr="0034575B" w:rsidDel="00282ABE">
          <w:rPr>
            <w:rFonts w:ascii="Times New Roman" w:eastAsia="Times New Roman" w:hAnsi="Times New Roman" w:cs="Times New Roman"/>
            <w:sz w:val="24"/>
            <w:szCs w:val="24"/>
          </w:rPr>
          <w:delText xml:space="preserve"> improbable</w:delText>
        </w:r>
      </w:del>
      <w:r w:rsidRPr="0034575B">
        <w:rPr>
          <w:rFonts w:ascii="Times New Roman" w:eastAsia="Times New Roman" w:hAnsi="Times New Roman" w:cs="Times New Roman"/>
          <w:sz w:val="24"/>
          <w:szCs w:val="24"/>
        </w:rPr>
        <w:t xml:space="preserve"> that this difference is</w:t>
      </w:r>
      <w:ins w:id="62" w:author="Väinölä, Risto" w:date="2020-09-14T09:35:00Z">
        <w:r w:rsidR="006F6029">
          <w:rPr>
            <w:rFonts w:ascii="Times New Roman" w:eastAsia="Times New Roman" w:hAnsi="Times New Roman" w:cs="Times New Roman"/>
            <w:sz w:val="24"/>
            <w:szCs w:val="24"/>
          </w:rPr>
          <w:t xml:space="preserve"> indeed</w:t>
        </w:r>
      </w:ins>
      <w:r w:rsidRPr="0034575B">
        <w:rPr>
          <w:rFonts w:ascii="Times New Roman" w:eastAsia="Times New Roman" w:hAnsi="Times New Roman" w:cs="Times New Roman"/>
          <w:sz w:val="24"/>
          <w:szCs w:val="24"/>
        </w:rPr>
        <w:t xml:space="preserve"> valid only </w:t>
      </w:r>
      <w:ins w:id="63" w:author="Väinölä, Risto" w:date="2020-09-14T02:08:00Z">
        <w:r w:rsidR="00282ABE">
          <w:rPr>
            <w:rFonts w:ascii="Times New Roman" w:eastAsia="Times New Roman" w:hAnsi="Times New Roman" w:cs="Times New Roman"/>
            <w:sz w:val="24"/>
            <w:szCs w:val="24"/>
          </w:rPr>
          <w:t>in</w:t>
        </w:r>
      </w:ins>
      <w:del w:id="64" w:author="Väinölä, Risto" w:date="2020-09-14T02:08:00Z">
        <w:r w:rsidRPr="0034575B" w:rsidDel="00282ABE">
          <w:rPr>
            <w:rFonts w:ascii="Times New Roman" w:eastAsia="Times New Roman" w:hAnsi="Times New Roman" w:cs="Times New Roman"/>
            <w:sz w:val="24"/>
            <w:szCs w:val="24"/>
          </w:rPr>
          <w:delText>at</w:delText>
        </w:r>
      </w:del>
      <w:r w:rsidRPr="0034575B">
        <w:rPr>
          <w:rFonts w:ascii="Times New Roman" w:eastAsia="Times New Roman" w:hAnsi="Times New Roman" w:cs="Times New Roman"/>
          <w:sz w:val="24"/>
          <w:szCs w:val="24"/>
        </w:rPr>
        <w:t xml:space="preserve"> the White Sea. </w:t>
      </w:r>
      <w:del w:id="65" w:author="Väinölä, Risto" w:date="2020-09-14T02:07:00Z">
        <w:r w:rsidRPr="0034575B" w:rsidDel="00282ABE">
          <w:rPr>
            <w:rFonts w:ascii="Times New Roman" w:eastAsia="Times New Roman" w:hAnsi="Times New Roman" w:cs="Times New Roman"/>
            <w:sz w:val="24"/>
            <w:szCs w:val="24"/>
          </w:rPr>
          <w:delText>The reasons</w:delText>
        </w:r>
      </w:del>
      <w:ins w:id="66" w:author="Väinölä, Risto" w:date="2020-09-14T02:07:00Z">
        <w:r w:rsidR="00282ABE">
          <w:rPr>
            <w:rFonts w:ascii="Times New Roman" w:eastAsia="Times New Roman" w:hAnsi="Times New Roman" w:cs="Times New Roman"/>
            <w:sz w:val="24"/>
            <w:szCs w:val="24"/>
          </w:rPr>
          <w:t>Such a situation could</w:t>
        </w:r>
      </w:ins>
      <w:del w:id="67" w:author="Väinölä, Risto" w:date="2020-09-14T02:07:00Z">
        <w:r w:rsidRPr="0034575B" w:rsidDel="00282ABE">
          <w:rPr>
            <w:rFonts w:ascii="Times New Roman" w:eastAsia="Times New Roman" w:hAnsi="Times New Roman" w:cs="Times New Roman"/>
            <w:sz w:val="24"/>
            <w:szCs w:val="24"/>
          </w:rPr>
          <w:delText xml:space="preserve"> may</w:delText>
        </w:r>
      </w:del>
      <w:r w:rsidRPr="0034575B">
        <w:rPr>
          <w:rFonts w:ascii="Times New Roman" w:eastAsia="Times New Roman" w:hAnsi="Times New Roman" w:cs="Times New Roman"/>
          <w:sz w:val="24"/>
          <w:szCs w:val="24"/>
        </w:rPr>
        <w:t xml:space="preserve"> be associated with </w:t>
      </w:r>
      <w:del w:id="68" w:author="Väinölä, Risto" w:date="2020-09-14T02:07:00Z">
        <w:r w:rsidRPr="0034575B" w:rsidDel="00282ABE">
          <w:rPr>
            <w:rFonts w:ascii="Times New Roman" w:eastAsia="Times New Roman" w:hAnsi="Times New Roman" w:cs="Times New Roman"/>
            <w:sz w:val="24"/>
            <w:szCs w:val="24"/>
          </w:rPr>
          <w:delText>its unusual</w:delText>
        </w:r>
      </w:del>
      <w:ins w:id="69" w:author="Väinölä, Risto" w:date="2020-09-14T02:07:00Z">
        <w:r w:rsidR="00282ABE">
          <w:rPr>
            <w:rFonts w:ascii="Times New Roman" w:eastAsia="Times New Roman" w:hAnsi="Times New Roman" w:cs="Times New Roman"/>
            <w:sz w:val="24"/>
            <w:szCs w:val="24"/>
          </w:rPr>
          <w:t>the unusual</w:t>
        </w:r>
      </w:ins>
      <w:r w:rsidRPr="0034575B">
        <w:rPr>
          <w:rFonts w:ascii="Times New Roman" w:eastAsia="Times New Roman" w:hAnsi="Times New Roman" w:cs="Times New Roman"/>
          <w:sz w:val="24"/>
          <w:szCs w:val="24"/>
        </w:rPr>
        <w:t xml:space="preserve"> environment</w:t>
      </w:r>
      <w:del w:id="70" w:author="Väinölä, Risto" w:date="2020-09-14T02:08:00Z">
        <w:r w:rsidRPr="0034575B" w:rsidDel="00282ABE">
          <w:rPr>
            <w:rFonts w:ascii="Times New Roman" w:eastAsia="Times New Roman" w:hAnsi="Times New Roman" w:cs="Times New Roman"/>
            <w:sz w:val="24"/>
            <w:szCs w:val="24"/>
          </w:rPr>
          <w:delText>al features</w:delText>
        </w:r>
      </w:del>
      <w:ins w:id="71" w:author="Väinölä, Risto" w:date="2020-09-14T02:09:00Z">
        <w:r w:rsidR="00282ABE">
          <w:rPr>
            <w:rFonts w:ascii="Times New Roman" w:eastAsia="Times New Roman" w:hAnsi="Times New Roman" w:cs="Times New Roman"/>
            <w:sz w:val="24"/>
            <w:szCs w:val="24"/>
          </w:rPr>
          <w:t xml:space="preserve">, featuring </w:t>
        </w:r>
      </w:ins>
      <w:del w:id="72" w:author="Väinölä, Risto" w:date="2020-09-14T02:09:00Z">
        <w:r w:rsidRPr="0034575B" w:rsidDel="00282ABE">
          <w:rPr>
            <w:rFonts w:ascii="Times New Roman" w:eastAsia="Times New Roman" w:hAnsi="Times New Roman" w:cs="Times New Roman"/>
            <w:sz w:val="24"/>
            <w:szCs w:val="24"/>
          </w:rPr>
          <w:delText xml:space="preserve"> such as </w:delText>
        </w:r>
      </w:del>
      <w:r w:rsidRPr="0034575B">
        <w:rPr>
          <w:rFonts w:ascii="Times New Roman" w:eastAsia="Times New Roman" w:hAnsi="Times New Roman" w:cs="Times New Roman"/>
          <w:sz w:val="24"/>
          <w:szCs w:val="24"/>
        </w:rPr>
        <w:t xml:space="preserve">a combination </w:t>
      </w:r>
      <w:del w:id="73" w:author="Väinölä, Risto" w:date="2020-09-14T02:09:00Z">
        <w:r w:rsidRPr="0034575B" w:rsidDel="00282ABE">
          <w:rPr>
            <w:rFonts w:ascii="Times New Roman" w:eastAsia="Times New Roman" w:hAnsi="Times New Roman" w:cs="Times New Roman"/>
            <w:sz w:val="24"/>
            <w:szCs w:val="24"/>
          </w:rPr>
          <w:delText>of the</w:delText>
        </w:r>
      </w:del>
      <w:ins w:id="74" w:author="Väinölä, Risto" w:date="2020-09-14T02:09:00Z">
        <w:r w:rsidR="00282ABE">
          <w:rPr>
            <w:rFonts w:ascii="Times New Roman" w:eastAsia="Times New Roman" w:hAnsi="Times New Roman" w:cs="Times New Roman"/>
            <w:sz w:val="24"/>
            <w:szCs w:val="24"/>
          </w:rPr>
          <w:t>a</w:t>
        </w:r>
      </w:ins>
      <w:r w:rsidRPr="0034575B">
        <w:rPr>
          <w:rFonts w:ascii="Times New Roman" w:eastAsia="Times New Roman" w:hAnsi="Times New Roman" w:cs="Times New Roman"/>
          <w:sz w:val="24"/>
          <w:szCs w:val="24"/>
        </w:rPr>
        <w:t xml:space="preserve"> subarctic climate and a relatively low salinity (</w:t>
      </w:r>
      <w:del w:id="75" w:author="Väinölä, Risto" w:date="2020-09-14T02:09:00Z">
        <w:r w:rsidRPr="0034575B" w:rsidDel="00282ABE">
          <w:rPr>
            <w:rFonts w:ascii="Times New Roman" w:eastAsia="Times New Roman" w:hAnsi="Times New Roman" w:cs="Times New Roman"/>
            <w:sz w:val="24"/>
            <w:szCs w:val="24"/>
          </w:rPr>
          <w:delText xml:space="preserve">below </w:delText>
        </w:r>
      </w:del>
      <w:ins w:id="76" w:author="Väinölä, Risto" w:date="2020-09-14T02:09:00Z">
        <w:r w:rsidR="00282ABE">
          <w:rPr>
            <w:rFonts w:ascii="Times New Roman" w:eastAsia="Times New Roman" w:hAnsi="Times New Roman" w:cs="Times New Roman"/>
            <w:sz w:val="24"/>
            <w:szCs w:val="24"/>
          </w:rPr>
          <w:t>&lt;</w:t>
        </w:r>
        <w:r w:rsidR="00282ABE" w:rsidRPr="0034575B">
          <w:rPr>
            <w:rFonts w:ascii="Times New Roman" w:eastAsia="Times New Roman" w:hAnsi="Times New Roman" w:cs="Times New Roman"/>
            <w:sz w:val="24"/>
            <w:szCs w:val="24"/>
          </w:rPr>
          <w:t xml:space="preserve"> </w:t>
        </w:r>
      </w:ins>
      <w:r w:rsidRPr="0034575B">
        <w:rPr>
          <w:rFonts w:ascii="Times New Roman" w:eastAsia="Times New Roman" w:hAnsi="Times New Roman" w:cs="Times New Roman"/>
          <w:sz w:val="24"/>
          <w:szCs w:val="24"/>
        </w:rPr>
        <w:t xml:space="preserve">25 ppt — </w:t>
      </w:r>
      <w:r w:rsidRPr="0034575B">
        <w:rPr>
          <w:rFonts w:ascii="Times New Roman" w:eastAsia="Times New Roman" w:hAnsi="Times New Roman" w:cs="Times New Roman"/>
          <w:color w:val="00B050"/>
          <w:sz w:val="24"/>
          <w:szCs w:val="24"/>
        </w:rPr>
        <w:t>Derjugin 1928</w:t>
      </w:r>
      <w:r w:rsidRPr="0034575B">
        <w:rPr>
          <w:rFonts w:ascii="Times New Roman" w:eastAsia="Times New Roman" w:hAnsi="Times New Roman" w:cs="Times New Roman"/>
          <w:sz w:val="24"/>
          <w:szCs w:val="24"/>
        </w:rPr>
        <w:t xml:space="preserve">) and/or </w:t>
      </w:r>
      <w:ins w:id="77" w:author="Väinölä, Risto" w:date="2020-09-14T02:09:00Z">
        <w:r w:rsidR="00DB0517">
          <w:rPr>
            <w:rFonts w:ascii="Times New Roman" w:eastAsia="Times New Roman" w:hAnsi="Times New Roman" w:cs="Times New Roman"/>
            <w:sz w:val="24"/>
            <w:szCs w:val="24"/>
          </w:rPr>
          <w:t xml:space="preserve">with </w:t>
        </w:r>
      </w:ins>
      <w:r w:rsidRPr="0034575B">
        <w:rPr>
          <w:rFonts w:ascii="Times New Roman" w:eastAsia="Times New Roman" w:hAnsi="Times New Roman" w:cs="Times New Roman"/>
          <w:sz w:val="24"/>
          <w:szCs w:val="24"/>
        </w:rPr>
        <w:t xml:space="preserve">the history of the local </w:t>
      </w:r>
      <w:r w:rsidRPr="0034575B">
        <w:rPr>
          <w:rFonts w:ascii="Times New Roman" w:eastAsia="Times New Roman" w:hAnsi="Times New Roman" w:cs="Times New Roman"/>
          <w:i/>
          <w:sz w:val="24"/>
          <w:szCs w:val="24"/>
        </w:rPr>
        <w:t>M. trossulus</w:t>
      </w:r>
      <w:del w:id="78" w:author="Väinölä, Risto" w:date="2020-09-14T09:38:00Z">
        <w:r w:rsidRPr="0034575B" w:rsidDel="006F6029">
          <w:rPr>
            <w:rFonts w:ascii="Times New Roman" w:eastAsia="Times New Roman" w:hAnsi="Times New Roman" w:cs="Times New Roman"/>
            <w:sz w:val="24"/>
            <w:szCs w:val="24"/>
          </w:rPr>
          <w:delText xml:space="preserve">. </w:delText>
        </w:r>
      </w:del>
      <w:ins w:id="79" w:author="Väinölä, Risto" w:date="2020-09-14T09:38:00Z">
        <w:r w:rsidR="006F6029">
          <w:rPr>
            <w:rFonts w:ascii="Times New Roman" w:eastAsia="Times New Roman" w:hAnsi="Times New Roman" w:cs="Times New Roman"/>
            <w:sz w:val="24"/>
            <w:szCs w:val="24"/>
          </w:rPr>
          <w:t>.</w:t>
        </w:r>
        <w:r w:rsidR="006F6029" w:rsidRPr="0034575B">
          <w:rPr>
            <w:rFonts w:ascii="Times New Roman" w:eastAsia="Times New Roman" w:hAnsi="Times New Roman" w:cs="Times New Roman"/>
            <w:sz w:val="24"/>
            <w:szCs w:val="24"/>
          </w:rPr>
          <w:t xml:space="preserve"> </w:t>
        </w:r>
      </w:ins>
      <w:del w:id="80" w:author="Väinölä, Risto" w:date="2020-09-14T02:09:00Z">
        <w:r w:rsidRPr="006F6029" w:rsidDel="00DB0517">
          <w:rPr>
            <w:rFonts w:ascii="Times New Roman" w:eastAsia="Times New Roman" w:hAnsi="Times New Roman" w:cs="Times New Roman"/>
            <w:i/>
            <w:sz w:val="24"/>
            <w:szCs w:val="24"/>
          </w:rPr>
          <w:delText xml:space="preserve">This </w:delText>
        </w:r>
      </w:del>
      <w:ins w:id="81" w:author="Väinölä, Risto" w:date="2020-09-14T09:37:00Z">
        <w:r w:rsidR="006F6029">
          <w:rPr>
            <w:rFonts w:ascii="Times New Roman" w:eastAsia="Times New Roman" w:hAnsi="Times New Roman" w:cs="Times New Roman"/>
            <w:i/>
            <w:sz w:val="24"/>
            <w:szCs w:val="24"/>
          </w:rPr>
          <w:t>M. trossulus</w:t>
        </w:r>
      </w:ins>
      <w:del w:id="82" w:author="Väinölä, Risto" w:date="2020-09-14T09:37:00Z">
        <w:r w:rsidRPr="0034575B" w:rsidDel="006F6029">
          <w:rPr>
            <w:rFonts w:ascii="Times New Roman" w:eastAsia="Times New Roman" w:hAnsi="Times New Roman" w:cs="Times New Roman"/>
            <w:sz w:val="24"/>
            <w:szCs w:val="24"/>
          </w:rPr>
          <w:delText>species</w:delText>
        </w:r>
      </w:del>
      <w:r w:rsidRPr="0034575B">
        <w:rPr>
          <w:rFonts w:ascii="Times New Roman" w:eastAsia="Times New Roman" w:hAnsi="Times New Roman" w:cs="Times New Roman"/>
          <w:sz w:val="24"/>
          <w:szCs w:val="24"/>
        </w:rPr>
        <w:t xml:space="preserve"> </w:t>
      </w:r>
      <w:proofErr w:type="gramStart"/>
      <w:r w:rsidRPr="0034575B">
        <w:rPr>
          <w:rFonts w:ascii="Times New Roman" w:eastAsia="Times New Roman" w:hAnsi="Times New Roman" w:cs="Times New Roman"/>
          <w:sz w:val="24"/>
          <w:szCs w:val="24"/>
        </w:rPr>
        <w:t>is thought</w:t>
      </w:r>
      <w:proofErr w:type="gramEnd"/>
      <w:r w:rsidRPr="0034575B">
        <w:rPr>
          <w:rFonts w:ascii="Times New Roman" w:eastAsia="Times New Roman" w:hAnsi="Times New Roman" w:cs="Times New Roman"/>
          <w:sz w:val="24"/>
          <w:szCs w:val="24"/>
        </w:rPr>
        <w:t xml:space="preserve"> to have invaded the Kola Peninsula </w:t>
      </w:r>
      <w:del w:id="83" w:author="Väinölä, Risto" w:date="2020-09-14T02:10:00Z">
        <w:r w:rsidRPr="0034575B" w:rsidDel="00DB0517">
          <w:rPr>
            <w:rFonts w:ascii="Times New Roman" w:eastAsia="Times New Roman" w:hAnsi="Times New Roman" w:cs="Times New Roman"/>
            <w:sz w:val="24"/>
            <w:szCs w:val="24"/>
          </w:rPr>
          <w:delText xml:space="preserve">through </w:delText>
        </w:r>
      </w:del>
      <w:ins w:id="84" w:author="Väinölä, Risto" w:date="2020-09-14T02:10:00Z">
        <w:r w:rsidR="00DB0517">
          <w:rPr>
            <w:rFonts w:ascii="Times New Roman" w:eastAsia="Times New Roman" w:hAnsi="Times New Roman" w:cs="Times New Roman"/>
            <w:sz w:val="24"/>
            <w:szCs w:val="24"/>
          </w:rPr>
          <w:t>with</w:t>
        </w:r>
        <w:r w:rsidR="00DB0517" w:rsidRPr="0034575B">
          <w:rPr>
            <w:rFonts w:ascii="Times New Roman" w:eastAsia="Times New Roman" w:hAnsi="Times New Roman" w:cs="Times New Roman"/>
            <w:sz w:val="24"/>
            <w:szCs w:val="24"/>
          </w:rPr>
          <w:t xml:space="preserve"> </w:t>
        </w:r>
      </w:ins>
      <w:r w:rsidRPr="0034575B">
        <w:rPr>
          <w:rFonts w:ascii="Times New Roman" w:eastAsia="Times New Roman" w:hAnsi="Times New Roman" w:cs="Times New Roman"/>
          <w:sz w:val="24"/>
          <w:szCs w:val="24"/>
        </w:rPr>
        <w:t xml:space="preserve">marine traffic </w:t>
      </w:r>
      <w:del w:id="85" w:author="Väinölä, Risto" w:date="2020-09-14T02:10:00Z">
        <w:r w:rsidRPr="0034575B" w:rsidDel="00DB0517">
          <w:rPr>
            <w:rFonts w:ascii="Times New Roman" w:eastAsia="Times New Roman" w:hAnsi="Times New Roman" w:cs="Times New Roman"/>
            <w:sz w:val="24"/>
            <w:szCs w:val="24"/>
          </w:rPr>
          <w:delText xml:space="preserve">very </w:delText>
        </w:r>
      </w:del>
      <w:ins w:id="86" w:author="Väinölä, Risto" w:date="2020-09-14T02:10:00Z">
        <w:r w:rsidR="00DB0517">
          <w:rPr>
            <w:rFonts w:ascii="Times New Roman" w:eastAsia="Times New Roman" w:hAnsi="Times New Roman" w:cs="Times New Roman"/>
            <w:sz w:val="24"/>
            <w:szCs w:val="24"/>
          </w:rPr>
          <w:t>only</w:t>
        </w:r>
        <w:r w:rsidR="00DB0517" w:rsidRPr="0034575B">
          <w:rPr>
            <w:rFonts w:ascii="Times New Roman" w:eastAsia="Times New Roman" w:hAnsi="Times New Roman" w:cs="Times New Roman"/>
            <w:sz w:val="24"/>
            <w:szCs w:val="24"/>
          </w:rPr>
          <w:t xml:space="preserve"> </w:t>
        </w:r>
      </w:ins>
      <w:r w:rsidRPr="0034575B">
        <w:rPr>
          <w:rFonts w:ascii="Times New Roman" w:eastAsia="Times New Roman" w:hAnsi="Times New Roman" w:cs="Times New Roman"/>
          <w:sz w:val="24"/>
          <w:szCs w:val="24"/>
        </w:rPr>
        <w:t xml:space="preserve">recently, in the middle of the 20th century, while most </w:t>
      </w:r>
      <w:del w:id="87" w:author="Väinölä, Risto" w:date="2020-09-14T02:10:00Z">
        <w:r w:rsidRPr="0034575B" w:rsidDel="00DB0517">
          <w:rPr>
            <w:rFonts w:ascii="Times New Roman" w:eastAsia="Times New Roman" w:hAnsi="Times New Roman" w:cs="Times New Roman"/>
            <w:sz w:val="24"/>
            <w:szCs w:val="24"/>
          </w:rPr>
          <w:delText xml:space="preserve">of its </w:delText>
        </w:r>
      </w:del>
      <w:r w:rsidRPr="0034575B">
        <w:rPr>
          <w:rFonts w:ascii="Times New Roman" w:eastAsia="Times New Roman" w:hAnsi="Times New Roman" w:cs="Times New Roman"/>
          <w:sz w:val="24"/>
          <w:szCs w:val="24"/>
        </w:rPr>
        <w:t>other Atlantic populations are probably much older (</w:t>
      </w:r>
      <w:r w:rsidRPr="0034575B">
        <w:rPr>
          <w:rFonts w:ascii="Times New Roman" w:eastAsia="Times New Roman" w:hAnsi="Times New Roman" w:cs="Times New Roman"/>
          <w:color w:val="00B050"/>
          <w:sz w:val="24"/>
          <w:szCs w:val="24"/>
        </w:rPr>
        <w:t>Vainola, Strelkov 2011</w:t>
      </w:r>
      <w:r w:rsidRPr="0034575B">
        <w:rPr>
          <w:rFonts w:ascii="Times New Roman" w:eastAsia="Times New Roman" w:hAnsi="Times New Roman" w:cs="Times New Roman"/>
          <w:sz w:val="24"/>
          <w:szCs w:val="24"/>
        </w:rPr>
        <w:t>).</w:t>
      </w:r>
    </w:p>
    <w:p w14:paraId="37D36976" w14:textId="12C059C4" w:rsidR="00E24C41" w:rsidRDefault="00E24C41" w:rsidP="00E24C41">
      <w:pPr>
        <w:spacing w:before="120" w:after="120" w:line="360" w:lineRule="auto"/>
        <w:rPr>
          <w:rFonts w:ascii="Times New Roman" w:eastAsia="Times New Roman" w:hAnsi="Times New Roman" w:cs="Times New Roman"/>
          <w:sz w:val="24"/>
          <w:szCs w:val="24"/>
        </w:rPr>
      </w:pPr>
      <w:r w:rsidRPr="00987726">
        <w:rPr>
          <w:rFonts w:ascii="Times New Roman" w:eastAsia="Times New Roman" w:hAnsi="Times New Roman" w:cs="Times New Roman"/>
          <w:sz w:val="24"/>
          <w:szCs w:val="24"/>
        </w:rPr>
        <w:t xml:space="preserve">In this paper we address the above two questions. </w:t>
      </w:r>
      <w:proofErr w:type="gramStart"/>
      <w:r w:rsidRPr="00987726">
        <w:rPr>
          <w:rFonts w:ascii="Times New Roman" w:eastAsia="Times New Roman" w:hAnsi="Times New Roman" w:cs="Times New Roman"/>
          <w:sz w:val="24"/>
          <w:szCs w:val="24"/>
        </w:rPr>
        <w:t>Firstly</w:t>
      </w:r>
      <w:proofErr w:type="gramEnd"/>
      <w:r w:rsidRPr="00987726">
        <w:rPr>
          <w:rFonts w:ascii="Times New Roman" w:eastAsia="Times New Roman" w:hAnsi="Times New Roman" w:cs="Times New Roman"/>
          <w:sz w:val="24"/>
          <w:szCs w:val="24"/>
        </w:rPr>
        <w:t xml:space="preserve"> we analyze the associations between morphotypes and species-specific genotypes in an abundant material from the waters of the Kola Peninsula and in </w:t>
      </w:r>
      <w:ins w:id="88" w:author="Väinölä, Risto" w:date="2020-09-14T02:11:00Z">
        <w:r w:rsidR="00DB0517">
          <w:rPr>
            <w:rFonts w:ascii="Times New Roman" w:eastAsia="Times New Roman" w:hAnsi="Times New Roman" w:cs="Times New Roman"/>
            <w:sz w:val="24"/>
            <w:szCs w:val="24"/>
          </w:rPr>
          <w:t xml:space="preserve">more </w:t>
        </w:r>
      </w:ins>
      <w:r w:rsidRPr="00987726">
        <w:rPr>
          <w:rFonts w:ascii="Times New Roman" w:eastAsia="Times New Roman" w:hAnsi="Times New Roman" w:cs="Times New Roman"/>
          <w:sz w:val="24"/>
          <w:szCs w:val="24"/>
        </w:rPr>
        <w:t>limited material from Norway, the Baltic Sea, Scotland and the Gulf of Maine. For the Kola material, we compare populations from the marginal</w:t>
      </w:r>
      <w:ins w:id="89" w:author="Väinölä, Risto" w:date="2020-09-14T02:11:00Z">
        <w:r w:rsidR="00DB0517">
          <w:rPr>
            <w:rFonts w:ascii="Times New Roman" w:eastAsia="Times New Roman" w:hAnsi="Times New Roman" w:cs="Times New Roman"/>
            <w:sz w:val="24"/>
            <w:szCs w:val="24"/>
          </w:rPr>
          <w:t>, semi-enclosed</w:t>
        </w:r>
      </w:ins>
      <w:r w:rsidRPr="00987726">
        <w:rPr>
          <w:rFonts w:ascii="Times New Roman" w:eastAsia="Times New Roman" w:hAnsi="Times New Roman" w:cs="Times New Roman"/>
          <w:sz w:val="24"/>
          <w:szCs w:val="24"/>
        </w:rPr>
        <w:t xml:space="preserve"> White Sea and from the oceanic Barents Sea coasts on the one hand</w:t>
      </w:r>
      <w:ins w:id="90" w:author="Väinölä, Risto" w:date="2020-09-14T02:12:00Z">
        <w:r w:rsidR="00DB0517">
          <w:rPr>
            <w:rFonts w:ascii="Times New Roman" w:eastAsia="Times New Roman" w:hAnsi="Times New Roman" w:cs="Times New Roman"/>
            <w:sz w:val="24"/>
            <w:szCs w:val="24"/>
          </w:rPr>
          <w:t>,</w:t>
        </w:r>
      </w:ins>
      <w:r w:rsidRPr="00987726">
        <w:rPr>
          <w:rFonts w:ascii="Times New Roman" w:eastAsia="Times New Roman" w:hAnsi="Times New Roman" w:cs="Times New Roman"/>
          <w:sz w:val="24"/>
          <w:szCs w:val="24"/>
        </w:rPr>
        <w:t xml:space="preserve"> and populations from the brackish </w:t>
      </w:r>
      <w:del w:id="91" w:author="Väinölä, Risto" w:date="2020-09-14T02:12:00Z">
        <w:r w:rsidRPr="00987726" w:rsidDel="00DB0517">
          <w:rPr>
            <w:rFonts w:ascii="Times New Roman" w:eastAsia="Times New Roman" w:hAnsi="Times New Roman" w:cs="Times New Roman"/>
            <w:sz w:val="24"/>
            <w:szCs w:val="24"/>
          </w:rPr>
          <w:delText xml:space="preserve">and </w:delText>
        </w:r>
      </w:del>
      <w:ins w:id="92" w:author="Väinölä, Risto" w:date="2020-09-14T02:12:00Z">
        <w:r w:rsidR="00DB0517">
          <w:rPr>
            <w:rFonts w:ascii="Times New Roman" w:eastAsia="Times New Roman" w:hAnsi="Times New Roman" w:cs="Times New Roman"/>
            <w:sz w:val="24"/>
            <w:szCs w:val="24"/>
          </w:rPr>
          <w:t>vs</w:t>
        </w:r>
        <w:r w:rsidR="00DB0517" w:rsidRPr="00987726">
          <w:rPr>
            <w:rFonts w:ascii="Times New Roman" w:eastAsia="Times New Roman" w:hAnsi="Times New Roman" w:cs="Times New Roman"/>
            <w:sz w:val="24"/>
            <w:szCs w:val="24"/>
          </w:rPr>
          <w:t xml:space="preserve"> </w:t>
        </w:r>
      </w:ins>
      <w:del w:id="93" w:author="Väinölä, Risto" w:date="2020-09-14T02:12:00Z">
        <w:r w:rsidRPr="00987726" w:rsidDel="00DB0517">
          <w:rPr>
            <w:rFonts w:ascii="Times New Roman" w:eastAsia="Times New Roman" w:hAnsi="Times New Roman" w:cs="Times New Roman"/>
            <w:sz w:val="24"/>
            <w:szCs w:val="24"/>
          </w:rPr>
          <w:delText xml:space="preserve">the </w:delText>
        </w:r>
      </w:del>
      <w:r w:rsidRPr="00987726">
        <w:rPr>
          <w:rFonts w:ascii="Times New Roman" w:eastAsia="Times New Roman" w:hAnsi="Times New Roman" w:cs="Times New Roman"/>
          <w:sz w:val="24"/>
          <w:szCs w:val="24"/>
        </w:rPr>
        <w:t xml:space="preserve">saline localities in the Barents Sea on the other hand. The purpose is to </w:t>
      </w:r>
      <w:proofErr w:type="gramStart"/>
      <w:r w:rsidRPr="00987726">
        <w:rPr>
          <w:rFonts w:ascii="Times New Roman" w:eastAsia="Times New Roman" w:hAnsi="Times New Roman" w:cs="Times New Roman"/>
          <w:sz w:val="24"/>
          <w:szCs w:val="24"/>
        </w:rPr>
        <w:t>see</w:t>
      </w:r>
      <w:ins w:id="94" w:author="Väinölä, Risto" w:date="2020-09-14T02:13:00Z">
        <w:r w:rsidR="00DB0517">
          <w:rPr>
            <w:rFonts w:ascii="Times New Roman" w:eastAsia="Times New Roman" w:hAnsi="Times New Roman" w:cs="Times New Roman"/>
            <w:sz w:val="24"/>
            <w:szCs w:val="24"/>
          </w:rPr>
          <w:t>[</w:t>
        </w:r>
        <w:proofErr w:type="gramEnd"/>
        <w:r w:rsidR="00DB0517">
          <w:rPr>
            <w:rFonts w:ascii="Times New Roman" w:eastAsia="Times New Roman" w:hAnsi="Times New Roman" w:cs="Times New Roman"/>
            <w:sz w:val="24"/>
            <w:szCs w:val="24"/>
          </w:rPr>
          <w:t>we want to demonstrate]</w:t>
        </w:r>
      </w:ins>
      <w:r w:rsidRPr="00987726">
        <w:rPr>
          <w:rFonts w:ascii="Times New Roman" w:eastAsia="Times New Roman" w:hAnsi="Times New Roman" w:cs="Times New Roman"/>
          <w:sz w:val="24"/>
          <w:szCs w:val="24"/>
        </w:rPr>
        <w:t xml:space="preserve"> how local geography and salinity (or associated factors) affect morphotype frequencies in populations with </w:t>
      </w:r>
      <w:del w:id="95" w:author="Väinölä, Risto" w:date="2020-09-14T02:14:00Z">
        <w:r w:rsidRPr="00987726" w:rsidDel="00DB0517">
          <w:rPr>
            <w:rFonts w:ascii="Times New Roman" w:eastAsia="Times New Roman" w:hAnsi="Times New Roman" w:cs="Times New Roman"/>
            <w:sz w:val="24"/>
            <w:szCs w:val="24"/>
          </w:rPr>
          <w:delText xml:space="preserve">a </w:delText>
        </w:r>
      </w:del>
      <w:r w:rsidRPr="00987726">
        <w:rPr>
          <w:rFonts w:ascii="Times New Roman" w:eastAsia="Times New Roman" w:hAnsi="Times New Roman" w:cs="Times New Roman"/>
          <w:sz w:val="24"/>
          <w:szCs w:val="24"/>
        </w:rPr>
        <w:t xml:space="preserve">similar biogeographic </w:t>
      </w:r>
      <w:del w:id="96" w:author="Väinölä, Risto" w:date="2020-09-14T02:14:00Z">
        <w:r w:rsidRPr="00987726" w:rsidDel="00DB0517">
          <w:rPr>
            <w:rFonts w:ascii="Times New Roman" w:eastAsia="Times New Roman" w:hAnsi="Times New Roman" w:cs="Times New Roman"/>
            <w:sz w:val="24"/>
            <w:szCs w:val="24"/>
          </w:rPr>
          <w:delText xml:space="preserve">history </w:delText>
        </w:r>
      </w:del>
      <w:ins w:id="97" w:author="Väinölä, Risto" w:date="2020-09-14T02:14:00Z">
        <w:r w:rsidR="00DB0517" w:rsidRPr="00987726">
          <w:rPr>
            <w:rFonts w:ascii="Times New Roman" w:eastAsia="Times New Roman" w:hAnsi="Times New Roman" w:cs="Times New Roman"/>
            <w:sz w:val="24"/>
            <w:szCs w:val="24"/>
          </w:rPr>
          <w:t>histor</w:t>
        </w:r>
        <w:r w:rsidR="00DB0517">
          <w:rPr>
            <w:rFonts w:ascii="Times New Roman" w:eastAsia="Times New Roman" w:hAnsi="Times New Roman" w:cs="Times New Roman"/>
            <w:sz w:val="24"/>
            <w:szCs w:val="24"/>
          </w:rPr>
          <w:t>ies</w:t>
        </w:r>
        <w:r w:rsidR="00DB0517" w:rsidRPr="00987726">
          <w:rPr>
            <w:rFonts w:ascii="Times New Roman" w:eastAsia="Times New Roman" w:hAnsi="Times New Roman" w:cs="Times New Roman"/>
            <w:sz w:val="24"/>
            <w:szCs w:val="24"/>
          </w:rPr>
          <w:t xml:space="preserve"> </w:t>
        </w:r>
      </w:ins>
      <w:r w:rsidRPr="00987726">
        <w:rPr>
          <w:rFonts w:ascii="Times New Roman" w:eastAsia="Times New Roman" w:hAnsi="Times New Roman" w:cs="Times New Roman"/>
          <w:sz w:val="24"/>
          <w:szCs w:val="24"/>
        </w:rPr>
        <w:t>existing under similar climatic conditions. Secondly, we formally evaluate the performance of the “morphotype test” for species identification using approaches from evidence-based medicine</w:t>
      </w:r>
      <w:ins w:id="98" w:author="Väinölä, Risto" w:date="2020-09-14T02:15:00Z">
        <w:r w:rsidR="00DB0517">
          <w:rPr>
            <w:rFonts w:ascii="Times New Roman" w:eastAsia="Times New Roman" w:hAnsi="Times New Roman" w:cs="Times New Roman"/>
            <w:sz w:val="24"/>
            <w:szCs w:val="24"/>
          </w:rPr>
          <w:t>,</w:t>
        </w:r>
      </w:ins>
      <w:r w:rsidRPr="00987726">
        <w:rPr>
          <w:rFonts w:ascii="Times New Roman" w:eastAsia="Times New Roman" w:hAnsi="Times New Roman" w:cs="Times New Roman"/>
          <w:sz w:val="24"/>
          <w:szCs w:val="24"/>
        </w:rPr>
        <w:t xml:space="preserve"> and provide practical recommendations for its use for population and individual assessment.</w:t>
      </w:r>
    </w:p>
    <w:p w14:paraId="4481AB9C"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3DA14E0C" w14:textId="09670ACD" w:rsidR="001858EC" w:rsidRDefault="00B44577">
      <w:pPr>
        <w:spacing w:before="120" w:after="120" w:line="360" w:lineRule="auto"/>
        <w:rPr>
          <w:rFonts w:ascii="Times New Roman" w:eastAsia="Times New Roman" w:hAnsi="Times New Roman" w:cs="Times New Roman"/>
          <w:sz w:val="24"/>
          <w:szCs w:val="24"/>
        </w:rPr>
      </w:pPr>
      <w:r w:rsidRPr="00E24C41">
        <w:rPr>
          <w:rFonts w:ascii="Times New Roman" w:eastAsia="Times New Roman" w:hAnsi="Times New Roman" w:cs="Times New Roman"/>
          <w:b/>
          <w:sz w:val="24"/>
          <w:szCs w:val="24"/>
        </w:rPr>
        <w:t>Samples.</w:t>
      </w:r>
      <w:r w:rsidRPr="00E24C41">
        <w:rPr>
          <w:rFonts w:ascii="Times New Roman" w:eastAsia="Times New Roman" w:hAnsi="Times New Roman" w:cs="Times New Roman"/>
          <w:sz w:val="24"/>
          <w:szCs w:val="24"/>
        </w:rPr>
        <w:t xml:space="preserve"> Altogether, </w:t>
      </w:r>
      <w:r w:rsidRPr="00E24C41">
        <w:rPr>
          <w:rFonts w:ascii="Times New Roman" w:eastAsia="Times New Roman" w:hAnsi="Times New Roman" w:cs="Times New Roman"/>
          <w:sz w:val="24"/>
          <w:szCs w:val="24"/>
          <w:lang w:val="en-GB"/>
        </w:rPr>
        <w:t>we considered</w:t>
      </w:r>
      <w:r w:rsidRPr="00E24C41">
        <w:rPr>
          <w:rFonts w:ascii="Times New Roman" w:eastAsia="Times New Roman" w:hAnsi="Times New Roman" w:cs="Times New Roman"/>
          <w:sz w:val="24"/>
          <w:szCs w:val="24"/>
        </w:rPr>
        <w:t xml:space="preserve"> 77 mussel </w:t>
      </w:r>
      <w:commentRangeStart w:id="99"/>
      <w:del w:id="100" w:author="Sarah Kingston" w:date="2020-08-03T16:59:00Z">
        <w:r w:rsidRPr="00E24C41" w:rsidDel="00AA63D8">
          <w:rPr>
            <w:rFonts w:ascii="Times New Roman" w:eastAsia="Times New Roman" w:hAnsi="Times New Roman" w:cs="Times New Roman"/>
            <w:sz w:val="24"/>
            <w:szCs w:val="24"/>
          </w:rPr>
          <w:delText xml:space="preserve">samples </w:delText>
        </w:r>
      </w:del>
      <w:ins w:id="101" w:author="Sarah Kingston" w:date="2020-08-03T16:59:00Z">
        <w:r w:rsidR="00AA63D8">
          <w:rPr>
            <w:rFonts w:ascii="Times New Roman" w:eastAsia="Times New Roman" w:hAnsi="Times New Roman" w:cs="Times New Roman"/>
            <w:sz w:val="24"/>
            <w:szCs w:val="24"/>
          </w:rPr>
          <w:t>populations</w:t>
        </w:r>
        <w:commentRangeEnd w:id="99"/>
        <w:r w:rsidR="00AA63D8">
          <w:rPr>
            <w:rStyle w:val="CommentReference"/>
          </w:rPr>
          <w:commentReference w:id="99"/>
        </w:r>
        <w:r w:rsidR="00AA63D8" w:rsidRPr="00E24C41">
          <w:rPr>
            <w:rFonts w:ascii="Times New Roman" w:eastAsia="Times New Roman" w:hAnsi="Times New Roman" w:cs="Times New Roman"/>
            <w:sz w:val="24"/>
            <w:szCs w:val="24"/>
          </w:rPr>
          <w:t xml:space="preserve"> </w:t>
        </w:r>
      </w:ins>
      <w:r w:rsidRPr="00E24C41">
        <w:rPr>
          <w:rFonts w:ascii="Times New Roman" w:eastAsia="Times New Roman" w:hAnsi="Times New Roman" w:cs="Times New Roman"/>
          <w:sz w:val="24"/>
          <w:szCs w:val="24"/>
        </w:rPr>
        <w:t xml:space="preserve">(total sample size N = 4325, individual sample size N=18-173) representing five geographical contact zones between </w:t>
      </w:r>
      <w:r w:rsidRPr="00E24C41">
        <w:rPr>
          <w:rFonts w:ascii="Times New Roman" w:eastAsia="Times New Roman" w:hAnsi="Times New Roman" w:cs="Times New Roman"/>
          <w:i/>
          <w:sz w:val="24"/>
          <w:szCs w:val="24"/>
        </w:rPr>
        <w:t>M. edulis</w:t>
      </w:r>
      <w:r w:rsidRPr="00E24C41">
        <w:rPr>
          <w:rFonts w:ascii="Times New Roman" w:eastAsia="Times New Roman" w:hAnsi="Times New Roman" w:cs="Times New Roman"/>
          <w:sz w:val="24"/>
          <w:szCs w:val="24"/>
        </w:rPr>
        <w:t xml:space="preserve"> and </w:t>
      </w:r>
      <w:r w:rsidRPr="00E24C41">
        <w:rPr>
          <w:rFonts w:ascii="Times New Roman" w:eastAsia="Times New Roman" w:hAnsi="Times New Roman" w:cs="Times New Roman"/>
          <w:i/>
          <w:sz w:val="24"/>
          <w:szCs w:val="24"/>
        </w:rPr>
        <w:t>M. trossulus</w:t>
      </w:r>
      <w:r w:rsidRPr="00E24C41">
        <w:rPr>
          <w:rFonts w:ascii="Times New Roman" w:eastAsia="Times New Roman" w:hAnsi="Times New Roman" w:cs="Times New Roman"/>
          <w:sz w:val="24"/>
          <w:szCs w:val="24"/>
        </w:rPr>
        <w:t xml:space="preserve">: the Gulf of Maine in the </w:t>
      </w:r>
      <w:r w:rsidR="00924E9A">
        <w:rPr>
          <w:rFonts w:ascii="Times New Roman" w:eastAsia="Times New Roman" w:hAnsi="Times New Roman" w:cs="Times New Roman"/>
          <w:sz w:val="24"/>
          <w:szCs w:val="24"/>
        </w:rPr>
        <w:t>northwestern</w:t>
      </w:r>
      <w:r w:rsidRPr="00E24C41">
        <w:rPr>
          <w:rFonts w:ascii="Times New Roman" w:eastAsia="Times New Roman" w:hAnsi="Times New Roman" w:cs="Times New Roman"/>
          <w:sz w:val="24"/>
          <w:szCs w:val="24"/>
        </w:rPr>
        <w:t xml:space="preserve"> Atlantic (12 </w:t>
      </w:r>
      <w:commentRangeStart w:id="102"/>
      <w:del w:id="103" w:author="Sarah Kingston" w:date="2020-08-03T17:01:00Z">
        <w:r w:rsidR="00CA4999" w:rsidRPr="00E24C41" w:rsidDel="00AA63D8">
          <w:rPr>
            <w:rFonts w:ascii="Times New Roman" w:eastAsia="Times New Roman" w:hAnsi="Times New Roman" w:cs="Times New Roman"/>
            <w:sz w:val="24"/>
            <w:szCs w:val="24"/>
          </w:rPr>
          <w:delText>samples</w:delText>
        </w:r>
      </w:del>
      <w:ins w:id="104" w:author="Sarah Kingston" w:date="2020-08-03T17:01:00Z">
        <w:r w:rsidR="00AA63D8">
          <w:rPr>
            <w:rFonts w:ascii="Times New Roman" w:eastAsia="Times New Roman" w:hAnsi="Times New Roman" w:cs="Times New Roman"/>
            <w:sz w:val="24"/>
            <w:szCs w:val="24"/>
          </w:rPr>
          <w:t>populations</w:t>
        </w:r>
      </w:ins>
      <w:commentRangeEnd w:id="102"/>
      <w:ins w:id="105" w:author="Sarah Kingston" w:date="2020-08-03T17:02:00Z">
        <w:r w:rsidR="00AA63D8">
          <w:rPr>
            <w:rStyle w:val="CommentReference"/>
          </w:rPr>
          <w:commentReference w:id="102"/>
        </w:r>
      </w:ins>
      <w:r w:rsidRPr="00E24C41">
        <w:rPr>
          <w:rFonts w:ascii="Times New Roman" w:eastAsia="Times New Roman" w:hAnsi="Times New Roman" w:cs="Times New Roman"/>
          <w:sz w:val="24"/>
          <w:szCs w:val="24"/>
        </w:rPr>
        <w:t xml:space="preserve">, N = 428), Loch Etive in </w:t>
      </w:r>
      <w:r w:rsidR="00924E9A">
        <w:rPr>
          <w:rFonts w:ascii="Times New Roman" w:eastAsia="Times New Roman" w:hAnsi="Times New Roman" w:cs="Times New Roman"/>
          <w:sz w:val="24"/>
          <w:szCs w:val="24"/>
        </w:rPr>
        <w:t>n</w:t>
      </w:r>
      <w:r w:rsidRPr="00E24C41">
        <w:rPr>
          <w:rFonts w:ascii="Times New Roman" w:eastAsia="Times New Roman" w:hAnsi="Times New Roman" w:cs="Times New Roman"/>
          <w:sz w:val="24"/>
          <w:szCs w:val="24"/>
        </w:rPr>
        <w:t xml:space="preserve">orthern Scotland (2 </w:t>
      </w:r>
      <w:r w:rsidRPr="00E24C41">
        <w:rPr>
          <w:rFonts w:ascii="Times New Roman" w:eastAsia="Times New Roman" w:hAnsi="Times New Roman" w:cs="Times New Roman"/>
          <w:sz w:val="24"/>
          <w:szCs w:val="24"/>
          <w:lang w:val="en-GB"/>
        </w:rPr>
        <w:t>populations</w:t>
      </w:r>
      <w:r w:rsidR="00924E9A">
        <w:rPr>
          <w:rFonts w:ascii="Times New Roman" w:eastAsia="Times New Roman" w:hAnsi="Times New Roman" w:cs="Times New Roman"/>
          <w:sz w:val="24"/>
          <w:szCs w:val="24"/>
        </w:rPr>
        <w:t>, N = 160), w</w:t>
      </w:r>
      <w:r w:rsidRPr="00E24C41">
        <w:rPr>
          <w:rFonts w:ascii="Times New Roman" w:eastAsia="Times New Roman" w:hAnsi="Times New Roman" w:cs="Times New Roman"/>
          <w:sz w:val="24"/>
          <w:szCs w:val="24"/>
        </w:rPr>
        <w:t xml:space="preserve">estern Baltic Sea (8 </w:t>
      </w:r>
      <w:del w:id="106" w:author="Sarah Kingston" w:date="2020-08-03T17:02:00Z">
        <w:r w:rsidR="00CA4999" w:rsidRPr="00E24C41" w:rsidDel="00AA63D8">
          <w:rPr>
            <w:rFonts w:ascii="Times New Roman" w:eastAsia="Times New Roman" w:hAnsi="Times New Roman" w:cs="Times New Roman"/>
            <w:sz w:val="24"/>
            <w:szCs w:val="24"/>
          </w:rPr>
          <w:delText>samples</w:delText>
        </w:r>
      </w:del>
      <w:ins w:id="107" w:author="Sarah Kingston" w:date="2020-08-03T17:02:00Z">
        <w:r w:rsidR="00AA63D8">
          <w:rPr>
            <w:rFonts w:ascii="Times New Roman" w:eastAsia="Times New Roman" w:hAnsi="Times New Roman" w:cs="Times New Roman"/>
            <w:sz w:val="24"/>
            <w:szCs w:val="24"/>
          </w:rPr>
          <w:t>populations</w:t>
        </w:r>
      </w:ins>
      <w:r w:rsidRPr="00E24C41">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 xml:space="preserve"> N = 638), Bergen city area in w</w:t>
      </w:r>
      <w:r w:rsidRPr="00E24C41">
        <w:rPr>
          <w:rFonts w:ascii="Times New Roman" w:eastAsia="Times New Roman" w:hAnsi="Times New Roman" w:cs="Times New Roman"/>
          <w:sz w:val="24"/>
          <w:szCs w:val="24"/>
        </w:rPr>
        <w:t xml:space="preserve">estern Norway (5 </w:t>
      </w:r>
      <w:del w:id="108" w:author="Sarah Kingston" w:date="2020-08-03T17:02:00Z">
        <w:r w:rsidR="00CA4999" w:rsidRPr="00E24C41" w:rsidDel="00AA63D8">
          <w:rPr>
            <w:rFonts w:ascii="Times New Roman" w:eastAsia="Times New Roman" w:hAnsi="Times New Roman" w:cs="Times New Roman"/>
            <w:sz w:val="24"/>
            <w:szCs w:val="24"/>
          </w:rPr>
          <w:delText>samples</w:delText>
        </w:r>
      </w:del>
      <w:ins w:id="109" w:author="Sarah Kingston" w:date="2020-08-03T17:02:00Z">
        <w:r w:rsidR="00AA63D8">
          <w:rPr>
            <w:rFonts w:ascii="Times New Roman" w:eastAsia="Times New Roman" w:hAnsi="Times New Roman" w:cs="Times New Roman"/>
            <w:sz w:val="24"/>
            <w:szCs w:val="24"/>
          </w:rPr>
          <w:t>populations</w:t>
        </w:r>
      </w:ins>
      <w:r w:rsidRPr="00E24C41">
        <w:rPr>
          <w:rFonts w:ascii="Times New Roman" w:eastAsia="Times New Roman" w:hAnsi="Times New Roman" w:cs="Times New Roman"/>
          <w:sz w:val="24"/>
          <w:szCs w:val="24"/>
        </w:rPr>
        <w:t xml:space="preserve">, N = 365) and the coasts of </w:t>
      </w:r>
      <w:r w:rsidR="00E24C41" w:rsidRPr="00E24C41">
        <w:rPr>
          <w:rFonts w:ascii="Times New Roman" w:eastAsia="Times New Roman" w:hAnsi="Times New Roman" w:cs="Times New Roman"/>
          <w:sz w:val="24"/>
          <w:szCs w:val="24"/>
        </w:rPr>
        <w:t xml:space="preserve">the </w:t>
      </w:r>
      <w:r w:rsidR="00924E9A">
        <w:rPr>
          <w:rFonts w:ascii="Times New Roman" w:eastAsia="Times New Roman" w:hAnsi="Times New Roman" w:cs="Times New Roman"/>
          <w:sz w:val="24"/>
          <w:szCs w:val="24"/>
        </w:rPr>
        <w:t>Kola Peninsula in n</w:t>
      </w:r>
      <w:r w:rsidRPr="00E24C41">
        <w:rPr>
          <w:rFonts w:ascii="Times New Roman" w:eastAsia="Times New Roman" w:hAnsi="Times New Roman" w:cs="Times New Roman"/>
          <w:sz w:val="24"/>
          <w:szCs w:val="24"/>
        </w:rPr>
        <w:t xml:space="preserve">orthern Russia: 24 </w:t>
      </w:r>
      <w:del w:id="110" w:author="Sarah Kingston" w:date="2020-08-03T17:02:00Z">
        <w:r w:rsidR="00CA4999" w:rsidRPr="00E24C41" w:rsidDel="00AA63D8">
          <w:rPr>
            <w:rFonts w:ascii="Times New Roman" w:eastAsia="Times New Roman" w:hAnsi="Times New Roman" w:cs="Times New Roman"/>
            <w:sz w:val="24"/>
            <w:szCs w:val="24"/>
          </w:rPr>
          <w:delText>samples</w:delText>
        </w:r>
        <w:r w:rsidRPr="00E24C41" w:rsidDel="00AA63D8">
          <w:rPr>
            <w:rFonts w:ascii="Times New Roman" w:eastAsia="Times New Roman" w:hAnsi="Times New Roman" w:cs="Times New Roman"/>
            <w:sz w:val="24"/>
            <w:szCs w:val="24"/>
          </w:rPr>
          <w:delText xml:space="preserve"> </w:delText>
        </w:r>
      </w:del>
      <w:ins w:id="111" w:author="Sarah Kingston" w:date="2020-08-03T17:02:00Z">
        <w:r w:rsidR="00AA63D8">
          <w:rPr>
            <w:rFonts w:ascii="Times New Roman" w:eastAsia="Times New Roman" w:hAnsi="Times New Roman" w:cs="Times New Roman"/>
            <w:sz w:val="24"/>
            <w:szCs w:val="24"/>
          </w:rPr>
          <w:t>populations</w:t>
        </w:r>
        <w:r w:rsidR="00AA63D8" w:rsidRPr="00E24C41">
          <w:rPr>
            <w:rFonts w:ascii="Times New Roman" w:eastAsia="Times New Roman" w:hAnsi="Times New Roman" w:cs="Times New Roman"/>
            <w:sz w:val="24"/>
            <w:szCs w:val="24"/>
          </w:rPr>
          <w:t xml:space="preserve"> </w:t>
        </w:r>
      </w:ins>
      <w:r w:rsidRPr="00E24C41">
        <w:rPr>
          <w:rFonts w:ascii="Times New Roman" w:eastAsia="Times New Roman" w:hAnsi="Times New Roman" w:cs="Times New Roman"/>
          <w:sz w:val="24"/>
          <w:szCs w:val="24"/>
        </w:rPr>
        <w:t xml:space="preserve">from the White Sea (N =1089) and 26 </w:t>
      </w:r>
      <w:del w:id="112" w:author="Sarah Kingston" w:date="2020-08-03T17:02:00Z">
        <w:r w:rsidR="00CA4999" w:rsidRPr="00E24C41" w:rsidDel="00AA63D8">
          <w:rPr>
            <w:rFonts w:ascii="Times New Roman" w:eastAsia="Times New Roman" w:hAnsi="Times New Roman" w:cs="Times New Roman"/>
            <w:sz w:val="24"/>
            <w:szCs w:val="24"/>
          </w:rPr>
          <w:delText>samples</w:delText>
        </w:r>
        <w:r w:rsidRPr="00E24C41" w:rsidDel="00AA63D8">
          <w:rPr>
            <w:rFonts w:ascii="Times New Roman" w:eastAsia="Times New Roman" w:hAnsi="Times New Roman" w:cs="Times New Roman"/>
            <w:sz w:val="24"/>
            <w:szCs w:val="24"/>
          </w:rPr>
          <w:delText xml:space="preserve"> </w:delText>
        </w:r>
      </w:del>
      <w:ins w:id="113" w:author="Sarah Kingston" w:date="2020-08-03T17:02:00Z">
        <w:r w:rsidR="00AA63D8">
          <w:rPr>
            <w:rFonts w:ascii="Times New Roman" w:eastAsia="Times New Roman" w:hAnsi="Times New Roman" w:cs="Times New Roman"/>
            <w:sz w:val="24"/>
            <w:szCs w:val="24"/>
          </w:rPr>
          <w:t>populations</w:t>
        </w:r>
        <w:r w:rsidR="00AA63D8" w:rsidRPr="00E24C41">
          <w:rPr>
            <w:rFonts w:ascii="Times New Roman" w:eastAsia="Times New Roman" w:hAnsi="Times New Roman" w:cs="Times New Roman"/>
            <w:sz w:val="24"/>
            <w:szCs w:val="24"/>
          </w:rPr>
          <w:t xml:space="preserve"> </w:t>
        </w:r>
      </w:ins>
      <w:r w:rsidRPr="00E24C41">
        <w:rPr>
          <w:rFonts w:ascii="Times New Roman" w:eastAsia="Times New Roman" w:hAnsi="Times New Roman" w:cs="Times New Roman"/>
          <w:sz w:val="24"/>
          <w:szCs w:val="24"/>
        </w:rPr>
        <w:t xml:space="preserve">from the Barents Sea (N = 1645). Detailed information about </w:t>
      </w:r>
      <w:del w:id="114" w:author="Sarah Kingston" w:date="2020-08-03T17:02:00Z">
        <w:r w:rsidRPr="00E24C41" w:rsidDel="00CA3DA4">
          <w:rPr>
            <w:rFonts w:ascii="Times New Roman" w:eastAsia="Times New Roman" w:hAnsi="Times New Roman" w:cs="Times New Roman"/>
            <w:sz w:val="24"/>
            <w:szCs w:val="24"/>
          </w:rPr>
          <w:delText xml:space="preserve">samples and </w:delText>
        </w:r>
      </w:del>
      <w:r w:rsidRPr="00E24C41">
        <w:rPr>
          <w:rFonts w:ascii="Times New Roman" w:eastAsia="Times New Roman" w:hAnsi="Times New Roman" w:cs="Times New Roman"/>
          <w:sz w:val="24"/>
          <w:szCs w:val="24"/>
        </w:rPr>
        <w:t xml:space="preserve">sampling localities is provided in the </w:t>
      </w:r>
      <w:r w:rsidRPr="00E24C41">
        <w:rPr>
          <w:rFonts w:ascii="Times New Roman" w:eastAsia="Times New Roman" w:hAnsi="Times New Roman" w:cs="Times New Roman"/>
          <w:b/>
          <w:sz w:val="24"/>
          <w:szCs w:val="24"/>
        </w:rPr>
        <w:t>S1 Table</w:t>
      </w:r>
      <w:r w:rsidRPr="00E24C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03BFC0C" w14:textId="50221090" w:rsidR="003F05B1" w:rsidRPr="007F54A4"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Barents Sea samples were taken in the Kola Bay an</w:t>
      </w:r>
      <w:r w:rsidR="00924E9A">
        <w:rPr>
          <w:rFonts w:ascii="Times New Roman" w:eastAsia="Times New Roman" w:hAnsi="Times New Roman" w:cs="Times New Roman"/>
          <w:sz w:val="24"/>
          <w:szCs w:val="24"/>
        </w:rPr>
        <w:t>d at the open oceanic coast of the e</w:t>
      </w:r>
      <w:r>
        <w:rPr>
          <w:rFonts w:ascii="Times New Roman" w:eastAsia="Times New Roman" w:hAnsi="Times New Roman" w:cs="Times New Roman"/>
          <w:sz w:val="24"/>
          <w:szCs w:val="24"/>
        </w:rPr>
        <w:t xml:space="preserve">astern Murman. Based on the salinity in the sampling localities, they were classified into brackish (salinity 5-30 ppt) and saline (&gt;30 ppt). The first group consisted of nine </w:t>
      </w:r>
      <w:del w:id="115" w:author="Sarah Kingston" w:date="2020-08-03T17:04:00Z">
        <w:r w:rsidDel="00CA3DA4">
          <w:rPr>
            <w:rFonts w:ascii="Times New Roman" w:eastAsia="Times New Roman" w:hAnsi="Times New Roman" w:cs="Times New Roman"/>
            <w:sz w:val="24"/>
            <w:szCs w:val="24"/>
          </w:rPr>
          <w:delText xml:space="preserve">samples </w:delText>
        </w:r>
      </w:del>
      <w:ins w:id="116" w:author="Sarah Kingston" w:date="2020-08-03T17:04:00Z">
        <w:r w:rsidR="00CA3DA4">
          <w:rPr>
            <w:rFonts w:ascii="Times New Roman" w:eastAsia="Times New Roman" w:hAnsi="Times New Roman" w:cs="Times New Roman"/>
            <w:sz w:val="24"/>
            <w:szCs w:val="24"/>
          </w:rPr>
          <w:t xml:space="preserve">populations </w:t>
        </w:r>
      </w:ins>
      <w:r>
        <w:rPr>
          <w:rFonts w:ascii="Times New Roman" w:eastAsia="Times New Roman" w:hAnsi="Times New Roman" w:cs="Times New Roman"/>
          <w:sz w:val="24"/>
          <w:szCs w:val="24"/>
        </w:rPr>
        <w:t xml:space="preserve">from the freshened top of the Kola Bay and three </w:t>
      </w:r>
      <w:del w:id="117" w:author="Sarah Kingston" w:date="2020-08-03T17:04:00Z">
        <w:r w:rsidDel="00CA3DA4">
          <w:rPr>
            <w:rFonts w:ascii="Times New Roman" w:eastAsia="Times New Roman" w:hAnsi="Times New Roman" w:cs="Times New Roman"/>
            <w:sz w:val="24"/>
            <w:szCs w:val="24"/>
          </w:rPr>
          <w:delText xml:space="preserve">samples </w:delText>
        </w:r>
      </w:del>
      <w:ins w:id="118" w:author="Sarah Kingston" w:date="2020-08-03T17:04:00Z">
        <w:r w:rsidR="00CA3DA4">
          <w:rPr>
            <w:rFonts w:ascii="Times New Roman" w:eastAsia="Times New Roman" w:hAnsi="Times New Roman" w:cs="Times New Roman"/>
            <w:sz w:val="24"/>
            <w:szCs w:val="24"/>
          </w:rPr>
          <w:t xml:space="preserve">populations </w:t>
        </w:r>
      </w:ins>
      <w:r>
        <w:rPr>
          <w:rFonts w:ascii="Times New Roman" w:eastAsia="Times New Roman" w:hAnsi="Times New Roman" w:cs="Times New Roman"/>
          <w:sz w:val="24"/>
          <w:szCs w:val="24"/>
        </w:rPr>
        <w:t xml:space="preserve">from the open coast. The second group consisted of eight </w:t>
      </w:r>
      <w:del w:id="119" w:author="Sarah Kingston" w:date="2020-08-03T17:05:00Z">
        <w:r w:rsidDel="00CA3DA4">
          <w:rPr>
            <w:rFonts w:ascii="Times New Roman" w:eastAsia="Times New Roman" w:hAnsi="Times New Roman" w:cs="Times New Roman"/>
            <w:sz w:val="24"/>
            <w:szCs w:val="24"/>
          </w:rPr>
          <w:delText xml:space="preserve">samples </w:delText>
        </w:r>
      </w:del>
      <w:ins w:id="120" w:author="Sarah Kingston" w:date="2020-08-03T17:05:00Z">
        <w:r w:rsidR="00CA3DA4">
          <w:rPr>
            <w:rFonts w:ascii="Times New Roman" w:eastAsia="Times New Roman" w:hAnsi="Times New Roman" w:cs="Times New Roman"/>
            <w:sz w:val="24"/>
            <w:szCs w:val="24"/>
          </w:rPr>
          <w:t xml:space="preserve">populations </w:t>
        </w:r>
      </w:ins>
      <w:r>
        <w:rPr>
          <w:rFonts w:ascii="Times New Roman" w:eastAsia="Times New Roman" w:hAnsi="Times New Roman" w:cs="Times New Roman"/>
          <w:sz w:val="24"/>
          <w:szCs w:val="24"/>
        </w:rPr>
        <w:t xml:space="preserve">from the mouth of the Kola Bay and six </w:t>
      </w:r>
      <w:del w:id="121" w:author="Sarah Kingston" w:date="2020-08-03T17:05:00Z">
        <w:r w:rsidDel="00CA3DA4">
          <w:rPr>
            <w:rFonts w:ascii="Times New Roman" w:eastAsia="Times New Roman" w:hAnsi="Times New Roman" w:cs="Times New Roman"/>
            <w:sz w:val="24"/>
            <w:szCs w:val="24"/>
          </w:rPr>
          <w:delText xml:space="preserve">samples </w:delText>
        </w:r>
      </w:del>
      <w:ins w:id="122" w:author="Sarah Kingston" w:date="2020-08-03T17:05:00Z">
        <w:r w:rsidR="00CA3DA4">
          <w:rPr>
            <w:rFonts w:ascii="Times New Roman" w:eastAsia="Times New Roman" w:hAnsi="Times New Roman" w:cs="Times New Roman"/>
            <w:sz w:val="24"/>
            <w:szCs w:val="24"/>
          </w:rPr>
          <w:t xml:space="preserve">populations </w:t>
        </w:r>
      </w:ins>
      <w:r>
        <w:rPr>
          <w:rFonts w:ascii="Times New Roman" w:eastAsia="Times New Roman" w:hAnsi="Times New Roman" w:cs="Times New Roman"/>
          <w:sz w:val="24"/>
          <w:szCs w:val="24"/>
        </w:rPr>
        <w:t>from the open coast (</w:t>
      </w:r>
      <w:r>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w:t>
      </w:r>
    </w:p>
    <w:p w14:paraId="48414275" w14:textId="07BDB73B" w:rsidR="003F05B1" w:rsidRPr="003F05B1" w:rsidRDefault="003F05B1">
      <w:pPr>
        <w:spacing w:before="120" w:after="120" w:line="360" w:lineRule="auto"/>
        <w:rPr>
          <w:rFonts w:ascii="Times New Roman" w:eastAsia="Times New Roman" w:hAnsi="Times New Roman" w:cs="Times New Roman"/>
          <w:sz w:val="24"/>
          <w:szCs w:val="24"/>
        </w:rPr>
      </w:pPr>
      <w:r w:rsidRPr="003F05B1">
        <w:rPr>
          <w:rFonts w:ascii="Times New Roman" w:eastAsia="Times New Roman" w:hAnsi="Times New Roman" w:cs="Times New Roman"/>
          <w:sz w:val="24"/>
          <w:szCs w:val="24"/>
        </w:rPr>
        <w:t xml:space="preserve">As for </w:t>
      </w:r>
      <w:del w:id="123" w:author="Sarah Kingston" w:date="2020-08-03T17:05:00Z">
        <w:r w:rsidRPr="003F05B1" w:rsidDel="00386401">
          <w:rPr>
            <w:rFonts w:ascii="Times New Roman" w:eastAsia="Times New Roman" w:hAnsi="Times New Roman" w:cs="Times New Roman"/>
            <w:sz w:val="24"/>
            <w:szCs w:val="24"/>
          </w:rPr>
          <w:delText xml:space="preserve">the samples from </w:delText>
        </w:r>
      </w:del>
      <w:r w:rsidR="00924E9A">
        <w:rPr>
          <w:rFonts w:ascii="Times New Roman" w:eastAsia="Times New Roman" w:hAnsi="Times New Roman" w:cs="Times New Roman"/>
          <w:sz w:val="24"/>
          <w:szCs w:val="24"/>
        </w:rPr>
        <w:t xml:space="preserve">the </w:t>
      </w:r>
      <w:r w:rsidRPr="003F05B1">
        <w:rPr>
          <w:rFonts w:ascii="Times New Roman" w:eastAsia="Times New Roman" w:hAnsi="Times New Roman" w:cs="Times New Roman"/>
          <w:sz w:val="24"/>
          <w:szCs w:val="24"/>
        </w:rPr>
        <w:t xml:space="preserve">other contact zones, all American </w:t>
      </w:r>
      <w:del w:id="124" w:author="Sarah Kingston" w:date="2020-08-03T17:05:00Z">
        <w:r w:rsidRPr="003F05B1" w:rsidDel="00386401">
          <w:rPr>
            <w:rFonts w:ascii="Times New Roman" w:eastAsia="Times New Roman" w:hAnsi="Times New Roman" w:cs="Times New Roman"/>
            <w:sz w:val="24"/>
            <w:szCs w:val="24"/>
          </w:rPr>
          <w:delText xml:space="preserve">samples </w:delText>
        </w:r>
      </w:del>
      <w:ins w:id="125" w:author="Sarah Kingston" w:date="2020-08-03T17:05:00Z">
        <w:r w:rsidR="00386401">
          <w:rPr>
            <w:rFonts w:ascii="Times New Roman" w:eastAsia="Times New Roman" w:hAnsi="Times New Roman" w:cs="Times New Roman"/>
            <w:sz w:val="24"/>
            <w:szCs w:val="24"/>
          </w:rPr>
          <w:t>populations</w:t>
        </w:r>
        <w:r w:rsidR="00386401" w:rsidRPr="003F05B1">
          <w:rPr>
            <w:rFonts w:ascii="Times New Roman" w:eastAsia="Times New Roman" w:hAnsi="Times New Roman" w:cs="Times New Roman"/>
            <w:sz w:val="24"/>
            <w:szCs w:val="24"/>
          </w:rPr>
          <w:t xml:space="preserve"> </w:t>
        </w:r>
      </w:ins>
      <w:r w:rsidRPr="003F05B1">
        <w:rPr>
          <w:rFonts w:ascii="Times New Roman" w:eastAsia="Times New Roman" w:hAnsi="Times New Roman" w:cs="Times New Roman"/>
          <w:sz w:val="24"/>
          <w:szCs w:val="24"/>
        </w:rPr>
        <w:t xml:space="preserve">and two out of five Norwegian </w:t>
      </w:r>
      <w:del w:id="126" w:author="Sarah Kingston" w:date="2020-08-03T17:05:00Z">
        <w:r w:rsidRPr="003F05B1" w:rsidDel="00386401">
          <w:rPr>
            <w:rFonts w:ascii="Times New Roman" w:eastAsia="Times New Roman" w:hAnsi="Times New Roman" w:cs="Times New Roman"/>
            <w:sz w:val="24"/>
            <w:szCs w:val="24"/>
          </w:rPr>
          <w:delText xml:space="preserve">samples </w:delText>
        </w:r>
      </w:del>
      <w:ins w:id="127" w:author="Sarah Kingston" w:date="2020-08-03T17:05:00Z">
        <w:r w:rsidR="00386401">
          <w:rPr>
            <w:rFonts w:ascii="Times New Roman" w:eastAsia="Times New Roman" w:hAnsi="Times New Roman" w:cs="Times New Roman"/>
            <w:sz w:val="24"/>
            <w:szCs w:val="24"/>
          </w:rPr>
          <w:t>populations</w:t>
        </w:r>
        <w:r w:rsidR="00386401" w:rsidRPr="003F05B1">
          <w:rPr>
            <w:rFonts w:ascii="Times New Roman" w:eastAsia="Times New Roman" w:hAnsi="Times New Roman" w:cs="Times New Roman"/>
            <w:sz w:val="24"/>
            <w:szCs w:val="24"/>
          </w:rPr>
          <w:t xml:space="preserve"> </w:t>
        </w:r>
      </w:ins>
      <w:r w:rsidRPr="003F05B1">
        <w:rPr>
          <w:rFonts w:ascii="Times New Roman" w:eastAsia="Times New Roman" w:hAnsi="Times New Roman" w:cs="Times New Roman"/>
          <w:sz w:val="24"/>
          <w:szCs w:val="24"/>
        </w:rPr>
        <w:t xml:space="preserve">were from saline habitats, while all the others </w:t>
      </w:r>
      <w:r w:rsidRPr="003F05B1">
        <w:rPr>
          <w:rFonts w:ascii="Times New Roman" w:eastAsia="Times New Roman" w:hAnsi="Times New Roman" w:cs="Times New Roman"/>
          <w:sz w:val="24"/>
          <w:szCs w:val="24"/>
          <w:lang w:val="en-GB"/>
        </w:rPr>
        <w:t xml:space="preserve">were </w:t>
      </w:r>
      <w:r w:rsidRPr="003F05B1">
        <w:rPr>
          <w:rFonts w:ascii="Times New Roman" w:eastAsia="Times New Roman" w:hAnsi="Times New Roman" w:cs="Times New Roman"/>
          <w:sz w:val="24"/>
          <w:szCs w:val="24"/>
        </w:rPr>
        <w:t>from brackish habitats. Salinity conditions in the sampling localities were either taken from the literature (</w:t>
      </w:r>
      <w:r w:rsidRPr="003F05B1">
        <w:rPr>
          <w:rFonts w:ascii="Times New Roman" w:eastAsia="Times New Roman" w:hAnsi="Times New Roman" w:cs="Times New Roman"/>
          <w:color w:val="00B050"/>
          <w:sz w:val="24"/>
          <w:szCs w:val="24"/>
        </w:rPr>
        <w:t xml:space="preserve">Derjugin 1915; Ridgway, Nævdal,  2004; Bobkov et al. 2010; Dias et al. 2009; </w:t>
      </w:r>
      <w:commentRangeStart w:id="128"/>
      <w:r w:rsidRPr="003F05B1">
        <w:rPr>
          <w:rFonts w:ascii="Times New Roman" w:eastAsia="Times New Roman" w:hAnsi="Times New Roman" w:cs="Times New Roman"/>
          <w:color w:val="00B050"/>
          <w:sz w:val="24"/>
          <w:szCs w:val="24"/>
        </w:rPr>
        <w:t>Kingston et al. 201</w:t>
      </w:r>
      <w:ins w:id="129" w:author="Sarah Kingston" w:date="2020-08-03T17:06:00Z">
        <w:r w:rsidR="002A4F22">
          <w:rPr>
            <w:rFonts w:ascii="Times New Roman" w:eastAsia="Times New Roman" w:hAnsi="Times New Roman" w:cs="Times New Roman"/>
            <w:color w:val="00B050"/>
            <w:sz w:val="24"/>
            <w:szCs w:val="24"/>
          </w:rPr>
          <w:t>8</w:t>
        </w:r>
        <w:commentRangeEnd w:id="128"/>
        <w:r w:rsidR="002A4F22">
          <w:rPr>
            <w:rStyle w:val="CommentReference"/>
          </w:rPr>
          <w:commentReference w:id="128"/>
        </w:r>
      </w:ins>
      <w:del w:id="130" w:author="Sarah Kingston" w:date="2020-08-03T17:06:00Z">
        <w:r w:rsidRPr="003F05B1" w:rsidDel="002A4F22">
          <w:rPr>
            <w:rFonts w:ascii="Times New Roman" w:eastAsia="Times New Roman" w:hAnsi="Times New Roman" w:cs="Times New Roman"/>
            <w:color w:val="00B050"/>
            <w:sz w:val="24"/>
            <w:szCs w:val="24"/>
          </w:rPr>
          <w:delText>7</w:delText>
        </w:r>
      </w:del>
      <w:r w:rsidRPr="003F05B1">
        <w:rPr>
          <w:rFonts w:ascii="Times New Roman" w:eastAsia="Times New Roman" w:hAnsi="Times New Roman" w:cs="Times New Roman"/>
          <w:color w:val="00B050"/>
          <w:sz w:val="24"/>
          <w:szCs w:val="24"/>
        </w:rPr>
        <w:t>; Shavykin 2018</w:t>
      </w:r>
      <w:r w:rsidRPr="003F05B1">
        <w:rPr>
          <w:rFonts w:ascii="Times New Roman" w:eastAsia="Times New Roman" w:hAnsi="Times New Roman" w:cs="Times New Roman"/>
          <w:sz w:val="24"/>
          <w:szCs w:val="24"/>
        </w:rPr>
        <w:t>) or, in case of the few American and the Barents Sea open coast localities, predicted based on the presence or absence of large rivers nearby.</w:t>
      </w:r>
    </w:p>
    <w:p w14:paraId="0A9F6424" w14:textId="7350E34D" w:rsidR="001858EC" w:rsidRDefault="00B44577">
      <w:pPr>
        <w:spacing w:before="120" w:after="120" w:line="360" w:lineRule="auto"/>
        <w:rPr>
          <w:rFonts w:ascii="Times New Roman" w:eastAsia="Times New Roman" w:hAnsi="Times New Roman" w:cs="Times New Roman"/>
          <w:sz w:val="24"/>
          <w:szCs w:val="24"/>
          <w:highlight w:val="yellow"/>
        </w:rPr>
      </w:pPr>
      <w:r w:rsidRPr="008A7AF6">
        <w:rPr>
          <w:rFonts w:ascii="Times New Roman" w:eastAsia="Times New Roman" w:hAnsi="Times New Roman" w:cs="Times New Roman"/>
          <w:sz w:val="24"/>
          <w:szCs w:val="24"/>
        </w:rPr>
        <w:t xml:space="preserve">In addition to the samples taken in the five contact zones, we identified </w:t>
      </w:r>
      <w:r w:rsidRPr="008A7AF6">
        <w:rPr>
          <w:rFonts w:ascii="Times New Roman" w:eastAsia="Times New Roman" w:hAnsi="Times New Roman" w:cs="Times New Roman"/>
          <w:sz w:val="24"/>
          <w:szCs w:val="24"/>
          <w:lang w:val="en-GB"/>
        </w:rPr>
        <w:t>the</w:t>
      </w:r>
      <w:r w:rsidRPr="008A7AF6">
        <w:rPr>
          <w:rFonts w:ascii="Times New Roman" w:eastAsia="Times New Roman" w:hAnsi="Times New Roman" w:cs="Times New Roman"/>
          <w:sz w:val="24"/>
          <w:szCs w:val="24"/>
        </w:rPr>
        <w:t xml:space="preserve"> morphotypes in 27 </w:t>
      </w:r>
      <w:del w:id="131" w:author="Sarah Kingston" w:date="2020-08-03T17:08:00Z">
        <w:r w:rsidRPr="008A7AF6" w:rsidDel="00231C52">
          <w:rPr>
            <w:rFonts w:ascii="Times New Roman" w:eastAsia="Times New Roman" w:hAnsi="Times New Roman" w:cs="Times New Roman"/>
            <w:sz w:val="24"/>
            <w:szCs w:val="24"/>
          </w:rPr>
          <w:delText xml:space="preserve">samples </w:delText>
        </w:r>
      </w:del>
      <w:ins w:id="132" w:author="Sarah Kingston" w:date="2020-08-03T17:08:00Z">
        <w:r w:rsidR="00231C52">
          <w:rPr>
            <w:rFonts w:ascii="Times New Roman" w:eastAsia="Times New Roman" w:hAnsi="Times New Roman" w:cs="Times New Roman"/>
            <w:sz w:val="24"/>
            <w:szCs w:val="24"/>
          </w:rPr>
          <w:t>populations</w:t>
        </w:r>
        <w:r w:rsidR="00231C52" w:rsidRPr="008A7AF6">
          <w:rPr>
            <w:rFonts w:ascii="Times New Roman" w:eastAsia="Times New Roman" w:hAnsi="Times New Roman" w:cs="Times New Roman"/>
            <w:sz w:val="24"/>
            <w:szCs w:val="24"/>
          </w:rPr>
          <w:t xml:space="preserve"> </w:t>
        </w:r>
      </w:ins>
      <w:r w:rsidRPr="008A7AF6">
        <w:rPr>
          <w:rFonts w:ascii="Times New Roman" w:eastAsia="Times New Roman" w:hAnsi="Times New Roman" w:cs="Times New Roman"/>
          <w:sz w:val="24"/>
          <w:szCs w:val="24"/>
        </w:rPr>
        <w:t xml:space="preserve">(total sample size N=912, individual </w:t>
      </w:r>
      <w:ins w:id="133" w:author="Sarah Kingston" w:date="2020-08-03T17:10:00Z">
        <w:r w:rsidR="00322B61">
          <w:rPr>
            <w:rFonts w:ascii="Times New Roman" w:eastAsia="Times New Roman" w:hAnsi="Times New Roman" w:cs="Times New Roman"/>
            <w:sz w:val="24"/>
            <w:szCs w:val="24"/>
          </w:rPr>
          <w:t xml:space="preserve">population </w:t>
        </w:r>
      </w:ins>
      <w:r w:rsidRPr="008A7AF6">
        <w:rPr>
          <w:rFonts w:ascii="Times New Roman" w:eastAsia="Times New Roman" w:hAnsi="Times New Roman" w:cs="Times New Roman"/>
          <w:sz w:val="24"/>
          <w:szCs w:val="24"/>
        </w:rPr>
        <w:t xml:space="preserve">sample size N=12-76) of supposedly pure blue </w:t>
      </w:r>
      <w:r w:rsidRPr="00F847E7">
        <w:rPr>
          <w:rFonts w:ascii="Times New Roman" w:eastAsia="Times New Roman" w:hAnsi="Times New Roman" w:cs="Times New Roman"/>
          <w:sz w:val="24"/>
          <w:szCs w:val="24"/>
        </w:rPr>
        <w:t xml:space="preserve">mussel species from distant localities: </w:t>
      </w:r>
      <w:r w:rsidRPr="00F847E7">
        <w:rPr>
          <w:rFonts w:ascii="Times New Roman" w:eastAsia="Times New Roman" w:hAnsi="Times New Roman" w:cs="Times New Roman"/>
          <w:i/>
          <w:sz w:val="24"/>
          <w:szCs w:val="24"/>
        </w:rPr>
        <w:t>M. trossulus</w:t>
      </w:r>
      <w:r w:rsidRPr="00F847E7">
        <w:rPr>
          <w:rFonts w:ascii="Times New Roman" w:eastAsia="Times New Roman" w:hAnsi="Times New Roman" w:cs="Times New Roman"/>
          <w:sz w:val="24"/>
          <w:szCs w:val="24"/>
        </w:rPr>
        <w:t xml:space="preserve"> from Passamaquoddy Bay and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the Gulf of Saint Lawrence in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astern</w:t>
      </w:r>
      <w:r w:rsidRPr="00F847E7">
        <w:rPr>
          <w:rFonts w:ascii="Times New Roman" w:eastAsia="Times New Roman" w:hAnsi="Times New Roman" w:cs="Times New Roman"/>
          <w:sz w:val="24"/>
          <w:szCs w:val="24"/>
        </w:rPr>
        <w:t xml:space="preserve"> Canada, </w:t>
      </w:r>
      <w:r w:rsidRPr="00F847E7">
        <w:rPr>
          <w:rFonts w:ascii="Times New Roman" w:eastAsia="Times New Roman" w:hAnsi="Times New Roman" w:cs="Times New Roman"/>
          <w:i/>
          <w:sz w:val="24"/>
          <w:szCs w:val="24"/>
        </w:rPr>
        <w:t>M. trossulus</w:t>
      </w:r>
      <w:r w:rsidR="00924E9A">
        <w:rPr>
          <w:rFonts w:ascii="Times New Roman" w:eastAsia="Times New Roman" w:hAnsi="Times New Roman" w:cs="Times New Roman"/>
          <w:sz w:val="24"/>
          <w:szCs w:val="24"/>
        </w:rPr>
        <w:t xml:space="preserve"> from the n</w:t>
      </w:r>
      <w:r w:rsidRPr="00F847E7">
        <w:rPr>
          <w:rFonts w:ascii="Times New Roman" w:eastAsia="Times New Roman" w:hAnsi="Times New Roman" w:cs="Times New Roman"/>
          <w:sz w:val="24"/>
          <w:szCs w:val="24"/>
        </w:rPr>
        <w:t>orthern B</w:t>
      </w:r>
      <w:r w:rsidR="00924E9A">
        <w:rPr>
          <w:rFonts w:ascii="Times New Roman" w:eastAsia="Times New Roman" w:hAnsi="Times New Roman" w:cs="Times New Roman"/>
          <w:sz w:val="24"/>
          <w:szCs w:val="24"/>
        </w:rPr>
        <w:t>altic Sea, from Puget Sound in e</w:t>
      </w:r>
      <w:r w:rsidRPr="00F847E7">
        <w:rPr>
          <w:rFonts w:ascii="Times New Roman" w:eastAsia="Times New Roman" w:hAnsi="Times New Roman" w:cs="Times New Roman"/>
          <w:sz w:val="24"/>
          <w:szCs w:val="24"/>
        </w:rPr>
        <w:t>astern Paci</w:t>
      </w:r>
      <w:r w:rsidR="00924E9A">
        <w:rPr>
          <w:rFonts w:ascii="Times New Roman" w:eastAsia="Times New Roman" w:hAnsi="Times New Roman" w:cs="Times New Roman"/>
          <w:sz w:val="24"/>
          <w:szCs w:val="24"/>
        </w:rPr>
        <w:t>fic and from multiple areas of w</w:t>
      </w:r>
      <w:r w:rsidRPr="00F847E7">
        <w:rPr>
          <w:rFonts w:ascii="Times New Roman" w:eastAsia="Times New Roman" w:hAnsi="Times New Roman" w:cs="Times New Roman"/>
          <w:sz w:val="24"/>
          <w:szCs w:val="24"/>
        </w:rPr>
        <w:t xml:space="preserve">estern Pacific,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Greenland, from the Long Island Sound and Cape Cod in the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 xml:space="preserve">astern </w:t>
      </w:r>
      <w:r w:rsidRPr="00F847E7">
        <w:rPr>
          <w:rFonts w:ascii="Times New Roman" w:eastAsia="Times New Roman" w:hAnsi="Times New Roman" w:cs="Times New Roman"/>
          <w:sz w:val="24"/>
          <w:szCs w:val="24"/>
        </w:rPr>
        <w:t xml:space="preserve">USA, and from saline and brackish localities in Europe and in the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Barents Sea (</w:t>
      </w:r>
      <w:r w:rsidRPr="00F847E7">
        <w:rPr>
          <w:rFonts w:ascii="Times New Roman" w:eastAsia="Times New Roman" w:hAnsi="Times New Roman" w:cs="Times New Roman"/>
          <w:b/>
          <w:sz w:val="24"/>
          <w:szCs w:val="24"/>
        </w:rPr>
        <w:t>Fig.1</w:t>
      </w:r>
      <w:r w:rsidRPr="00F847E7">
        <w:rPr>
          <w:rFonts w:ascii="Times New Roman" w:eastAsia="Times New Roman" w:hAnsi="Times New Roman" w:cs="Times New Roman"/>
          <w:sz w:val="24"/>
          <w:szCs w:val="24"/>
        </w:rPr>
        <w:t xml:space="preserve">, </w:t>
      </w:r>
      <w:r w:rsidRPr="00F847E7">
        <w:rPr>
          <w:rFonts w:ascii="Times New Roman" w:eastAsia="Times New Roman" w:hAnsi="Times New Roman" w:cs="Times New Roman"/>
          <w:b/>
          <w:sz w:val="24"/>
          <w:szCs w:val="24"/>
        </w:rPr>
        <w:t>S2 Table</w:t>
      </w:r>
      <w:r w:rsidRPr="00F847E7">
        <w:rPr>
          <w:rFonts w:ascii="Times New Roman" w:eastAsia="Times New Roman" w:hAnsi="Times New Roman" w:cs="Times New Roman"/>
          <w:sz w:val="24"/>
          <w:szCs w:val="24"/>
        </w:rPr>
        <w:t xml:space="preserve">). Information about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species identity of regional populations and salinity conditions in sampling localities was taken from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literature. </w:t>
      </w:r>
      <w:r w:rsidRPr="00F847E7">
        <w:rPr>
          <w:rFonts w:ascii="Times New Roman" w:hAnsi="Times New Roman" w:cs="Times New Roman"/>
          <w:sz w:val="24"/>
          <w:szCs w:val="24"/>
        </w:rPr>
        <w:t xml:space="preserve">Taxonomic affinities of mussels from </w:t>
      </w:r>
      <w:r w:rsidRPr="00F847E7">
        <w:rPr>
          <w:rFonts w:ascii="Times New Roman" w:eastAsia="Times New Roman" w:hAnsi="Times New Roman" w:cs="Times New Roman"/>
          <w:sz w:val="24"/>
          <w:szCs w:val="24"/>
        </w:rPr>
        <w:t xml:space="preserve">Canada and </w:t>
      </w:r>
      <w:r w:rsidR="00F847E7" w:rsidRPr="00F847E7">
        <w:rPr>
          <w:rFonts w:ascii="Times New Roman" w:eastAsia="Times New Roman" w:hAnsi="Times New Roman" w:cs="Times New Roman"/>
          <w:sz w:val="24"/>
          <w:szCs w:val="24"/>
        </w:rPr>
        <w:t xml:space="preserve">from </w:t>
      </w:r>
      <w:r w:rsidR="00924E9A">
        <w:rPr>
          <w:rFonts w:ascii="Times New Roman" w:eastAsia="Times New Roman" w:hAnsi="Times New Roman" w:cs="Times New Roman"/>
          <w:sz w:val="24"/>
          <w:szCs w:val="24"/>
        </w:rPr>
        <w:t>w</w:t>
      </w:r>
      <w:r w:rsidR="008A7AF6" w:rsidRPr="00F847E7">
        <w:rPr>
          <w:rFonts w:ascii="Times New Roman" w:eastAsia="Times New Roman" w:hAnsi="Times New Roman" w:cs="Times New Roman"/>
          <w:sz w:val="24"/>
          <w:szCs w:val="24"/>
        </w:rPr>
        <w:t xml:space="preserve">estern </w:t>
      </w:r>
      <w:r w:rsidRPr="00F847E7">
        <w:rPr>
          <w:rFonts w:ascii="Times New Roman" w:eastAsia="Times New Roman" w:hAnsi="Times New Roman" w:cs="Times New Roman"/>
          <w:sz w:val="24"/>
          <w:szCs w:val="24"/>
        </w:rPr>
        <w:t>Norw</w:t>
      </w:r>
      <w:r w:rsidR="008A7AF6" w:rsidRPr="00F847E7">
        <w:rPr>
          <w:rFonts w:ascii="Times New Roman" w:eastAsia="Times New Roman" w:hAnsi="Times New Roman" w:cs="Times New Roman"/>
          <w:sz w:val="24"/>
          <w:szCs w:val="24"/>
        </w:rPr>
        <w:t>ay</w:t>
      </w:r>
      <w:r w:rsidRPr="00F847E7">
        <w:rPr>
          <w:rFonts w:ascii="Times New Roman" w:eastAsia="Times New Roman" w:hAnsi="Times New Roman" w:cs="Times New Roman"/>
          <w:sz w:val="24"/>
          <w:szCs w:val="24"/>
        </w:rPr>
        <w:t xml:space="preserve">, where both species could be expected, were confirmed genetically (see </w:t>
      </w:r>
      <w:r w:rsidRPr="00F847E7">
        <w:rPr>
          <w:rFonts w:ascii="Times New Roman" w:eastAsia="Times New Roman" w:hAnsi="Times New Roman" w:cs="Times New Roman"/>
          <w:b/>
          <w:sz w:val="24"/>
          <w:szCs w:val="24"/>
        </w:rPr>
        <w:t xml:space="preserve">S2 Table </w:t>
      </w:r>
      <w:r w:rsidRPr="00F847E7">
        <w:rPr>
          <w:rFonts w:ascii="Times New Roman" w:eastAsia="Times New Roman" w:hAnsi="Times New Roman" w:cs="Times New Roman"/>
          <w:sz w:val="24"/>
          <w:szCs w:val="24"/>
        </w:rPr>
        <w:t xml:space="preserve">for details).  </w:t>
      </w:r>
    </w:p>
    <w:p w14:paraId="1FD16031" w14:textId="77777777" w:rsidR="001858EC" w:rsidRDefault="00B44577">
      <w:pPr>
        <w:rPr>
          <w:rFonts w:ascii="Times New Roman" w:eastAsia="Times New Roman" w:hAnsi="Times New Roman" w:cs="Times New Roman"/>
          <w:sz w:val="16"/>
          <w:szCs w:val="16"/>
          <w:highlight w:val="yellow"/>
        </w:rPr>
      </w:pPr>
      <w:r>
        <w:rPr>
          <w:rFonts w:ascii="Times New Roman" w:eastAsia="Times New Roman" w:hAnsi="Times New Roman" w:cs="Times New Roman"/>
          <w:sz w:val="16"/>
          <w:szCs w:val="16"/>
          <w:highlight w:val="yellow"/>
        </w:rPr>
        <w:br w:type="page"/>
      </w:r>
    </w:p>
    <w:p w14:paraId="3E640A99" w14:textId="77777777" w:rsidR="001858EC" w:rsidRPr="00147A42" w:rsidRDefault="00147A42">
      <w:pPr>
        <w:spacing w:after="120" w:line="360" w:lineRule="auto"/>
        <w:rPr>
          <w:rFonts w:ascii="Times New Roman" w:eastAsia="Times New Roman" w:hAnsi="Times New Roman" w:cs="Times New Roman"/>
          <w:noProof/>
          <w:sz w:val="16"/>
          <w:szCs w:val="16"/>
        </w:rPr>
      </w:pPr>
      <w:r>
        <w:rPr>
          <w:rFonts w:ascii="Times New Roman" w:eastAsia="Times New Roman" w:hAnsi="Times New Roman" w:cs="Times New Roman"/>
          <w:noProof/>
          <w:sz w:val="16"/>
          <w:szCs w:val="16"/>
          <w:lang w:val="fi-FI" w:eastAsia="fi-FI"/>
        </w:rPr>
        <w:drawing>
          <wp:inline distT="0" distB="0" distL="0" distR="0" wp14:anchorId="2283AF4F" wp14:editId="30E9312F">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yazychki_6-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14:paraId="1EF75E69" w14:textId="173E6F82" w:rsidR="00F847E7" w:rsidRDefault="00F847E7" w:rsidP="00F847E7">
      <w:pPr>
        <w:spacing w:after="120" w:line="360" w:lineRule="auto"/>
        <w:rPr>
          <w:rFonts w:ascii="Times New Roman" w:eastAsia="Times New Roman" w:hAnsi="Times New Roman" w:cs="Times New Roman"/>
          <w:sz w:val="24"/>
          <w:szCs w:val="24"/>
        </w:rPr>
      </w:pPr>
      <w:r w:rsidRPr="00F847E7">
        <w:rPr>
          <w:rFonts w:ascii="Times New Roman" w:eastAsia="Times New Roman" w:hAnsi="Times New Roman" w:cs="Times New Roman"/>
          <w:b/>
          <w:sz w:val="24"/>
          <w:szCs w:val="24"/>
          <w:highlight w:val="lightGray"/>
        </w:rPr>
        <w:t>Fig 1.</w:t>
      </w:r>
      <w:r w:rsidRPr="00F847E7">
        <w:rPr>
          <w:rFonts w:ascii="Times New Roman" w:eastAsia="Times New Roman" w:hAnsi="Times New Roman" w:cs="Times New Roman"/>
          <w:sz w:val="24"/>
          <w:szCs w:val="24"/>
          <w:highlight w:val="lightGray"/>
        </w:rPr>
        <w:t xml:space="preserve"> Map of the study area</w:t>
      </w:r>
      <w:ins w:id="134" w:author="Väinölä, Risto" w:date="2020-09-14T02:18:00Z">
        <w:r w:rsidR="00DB0517">
          <w:rPr>
            <w:rFonts w:ascii="Times New Roman" w:eastAsia="Times New Roman" w:hAnsi="Times New Roman" w:cs="Times New Roman"/>
            <w:sz w:val="24"/>
            <w:szCs w:val="24"/>
            <w:highlight w:val="lightGray"/>
          </w:rPr>
          <w:t xml:space="preserve"> and variation in shell morphotype frequencies</w:t>
        </w:r>
      </w:ins>
      <w:r w:rsidRPr="00F847E7">
        <w:rPr>
          <w:rFonts w:ascii="Times New Roman" w:eastAsia="Times New Roman" w:hAnsi="Times New Roman" w:cs="Times New Roman"/>
          <w:sz w:val="24"/>
          <w:szCs w:val="24"/>
          <w:highlight w:val="lightGray"/>
        </w:rPr>
        <w:t xml:space="preserve">. </w:t>
      </w:r>
      <w:ins w:id="135" w:author="Väinölä, Risto" w:date="2020-09-14T02:19:00Z">
        <w:r w:rsidR="00DB0517">
          <w:rPr>
            <w:rFonts w:ascii="Times New Roman" w:eastAsia="Times New Roman" w:hAnsi="Times New Roman" w:cs="Times New Roman"/>
            <w:sz w:val="24"/>
            <w:szCs w:val="24"/>
            <w:highlight w:val="lightGray"/>
          </w:rPr>
          <w:t xml:space="preserve">The </w:t>
        </w:r>
        <w:r w:rsidR="002A2012">
          <w:rPr>
            <w:rFonts w:ascii="Times New Roman" w:eastAsia="Times New Roman" w:hAnsi="Times New Roman" w:cs="Times New Roman"/>
            <w:sz w:val="24"/>
            <w:szCs w:val="24"/>
            <w:highlight w:val="lightGray"/>
          </w:rPr>
          <w:t>bottom</w:t>
        </w:r>
        <w:r w:rsidR="00DB0517">
          <w:rPr>
            <w:rFonts w:ascii="Times New Roman" w:eastAsia="Times New Roman" w:hAnsi="Times New Roman" w:cs="Times New Roman"/>
            <w:sz w:val="24"/>
            <w:szCs w:val="24"/>
            <w:highlight w:val="lightGray"/>
          </w:rPr>
          <w:t xml:space="preserve"> panel (</w:t>
        </w:r>
      </w:ins>
      <w:del w:id="136" w:author="Väinölä, Risto" w:date="2020-09-14T02:19:00Z">
        <w:r w:rsidRPr="00F847E7" w:rsidDel="00DB0517">
          <w:rPr>
            <w:rFonts w:ascii="Times New Roman" w:eastAsia="Times New Roman" w:hAnsi="Times New Roman" w:cs="Times New Roman"/>
            <w:sz w:val="24"/>
            <w:szCs w:val="24"/>
            <w:highlight w:val="lightGray"/>
          </w:rPr>
          <w:delText>Bottom m</w:delText>
        </w:r>
      </w:del>
      <w:ins w:id="137" w:author="Väinölä, Risto" w:date="2020-09-14T02:19:00Z">
        <w:r w:rsidR="00DB0517">
          <w:rPr>
            <w:rFonts w:ascii="Times New Roman" w:eastAsia="Times New Roman" w:hAnsi="Times New Roman" w:cs="Times New Roman"/>
            <w:sz w:val="24"/>
            <w:szCs w:val="24"/>
            <w:highlight w:val="lightGray"/>
          </w:rPr>
          <w:t>m</w:t>
        </w:r>
      </w:ins>
      <w:r w:rsidRPr="00F847E7">
        <w:rPr>
          <w:rFonts w:ascii="Times New Roman" w:eastAsia="Times New Roman" w:hAnsi="Times New Roman" w:cs="Times New Roman"/>
          <w:sz w:val="24"/>
          <w:szCs w:val="24"/>
          <w:highlight w:val="lightGray"/>
        </w:rPr>
        <w:t xml:space="preserve">aps </w:t>
      </w:r>
      <w:del w:id="138" w:author="Väinölä, Risto" w:date="2020-09-14T02:19:00Z">
        <w:r w:rsidRPr="00F847E7" w:rsidDel="00DB0517">
          <w:rPr>
            <w:rFonts w:ascii="Times New Roman" w:eastAsia="Times New Roman" w:hAnsi="Times New Roman" w:cs="Times New Roman"/>
            <w:sz w:val="24"/>
            <w:szCs w:val="24"/>
            <w:highlight w:val="lightGray"/>
          </w:rPr>
          <w:delText>(</w:delText>
        </w:r>
      </w:del>
      <w:r w:rsidRPr="00F847E7">
        <w:rPr>
          <w:rFonts w:ascii="Times New Roman" w:eastAsia="Times New Roman" w:hAnsi="Times New Roman" w:cs="Times New Roman"/>
          <w:sz w:val="24"/>
          <w:szCs w:val="24"/>
          <w:highlight w:val="lightGray"/>
        </w:rPr>
        <w:t>G-K) show</w:t>
      </w:r>
      <w:ins w:id="139" w:author="Väinölä, Risto" w:date="2020-09-14T02:19:00Z">
        <w:r w:rsidR="00DB0517">
          <w:rPr>
            <w:rFonts w:ascii="Times New Roman" w:eastAsia="Times New Roman" w:hAnsi="Times New Roman" w:cs="Times New Roman"/>
            <w:sz w:val="24"/>
            <w:szCs w:val="24"/>
            <w:highlight w:val="lightGray"/>
          </w:rPr>
          <w:t>s</w:t>
        </w:r>
      </w:ins>
      <w:r w:rsidRPr="00F847E7">
        <w:rPr>
          <w:rFonts w:ascii="Times New Roman" w:eastAsia="Times New Roman" w:hAnsi="Times New Roman" w:cs="Times New Roman"/>
          <w:sz w:val="24"/>
          <w:szCs w:val="24"/>
          <w:highlight w:val="lightGray"/>
        </w:rPr>
        <w:t xml:space="preserve"> five geographical contact zones between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w:t>
      </w:r>
      <w:ins w:id="140" w:author="Väinölä, Risto" w:date="2020-09-14T02:20:00Z">
        <w:r w:rsidR="002A2012">
          <w:rPr>
            <w:rFonts w:ascii="Times New Roman" w:eastAsia="Times New Roman" w:hAnsi="Times New Roman" w:cs="Times New Roman"/>
            <w:sz w:val="24"/>
            <w:szCs w:val="24"/>
            <w:highlight w:val="lightGray"/>
          </w:rPr>
          <w:t xml:space="preserve">maps in the </w:t>
        </w:r>
      </w:ins>
      <w:r w:rsidRPr="00F847E7">
        <w:rPr>
          <w:rFonts w:ascii="Times New Roman" w:eastAsia="Times New Roman" w:hAnsi="Times New Roman" w:cs="Times New Roman"/>
          <w:sz w:val="24"/>
          <w:szCs w:val="24"/>
          <w:highlight w:val="lightGray"/>
        </w:rPr>
        <w:t xml:space="preserve">upper </w:t>
      </w:r>
      <w:del w:id="141" w:author="Väinölä, Risto" w:date="2020-09-14T02:20:00Z">
        <w:r w:rsidRPr="00F847E7" w:rsidDel="002A2012">
          <w:rPr>
            <w:rFonts w:ascii="Times New Roman" w:eastAsia="Times New Roman" w:hAnsi="Times New Roman" w:cs="Times New Roman"/>
            <w:sz w:val="24"/>
            <w:szCs w:val="24"/>
            <w:highlight w:val="lightGray"/>
          </w:rPr>
          <w:delText xml:space="preserve">maps </w:delText>
        </w:r>
      </w:del>
      <w:ins w:id="142" w:author="Väinölä, Risto" w:date="2020-09-14T02:20:00Z">
        <w:r w:rsidR="002A2012">
          <w:rPr>
            <w:rFonts w:ascii="Times New Roman" w:eastAsia="Times New Roman" w:hAnsi="Times New Roman" w:cs="Times New Roman"/>
            <w:sz w:val="24"/>
            <w:szCs w:val="24"/>
            <w:highlight w:val="lightGray"/>
          </w:rPr>
          <w:t>panel</w:t>
        </w:r>
        <w:r w:rsidR="002A2012" w:rsidRPr="00F847E7">
          <w:rPr>
            <w:rFonts w:ascii="Times New Roman" w:eastAsia="Times New Roman" w:hAnsi="Times New Roman" w:cs="Times New Roman"/>
            <w:sz w:val="24"/>
            <w:szCs w:val="24"/>
            <w:highlight w:val="lightGray"/>
          </w:rPr>
          <w:t xml:space="preserve"> </w:t>
        </w:r>
      </w:ins>
      <w:r w:rsidRPr="00F847E7">
        <w:rPr>
          <w:rFonts w:ascii="Times New Roman" w:eastAsia="Times New Roman" w:hAnsi="Times New Roman" w:cs="Times New Roman"/>
          <w:sz w:val="24"/>
          <w:szCs w:val="24"/>
          <w:highlight w:val="lightGray"/>
        </w:rPr>
        <w:t>(A - F)</w:t>
      </w:r>
      <w:ins w:id="143" w:author="Väinölä, Risto" w:date="2020-09-14T02:20:00Z">
        <w:r w:rsidR="002A2012">
          <w:rPr>
            <w:rFonts w:ascii="Times New Roman" w:eastAsia="Times New Roman" w:hAnsi="Times New Roman" w:cs="Times New Roman"/>
            <w:sz w:val="24"/>
            <w:szCs w:val="24"/>
            <w:highlight w:val="lightGray"/>
          </w:rPr>
          <w:t xml:space="preserve"> </w:t>
        </w:r>
      </w:ins>
      <w:del w:id="144" w:author="Väinölä, Risto" w:date="2020-09-14T02:20:00Z">
        <w:r w:rsidRPr="00F847E7" w:rsidDel="002A2012">
          <w:rPr>
            <w:rFonts w:ascii="Times New Roman" w:eastAsia="Times New Roman" w:hAnsi="Times New Roman" w:cs="Times New Roman"/>
            <w:sz w:val="24"/>
            <w:szCs w:val="24"/>
            <w:highlight w:val="lightGray"/>
          </w:rPr>
          <w:delText xml:space="preserve">, </w:delText>
        </w:r>
      </w:del>
      <w:r w:rsidRPr="00F847E7">
        <w:rPr>
          <w:rFonts w:ascii="Times New Roman" w:eastAsia="Times New Roman" w:hAnsi="Times New Roman" w:cs="Times New Roman"/>
          <w:sz w:val="24"/>
          <w:szCs w:val="24"/>
          <w:highlight w:val="lightGray"/>
        </w:rPr>
        <w:t xml:space="preserve">other studied areas. Pins depict sampling sites. Pie diagrams depict proportions of T-morphotypes (black sector) and E-morphotypes (white sector) in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(diagrams with a red border) and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w:t>
      </w:r>
      <w:r w:rsidR="00924E9A">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highlight w:val="lightGray"/>
        </w:rPr>
        <w:t xml:space="preserve"> saline</w:t>
      </w:r>
      <w:r w:rsidR="00556330">
        <w:rPr>
          <w:rFonts w:ascii="Times New Roman" w:eastAsia="Times New Roman" w:hAnsi="Times New Roman" w:cs="Times New Roman"/>
          <w:sz w:val="24"/>
          <w:szCs w:val="24"/>
          <w:highlight w:val="lightGray"/>
        </w:rPr>
        <w:t>, white –</w:t>
      </w:r>
      <w:r w:rsidR="00095667">
        <w:rPr>
          <w:rFonts w:ascii="Times New Roman" w:eastAsia="Times New Roman" w:hAnsi="Times New Roman" w:cs="Times New Roman"/>
          <w:sz w:val="24"/>
          <w:szCs w:val="24"/>
          <w:highlight w:val="lightGray"/>
        </w:rPr>
        <w:t xml:space="preserve"> </w:t>
      </w:r>
      <w:r w:rsidR="00556330">
        <w:rPr>
          <w:rFonts w:ascii="Times New Roman" w:eastAsia="Times New Roman" w:hAnsi="Times New Roman" w:cs="Times New Roman"/>
          <w:sz w:val="24"/>
          <w:szCs w:val="24"/>
          <w:highlight w:val="lightGray"/>
        </w:rPr>
        <w:t xml:space="preserve">salinity is </w:t>
      </w:r>
      <w:r w:rsidR="00095667">
        <w:rPr>
          <w:rFonts w:ascii="Times New Roman" w:eastAsia="Times New Roman" w:hAnsi="Times New Roman" w:cs="Times New Roman"/>
          <w:sz w:val="24"/>
          <w:szCs w:val="24"/>
          <w:highlight w:val="lightGray"/>
        </w:rPr>
        <w:t>unknown</w:t>
      </w:r>
      <w:r w:rsidRPr="00F847E7">
        <w:rPr>
          <w:rFonts w:ascii="Times New Roman" w:eastAsia="Times New Roman" w:hAnsi="Times New Roman" w:cs="Times New Roman"/>
          <w:sz w:val="24"/>
          <w:szCs w:val="24"/>
          <w:highlight w:val="lightGray"/>
        </w:rPr>
        <w:t xml:space="preserve">) and the proportions of the T-morphotypes in combined samples from brackish and saline localities are presented separately in diagrams placed on light and dark green background, respectively. Source data are given in </w:t>
      </w:r>
      <w:r w:rsidRPr="00F847E7">
        <w:rPr>
          <w:rFonts w:ascii="Times New Roman" w:eastAsia="Times New Roman" w:hAnsi="Times New Roman" w:cs="Times New Roman"/>
          <w:b/>
          <w:sz w:val="24"/>
          <w:szCs w:val="24"/>
          <w:highlight w:val="lightGray"/>
        </w:rPr>
        <w:t>S1 Table</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b/>
          <w:sz w:val="24"/>
          <w:szCs w:val="24"/>
          <w:highlight w:val="lightGray"/>
        </w:rPr>
        <w:t xml:space="preserve">S2 </w:t>
      </w:r>
      <w:commentRangeStart w:id="145"/>
      <w:r w:rsidRPr="00F847E7">
        <w:rPr>
          <w:rFonts w:ascii="Times New Roman" w:eastAsia="Times New Roman" w:hAnsi="Times New Roman" w:cs="Times New Roman"/>
          <w:b/>
          <w:sz w:val="24"/>
          <w:szCs w:val="24"/>
          <w:highlight w:val="lightGray"/>
        </w:rPr>
        <w:t>Table</w:t>
      </w:r>
      <w:commentRangeEnd w:id="145"/>
      <w:r w:rsidR="009E7E25">
        <w:rPr>
          <w:rStyle w:val="CommentReference"/>
        </w:rPr>
        <w:commentReference w:id="145"/>
      </w:r>
      <w:r w:rsidRPr="00F847E7">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rPr>
        <w:t xml:space="preserve"> </w:t>
      </w:r>
    </w:p>
    <w:p w14:paraId="12ED98EC" w14:textId="4CB77E38" w:rsidR="001858EC" w:rsidRDefault="00E35FD0" w:rsidP="00E35FD0">
      <w:pPr>
        <w:spacing w:after="120" w:line="360" w:lineRule="auto"/>
        <w:rPr>
          <w:rFonts w:ascii="Times New Roman" w:eastAsia="Times New Roman" w:hAnsi="Times New Roman" w:cs="Times New Roman"/>
          <w:sz w:val="24"/>
          <w:szCs w:val="24"/>
        </w:rPr>
      </w:pPr>
      <w:r w:rsidRPr="002255C9">
        <w:rPr>
          <w:rFonts w:ascii="Times New Roman" w:eastAsia="Times New Roman" w:hAnsi="Times New Roman" w:cs="Times New Roman"/>
          <w:b/>
          <w:sz w:val="24"/>
          <w:szCs w:val="24"/>
        </w:rPr>
        <w:t>Genetic characters.</w:t>
      </w:r>
      <w:r w:rsidRPr="002255C9">
        <w:rPr>
          <w:rFonts w:ascii="Times New Roman" w:eastAsia="Times New Roman" w:hAnsi="Times New Roman" w:cs="Times New Roman"/>
          <w:sz w:val="24"/>
          <w:szCs w:val="24"/>
        </w:rPr>
        <w:t xml:space="preserve"> </w:t>
      </w:r>
      <w:del w:id="146" w:author="Väinölä, Risto" w:date="2020-09-14T02:21:00Z">
        <w:r w:rsidRPr="002255C9" w:rsidDel="002A2012">
          <w:rPr>
            <w:rFonts w:ascii="Times New Roman" w:eastAsia="Times New Roman" w:hAnsi="Times New Roman" w:cs="Times New Roman"/>
            <w:sz w:val="24"/>
            <w:szCs w:val="24"/>
          </w:rPr>
          <w:delText>Some samples</w:delText>
        </w:r>
      </w:del>
      <w:proofErr w:type="gramStart"/>
      <w:ins w:id="147" w:author="Väinölä, Risto" w:date="2020-09-14T02:21:00Z">
        <w:r w:rsidR="002A2012">
          <w:rPr>
            <w:rFonts w:ascii="Times New Roman" w:eastAsia="Times New Roman" w:hAnsi="Times New Roman" w:cs="Times New Roman"/>
            <w:sz w:val="24"/>
            <w:szCs w:val="24"/>
          </w:rPr>
          <w:t>A</w:t>
        </w:r>
      </w:ins>
      <w:ins w:id="148" w:author="Väinölä, Risto" w:date="2020-09-14T02:22:00Z">
        <w:r w:rsidR="002A2012">
          <w:rPr>
            <w:rFonts w:ascii="Times New Roman" w:eastAsia="Times New Roman" w:hAnsi="Times New Roman" w:cs="Times New Roman"/>
            <w:sz w:val="24"/>
            <w:szCs w:val="24"/>
          </w:rPr>
          <w:t xml:space="preserve"> part of the material,</w:t>
        </w:r>
      </w:ins>
      <w:r w:rsidRPr="002255C9">
        <w:rPr>
          <w:rFonts w:ascii="Times New Roman" w:eastAsia="Times New Roman" w:hAnsi="Times New Roman" w:cs="Times New Roman"/>
          <w:sz w:val="24"/>
          <w:szCs w:val="24"/>
        </w:rPr>
        <w:t xml:space="preserve"> from the contact zones</w:t>
      </w:r>
      <w:ins w:id="149" w:author="Väinölä, Risto" w:date="2020-09-14T02:22:00Z">
        <w:r w:rsidR="002A2012">
          <w:rPr>
            <w:rFonts w:ascii="Times New Roman" w:eastAsia="Times New Roman" w:hAnsi="Times New Roman" w:cs="Times New Roman"/>
            <w:sz w:val="24"/>
            <w:szCs w:val="24"/>
          </w:rPr>
          <w:t>,</w:t>
        </w:r>
      </w:ins>
      <w:r w:rsidRPr="002255C9">
        <w:rPr>
          <w:rFonts w:ascii="Times New Roman" w:eastAsia="Times New Roman" w:hAnsi="Times New Roman" w:cs="Times New Roman"/>
          <w:sz w:val="24"/>
          <w:szCs w:val="24"/>
        </w:rPr>
        <w:t xml:space="preserve"> </w:t>
      </w:r>
      <w:del w:id="150" w:author="Väinölä, Risto" w:date="2020-09-14T02:24:00Z">
        <w:r w:rsidRPr="002255C9" w:rsidDel="002A2012">
          <w:rPr>
            <w:rFonts w:ascii="Times New Roman" w:eastAsia="Times New Roman" w:hAnsi="Times New Roman" w:cs="Times New Roman"/>
            <w:sz w:val="24"/>
            <w:szCs w:val="24"/>
          </w:rPr>
          <w:delText xml:space="preserve">were </w:delText>
        </w:r>
      </w:del>
      <w:ins w:id="151" w:author="Väinölä, Risto" w:date="2020-09-14T02:24:00Z">
        <w:r w:rsidR="002A2012" w:rsidRPr="002255C9">
          <w:rPr>
            <w:rFonts w:ascii="Times New Roman" w:eastAsia="Times New Roman" w:hAnsi="Times New Roman" w:cs="Times New Roman"/>
            <w:sz w:val="24"/>
            <w:szCs w:val="24"/>
          </w:rPr>
          <w:t>w</w:t>
        </w:r>
        <w:r w:rsidR="002A2012">
          <w:rPr>
            <w:rFonts w:ascii="Times New Roman" w:eastAsia="Times New Roman" w:hAnsi="Times New Roman" w:cs="Times New Roman"/>
            <w:sz w:val="24"/>
            <w:szCs w:val="24"/>
          </w:rPr>
          <w:t>as</w:t>
        </w:r>
        <w:r w:rsidR="002A2012" w:rsidRPr="002255C9">
          <w:rPr>
            <w:rFonts w:ascii="Times New Roman" w:eastAsia="Times New Roman" w:hAnsi="Times New Roman" w:cs="Times New Roman"/>
            <w:sz w:val="24"/>
            <w:szCs w:val="24"/>
          </w:rPr>
          <w:t xml:space="preserve"> </w:t>
        </w:r>
      </w:ins>
      <w:r w:rsidRPr="002255C9">
        <w:rPr>
          <w:rFonts w:ascii="Times New Roman" w:eastAsia="Times New Roman" w:hAnsi="Times New Roman" w:cs="Times New Roman"/>
          <w:sz w:val="24"/>
          <w:szCs w:val="24"/>
        </w:rPr>
        <w:t>genotyped in previous studies</w:t>
      </w:r>
      <w:ins w:id="152" w:author="Väinölä, Risto" w:date="2020-09-14T02:24:00Z">
        <w:r w:rsidR="002A2012">
          <w:rPr>
            <w:rFonts w:ascii="Times New Roman" w:eastAsia="Times New Roman" w:hAnsi="Times New Roman" w:cs="Times New Roman"/>
            <w:sz w:val="24"/>
            <w:szCs w:val="24"/>
          </w:rPr>
          <w:t xml:space="preserve"> </w:t>
        </w:r>
      </w:ins>
      <w:del w:id="153" w:author="Väinölä, Risto" w:date="2020-09-14T02:25:00Z">
        <w:r w:rsidRPr="002255C9" w:rsidDel="002A2012">
          <w:rPr>
            <w:rFonts w:ascii="Times New Roman" w:eastAsia="Times New Roman" w:hAnsi="Times New Roman" w:cs="Times New Roman"/>
            <w:sz w:val="24"/>
            <w:szCs w:val="24"/>
          </w:rPr>
          <w:delText xml:space="preserve"> </w:delText>
        </w:r>
      </w:del>
      <w:r w:rsidRPr="002255C9">
        <w:rPr>
          <w:rFonts w:ascii="Times New Roman" w:eastAsia="Times New Roman" w:hAnsi="Times New Roman" w:cs="Times New Roman"/>
          <w:sz w:val="24"/>
          <w:szCs w:val="24"/>
        </w:rPr>
        <w:t xml:space="preserve">(8 of 12 American samples: </w:t>
      </w:r>
      <w:r w:rsidRPr="002255C9">
        <w:rPr>
          <w:rFonts w:ascii="Times New Roman" w:eastAsia="Times New Roman" w:hAnsi="Times New Roman" w:cs="Times New Roman"/>
          <w:color w:val="00B050"/>
          <w:sz w:val="24"/>
          <w:szCs w:val="24"/>
        </w:rPr>
        <w:t>Kingston et al. 201</w:t>
      </w:r>
      <w:ins w:id="154" w:author="Sarah Kingston" w:date="2020-08-03T17:10:00Z">
        <w:r w:rsidR="0019723D">
          <w:rPr>
            <w:rFonts w:ascii="Times New Roman" w:eastAsia="Times New Roman" w:hAnsi="Times New Roman" w:cs="Times New Roman"/>
            <w:color w:val="00B050"/>
            <w:sz w:val="24"/>
            <w:szCs w:val="24"/>
          </w:rPr>
          <w:t>8</w:t>
        </w:r>
      </w:ins>
      <w:del w:id="155" w:author="Sarah Kingston" w:date="2020-08-03T17:10:00Z">
        <w:r w:rsidRPr="002255C9" w:rsidDel="0019723D">
          <w:rPr>
            <w:rFonts w:ascii="Times New Roman" w:eastAsia="Times New Roman" w:hAnsi="Times New Roman" w:cs="Times New Roman"/>
            <w:color w:val="00B050"/>
            <w:sz w:val="24"/>
            <w:szCs w:val="24"/>
          </w:rPr>
          <w:delText>7</w:delText>
        </w:r>
      </w:del>
      <w:r w:rsidRPr="002255C9">
        <w:rPr>
          <w:rFonts w:ascii="Times New Roman" w:eastAsia="Times New Roman" w:hAnsi="Times New Roman" w:cs="Times New Roman"/>
          <w:sz w:val="24"/>
          <w:szCs w:val="24"/>
        </w:rPr>
        <w:t xml:space="preserve">; </w:t>
      </w:r>
      <w:r w:rsidR="00C306F3" w:rsidRPr="002255C9">
        <w:rPr>
          <w:rFonts w:ascii="Times New Roman" w:eastAsia="Times New Roman" w:hAnsi="Times New Roman" w:cs="Times New Roman"/>
          <w:sz w:val="24"/>
          <w:szCs w:val="24"/>
        </w:rPr>
        <w:t>6 of 8</w:t>
      </w:r>
      <w:r w:rsidRPr="002255C9">
        <w:rPr>
          <w:rFonts w:ascii="Times New Roman" w:eastAsia="Times New Roman" w:hAnsi="Times New Roman" w:cs="Times New Roman"/>
          <w:sz w:val="24"/>
          <w:szCs w:val="24"/>
        </w:rPr>
        <w:t xml:space="preserve"> Baltic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color w:val="00B050"/>
          <w:sz w:val="24"/>
          <w:szCs w:val="24"/>
        </w:rPr>
        <w:t>Strelkov et al. 2017</w:t>
      </w:r>
      <w:r w:rsidRPr="002255C9">
        <w:rPr>
          <w:rFonts w:ascii="Times New Roman" w:eastAsia="Times New Roman" w:hAnsi="Times New Roman" w:cs="Times New Roman"/>
          <w:sz w:val="24"/>
          <w:szCs w:val="24"/>
        </w:rPr>
        <w:t xml:space="preserve">; 2 of 5 Norwegian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002C1C9C" w:rsidRPr="002255C9">
        <w:rPr>
          <w:rFonts w:ascii="Times New Roman" w:eastAsia="Times New Roman" w:hAnsi="Times New Roman" w:cs="Times New Roman"/>
          <w:sz w:val="24"/>
          <w:szCs w:val="24"/>
        </w:rPr>
        <w:t xml:space="preserve">1 of 26 the Barents Sea samples: </w:t>
      </w:r>
      <w:r w:rsidR="002C1C9C" w:rsidRPr="002255C9">
        <w:rPr>
          <w:rFonts w:ascii="Times New Roman" w:eastAsia="Times New Roman" w:hAnsi="Times New Roman" w:cs="Times New Roman"/>
          <w:color w:val="00B050"/>
          <w:sz w:val="24"/>
          <w:szCs w:val="24"/>
        </w:rPr>
        <w:t>Vainola, Strelkov 2011</w:t>
      </w:r>
      <w:r w:rsidR="002C1C9C"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sz w:val="24"/>
          <w:szCs w:val="24"/>
        </w:rPr>
        <w:t>all the White Sea samples</w:t>
      </w:r>
      <w:r w:rsidR="002C1C9C" w:rsidRPr="002255C9">
        <w:rPr>
          <w:rFonts w:ascii="Times New Roman" w:eastAsia="Times New Roman" w:hAnsi="Times New Roman" w:cs="Times New Roman"/>
          <w:sz w:val="24"/>
          <w:szCs w:val="24"/>
        </w:rPr>
        <w:t>:</w:t>
      </w:r>
      <w:r w:rsidRPr="002255C9">
        <w:rPr>
          <w:rFonts w:ascii="Times New Roman" w:eastAsia="Times New Roman" w:hAnsi="Times New Roman" w:cs="Times New Roman"/>
          <w:sz w:val="24"/>
          <w:szCs w:val="24"/>
        </w:rPr>
        <w:t xml:space="preserve"> </w:t>
      </w:r>
      <w:r w:rsidRPr="004F06F0">
        <w:rPr>
          <w:rFonts w:ascii="Times New Roman" w:eastAsia="Times New Roman" w:hAnsi="Times New Roman" w:cs="Times New Roman"/>
          <w:color w:val="00B050"/>
          <w:sz w:val="24"/>
          <w:szCs w:val="24"/>
        </w:rPr>
        <w:t>Katolikova et al. 2016</w:t>
      </w:r>
      <w:r w:rsidRPr="002255C9">
        <w:rPr>
          <w:rFonts w:ascii="Times New Roman" w:eastAsia="Times New Roman" w:hAnsi="Times New Roman" w:cs="Times New Roman"/>
          <w:sz w:val="24"/>
          <w:szCs w:val="24"/>
        </w:rPr>
        <w:t>).</w:t>
      </w:r>
      <w:proofErr w:type="gramEnd"/>
      <w:r w:rsidRPr="002255C9">
        <w:rPr>
          <w:rFonts w:ascii="Times New Roman" w:eastAsia="Times New Roman" w:hAnsi="Times New Roman" w:cs="Times New Roman"/>
          <w:sz w:val="24"/>
          <w:szCs w:val="24"/>
        </w:rPr>
        <w:t xml:space="preserve"> The other samples were </w:t>
      </w:r>
      <w:del w:id="156" w:author="Väinölä, Risto" w:date="2020-09-14T02:23:00Z">
        <w:r w:rsidRPr="002255C9" w:rsidDel="002A2012">
          <w:rPr>
            <w:rFonts w:ascii="Times New Roman" w:eastAsia="Times New Roman" w:hAnsi="Times New Roman" w:cs="Times New Roman"/>
            <w:sz w:val="24"/>
            <w:szCs w:val="24"/>
          </w:rPr>
          <w:delText xml:space="preserve">taken </w:delText>
        </w:r>
      </w:del>
      <w:ins w:id="157" w:author="Väinölä, Risto" w:date="2020-09-14T02:23:00Z">
        <w:r w:rsidR="002A2012">
          <w:rPr>
            <w:rFonts w:ascii="Times New Roman" w:eastAsia="Times New Roman" w:hAnsi="Times New Roman" w:cs="Times New Roman"/>
            <w:sz w:val="24"/>
            <w:szCs w:val="24"/>
          </w:rPr>
          <w:t>collected</w:t>
        </w:r>
        <w:r w:rsidR="002A2012" w:rsidRPr="002255C9">
          <w:rPr>
            <w:rFonts w:ascii="Times New Roman" w:eastAsia="Times New Roman" w:hAnsi="Times New Roman" w:cs="Times New Roman"/>
            <w:sz w:val="24"/>
            <w:szCs w:val="24"/>
          </w:rPr>
          <w:t xml:space="preserve"> </w:t>
        </w:r>
        <w:r w:rsidR="002A2012">
          <w:rPr>
            <w:rFonts w:ascii="Times New Roman" w:eastAsia="Times New Roman" w:hAnsi="Times New Roman" w:cs="Times New Roman"/>
            <w:sz w:val="24"/>
            <w:szCs w:val="24"/>
          </w:rPr>
          <w:t xml:space="preserve">and genotyped </w:t>
        </w:r>
      </w:ins>
      <w:proofErr w:type="gramStart"/>
      <w:r w:rsidRPr="002255C9">
        <w:rPr>
          <w:rFonts w:ascii="Times New Roman" w:eastAsia="Times New Roman" w:hAnsi="Times New Roman" w:cs="Times New Roman"/>
          <w:sz w:val="24"/>
          <w:szCs w:val="24"/>
        </w:rPr>
        <w:t>specially</w:t>
      </w:r>
      <w:proofErr w:type="gramEnd"/>
      <w:r w:rsidRPr="002255C9">
        <w:rPr>
          <w:rFonts w:ascii="Times New Roman" w:eastAsia="Times New Roman" w:hAnsi="Times New Roman" w:cs="Times New Roman"/>
          <w:sz w:val="24"/>
          <w:szCs w:val="24"/>
        </w:rPr>
        <w:t xml:space="preserve"> for </w:t>
      </w:r>
      <w:del w:id="158" w:author="Väinölä, Risto" w:date="2020-09-14T02:23:00Z">
        <w:r w:rsidRPr="002255C9" w:rsidDel="002A2012">
          <w:rPr>
            <w:rFonts w:ascii="Times New Roman" w:eastAsia="Times New Roman" w:hAnsi="Times New Roman" w:cs="Times New Roman"/>
            <w:sz w:val="24"/>
            <w:szCs w:val="24"/>
          </w:rPr>
          <w:delText xml:space="preserve">the purpose of </w:delText>
        </w:r>
      </w:del>
      <w:r w:rsidRPr="002255C9">
        <w:rPr>
          <w:rFonts w:ascii="Times New Roman" w:eastAsia="Times New Roman" w:hAnsi="Times New Roman" w:cs="Times New Roman"/>
          <w:sz w:val="24"/>
          <w:szCs w:val="24"/>
        </w:rPr>
        <w:t xml:space="preserve">this study (see </w:t>
      </w:r>
      <w:r w:rsidRPr="002255C9">
        <w:rPr>
          <w:rFonts w:ascii="Times New Roman" w:eastAsia="Times New Roman" w:hAnsi="Times New Roman" w:cs="Times New Roman"/>
          <w:b/>
          <w:sz w:val="24"/>
          <w:szCs w:val="24"/>
        </w:rPr>
        <w:t>S1 Table</w:t>
      </w:r>
      <w:r w:rsidRPr="002255C9">
        <w:rPr>
          <w:rFonts w:ascii="Times New Roman" w:eastAsia="Times New Roman" w:hAnsi="Times New Roman" w:cs="Times New Roman"/>
          <w:sz w:val="24"/>
          <w:szCs w:val="24"/>
        </w:rPr>
        <w:t xml:space="preserve">). </w:t>
      </w:r>
      <w:del w:id="159" w:author="Väinölä, Risto" w:date="2020-09-14T02:25:00Z">
        <w:r w:rsidRPr="002255C9" w:rsidDel="002A2012">
          <w:rPr>
            <w:rFonts w:ascii="Times New Roman" w:eastAsia="Times New Roman" w:hAnsi="Times New Roman" w:cs="Times New Roman"/>
            <w:sz w:val="24"/>
            <w:szCs w:val="24"/>
          </w:rPr>
          <w:delText xml:space="preserve">For mussels from the published studies multilocus nuclear genotypes were available. </w:delText>
        </w:r>
      </w:del>
      <w:proofErr w:type="gramStart"/>
      <w:r w:rsidRPr="002255C9">
        <w:rPr>
          <w:rFonts w:ascii="Times New Roman" w:eastAsia="Times New Roman" w:hAnsi="Times New Roman" w:cs="Times New Roman"/>
          <w:sz w:val="24"/>
          <w:szCs w:val="24"/>
        </w:rPr>
        <w:t>The Gulf of Maine mussels</w:t>
      </w:r>
      <w:ins w:id="160" w:author="Väinölä, Risto" w:date="2020-09-14T02:26:00Z">
        <w:r w:rsidR="002A2012">
          <w:rPr>
            <w:rFonts w:ascii="Times New Roman" w:eastAsia="Times New Roman" w:hAnsi="Times New Roman" w:cs="Times New Roman"/>
            <w:sz w:val="24"/>
            <w:szCs w:val="24"/>
          </w:rPr>
          <w:t>, both from previous and new material,</w:t>
        </w:r>
      </w:ins>
      <w:r w:rsidRPr="002255C9">
        <w:rPr>
          <w:rFonts w:ascii="Times New Roman" w:eastAsia="Times New Roman" w:hAnsi="Times New Roman" w:cs="Times New Roman"/>
          <w:sz w:val="24"/>
          <w:szCs w:val="24"/>
        </w:rPr>
        <w:t xml:space="preserve"> were genotyped using </w:t>
      </w:r>
      <w:commentRangeStart w:id="161"/>
      <w:del w:id="162" w:author="Sarah Kingston" w:date="2020-08-03T17:13:00Z">
        <w:r w:rsidRPr="002255C9" w:rsidDel="0019723D">
          <w:rPr>
            <w:rFonts w:ascii="Times New Roman" w:eastAsia="Times New Roman" w:hAnsi="Times New Roman" w:cs="Times New Roman"/>
            <w:sz w:val="24"/>
            <w:szCs w:val="24"/>
          </w:rPr>
          <w:delText>171 645 random</w:delText>
        </w:r>
      </w:del>
      <w:ins w:id="163" w:author="Sarah Kingston" w:date="2020-08-03T17:13:00Z">
        <w:r w:rsidR="0019723D">
          <w:rPr>
            <w:rFonts w:ascii="Times New Roman" w:eastAsia="Times New Roman" w:hAnsi="Times New Roman" w:cs="Times New Roman"/>
            <w:sz w:val="24"/>
            <w:szCs w:val="24"/>
          </w:rPr>
          <w:t>109 260</w:t>
        </w:r>
      </w:ins>
      <w:r w:rsidRPr="002255C9">
        <w:rPr>
          <w:rFonts w:ascii="Times New Roman" w:eastAsia="Times New Roman" w:hAnsi="Times New Roman" w:cs="Times New Roman"/>
          <w:sz w:val="24"/>
          <w:szCs w:val="24"/>
        </w:rPr>
        <w:t xml:space="preserve"> SNPs </w:t>
      </w:r>
      <w:commentRangeEnd w:id="161"/>
      <w:r w:rsidR="0019723D">
        <w:rPr>
          <w:rStyle w:val="CommentReference"/>
        </w:rPr>
        <w:commentReference w:id="161"/>
      </w:r>
      <w:r w:rsidRPr="002255C9">
        <w:rPr>
          <w:rFonts w:ascii="Times New Roman" w:eastAsia="Times New Roman" w:hAnsi="Times New Roman" w:cs="Times New Roman"/>
          <w:sz w:val="24"/>
          <w:szCs w:val="24"/>
        </w:rPr>
        <w:t xml:space="preserve">(single nucleotide </w:t>
      </w:r>
      <w:del w:id="164" w:author="Väinölä, Risto" w:date="2020-09-14T02:26:00Z">
        <w:r w:rsidRPr="002255C9" w:rsidDel="002A2012">
          <w:rPr>
            <w:rFonts w:ascii="Times New Roman" w:eastAsia="Times New Roman" w:hAnsi="Times New Roman" w:cs="Times New Roman"/>
            <w:sz w:val="24"/>
            <w:szCs w:val="24"/>
          </w:rPr>
          <w:delText>loci</w:delText>
        </w:r>
      </w:del>
      <w:ins w:id="165" w:author="Väinölä, Risto" w:date="2020-09-14T02:26:00Z">
        <w:r w:rsidR="002A2012">
          <w:rPr>
            <w:rFonts w:ascii="Times New Roman" w:eastAsia="Times New Roman" w:hAnsi="Times New Roman" w:cs="Times New Roman"/>
            <w:sz w:val="24"/>
            <w:szCs w:val="24"/>
          </w:rPr>
          <w:t>markers</w:t>
        </w:r>
      </w:ins>
      <w:r w:rsidRPr="002255C9">
        <w:rPr>
          <w:rFonts w:ascii="Times New Roman" w:eastAsia="Times New Roman" w:hAnsi="Times New Roman" w:cs="Times New Roman"/>
          <w:sz w:val="24"/>
          <w:szCs w:val="24"/>
        </w:rPr>
        <w:t xml:space="preserve">) </w:t>
      </w:r>
      <w:del w:id="166" w:author="Sarah Kingston" w:date="2020-08-03T17:20:00Z">
        <w:r w:rsidRPr="002255C9" w:rsidDel="0019723D">
          <w:rPr>
            <w:rFonts w:ascii="Times New Roman" w:eastAsia="Times New Roman" w:hAnsi="Times New Roman" w:cs="Times New Roman"/>
            <w:sz w:val="24"/>
            <w:szCs w:val="24"/>
          </w:rPr>
          <w:delText>(</w:delText>
        </w:r>
        <w:r w:rsidRPr="002255C9" w:rsidDel="0019723D">
          <w:rPr>
            <w:rFonts w:ascii="Times New Roman" w:eastAsia="Times New Roman" w:hAnsi="Times New Roman" w:cs="Times New Roman"/>
            <w:color w:val="00B050"/>
            <w:sz w:val="24"/>
            <w:szCs w:val="24"/>
          </w:rPr>
          <w:delText>Kingston et al. 201</w:delText>
        </w:r>
      </w:del>
      <w:del w:id="167" w:author="Sarah Kingston" w:date="2020-08-03T17:11:00Z">
        <w:r w:rsidRPr="002255C9" w:rsidDel="0019723D">
          <w:rPr>
            <w:rFonts w:ascii="Times New Roman" w:eastAsia="Times New Roman" w:hAnsi="Times New Roman" w:cs="Times New Roman"/>
            <w:color w:val="00B050"/>
            <w:sz w:val="24"/>
            <w:szCs w:val="24"/>
          </w:rPr>
          <w:delText>7</w:delText>
        </w:r>
      </w:del>
      <w:del w:id="168" w:author="Sarah Kingston" w:date="2020-08-03T17:20:00Z">
        <w:r w:rsidR="00801E9B" w:rsidRPr="002255C9" w:rsidDel="0019723D">
          <w:rPr>
            <w:rFonts w:ascii="Times New Roman" w:eastAsia="Times New Roman" w:hAnsi="Times New Roman" w:cs="Times New Roman"/>
            <w:color w:val="00B050"/>
            <w:sz w:val="24"/>
            <w:szCs w:val="24"/>
          </w:rPr>
          <w:delText>; Martino et al. 2019</w:delText>
        </w:r>
        <w:r w:rsidRPr="002255C9" w:rsidDel="0019723D">
          <w:rPr>
            <w:rFonts w:ascii="Times New Roman" w:eastAsia="Times New Roman" w:hAnsi="Times New Roman" w:cs="Times New Roman"/>
            <w:sz w:val="24"/>
            <w:szCs w:val="24"/>
          </w:rPr>
          <w:delText>)</w:delText>
        </w:r>
      </w:del>
      <w:ins w:id="169" w:author="Sarah Kingston" w:date="2020-08-03T17:20:00Z">
        <w:r w:rsidR="0019723D">
          <w:rPr>
            <w:rFonts w:ascii="Times New Roman" w:eastAsia="Times New Roman" w:hAnsi="Times New Roman" w:cs="Times New Roman"/>
            <w:sz w:val="24"/>
            <w:szCs w:val="24"/>
          </w:rPr>
          <w:t>as</w:t>
        </w:r>
      </w:ins>
      <w:ins w:id="170" w:author="Sarah Kingston" w:date="2020-08-03T17:21:00Z">
        <w:r w:rsidR="0019723D">
          <w:rPr>
            <w:rFonts w:ascii="Times New Roman" w:eastAsia="Times New Roman" w:hAnsi="Times New Roman" w:cs="Times New Roman"/>
            <w:sz w:val="24"/>
            <w:szCs w:val="24"/>
          </w:rPr>
          <w:t xml:space="preserve"> described</w:t>
        </w:r>
      </w:ins>
      <w:ins w:id="171" w:author="Sarah Kingston" w:date="2020-08-03T17:20:00Z">
        <w:r w:rsidR="0019723D">
          <w:rPr>
            <w:rFonts w:ascii="Times New Roman" w:eastAsia="Times New Roman" w:hAnsi="Times New Roman" w:cs="Times New Roman"/>
            <w:sz w:val="24"/>
            <w:szCs w:val="24"/>
          </w:rPr>
          <w:t xml:space="preserve"> in Kingston et al. 2018</w:t>
        </w:r>
        <w:del w:id="172" w:author="Väinölä, Risto" w:date="2020-09-14T02:27:00Z">
          <w:r w:rsidR="0019723D" w:rsidDel="002A2012">
            <w:rPr>
              <w:rFonts w:ascii="Times New Roman" w:eastAsia="Times New Roman" w:hAnsi="Times New Roman" w:cs="Times New Roman"/>
              <w:sz w:val="24"/>
              <w:szCs w:val="24"/>
            </w:rPr>
            <w:delText xml:space="preserve">, </w:delText>
          </w:r>
        </w:del>
      </w:ins>
      <w:ins w:id="173" w:author="Sarah Kingston" w:date="2020-08-03T17:21:00Z">
        <w:del w:id="174" w:author="Väinölä, Risto" w:date="2020-09-14T02:27:00Z">
          <w:r w:rsidR="0019723D" w:rsidDel="002A2012">
            <w:rPr>
              <w:rFonts w:ascii="Times New Roman" w:eastAsia="Times New Roman" w:hAnsi="Times New Roman" w:cs="Times New Roman"/>
              <w:sz w:val="24"/>
              <w:szCs w:val="24"/>
            </w:rPr>
            <w:delText>also incorporating new samples for this study</w:delText>
          </w:r>
        </w:del>
        <w:r w:rsidR="0019723D">
          <w:rPr>
            <w:rFonts w:ascii="Times New Roman" w:eastAsia="Times New Roman" w:hAnsi="Times New Roman" w:cs="Times New Roman"/>
            <w:sz w:val="24"/>
            <w:szCs w:val="24"/>
          </w:rPr>
          <w:t xml:space="preserve"> (including some</w:t>
        </w:r>
      </w:ins>
      <w:ins w:id="175" w:author="Väinölä, Risto" w:date="2020-09-14T02:27:00Z">
        <w:r w:rsidR="002A2012">
          <w:rPr>
            <w:rFonts w:ascii="Times New Roman" w:eastAsia="Times New Roman" w:hAnsi="Times New Roman" w:cs="Times New Roman"/>
            <w:sz w:val="24"/>
            <w:szCs w:val="24"/>
          </w:rPr>
          <w:t xml:space="preserve"> material</w:t>
        </w:r>
      </w:ins>
      <w:ins w:id="176" w:author="Sarah Kingston" w:date="2020-08-03T17:21:00Z">
        <w:r w:rsidR="0019723D">
          <w:rPr>
            <w:rFonts w:ascii="Times New Roman" w:eastAsia="Times New Roman" w:hAnsi="Times New Roman" w:cs="Times New Roman"/>
            <w:sz w:val="24"/>
            <w:szCs w:val="24"/>
          </w:rPr>
          <w:t xml:space="preserve"> from Martino et al. 2019)</w:t>
        </w:r>
      </w:ins>
      <w:del w:id="177" w:author="Väinölä, Risto" w:date="2020-09-14T02:27:00Z">
        <w:r w:rsidRPr="002255C9" w:rsidDel="002A2012">
          <w:rPr>
            <w:rFonts w:ascii="Times New Roman" w:eastAsia="Times New Roman" w:hAnsi="Times New Roman" w:cs="Times New Roman"/>
            <w:sz w:val="24"/>
            <w:szCs w:val="24"/>
          </w:rPr>
          <w:delText>,</w:delText>
        </w:r>
      </w:del>
      <w:ins w:id="178" w:author="Väinölä, Risto" w:date="2020-09-14T02:27:00Z">
        <w:r w:rsidR="002A2012">
          <w:rPr>
            <w:rFonts w:ascii="Times New Roman" w:eastAsia="Times New Roman" w:hAnsi="Times New Roman" w:cs="Times New Roman"/>
            <w:sz w:val="24"/>
            <w:szCs w:val="24"/>
          </w:rPr>
          <w:t>, T</w:t>
        </w:r>
      </w:ins>
      <w:del w:id="179" w:author="Väinölä, Risto" w:date="2020-09-14T02:27:00Z">
        <w:r w:rsidRPr="002255C9" w:rsidDel="002A2012">
          <w:rPr>
            <w:rFonts w:ascii="Times New Roman" w:eastAsia="Times New Roman" w:hAnsi="Times New Roman" w:cs="Times New Roman"/>
            <w:sz w:val="24"/>
            <w:szCs w:val="24"/>
          </w:rPr>
          <w:delText xml:space="preserve"> while t</w:delText>
        </w:r>
      </w:del>
      <w:r w:rsidRPr="002255C9">
        <w:rPr>
          <w:rFonts w:ascii="Times New Roman" w:eastAsia="Times New Roman" w:hAnsi="Times New Roman" w:cs="Times New Roman"/>
          <w:sz w:val="24"/>
          <w:szCs w:val="24"/>
        </w:rPr>
        <w:t>he mussels from t</w:t>
      </w:r>
      <w:r w:rsidRPr="00E35FD0">
        <w:rPr>
          <w:rFonts w:ascii="Times New Roman" w:eastAsia="Times New Roman" w:hAnsi="Times New Roman" w:cs="Times New Roman"/>
          <w:sz w:val="24"/>
          <w:szCs w:val="24"/>
        </w:rPr>
        <w:t xml:space="preserve">he other areas were genotyped using </w:t>
      </w:r>
      <w:ins w:id="180" w:author="Väinölä, Risto" w:date="2020-09-14T02:27:00Z">
        <w:r w:rsidR="002A2012">
          <w:rPr>
            <w:rFonts w:ascii="Times New Roman" w:eastAsia="Times New Roman" w:hAnsi="Times New Roman" w:cs="Times New Roman"/>
            <w:sz w:val="24"/>
            <w:szCs w:val="24"/>
          </w:rPr>
          <w:t xml:space="preserve">various </w:t>
        </w:r>
      </w:ins>
      <w:r w:rsidRPr="00E35FD0">
        <w:rPr>
          <w:rFonts w:ascii="Times New Roman" w:eastAsia="Times New Roman" w:hAnsi="Times New Roman" w:cs="Times New Roman"/>
          <w:sz w:val="24"/>
          <w:szCs w:val="24"/>
        </w:rPr>
        <w:t xml:space="preserve">sets of allozyme loci </w:t>
      </w:r>
      <w:ins w:id="181" w:author="Väinölä, Risto" w:date="2020-09-14T02:27:00Z">
        <w:r w:rsidR="002A2012">
          <w:rPr>
            <w:rFonts w:ascii="Times New Roman" w:eastAsia="Times New Roman" w:hAnsi="Times New Roman" w:cs="Times New Roman"/>
            <w:sz w:val="24"/>
            <w:szCs w:val="24"/>
          </w:rPr>
          <w:t xml:space="preserve">which, as a rule, included the </w:t>
        </w:r>
      </w:ins>
      <w:del w:id="182" w:author="Väinölä, Risto" w:date="2020-09-14T02:28:00Z">
        <w:r w:rsidRPr="00E35FD0" w:rsidDel="002A2012">
          <w:rPr>
            <w:rFonts w:ascii="Times New Roman" w:eastAsia="Times New Roman" w:hAnsi="Times New Roman" w:cs="Times New Roman"/>
            <w:sz w:val="24"/>
            <w:szCs w:val="24"/>
          </w:rPr>
          <w:delText>each time including fo</w:delText>
        </w:r>
      </w:del>
      <w:ins w:id="183" w:author="Väinölä, Risto" w:date="2020-09-14T02:28:00Z">
        <w:r w:rsidR="002A2012">
          <w:rPr>
            <w:rFonts w:ascii="Times New Roman" w:eastAsia="Times New Roman" w:hAnsi="Times New Roman" w:cs="Times New Roman"/>
            <w:sz w:val="24"/>
            <w:szCs w:val="24"/>
          </w:rPr>
          <w:t>fo</w:t>
        </w:r>
      </w:ins>
      <w:r w:rsidRPr="00E35FD0">
        <w:rPr>
          <w:rFonts w:ascii="Times New Roman" w:eastAsia="Times New Roman" w:hAnsi="Times New Roman" w:cs="Times New Roman"/>
          <w:sz w:val="24"/>
          <w:szCs w:val="24"/>
        </w:rPr>
        <w:t xml:space="preserve">ur </w:t>
      </w:r>
      <w:del w:id="184" w:author="Väinölä, Risto" w:date="2020-09-14T02:28:00Z">
        <w:r w:rsidRPr="00E35FD0" w:rsidDel="002A2012">
          <w:rPr>
            <w:rFonts w:ascii="Times New Roman" w:eastAsia="Times New Roman" w:hAnsi="Times New Roman" w:cs="Times New Roman"/>
            <w:sz w:val="24"/>
            <w:szCs w:val="24"/>
          </w:rPr>
          <w:delText>“</w:delText>
        </w:r>
      </w:del>
      <w:r w:rsidRPr="00E35FD0">
        <w:rPr>
          <w:rFonts w:ascii="Times New Roman" w:eastAsia="Times New Roman" w:hAnsi="Times New Roman" w:cs="Times New Roman"/>
          <w:sz w:val="24"/>
          <w:szCs w:val="24"/>
        </w:rPr>
        <w:t>nearly diagnosti</w:t>
      </w:r>
      <w:del w:id="185" w:author="Väinölä, Risto" w:date="2020-09-14T02:28:00Z">
        <w:r w:rsidRPr="00E35FD0" w:rsidDel="002A2012">
          <w:rPr>
            <w:rFonts w:ascii="Times New Roman" w:eastAsia="Times New Roman" w:hAnsi="Times New Roman" w:cs="Times New Roman"/>
            <w:sz w:val="24"/>
            <w:szCs w:val="24"/>
          </w:rPr>
          <w:delText>c</w:delText>
        </w:r>
      </w:del>
      <w:ins w:id="186" w:author="Väinölä, Risto" w:date="2020-09-14T02:28:00Z">
        <w:r w:rsidR="002A2012">
          <w:rPr>
            <w:rFonts w:ascii="Times New Roman" w:eastAsia="Times New Roman" w:hAnsi="Times New Roman" w:cs="Times New Roman"/>
            <w:sz w:val="24"/>
            <w:szCs w:val="24"/>
          </w:rPr>
          <w:t>c loci</w:t>
        </w:r>
      </w:ins>
      <w:del w:id="187" w:author="Väinölä, Risto" w:date="2020-09-14T02:29:00Z">
        <w:r w:rsidRPr="00E35FD0" w:rsidDel="002A2012">
          <w:rPr>
            <w:rFonts w:ascii="Times New Roman" w:eastAsia="Times New Roman" w:hAnsi="Times New Roman" w:cs="Times New Roman"/>
            <w:sz w:val="24"/>
            <w:szCs w:val="24"/>
          </w:rPr>
          <w:delText>”</w:delText>
        </w:r>
      </w:del>
      <w:r w:rsidRPr="00E35FD0">
        <w:rPr>
          <w:rFonts w:ascii="Times New Roman" w:eastAsia="Times New Roman" w:hAnsi="Times New Roman" w:cs="Times New Roman"/>
          <w:sz w:val="24"/>
          <w:szCs w:val="24"/>
        </w:rPr>
        <w:t xml:space="preserve"> </w:t>
      </w:r>
      <w:moveFromRangeStart w:id="188" w:author="Väinölä, Risto" w:date="2020-09-14T02:29:00Z" w:name="move50942972"/>
      <w:moveFrom w:id="189" w:author="Väinölä, Risto" w:date="2020-09-14T02:29:00Z">
        <w:r w:rsidRPr="00E35FD0" w:rsidDel="002A2012">
          <w:rPr>
            <w:rFonts w:ascii="Times New Roman" w:eastAsia="Times New Roman" w:hAnsi="Times New Roman" w:cs="Times New Roman"/>
            <w:sz w:val="24"/>
            <w:szCs w:val="24"/>
          </w:rPr>
          <w:t xml:space="preserve">(70–95% allele frequency differences between </w:t>
        </w:r>
        <w:r w:rsidRPr="00E35FD0" w:rsidDel="002A2012">
          <w:rPr>
            <w:rFonts w:ascii="Times New Roman" w:eastAsia="Times New Roman" w:hAnsi="Times New Roman" w:cs="Times New Roman"/>
            <w:i/>
            <w:sz w:val="24"/>
            <w:szCs w:val="24"/>
          </w:rPr>
          <w:t>M. edulis</w:t>
        </w:r>
        <w:r w:rsidRPr="00E35FD0" w:rsidDel="002A2012">
          <w:rPr>
            <w:rFonts w:ascii="Times New Roman" w:eastAsia="Times New Roman" w:hAnsi="Times New Roman" w:cs="Times New Roman"/>
            <w:sz w:val="24"/>
            <w:szCs w:val="24"/>
          </w:rPr>
          <w:t xml:space="preserve"> and </w:t>
        </w:r>
        <w:r w:rsidRPr="00E35FD0" w:rsidDel="002A2012">
          <w:rPr>
            <w:rFonts w:ascii="Times New Roman" w:eastAsia="Times New Roman" w:hAnsi="Times New Roman" w:cs="Times New Roman"/>
            <w:i/>
            <w:sz w:val="24"/>
            <w:szCs w:val="24"/>
          </w:rPr>
          <w:t>M. trossulus</w:t>
        </w:r>
        <w:r w:rsidRPr="00E35FD0" w:rsidDel="002A2012">
          <w:rPr>
            <w:rFonts w:ascii="Times New Roman" w:eastAsia="Times New Roman" w:hAnsi="Times New Roman" w:cs="Times New Roman"/>
            <w:sz w:val="24"/>
            <w:szCs w:val="24"/>
          </w:rPr>
          <w:t>)</w:t>
        </w:r>
        <w:r w:rsidRPr="0044250A" w:rsidDel="002A2012">
          <w:rPr>
            <w:rFonts w:ascii="Times New Roman" w:eastAsia="Times New Roman" w:hAnsi="Times New Roman" w:cs="Times New Roman"/>
            <w:sz w:val="24"/>
            <w:szCs w:val="24"/>
          </w:rPr>
          <w:t xml:space="preserve"> </w:t>
        </w:r>
      </w:moveFrom>
      <w:moveFromRangeEnd w:id="188"/>
      <w:r w:rsidRPr="0044250A">
        <w:rPr>
          <w:rFonts w:ascii="Times New Roman" w:eastAsia="Times New Roman" w:hAnsi="Times New Roman" w:cs="Times New Roman"/>
          <w:sz w:val="24"/>
          <w:szCs w:val="24"/>
        </w:rPr>
        <w:t xml:space="preserve">Est-D, Gpi, Pgm and </w:t>
      </w:r>
      <w:r w:rsidRPr="00E35FD0">
        <w:rPr>
          <w:rFonts w:ascii="Times New Roman" w:eastAsia="Times New Roman" w:hAnsi="Times New Roman" w:cs="Times New Roman"/>
          <w:sz w:val="24"/>
          <w:szCs w:val="24"/>
        </w:rPr>
        <w:t>Odh</w:t>
      </w:r>
      <w:ins w:id="190" w:author="Väinölä, Risto" w:date="2020-09-14T02:29:00Z">
        <w:r w:rsidR="002A2012">
          <w:rPr>
            <w:rFonts w:ascii="Times New Roman" w:eastAsia="Times New Roman" w:hAnsi="Times New Roman" w:cs="Times New Roman"/>
            <w:sz w:val="24"/>
            <w:szCs w:val="24"/>
          </w:rPr>
          <w:t xml:space="preserve">, </w:t>
        </w:r>
      </w:ins>
      <w:moveToRangeStart w:id="191" w:author="Väinölä, Risto" w:date="2020-09-14T02:29:00Z" w:name="move50942972"/>
      <w:moveTo w:id="192" w:author="Väinölä, Risto" w:date="2020-09-14T02:29:00Z">
        <w:del w:id="193" w:author="Väinölä, Risto" w:date="2020-09-14T02:29:00Z">
          <w:r w:rsidR="002A2012" w:rsidRPr="00E35FD0" w:rsidDel="002A2012">
            <w:rPr>
              <w:rFonts w:ascii="Times New Roman" w:eastAsia="Times New Roman" w:hAnsi="Times New Roman" w:cs="Times New Roman"/>
              <w:sz w:val="24"/>
              <w:szCs w:val="24"/>
            </w:rPr>
            <w:delText>(</w:delText>
          </w:r>
        </w:del>
      </w:moveTo>
      <w:ins w:id="194" w:author="Väinölä, Risto" w:date="2020-09-14T02:29:00Z">
        <w:r w:rsidR="002A2012">
          <w:rPr>
            <w:rFonts w:ascii="Times New Roman" w:eastAsia="Times New Roman" w:hAnsi="Times New Roman" w:cs="Times New Roman"/>
            <w:sz w:val="24"/>
            <w:szCs w:val="24"/>
          </w:rPr>
          <w:t xml:space="preserve">which individually show </w:t>
        </w:r>
      </w:ins>
      <w:moveTo w:id="195" w:author="Väinölä, Risto" w:date="2020-09-14T02:29:00Z">
        <w:r w:rsidR="002A2012" w:rsidRPr="00E35FD0">
          <w:rPr>
            <w:rFonts w:ascii="Times New Roman" w:eastAsia="Times New Roman" w:hAnsi="Times New Roman" w:cs="Times New Roman"/>
            <w:sz w:val="24"/>
            <w:szCs w:val="24"/>
          </w:rPr>
          <w:t xml:space="preserve">70–95% allele frequency differences between </w:t>
        </w:r>
        <w:r w:rsidR="002A2012" w:rsidRPr="00E35FD0">
          <w:rPr>
            <w:rFonts w:ascii="Times New Roman" w:eastAsia="Times New Roman" w:hAnsi="Times New Roman" w:cs="Times New Roman"/>
            <w:i/>
            <w:sz w:val="24"/>
            <w:szCs w:val="24"/>
          </w:rPr>
          <w:t>M. edulis</w:t>
        </w:r>
        <w:r w:rsidR="002A2012" w:rsidRPr="00E35FD0">
          <w:rPr>
            <w:rFonts w:ascii="Times New Roman" w:eastAsia="Times New Roman" w:hAnsi="Times New Roman" w:cs="Times New Roman"/>
            <w:sz w:val="24"/>
            <w:szCs w:val="24"/>
          </w:rPr>
          <w:t xml:space="preserve"> and </w:t>
        </w:r>
        <w:r w:rsidR="002A2012" w:rsidRPr="00E35FD0">
          <w:rPr>
            <w:rFonts w:ascii="Times New Roman" w:eastAsia="Times New Roman" w:hAnsi="Times New Roman" w:cs="Times New Roman"/>
            <w:i/>
            <w:sz w:val="24"/>
            <w:szCs w:val="24"/>
          </w:rPr>
          <w:t>M. trossulus</w:t>
        </w:r>
        <w:del w:id="196" w:author="Väinölä, Risto" w:date="2020-09-14T02:29:00Z">
          <w:r w:rsidR="002A2012" w:rsidRPr="00E35FD0" w:rsidDel="002A2012">
            <w:rPr>
              <w:rFonts w:ascii="Times New Roman" w:eastAsia="Times New Roman" w:hAnsi="Times New Roman" w:cs="Times New Roman"/>
              <w:sz w:val="24"/>
              <w:szCs w:val="24"/>
            </w:rPr>
            <w:delText>)</w:delText>
          </w:r>
        </w:del>
      </w:moveTo>
      <w:moveToRangeEnd w:id="191"/>
      <w:del w:id="197" w:author="Väinölä, Risto" w:date="2020-09-14T02:29:00Z">
        <w:r w:rsidRPr="00E35FD0" w:rsidDel="002A2012">
          <w:rPr>
            <w:rFonts w:ascii="Times New Roman" w:eastAsia="Times New Roman" w:hAnsi="Times New Roman" w:cs="Times New Roman"/>
            <w:sz w:val="24"/>
            <w:szCs w:val="24"/>
          </w:rPr>
          <w:delText xml:space="preserve"> loci</w:delText>
        </w:r>
      </w:del>
      <w:r w:rsidRPr="00E35FD0">
        <w:rPr>
          <w:rFonts w:ascii="Times New Roman" w:eastAsia="Times New Roman" w:hAnsi="Times New Roman" w:cs="Times New Roman"/>
          <w:sz w:val="24"/>
          <w:szCs w:val="24"/>
        </w:rPr>
        <w:t>.</w:t>
      </w:r>
      <w:proofErr w:type="gramEnd"/>
      <w:r w:rsidRPr="00E35FD0">
        <w:rPr>
          <w:rFonts w:ascii="Times New Roman" w:eastAsia="Times New Roman" w:hAnsi="Times New Roman" w:cs="Times New Roman"/>
          <w:sz w:val="24"/>
          <w:szCs w:val="24"/>
        </w:rPr>
        <w:t xml:space="preserve"> </w:t>
      </w:r>
      <w:del w:id="198" w:author="Sarah Kingston" w:date="2020-08-03T17:18:00Z">
        <w:r w:rsidR="00B44577" w:rsidRPr="00E35FD0" w:rsidDel="0019723D">
          <w:rPr>
            <w:rFonts w:ascii="Times New Roman" w:eastAsia="Times New Roman" w:hAnsi="Times New Roman" w:cs="Times New Roman"/>
            <w:sz w:val="24"/>
            <w:szCs w:val="24"/>
          </w:rPr>
          <w:delText>New samples</w:delText>
        </w:r>
      </w:del>
      <w:del w:id="199" w:author="Sarah Kingston" w:date="2020-08-03T17:19:00Z">
        <w:r w:rsidR="00B44577" w:rsidRPr="00E35FD0" w:rsidDel="0019723D">
          <w:rPr>
            <w:rFonts w:ascii="Times New Roman" w:eastAsia="Times New Roman" w:hAnsi="Times New Roman" w:cs="Times New Roman"/>
            <w:sz w:val="24"/>
            <w:szCs w:val="24"/>
          </w:rPr>
          <w:delText xml:space="preserve"> from the Gulf of Maine were genotyped as in Kingston et al. 201</w:delText>
        </w:r>
      </w:del>
      <w:del w:id="200" w:author="Sarah Kingston" w:date="2020-08-03T17:11:00Z">
        <w:r w:rsidR="00B44577" w:rsidRPr="00E35FD0" w:rsidDel="0019723D">
          <w:rPr>
            <w:rFonts w:ascii="Times New Roman" w:eastAsia="Times New Roman" w:hAnsi="Times New Roman" w:cs="Times New Roman"/>
            <w:sz w:val="24"/>
            <w:szCs w:val="24"/>
          </w:rPr>
          <w:delText>7</w:delText>
        </w:r>
      </w:del>
      <w:del w:id="201" w:author="Sarah Kingston" w:date="2020-08-03T17:19:00Z">
        <w:r w:rsidR="00B44577" w:rsidRPr="00E35FD0" w:rsidDel="0019723D">
          <w:rPr>
            <w:rFonts w:ascii="Times New Roman" w:eastAsia="Times New Roman" w:hAnsi="Times New Roman" w:cs="Times New Roman"/>
            <w:sz w:val="24"/>
            <w:szCs w:val="24"/>
          </w:rPr>
          <w:delText>, while</w:delText>
        </w:r>
      </w:del>
      <w:r w:rsidR="00B44577" w:rsidRPr="00E35FD0">
        <w:rPr>
          <w:rFonts w:ascii="Times New Roman" w:eastAsia="Times New Roman" w:hAnsi="Times New Roman" w:cs="Times New Roman"/>
          <w:sz w:val="24"/>
          <w:szCs w:val="24"/>
        </w:rPr>
        <w:t xml:space="preserve"> </w:t>
      </w:r>
      <w:ins w:id="202" w:author="Sarah Kingston" w:date="2020-08-03T17:20:00Z">
        <w:r w:rsidR="0019723D">
          <w:rPr>
            <w:rFonts w:ascii="Times New Roman" w:eastAsia="Times New Roman" w:hAnsi="Times New Roman" w:cs="Times New Roman"/>
            <w:sz w:val="24"/>
            <w:szCs w:val="24"/>
          </w:rPr>
          <w:t>O</w:t>
        </w:r>
      </w:ins>
      <w:del w:id="203" w:author="Sarah Kingston" w:date="2020-08-03T17:19:00Z">
        <w:r w:rsidR="00B44577" w:rsidRPr="00E35FD0" w:rsidDel="0019723D">
          <w:rPr>
            <w:rFonts w:ascii="Times New Roman" w:eastAsia="Times New Roman" w:hAnsi="Times New Roman" w:cs="Times New Roman"/>
            <w:sz w:val="24"/>
            <w:szCs w:val="24"/>
          </w:rPr>
          <w:delText>o</w:delText>
        </w:r>
      </w:del>
      <w:r w:rsidR="00B44577" w:rsidRPr="00E35FD0">
        <w:rPr>
          <w:rFonts w:ascii="Times New Roman" w:eastAsia="Times New Roman" w:hAnsi="Times New Roman" w:cs="Times New Roman"/>
          <w:sz w:val="24"/>
          <w:szCs w:val="24"/>
        </w:rPr>
        <w:t>ther</w:t>
      </w:r>
      <w:ins w:id="204" w:author="Sarah Kingston" w:date="2020-08-03T17:20:00Z">
        <w:r w:rsidR="0019723D">
          <w:rPr>
            <w:rFonts w:ascii="Times New Roman" w:eastAsia="Times New Roman" w:hAnsi="Times New Roman" w:cs="Times New Roman"/>
            <w:sz w:val="24"/>
            <w:szCs w:val="24"/>
          </w:rPr>
          <w:t xml:space="preserve"> new</w:t>
        </w:r>
      </w:ins>
      <w:r w:rsidR="00B44577" w:rsidRPr="00E35FD0">
        <w:rPr>
          <w:rFonts w:ascii="Times New Roman" w:eastAsia="Times New Roman" w:hAnsi="Times New Roman" w:cs="Times New Roman"/>
          <w:sz w:val="24"/>
          <w:szCs w:val="24"/>
        </w:rPr>
        <w:t xml:space="preserve"> samples were genotype</w:t>
      </w:r>
      <w:r w:rsidR="00B44577" w:rsidRPr="00E35FD0">
        <w:rPr>
          <w:rFonts w:ascii="Times New Roman" w:eastAsia="Times New Roman" w:hAnsi="Times New Roman" w:cs="Times New Roman"/>
          <w:sz w:val="24"/>
          <w:szCs w:val="24"/>
          <w:lang w:val="en-GB"/>
        </w:rPr>
        <w:t>d</w:t>
      </w:r>
      <w:r w:rsidR="00B44577" w:rsidRPr="00E35FD0">
        <w:rPr>
          <w:rFonts w:ascii="Times New Roman" w:eastAsia="Times New Roman" w:hAnsi="Times New Roman" w:cs="Times New Roman"/>
          <w:sz w:val="24"/>
          <w:szCs w:val="24"/>
        </w:rPr>
        <w:t xml:space="preserve"> by Est-D, Gpi, Pgm and Odh as in Katolikova et al. 2016. For seven samples from the Barents Sea the data on only three loci</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Est-D, Gpi and Pgm</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 xml:space="preserve">were available (see </w:t>
      </w:r>
      <w:r w:rsidR="00B44577" w:rsidRPr="00E35FD0">
        <w:rPr>
          <w:rFonts w:ascii="Times New Roman" w:eastAsia="Times New Roman" w:hAnsi="Times New Roman" w:cs="Times New Roman"/>
          <w:b/>
          <w:sz w:val="24"/>
          <w:szCs w:val="24"/>
        </w:rPr>
        <w:t>S1 Table</w:t>
      </w:r>
      <w:r w:rsidR="00B44577" w:rsidRPr="00E35FD0">
        <w:rPr>
          <w:rFonts w:ascii="Times New Roman" w:eastAsia="Times New Roman" w:hAnsi="Times New Roman" w:cs="Times New Roman"/>
          <w:sz w:val="24"/>
          <w:szCs w:val="24"/>
        </w:rPr>
        <w:t xml:space="preserve">). </w:t>
      </w:r>
      <w:ins w:id="205" w:author="Väinölä, Risto" w:date="2020-09-14T02:31:00Z">
        <w:r w:rsidR="00152540">
          <w:rPr>
            <w:rFonts w:ascii="Times New Roman" w:eastAsia="Times New Roman" w:hAnsi="Times New Roman" w:cs="Times New Roman"/>
            <w:sz w:val="24"/>
            <w:szCs w:val="24"/>
          </w:rPr>
          <w:t xml:space="preserve">The </w:t>
        </w:r>
      </w:ins>
      <w:r w:rsidR="00B44577" w:rsidRPr="00E35FD0">
        <w:rPr>
          <w:rFonts w:ascii="Times New Roman" w:eastAsia="Times New Roman" w:hAnsi="Times New Roman" w:cs="Times New Roman"/>
          <w:sz w:val="24"/>
          <w:szCs w:val="24"/>
        </w:rPr>
        <w:t xml:space="preserve">SNP </w:t>
      </w:r>
      <w:ins w:id="206" w:author="Väinölä, Risto" w:date="2020-09-14T02:31:00Z">
        <w:r w:rsidR="00152540">
          <w:rPr>
            <w:rFonts w:ascii="Times New Roman" w:eastAsia="Times New Roman" w:hAnsi="Times New Roman" w:cs="Times New Roman"/>
            <w:sz w:val="24"/>
            <w:szCs w:val="24"/>
          </w:rPr>
          <w:t xml:space="preserve">data </w:t>
        </w:r>
      </w:ins>
      <w:r w:rsidR="00B44577" w:rsidRPr="00E35FD0">
        <w:rPr>
          <w:rFonts w:ascii="Times New Roman" w:eastAsia="Times New Roman" w:hAnsi="Times New Roman" w:cs="Times New Roman"/>
          <w:sz w:val="24"/>
          <w:szCs w:val="24"/>
        </w:rPr>
        <w:t>set and each of the four regional 4-locus allozyme sets (from the Baltic, Norway, Scotland and Russia) were analyzed separately using STRUCTURE or fastSTRUCTURE software (</w:t>
      </w:r>
      <w:r w:rsidR="00B44577" w:rsidRPr="00E35FD0">
        <w:rPr>
          <w:rFonts w:ascii="Times New Roman" w:eastAsia="Times New Roman" w:hAnsi="Times New Roman" w:cs="Times New Roman"/>
          <w:color w:val="00B050"/>
          <w:sz w:val="24"/>
          <w:szCs w:val="24"/>
        </w:rPr>
        <w:t>Pritchard et al. 2000</w:t>
      </w:r>
      <w:r w:rsidR="00B44577" w:rsidRPr="00E35FD0">
        <w:rPr>
          <w:rFonts w:ascii="Times New Roman" w:eastAsia="Gungsuh" w:hAnsi="Times New Roman" w:cs="Times New Roman"/>
          <w:color w:val="00B050"/>
          <w:sz w:val="24"/>
          <w:szCs w:val="24"/>
        </w:rPr>
        <w:t>, Raj et al. 2014</w:t>
      </w:r>
      <w:r w:rsidR="00B44577" w:rsidRPr="00E35FD0">
        <w:rPr>
          <w:rFonts w:ascii="Times New Roman" w:eastAsia="Gungsuh" w:hAnsi="Times New Roman" w:cs="Times New Roman"/>
          <w:sz w:val="24"/>
          <w:szCs w:val="24"/>
        </w:rPr>
        <w:t xml:space="preserve">, settings as in </w:t>
      </w:r>
      <w:r w:rsidR="00B44577" w:rsidRPr="00E35FD0">
        <w:rPr>
          <w:rFonts w:ascii="Times New Roman" w:eastAsia="Gungsuh" w:hAnsi="Times New Roman" w:cs="Times New Roman"/>
          <w:color w:val="00B050"/>
          <w:sz w:val="24"/>
          <w:szCs w:val="24"/>
        </w:rPr>
        <w:t>Katolikova et al. 2016 and Kingston et al. 201</w:t>
      </w:r>
      <w:ins w:id="207" w:author="Sarah Kingston" w:date="2020-08-03T17:11:00Z">
        <w:r w:rsidR="0019723D">
          <w:rPr>
            <w:rFonts w:ascii="Times New Roman" w:eastAsia="Gungsuh" w:hAnsi="Times New Roman" w:cs="Times New Roman"/>
            <w:color w:val="00B050"/>
            <w:sz w:val="24"/>
            <w:szCs w:val="24"/>
          </w:rPr>
          <w:t>8</w:t>
        </w:r>
      </w:ins>
      <w:del w:id="208" w:author="Sarah Kingston" w:date="2020-08-03T17:11:00Z">
        <w:r w:rsidR="00B44577" w:rsidRPr="00E35FD0" w:rsidDel="0019723D">
          <w:rPr>
            <w:rFonts w:ascii="Times New Roman" w:eastAsia="Gungsuh" w:hAnsi="Times New Roman" w:cs="Times New Roman"/>
            <w:color w:val="00B050"/>
            <w:sz w:val="24"/>
            <w:szCs w:val="24"/>
          </w:rPr>
          <w:delText>7</w:delText>
        </w:r>
      </w:del>
      <w:r w:rsidR="00B44577" w:rsidRPr="00E35FD0">
        <w:rPr>
          <w:rFonts w:ascii="Times New Roman" w:eastAsia="Gungsuh" w:hAnsi="Times New Roman" w:cs="Times New Roman"/>
          <w:sz w:val="24"/>
          <w:szCs w:val="24"/>
        </w:rPr>
        <w:t xml:space="preserve">). </w:t>
      </w:r>
      <w:ins w:id="209" w:author="Väinölä, Risto" w:date="2020-09-14T02:32:00Z">
        <w:r w:rsidR="00152540">
          <w:rPr>
            <w:rFonts w:ascii="Times New Roman" w:eastAsia="Gungsuh" w:hAnsi="Times New Roman" w:cs="Times New Roman"/>
            <w:sz w:val="24"/>
            <w:szCs w:val="24"/>
          </w:rPr>
          <w:t xml:space="preserve">The obtained </w:t>
        </w:r>
      </w:ins>
      <w:del w:id="210" w:author="Väinölä, Risto" w:date="2020-09-14T02:32:00Z">
        <w:r w:rsidR="00B44577" w:rsidRPr="00E35FD0" w:rsidDel="00152540">
          <w:rPr>
            <w:rFonts w:ascii="Times New Roman" w:eastAsia="Gungsuh" w:hAnsi="Times New Roman" w:cs="Times New Roman"/>
            <w:sz w:val="24"/>
            <w:szCs w:val="24"/>
          </w:rPr>
          <w:delText xml:space="preserve">Structure </w:delText>
        </w:r>
      </w:del>
      <w:r w:rsidR="00B44577" w:rsidRPr="00E35FD0">
        <w:rPr>
          <w:rFonts w:ascii="Times New Roman" w:eastAsia="Gungsuh" w:hAnsi="Times New Roman" w:cs="Times New Roman"/>
          <w:sz w:val="24"/>
          <w:szCs w:val="24"/>
        </w:rPr>
        <w:t>q-</w:t>
      </w:r>
      <w:del w:id="211" w:author="Väinölä, Risto" w:date="2020-09-14T02:32:00Z">
        <w:r w:rsidR="00B44577" w:rsidRPr="00E35FD0" w:rsidDel="00152540">
          <w:rPr>
            <w:rFonts w:ascii="Times New Roman" w:eastAsia="Gungsuh" w:hAnsi="Times New Roman" w:cs="Times New Roman"/>
            <w:sz w:val="24"/>
            <w:szCs w:val="24"/>
          </w:rPr>
          <w:delText xml:space="preserve">values </w:delText>
        </w:r>
      </w:del>
      <w:ins w:id="212" w:author="Väinölä, Risto" w:date="2020-09-14T02:32:00Z">
        <w:r w:rsidR="00152540" w:rsidRPr="00E35FD0">
          <w:rPr>
            <w:rFonts w:ascii="Times New Roman" w:eastAsia="Gungsuh" w:hAnsi="Times New Roman" w:cs="Times New Roman"/>
            <w:sz w:val="24"/>
            <w:szCs w:val="24"/>
          </w:rPr>
          <w:t>values</w:t>
        </w:r>
        <w:r w:rsidR="00152540">
          <w:rPr>
            <w:rFonts w:ascii="Times New Roman" w:eastAsia="Gungsuh" w:hAnsi="Times New Roman" w:cs="Times New Roman"/>
            <w:sz w:val="24"/>
            <w:szCs w:val="24"/>
          </w:rPr>
          <w:t xml:space="preserve"> are </w:t>
        </w:r>
      </w:ins>
      <w:r w:rsidR="00B44577" w:rsidRPr="00E35FD0">
        <w:rPr>
          <w:rFonts w:ascii="Times New Roman" w:eastAsia="Gungsuh" w:hAnsi="Times New Roman" w:cs="Times New Roman"/>
          <w:sz w:val="24"/>
          <w:szCs w:val="24"/>
        </w:rPr>
        <w:t xml:space="preserve">defined as </w:t>
      </w:r>
      <w:ins w:id="213" w:author="Väinölä, Risto" w:date="2020-09-14T02:31:00Z">
        <w:r w:rsidR="00152540">
          <w:rPr>
            <w:rFonts w:ascii="Times New Roman" w:eastAsia="Gungsuh" w:hAnsi="Times New Roman" w:cs="Times New Roman"/>
            <w:sz w:val="24"/>
            <w:szCs w:val="24"/>
          </w:rPr>
          <w:t xml:space="preserve">estimates of the </w:t>
        </w:r>
      </w:ins>
      <w:r w:rsidR="00B44577" w:rsidRPr="00E35FD0">
        <w:rPr>
          <w:rFonts w:ascii="Times New Roman" w:eastAsia="Gungsuh" w:hAnsi="Times New Roman" w:cs="Times New Roman"/>
          <w:sz w:val="24"/>
          <w:szCs w:val="24"/>
        </w:rPr>
        <w:t xml:space="preserve">proportion of </w:t>
      </w:r>
      <w:r w:rsidR="00B44577" w:rsidRPr="00E35FD0">
        <w:rPr>
          <w:rFonts w:ascii="Times New Roman" w:eastAsia="Gungsuh" w:hAnsi="Times New Roman" w:cs="Times New Roman"/>
          <w:i/>
          <w:sz w:val="24"/>
          <w:szCs w:val="24"/>
        </w:rPr>
        <w:t xml:space="preserve">M. trossulus </w:t>
      </w:r>
      <w:r w:rsidR="00B44577" w:rsidRPr="00E35FD0">
        <w:rPr>
          <w:rFonts w:ascii="Times New Roman" w:eastAsia="Gungsuh" w:hAnsi="Times New Roman" w:cs="Times New Roman"/>
          <w:sz w:val="24"/>
          <w:szCs w:val="24"/>
        </w:rPr>
        <w:t xml:space="preserve">genes in individual genotypes </w:t>
      </w:r>
      <w:del w:id="214" w:author="Väinölä, Risto" w:date="2020-09-14T02:33:00Z">
        <w:r w:rsidR="00B44577" w:rsidRPr="00E35FD0" w:rsidDel="00152540">
          <w:rPr>
            <w:rFonts w:ascii="Times New Roman" w:eastAsia="Gungsuh" w:hAnsi="Times New Roman" w:cs="Times New Roman"/>
            <w:sz w:val="24"/>
            <w:szCs w:val="24"/>
          </w:rPr>
          <w:delText xml:space="preserve">were estimated </w:delText>
        </w:r>
      </w:del>
      <w:r w:rsidR="00B44577" w:rsidRPr="00E35FD0">
        <w:rPr>
          <w:rFonts w:ascii="Times New Roman" w:eastAsia="Gungsuh" w:hAnsi="Times New Roman" w:cs="Times New Roman"/>
          <w:sz w:val="24"/>
          <w:szCs w:val="24"/>
        </w:rPr>
        <w:t xml:space="preserve">(proportion of </w:t>
      </w:r>
      <w:r w:rsidR="00B44577" w:rsidRPr="00E35FD0">
        <w:rPr>
          <w:rFonts w:ascii="Times New Roman" w:eastAsia="Gungsuh" w:hAnsi="Times New Roman" w:cs="Times New Roman"/>
          <w:i/>
          <w:sz w:val="24"/>
          <w:szCs w:val="24"/>
        </w:rPr>
        <w:t>M. edulis</w:t>
      </w:r>
      <w:r w:rsidR="00B44577" w:rsidRPr="00E35FD0">
        <w:rPr>
          <w:rFonts w:ascii="Times New Roman" w:eastAsia="Gungsuh" w:hAnsi="Times New Roman" w:cs="Times New Roman"/>
          <w:sz w:val="24"/>
          <w:szCs w:val="24"/>
        </w:rPr>
        <w:t xml:space="preserve"> genes is therefore 1-q). </w:t>
      </w:r>
      <w:r w:rsidR="00B44577" w:rsidRPr="000F01EB">
        <w:rPr>
          <w:rFonts w:ascii="Times New Roman" w:eastAsia="Gungsuh" w:hAnsi="Times New Roman" w:cs="Times New Roman"/>
          <w:sz w:val="24"/>
          <w:szCs w:val="24"/>
        </w:rPr>
        <w:t>The material from Russia was also analyzed by three loci (</w:t>
      </w:r>
      <w:r w:rsidR="008B61B0" w:rsidRPr="000F01EB">
        <w:rPr>
          <w:rFonts w:ascii="Times New Roman" w:eastAsia="Gungsuh" w:hAnsi="Times New Roman" w:cs="Times New Roman"/>
          <w:sz w:val="24"/>
          <w:szCs w:val="24"/>
        </w:rPr>
        <w:t xml:space="preserve">all but </w:t>
      </w:r>
      <w:r w:rsidR="00B44577" w:rsidRPr="000F01EB">
        <w:rPr>
          <w:rFonts w:ascii="Times New Roman" w:eastAsia="Gungsuh" w:hAnsi="Times New Roman" w:cs="Times New Roman"/>
          <w:sz w:val="24"/>
          <w:szCs w:val="24"/>
        </w:rPr>
        <w:t xml:space="preserve">Odh) to show that the exclusion of Odh did not affect the inference (data not shown). </w:t>
      </w:r>
      <w:r w:rsidR="008B61B0" w:rsidRPr="000F01EB">
        <w:rPr>
          <w:rFonts w:ascii="Times New Roman" w:eastAsia="Gungsuh" w:hAnsi="Times New Roman" w:cs="Times New Roman"/>
          <w:sz w:val="24"/>
          <w:szCs w:val="24"/>
        </w:rPr>
        <w:t>The m</w:t>
      </w:r>
      <w:r w:rsidR="00B44577" w:rsidRPr="000F01EB">
        <w:rPr>
          <w:rFonts w:ascii="Times New Roman" w:eastAsia="Gungsuh" w:hAnsi="Times New Roman" w:cs="Times New Roman"/>
          <w:sz w:val="24"/>
          <w:szCs w:val="24"/>
        </w:rPr>
        <w:t xml:space="preserve">ussels </w:t>
      </w:r>
      <w:proofErr w:type="gramStart"/>
      <w:r w:rsidR="00B44577" w:rsidRPr="000F01EB">
        <w:rPr>
          <w:rFonts w:ascii="Times New Roman" w:eastAsia="Gungsuh" w:hAnsi="Times New Roman" w:cs="Times New Roman"/>
          <w:sz w:val="24"/>
          <w:szCs w:val="24"/>
        </w:rPr>
        <w:t>were classified</w:t>
      </w:r>
      <w:proofErr w:type="gramEnd"/>
      <w:r w:rsidR="00B44577" w:rsidRPr="000F01EB">
        <w:rPr>
          <w:rFonts w:ascii="Times New Roman" w:eastAsia="Gungsuh" w:hAnsi="Times New Roman" w:cs="Times New Roman"/>
          <w:sz w:val="24"/>
          <w:szCs w:val="24"/>
        </w:rPr>
        <w:t xml:space="preserve"> into two categories by their q-values: genotypes dominated by </w:t>
      </w:r>
      <w:r w:rsidR="00B44577" w:rsidRPr="000F01EB">
        <w:rPr>
          <w:rFonts w:ascii="Times New Roman" w:eastAsia="Gungsuh" w:hAnsi="Times New Roman" w:cs="Times New Roman"/>
          <w:i/>
          <w:sz w:val="24"/>
          <w:szCs w:val="24"/>
        </w:rPr>
        <w:t>M. trossulus</w:t>
      </w:r>
      <w:r w:rsidR="00B44577" w:rsidRPr="000F01EB">
        <w:rPr>
          <w:rFonts w:ascii="Times New Roman" w:eastAsia="Gungsuh" w:hAnsi="Times New Roman" w:cs="Times New Roman"/>
          <w:sz w:val="24"/>
          <w:szCs w:val="24"/>
        </w:rPr>
        <w:t xml:space="preserve"> genes (q-value &gt; 0.5) and </w:t>
      </w:r>
      <w:del w:id="215" w:author="Väinölä, Risto" w:date="2020-09-14T02:34:00Z">
        <w:r w:rsidR="00B44577" w:rsidRPr="000F01EB" w:rsidDel="00152540">
          <w:rPr>
            <w:rFonts w:ascii="Times New Roman" w:eastAsia="Gungsuh" w:hAnsi="Times New Roman" w:cs="Times New Roman"/>
            <w:sz w:val="24"/>
            <w:szCs w:val="24"/>
          </w:rPr>
          <w:delText xml:space="preserve">genotypes </w:delText>
        </w:r>
        <w:r w:rsidR="00B44577" w:rsidRPr="00466654" w:rsidDel="00152540">
          <w:rPr>
            <w:rFonts w:ascii="Times New Roman" w:eastAsia="Gungsuh" w:hAnsi="Times New Roman" w:cs="Times New Roman"/>
            <w:sz w:val="24"/>
            <w:szCs w:val="24"/>
          </w:rPr>
          <w:delText>dominated</w:delText>
        </w:r>
      </w:del>
      <w:ins w:id="216" w:author="Väinölä, Risto" w:date="2020-09-14T02:34:00Z">
        <w:r w:rsidR="00152540">
          <w:rPr>
            <w:rFonts w:ascii="Times New Roman" w:eastAsia="Gungsuh" w:hAnsi="Times New Roman" w:cs="Times New Roman"/>
            <w:sz w:val="24"/>
            <w:szCs w:val="24"/>
          </w:rPr>
          <w:t>those</w:t>
        </w:r>
      </w:ins>
      <w:r w:rsidR="00B44577" w:rsidRPr="00466654">
        <w:rPr>
          <w:rFonts w:ascii="Times New Roman" w:eastAsia="Gungsuh" w:hAnsi="Times New Roman" w:cs="Times New Roman"/>
          <w:sz w:val="24"/>
          <w:szCs w:val="24"/>
        </w:rPr>
        <w:t xml:space="preserve"> by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genes (q-value ≤ 0.5). For ease of presentation, these categories </w:t>
      </w:r>
      <w:proofErr w:type="gramStart"/>
      <w:r w:rsidR="00B44577" w:rsidRPr="00466654">
        <w:rPr>
          <w:rFonts w:ascii="Times New Roman" w:eastAsia="Gungsuh" w:hAnsi="Times New Roman" w:cs="Times New Roman"/>
          <w:sz w:val="24"/>
          <w:szCs w:val="24"/>
        </w:rPr>
        <w:t>will be referred</w:t>
      </w:r>
      <w:proofErr w:type="gramEnd"/>
      <w:r w:rsidR="00B44577" w:rsidRPr="00466654">
        <w:rPr>
          <w:rFonts w:ascii="Times New Roman" w:eastAsia="Gungsuh" w:hAnsi="Times New Roman" w:cs="Times New Roman"/>
          <w:sz w:val="24"/>
          <w:szCs w:val="24"/>
        </w:rPr>
        <w:t xml:space="preserve"> to as “</w:t>
      </w:r>
      <w:r w:rsidR="00B44577" w:rsidRPr="00466654">
        <w:rPr>
          <w:rFonts w:ascii="Times New Roman" w:eastAsia="Gungsuh" w:hAnsi="Times New Roman" w:cs="Times New Roman"/>
          <w:i/>
          <w:sz w:val="24"/>
          <w:szCs w:val="24"/>
        </w:rPr>
        <w:t>M. trossulus</w:t>
      </w:r>
      <w:r w:rsidR="00B44577" w:rsidRPr="00466654">
        <w:rPr>
          <w:rFonts w:ascii="Times New Roman" w:eastAsia="Gungsuh" w:hAnsi="Times New Roman" w:cs="Times New Roman"/>
          <w:sz w:val="24"/>
          <w:szCs w:val="24"/>
        </w:rPr>
        <w:t>” and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genotypes </w:t>
      </w:r>
      <w:ins w:id="217" w:author="Väinölä, Risto" w:date="2020-09-14T02:34:00Z">
        <w:r w:rsidR="00152540">
          <w:rPr>
            <w:rFonts w:ascii="Times New Roman" w:eastAsia="Gungsuh" w:hAnsi="Times New Roman" w:cs="Times New Roman"/>
            <w:sz w:val="24"/>
            <w:szCs w:val="24"/>
          </w:rPr>
          <w:t>al</w:t>
        </w:r>
      </w:ins>
      <w:r w:rsidR="00B44577" w:rsidRPr="00466654">
        <w:rPr>
          <w:rFonts w:ascii="Times New Roman" w:eastAsia="Gungsuh" w:hAnsi="Times New Roman" w:cs="Times New Roman"/>
          <w:sz w:val="24"/>
          <w:szCs w:val="24"/>
          <w:lang w:val="en-GB"/>
        </w:rPr>
        <w:t xml:space="preserve">though </w:t>
      </w:r>
      <w:r w:rsidR="00B44577" w:rsidRPr="00466654">
        <w:rPr>
          <w:rFonts w:ascii="Times New Roman" w:eastAsia="Gungsuh" w:hAnsi="Times New Roman" w:cs="Times New Roman"/>
          <w:sz w:val="24"/>
          <w:szCs w:val="24"/>
        </w:rPr>
        <w:t>each includes both purebreds and hybrids.</w:t>
      </w:r>
      <w:r w:rsidR="00B44577" w:rsidRPr="00466654">
        <w:rPr>
          <w:rFonts w:ascii="Times New Roman" w:hAnsi="Times New Roman" w:cs="Times New Roman"/>
          <w:sz w:val="24"/>
          <w:szCs w:val="24"/>
        </w:rPr>
        <w:t xml:space="preserve"> </w:t>
      </w:r>
      <w:del w:id="218" w:author="Väinölä, Risto" w:date="2020-09-14T02:34:00Z">
        <w:r w:rsidR="008B61B0" w:rsidRPr="00466654" w:rsidDel="00152540">
          <w:rPr>
            <w:rFonts w:ascii="Times New Roman" w:hAnsi="Times New Roman" w:cs="Times New Roman"/>
            <w:sz w:val="24"/>
            <w:szCs w:val="24"/>
          </w:rPr>
          <w:delText xml:space="preserve">Only </w:delText>
        </w:r>
        <w:r w:rsidR="008B61B0" w:rsidRPr="00466654" w:rsidDel="00152540">
          <w:rPr>
            <w:rFonts w:ascii="Times New Roman" w:eastAsia="Gungsuh" w:hAnsi="Times New Roman" w:cs="Times New Roman"/>
            <w:sz w:val="24"/>
            <w:szCs w:val="24"/>
          </w:rPr>
          <w:delText xml:space="preserve">the results of classification into </w:delText>
        </w:r>
        <w:r w:rsidR="008B61B0" w:rsidRPr="00466654" w:rsidDel="00152540">
          <w:rPr>
            <w:rFonts w:ascii="Times New Roman" w:eastAsia="Gungsuh" w:hAnsi="Times New Roman" w:cs="Times New Roman"/>
            <w:i/>
            <w:sz w:val="24"/>
            <w:szCs w:val="24"/>
          </w:rPr>
          <w:delText>M. trossulus</w:delText>
        </w:r>
        <w:r w:rsidR="008B61B0" w:rsidRPr="00466654" w:rsidDel="00152540">
          <w:rPr>
            <w:rFonts w:ascii="Times New Roman" w:eastAsia="Gungsuh" w:hAnsi="Times New Roman" w:cs="Times New Roman"/>
            <w:sz w:val="24"/>
            <w:szCs w:val="24"/>
          </w:rPr>
          <w:delText xml:space="preserve"> and </w:delText>
        </w:r>
        <w:r w:rsidR="008B61B0" w:rsidRPr="00466654" w:rsidDel="00152540">
          <w:rPr>
            <w:rFonts w:ascii="Times New Roman" w:eastAsia="Gungsuh" w:hAnsi="Times New Roman" w:cs="Times New Roman"/>
            <w:i/>
            <w:sz w:val="24"/>
            <w:szCs w:val="24"/>
          </w:rPr>
          <w:delText>M. edulis</w:delText>
        </w:r>
        <w:r w:rsidR="008B61B0" w:rsidRPr="00466654" w:rsidDel="00152540">
          <w:rPr>
            <w:rFonts w:ascii="Times New Roman" w:eastAsia="Gungsuh" w:hAnsi="Times New Roman" w:cs="Times New Roman"/>
            <w:sz w:val="24"/>
            <w:szCs w:val="24"/>
          </w:rPr>
          <w:delText xml:space="preserve"> are considered here, and the other </w:delText>
        </w:r>
        <w:r w:rsidR="00B44577" w:rsidRPr="00466654" w:rsidDel="00152540">
          <w:rPr>
            <w:rFonts w:ascii="Times New Roman" w:hAnsi="Times New Roman" w:cs="Times New Roman"/>
            <w:sz w:val="24"/>
            <w:szCs w:val="24"/>
          </w:rPr>
          <w:delText>g</w:delText>
        </w:r>
        <w:r w:rsidR="00B44577" w:rsidRPr="00466654" w:rsidDel="00152540">
          <w:rPr>
            <w:rFonts w:ascii="Times New Roman" w:eastAsia="Gungsuh" w:hAnsi="Times New Roman" w:cs="Times New Roman"/>
            <w:sz w:val="24"/>
            <w:szCs w:val="24"/>
          </w:rPr>
          <w:delText xml:space="preserve">enetic information </w:delText>
        </w:r>
        <w:r w:rsidR="008B61B0" w:rsidRPr="00466654" w:rsidDel="00152540">
          <w:rPr>
            <w:rFonts w:ascii="Times New Roman" w:eastAsia="Gungsuh" w:hAnsi="Times New Roman" w:cs="Times New Roman"/>
            <w:sz w:val="24"/>
            <w:szCs w:val="24"/>
          </w:rPr>
          <w:delText>is not.</w:delText>
        </w:r>
        <w:r w:rsidR="00B44577" w:rsidRPr="00466654" w:rsidDel="00152540">
          <w:rPr>
            <w:rFonts w:ascii="Times New Roman" w:eastAsia="Gungsuh" w:hAnsi="Times New Roman" w:cs="Times New Roman"/>
            <w:sz w:val="24"/>
            <w:szCs w:val="24"/>
          </w:rPr>
          <w:delText xml:space="preserve"> </w:delText>
        </w:r>
      </w:del>
      <w:del w:id="219" w:author="Väinölä, Risto" w:date="2020-09-14T02:35:00Z">
        <w:r w:rsidR="00B44577" w:rsidRPr="00466654" w:rsidDel="00152540">
          <w:rPr>
            <w:rFonts w:ascii="Times New Roman" w:eastAsia="Gungsuh" w:hAnsi="Times New Roman" w:cs="Times New Roman"/>
            <w:sz w:val="24"/>
            <w:szCs w:val="24"/>
          </w:rPr>
          <w:delText xml:space="preserve">A </w:delText>
        </w:r>
      </w:del>
      <w:ins w:id="220" w:author="Väinölä, Risto" w:date="2020-09-14T02:35:00Z">
        <w:r w:rsidR="00152540">
          <w:rPr>
            <w:rFonts w:ascii="Times New Roman" w:hAnsi="Times New Roman" w:cs="Times New Roman"/>
            <w:sz w:val="24"/>
            <w:szCs w:val="24"/>
          </w:rPr>
          <w:t>More</w:t>
        </w:r>
        <w:r w:rsidR="00152540">
          <w:rPr>
            <w:rFonts w:ascii="Times New Roman" w:eastAsia="Gungsuh" w:hAnsi="Times New Roman" w:cs="Times New Roman"/>
            <w:sz w:val="24"/>
            <w:szCs w:val="24"/>
          </w:rPr>
          <w:t xml:space="preserve"> </w:t>
        </w:r>
      </w:ins>
      <w:r w:rsidR="00B44577" w:rsidRPr="00E35FD0">
        <w:rPr>
          <w:rFonts w:ascii="Times New Roman" w:eastAsia="Gungsuh" w:hAnsi="Times New Roman" w:cs="Times New Roman"/>
          <w:sz w:val="24"/>
          <w:szCs w:val="24"/>
        </w:rPr>
        <w:t>detailed analys</w:t>
      </w:r>
      <w:ins w:id="221" w:author="Väinölä, Risto" w:date="2020-09-14T02:35:00Z">
        <w:r w:rsidR="00152540">
          <w:rPr>
            <w:rFonts w:ascii="Times New Roman" w:eastAsia="Gungsuh" w:hAnsi="Times New Roman" w:cs="Times New Roman"/>
            <w:sz w:val="24"/>
            <w:szCs w:val="24"/>
          </w:rPr>
          <w:t>e</w:t>
        </w:r>
      </w:ins>
      <w:del w:id="222" w:author="Väinölä, Risto" w:date="2020-09-14T02:35:00Z">
        <w:r w:rsidR="00B44577" w:rsidRPr="00E35FD0" w:rsidDel="00152540">
          <w:rPr>
            <w:rFonts w:ascii="Times New Roman" w:eastAsia="Gungsuh" w:hAnsi="Times New Roman" w:cs="Times New Roman"/>
            <w:sz w:val="24"/>
            <w:szCs w:val="24"/>
          </w:rPr>
          <w:delText>i</w:delText>
        </w:r>
      </w:del>
      <w:r w:rsidR="00B44577" w:rsidRPr="00E35FD0">
        <w:rPr>
          <w:rFonts w:ascii="Times New Roman" w:eastAsia="Gungsuh" w:hAnsi="Times New Roman" w:cs="Times New Roman"/>
          <w:sz w:val="24"/>
          <w:szCs w:val="24"/>
        </w:rPr>
        <w:t>s of the hybrid zones</w:t>
      </w:r>
      <w:ins w:id="223" w:author="Väinölä, Risto" w:date="2020-09-14T02:35:00Z">
        <w:r w:rsidR="00152540">
          <w:rPr>
            <w:rFonts w:ascii="Times New Roman" w:eastAsia="Gungsuh" w:hAnsi="Times New Roman" w:cs="Times New Roman"/>
            <w:sz w:val="24"/>
            <w:szCs w:val="24"/>
          </w:rPr>
          <w:t xml:space="preserve"> studie</w:t>
        </w:r>
      </w:ins>
      <w:ins w:id="224" w:author="Väinölä, Risto" w:date="2020-09-14T09:24:00Z">
        <w:r w:rsidR="00AB4F8A">
          <w:rPr>
            <w:rFonts w:ascii="Times New Roman" w:eastAsia="Gungsuh" w:hAnsi="Times New Roman" w:cs="Times New Roman"/>
            <w:sz w:val="24"/>
            <w:szCs w:val="24"/>
          </w:rPr>
          <w:t>d</w:t>
        </w:r>
      </w:ins>
      <w:del w:id="225" w:author="Väinölä, Risto" w:date="2020-09-14T02:35:00Z">
        <w:r w:rsidR="00B44577" w:rsidRPr="00E35FD0" w:rsidDel="00152540">
          <w:rPr>
            <w:rFonts w:ascii="Times New Roman" w:eastAsia="Gungsuh" w:hAnsi="Times New Roman" w:cs="Times New Roman"/>
            <w:sz w:val="24"/>
            <w:szCs w:val="24"/>
          </w:rPr>
          <w:delText xml:space="preserve"> under consideration</w:delText>
        </w:r>
      </w:del>
      <w:r w:rsidR="00B44577" w:rsidRPr="00E35FD0">
        <w:rPr>
          <w:rFonts w:ascii="Times New Roman" w:eastAsia="Gungsuh" w:hAnsi="Times New Roman" w:cs="Times New Roman"/>
          <w:sz w:val="24"/>
          <w:szCs w:val="24"/>
        </w:rPr>
        <w:t>, in particular</w:t>
      </w:r>
      <w:del w:id="226" w:author="Väinölä, Risto" w:date="2020-09-14T09:24:00Z">
        <w:r w:rsidR="00B44577" w:rsidRPr="00E35FD0" w:rsidDel="00AB4F8A">
          <w:rPr>
            <w:rFonts w:ascii="Times New Roman" w:eastAsia="Gungsuh" w:hAnsi="Times New Roman" w:cs="Times New Roman"/>
            <w:sz w:val="24"/>
            <w:szCs w:val="24"/>
            <w:lang w:val="en-GB"/>
          </w:rPr>
          <w:delText>,</w:delText>
        </w:r>
        <w:r w:rsidR="00B44577" w:rsidRPr="00E35FD0" w:rsidDel="00AB4F8A">
          <w:rPr>
            <w:rFonts w:ascii="Times New Roman" w:eastAsia="Gungsuh" w:hAnsi="Times New Roman" w:cs="Times New Roman"/>
            <w:sz w:val="24"/>
            <w:szCs w:val="24"/>
          </w:rPr>
          <w:delText xml:space="preserve"> </w:delText>
        </w:r>
        <w:r w:rsidR="00B44577" w:rsidRPr="00E35FD0" w:rsidDel="00AB4F8A">
          <w:rPr>
            <w:rFonts w:ascii="Times New Roman" w:eastAsia="Gungsuh" w:hAnsi="Times New Roman" w:cs="Times New Roman"/>
            <w:sz w:val="24"/>
            <w:szCs w:val="24"/>
            <w:lang w:val="en-GB"/>
          </w:rPr>
          <w:delText>the</w:delText>
        </w:r>
      </w:del>
      <w:r w:rsidR="00B44577" w:rsidRPr="00E35FD0">
        <w:rPr>
          <w:rFonts w:ascii="Times New Roman" w:eastAsia="Gungsuh" w:hAnsi="Times New Roman" w:cs="Times New Roman"/>
          <w:sz w:val="24"/>
          <w:szCs w:val="24"/>
        </w:rPr>
        <w:t xml:space="preserve"> </w:t>
      </w:r>
      <w:ins w:id="227" w:author="Väinölä, Risto" w:date="2020-09-14T02:35:00Z">
        <w:r w:rsidR="00152540">
          <w:rPr>
            <w:rFonts w:ascii="Times New Roman" w:eastAsia="Gungsuh" w:hAnsi="Times New Roman" w:cs="Times New Roman"/>
            <w:sz w:val="24"/>
            <w:szCs w:val="24"/>
          </w:rPr>
          <w:t xml:space="preserve">of </w:t>
        </w:r>
      </w:ins>
      <w:r w:rsidR="00B44577" w:rsidRPr="00E35FD0">
        <w:rPr>
          <w:rFonts w:ascii="Times New Roman" w:eastAsia="Gungsuh" w:hAnsi="Times New Roman" w:cs="Times New Roman"/>
          <w:sz w:val="24"/>
          <w:szCs w:val="24"/>
        </w:rPr>
        <w:t xml:space="preserve">proportions of purebreds and hybrids in mixed samples, </w:t>
      </w:r>
      <w:del w:id="228" w:author="Väinölä, Risto" w:date="2020-09-14T02:36:00Z">
        <w:r w:rsidR="00B44577" w:rsidRPr="00E35FD0" w:rsidDel="00152540">
          <w:rPr>
            <w:rFonts w:ascii="Times New Roman" w:eastAsia="Gungsuh" w:hAnsi="Times New Roman" w:cs="Times New Roman"/>
            <w:sz w:val="24"/>
            <w:szCs w:val="24"/>
          </w:rPr>
          <w:delText>are available</w:delText>
        </w:r>
      </w:del>
      <w:ins w:id="229" w:author="Väinölä, Risto" w:date="2020-09-14T02:36:00Z">
        <w:r w:rsidR="00152540">
          <w:rPr>
            <w:rFonts w:ascii="Times New Roman" w:eastAsia="Gungsuh" w:hAnsi="Times New Roman" w:cs="Times New Roman"/>
            <w:sz w:val="24"/>
            <w:szCs w:val="24"/>
          </w:rPr>
          <w:t>have been presented earlier</w:t>
        </w:r>
      </w:ins>
      <w:del w:id="230" w:author="Väinölä, Risto" w:date="2020-09-14T02:36:00Z">
        <w:r w:rsidR="00B44577" w:rsidRPr="00E35FD0" w:rsidDel="00152540">
          <w:rPr>
            <w:rFonts w:ascii="Times New Roman" w:eastAsia="Gungsuh" w:hAnsi="Times New Roman" w:cs="Times New Roman"/>
            <w:sz w:val="24"/>
            <w:szCs w:val="24"/>
          </w:rPr>
          <w:delText xml:space="preserve"> in the literature</w:delText>
        </w:r>
      </w:del>
      <w:r w:rsidR="00B44577" w:rsidRPr="00E35FD0">
        <w:rPr>
          <w:rFonts w:ascii="Times New Roman" w:eastAsia="Gungsuh" w:hAnsi="Times New Roman" w:cs="Times New Roman"/>
          <w:sz w:val="24"/>
          <w:szCs w:val="24"/>
        </w:rPr>
        <w:t xml:space="preserve"> (</w:t>
      </w:r>
      <w:r w:rsidR="00B44577" w:rsidRPr="00E35FD0">
        <w:rPr>
          <w:rFonts w:ascii="Times New Roman" w:eastAsia="Times New Roman" w:hAnsi="Times New Roman" w:cs="Times New Roman"/>
          <w:color w:val="00B050"/>
          <w:sz w:val="24"/>
          <w:szCs w:val="24"/>
        </w:rPr>
        <w:t>Vainola, Strelkov 2011; Katolikova et al. 2016; Kingston et al 201</w:t>
      </w:r>
      <w:ins w:id="231" w:author="Sarah Kingston" w:date="2020-08-03T17:11:00Z">
        <w:r w:rsidR="0019723D">
          <w:rPr>
            <w:rFonts w:ascii="Times New Roman" w:eastAsia="Times New Roman" w:hAnsi="Times New Roman" w:cs="Times New Roman"/>
            <w:color w:val="00B050"/>
            <w:sz w:val="24"/>
            <w:szCs w:val="24"/>
          </w:rPr>
          <w:t>8</w:t>
        </w:r>
      </w:ins>
      <w:del w:id="232" w:author="Sarah Kingston" w:date="2020-08-03T17:11:00Z">
        <w:r w:rsidR="00B44577" w:rsidRPr="00E35FD0" w:rsidDel="0019723D">
          <w:rPr>
            <w:rFonts w:ascii="Times New Roman" w:eastAsia="Times New Roman" w:hAnsi="Times New Roman" w:cs="Times New Roman"/>
            <w:color w:val="00B050"/>
            <w:sz w:val="24"/>
            <w:szCs w:val="24"/>
          </w:rPr>
          <w:delText>7</w:delText>
        </w:r>
      </w:del>
      <w:r w:rsidR="00B44577" w:rsidRPr="00E35FD0">
        <w:rPr>
          <w:rFonts w:ascii="Times New Roman" w:eastAsia="Times New Roman" w:hAnsi="Times New Roman" w:cs="Times New Roman"/>
          <w:color w:val="00B050"/>
          <w:sz w:val="24"/>
          <w:szCs w:val="24"/>
        </w:rPr>
        <w:t xml:space="preserve">; Strelkov et al. 2017; Wenne et al. 2020 </w:t>
      </w:r>
      <w:r w:rsidR="00B44577" w:rsidRPr="00E35FD0">
        <w:rPr>
          <w:rFonts w:ascii="Times New Roman" w:eastAsia="Times New Roman" w:hAnsi="Times New Roman" w:cs="Times New Roman"/>
          <w:sz w:val="24"/>
          <w:szCs w:val="24"/>
        </w:rPr>
        <w:t>and references therein).</w:t>
      </w:r>
    </w:p>
    <w:p w14:paraId="401040BE" w14:textId="64BE5D95"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Morphological characters.</w:t>
      </w:r>
      <w:r>
        <w:rPr>
          <w:rFonts w:ascii="Times New Roman" w:eastAsia="Times New Roman" w:hAnsi="Times New Roman" w:cs="Times New Roman"/>
          <w:sz w:val="24"/>
          <w:szCs w:val="24"/>
        </w:rPr>
        <w:t xml:space="preserve"> Data on the White Sea samples were taken from Katolikova et al. 2016 and </w:t>
      </w:r>
      <w:r>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rPr>
        <w:t xml:space="preserve">other samples were processed accordingly. We measured the maximum length of each shell to the nearest 0.1 mm with electronic calipers and investigated the inner surface of the valves under a dissecting stereo-microscope. </w:t>
      </w:r>
      <w:r w:rsidR="007C396F">
        <w:rPr>
          <w:rFonts w:ascii="Times New Roman" w:eastAsia="Times New Roman" w:hAnsi="Times New Roman" w:cs="Times New Roman"/>
          <w:sz w:val="24"/>
          <w:szCs w:val="24"/>
        </w:rPr>
        <w:t xml:space="preserve">A mussel was classified as a T- or an E-morphotype </w:t>
      </w:r>
      <w:r>
        <w:rPr>
          <w:rFonts w:ascii="Times New Roman" w:eastAsia="Times New Roman" w:hAnsi="Times New Roman" w:cs="Times New Roman"/>
          <w:sz w:val="24"/>
          <w:szCs w:val="24"/>
        </w:rPr>
        <w:t xml:space="preserve">based on, respectively, presence or absence of an uninterrupted strip of the prismatic layer under the ligament on the inner side of the shell. To note, this </w:t>
      </w:r>
      <w:del w:id="233" w:author="Väinölä, Risto" w:date="2020-09-14T02:38:00Z">
        <w:r w:rsidDel="00152540">
          <w:rPr>
            <w:rFonts w:ascii="Times New Roman" w:eastAsia="Times New Roman" w:hAnsi="Times New Roman" w:cs="Times New Roman"/>
            <w:sz w:val="24"/>
            <w:szCs w:val="24"/>
          </w:rPr>
          <w:delText xml:space="preserve">strip </w:delText>
        </w:r>
      </w:del>
      <w:ins w:id="234" w:author="Väinölä, Risto" w:date="2020-09-14T02:38:00Z">
        <w:r w:rsidR="00152540">
          <w:rPr>
            <w:rFonts w:ascii="Times New Roman" w:eastAsia="Times New Roman" w:hAnsi="Times New Roman" w:cs="Times New Roman"/>
            <w:sz w:val="24"/>
            <w:szCs w:val="24"/>
          </w:rPr>
          <w:t>character</w:t>
        </w:r>
        <w:r w:rsidR="0015254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was </w:t>
      </w:r>
      <w:del w:id="235" w:author="Väinölä, Risto" w:date="2020-09-14T02:37:00Z">
        <w:r w:rsidDel="00152540">
          <w:rPr>
            <w:rFonts w:ascii="Times New Roman" w:eastAsia="Times New Roman" w:hAnsi="Times New Roman" w:cs="Times New Roman"/>
            <w:sz w:val="24"/>
            <w:szCs w:val="24"/>
          </w:rPr>
          <w:delText xml:space="preserve">additionally defined as </w:delText>
        </w:r>
      </w:del>
      <w:ins w:id="236" w:author="Väinölä, Risto" w:date="2020-09-14T02:38:00Z">
        <w:r w:rsidR="00152540">
          <w:rPr>
            <w:rFonts w:ascii="Times New Roman" w:eastAsia="Times New Roman" w:hAnsi="Times New Roman" w:cs="Times New Roman"/>
            <w:sz w:val="24"/>
            <w:szCs w:val="24"/>
          </w:rPr>
          <w:t>called</w:t>
        </w:r>
      </w:ins>
      <w:ins w:id="237" w:author="Väinölä, Risto" w:date="2020-09-14T02:37:00Z">
        <w:r w:rsidR="0015254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w:t>
      </w:r>
      <w:ins w:id="238" w:author="Väinölä, Risto" w:date="2020-09-14T02:37:00Z">
        <w:r w:rsidR="00152540">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dark</w:t>
      </w:r>
      <w:ins w:id="239" w:author="Väinölä, Risto" w:date="2020-09-14T02:38:00Z">
        <w:r w:rsidR="00152540">
          <w:rPr>
            <w:rFonts w:ascii="Times New Roman" w:eastAsia="Times New Roman" w:hAnsi="Times New Roman" w:cs="Times New Roman"/>
            <w:sz w:val="24"/>
            <w:szCs w:val="24"/>
          </w:rPr>
          <w:t xml:space="preserve"> strip</w:t>
        </w:r>
      </w:ins>
      <w:r>
        <w:rPr>
          <w:rFonts w:ascii="Times New Roman" w:eastAsia="Times New Roman" w:hAnsi="Times New Roman" w:cs="Times New Roman"/>
          <w:sz w:val="24"/>
          <w:szCs w:val="24"/>
        </w:rPr>
        <w:t xml:space="preserve">” in </w:t>
      </w:r>
      <w:del w:id="240" w:author="Väinölä, Risto" w:date="2020-09-14T02:38:00Z">
        <w:r w:rsidDel="00152540">
          <w:rPr>
            <w:rFonts w:ascii="Times New Roman" w:eastAsia="Times New Roman" w:hAnsi="Times New Roman" w:cs="Times New Roman"/>
            <w:sz w:val="24"/>
            <w:szCs w:val="24"/>
          </w:rPr>
          <w:delText xml:space="preserve">our </w:delText>
        </w:r>
      </w:del>
      <w:r>
        <w:rPr>
          <w:rFonts w:ascii="Times New Roman" w:eastAsia="Times New Roman" w:hAnsi="Times New Roman" w:cs="Times New Roman"/>
          <w:sz w:val="24"/>
          <w:szCs w:val="24"/>
        </w:rPr>
        <w:t>previous papers (</w:t>
      </w:r>
      <w:r>
        <w:rPr>
          <w:rFonts w:ascii="Times New Roman" w:eastAsia="Times New Roman" w:hAnsi="Times New Roman" w:cs="Times New Roman"/>
          <w:color w:val="00B050"/>
          <w:sz w:val="24"/>
          <w:szCs w:val="24"/>
        </w:rPr>
        <w:t>Katolikova et al 2016; Khaitov et al 2018</w:t>
      </w:r>
      <w:r>
        <w:rPr>
          <w:rFonts w:ascii="Times New Roman" w:eastAsia="Times New Roman" w:hAnsi="Times New Roman" w:cs="Times New Roman"/>
          <w:sz w:val="24"/>
          <w:szCs w:val="24"/>
        </w:rPr>
        <w:t xml:space="preserve">) since mussels from the White Sea usually possess a dark prismatic layer, and T-morphotypes were illustrated with photos where the strip was both dark and quite wide. The </w:t>
      </w:r>
      <w:del w:id="241" w:author="Väinölä, Risto" w:date="2020-09-14T02:39:00Z">
        <w:r w:rsidDel="00152540">
          <w:rPr>
            <w:rFonts w:ascii="Times New Roman" w:eastAsia="Times New Roman" w:hAnsi="Times New Roman" w:cs="Times New Roman"/>
            <w:sz w:val="24"/>
            <w:szCs w:val="24"/>
          </w:rPr>
          <w:delText xml:space="preserve">analysis of the </w:delText>
        </w:r>
      </w:del>
      <w:r>
        <w:rPr>
          <w:rFonts w:ascii="Times New Roman" w:eastAsia="Times New Roman" w:hAnsi="Times New Roman" w:cs="Times New Roman"/>
          <w:sz w:val="24"/>
          <w:szCs w:val="24"/>
        </w:rPr>
        <w:t xml:space="preserve">new material </w:t>
      </w:r>
      <w:ins w:id="242" w:author="Väinölä, Risto" w:date="2020-09-14T02:39:00Z">
        <w:r w:rsidR="00152540">
          <w:rPr>
            <w:rFonts w:ascii="Times New Roman" w:eastAsia="Times New Roman" w:hAnsi="Times New Roman" w:cs="Times New Roman"/>
            <w:sz w:val="24"/>
            <w:szCs w:val="24"/>
          </w:rPr>
          <w:t xml:space="preserve">has </w:t>
        </w:r>
      </w:ins>
      <w:r>
        <w:rPr>
          <w:rFonts w:ascii="Times New Roman" w:eastAsia="Times New Roman" w:hAnsi="Times New Roman" w:cs="Times New Roman"/>
          <w:sz w:val="24"/>
          <w:szCs w:val="24"/>
        </w:rPr>
        <w:t xml:space="preserve">revealed some geographical variation in the coloration and width of the </w:t>
      </w:r>
      <w:del w:id="243" w:author="Väinölä, Risto" w:date="2020-09-14T02:39:00Z">
        <w:r w:rsidDel="0015254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strip</w:t>
      </w:r>
      <w:ins w:id="244" w:author="Väinölä, Risto" w:date="2020-09-14T02:39:00Z">
        <w:r w:rsidR="00152540">
          <w:rPr>
            <w:rFonts w:ascii="Times New Roman" w:eastAsia="Times New Roman" w:hAnsi="Times New Roman" w:cs="Times New Roman"/>
            <w:sz w:val="24"/>
            <w:szCs w:val="24"/>
          </w:rPr>
          <w:t>, however</w:t>
        </w:r>
      </w:ins>
      <w:del w:id="245" w:author="Väinölä, Risto" w:date="2020-09-14T02:39:00Z">
        <w:r w:rsidDel="0015254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We specify the definitions of the two morphotypes in the Results and provide more illustrations in the ESM. </w:t>
      </w:r>
    </w:p>
    <w:p w14:paraId="4A909CE7" w14:textId="54B354A9"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Predictive values.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For each sample we calculated the frequencies of </w:t>
      </w:r>
      <w:ins w:id="246" w:author="Väinölä, Risto" w:date="2020-09-14T02:40:00Z">
        <w:r w:rsidR="003959D9">
          <w:rPr>
            <w:rFonts w:ascii="Times New Roman" w:eastAsia="Times New Roman" w:hAnsi="Times New Roman" w:cs="Times New Roman"/>
            <w:sz w:val="24"/>
            <w:szCs w:val="24"/>
          </w:rPr>
          <w:t xml:space="preserve">[genetic] </w:t>
        </w:r>
      </w:ins>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and </w:t>
      </w:r>
      <w:ins w:id="247" w:author="Väinölä, Risto" w:date="2020-09-14T02:40:00Z">
        <w:r w:rsidR="003959D9">
          <w:rPr>
            <w:rFonts w:ascii="Times New Roman" w:eastAsia="Times New Roman" w:hAnsi="Times New Roman" w:cs="Times New Roman"/>
            <w:sz w:val="24"/>
            <w:szCs w:val="24"/>
          </w:rPr>
          <w:t xml:space="preserve">of </w:t>
        </w:r>
      </w:ins>
      <w:r>
        <w:rPr>
          <w:rFonts w:ascii="Times New Roman" w:eastAsia="Times New Roman" w:hAnsi="Times New Roman" w:cs="Times New Roman"/>
          <w:sz w:val="24"/>
          <w:szCs w:val="24"/>
        </w:rPr>
        <w:t>T-morphotypes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and four indices reflecting the strength of association between genotypes and morphotypes: </w:t>
      </w:r>
      <w:r>
        <w:rPr>
          <w:rFonts w:ascii="Times New Roman" w:eastAsia="Times New Roman" w:hAnsi="Times New Roman" w:cs="Times New Roman"/>
          <w:i/>
          <w:sz w:val="24"/>
          <w:szCs w:val="24"/>
        </w:rPr>
        <w:t>P(T|tros)</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T-morphotypes among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P(E|edu)</w:t>
      </w:r>
      <w:r w:rsidR="008B61B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the </w:t>
      </w:r>
      <w:r w:rsidRPr="007D17AF">
        <w:rPr>
          <w:rFonts w:ascii="Times New Roman" w:eastAsia="Times New Roman" w:hAnsi="Times New Roman" w:cs="Times New Roman"/>
          <w:sz w:val="24"/>
          <w:szCs w:val="24"/>
        </w:rPr>
        <w:t xml:space="preserve">proportion of Е-morphotypes among </w:t>
      </w:r>
      <w:r w:rsidRPr="007D17AF">
        <w:rPr>
          <w:rFonts w:ascii="Times New Roman" w:eastAsia="Times New Roman" w:hAnsi="Times New Roman" w:cs="Times New Roman"/>
          <w:i/>
          <w:sz w:val="24"/>
          <w:szCs w:val="24"/>
        </w:rPr>
        <w:t>M. edulis</w:t>
      </w:r>
      <w:r w:rsidRPr="007D17AF">
        <w:rPr>
          <w:rFonts w:ascii="Times New Roman" w:eastAsia="Times New Roman" w:hAnsi="Times New Roman" w:cs="Times New Roman"/>
          <w:sz w:val="24"/>
          <w:szCs w:val="24"/>
        </w:rPr>
        <w:t xml:space="preserve"> (for practical reasons we used </w:t>
      </w:r>
      <w:r w:rsidRPr="007D17AF">
        <w:rPr>
          <w:rFonts w:ascii="Times New Roman" w:eastAsia="Times New Roman" w:hAnsi="Times New Roman" w:cs="Times New Roman"/>
          <w:i/>
          <w:sz w:val="24"/>
          <w:szCs w:val="24"/>
        </w:rPr>
        <w:t>P(T|edu)</w:t>
      </w:r>
      <w:r w:rsidRPr="007D17AF">
        <w:rPr>
          <w:rFonts w:ascii="Times New Roman" w:eastAsia="Times New Roman" w:hAnsi="Times New Roman" w:cs="Times New Roman"/>
          <w:sz w:val="24"/>
          <w:szCs w:val="24"/>
        </w:rPr>
        <w:t>=</w:t>
      </w:r>
      <w:r w:rsidRPr="007D17AF">
        <w:rPr>
          <w:rFonts w:ascii="Times New Roman" w:eastAsia="Times New Roman" w:hAnsi="Times New Roman" w:cs="Times New Roman"/>
          <w:i/>
          <w:sz w:val="24"/>
          <w:szCs w:val="24"/>
        </w:rPr>
        <w:t>1- P(E|edu)</w:t>
      </w:r>
      <w:r w:rsidRPr="007D17AF">
        <w:rPr>
          <w:rFonts w:ascii="Times New Roman" w:eastAsia="Times New Roman" w:hAnsi="Times New Roman" w:cs="Times New Roman"/>
          <w:sz w:val="24"/>
          <w:szCs w:val="24"/>
        </w:rPr>
        <w:t>, the proportion</w:t>
      </w:r>
      <w:r>
        <w:rPr>
          <w:rFonts w:ascii="Times New Roman" w:eastAsia="Times New Roman" w:hAnsi="Times New Roman" w:cs="Times New Roman"/>
          <w:sz w:val="24"/>
          <w:szCs w:val="24"/>
        </w:rPr>
        <w:t xml:space="preserve"> of T-morphotypes among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among T-morphotypes,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among E-morphotypes.</w:t>
      </w:r>
      <w:proofErr w:type="gramEnd"/>
      <w:r>
        <w:rPr>
          <w:rFonts w:ascii="Times New Roman" w:eastAsia="Times New Roman" w:hAnsi="Times New Roman" w:cs="Times New Roman"/>
          <w:i/>
          <w:sz w:val="24"/>
          <w:szCs w:val="24"/>
        </w:rPr>
        <w:t xml:space="preserve"> 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are the key indices because they show, respectively, </w:t>
      </w:r>
      <w:r w:rsidR="007C396F" w:rsidRPr="00A17320">
        <w:rPr>
          <w:rFonts w:ascii="Times New Roman" w:eastAsia="Times New Roman" w:hAnsi="Times New Roman" w:cs="Times New Roman"/>
          <w:sz w:val="24"/>
          <w:szCs w:val="24"/>
        </w:rPr>
        <w:t xml:space="preserve">how likely it is that a randomly taken T-morphotype </w:t>
      </w:r>
      <w:r w:rsidR="007C396F">
        <w:rPr>
          <w:rFonts w:ascii="Times New Roman" w:eastAsia="Times New Roman" w:hAnsi="Times New Roman" w:cs="Times New Roman"/>
          <w:sz w:val="24"/>
          <w:szCs w:val="24"/>
          <w:lang w:val="en-GB"/>
        </w:rPr>
        <w:t xml:space="preserve">mussel </w:t>
      </w:r>
      <w:r w:rsidR="007C396F" w:rsidRPr="00A17320">
        <w:rPr>
          <w:rFonts w:ascii="Times New Roman" w:eastAsia="Times New Roman" w:hAnsi="Times New Roman" w:cs="Times New Roman"/>
          <w:sz w:val="24"/>
          <w:szCs w:val="24"/>
        </w:rPr>
        <w:t xml:space="preserve">is </w:t>
      </w:r>
      <w:r w:rsidR="007C396F" w:rsidRPr="00A17320">
        <w:rPr>
          <w:rFonts w:ascii="Times New Roman" w:eastAsia="Times New Roman" w:hAnsi="Times New Roman" w:cs="Times New Roman"/>
          <w:i/>
          <w:sz w:val="24"/>
          <w:szCs w:val="24"/>
        </w:rPr>
        <w:t>M. trossulus</w:t>
      </w:r>
      <w:r w:rsidR="007C396F" w:rsidRPr="00A17320">
        <w:rPr>
          <w:rFonts w:ascii="Times New Roman" w:eastAsia="Times New Roman" w:hAnsi="Times New Roman" w:cs="Times New Roman"/>
          <w:sz w:val="24"/>
          <w:szCs w:val="24"/>
        </w:rPr>
        <w:t xml:space="preserve"> and a randomly taken E-morphotype</w:t>
      </w:r>
      <w:r w:rsidR="007C396F">
        <w:rPr>
          <w:rFonts w:ascii="Times New Roman" w:eastAsia="Times New Roman" w:hAnsi="Times New Roman" w:cs="Times New Roman"/>
          <w:sz w:val="24"/>
          <w:szCs w:val="24"/>
        </w:rPr>
        <w:t xml:space="preserve"> mussel</w:t>
      </w:r>
      <w:r w:rsidR="007C396F" w:rsidRPr="00A17320">
        <w:rPr>
          <w:rFonts w:ascii="Times New Roman" w:eastAsia="Times New Roman" w:hAnsi="Times New Roman" w:cs="Times New Roman"/>
          <w:sz w:val="24"/>
          <w:szCs w:val="24"/>
        </w:rPr>
        <w:t xml:space="preserve">, </w:t>
      </w:r>
      <w:r w:rsidR="007C396F" w:rsidRPr="00A17320">
        <w:rPr>
          <w:rFonts w:ascii="Times New Roman" w:eastAsia="Times New Roman" w:hAnsi="Times New Roman" w:cs="Times New Roman"/>
          <w:i/>
          <w:sz w:val="24"/>
          <w:szCs w:val="24"/>
        </w:rPr>
        <w:t>M. edulis</w:t>
      </w:r>
      <w:r w:rsidR="0093761F">
        <w:rPr>
          <w:rFonts w:ascii="Times New Roman" w:eastAsia="Times New Roman" w:hAnsi="Times New Roman" w:cs="Times New Roman"/>
          <w:sz w:val="24"/>
          <w:szCs w:val="24"/>
        </w:rPr>
        <w:t>.</w:t>
      </w:r>
    </w:p>
    <w:p w14:paraId="28E028A1" w14:textId="77777777" w:rsidR="0093761F" w:rsidRPr="00A17320" w:rsidRDefault="0093761F" w:rsidP="0093761F">
      <w:pPr>
        <w:spacing w:before="120" w:after="120" w:line="360" w:lineRule="auto"/>
        <w:rPr>
          <w:rFonts w:ascii="Times New Roman" w:eastAsia="Times New Roman" w:hAnsi="Times New Roman" w:cs="Times New Roman"/>
          <w:sz w:val="24"/>
          <w:szCs w:val="24"/>
        </w:rPr>
      </w:pPr>
      <w:r w:rsidRPr="0093761F">
        <w:rPr>
          <w:rFonts w:ascii="Times New Roman" w:eastAsia="Times New Roman" w:hAnsi="Times New Roman" w:cs="Times New Roman"/>
          <w:sz w:val="24"/>
          <w:szCs w:val="24"/>
        </w:rPr>
        <w:t xml:space="preserve">Here we would like to offer an analogy between the indices used </w:t>
      </w:r>
      <w:r w:rsidRPr="0093761F">
        <w:rPr>
          <w:rFonts w:ascii="Times New Roman" w:eastAsia="Times New Roman" w:hAnsi="Times New Roman" w:cs="Times New Roman"/>
          <w:sz w:val="24"/>
          <w:szCs w:val="24"/>
          <w:lang w:val="en-GB"/>
        </w:rPr>
        <w:t xml:space="preserve">in our study and those used </w:t>
      </w:r>
      <w:r w:rsidRPr="0093761F">
        <w:rPr>
          <w:rFonts w:ascii="Times New Roman" w:eastAsia="Times New Roman" w:hAnsi="Times New Roman" w:cs="Times New Roman"/>
          <w:sz w:val="24"/>
          <w:szCs w:val="24"/>
        </w:rPr>
        <w:t xml:space="preserve">in clinical medicine for evaluating the performance of diagnostic tests. If we consider </w:t>
      </w:r>
      <w:r w:rsidRPr="0093761F">
        <w:rPr>
          <w:rFonts w:ascii="Times New Roman" w:eastAsia="Times New Roman" w:hAnsi="Times New Roman" w:cs="Times New Roman"/>
          <w:i/>
          <w:sz w:val="24"/>
          <w:szCs w:val="24"/>
        </w:rPr>
        <w:t>M. edulis</w:t>
      </w:r>
      <w:r w:rsidRPr="0093761F">
        <w:rPr>
          <w:rFonts w:ascii="Times New Roman" w:eastAsia="Times New Roman" w:hAnsi="Times New Roman" w:cs="Times New Roman"/>
          <w:sz w:val="24"/>
          <w:szCs w:val="24"/>
        </w:rPr>
        <w:t xml:space="preserve"> as a “healthy” mussel and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as a “sick” mussel (which is not so far-fetching considering the threat presented by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to the Scottish aquaculture, Beaumont et. al. 2008), then our terms have the following medical </w:t>
      </w:r>
      <w:r w:rsidRPr="0093761F">
        <w:rPr>
          <w:rFonts w:ascii="Times New Roman" w:eastAsia="Times New Roman" w:hAnsi="Times New Roman" w:cs="Times New Roman"/>
          <w:sz w:val="24"/>
          <w:szCs w:val="24"/>
          <w:lang w:val="en-GB"/>
        </w:rPr>
        <w:t>equivalents</w:t>
      </w:r>
      <w:r w:rsidRPr="0093761F">
        <w:rPr>
          <w:rFonts w:ascii="Times New Roman" w:eastAsia="Times New Roman" w:hAnsi="Times New Roman" w:cs="Times New Roman"/>
          <w:sz w:val="24"/>
          <w:szCs w:val="24"/>
        </w:rPr>
        <w:t xml:space="preserve"> (Banoo et al. 2007): </w:t>
      </w:r>
      <w:r w:rsidRPr="0093761F">
        <w:rPr>
          <w:rFonts w:ascii="Times New Roman" w:eastAsia="Times New Roman" w:hAnsi="Times New Roman" w:cs="Times New Roman"/>
          <w:i/>
          <w:sz w:val="24"/>
          <w:szCs w:val="24"/>
        </w:rPr>
        <w:t>Ptros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prevalence</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sensitivity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P(E|edu)</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specificity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P(tros|T)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positive predictive value</w:t>
      </w:r>
      <w:r w:rsidRPr="0093761F">
        <w:rPr>
          <w:rFonts w:ascii="Times New Roman" w:eastAsia="Times New Roman" w:hAnsi="Times New Roman" w:cs="Times New Roman"/>
          <w:sz w:val="24"/>
          <w:szCs w:val="24"/>
        </w:rPr>
        <w:t xml:space="preserve"> and </w:t>
      </w:r>
      <w:r w:rsidRPr="0093761F">
        <w:rPr>
          <w:rFonts w:ascii="Times New Roman" w:eastAsia="Times New Roman" w:hAnsi="Times New Roman" w:cs="Times New Roman"/>
          <w:i/>
          <w:sz w:val="24"/>
          <w:szCs w:val="24"/>
        </w:rPr>
        <w:t>P(edu|E)</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 xml:space="preserve">negative predictive value </w:t>
      </w:r>
      <w:r w:rsidRPr="0093761F">
        <w:rPr>
          <w:rFonts w:ascii="Times New Roman" w:eastAsia="Times New Roman" w:hAnsi="Times New Roman" w:cs="Times New Roman"/>
          <w:sz w:val="24"/>
          <w:szCs w:val="24"/>
        </w:rPr>
        <w:t>of the morphotype test.</w:t>
      </w:r>
      <w:r w:rsidRPr="00A17320">
        <w:rPr>
          <w:rFonts w:ascii="Times New Roman" w:eastAsia="Times New Roman" w:hAnsi="Times New Roman" w:cs="Times New Roman"/>
          <w:sz w:val="24"/>
          <w:szCs w:val="24"/>
        </w:rPr>
        <w:t xml:space="preserve"> </w:t>
      </w:r>
    </w:p>
    <w:p w14:paraId="3A8372BE" w14:textId="5C8ED2F6" w:rsidR="001858EC" w:rsidRPr="00327016" w:rsidRDefault="00B44577">
      <w:pPr>
        <w:spacing w:before="120" w:after="120" w:line="360" w:lineRule="auto"/>
        <w:rPr>
          <w:rFonts w:ascii="Times New Roman" w:eastAsia="Times New Roman" w:hAnsi="Times New Roman" w:cs="Times New Roman"/>
          <w:sz w:val="24"/>
          <w:szCs w:val="24"/>
        </w:rPr>
      </w:pPr>
      <w:del w:id="248" w:author="Väinölä, Risto" w:date="2020-09-14T02:43:00Z">
        <w:r w:rsidRPr="00FE271B" w:rsidDel="003959D9">
          <w:rPr>
            <w:rFonts w:ascii="Times New Roman" w:eastAsia="Times New Roman" w:hAnsi="Times New Roman" w:cs="Times New Roman"/>
            <w:sz w:val="24"/>
            <w:szCs w:val="24"/>
          </w:rPr>
          <w:delText>It is axiomatic that for</w:delText>
        </w:r>
      </w:del>
      <w:ins w:id="249" w:author="Väinölä, Risto" w:date="2020-09-14T02:43:00Z">
        <w:r w:rsidR="003959D9">
          <w:rPr>
            <w:rFonts w:ascii="Times New Roman" w:eastAsia="Times New Roman" w:hAnsi="Times New Roman" w:cs="Times New Roman"/>
            <w:sz w:val="24"/>
            <w:szCs w:val="24"/>
          </w:rPr>
          <w:t>As with</w:t>
        </w:r>
      </w:ins>
      <w:r w:rsidRPr="00FE271B">
        <w:rPr>
          <w:rFonts w:ascii="Times New Roman" w:eastAsia="Times New Roman" w:hAnsi="Times New Roman" w:cs="Times New Roman"/>
          <w:sz w:val="24"/>
          <w:szCs w:val="24"/>
        </w:rPr>
        <w:t xml:space="preserve"> </w:t>
      </w:r>
      <w:r w:rsidR="007046B6" w:rsidRPr="00FE271B">
        <w:rPr>
          <w:rFonts w:ascii="Times New Roman" w:eastAsia="Times New Roman" w:hAnsi="Times New Roman" w:cs="Times New Roman"/>
          <w:sz w:val="24"/>
          <w:szCs w:val="24"/>
        </w:rPr>
        <w:t>clinical tests</w:t>
      </w:r>
      <w:r w:rsidR="00FE271B" w:rsidRPr="00FE271B">
        <w:rPr>
          <w:rFonts w:ascii="Times New Roman" w:eastAsia="Times New Roman" w:hAnsi="Times New Roman" w:cs="Times New Roman"/>
          <w:sz w:val="24"/>
          <w:szCs w:val="24"/>
        </w:rPr>
        <w:t xml:space="preserve"> </w:t>
      </w:r>
      <w:del w:id="250" w:author="Väinölä, Risto" w:date="2020-09-14T02:44:00Z">
        <w:r w:rsidR="00FE271B" w:rsidRPr="00FE271B" w:rsidDel="003959D9">
          <w:rPr>
            <w:rFonts w:ascii="Times New Roman" w:eastAsia="Times New Roman" w:hAnsi="Times New Roman" w:cs="Times New Roman"/>
            <w:sz w:val="24"/>
            <w:szCs w:val="24"/>
          </w:rPr>
          <w:delText>(</w:delText>
        </w:r>
      </w:del>
      <w:ins w:id="251" w:author="Väinölä, Risto" w:date="2020-09-14T02:44:00Z">
        <w:r w:rsidR="003959D9">
          <w:rPr>
            <w:rFonts w:ascii="Times New Roman" w:eastAsia="Times New Roman" w:hAnsi="Times New Roman" w:cs="Times New Roman"/>
            <w:sz w:val="24"/>
            <w:szCs w:val="24"/>
          </w:rPr>
          <w:t>w</w:t>
        </w:r>
      </w:ins>
      <w:del w:id="252" w:author="Väinölä, Risto" w:date="2020-09-14T02:43:00Z">
        <w:r w:rsidR="00FE271B" w:rsidRPr="00FE271B" w:rsidDel="003959D9">
          <w:rPr>
            <w:rFonts w:ascii="Times New Roman" w:eastAsia="Times New Roman" w:hAnsi="Times New Roman" w:cs="Times New Roman"/>
            <w:sz w:val="24"/>
            <w:szCs w:val="24"/>
          </w:rPr>
          <w:delText xml:space="preserve">when </w:delText>
        </w:r>
      </w:del>
      <w:ins w:id="253" w:author="Väinölä, Risto" w:date="2020-09-14T02:43:00Z">
        <w:r w:rsidR="003959D9" w:rsidRPr="00FE271B">
          <w:rPr>
            <w:rFonts w:ascii="Times New Roman" w:eastAsia="Times New Roman" w:hAnsi="Times New Roman" w:cs="Times New Roman"/>
            <w:sz w:val="24"/>
            <w:szCs w:val="24"/>
          </w:rPr>
          <w:t>he</w:t>
        </w:r>
        <w:r w:rsidR="003959D9">
          <w:rPr>
            <w:rFonts w:ascii="Times New Roman" w:eastAsia="Times New Roman" w:hAnsi="Times New Roman" w:cs="Times New Roman"/>
            <w:sz w:val="24"/>
            <w:szCs w:val="24"/>
          </w:rPr>
          <w:t>re</w:t>
        </w:r>
        <w:r w:rsidR="003959D9" w:rsidRPr="00FE271B">
          <w:rPr>
            <w:rFonts w:ascii="Times New Roman" w:eastAsia="Times New Roman" w:hAnsi="Times New Roman" w:cs="Times New Roman"/>
            <w:sz w:val="24"/>
            <w:szCs w:val="24"/>
          </w:rPr>
          <w:t xml:space="preserve"> </w:t>
        </w:r>
      </w:ins>
      <w:r w:rsidR="00FE271B" w:rsidRPr="00FE271B">
        <w:rPr>
          <w:rFonts w:ascii="Times New Roman" w:eastAsia="Times New Roman" w:hAnsi="Times New Roman" w:cs="Times New Roman"/>
          <w:sz w:val="24"/>
          <w:szCs w:val="24"/>
        </w:rPr>
        <w:t>disease markers are not 100% sensitive</w:t>
      </w:r>
      <w:ins w:id="254" w:author="Väinölä, Risto" w:date="2020-09-14T02:44:00Z">
        <w:r w:rsidR="003959D9">
          <w:rPr>
            <w:rFonts w:ascii="Times New Roman" w:eastAsia="Times New Roman" w:hAnsi="Times New Roman" w:cs="Times New Roman"/>
            <w:sz w:val="24"/>
            <w:szCs w:val="24"/>
          </w:rPr>
          <w:t xml:space="preserve">, the </w:t>
        </w:r>
      </w:ins>
      <w:del w:id="255" w:author="Väinölä, Risto" w:date="2020-09-14T02:44:00Z">
        <w:r w:rsidR="007046B6" w:rsidRPr="00FE271B" w:rsidDel="003959D9">
          <w:rPr>
            <w:rFonts w:ascii="Times New Roman" w:eastAsia="Times New Roman" w:hAnsi="Times New Roman" w:cs="Times New Roman"/>
            <w:sz w:val="24"/>
            <w:szCs w:val="24"/>
          </w:rPr>
          <w:delText xml:space="preserve">) </w:delText>
        </w:r>
      </w:del>
      <w:r w:rsidRPr="00FE271B">
        <w:rPr>
          <w:rFonts w:ascii="Times New Roman" w:eastAsia="Times New Roman" w:hAnsi="Times New Roman" w:cs="Times New Roman"/>
          <w:sz w:val="24"/>
          <w:szCs w:val="24"/>
        </w:rPr>
        <w:t xml:space="preserve">positive and negative predictive values </w:t>
      </w:r>
      <w:ins w:id="256" w:author="Väinölä, Risto" w:date="2020-09-14T02:44:00Z">
        <w:r w:rsidR="003959D9">
          <w:rPr>
            <w:rFonts w:ascii="Times New Roman" w:eastAsia="Times New Roman" w:hAnsi="Times New Roman" w:cs="Times New Roman"/>
            <w:sz w:val="24"/>
            <w:szCs w:val="24"/>
          </w:rPr>
          <w:t xml:space="preserve">will depend on the </w:t>
        </w:r>
      </w:ins>
      <w:del w:id="257" w:author="Väinölä, Risto" w:date="2020-09-14T02:44:00Z">
        <w:r w:rsidRPr="00FE271B" w:rsidDel="003959D9">
          <w:rPr>
            <w:rFonts w:ascii="Times New Roman" w:eastAsia="Times New Roman" w:hAnsi="Times New Roman" w:cs="Times New Roman"/>
            <w:sz w:val="24"/>
            <w:szCs w:val="24"/>
          </w:rPr>
          <w:delText>vary with p</w:delText>
        </w:r>
      </w:del>
      <w:ins w:id="258" w:author="Väinölä, Risto" w:date="2020-09-14T02:44:00Z">
        <w:r w:rsidR="003959D9">
          <w:rPr>
            <w:rFonts w:ascii="Times New Roman" w:eastAsia="Times New Roman" w:hAnsi="Times New Roman" w:cs="Times New Roman"/>
            <w:sz w:val="24"/>
            <w:szCs w:val="24"/>
          </w:rPr>
          <w:t>p</w:t>
        </w:r>
      </w:ins>
      <w:r w:rsidRPr="00FE271B">
        <w:rPr>
          <w:rFonts w:ascii="Times New Roman" w:eastAsia="Times New Roman" w:hAnsi="Times New Roman" w:cs="Times New Roman"/>
          <w:sz w:val="24"/>
          <w:szCs w:val="24"/>
        </w:rPr>
        <w:t>revalence</w:t>
      </w:r>
      <w:ins w:id="259" w:author="Väinölä, Risto" w:date="2020-09-14T02:45:00Z">
        <w:r w:rsidR="003959D9">
          <w:rPr>
            <w:rFonts w:ascii="Times New Roman" w:eastAsia="Times New Roman" w:hAnsi="Times New Roman" w:cs="Times New Roman"/>
            <w:sz w:val="24"/>
            <w:szCs w:val="24"/>
          </w:rPr>
          <w:t>, i.e. the frequency of the species (</w:t>
        </w:r>
      </w:ins>
      <w:ins w:id="260" w:author="Väinölä, Risto" w:date="2020-09-14T02:46:00Z">
        <w:r w:rsidR="003959D9">
          <w:rPr>
            <w:rFonts w:ascii="Times New Roman" w:eastAsia="Times New Roman" w:hAnsi="Times New Roman" w:cs="Times New Roman"/>
            <w:sz w:val="24"/>
            <w:szCs w:val="24"/>
          </w:rPr>
          <w:t xml:space="preserve">or </w:t>
        </w:r>
      </w:ins>
      <w:ins w:id="261" w:author="Väinölä, Risto" w:date="2020-09-14T02:45:00Z">
        <w:r w:rsidR="003959D9">
          <w:rPr>
            <w:rFonts w:ascii="Times New Roman" w:eastAsia="Times New Roman" w:hAnsi="Times New Roman" w:cs="Times New Roman"/>
            <w:sz w:val="24"/>
            <w:szCs w:val="24"/>
          </w:rPr>
          <w:t>disease)</w:t>
        </w:r>
      </w:ins>
      <w:del w:id="262" w:author="Väinölä, Risto" w:date="2020-09-14T02:45:00Z">
        <w:r w:rsidRPr="00FE271B" w:rsidDel="003959D9">
          <w:rPr>
            <w:rFonts w:ascii="Times New Roman" w:eastAsia="Times New Roman" w:hAnsi="Times New Roman" w:cs="Times New Roman"/>
            <w:sz w:val="24"/>
            <w:szCs w:val="24"/>
          </w:rPr>
          <w:delText xml:space="preserve"> </w:delText>
        </w:r>
      </w:del>
      <w:ins w:id="263" w:author="Väinölä, Risto" w:date="2020-09-14T02:44:00Z">
        <w:r w:rsidR="003959D9">
          <w:rPr>
            <w:rFonts w:ascii="Times New Roman" w:eastAsia="Times New Roman" w:hAnsi="Times New Roman" w:cs="Times New Roman"/>
            <w:sz w:val="24"/>
            <w:szCs w:val="24"/>
          </w:rPr>
          <w:t xml:space="preserve"> </w:t>
        </w:r>
      </w:ins>
      <w:ins w:id="264" w:author="Väinölä, Risto" w:date="2020-09-14T02:46:00Z">
        <w:r w:rsidR="003959D9">
          <w:rPr>
            <w:rFonts w:ascii="Times New Roman" w:eastAsia="Times New Roman" w:hAnsi="Times New Roman" w:cs="Times New Roman"/>
            <w:sz w:val="24"/>
            <w:szCs w:val="24"/>
          </w:rPr>
          <w:t>of interest</w:t>
        </w:r>
      </w:ins>
      <w:ins w:id="265" w:author="Väinölä, Risto" w:date="2020-09-14T09:25:00Z">
        <w:r w:rsidR="00464FF9">
          <w:rPr>
            <w:rFonts w:ascii="Times New Roman" w:eastAsia="Times New Roman" w:hAnsi="Times New Roman" w:cs="Times New Roman"/>
            <w:sz w:val="24"/>
            <w:szCs w:val="24"/>
          </w:rPr>
          <w:t xml:space="preserve"> in the material</w:t>
        </w:r>
      </w:ins>
      <w:ins w:id="266" w:author="Väinölä, Risto" w:date="2020-09-14T02:46:00Z">
        <w:r w:rsidR="003959D9">
          <w:rPr>
            <w:rFonts w:ascii="Times New Roman" w:eastAsia="Times New Roman" w:hAnsi="Times New Roman" w:cs="Times New Roman"/>
            <w:sz w:val="24"/>
            <w:szCs w:val="24"/>
          </w:rPr>
          <w:t xml:space="preserve"> </w:t>
        </w:r>
      </w:ins>
      <w:r w:rsidRPr="00FE271B">
        <w:rPr>
          <w:rFonts w:ascii="Times New Roman" w:eastAsia="Times New Roman" w:hAnsi="Times New Roman" w:cs="Times New Roman"/>
          <w:sz w:val="24"/>
          <w:szCs w:val="24"/>
        </w:rPr>
        <w:t xml:space="preserve">(Banoo et al. 2007). </w:t>
      </w:r>
      <w:del w:id="267" w:author="Väinölä, Risto" w:date="2020-09-14T02:46:00Z">
        <w:r w:rsidR="000343B3" w:rsidRPr="00FE271B" w:rsidDel="003959D9">
          <w:rPr>
            <w:rFonts w:ascii="Times New Roman" w:eastAsia="Times New Roman" w:hAnsi="Times New Roman" w:cs="Times New Roman"/>
            <w:sz w:val="24"/>
            <w:szCs w:val="24"/>
            <w:lang w:val="en-GB"/>
          </w:rPr>
          <w:delText xml:space="preserve">In our case, </w:delText>
        </w:r>
        <w:r w:rsidR="000343B3" w:rsidRPr="00FE271B" w:rsidDel="003959D9">
          <w:rPr>
            <w:rFonts w:ascii="Times New Roman" w:eastAsia="Times New Roman" w:hAnsi="Times New Roman" w:cs="Times New Roman"/>
            <w:sz w:val="24"/>
            <w:szCs w:val="24"/>
          </w:rPr>
          <w:delText>w</w:delText>
        </w:r>
      </w:del>
      <w:ins w:id="268" w:author="Väinölä, Risto" w:date="2020-09-14T02:46:00Z">
        <w:r w:rsidR="003959D9">
          <w:rPr>
            <w:rFonts w:ascii="Times New Roman" w:eastAsia="Times New Roman" w:hAnsi="Times New Roman" w:cs="Times New Roman"/>
            <w:sz w:val="24"/>
            <w:szCs w:val="24"/>
            <w:lang w:val="en-GB"/>
          </w:rPr>
          <w:t>W</w:t>
        </w:r>
      </w:ins>
      <w:r w:rsidRPr="00FE271B">
        <w:rPr>
          <w:rFonts w:ascii="Times New Roman" w:eastAsia="Times New Roman" w:hAnsi="Times New Roman" w:cs="Times New Roman"/>
          <w:sz w:val="24"/>
          <w:szCs w:val="24"/>
        </w:rPr>
        <w:t xml:space="preserve">ith </w:t>
      </w:r>
      <w:del w:id="269" w:author="Väinölä, Risto" w:date="2020-09-14T02:47:00Z">
        <w:r w:rsidRPr="00FE271B" w:rsidDel="003959D9">
          <w:rPr>
            <w:rFonts w:ascii="Times New Roman" w:eastAsia="Times New Roman" w:hAnsi="Times New Roman" w:cs="Times New Roman"/>
            <w:sz w:val="24"/>
            <w:szCs w:val="24"/>
          </w:rPr>
          <w:delText xml:space="preserve">the </w:delText>
        </w:r>
      </w:del>
      <w:r w:rsidRPr="00FE271B">
        <w:rPr>
          <w:rFonts w:ascii="Times New Roman" w:eastAsia="Times New Roman" w:hAnsi="Times New Roman" w:cs="Times New Roman"/>
          <w:sz w:val="24"/>
          <w:szCs w:val="24"/>
        </w:rPr>
        <w:t xml:space="preserve">increasing </w:t>
      </w:r>
      <w:r w:rsidRPr="00FE271B">
        <w:rPr>
          <w:rFonts w:ascii="Times New Roman" w:eastAsia="Times New Roman" w:hAnsi="Times New Roman" w:cs="Times New Roman"/>
          <w:i/>
          <w:sz w:val="24"/>
          <w:szCs w:val="24"/>
        </w:rPr>
        <w:t>Ptros</w:t>
      </w:r>
      <w:r w:rsidRPr="0093761F">
        <w:rPr>
          <w:rFonts w:ascii="Times New Roman" w:eastAsia="Times New Roman" w:hAnsi="Times New Roman" w:cs="Times New Roman"/>
          <w:sz w:val="24"/>
          <w:szCs w:val="24"/>
        </w:rPr>
        <w:t xml:space="preserve">, </w:t>
      </w:r>
      <w:proofErr w:type="gramStart"/>
      <w:r w:rsidRPr="0093761F">
        <w:rPr>
          <w:rFonts w:ascii="Times New Roman" w:eastAsia="Times New Roman" w:hAnsi="Times New Roman" w:cs="Times New Roman"/>
          <w:i/>
          <w:sz w:val="24"/>
          <w:szCs w:val="24"/>
        </w:rPr>
        <w:t>P(</w:t>
      </w:r>
      <w:proofErr w:type="gramEnd"/>
      <w:r w:rsidRPr="0093761F">
        <w:rPr>
          <w:rFonts w:ascii="Times New Roman" w:eastAsia="Times New Roman" w:hAnsi="Times New Roman" w:cs="Times New Roman"/>
          <w:i/>
          <w:sz w:val="24"/>
          <w:szCs w:val="24"/>
        </w:rPr>
        <w:t>tros|T)</w:t>
      </w:r>
      <w:r w:rsidRPr="0093761F">
        <w:rPr>
          <w:rFonts w:ascii="Times New Roman" w:eastAsia="Times New Roman" w:hAnsi="Times New Roman" w:cs="Times New Roman"/>
          <w:sz w:val="24"/>
          <w:szCs w:val="24"/>
        </w:rPr>
        <w:t xml:space="preserve"> will gradually increase from 0 in pure populations of </w:t>
      </w:r>
      <w:r w:rsidRPr="0093761F">
        <w:rPr>
          <w:rFonts w:ascii="Times New Roman" w:eastAsia="Times New Roman" w:hAnsi="Times New Roman" w:cs="Times New Roman"/>
          <w:i/>
          <w:sz w:val="24"/>
          <w:szCs w:val="24"/>
        </w:rPr>
        <w:t>M. edulis</w:t>
      </w:r>
      <w:r w:rsidRPr="0093761F">
        <w:rPr>
          <w:rFonts w:ascii="Times New Roman" w:eastAsia="Times New Roman" w:hAnsi="Times New Roman" w:cs="Times New Roman"/>
          <w:sz w:val="24"/>
          <w:szCs w:val="24"/>
        </w:rPr>
        <w:t xml:space="preserve"> to 1 in pure populations of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while </w:t>
      </w:r>
      <w:r w:rsidRPr="0093761F">
        <w:rPr>
          <w:rFonts w:ascii="Times New Roman" w:eastAsia="Times New Roman" w:hAnsi="Times New Roman" w:cs="Times New Roman"/>
          <w:i/>
          <w:sz w:val="24"/>
          <w:szCs w:val="24"/>
        </w:rPr>
        <w:t>P(edu|E)</w:t>
      </w:r>
      <w:r w:rsidRPr="0093761F">
        <w:rPr>
          <w:rFonts w:ascii="Times New Roman" w:eastAsia="Times New Roman" w:hAnsi="Times New Roman" w:cs="Times New Roman"/>
          <w:sz w:val="24"/>
          <w:szCs w:val="24"/>
        </w:rPr>
        <w:t xml:space="preserve"> will </w:t>
      </w:r>
      <w:del w:id="270" w:author="Väinölä, Risto" w:date="2020-09-14T02:48:00Z">
        <w:r w:rsidRPr="0093761F" w:rsidDel="003959D9">
          <w:rPr>
            <w:rFonts w:ascii="Times New Roman" w:eastAsia="Times New Roman" w:hAnsi="Times New Roman" w:cs="Times New Roman"/>
            <w:sz w:val="24"/>
            <w:szCs w:val="24"/>
          </w:rPr>
          <w:delText xml:space="preserve">demonstrate </w:delText>
        </w:r>
      </w:del>
      <w:ins w:id="271" w:author="Väinölä, Risto" w:date="2020-09-14T02:48:00Z">
        <w:r w:rsidR="003959D9">
          <w:rPr>
            <w:rFonts w:ascii="Times New Roman" w:eastAsia="Times New Roman" w:hAnsi="Times New Roman" w:cs="Times New Roman"/>
            <w:sz w:val="24"/>
            <w:szCs w:val="24"/>
          </w:rPr>
          <w:t>show</w:t>
        </w:r>
        <w:r w:rsidR="003959D9" w:rsidRPr="0093761F">
          <w:rPr>
            <w:rFonts w:ascii="Times New Roman" w:eastAsia="Times New Roman" w:hAnsi="Times New Roman" w:cs="Times New Roman"/>
            <w:sz w:val="24"/>
            <w:szCs w:val="24"/>
          </w:rPr>
          <w:t xml:space="preserve"> </w:t>
        </w:r>
      </w:ins>
      <w:r w:rsidRPr="0093761F">
        <w:rPr>
          <w:rFonts w:ascii="Times New Roman" w:eastAsia="Times New Roman" w:hAnsi="Times New Roman" w:cs="Times New Roman"/>
          <w:sz w:val="24"/>
          <w:szCs w:val="24"/>
        </w:rPr>
        <w:t xml:space="preserve">an opposite relationship. For the test to be meaningful, predictive values should be &gt;0.5 since a predictive value of 0.5 indicates a random association between the genotype and the morphotype. </w:t>
      </w:r>
      <w:r w:rsidR="0093761F" w:rsidRPr="0093761F">
        <w:rPr>
          <w:rFonts w:ascii="Times New Roman" w:eastAsia="Times New Roman" w:hAnsi="Times New Roman" w:cs="Times New Roman"/>
          <w:sz w:val="24"/>
          <w:szCs w:val="24"/>
        </w:rPr>
        <w:t xml:space="preserve">Assuming that sensitivity and specificity do not depend on the prevalence (though this assumption may be violated, see below), predictive values could be directly predicted basing on the </w:t>
      </w:r>
      <w:r w:rsidR="0093761F" w:rsidRPr="0093761F">
        <w:rPr>
          <w:rFonts w:ascii="Times New Roman" w:eastAsia="Times New Roman" w:hAnsi="Times New Roman" w:cs="Times New Roman"/>
          <w:i/>
          <w:sz w:val="24"/>
          <w:szCs w:val="24"/>
        </w:rPr>
        <w:t>Ptros</w:t>
      </w:r>
      <w:r w:rsidR="0093761F" w:rsidRPr="0093761F">
        <w:rPr>
          <w:rFonts w:ascii="Times New Roman" w:eastAsia="Times New Roman" w:hAnsi="Times New Roman" w:cs="Times New Roman"/>
          <w:sz w:val="24"/>
          <w:szCs w:val="24"/>
        </w:rPr>
        <w:t xml:space="preserve"> in a sample and the known sensitivity and specificity using the formulas:</w:t>
      </w:r>
      <w:r w:rsidR="0093761F" w:rsidRPr="00A17320">
        <w:rPr>
          <w:rFonts w:ascii="Times New Roman" w:eastAsia="Times New Roman" w:hAnsi="Times New Roman" w:cs="Times New Roman"/>
          <w:sz w:val="24"/>
          <w:szCs w:val="24"/>
        </w:rPr>
        <w:t xml:space="preserve"> </w:t>
      </w:r>
    </w:p>
    <w:p w14:paraId="5FD5BD16" w14:textId="77777777" w:rsidR="001858EC" w:rsidRPr="00760A75" w:rsidRDefault="00B4005B">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tros</m:t>
            </m:r>
          </m:e>
          <m:e>
            <m:r>
              <w:rPr>
                <w:rFonts w:ascii="Cambria Math" w:eastAsia="Times New Roman" w:hAnsi="Cambria Math" w:cs="Times New Roman"/>
                <w:sz w:val="24"/>
                <w:szCs w:val="24"/>
                <w:lang w:val="ru-RU"/>
              </w:rPr>
              <m:t>T</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tros</m:t>
            </m:r>
            <m:r>
              <w:rPr>
                <w:rFonts w:ascii="Cambria Math" w:eastAsia="Times New Roman" w:hAnsi="Cambria Math" w:cs="Times New Roman"/>
                <w:sz w:val="24"/>
                <w:szCs w:val="24"/>
              </w:rPr>
              <m:t>)</m:t>
            </m:r>
          </m:num>
          <m:den>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tros</m:t>
                </m:r>
              </m:e>
            </m:d>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edu</m:t>
            </m:r>
            <m:r>
              <w:rPr>
                <w:rFonts w:ascii="Cambria Math" w:eastAsia="Times New Roman" w:hAnsi="Cambria Math" w:cs="Times New Roman"/>
                <w:sz w:val="24"/>
                <w:szCs w:val="24"/>
              </w:rPr>
              <m:t>)</m:t>
            </m:r>
          </m:den>
        </m:f>
      </m:oMath>
      <w:r w:rsidR="00FF676C" w:rsidRPr="00760A75">
        <w:rPr>
          <w:rFonts w:ascii="Times New Roman" w:eastAsia="Times New Roman" w:hAnsi="Times New Roman" w:cs="Times New Roman"/>
          <w:sz w:val="24"/>
          <w:szCs w:val="24"/>
        </w:rPr>
        <w:t xml:space="preserve"> </w:t>
      </w:r>
      <w:r w:rsidR="00B44577" w:rsidRPr="00760A75">
        <w:rPr>
          <w:rFonts w:ascii="Times New Roman" w:eastAsia="Times New Roman" w:hAnsi="Times New Roman" w:cs="Times New Roman"/>
          <w:sz w:val="24"/>
          <w:szCs w:val="24"/>
        </w:rPr>
        <w:t xml:space="preserve"> [Eq 1]</w:t>
      </w:r>
    </w:p>
    <w:p w14:paraId="25C3DB92" w14:textId="77777777" w:rsidR="001858EC" w:rsidRPr="00760A75" w:rsidRDefault="00FF676C">
      <w:pPr>
        <w:spacing w:before="120" w:after="120" w:line="360" w:lineRule="auto"/>
        <w:rPr>
          <w:rFonts w:ascii="Times New Roman" w:eastAsia="Times New Roman" w:hAnsi="Times New Roman" w:cs="Times New Roman"/>
          <w:i/>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edu</m:t>
            </m:r>
          </m:e>
          <m:e>
            <m:r>
              <w:rPr>
                <w:rFonts w:ascii="Cambria Math" w:eastAsia="Times New Roman" w:hAnsi="Cambria Math" w:cs="Times New Roman"/>
                <w:sz w:val="24"/>
                <w:szCs w:val="24"/>
                <w:lang w:val="ru-RU"/>
              </w:rPr>
              <m:t>E</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num>
          <m:den>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den>
        </m:f>
      </m:oMath>
      <w:r w:rsidR="00CE4872"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[Eq 2]</w:t>
      </w:r>
    </w:p>
    <w:p w14:paraId="65CB3D10" w14:textId="2D5AE0F3" w:rsidR="001858EC" w:rsidRPr="00760A75" w:rsidRDefault="00B44577">
      <w:pPr>
        <w:spacing w:before="120" w:after="120" w:line="360" w:lineRule="auto"/>
        <w:rPr>
          <w:rFonts w:ascii="Times New Roman" w:eastAsia="Times New Roman" w:hAnsi="Times New Roman" w:cs="Times New Roman"/>
          <w:sz w:val="24"/>
          <w:szCs w:val="24"/>
        </w:rPr>
      </w:pPr>
      <w:del w:id="272" w:author="Väinölä, Risto" w:date="2020-09-14T02:49:00Z">
        <w:r w:rsidRPr="00760A75" w:rsidDel="003959D9">
          <w:rPr>
            <w:rFonts w:ascii="Times New Roman" w:eastAsia="Times New Roman" w:hAnsi="Times New Roman" w:cs="Times New Roman"/>
            <w:sz w:val="24"/>
            <w:szCs w:val="24"/>
          </w:rPr>
          <w:delText>In its turn, the</w:delText>
        </w:r>
      </w:del>
      <w:ins w:id="273" w:author="Väinölä, Risto" w:date="2020-09-14T02:49:00Z">
        <w:r w:rsidR="003959D9">
          <w:rPr>
            <w:rFonts w:ascii="Times New Roman" w:eastAsia="Times New Roman" w:hAnsi="Times New Roman" w:cs="Times New Roman"/>
            <w:sz w:val="24"/>
            <w:szCs w:val="24"/>
          </w:rPr>
          <w:t>The</w:t>
        </w:r>
      </w:ins>
      <w:r w:rsidRPr="00760A75">
        <w:rPr>
          <w:rFonts w:ascii="Times New Roman" w:eastAsia="Times New Roman" w:hAnsi="Times New Roman" w:cs="Times New Roman"/>
          <w:sz w:val="24"/>
          <w:szCs w:val="24"/>
        </w:rPr>
        <w:t xml:space="preserve"> prevalence (</w:t>
      </w:r>
      <w:r w:rsidRPr="00760A75">
        <w:rPr>
          <w:rFonts w:ascii="Times New Roman" w:eastAsia="Times New Roman" w:hAnsi="Times New Roman" w:cs="Times New Roman"/>
          <w:i/>
          <w:sz w:val="24"/>
          <w:szCs w:val="24"/>
        </w:rPr>
        <w:t>Ptros</w:t>
      </w:r>
      <w:r w:rsidRPr="00760A75">
        <w:rPr>
          <w:rFonts w:ascii="Times New Roman" w:eastAsia="Times New Roman" w:hAnsi="Times New Roman" w:cs="Times New Roman"/>
          <w:sz w:val="24"/>
          <w:szCs w:val="24"/>
        </w:rPr>
        <w:t xml:space="preserve">) </w:t>
      </w:r>
      <w:ins w:id="274" w:author="Väinölä, Risto" w:date="2020-09-14T02:49:00Z">
        <w:r w:rsidR="003959D9">
          <w:rPr>
            <w:rFonts w:ascii="Times New Roman" w:eastAsia="Times New Roman" w:hAnsi="Times New Roman" w:cs="Times New Roman"/>
            <w:sz w:val="24"/>
            <w:szCs w:val="24"/>
          </w:rPr>
          <w:t xml:space="preserve">in turn </w:t>
        </w:r>
      </w:ins>
      <w:r w:rsidRPr="00760A75">
        <w:rPr>
          <w:rFonts w:ascii="Times New Roman" w:eastAsia="Times New Roman" w:hAnsi="Times New Roman" w:cs="Times New Roman"/>
          <w:sz w:val="24"/>
          <w:szCs w:val="24"/>
        </w:rPr>
        <w:t xml:space="preserve">could be predicted based on </w:t>
      </w:r>
      <w:proofErr w:type="gramStart"/>
      <w:r w:rsidR="00DF4AEF" w:rsidRPr="00760A75">
        <w:rPr>
          <w:rFonts w:ascii="Times New Roman" w:eastAsia="Times New Roman" w:hAnsi="Times New Roman" w:cs="Times New Roman"/>
          <w:i/>
          <w:sz w:val="24"/>
          <w:szCs w:val="24"/>
        </w:rPr>
        <w:t>P(</w:t>
      </w:r>
      <w:proofErr w:type="gramEnd"/>
      <w:r w:rsidR="00DF4AEF" w:rsidRPr="00760A75">
        <w:rPr>
          <w:rFonts w:ascii="Times New Roman" w:eastAsia="Times New Roman" w:hAnsi="Times New Roman" w:cs="Times New Roman"/>
          <w:i/>
          <w:sz w:val="24"/>
          <w:szCs w:val="24"/>
        </w:rPr>
        <w:t>T</w:t>
      </w:r>
      <w:r w:rsidRPr="00760A75">
        <w:rPr>
          <w:rFonts w:ascii="Times New Roman" w:eastAsia="Times New Roman" w:hAnsi="Times New Roman" w:cs="Times New Roman"/>
          <w:i/>
          <w:sz w:val="24"/>
          <w:szCs w:val="24"/>
        </w:rPr>
        <w:t>|edu)</w:t>
      </w:r>
      <w:r w:rsidRPr="00760A75">
        <w:rPr>
          <w:rFonts w:ascii="Times New Roman" w:eastAsia="Times New Roman" w:hAnsi="Times New Roman" w:cs="Times New Roman"/>
          <w:sz w:val="24"/>
          <w:szCs w:val="24"/>
        </w:rPr>
        <w:t xml:space="preserve">,  </w:t>
      </w:r>
      <w:r w:rsidRPr="00760A75">
        <w:rPr>
          <w:rFonts w:ascii="Times New Roman" w:eastAsia="Times New Roman" w:hAnsi="Times New Roman" w:cs="Times New Roman"/>
          <w:i/>
          <w:sz w:val="24"/>
          <w:szCs w:val="24"/>
        </w:rPr>
        <w:t>P(T|tros)</w:t>
      </w:r>
      <w:r w:rsidRPr="00760A75">
        <w:rPr>
          <w:rFonts w:ascii="Times New Roman" w:eastAsia="Times New Roman" w:hAnsi="Times New Roman" w:cs="Times New Roman"/>
          <w:sz w:val="24"/>
          <w:szCs w:val="24"/>
        </w:rPr>
        <w:t xml:space="preserve"> and </w:t>
      </w:r>
      <w:r w:rsidRPr="00760A75">
        <w:rPr>
          <w:rFonts w:ascii="Times New Roman" w:eastAsia="Times New Roman" w:hAnsi="Times New Roman" w:cs="Times New Roman"/>
          <w:i/>
          <w:sz w:val="24"/>
          <w:szCs w:val="24"/>
        </w:rPr>
        <w:t>PT</w:t>
      </w:r>
      <w:r w:rsidRPr="00760A75">
        <w:rPr>
          <w:rFonts w:ascii="Times New Roman" w:eastAsia="Times New Roman" w:hAnsi="Times New Roman" w:cs="Times New Roman"/>
          <w:sz w:val="24"/>
          <w:szCs w:val="24"/>
        </w:rPr>
        <w:t xml:space="preserve"> in a sample: </w:t>
      </w:r>
    </w:p>
    <w:p w14:paraId="40F28486" w14:textId="77777777" w:rsidR="001858EC" w:rsidRPr="00760A75" w:rsidRDefault="005D3577" w:rsidP="005D3577">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Ptros=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PT-P(T|edu)</m:t>
            </m:r>
          </m:num>
          <m:den>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tros</m:t>
                </m:r>
              </m:e>
            </m:d>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edu</m:t>
                </m:r>
              </m:e>
            </m:d>
          </m:den>
        </m:f>
      </m:oMath>
      <w:r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 xml:space="preserve"> [Eq 3]</w:t>
      </w:r>
    </w:p>
    <w:p w14:paraId="32D2F03B" w14:textId="77777777" w:rsidR="00A554F6" w:rsidRDefault="00B44577" w:rsidP="00A554F6">
      <w:pPr>
        <w:spacing w:before="120" w:after="120" w:line="360" w:lineRule="auto"/>
        <w:rPr>
          <w:rFonts w:ascii="Times New Roman" w:eastAsia="Times New Roman" w:hAnsi="Times New Roman" w:cs="Times New Roman"/>
          <w:b/>
          <w:sz w:val="24"/>
          <w:szCs w:val="24"/>
        </w:rPr>
      </w:pPr>
      <w:r w:rsidRPr="001778F5">
        <w:rPr>
          <w:rFonts w:ascii="Times New Roman" w:eastAsia="Times New Roman" w:hAnsi="Times New Roman" w:cs="Times New Roman"/>
          <w:b/>
          <w:sz w:val="24"/>
          <w:szCs w:val="24"/>
        </w:rPr>
        <w:t>Statistical analyses.</w:t>
      </w:r>
      <w:r w:rsidRPr="001778F5">
        <w:rPr>
          <w:rFonts w:ascii="Times New Roman" w:eastAsia="Times New Roman" w:hAnsi="Times New Roman" w:cs="Times New Roman"/>
          <w:sz w:val="24"/>
          <w:szCs w:val="24"/>
        </w:rPr>
        <w:t xml:space="preserve"> The following analyses were made using the data from the contact zones. Firstly, we studied variation of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P(T|tros)</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P(T|edu)</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P(tros|T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xml:space="preserve"> as functions of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species-specific genotypes around the Kola Peninsula”), B) different geographical contact zones between species. Whenever possible, formulas describing empirical relationships between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and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and between positive (</w:t>
      </w:r>
      <w:r w:rsidRPr="001778F5">
        <w:rPr>
          <w:rFonts w:ascii="Times New Roman" w:eastAsia="Times New Roman" w:hAnsi="Times New Roman" w:cs="Times New Roman"/>
          <w:i/>
          <w:sz w:val="24"/>
          <w:szCs w:val="24"/>
        </w:rPr>
        <w:t>P(tros|T)</w:t>
      </w:r>
      <w:r w:rsidRPr="001778F5">
        <w:rPr>
          <w:rFonts w:ascii="Times New Roman" w:eastAsia="Times New Roman" w:hAnsi="Times New Roman" w:cs="Times New Roman"/>
          <w:sz w:val="24"/>
          <w:szCs w:val="24"/>
        </w:rPr>
        <w:t>)</w:t>
      </w:r>
      <w:r w:rsidRPr="001778F5">
        <w:rPr>
          <w:rFonts w:ascii="Times New Roman" w:eastAsia="Times New Roman" w:hAnsi="Times New Roman" w:cs="Times New Roman"/>
          <w:i/>
          <w:sz w:val="24"/>
          <w:szCs w:val="24"/>
        </w:rPr>
        <w:t xml:space="preserve"> </w:t>
      </w:r>
      <w:r w:rsidRPr="001778F5">
        <w:rPr>
          <w:rFonts w:ascii="Times New Roman" w:eastAsia="Times New Roman" w:hAnsi="Times New Roman" w:cs="Times New Roman"/>
          <w:sz w:val="24"/>
          <w:szCs w:val="24"/>
        </w:rPr>
        <w:t>and negative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predictive values and</w:t>
      </w:r>
      <w:r w:rsidRPr="001778F5">
        <w:rPr>
          <w:rFonts w:ascii="Times New Roman" w:eastAsia="Times New Roman" w:hAnsi="Times New Roman" w:cs="Times New Roman"/>
          <w:i/>
          <w:sz w:val="24"/>
          <w:szCs w:val="24"/>
        </w:rPr>
        <w:t xml:space="preserve"> Ptros</w:t>
      </w:r>
      <w:r w:rsidRPr="001778F5">
        <w:rPr>
          <w:rFonts w:ascii="Times New Roman" w:eastAsia="Times New Roman" w:hAnsi="Times New Roman" w:cs="Times New Roman"/>
          <w:sz w:val="24"/>
          <w:szCs w:val="24"/>
        </w:rPr>
        <w:t xml:space="preserve"> </w:t>
      </w:r>
      <w:r w:rsidR="001778F5" w:rsidRPr="001778F5">
        <w:rPr>
          <w:rFonts w:ascii="Times New Roman" w:eastAsia="Times New Roman" w:hAnsi="Times New Roman" w:cs="Times New Roman"/>
          <w:sz w:val="24"/>
          <w:szCs w:val="24"/>
        </w:rPr>
        <w:t>were</w:t>
      </w:r>
      <w:r w:rsidRPr="001778F5">
        <w:rPr>
          <w:rFonts w:ascii="Times New Roman" w:eastAsia="Times New Roman" w:hAnsi="Times New Roman" w:cs="Times New Roman"/>
          <w:sz w:val="24"/>
          <w:szCs w:val="24"/>
        </w:rPr>
        <w:t xml:space="preserve"> derived on the basis of regression analysis (Section “Associations between morphotypes and species-specific genotypes around the Atlantic”).</w:t>
      </w:r>
      <w:r>
        <w:rPr>
          <w:rFonts w:ascii="Times New Roman" w:eastAsia="Times New Roman" w:hAnsi="Times New Roman" w:cs="Times New Roman"/>
          <w:sz w:val="24"/>
          <w:szCs w:val="24"/>
        </w:rPr>
        <w:t xml:space="preserve"> Secondly, we analyzed genotype-specific associations between morphotypes and the shell size in order to verify the hypothesis that morphological variation </w:t>
      </w:r>
      <w:r w:rsidRPr="001778F5">
        <w:rPr>
          <w:rFonts w:ascii="Times New Roman" w:eastAsia="Times New Roman" w:hAnsi="Times New Roman" w:cs="Times New Roman"/>
          <w:sz w:val="24"/>
          <w:szCs w:val="24"/>
        </w:rPr>
        <w:t xml:space="preserve">under consideration is not related to mussel size (Section “Associations between morphotypes and shell size”). </w:t>
      </w:r>
      <w:r w:rsidR="00A554F6" w:rsidRPr="001778F5">
        <w:rPr>
          <w:rFonts w:ascii="Times New Roman" w:eastAsia="Times New Roman" w:hAnsi="Times New Roman" w:cs="Times New Roman"/>
          <w:sz w:val="24"/>
          <w:szCs w:val="24"/>
        </w:rPr>
        <w:t xml:space="preserve">Finally, we tested how well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P(edu|E)</w:t>
      </w:r>
      <w:r w:rsidR="00A554F6" w:rsidRPr="001778F5">
        <w:rPr>
          <w:rFonts w:ascii="Times New Roman" w:eastAsia="Times New Roman" w:hAnsi="Times New Roman" w:cs="Times New Roman"/>
          <w:sz w:val="24"/>
          <w:szCs w:val="24"/>
        </w:rPr>
        <w:t xml:space="preserve"> and </w:t>
      </w:r>
      <w:r w:rsidR="00A554F6" w:rsidRPr="001778F5">
        <w:rPr>
          <w:rFonts w:ascii="Times New Roman" w:eastAsia="Times New Roman" w:hAnsi="Times New Roman" w:cs="Times New Roman"/>
          <w:i/>
          <w:sz w:val="24"/>
          <w:szCs w:val="24"/>
        </w:rPr>
        <w:t>P(tros|T)</w:t>
      </w:r>
      <w:r w:rsidR="00A554F6" w:rsidRPr="001778F5">
        <w:rPr>
          <w:rFonts w:ascii="Times New Roman" w:eastAsia="Times New Roman" w:hAnsi="Times New Roman" w:cs="Times New Roman"/>
          <w:sz w:val="24"/>
          <w:szCs w:val="24"/>
        </w:rPr>
        <w:t xml:space="preserve"> could be predicted using formulas Eq 1-3 and the data on </w:t>
      </w:r>
      <w:r w:rsidR="001778F5" w:rsidRPr="001778F5">
        <w:rPr>
          <w:rFonts w:ascii="Times New Roman" w:eastAsia="Times New Roman" w:hAnsi="Times New Roman" w:cs="Times New Roman"/>
          <w:sz w:val="24"/>
          <w:szCs w:val="24"/>
        </w:rPr>
        <w:t xml:space="preserve">the </w:t>
      </w:r>
      <w:r w:rsidR="00A554F6" w:rsidRPr="001778F5">
        <w:rPr>
          <w:rFonts w:ascii="Times New Roman" w:eastAsia="Times New Roman" w:hAnsi="Times New Roman" w:cs="Times New Roman"/>
          <w:sz w:val="24"/>
          <w:szCs w:val="24"/>
        </w:rPr>
        <w:t>morphotype proportions among species (</w:t>
      </w:r>
      <w:r w:rsidR="00A554F6" w:rsidRPr="001778F5">
        <w:rPr>
          <w:rFonts w:ascii="Times New Roman" w:eastAsia="Times New Roman" w:hAnsi="Times New Roman" w:cs="Times New Roman"/>
          <w:i/>
          <w:sz w:val="24"/>
          <w:szCs w:val="24"/>
        </w:rPr>
        <w:t>P(T|tros)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P(T|edu</w:t>
      </w:r>
      <w:r w:rsidR="00A554F6" w:rsidRPr="00442EE7">
        <w:rPr>
          <w:rFonts w:ascii="Times New Roman" w:eastAsia="Times New Roman" w:hAnsi="Times New Roman" w:cs="Times New Roman"/>
          <w:i/>
          <w:sz w:val="24"/>
          <w:szCs w:val="24"/>
        </w:rPr>
        <w:t>)</w:t>
      </w:r>
      <w:r w:rsidR="00A554F6" w:rsidRPr="00442EE7">
        <w:rPr>
          <w:rFonts w:ascii="Times New Roman" w:eastAsia="Times New Roman" w:hAnsi="Times New Roman" w:cs="Times New Roman"/>
          <w:sz w:val="24"/>
          <w:szCs w:val="24"/>
        </w:rPr>
        <w:t>) in a few genotyped samples. We concede that the assumption that sensitivity and specificity do not depend on the prevalence can be violated in the morphotype test, as it often is in clinical tests (Leeflang et al. 2009, 2013).</w:t>
      </w:r>
      <w:r w:rsidR="00A554F6" w:rsidRPr="001778F5">
        <w:rPr>
          <w:rFonts w:ascii="Times New Roman" w:eastAsia="Times New Roman" w:hAnsi="Times New Roman" w:cs="Times New Roman"/>
          <w:sz w:val="24"/>
          <w:szCs w:val="24"/>
        </w:rPr>
        <w:t xml:space="preserve"> Therefore </w:t>
      </w:r>
      <w:r w:rsidR="001778F5" w:rsidRPr="001778F5">
        <w:rPr>
          <w:rFonts w:ascii="Times New Roman" w:eastAsia="Times New Roman" w:hAnsi="Times New Roman" w:cs="Times New Roman"/>
          <w:sz w:val="24"/>
          <w:szCs w:val="24"/>
        </w:rPr>
        <w:t>we</w:t>
      </w:r>
      <w:r w:rsidR="00A554F6" w:rsidRPr="001778F5">
        <w:rPr>
          <w:rFonts w:ascii="Times New Roman" w:eastAsia="Times New Roman" w:hAnsi="Times New Roman" w:cs="Times New Roman"/>
          <w:sz w:val="24"/>
          <w:szCs w:val="24"/>
        </w:rPr>
        <w:t xml:space="preserve"> focused on finding out which samples </w:t>
      </w:r>
      <w:r w:rsidR="001778F5" w:rsidRPr="001778F5">
        <w:rPr>
          <w:rFonts w:ascii="Times New Roman" w:eastAsia="Times New Roman" w:hAnsi="Times New Roman" w:cs="Times New Roman"/>
          <w:sz w:val="24"/>
          <w:szCs w:val="24"/>
          <w:lang w:val="en-GB"/>
        </w:rPr>
        <w:t>were</w:t>
      </w:r>
      <w:r w:rsidR="00A554F6" w:rsidRPr="001778F5">
        <w:rPr>
          <w:rFonts w:ascii="Times New Roman" w:eastAsia="Times New Roman" w:hAnsi="Times New Roman" w:cs="Times New Roman"/>
          <w:sz w:val="24"/>
          <w:szCs w:val="24"/>
          <w:lang w:val="en-GB"/>
        </w:rPr>
        <w:t xml:space="preserve"> better suited for </w:t>
      </w:r>
      <w:r w:rsidR="00A554F6" w:rsidRPr="001778F5">
        <w:rPr>
          <w:rFonts w:ascii="Times New Roman" w:eastAsia="Times New Roman" w:hAnsi="Times New Roman" w:cs="Times New Roman"/>
          <w:sz w:val="24"/>
          <w:szCs w:val="24"/>
        </w:rPr>
        <w:t>prediction on the basis of Eq. 1-3: the most mixed samples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~0.5) or the combination of the two most pure samples of each species</w:t>
      </w:r>
      <w:r w:rsidR="001778F5" w:rsidRPr="001778F5">
        <w:rPr>
          <w:rFonts w:ascii="Times New Roman" w:eastAsia="Times New Roman" w:hAnsi="Times New Roman" w:cs="Times New Roman"/>
          <w:sz w:val="24"/>
          <w:szCs w:val="24"/>
        </w:rPr>
        <w:t>.</w:t>
      </w:r>
      <w:r w:rsidR="001778F5" w:rsidRPr="001778F5">
        <w:t xml:space="preserve"> </w:t>
      </w:r>
      <w:r w:rsidR="001778F5" w:rsidRPr="001778F5">
        <w:rPr>
          <w:rFonts w:ascii="Times New Roman" w:eastAsia="Times New Roman" w:hAnsi="Times New Roman" w:cs="Times New Roman"/>
          <w:sz w:val="24"/>
          <w:szCs w:val="24"/>
        </w:rPr>
        <w:t xml:space="preserve">The samples identified in this way as best suited for </w:t>
      </w:r>
      <w:r w:rsidR="001778F5" w:rsidRPr="00442EE7">
        <w:rPr>
          <w:rFonts w:ascii="Times New Roman" w:eastAsia="Times New Roman" w:hAnsi="Times New Roman" w:cs="Times New Roman"/>
          <w:sz w:val="24"/>
          <w:szCs w:val="24"/>
        </w:rPr>
        <w:t xml:space="preserve">prediction can be used as “calibrating” ones </w:t>
      </w:r>
      <w:r w:rsidR="00A554F6" w:rsidRPr="00442EE7">
        <w:rPr>
          <w:rFonts w:ascii="Times New Roman" w:eastAsia="Times New Roman" w:hAnsi="Times New Roman" w:cs="Times New Roman"/>
          <w:sz w:val="24"/>
          <w:szCs w:val="24"/>
        </w:rPr>
        <w:t>(Section “Prediction of taxonomic structure of populations and predictive values of the morphotype test based on probability calculators”).</w:t>
      </w:r>
    </w:p>
    <w:p w14:paraId="6156E252" w14:textId="77777777" w:rsidR="00450019" w:rsidRPr="00330551"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All statistical analyses were performed with functions of R3.6.1 statistical programming language (</w:t>
      </w:r>
      <w:r w:rsidRPr="00330551">
        <w:rPr>
          <w:rFonts w:ascii="Times New Roman" w:eastAsia="Times New Roman" w:hAnsi="Times New Roman" w:cs="Times New Roman"/>
          <w:color w:val="00B050"/>
          <w:sz w:val="24"/>
          <w:szCs w:val="24"/>
        </w:rPr>
        <w:t>R Core Team, 2019</w:t>
      </w:r>
      <w:r w:rsidRPr="00330551">
        <w:rPr>
          <w:rFonts w:ascii="Times New Roman" w:eastAsia="Times New Roman" w:hAnsi="Times New Roman" w:cs="Times New Roman"/>
          <w:sz w:val="24"/>
          <w:szCs w:val="24"/>
        </w:rPr>
        <w:t xml:space="preserve">). We used generalized linear (mixed) models, GL(M)Ms, with binomial distribution and a logit link-function. All GLM models were constructed with </w:t>
      </w:r>
      <w:proofErr w:type="gramStart"/>
      <w:r w:rsidRPr="00330551">
        <w:rPr>
          <w:rFonts w:ascii="Times New Roman" w:eastAsia="Times New Roman" w:hAnsi="Times New Roman" w:cs="Times New Roman"/>
          <w:sz w:val="24"/>
          <w:szCs w:val="24"/>
        </w:rPr>
        <w:t>glm(</w:t>
      </w:r>
      <w:proofErr w:type="gramEnd"/>
      <w:r w:rsidRPr="00330551">
        <w:rPr>
          <w:rFonts w:ascii="Times New Roman" w:eastAsia="Times New Roman" w:hAnsi="Times New Roman" w:cs="Times New Roman"/>
          <w:sz w:val="24"/>
          <w:szCs w:val="24"/>
        </w:rPr>
        <w:t>) function from the package “stats” (R Core Team, 2019) whereas GLMM  were fitted with glmer() function from the package “lme4” (</w:t>
      </w:r>
      <w:r w:rsidRPr="00330551">
        <w:rPr>
          <w:rFonts w:ascii="Times New Roman" w:eastAsia="Times New Roman" w:hAnsi="Times New Roman" w:cs="Times New Roman"/>
          <w:color w:val="00B050"/>
          <w:sz w:val="24"/>
          <w:szCs w:val="24"/>
        </w:rPr>
        <w:t>Bates et al 2015</w:t>
      </w:r>
      <w:r w:rsidRPr="00330551">
        <w:rPr>
          <w:rFonts w:ascii="Times New Roman" w:eastAsia="Times New Roman" w:hAnsi="Times New Roman" w:cs="Times New Roman"/>
          <w:sz w:val="24"/>
          <w:szCs w:val="24"/>
        </w:rPr>
        <w:t xml:space="preserve">). The validity of each model was checked by visual analysis of residual plots and the assessment of the overdispersion presence. </w:t>
      </w:r>
    </w:p>
    <w:p w14:paraId="5D354A4A" w14:textId="77777777" w:rsidR="00450019" w:rsidRPr="00450019"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The goodness of fit for the models was assessed by means of pseudo-R2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xml:space="preserve">) using the function </w:t>
      </w:r>
      <w:proofErr w:type="gramStart"/>
      <w:r w:rsidRPr="00330551">
        <w:rPr>
          <w:rFonts w:ascii="Times New Roman" w:eastAsia="Times New Roman" w:hAnsi="Times New Roman" w:cs="Times New Roman"/>
          <w:sz w:val="24"/>
          <w:szCs w:val="24"/>
        </w:rPr>
        <w:t>r.squaredGLMM(</w:t>
      </w:r>
      <w:proofErr w:type="gramEnd"/>
      <w:r w:rsidRPr="00330551">
        <w:rPr>
          <w:rFonts w:ascii="Times New Roman" w:eastAsia="Times New Roman" w:hAnsi="Times New Roman" w:cs="Times New Roman"/>
          <w:sz w:val="24"/>
          <w:szCs w:val="24"/>
        </w:rPr>
        <w:t>) from the package “MuMIn” (</w:t>
      </w:r>
      <w:r w:rsidRPr="00330551">
        <w:rPr>
          <w:rFonts w:ascii="Times New Roman" w:hAnsi="Times New Roman" w:cs="Times New Roman"/>
          <w:color w:val="00B050"/>
          <w:sz w:val="24"/>
          <w:szCs w:val="24"/>
        </w:rPr>
        <w:t>Barton 2018</w:t>
      </w:r>
      <w:r w:rsidRPr="00330551">
        <w:rPr>
          <w:rFonts w:ascii="Times New Roman" w:eastAsia="Times New Roman" w:hAnsi="Times New Roman" w:cs="Times New Roman"/>
          <w:sz w:val="24"/>
          <w:szCs w:val="24"/>
        </w:rPr>
        <w:t>). To assess the role of random factors in GLMM, we compared marginal and conditional pseudo 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After the model parameters were estimated, we visualized them by means of regression lines with corresponding 95% confidence intervals.</w:t>
      </w:r>
      <w:r w:rsidRPr="00450019">
        <w:rPr>
          <w:rFonts w:ascii="Times New Roman" w:eastAsia="Times New Roman" w:hAnsi="Times New Roman" w:cs="Times New Roman"/>
          <w:sz w:val="24"/>
          <w:szCs w:val="24"/>
        </w:rPr>
        <w:t xml:space="preserve"> </w:t>
      </w:r>
    </w:p>
    <w:p w14:paraId="606FE54D"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Associations between morphotypes and species-specific genotypes </w:t>
      </w:r>
      <w:r>
        <w:rPr>
          <w:rFonts w:ascii="Times New Roman" w:eastAsia="Times New Roman" w:hAnsi="Times New Roman" w:cs="Times New Roman"/>
          <w:b/>
          <w:sz w:val="24"/>
          <w:szCs w:val="24"/>
        </w:rPr>
        <w:t>around the Kola</w:t>
      </w:r>
      <w:r>
        <w:rPr>
          <w:rFonts w:ascii="Times New Roman" w:eastAsia="Times New Roman" w:hAnsi="Times New Roman" w:cs="Times New Roman"/>
          <w:b/>
          <w:color w:val="000000"/>
          <w:sz w:val="24"/>
          <w:szCs w:val="24"/>
        </w:rPr>
        <w:t xml:space="preserve"> Peninsula</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sz w:val="24"/>
          <w:szCs w:val="24"/>
        </w:rPr>
        <w:t>The following three regression models were fitted for the data</w:t>
      </w:r>
      <w:r>
        <w:rPr>
          <w:rFonts w:ascii="Times New Roman" w:eastAsia="Times New Roman" w:hAnsi="Times New Roman" w:cs="Times New Roman"/>
          <w:color w:val="000000"/>
          <w:sz w:val="24"/>
          <w:szCs w:val="24"/>
        </w:rPr>
        <w:t>.</w:t>
      </w:r>
    </w:p>
    <w:p w14:paraId="3FBCB4CE"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1</w:t>
      </w:r>
      <w:r>
        <w:rPr>
          <w:rFonts w:ascii="Times New Roman" w:eastAsia="Times New Roman" w:hAnsi="Times New Roman" w:cs="Times New Roman"/>
          <w:color w:val="000000"/>
          <w:sz w:val="24"/>
          <w:szCs w:val="24"/>
        </w:rPr>
        <w:t>: Morphotype proportions (</w:t>
      </w:r>
      <w:r>
        <w:rPr>
          <w:rFonts w:ascii="Times New Roman" w:eastAsia="Times New Roman" w:hAnsi="Times New Roman" w:cs="Times New Roman"/>
          <w:i/>
          <w:color w:val="000000"/>
          <w:sz w:val="24"/>
          <w:szCs w:val="24"/>
        </w:rPr>
        <w:t>PT</w:t>
      </w:r>
      <w:r>
        <w:rPr>
          <w:rFonts w:ascii="Times New Roman" w:eastAsia="Times New Roman" w:hAnsi="Times New Roman" w:cs="Times New Roman"/>
          <w:color w:val="000000"/>
          <w:sz w:val="24"/>
          <w:szCs w:val="24"/>
        </w:rPr>
        <w:t>) as a function of taxonomic structure of mussel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All mussels with a T-morphotype were coded as 1 and all mussels with an E-morphotype were coded as 0. These data were used as a dependent variable, which was regressed against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(continuous predictor) and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(discrete predictor with three levels) and interaction between them. </w:t>
      </w:r>
    </w:p>
    <w:p w14:paraId="45712A03"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2</w:t>
      </w:r>
      <w:r>
        <w:rPr>
          <w:rFonts w:ascii="Times New Roman" w:eastAsia="Times New Roman" w:hAnsi="Times New Roman" w:cs="Times New Roman"/>
          <w:color w:val="000000"/>
          <w:sz w:val="24"/>
          <w:szCs w:val="24"/>
        </w:rPr>
        <w:t xml:space="preserve">: Morphotype proportions </w:t>
      </w:r>
      <w:r w:rsidRPr="001778F5">
        <w:rPr>
          <w:rFonts w:ascii="Times New Roman" w:eastAsia="Times New Roman" w:hAnsi="Times New Roman" w:cs="Times New Roman"/>
          <w:color w:val="000000"/>
          <w:sz w:val="24"/>
          <w:szCs w:val="24"/>
        </w:rPr>
        <w:t>among</w:t>
      </w:r>
      <w:r>
        <w:rPr>
          <w:rFonts w:ascii="Times New Roman" w:eastAsia="Times New Roman" w:hAnsi="Times New Roman" w:cs="Times New Roman"/>
          <w:color w:val="000000"/>
          <w:sz w:val="24"/>
          <w:szCs w:val="24"/>
        </w:rPr>
        <w:t xml:space="preserve">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The dependent variable wa</w:t>
      </w:r>
      <w:r w:rsidR="002A54F0">
        <w:rPr>
          <w:rFonts w:ascii="Times New Roman" w:eastAsia="Times New Roman" w:hAnsi="Times New Roman" w:cs="Times New Roman"/>
          <w:color w:val="000000"/>
          <w:sz w:val="24"/>
          <w:szCs w:val="24"/>
        </w:rPr>
        <w:t>s coded as in Model 1 and model</w:t>
      </w:r>
      <w:r>
        <w:rPr>
          <w:rFonts w:ascii="Times New Roman" w:eastAsia="Times New Roman" w:hAnsi="Times New Roman" w:cs="Times New Roman"/>
          <w:color w:val="000000"/>
          <w:sz w:val="24"/>
          <w:szCs w:val="24"/>
        </w:rPr>
        <w:t xml:space="preserve">ed as a function of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Species</w:t>
      </w:r>
      <w:r>
        <w:rPr>
          <w:rFonts w:ascii="Times New Roman" w:eastAsia="Times New Roman" w:hAnsi="Times New Roman" w:cs="Times New Roman"/>
          <w:color w:val="000000"/>
          <w:sz w:val="24"/>
          <w:szCs w:val="24"/>
        </w:rPr>
        <w:t xml:space="preserve"> (a discrete predictor with two levels) and interaction between terms. The sample was included </w:t>
      </w:r>
      <w:r>
        <w:rPr>
          <w:rFonts w:ascii="Times New Roman" w:eastAsia="Times New Roman" w:hAnsi="Times New Roman" w:cs="Times New Roman"/>
          <w:sz w:val="24"/>
          <w:szCs w:val="24"/>
        </w:rPr>
        <w:t>into the 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random</w:t>
      </w:r>
      <w:r>
        <w:rPr>
          <w:rFonts w:ascii="Times New Roman" w:eastAsia="Times New Roman" w:hAnsi="Times New Roman" w:cs="Times New Roman"/>
          <w:color w:val="000000"/>
          <w:sz w:val="24"/>
          <w:szCs w:val="24"/>
        </w:rPr>
        <w:t xml:space="preserve"> factor influencing the model intercept. </w:t>
      </w:r>
    </w:p>
    <w:p w14:paraId="21659380"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3</w:t>
      </w:r>
      <w:r>
        <w:rPr>
          <w:rFonts w:ascii="Times New Roman" w:eastAsia="Times New Roman" w:hAnsi="Times New Roman" w:cs="Times New Roman"/>
          <w:sz w:val="24"/>
          <w:szCs w:val="24"/>
        </w:rPr>
        <w:t>: Correctness of species identification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as a function of taxonomic structure of populations. </w:t>
      </w:r>
      <w:r w:rsidR="001778F5" w:rsidRPr="001778F5">
        <w:rPr>
          <w:rFonts w:ascii="Times New Roman" w:eastAsia="Times New Roman" w:hAnsi="Times New Roman" w:cs="Times New Roman"/>
          <w:sz w:val="24"/>
          <w:szCs w:val="24"/>
        </w:rPr>
        <w:t xml:space="preserve">The dependent variable was coded as 1 if </w:t>
      </w:r>
      <w:r w:rsidR="001778F5" w:rsidRPr="001778F5">
        <w:rPr>
          <w:rFonts w:ascii="Times New Roman" w:eastAsia="Times New Roman" w:hAnsi="Times New Roman" w:cs="Times New Roman"/>
          <w:i/>
          <w:sz w:val="24"/>
          <w:szCs w:val="24"/>
        </w:rPr>
        <w:t>M. trossulus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w:t>
      </w:r>
      <w:r w:rsidR="001778F5" w:rsidRPr="001778F5">
        <w:rPr>
          <w:rFonts w:ascii="Times New Roman" w:eastAsia="Times New Roman" w:hAnsi="Times New Roman" w:cs="Times New Roman"/>
          <w:sz w:val="24"/>
          <w:szCs w:val="24"/>
        </w:rPr>
        <w:t xml:space="preserve"> T-morphotype or </w:t>
      </w:r>
      <w:r w:rsidR="001778F5" w:rsidRPr="001778F5">
        <w:rPr>
          <w:rFonts w:ascii="Times New Roman" w:eastAsia="Times New Roman" w:hAnsi="Times New Roman" w:cs="Times New Roman"/>
          <w:i/>
          <w:sz w:val="24"/>
          <w:szCs w:val="24"/>
        </w:rPr>
        <w:t>M. edulis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an</w:t>
      </w:r>
      <w:r w:rsidR="001778F5" w:rsidRPr="001778F5">
        <w:rPr>
          <w:rFonts w:ascii="Times New Roman" w:eastAsia="Times New Roman" w:hAnsi="Times New Roman" w:cs="Times New Roman"/>
          <w:sz w:val="24"/>
          <w:szCs w:val="24"/>
        </w:rPr>
        <w:t xml:space="preserve"> E-morphotype and as 0 in the other cases. </w:t>
      </w:r>
      <w:r>
        <w:rPr>
          <w:rFonts w:ascii="Times New Roman" w:eastAsia="Times New Roman" w:hAnsi="Times New Roman" w:cs="Times New Roman"/>
          <w:sz w:val="24"/>
          <w:szCs w:val="24"/>
        </w:rPr>
        <w:t xml:space="preserve"> The set of predictors for the model was as follows: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Morphotype</w:t>
      </w:r>
      <w:r>
        <w:rPr>
          <w:rFonts w:ascii="Times New Roman" w:eastAsia="Times New Roman" w:hAnsi="Times New Roman" w:cs="Times New Roman"/>
          <w:sz w:val="24"/>
          <w:szCs w:val="24"/>
        </w:rPr>
        <w:t xml:space="preserve"> (discrete predictor with two levels),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terms. The sample was included into the model as a random factor influencing the model intercept.</w:t>
      </w:r>
    </w:p>
    <w:p w14:paraId="50D86A3E" w14:textId="77777777" w:rsidR="001858EC" w:rsidRPr="001D7B2D" w:rsidRDefault="00B44577">
      <w:pPr>
        <w:spacing w:before="120" w:after="120" w:line="360" w:lineRule="auto"/>
        <w:rPr>
          <w:rFonts w:ascii="Times New Roman" w:eastAsia="Times New Roman" w:hAnsi="Times New Roman" w:cs="Times New Roman"/>
          <w:sz w:val="24"/>
          <w:szCs w:val="24"/>
        </w:rPr>
      </w:pPr>
      <w:r w:rsidRPr="001D7B2D">
        <w:rPr>
          <w:rFonts w:ascii="Times New Roman" w:eastAsia="Times New Roman" w:hAnsi="Times New Roman" w:cs="Times New Roman"/>
          <w:sz w:val="24"/>
          <w:szCs w:val="24"/>
        </w:rPr>
        <w:t xml:space="preserve">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w:t>
      </w:r>
      <w:r w:rsidRPr="001778F5">
        <w:rPr>
          <w:rFonts w:ascii="Times New Roman" w:eastAsia="Times New Roman" w:hAnsi="Times New Roman" w:cs="Times New Roman"/>
          <w:sz w:val="24"/>
          <w:szCs w:val="24"/>
        </w:rPr>
        <w:t>full combination of sets since in such a case the factor “Set” would be discarded from the model. We applied the structure of Model 3</w:t>
      </w:r>
      <w:r w:rsidRPr="001778F5">
        <w:rPr>
          <w:rFonts w:ascii="Times New Roman" w:eastAsia="Times New Roman" w:hAnsi="Times New Roman" w:cs="Times New Roman"/>
          <w:b/>
          <w:sz w:val="24"/>
          <w:szCs w:val="24"/>
        </w:rPr>
        <w:t xml:space="preserve"> </w:t>
      </w:r>
      <w:r w:rsidRPr="001778F5">
        <w:rPr>
          <w:rFonts w:ascii="Times New Roman" w:eastAsia="Times New Roman" w:hAnsi="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14:paraId="1970B713" w14:textId="77777777" w:rsidR="001858EC" w:rsidRPr="001D7B2D"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Associations between morphotypes and species-specific genotypes around the Atlantic</w:t>
      </w:r>
      <w:r>
        <w:rPr>
          <w:rFonts w:ascii="Times New Roman" w:eastAsia="Times New Roman" w:hAnsi="Times New Roman" w:cs="Times New Roman"/>
          <w:sz w:val="24"/>
          <w:szCs w:val="24"/>
        </w:rPr>
        <w:t xml:space="preserve">. Five sample sets were considered, </w:t>
      </w:r>
      <w:r w:rsidRPr="001D7B2D">
        <w:rPr>
          <w:rFonts w:ascii="Times New Roman" w:eastAsia="Times New Roman" w:hAnsi="Times New Roman" w:cs="Times New Roman"/>
          <w:sz w:val="24"/>
          <w:szCs w:val="24"/>
        </w:rPr>
        <w:t>representing the Gulf of Maine</w:t>
      </w:r>
      <w:r w:rsidR="002A54F0">
        <w:rPr>
          <w:rFonts w:ascii="Times New Roman" w:eastAsia="Times New Roman" w:hAnsi="Times New Roman" w:cs="Times New Roman"/>
          <w:sz w:val="24"/>
          <w:szCs w:val="24"/>
        </w:rPr>
        <w:t xml:space="preserve"> (GOM), the Baltic Sea (BALT), w</w:t>
      </w:r>
      <w:r w:rsidRPr="001D7B2D">
        <w:rPr>
          <w:rFonts w:ascii="Times New Roman" w:eastAsia="Times New Roman" w:hAnsi="Times New Roman" w:cs="Times New Roman"/>
          <w:sz w:val="24"/>
          <w:szCs w:val="24"/>
        </w:rPr>
        <w:t>estern Norway (NORW), saline Barents Sea (BH) and the White Sea combined with the brackish Barents Sea (</w:t>
      </w:r>
      <w:r w:rsidRPr="003A1E5D">
        <w:rPr>
          <w:rFonts w:ascii="Times New Roman" w:eastAsia="Times New Roman" w:hAnsi="Times New Roman" w:cs="Times New Roman"/>
          <w:sz w:val="24"/>
          <w:szCs w:val="24"/>
        </w:rPr>
        <w:t>WSBL, sets WS and BL were pooled since the</w:t>
      </w:r>
      <w:r w:rsidR="003C5C57">
        <w:rPr>
          <w:rFonts w:ascii="Times New Roman" w:eastAsia="Times New Roman" w:hAnsi="Times New Roman" w:cs="Times New Roman"/>
          <w:sz w:val="24"/>
          <w:szCs w:val="24"/>
        </w:rPr>
        <w:t>re pooling did not affect the inference</w:t>
      </w:r>
      <w:r w:rsidRPr="003A1E5D">
        <w:rPr>
          <w:rFonts w:ascii="Times New Roman" w:eastAsia="Times New Roman" w:hAnsi="Times New Roman" w:cs="Times New Roman"/>
          <w:sz w:val="24"/>
          <w:szCs w:val="24"/>
        </w:rPr>
        <w:t xml:space="preserve">, see Results). Scotland (SCOT) was not included in regression analyses because it was represented by </w:t>
      </w:r>
      <w:r w:rsidR="003A1E5D" w:rsidRPr="003A1E5D">
        <w:rPr>
          <w:rFonts w:ascii="Times New Roman" w:eastAsia="Times New Roman" w:hAnsi="Times New Roman" w:cs="Times New Roman"/>
          <w:sz w:val="24"/>
          <w:szCs w:val="24"/>
        </w:rPr>
        <w:t xml:space="preserve">only </w:t>
      </w:r>
      <w:r w:rsidRPr="003A1E5D">
        <w:rPr>
          <w:rFonts w:ascii="Times New Roman" w:eastAsia="Times New Roman" w:hAnsi="Times New Roman" w:cs="Times New Roman"/>
          <w:sz w:val="24"/>
          <w:szCs w:val="24"/>
        </w:rPr>
        <w:t>two samples. Three</w:t>
      </w:r>
      <w:r w:rsidRPr="001D7B2D">
        <w:rPr>
          <w:rFonts w:ascii="Times New Roman" w:eastAsia="Times New Roman" w:hAnsi="Times New Roman" w:cs="Times New Roman"/>
          <w:sz w:val="24"/>
          <w:szCs w:val="24"/>
        </w:rPr>
        <w:t xml:space="preserve"> models were constructed:</w:t>
      </w:r>
    </w:p>
    <w:p w14:paraId="142C129F"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4. </w:t>
      </w:r>
      <w:r>
        <w:rPr>
          <w:rFonts w:ascii="Times New Roman" w:eastAsia="Times New Roman" w:hAnsi="Times New Roman" w:cs="Times New Roman"/>
          <w:sz w:val="24"/>
          <w:szCs w:val="24"/>
        </w:rPr>
        <w:t xml:space="preserve"> Taxonomic structure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as a function of morphotype frequencies in populations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The dependent variable wa</w:t>
      </w:r>
      <w:r w:rsidR="002A54F0">
        <w:rPr>
          <w:rFonts w:ascii="Times New Roman" w:eastAsia="Times New Roman" w:hAnsi="Times New Roman" w:cs="Times New Roman"/>
          <w:sz w:val="24"/>
          <w:szCs w:val="24"/>
        </w:rPr>
        <w:t>s coded as in Model 1 and model</w:t>
      </w:r>
      <w:r>
        <w:rPr>
          <w:rFonts w:ascii="Times New Roman" w:eastAsia="Times New Roman" w:hAnsi="Times New Roman" w:cs="Times New Roman"/>
          <w:sz w:val="24"/>
          <w:szCs w:val="24"/>
        </w:rPr>
        <w:t xml:space="preserve">ed as a function of PT (continuous predictor),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them. We modeled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vs.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but not vice versa, as in the previous analysis, in order to use this model as a reference for the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(see below). </w:t>
      </w:r>
    </w:p>
    <w:p w14:paraId="79D3128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Model 5.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Morphotype proportions among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odel was constructed analogously to Model 2.</w:t>
      </w:r>
    </w:p>
    <w:p w14:paraId="317A00A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Model 6. </w:t>
      </w:r>
      <w:r>
        <w:rPr>
          <w:rFonts w:ascii="Times New Roman" w:eastAsia="Times New Roman" w:hAnsi="Times New Roman" w:cs="Times New Roman"/>
          <w:color w:val="000000"/>
          <w:sz w:val="24"/>
          <w:szCs w:val="24"/>
        </w:rPr>
        <w:t>Correctness of species identification (</w:t>
      </w:r>
      <w:r>
        <w:rPr>
          <w:rFonts w:ascii="Times New Roman" w:eastAsia="Times New Roman" w:hAnsi="Times New Roman" w:cs="Times New Roman"/>
          <w:i/>
          <w:color w:val="000000"/>
          <w:sz w:val="24"/>
          <w:szCs w:val="24"/>
        </w:rPr>
        <w:t>P(tros|T</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P(edu|E)</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model was constructed analogously to Model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307726FC" w14:textId="77777777" w:rsidR="001858EC" w:rsidRDefault="00B44577">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Associations between morphotypes and shell size.</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To check the possible association of morphotypes with size we </w:t>
      </w:r>
      <w:r>
        <w:rPr>
          <w:rFonts w:ascii="Times New Roman" w:eastAsia="Times New Roman" w:hAnsi="Times New Roman" w:cs="Times New Roman"/>
          <w:sz w:val="24"/>
          <w:szCs w:val="24"/>
        </w:rPr>
        <w:t>undertook</w:t>
      </w:r>
      <w:r>
        <w:rPr>
          <w:rFonts w:ascii="Times New Roman" w:eastAsia="Times New Roman" w:hAnsi="Times New Roman" w:cs="Times New Roman"/>
          <w:color w:val="000000"/>
          <w:sz w:val="24"/>
          <w:szCs w:val="24"/>
        </w:rPr>
        <w:t xml:space="preserve"> the following two analyses. Firstly, we constructed a set logistic </w:t>
      </w:r>
      <w:r w:rsidRPr="00744A9A">
        <w:rPr>
          <w:rFonts w:ascii="Times New Roman" w:eastAsia="Times New Roman" w:hAnsi="Times New Roman" w:cs="Times New Roman"/>
          <w:color w:val="000000"/>
          <w:sz w:val="24"/>
          <w:szCs w:val="24"/>
        </w:rPr>
        <w:t xml:space="preserve">regression models for each available species-specific genotype (i.e. </w:t>
      </w:r>
      <w:r w:rsidRPr="00744A9A">
        <w:rPr>
          <w:rFonts w:ascii="Times New Roman" w:eastAsia="Times New Roman" w:hAnsi="Times New Roman" w:cs="Times New Roman"/>
          <w:i/>
          <w:color w:val="000000"/>
          <w:sz w:val="24"/>
          <w:szCs w:val="24"/>
        </w:rPr>
        <w:t>M. edulis</w:t>
      </w:r>
      <w:r w:rsidRPr="00744A9A">
        <w:rPr>
          <w:rFonts w:ascii="Times New Roman" w:eastAsia="Times New Roman" w:hAnsi="Times New Roman" w:cs="Times New Roman"/>
          <w:color w:val="000000"/>
          <w:sz w:val="24"/>
          <w:szCs w:val="24"/>
        </w:rPr>
        <w:t xml:space="preserve"> or </w:t>
      </w:r>
      <w:r w:rsidRPr="00744A9A">
        <w:rPr>
          <w:rFonts w:ascii="Times New Roman" w:eastAsia="Times New Roman" w:hAnsi="Times New Roman" w:cs="Times New Roman"/>
          <w:i/>
          <w:color w:val="000000"/>
          <w:sz w:val="24"/>
          <w:szCs w:val="24"/>
        </w:rPr>
        <w:t>M. trossulus</w:t>
      </w:r>
      <w:r w:rsidRPr="00744A9A">
        <w:rPr>
          <w:rFonts w:ascii="Times New Roman" w:eastAsia="Times New Roman" w:hAnsi="Times New Roman" w:cs="Times New Roman"/>
          <w:color w:val="000000"/>
          <w:sz w:val="24"/>
          <w:szCs w:val="24"/>
        </w:rPr>
        <w:t>) from each sample. The probability of the presence of the T-morphotype was a dependent variable and mussel size was a predictor in these models. Only cases where slope-terms of the models were statistically significant</w:t>
      </w:r>
      <w:r>
        <w:rPr>
          <w:rFonts w:ascii="Times New Roman" w:eastAsia="Times New Roman" w:hAnsi="Times New Roman" w:cs="Times New Roman"/>
          <w:color w:val="000000"/>
          <w:sz w:val="24"/>
          <w:szCs w:val="24"/>
        </w:rPr>
        <w:t xml:space="preserve"> (p &lt; 0.05) after Hochberg’s correction for multiple testing </w:t>
      </w:r>
      <w:r w:rsidRPr="006E18A3">
        <w:rPr>
          <w:rFonts w:ascii="Times New Roman" w:eastAsia="Times New Roman" w:hAnsi="Times New Roman" w:cs="Times New Roman"/>
          <w:color w:val="000000"/>
          <w:sz w:val="24"/>
          <w:szCs w:val="24"/>
        </w:rPr>
        <w:t>(</w:t>
      </w:r>
      <w:r w:rsidR="003C5B07" w:rsidRPr="006E18A3">
        <w:rPr>
          <w:rFonts w:ascii="Times New Roman" w:eastAsia="Times New Roman" w:hAnsi="Times New Roman" w:cs="Times New Roman"/>
          <w:color w:val="00B050"/>
          <w:sz w:val="24"/>
          <w:szCs w:val="24"/>
        </w:rPr>
        <w:t xml:space="preserve">Queen </w:t>
      </w:r>
      <w:r w:rsidR="00920889" w:rsidRPr="006E18A3">
        <w:rPr>
          <w:rFonts w:ascii="Times New Roman" w:eastAsia="Times New Roman" w:hAnsi="Times New Roman" w:cs="Times New Roman"/>
          <w:color w:val="00B050"/>
          <w:sz w:val="24"/>
          <w:szCs w:val="24"/>
        </w:rPr>
        <w:t>et al 2002</w:t>
      </w:r>
      <w:r w:rsidR="0092088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were considered. Secondly, we checked the presence of any patterns in residuals from Model 6 (i.e. the main model designed to predict the probability of correct identification of an individual mussel by its morphotype) as a function of mussel size. </w:t>
      </w:r>
    </w:p>
    <w:p w14:paraId="661F6D1B" w14:textId="77777777" w:rsidR="00A554F6" w:rsidRPr="00525290" w:rsidRDefault="00A554F6" w:rsidP="00A554F6">
      <w:pPr>
        <w:spacing w:before="280" w:after="120" w:line="360" w:lineRule="auto"/>
        <w:rPr>
          <w:rFonts w:ascii="Times New Roman" w:eastAsia="Times New Roman" w:hAnsi="Times New Roman" w:cs="Times New Roman"/>
          <w:color w:val="FF0000"/>
          <w:sz w:val="24"/>
          <w:szCs w:val="24"/>
        </w:rPr>
      </w:pPr>
      <w:r w:rsidRPr="00620EA6">
        <w:rPr>
          <w:rFonts w:ascii="Times New Roman" w:eastAsia="Times New Roman" w:hAnsi="Times New Roman" w:cs="Times New Roman"/>
          <w:b/>
          <w:sz w:val="24"/>
          <w:szCs w:val="24"/>
        </w:rPr>
        <w:t xml:space="preserve">Prediction of taxonomic structure of populations and predictive values of the morphotype test based </w:t>
      </w:r>
      <w:r w:rsidR="002A54F0" w:rsidRPr="00620EA6">
        <w:rPr>
          <w:rFonts w:ascii="Times New Roman" w:eastAsia="Times New Roman" w:hAnsi="Times New Roman" w:cs="Times New Roman"/>
          <w:b/>
          <w:sz w:val="24"/>
          <w:szCs w:val="24"/>
        </w:rPr>
        <w:t>on probability calculators</w:t>
      </w:r>
      <w:r w:rsidR="00620EA6">
        <w:rPr>
          <w:rFonts w:ascii="Times New Roman" w:eastAsia="Times New Roman" w:hAnsi="Times New Roman" w:cs="Times New Roman"/>
          <w:b/>
          <w:sz w:val="24"/>
          <w:szCs w:val="24"/>
        </w:rPr>
        <w:t>.</w:t>
      </w:r>
      <w:r w:rsidR="00C81A81">
        <w:rPr>
          <w:rFonts w:ascii="Times New Roman" w:eastAsia="Times New Roman" w:hAnsi="Times New Roman" w:cs="Times New Roman"/>
          <w:b/>
          <w:sz w:val="24"/>
          <w:szCs w:val="24"/>
        </w:rPr>
        <w:t xml:space="preserve"> </w:t>
      </w:r>
      <w:r w:rsidRPr="00C81A81">
        <w:rPr>
          <w:rFonts w:ascii="Times New Roman" w:eastAsia="Times New Roman" w:hAnsi="Times New Roman" w:cs="Times New Roman"/>
          <w:sz w:val="24"/>
          <w:szCs w:val="24"/>
        </w:rPr>
        <w:t xml:space="preserve">We applied Eq. 1-3 to predict </w:t>
      </w:r>
      <w:r w:rsidRPr="00C81A81">
        <w:rPr>
          <w:rFonts w:ascii="Times New Roman" w:eastAsia="Times New Roman" w:hAnsi="Times New Roman" w:cs="Times New Roman"/>
          <w:i/>
          <w:sz w:val="24"/>
          <w:szCs w:val="24"/>
        </w:rPr>
        <w:t>Ptros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P(edu|E)</w:t>
      </w:r>
      <w:r w:rsidRPr="00C81A81">
        <w:rPr>
          <w:rFonts w:ascii="Times New Roman" w:eastAsia="Times New Roman" w:hAnsi="Times New Roman" w:cs="Times New Roman"/>
          <w:sz w:val="24"/>
          <w:szCs w:val="24"/>
        </w:rPr>
        <w:t xml:space="preserve"> and </w:t>
      </w:r>
      <w:r w:rsidRPr="00C81A81">
        <w:rPr>
          <w:rFonts w:ascii="Times New Roman" w:eastAsia="Times New Roman" w:hAnsi="Times New Roman" w:cs="Times New Roman"/>
          <w:i/>
          <w:sz w:val="24"/>
          <w:szCs w:val="24"/>
        </w:rPr>
        <w:t>P(tros|T)</w:t>
      </w:r>
      <w:r w:rsidRPr="00C81A81">
        <w:rPr>
          <w:rFonts w:ascii="Times New Roman" w:eastAsia="Times New Roman" w:hAnsi="Times New Roman" w:cs="Times New Roman"/>
          <w:sz w:val="24"/>
          <w:szCs w:val="24"/>
        </w:rPr>
        <w:t xml:space="preserve"> for samples from each data set (</w:t>
      </w:r>
      <w:r w:rsidRPr="00C81A81">
        <w:rPr>
          <w:rFonts w:ascii="Times New Roman" w:eastAsia="Times New Roman" w:hAnsi="Times New Roman" w:cs="Times New Roman"/>
          <w:i/>
          <w:sz w:val="24"/>
          <w:szCs w:val="24"/>
        </w:rPr>
        <w:t>GOM</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BALT</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NORW</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BH</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WSBL</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SCOT</w:t>
      </w:r>
      <w:r w:rsidRPr="00C81A81">
        <w:rPr>
          <w:rFonts w:ascii="Times New Roman" w:eastAsia="Times New Roman" w:hAnsi="Times New Roman" w:cs="Times New Roman"/>
          <w:sz w:val="24"/>
          <w:szCs w:val="24"/>
        </w:rPr>
        <w:t>) using estimates of morphotype proportions among species (</w:t>
      </w:r>
      <w:r w:rsidRPr="00C81A81">
        <w:rPr>
          <w:rFonts w:ascii="Times New Roman" w:eastAsia="Times New Roman" w:hAnsi="Times New Roman" w:cs="Times New Roman"/>
          <w:i/>
          <w:sz w:val="24"/>
          <w:szCs w:val="24"/>
        </w:rPr>
        <w:t>P(T|tros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P(T|edu)</w:t>
      </w:r>
      <w:r w:rsidRPr="00C81A81">
        <w:rPr>
          <w:rFonts w:ascii="Times New Roman" w:eastAsia="Times New Roman" w:hAnsi="Times New Roman" w:cs="Times New Roman"/>
          <w:sz w:val="24"/>
          <w:szCs w:val="24"/>
        </w:rPr>
        <w:t>) obtained from combinations of  “calibrating” samples selected based on the results of the following analysis.</w:t>
      </w:r>
      <w:r w:rsidRPr="00744A9A">
        <w:rPr>
          <w:rFonts w:ascii="Times New Roman" w:eastAsia="Times New Roman" w:hAnsi="Times New Roman" w:cs="Times New Roman"/>
          <w:sz w:val="24"/>
          <w:szCs w:val="24"/>
        </w:rPr>
        <w:t xml:space="preserve"> </w:t>
      </w:r>
    </w:p>
    <w:p w14:paraId="5EA9A3A9" w14:textId="77777777" w:rsidR="00A554F6" w:rsidRPr="00744A9A" w:rsidRDefault="00A554F6" w:rsidP="00A554F6">
      <w:pPr>
        <w:spacing w:before="280" w:after="120" w:line="360" w:lineRule="auto"/>
        <w:rPr>
          <w:rFonts w:ascii="Times New Roman" w:eastAsia="Times New Roman" w:hAnsi="Times New Roman" w:cs="Times New Roman"/>
          <w:sz w:val="24"/>
          <w:szCs w:val="24"/>
        </w:rPr>
      </w:pPr>
      <w:r w:rsidRPr="00C81A81">
        <w:rPr>
          <w:rFonts w:ascii="Times New Roman" w:eastAsia="Times New Roman" w:hAnsi="Times New Roman" w:cs="Times New Roman"/>
          <w:sz w:val="24"/>
          <w:szCs w:val="24"/>
        </w:rPr>
        <w:t xml:space="preserve">We considered all 630 </w:t>
      </w:r>
      <w:r w:rsidRPr="0071026A">
        <w:rPr>
          <w:rFonts w:ascii="Times New Roman" w:eastAsia="Times New Roman" w:hAnsi="Times New Roman" w:cs="Times New Roman"/>
          <w:sz w:val="24"/>
          <w:szCs w:val="24"/>
        </w:rPr>
        <w:t>possible pair</w:t>
      </w:r>
      <w:r w:rsidR="002A54F0" w:rsidRPr="0071026A">
        <w:rPr>
          <w:rFonts w:ascii="Times New Roman" w:eastAsia="Times New Roman" w:hAnsi="Times New Roman" w:cs="Times New Roman"/>
          <w:sz w:val="24"/>
          <w:szCs w:val="24"/>
        </w:rPr>
        <w:t>wise</w:t>
      </w:r>
      <w:r w:rsidRPr="0071026A">
        <w:rPr>
          <w:rFonts w:ascii="Times New Roman" w:eastAsia="Times New Roman" w:hAnsi="Times New Roman" w:cs="Times New Roman"/>
          <w:sz w:val="24"/>
          <w:szCs w:val="24"/>
        </w:rPr>
        <w:t xml:space="preserve"> combinations of samples from the </w:t>
      </w:r>
      <w:r w:rsidRPr="0071026A">
        <w:rPr>
          <w:rFonts w:ascii="Times New Roman" w:eastAsia="Times New Roman" w:hAnsi="Times New Roman" w:cs="Times New Roman"/>
          <w:i/>
          <w:sz w:val="24"/>
          <w:szCs w:val="24"/>
        </w:rPr>
        <w:t>WSBL</w:t>
      </w:r>
      <w:r w:rsidRPr="0071026A">
        <w:rPr>
          <w:rFonts w:ascii="Times New Roman" w:eastAsia="Times New Roman" w:hAnsi="Times New Roman" w:cs="Times New Roman"/>
          <w:sz w:val="24"/>
          <w:szCs w:val="24"/>
        </w:rPr>
        <w:t xml:space="preserve"> dataset. Each pair was characterized by an index of taxonomic similarity between the samples: </w:t>
      </w:r>
    </w:p>
    <w:p w14:paraId="2CF87817" w14:textId="77777777" w:rsidR="00A554F6" w:rsidRPr="009620DF" w:rsidRDefault="00A554F6" w:rsidP="00A554F6">
      <w:pPr>
        <w:spacing w:before="280" w:after="120" w:line="360" w:lineRule="auto"/>
        <w:rPr>
          <w:rFonts w:ascii="Times New Roman" w:eastAsia="Times New Roman" w:hAnsi="Times New Roman" w:cs="Times New Roman"/>
          <w:sz w:val="24"/>
          <w:szCs w:val="24"/>
          <w:lang w:val="sv-SE"/>
        </w:rPr>
      </w:pPr>
      <w:r w:rsidRPr="009620DF">
        <w:rPr>
          <w:rFonts w:ascii="Times New Roman" w:eastAsia="Times New Roman" w:hAnsi="Times New Roman" w:cs="Times New Roman"/>
          <w:sz w:val="24"/>
          <w:szCs w:val="24"/>
          <w:lang w:val="sv-SE"/>
        </w:rPr>
        <w:t>Delta = (</w:t>
      </w:r>
      <w:r w:rsidRPr="009620DF">
        <w:rPr>
          <w:rFonts w:ascii="Times New Roman" w:eastAsia="Times New Roman" w:hAnsi="Times New Roman" w:cs="Times New Roman"/>
          <w:i/>
          <w:sz w:val="24"/>
          <w:szCs w:val="24"/>
          <w:lang w:val="sv-SE"/>
        </w:rPr>
        <w:t xml:space="preserve">Ptros1) </w:t>
      </w:r>
      <w:r w:rsidRPr="009620DF">
        <w:rPr>
          <w:rFonts w:ascii="Times New Roman" w:eastAsia="Times New Roman" w:hAnsi="Times New Roman" w:cs="Times New Roman"/>
          <w:sz w:val="24"/>
          <w:szCs w:val="24"/>
          <w:lang w:val="sv-SE"/>
        </w:rPr>
        <w:t xml:space="preserve">* (1 - </w:t>
      </w:r>
      <w:r w:rsidRPr="009620DF">
        <w:rPr>
          <w:rFonts w:ascii="Times New Roman" w:eastAsia="Times New Roman" w:hAnsi="Times New Roman" w:cs="Times New Roman"/>
          <w:i/>
          <w:sz w:val="24"/>
          <w:szCs w:val="24"/>
          <w:lang w:val="sv-SE"/>
        </w:rPr>
        <w:t>Ptros2</w:t>
      </w:r>
      <w:r w:rsidRPr="009620DF">
        <w:rPr>
          <w:rFonts w:ascii="Times New Roman" w:eastAsia="Times New Roman" w:hAnsi="Times New Roman" w:cs="Times New Roman"/>
          <w:sz w:val="24"/>
          <w:szCs w:val="24"/>
          <w:lang w:val="sv-SE"/>
        </w:rPr>
        <w:t>) + (</w:t>
      </w:r>
      <w:r w:rsidRPr="009620DF">
        <w:rPr>
          <w:rFonts w:ascii="Times New Roman" w:eastAsia="Times New Roman" w:hAnsi="Times New Roman" w:cs="Times New Roman"/>
          <w:i/>
          <w:sz w:val="24"/>
          <w:szCs w:val="24"/>
          <w:lang w:val="sv-SE"/>
        </w:rPr>
        <w:t>Ptros2</w:t>
      </w:r>
      <w:r w:rsidRPr="009620DF">
        <w:rPr>
          <w:rFonts w:ascii="Times New Roman" w:eastAsia="Times New Roman" w:hAnsi="Times New Roman" w:cs="Times New Roman"/>
          <w:sz w:val="24"/>
          <w:szCs w:val="24"/>
          <w:lang w:val="sv-SE"/>
        </w:rPr>
        <w:t xml:space="preserve">) * (1 - </w:t>
      </w:r>
      <w:r w:rsidRPr="009620DF">
        <w:rPr>
          <w:rFonts w:ascii="Times New Roman" w:eastAsia="Times New Roman" w:hAnsi="Times New Roman" w:cs="Times New Roman"/>
          <w:i/>
          <w:sz w:val="24"/>
          <w:szCs w:val="24"/>
          <w:lang w:val="sv-SE"/>
        </w:rPr>
        <w:t>Ptros1</w:t>
      </w:r>
      <w:r w:rsidRPr="009620DF">
        <w:rPr>
          <w:rFonts w:ascii="Times New Roman" w:eastAsia="Times New Roman" w:hAnsi="Times New Roman" w:cs="Times New Roman"/>
          <w:sz w:val="24"/>
          <w:szCs w:val="24"/>
          <w:lang w:val="sv-SE"/>
        </w:rPr>
        <w:t xml:space="preserve">)   [Eq. 4],      </w:t>
      </w:r>
    </w:p>
    <w:p w14:paraId="5323E132" w14:textId="77777777" w:rsidR="00A554F6" w:rsidRDefault="00A554F6" w:rsidP="00A554F6">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higher and lower estimates of prevalence in samples. The index varies in a range [0; 1] and takes the value Delta=0 when both samples are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or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Ptros2 </w:t>
      </w:r>
      <w:r>
        <w:rPr>
          <w:rFonts w:ascii="Times New Roman" w:eastAsia="Times New Roman" w:hAnsi="Times New Roman" w:cs="Times New Roman"/>
          <w:sz w:val="24"/>
          <w:szCs w:val="24"/>
        </w:rPr>
        <w:t>= 1), Delta=0.5 when both samples are equivalent mixtures of two species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0.5) and Delta=1 when one sample represent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1) and another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w:t>
      </w:r>
    </w:p>
    <w:p w14:paraId="22832903" w14:textId="77777777" w:rsidR="00A554F6" w:rsidRDefault="00A554F6" w:rsidP="00A554F6">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Estimates of </w:t>
      </w:r>
      <w:r w:rsidRPr="00066999">
        <w:rPr>
          <w:rFonts w:ascii="Times New Roman" w:eastAsia="Times New Roman" w:hAnsi="Times New Roman" w:cs="Times New Roman"/>
          <w:i/>
          <w:sz w:val="24"/>
          <w:szCs w:val="24"/>
        </w:rPr>
        <w:t>P(T|tros)</w:t>
      </w:r>
      <w:r w:rsidRPr="00066999">
        <w:rPr>
          <w:rFonts w:ascii="Times New Roman" w:eastAsia="Times New Roman" w:hAnsi="Times New Roman" w:cs="Times New Roman"/>
          <w:sz w:val="24"/>
          <w:szCs w:val="24"/>
        </w:rPr>
        <w:t xml:space="preserve">, </w:t>
      </w:r>
      <w:r w:rsidR="00D74130" w:rsidRPr="00066999">
        <w:rPr>
          <w:rFonts w:ascii="Times New Roman" w:eastAsia="Times New Roman" w:hAnsi="Times New Roman" w:cs="Times New Roman"/>
          <w:i/>
          <w:sz w:val="24"/>
          <w:szCs w:val="24"/>
        </w:rPr>
        <w:t xml:space="preserve">P(T|edu) </w:t>
      </w:r>
      <w:r w:rsidRPr="00066999">
        <w:rPr>
          <w:rFonts w:ascii="Times New Roman" w:eastAsia="Times New Roman" w:hAnsi="Times New Roman" w:cs="Times New Roman"/>
          <w:sz w:val="24"/>
          <w:szCs w:val="24"/>
        </w:rPr>
        <w:t xml:space="preserve">and </w:t>
      </w:r>
      <w:r w:rsidRPr="00066999">
        <w:rPr>
          <w:rFonts w:ascii="Times New Roman" w:eastAsia="Times New Roman" w:hAnsi="Times New Roman" w:cs="Times New Roman"/>
          <w:i/>
          <w:sz w:val="24"/>
          <w:szCs w:val="24"/>
        </w:rPr>
        <w:t xml:space="preserve">PT </w:t>
      </w:r>
      <w:r w:rsidRPr="00066999">
        <w:rPr>
          <w:rFonts w:ascii="Times New Roman" w:eastAsia="Times New Roman" w:hAnsi="Times New Roman" w:cs="Times New Roman"/>
          <w:sz w:val="24"/>
          <w:szCs w:val="24"/>
        </w:rPr>
        <w:t xml:space="preserve">were obtained from pooled data on each pair of samples and used for calculation of predicted values of </w:t>
      </w:r>
      <w:r w:rsidRPr="00066999">
        <w:rPr>
          <w:rFonts w:ascii="Times New Roman" w:eastAsia="Times New Roman" w:hAnsi="Times New Roman" w:cs="Times New Roman"/>
          <w:i/>
          <w:sz w:val="24"/>
          <w:szCs w:val="24"/>
        </w:rPr>
        <w:t>P(edu|E)</w:t>
      </w:r>
      <w:r w:rsidRPr="00066999">
        <w:rPr>
          <w:rFonts w:ascii="Times New Roman" w:eastAsia="Times New Roman" w:hAnsi="Times New Roman" w:cs="Times New Roman"/>
          <w:sz w:val="24"/>
          <w:szCs w:val="24"/>
        </w:rPr>
        <w:t xml:space="preserve"> and </w:t>
      </w:r>
      <w:r w:rsidRPr="00066999">
        <w:rPr>
          <w:rFonts w:ascii="Times New Roman" w:eastAsia="Times New Roman" w:hAnsi="Times New Roman" w:cs="Times New Roman"/>
          <w:i/>
          <w:sz w:val="24"/>
          <w:szCs w:val="24"/>
        </w:rPr>
        <w:t>P(tros|T)</w:t>
      </w:r>
      <w:r w:rsidRPr="00066999">
        <w:rPr>
          <w:rFonts w:ascii="Times New Roman" w:eastAsia="Times New Roman" w:hAnsi="Times New Roman" w:cs="Times New Roman"/>
          <w:sz w:val="24"/>
          <w:szCs w:val="24"/>
        </w:rPr>
        <w:t xml:space="preserve"> basing on Eq.1,2 for the range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[0;1] with the step 0.01 (“genotype by morphotype calculator”) and predicted values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basing on Eq.3 for the range of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[0;1] with the step 0.01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by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calculator”). (Note that dealing with Eq. 1, 2 we assume that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is known while in reality it should be assessed using Eq. 3). </w:t>
      </w:r>
      <w:r>
        <w:rPr>
          <w:rFonts w:ascii="Times New Roman" w:eastAsia="Times New Roman" w:hAnsi="Times New Roman" w:cs="Times New Roman"/>
          <w:sz w:val="24"/>
          <w:szCs w:val="24"/>
        </w:rPr>
        <w:t xml:space="preserve">Values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i/>
          <w:sz w:val="24"/>
          <w:szCs w:val="24"/>
        </w:rPr>
        <w:t>P</w:t>
      </w:r>
      <w:proofErr w:type="gramEnd"/>
      <w:r>
        <w:rPr>
          <w:rFonts w:ascii="Times New Roman" w:eastAsia="Times New Roman" w:hAnsi="Times New Roman" w:cs="Times New Roman"/>
          <w:i/>
          <w:sz w:val="24"/>
          <w:szCs w:val="24"/>
        </w:rPr>
        <w:t xml:space="preserve">(edu|E)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obtained by Eq. 1, 2 were contrasted the ones predicted by the Model 6</w:t>
      </w:r>
      <w:r w:rsidR="00744A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values of </w:t>
      </w:r>
      <w:r>
        <w:rPr>
          <w:rFonts w:ascii="Times New Roman" w:eastAsia="Times New Roman" w:hAnsi="Times New Roman" w:cs="Times New Roman"/>
          <w:i/>
          <w:sz w:val="24"/>
          <w:szCs w:val="24"/>
        </w:rPr>
        <w:t xml:space="preserve">Ptros </w:t>
      </w:r>
      <w:r>
        <w:rPr>
          <w:rFonts w:ascii="Times New Roman" w:eastAsia="Times New Roman" w:hAnsi="Times New Roman" w:cs="Times New Roman"/>
          <w:sz w:val="24"/>
          <w:szCs w:val="24"/>
        </w:rPr>
        <w:t xml:space="preserve">obtained by Eq. 3 were compared with predictions </w:t>
      </w:r>
      <w:r w:rsidR="00744A9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Model 4 using correspondence statistics:</w:t>
      </w:r>
    </w:p>
    <w:p w14:paraId="1CC91682" w14:textId="77777777" w:rsidR="008C3D67" w:rsidRDefault="008C3D67" w:rsidP="008C3D67">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Goodness = 1 / </w:t>
      </w:r>
      <w:r w:rsidR="00CF7468">
        <w:rPr>
          <w:rFonts w:ascii="Times New Roman" w:eastAsia="Times New Roman" w:hAnsi="Times New Roman" w:cs="Times New Roman"/>
          <w:sz w:val="24"/>
          <w:szCs w:val="24"/>
        </w:rPr>
        <w:t>MSS</w:t>
      </w:r>
      <w:r w:rsidRPr="00066999">
        <w:rPr>
          <w:rFonts w:ascii="Times New Roman" w:eastAsia="Times New Roman" w:hAnsi="Times New Roman" w:cs="Times New Roman"/>
          <w:sz w:val="24"/>
          <w:szCs w:val="24"/>
        </w:rPr>
        <w:t xml:space="preserve"> [Eq.5]</w:t>
      </w:r>
      <w:r w:rsidR="00CF7468">
        <w:rPr>
          <w:rFonts w:ascii="Times New Roman" w:eastAsia="Times New Roman" w:hAnsi="Times New Roman" w:cs="Times New Roman"/>
          <w:sz w:val="24"/>
          <w:szCs w:val="24"/>
        </w:rPr>
        <w:t>,</w:t>
      </w:r>
    </w:p>
    <w:p w14:paraId="69713877" w14:textId="77777777" w:rsidR="00CF7468" w:rsidRPr="00066999" w:rsidRDefault="00CF7468" w:rsidP="008C3D67">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MSS – mean sum of squares of difference </w:t>
      </w:r>
      <w:r w:rsidR="0029737E">
        <w:rPr>
          <w:rFonts w:ascii="Times New Roman" w:eastAsia="Times New Roman" w:hAnsi="Times New Roman" w:cs="Times New Roman"/>
          <w:sz w:val="24"/>
          <w:szCs w:val="24"/>
        </w:rPr>
        <w:t>between predictions of r</w:t>
      </w:r>
      <w:r w:rsidR="0029737E" w:rsidRPr="00066999">
        <w:rPr>
          <w:rFonts w:ascii="Times New Roman" w:eastAsia="Times New Roman" w:hAnsi="Times New Roman" w:cs="Times New Roman"/>
          <w:sz w:val="24"/>
          <w:szCs w:val="24"/>
        </w:rPr>
        <w:t>egression</w:t>
      </w:r>
      <w:r w:rsidR="0029737E">
        <w:rPr>
          <w:rFonts w:ascii="Times New Roman" w:eastAsia="Times New Roman" w:hAnsi="Times New Roman" w:cs="Times New Roman"/>
          <w:sz w:val="24"/>
          <w:szCs w:val="24"/>
        </w:rPr>
        <w:t xml:space="preserve"> model and </w:t>
      </w:r>
      <w:r w:rsidR="0029737E" w:rsidRPr="00066999">
        <w:rPr>
          <w:rFonts w:ascii="Times New Roman" w:eastAsia="Times New Roman" w:hAnsi="Times New Roman" w:cs="Times New Roman"/>
          <w:sz w:val="24"/>
          <w:szCs w:val="24"/>
        </w:rPr>
        <w:t xml:space="preserve"> </w:t>
      </w:r>
      <w:r w:rsidR="0029737E" w:rsidRPr="0029737E">
        <w:rPr>
          <w:rFonts w:ascii="Times New Roman" w:eastAsia="Times New Roman" w:hAnsi="Times New Roman" w:cs="Times New Roman"/>
          <w:sz w:val="24"/>
          <w:szCs w:val="24"/>
        </w:rPr>
        <w:t xml:space="preserve">predictions </w:t>
      </w:r>
      <w:r w:rsidR="00816B15">
        <w:rPr>
          <w:rFonts w:ascii="Times New Roman" w:eastAsia="Times New Roman" w:hAnsi="Times New Roman" w:cs="Times New Roman"/>
          <w:sz w:val="24"/>
          <w:szCs w:val="24"/>
        </w:rPr>
        <w:t>of equation.</w:t>
      </w:r>
    </w:p>
    <w:p w14:paraId="379012C2" w14:textId="77777777" w:rsidR="00A554F6" w:rsidRPr="00066999" w:rsidRDefault="00A554F6" w:rsidP="00A554F6">
      <w:pPr>
        <w:spacing w:line="360" w:lineRule="auto"/>
        <w:rPr>
          <w:rFonts w:ascii="Times New Roman" w:eastAsia="Times New Roman" w:hAnsi="Times New Roman" w:cs="Times New Roman"/>
          <w:b/>
          <w:sz w:val="24"/>
          <w:szCs w:val="24"/>
        </w:rPr>
      </w:pPr>
      <w:r w:rsidRPr="00066999">
        <w:rPr>
          <w:rFonts w:ascii="Times New Roman" w:hAnsi="Times New Roman" w:cs="Times New Roman"/>
          <w:sz w:val="24"/>
          <w:szCs w:val="24"/>
        </w:rPr>
        <w:t>Goodness varies (0; infinity) and approach</w:t>
      </w:r>
      <w:r w:rsidR="002A54F0" w:rsidRPr="00066999">
        <w:rPr>
          <w:rFonts w:ascii="Times New Roman" w:hAnsi="Times New Roman" w:cs="Times New Roman"/>
          <w:sz w:val="24"/>
          <w:szCs w:val="24"/>
        </w:rPr>
        <w:t>es</w:t>
      </w:r>
      <w:r w:rsidRPr="00066999">
        <w:rPr>
          <w:rFonts w:ascii="Times New Roman" w:hAnsi="Times New Roman" w:cs="Times New Roman"/>
          <w:sz w:val="24"/>
          <w:szCs w:val="24"/>
        </w:rPr>
        <w:t xml:space="preserve"> zero when predictions of models agrees poorly. </w:t>
      </w:r>
    </w:p>
    <w:p w14:paraId="2D2C7B0A" w14:textId="77777777" w:rsidR="00A554F6" w:rsidRPr="00A03F0B" w:rsidRDefault="00A554F6" w:rsidP="00A554F6">
      <w:pPr>
        <w:spacing w:before="280" w:after="120" w:line="360" w:lineRule="auto"/>
        <w:rPr>
          <w:rFonts w:ascii="Times New Roman" w:eastAsia="Times New Roman" w:hAnsi="Times New Roman" w:cs="Times New Roman"/>
          <w:sz w:val="24"/>
          <w:szCs w:val="24"/>
        </w:rPr>
      </w:pPr>
      <w:r w:rsidRPr="00A03F0B">
        <w:rPr>
          <w:rFonts w:ascii="Times New Roman" w:eastAsia="Times New Roman" w:hAnsi="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Best combinations of samples from each set were used to assess </w:t>
      </w:r>
      <w:r w:rsidRPr="00A03F0B">
        <w:rPr>
          <w:rFonts w:ascii="Times New Roman" w:eastAsia="Times New Roman" w:hAnsi="Times New Roman" w:cs="Times New Roman"/>
          <w:i/>
          <w:sz w:val="24"/>
          <w:szCs w:val="24"/>
        </w:rPr>
        <w:t xml:space="preserve">P(T|edu) </w:t>
      </w:r>
      <w:r w:rsidRPr="00A03F0B">
        <w:rPr>
          <w:rFonts w:ascii="Times New Roman" w:eastAsia="Times New Roman" w:hAnsi="Times New Roman" w:cs="Times New Roman"/>
          <w:sz w:val="24"/>
          <w:szCs w:val="24"/>
        </w:rPr>
        <w:t xml:space="preserve">and </w:t>
      </w:r>
      <w:r w:rsidRPr="00A03F0B">
        <w:rPr>
          <w:rFonts w:ascii="Times New Roman" w:eastAsia="Times New Roman" w:hAnsi="Times New Roman" w:cs="Times New Roman"/>
          <w:i/>
          <w:sz w:val="24"/>
          <w:szCs w:val="24"/>
        </w:rPr>
        <w:t>P(T|tros)</w:t>
      </w:r>
      <w:r w:rsidRPr="00A03F0B">
        <w:rPr>
          <w:rFonts w:ascii="Times New Roman" w:eastAsia="Times New Roman" w:hAnsi="Times New Roman" w:cs="Times New Roman"/>
          <w:sz w:val="24"/>
          <w:szCs w:val="24"/>
        </w:rPr>
        <w:t xml:space="preserve"> as parameters of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1-3. Then we calculated predictions from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3 for the range of </w:t>
      </w:r>
      <w:r w:rsidRPr="00A03F0B">
        <w:rPr>
          <w:rFonts w:ascii="Times New Roman" w:eastAsia="Times New Roman" w:hAnsi="Times New Roman" w:cs="Times New Roman"/>
          <w:i/>
          <w:sz w:val="24"/>
          <w:szCs w:val="24"/>
        </w:rPr>
        <w:t>PT</w:t>
      </w:r>
      <w:r w:rsidR="00744A9A" w:rsidRPr="00A03F0B">
        <w:rPr>
          <w:rFonts w:ascii="Times New Roman" w:eastAsia="Times New Roman" w:hAnsi="Times New Roman" w:cs="Times New Roman"/>
          <w:sz w:val="24"/>
          <w:szCs w:val="24"/>
        </w:rPr>
        <w:t xml:space="preserve"> and predictions from E</w:t>
      </w:r>
      <w:r w:rsidRPr="00A03F0B">
        <w:rPr>
          <w:rFonts w:ascii="Times New Roman" w:eastAsia="Times New Roman" w:hAnsi="Times New Roman" w:cs="Times New Roman"/>
          <w:sz w:val="24"/>
          <w:szCs w:val="24"/>
        </w:rPr>
        <w:t>q. 1-2 for the range of</w:t>
      </w:r>
      <w:r w:rsidRPr="00A03F0B">
        <w:rPr>
          <w:rFonts w:ascii="Times New Roman" w:eastAsia="Times New Roman" w:hAnsi="Times New Roman" w:cs="Times New Roman"/>
          <w:i/>
          <w:sz w:val="24"/>
          <w:szCs w:val="24"/>
        </w:rPr>
        <w:t xml:space="preserve"> Ptros</w:t>
      </w:r>
      <w:r w:rsidRPr="00A03F0B">
        <w:rPr>
          <w:rFonts w:ascii="Times New Roman" w:eastAsia="Times New Roman" w:hAnsi="Times New Roman" w:cs="Times New Roman"/>
          <w:sz w:val="24"/>
          <w:szCs w:val="24"/>
        </w:rPr>
        <w:t xml:space="preserve">. These predictions were visually compared with </w:t>
      </w:r>
      <w:r w:rsidR="00C430D5" w:rsidRPr="00A03F0B">
        <w:rPr>
          <w:rFonts w:ascii="Times New Roman" w:eastAsia="Times New Roman" w:hAnsi="Times New Roman" w:cs="Times New Roman"/>
          <w:sz w:val="24"/>
          <w:szCs w:val="24"/>
          <w:lang w:val="en-GB"/>
        </w:rPr>
        <w:t xml:space="preserve">those </w:t>
      </w:r>
      <w:r w:rsidRPr="00A03F0B">
        <w:rPr>
          <w:rFonts w:ascii="Times New Roman" w:eastAsia="Times New Roman" w:hAnsi="Times New Roman" w:cs="Times New Roman"/>
          <w:sz w:val="24"/>
          <w:szCs w:val="24"/>
        </w:rPr>
        <w:t>from regression Model 4 and Model 6, respectively.</w:t>
      </w:r>
    </w:p>
    <w:p w14:paraId="1E78EAF4" w14:textId="77777777" w:rsidR="00A554F6" w:rsidRPr="00822537" w:rsidRDefault="00A554F6" w:rsidP="00A554F6">
      <w:pPr>
        <w:spacing w:before="280" w:after="120" w:line="360" w:lineRule="auto"/>
        <w:rPr>
          <w:rFonts w:ascii="Times New Roman" w:eastAsia="Times New Roman" w:hAnsi="Times New Roman" w:cs="Times New Roman"/>
          <w:sz w:val="24"/>
          <w:szCs w:val="24"/>
        </w:rPr>
      </w:pPr>
      <w:r w:rsidRPr="00822537">
        <w:rPr>
          <w:rFonts w:ascii="Times New Roman" w:eastAsia="Times New Roman" w:hAnsi="Times New Roman" w:cs="Times New Roman"/>
          <w:sz w:val="24"/>
          <w:szCs w:val="24"/>
        </w:rPr>
        <w:t xml:space="preserve">Additionally, we tested the “lazy </w:t>
      </w:r>
      <w:r w:rsidR="00241250" w:rsidRPr="00822537">
        <w:rPr>
          <w:rFonts w:ascii="Times New Roman" w:eastAsia="Times New Roman" w:hAnsi="Times New Roman" w:cs="Times New Roman"/>
          <w:i/>
          <w:sz w:val="24"/>
          <w:szCs w:val="24"/>
        </w:rPr>
        <w:t>Ptros</w:t>
      </w:r>
      <w:r w:rsidR="00241250" w:rsidRPr="00822537">
        <w:rPr>
          <w:rFonts w:ascii="Times New Roman" w:eastAsia="Times New Roman" w:hAnsi="Times New Roman" w:cs="Times New Roman"/>
          <w:sz w:val="24"/>
          <w:szCs w:val="24"/>
        </w:rPr>
        <w:t xml:space="preserve"> by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calculator” which </w:t>
      </w:r>
      <w:r w:rsidR="00C430D5" w:rsidRPr="00822537">
        <w:rPr>
          <w:rFonts w:ascii="Times New Roman" w:eastAsia="Times New Roman" w:hAnsi="Times New Roman" w:cs="Times New Roman"/>
          <w:sz w:val="24"/>
          <w:szCs w:val="24"/>
        </w:rPr>
        <w:t xml:space="preserve">assumes </w:t>
      </w:r>
      <w:r w:rsidR="00241250" w:rsidRPr="00822537">
        <w:rPr>
          <w:rFonts w:ascii="Times New Roman" w:eastAsia="Times New Roman" w:hAnsi="Times New Roman" w:cs="Times New Roman"/>
          <w:sz w:val="24"/>
          <w:szCs w:val="24"/>
        </w:rPr>
        <w:t xml:space="preserve">that samples with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highest and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lowest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in</w:t>
      </w:r>
      <w:r w:rsidR="00C430D5"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sz w:val="24"/>
          <w:szCs w:val="24"/>
        </w:rPr>
        <w:t>regional sample sets do represent</w:t>
      </w:r>
      <w:r w:rsidR="00C430D5" w:rsidRPr="00822537">
        <w:rPr>
          <w:rFonts w:ascii="Times New Roman" w:eastAsia="Times New Roman" w:hAnsi="Times New Roman" w:cs="Times New Roman"/>
          <w:sz w:val="24"/>
          <w:szCs w:val="24"/>
        </w:rPr>
        <w:t>, respectively,</w:t>
      </w:r>
      <w:r w:rsidR="00241250" w:rsidRPr="00822537">
        <w:rPr>
          <w:rFonts w:ascii="Times New Roman" w:eastAsia="Times New Roman" w:hAnsi="Times New Roman" w:cs="Times New Roman"/>
          <w:sz w:val="24"/>
          <w:szCs w:val="24"/>
        </w:rPr>
        <w:t xml:space="preserve"> pure </w:t>
      </w:r>
      <w:r w:rsidR="00241250" w:rsidRPr="00822537">
        <w:rPr>
          <w:rFonts w:ascii="Times New Roman" w:eastAsia="Times New Roman" w:hAnsi="Times New Roman" w:cs="Times New Roman"/>
          <w:i/>
          <w:sz w:val="24"/>
          <w:szCs w:val="24"/>
        </w:rPr>
        <w:t>M. trossulus</w:t>
      </w:r>
      <w:r w:rsidR="00241250" w:rsidRPr="00822537">
        <w:rPr>
          <w:rFonts w:ascii="Times New Roman" w:eastAsia="Times New Roman" w:hAnsi="Times New Roman" w:cs="Times New Roman"/>
          <w:sz w:val="24"/>
          <w:szCs w:val="24"/>
        </w:rPr>
        <w:t xml:space="preserve"> and</w:t>
      </w:r>
      <w:r w:rsidR="00C430D5" w:rsidRPr="00822537">
        <w:rPr>
          <w:rFonts w:ascii="Times New Roman" w:eastAsia="Times New Roman" w:hAnsi="Times New Roman" w:cs="Times New Roman"/>
          <w:sz w:val="24"/>
          <w:szCs w:val="24"/>
        </w:rPr>
        <w:t xml:space="preserve"> pure</w:t>
      </w:r>
      <w:r w:rsidR="00241250"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i/>
          <w:sz w:val="24"/>
          <w:szCs w:val="24"/>
        </w:rPr>
        <w:t>M. edulis</w:t>
      </w:r>
      <w:r w:rsidR="00241250" w:rsidRPr="00822537">
        <w:rPr>
          <w:rFonts w:ascii="Times New Roman" w:eastAsia="Times New Roman" w:hAnsi="Times New Roman" w:cs="Times New Roman"/>
          <w:sz w:val="24"/>
          <w:szCs w:val="24"/>
        </w:rPr>
        <w:t xml:space="preserve"> and </w:t>
      </w:r>
      <w:r w:rsidR="00C430D5" w:rsidRPr="00822537">
        <w:rPr>
          <w:rFonts w:ascii="Times New Roman" w:eastAsia="Times New Roman" w:hAnsi="Times New Roman" w:cs="Times New Roman"/>
          <w:sz w:val="24"/>
          <w:szCs w:val="24"/>
        </w:rPr>
        <w:t xml:space="preserve">that </w:t>
      </w:r>
      <w:r w:rsidR="00241250" w:rsidRPr="00822537">
        <w:rPr>
          <w:rFonts w:ascii="Times New Roman" w:eastAsia="Times New Roman" w:hAnsi="Times New Roman" w:cs="Times New Roman"/>
          <w:sz w:val="24"/>
          <w:szCs w:val="24"/>
        </w:rPr>
        <w:t xml:space="preserve">morphotype frequencies in these samples </w:t>
      </w:r>
      <w:r w:rsidR="0058466C" w:rsidRPr="00822537">
        <w:rPr>
          <w:rFonts w:ascii="Times New Roman" w:eastAsia="Times New Roman" w:hAnsi="Times New Roman" w:cs="Times New Roman"/>
          <w:sz w:val="24"/>
          <w:szCs w:val="24"/>
        </w:rPr>
        <w:t xml:space="preserve">could be directly used as parameters </w:t>
      </w:r>
      <w:r w:rsidR="00241250" w:rsidRPr="00822537">
        <w:rPr>
          <w:rFonts w:ascii="Times New Roman" w:eastAsia="Times New Roman" w:hAnsi="Times New Roman" w:cs="Times New Roman"/>
          <w:i/>
          <w:sz w:val="24"/>
          <w:szCs w:val="24"/>
        </w:rPr>
        <w:t>P(T|tros)</w:t>
      </w:r>
      <w:r w:rsidR="00241250" w:rsidRPr="00822537">
        <w:rPr>
          <w:rFonts w:ascii="Times New Roman" w:eastAsia="Times New Roman" w:hAnsi="Times New Roman" w:cs="Times New Roman"/>
          <w:sz w:val="24"/>
          <w:szCs w:val="24"/>
        </w:rPr>
        <w:t xml:space="preserve"> and </w:t>
      </w:r>
      <w:r w:rsidR="00D74130" w:rsidRPr="00822537">
        <w:rPr>
          <w:rFonts w:ascii="Times New Roman" w:eastAsia="Times New Roman" w:hAnsi="Times New Roman" w:cs="Times New Roman"/>
          <w:i/>
          <w:sz w:val="24"/>
          <w:szCs w:val="24"/>
        </w:rPr>
        <w:t>P(T|edu)</w:t>
      </w:r>
      <w:r w:rsidR="0058466C" w:rsidRPr="00822537">
        <w:rPr>
          <w:rFonts w:ascii="Times New Roman" w:eastAsia="Times New Roman" w:hAnsi="Times New Roman" w:cs="Times New Roman"/>
          <w:sz w:val="24"/>
          <w:szCs w:val="24"/>
        </w:rPr>
        <w:t xml:space="preserve"> of Eq. 3</w:t>
      </w:r>
      <w:r w:rsidR="00241250" w:rsidRPr="00822537">
        <w:rPr>
          <w:rFonts w:ascii="Times New Roman" w:eastAsia="Times New Roman" w:hAnsi="Times New Roman" w:cs="Times New Roman"/>
          <w:sz w:val="24"/>
          <w:szCs w:val="24"/>
        </w:rPr>
        <w:t xml:space="preserve">. </w:t>
      </w:r>
      <w:r w:rsidR="0058466C" w:rsidRPr="00822537">
        <w:rPr>
          <w:rFonts w:ascii="Times New Roman" w:eastAsia="Times New Roman" w:hAnsi="Times New Roman" w:cs="Times New Roman"/>
          <w:i/>
          <w:sz w:val="24"/>
          <w:szCs w:val="24"/>
        </w:rPr>
        <w:t>Ptros</w:t>
      </w:r>
      <w:r w:rsidR="0058466C" w:rsidRPr="00822537">
        <w:rPr>
          <w:rFonts w:ascii="Times New Roman" w:eastAsia="Times New Roman" w:hAnsi="Times New Roman" w:cs="Times New Roman"/>
          <w:sz w:val="24"/>
          <w:szCs w:val="24"/>
        </w:rPr>
        <w:t xml:space="preserve"> values predicted by the calculator for samples from different sets were visually compared with empirical ones.</w:t>
      </w:r>
    </w:p>
    <w:p w14:paraId="1FDA4E96" w14:textId="77777777" w:rsidR="00924808" w:rsidRDefault="00924808">
      <w:pPr>
        <w:spacing w:before="280" w:after="120" w:line="360" w:lineRule="auto"/>
        <w:rPr>
          <w:rFonts w:ascii="Times New Roman" w:eastAsia="Times New Roman" w:hAnsi="Times New Roman" w:cs="Times New Roman"/>
          <w:sz w:val="24"/>
          <w:szCs w:val="24"/>
        </w:rPr>
      </w:pPr>
      <w:r w:rsidRPr="008F2498">
        <w:rPr>
          <w:rFonts w:ascii="Times New Roman" w:eastAsia="Times New Roman" w:hAnsi="Times New Roman" w:cs="Times New Roman"/>
          <w:sz w:val="24"/>
          <w:szCs w:val="24"/>
        </w:rPr>
        <w:t>For illustrative purposes and for the convenience of potential users of the “morphotype test” or any similar semi-diagnostic tests we provide the online “</w:t>
      </w:r>
      <w:r w:rsidRPr="00016164">
        <w:rPr>
          <w:rFonts w:ascii="Times New Roman" w:eastAsia="Times New Roman" w:hAnsi="Times New Roman" w:cs="Times New Roman"/>
          <w:i/>
          <w:sz w:val="24"/>
          <w:szCs w:val="24"/>
        </w:rPr>
        <w:t>Ptros</w:t>
      </w:r>
      <w:r w:rsidRPr="008F2498">
        <w:rPr>
          <w:rFonts w:ascii="Times New Roman" w:eastAsia="Times New Roman" w:hAnsi="Times New Roman" w:cs="Times New Roman"/>
          <w:sz w:val="24"/>
          <w:szCs w:val="24"/>
        </w:rPr>
        <w:t xml:space="preserve"> by </w:t>
      </w:r>
      <w:r w:rsidRPr="00016164">
        <w:rPr>
          <w:rFonts w:ascii="Times New Roman" w:eastAsia="Times New Roman" w:hAnsi="Times New Roman" w:cs="Times New Roman"/>
          <w:i/>
          <w:sz w:val="24"/>
          <w:szCs w:val="24"/>
        </w:rPr>
        <w:t>PT</w:t>
      </w:r>
      <w:r w:rsidRPr="008F2498">
        <w:rPr>
          <w:rFonts w:ascii="Times New Roman" w:eastAsia="Times New Roman" w:hAnsi="Times New Roman" w:cs="Times New Roman"/>
          <w:sz w:val="24"/>
          <w:szCs w:val="24"/>
        </w:rPr>
        <w:t xml:space="preserve">” and “genotype by morphotype” probability calculators implementing Eq. 1-3 at </w:t>
      </w:r>
      <w:r w:rsidR="006F2458" w:rsidRPr="006F2458">
        <w:rPr>
          <w:rFonts w:ascii="Times New Roman" w:eastAsia="Times New Roman" w:hAnsi="Times New Roman" w:cs="Times New Roman"/>
          <w:i/>
          <w:sz w:val="24"/>
          <w:szCs w:val="24"/>
        </w:rPr>
        <w:t>https://polydora.shinyapps.io/Calculator/</w:t>
      </w:r>
      <w:r w:rsidRPr="006F2458">
        <w:rPr>
          <w:rFonts w:ascii="Times New Roman" w:eastAsia="Times New Roman" w:hAnsi="Times New Roman" w:cs="Times New Roman"/>
          <w:i/>
          <w:sz w:val="24"/>
          <w:szCs w:val="24"/>
        </w:rPr>
        <w:t>.</w:t>
      </w:r>
      <w:r w:rsidRPr="00924808">
        <w:rPr>
          <w:rFonts w:ascii="Times New Roman" w:eastAsia="Times New Roman" w:hAnsi="Times New Roman" w:cs="Times New Roman"/>
          <w:sz w:val="24"/>
          <w:szCs w:val="24"/>
        </w:rPr>
        <w:t xml:space="preserve">  </w:t>
      </w:r>
    </w:p>
    <w:p w14:paraId="15058FF6" w14:textId="77777777" w:rsidR="001858EC" w:rsidRDefault="00B44577">
      <w:pPr>
        <w:spacing w:before="28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1707E14" w14:textId="77777777" w:rsidR="00B81F24" w:rsidRDefault="00B44577">
      <w:pPr>
        <w:spacing w:before="280" w:after="120" w:line="360" w:lineRule="auto"/>
        <w:rPr>
          <w:rFonts w:ascii="Times New Roman" w:eastAsia="Times New Roman" w:hAnsi="Times New Roman" w:cs="Times New Roman"/>
          <w:b/>
          <w:sz w:val="24"/>
          <w:szCs w:val="24"/>
        </w:rPr>
      </w:pPr>
      <w:r w:rsidRPr="00FB715F">
        <w:rPr>
          <w:rFonts w:ascii="Times New Roman" w:eastAsia="Times New Roman" w:hAnsi="Times New Roman" w:cs="Times New Roman"/>
          <w:b/>
          <w:sz w:val="24"/>
          <w:szCs w:val="24"/>
        </w:rPr>
        <w:t xml:space="preserve">Geographical variation in </w:t>
      </w:r>
      <w:r w:rsidRPr="00D1205F">
        <w:rPr>
          <w:rFonts w:ascii="Times New Roman" w:eastAsia="Times New Roman" w:hAnsi="Times New Roman" w:cs="Times New Roman"/>
          <w:b/>
          <w:sz w:val="24"/>
          <w:szCs w:val="24"/>
          <w:highlight w:val="lightGray"/>
        </w:rPr>
        <w:t>the manifestation</w:t>
      </w:r>
      <w:r w:rsidRPr="00FB715F">
        <w:rPr>
          <w:rFonts w:ascii="Times New Roman" w:eastAsia="Times New Roman" w:hAnsi="Times New Roman" w:cs="Times New Roman"/>
          <w:b/>
          <w:sz w:val="24"/>
          <w:szCs w:val="24"/>
        </w:rPr>
        <w:t xml:space="preserve"> of mussel morphotypes. </w:t>
      </w:r>
    </w:p>
    <w:p w14:paraId="23A1711A" w14:textId="0397FA23" w:rsidR="001858EC" w:rsidRPr="00FB715F" w:rsidRDefault="00B44577">
      <w:pPr>
        <w:spacing w:before="280" w:after="120"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rPr>
        <w:t xml:space="preserve">The </w:t>
      </w:r>
      <w:ins w:id="275" w:author="Väinölä, Risto" w:date="2020-09-14T02:51:00Z">
        <w:r w:rsidR="00D1205F">
          <w:rPr>
            <w:rFonts w:ascii="Times New Roman" w:eastAsia="Times New Roman" w:hAnsi="Times New Roman" w:cs="Times New Roman"/>
            <w:sz w:val="24"/>
            <w:szCs w:val="24"/>
          </w:rPr>
          <w:t xml:space="preserve">studied </w:t>
        </w:r>
      </w:ins>
      <w:r w:rsidRPr="00FB715F">
        <w:rPr>
          <w:rFonts w:ascii="Times New Roman" w:eastAsia="Times New Roman" w:hAnsi="Times New Roman" w:cs="Times New Roman"/>
          <w:sz w:val="24"/>
          <w:szCs w:val="24"/>
        </w:rPr>
        <w:t xml:space="preserve">binary morphological character </w:t>
      </w:r>
      <w:del w:id="276" w:author="Väinölä, Risto" w:date="2020-09-14T02:51:00Z">
        <w:r w:rsidRPr="00FB715F" w:rsidDel="00D1205F">
          <w:rPr>
            <w:rFonts w:ascii="Times New Roman" w:eastAsia="Times New Roman" w:hAnsi="Times New Roman" w:cs="Times New Roman"/>
            <w:sz w:val="24"/>
            <w:szCs w:val="24"/>
          </w:rPr>
          <w:delText xml:space="preserve">under consideration </w:delText>
        </w:r>
      </w:del>
      <w:r w:rsidRPr="00FB715F">
        <w:rPr>
          <w:rFonts w:ascii="Times New Roman" w:eastAsia="Times New Roman" w:hAnsi="Times New Roman" w:cs="Times New Roman"/>
          <w:sz w:val="24"/>
          <w:szCs w:val="24"/>
        </w:rPr>
        <w:t>was</w:t>
      </w:r>
      <w:ins w:id="277" w:author="Väinölä, Risto" w:date="2020-09-14T02:52:00Z">
        <w:r w:rsidR="00D1205F">
          <w:rPr>
            <w:rFonts w:ascii="Times New Roman" w:eastAsia="Times New Roman" w:hAnsi="Times New Roman" w:cs="Times New Roman"/>
            <w:sz w:val="24"/>
            <w:szCs w:val="24"/>
          </w:rPr>
          <w:t xml:space="preserve"> </w:t>
        </w:r>
      </w:ins>
      <w:del w:id="278" w:author="Väinölä, Risto" w:date="2020-09-14T02:52:00Z">
        <w:r w:rsidRPr="00FB715F" w:rsidDel="00D1205F">
          <w:rPr>
            <w:rFonts w:ascii="Times New Roman" w:eastAsia="Times New Roman" w:hAnsi="Times New Roman" w:cs="Times New Roman"/>
            <w:sz w:val="24"/>
            <w:szCs w:val="24"/>
          </w:rPr>
          <w:delText xml:space="preserve"> </w:delText>
        </w:r>
      </w:del>
      <w:r w:rsidRPr="00FB715F">
        <w:rPr>
          <w:rFonts w:ascii="Times New Roman" w:eastAsia="Times New Roman" w:hAnsi="Times New Roman" w:cs="Times New Roman"/>
          <w:sz w:val="24"/>
          <w:szCs w:val="24"/>
        </w:rPr>
        <w:t>previously defined</w:t>
      </w:r>
      <w:del w:id="279" w:author="Väinölä, Risto" w:date="2020-09-14T02:53:00Z">
        <w:r w:rsidRPr="00FB715F" w:rsidDel="00D1205F">
          <w:rPr>
            <w:rFonts w:ascii="Times New Roman" w:eastAsia="Times New Roman" w:hAnsi="Times New Roman" w:cs="Times New Roman"/>
            <w:sz w:val="24"/>
            <w:szCs w:val="24"/>
          </w:rPr>
          <w:delText>,</w:delText>
        </w:r>
      </w:del>
      <w:r w:rsidRPr="00FB715F">
        <w:rPr>
          <w:rFonts w:ascii="Times New Roman" w:eastAsia="Times New Roman" w:hAnsi="Times New Roman" w:cs="Times New Roman"/>
          <w:sz w:val="24"/>
          <w:szCs w:val="24"/>
        </w:rPr>
        <w:t xml:space="preserve"> </w:t>
      </w:r>
      <w:del w:id="280" w:author="Väinölä, Risto" w:date="2020-09-14T02:52:00Z">
        <w:r w:rsidRPr="00FB715F" w:rsidDel="00D1205F">
          <w:rPr>
            <w:rFonts w:ascii="Times New Roman" w:eastAsia="Times New Roman" w:hAnsi="Times New Roman" w:cs="Times New Roman"/>
            <w:sz w:val="24"/>
            <w:szCs w:val="24"/>
          </w:rPr>
          <w:delText xml:space="preserve">based on the material from the White Sea, </w:delText>
        </w:r>
      </w:del>
      <w:r w:rsidRPr="00FB715F">
        <w:rPr>
          <w:rFonts w:ascii="Times New Roman" w:eastAsia="Times New Roman" w:hAnsi="Times New Roman" w:cs="Times New Roman"/>
          <w:sz w:val="24"/>
          <w:szCs w:val="24"/>
        </w:rPr>
        <w:t>as the “presence/absence of a distinct uninterrupted dark prismatic strip under the ligament”</w:t>
      </w:r>
      <w:ins w:id="281" w:author="Väinölä, Risto" w:date="2020-09-14T02:52:00Z">
        <w:r w:rsidR="00D1205F">
          <w:rPr>
            <w:rFonts w:ascii="Times New Roman" w:eastAsia="Times New Roman" w:hAnsi="Times New Roman" w:cs="Times New Roman"/>
            <w:sz w:val="24"/>
            <w:szCs w:val="24"/>
          </w:rPr>
          <w:t xml:space="preserve">, </w:t>
        </w:r>
      </w:ins>
      <w:ins w:id="282" w:author="Väinölä, Risto" w:date="2020-09-14T02:53:00Z">
        <w:r w:rsidR="00D1205F" w:rsidRPr="00FB715F">
          <w:rPr>
            <w:rFonts w:ascii="Times New Roman" w:eastAsia="Times New Roman" w:hAnsi="Times New Roman" w:cs="Times New Roman"/>
            <w:sz w:val="24"/>
            <w:szCs w:val="24"/>
          </w:rPr>
          <w:t>based on material from the White Sea</w:t>
        </w:r>
        <w:r w:rsidR="00D1205F">
          <w:rPr>
            <w:rFonts w:ascii="Times New Roman" w:eastAsia="Times New Roman" w:hAnsi="Times New Roman" w:cs="Times New Roman"/>
            <w:sz w:val="24"/>
            <w:szCs w:val="24"/>
          </w:rPr>
          <w:t xml:space="preserve"> only</w:t>
        </w:r>
      </w:ins>
      <w:r w:rsidRPr="00FB715F">
        <w:rPr>
          <w:rFonts w:ascii="Times New Roman" w:eastAsia="Times New Roman" w:hAnsi="Times New Roman" w:cs="Times New Roman"/>
          <w:sz w:val="24"/>
          <w:szCs w:val="24"/>
        </w:rPr>
        <w:t xml:space="preserve"> (</w:t>
      </w:r>
      <w:r w:rsidRPr="00656BED">
        <w:rPr>
          <w:rFonts w:ascii="Times New Roman" w:eastAsia="Times New Roman" w:hAnsi="Times New Roman" w:cs="Times New Roman"/>
          <w:color w:val="00B050"/>
          <w:sz w:val="24"/>
          <w:szCs w:val="24"/>
        </w:rPr>
        <w:t>Katolikova et al. 2016; Khaitov et al., 2018</w:t>
      </w:r>
      <w:r w:rsidRPr="00FB715F">
        <w:rPr>
          <w:rFonts w:ascii="Times New Roman" w:eastAsia="Times New Roman" w:hAnsi="Times New Roman" w:cs="Times New Roman"/>
          <w:sz w:val="24"/>
          <w:szCs w:val="24"/>
        </w:rPr>
        <w:t xml:space="preserve">). In </w:t>
      </w:r>
      <w:del w:id="283" w:author="Väinölä, Risto" w:date="2020-09-14T02:54:00Z">
        <w:r w:rsidRPr="00FB715F" w:rsidDel="00D1205F">
          <w:rPr>
            <w:rFonts w:ascii="Times New Roman" w:eastAsia="Times New Roman" w:hAnsi="Times New Roman" w:cs="Times New Roman"/>
            <w:sz w:val="24"/>
            <w:szCs w:val="24"/>
          </w:rPr>
          <w:delText xml:space="preserve">this </w:delText>
        </w:r>
      </w:del>
      <w:ins w:id="284" w:author="Väinölä, Risto" w:date="2020-09-14T02:54:00Z">
        <w:r w:rsidR="00D1205F" w:rsidRPr="00FB715F">
          <w:rPr>
            <w:rFonts w:ascii="Times New Roman" w:eastAsia="Times New Roman" w:hAnsi="Times New Roman" w:cs="Times New Roman"/>
            <w:sz w:val="24"/>
            <w:szCs w:val="24"/>
          </w:rPr>
          <w:t>th</w:t>
        </w:r>
        <w:r w:rsidR="00D1205F">
          <w:rPr>
            <w:rFonts w:ascii="Times New Roman" w:eastAsia="Times New Roman" w:hAnsi="Times New Roman" w:cs="Times New Roman"/>
            <w:sz w:val="24"/>
            <w:szCs w:val="24"/>
          </w:rPr>
          <w:t>e broader material of this</w:t>
        </w:r>
        <w:r w:rsidR="00D1205F" w:rsidRPr="00FB715F">
          <w:rPr>
            <w:rFonts w:ascii="Times New Roman" w:eastAsia="Times New Roman" w:hAnsi="Times New Roman" w:cs="Times New Roman"/>
            <w:sz w:val="24"/>
            <w:szCs w:val="24"/>
          </w:rPr>
          <w:t xml:space="preserve"> </w:t>
        </w:r>
      </w:ins>
      <w:r w:rsidRPr="00FB715F">
        <w:rPr>
          <w:rFonts w:ascii="Times New Roman" w:eastAsia="Times New Roman" w:hAnsi="Times New Roman" w:cs="Times New Roman"/>
          <w:sz w:val="24"/>
          <w:szCs w:val="24"/>
        </w:rPr>
        <w:t xml:space="preserve">study, </w:t>
      </w:r>
      <w:del w:id="285" w:author="Väinölä, Risto" w:date="2020-09-14T02:54:00Z">
        <w:r w:rsidRPr="00FB715F" w:rsidDel="00D1205F">
          <w:rPr>
            <w:rFonts w:ascii="Times New Roman" w:eastAsia="Times New Roman" w:hAnsi="Times New Roman" w:cs="Times New Roman"/>
            <w:sz w:val="24"/>
            <w:szCs w:val="24"/>
          </w:rPr>
          <w:delText>which was based on the material from</w:delText>
        </w:r>
      </w:del>
      <w:ins w:id="286" w:author="Väinölä, Risto" w:date="2020-09-14T02:54:00Z">
        <w:r w:rsidR="00D1205F">
          <w:rPr>
            <w:rFonts w:ascii="Times New Roman" w:eastAsia="Times New Roman" w:hAnsi="Times New Roman" w:cs="Times New Roman"/>
            <w:sz w:val="24"/>
            <w:szCs w:val="24"/>
          </w:rPr>
          <w:t>encompassing</w:t>
        </w:r>
      </w:ins>
      <w:r w:rsidRPr="00FB715F">
        <w:rPr>
          <w:rFonts w:ascii="Times New Roman" w:eastAsia="Times New Roman" w:hAnsi="Times New Roman" w:cs="Times New Roman"/>
          <w:sz w:val="24"/>
          <w:szCs w:val="24"/>
        </w:rPr>
        <w:t xml:space="preserve"> different geographical zones, </w:t>
      </w:r>
      <w:ins w:id="287" w:author="Väinölä, Risto" w:date="2020-09-14T02:54:00Z">
        <w:r w:rsidR="00D1205F">
          <w:rPr>
            <w:rFonts w:ascii="Times New Roman" w:eastAsia="Times New Roman" w:hAnsi="Times New Roman" w:cs="Times New Roman"/>
            <w:sz w:val="24"/>
            <w:szCs w:val="24"/>
          </w:rPr>
          <w:t xml:space="preserve">the </w:t>
        </w:r>
      </w:ins>
      <w:r w:rsidRPr="00FB715F">
        <w:rPr>
          <w:rFonts w:ascii="Times New Roman" w:eastAsia="Times New Roman" w:hAnsi="Times New Roman" w:cs="Times New Roman"/>
          <w:sz w:val="24"/>
          <w:szCs w:val="24"/>
        </w:rPr>
        <w:t xml:space="preserve">E-morphotypes </w:t>
      </w:r>
      <w:del w:id="288" w:author="Väinölä, Risto" w:date="2020-09-14T02:54:00Z">
        <w:r w:rsidRPr="00FB715F" w:rsidDel="00D1205F">
          <w:rPr>
            <w:rFonts w:ascii="Times New Roman" w:eastAsia="Times New Roman" w:hAnsi="Times New Roman" w:cs="Times New Roman"/>
            <w:sz w:val="24"/>
            <w:szCs w:val="24"/>
          </w:rPr>
          <w:delText xml:space="preserve">in all the populations </w:delText>
        </w:r>
      </w:del>
      <w:r w:rsidRPr="00FB715F">
        <w:rPr>
          <w:rFonts w:ascii="Times New Roman" w:eastAsia="Times New Roman" w:hAnsi="Times New Roman" w:cs="Times New Roman"/>
          <w:sz w:val="24"/>
          <w:szCs w:val="24"/>
        </w:rPr>
        <w:t>looked the same</w:t>
      </w:r>
      <w:ins w:id="289" w:author="Väinölä, Risto" w:date="2020-09-14T02:55:00Z">
        <w:r w:rsidR="00D1205F">
          <w:rPr>
            <w:rFonts w:ascii="Times New Roman" w:eastAsia="Times New Roman" w:hAnsi="Times New Roman" w:cs="Times New Roman"/>
            <w:sz w:val="24"/>
            <w:szCs w:val="24"/>
          </w:rPr>
          <w:t xml:space="preserve"> everywhere</w:t>
        </w:r>
      </w:ins>
      <w:r w:rsidRPr="00FB715F">
        <w:rPr>
          <w:rFonts w:ascii="Times New Roman" w:eastAsia="Times New Roman" w:hAnsi="Times New Roman" w:cs="Times New Roman"/>
          <w:sz w:val="24"/>
          <w:szCs w:val="24"/>
        </w:rPr>
        <w:t xml:space="preserve"> and conformed to </w:t>
      </w:r>
      <w:del w:id="290" w:author="Väinölä, Risto" w:date="2020-09-14T02:55:00Z">
        <w:r w:rsidRPr="00FB715F" w:rsidDel="00D1205F">
          <w:rPr>
            <w:rFonts w:ascii="Times New Roman" w:eastAsia="Times New Roman" w:hAnsi="Times New Roman" w:cs="Times New Roman"/>
            <w:sz w:val="24"/>
            <w:szCs w:val="24"/>
          </w:rPr>
          <w:delText xml:space="preserve">our </w:delText>
        </w:r>
      </w:del>
      <w:ins w:id="291" w:author="Väinölä, Risto" w:date="2020-09-14T02:55:00Z">
        <w:r w:rsidR="00D1205F">
          <w:rPr>
            <w:rFonts w:ascii="Times New Roman" w:eastAsia="Times New Roman" w:hAnsi="Times New Roman" w:cs="Times New Roman"/>
            <w:sz w:val="24"/>
            <w:szCs w:val="24"/>
          </w:rPr>
          <w:t>the</w:t>
        </w:r>
        <w:r w:rsidR="00D1205F" w:rsidRPr="00FB715F">
          <w:rPr>
            <w:rFonts w:ascii="Times New Roman" w:eastAsia="Times New Roman" w:hAnsi="Times New Roman" w:cs="Times New Roman"/>
            <w:sz w:val="24"/>
            <w:szCs w:val="24"/>
          </w:rPr>
          <w:t xml:space="preserve"> </w:t>
        </w:r>
      </w:ins>
      <w:r w:rsidRPr="00FB715F">
        <w:rPr>
          <w:rFonts w:ascii="Times New Roman" w:eastAsia="Times New Roman" w:hAnsi="Times New Roman" w:cs="Times New Roman"/>
          <w:sz w:val="24"/>
          <w:szCs w:val="24"/>
        </w:rPr>
        <w:t>previous description: the strip was absent, and the nacreous layer totally or partially covered the space under the ligament nympha (</w:t>
      </w:r>
      <w:r w:rsidRPr="00FB715F">
        <w:rPr>
          <w:rFonts w:ascii="Times New Roman" w:eastAsia="Times New Roman" w:hAnsi="Times New Roman" w:cs="Times New Roman"/>
          <w:b/>
          <w:sz w:val="24"/>
          <w:szCs w:val="24"/>
        </w:rPr>
        <w:t>S1 Fig A, C</w:t>
      </w:r>
      <w:r w:rsidRPr="00FB715F">
        <w:rPr>
          <w:rFonts w:ascii="Times New Roman" w:eastAsia="Times New Roman" w:hAnsi="Times New Roman" w:cs="Times New Roman"/>
          <w:sz w:val="24"/>
          <w:szCs w:val="24"/>
        </w:rPr>
        <w:t xml:space="preserve">). However, T-morphotypes showed some variation previously unrecorded in the White Sea. Firstly, most </w:t>
      </w:r>
      <w:ins w:id="292" w:author="Väinölä, Risto" w:date="2020-09-14T02:56:00Z">
        <w:r w:rsidR="00D1205F">
          <w:rPr>
            <w:rFonts w:ascii="Times New Roman" w:eastAsia="Times New Roman" w:hAnsi="Times New Roman" w:cs="Times New Roman"/>
            <w:sz w:val="24"/>
            <w:szCs w:val="24"/>
          </w:rPr>
          <w:t xml:space="preserve">of the </w:t>
        </w:r>
      </w:ins>
      <w:r w:rsidRPr="00FB715F">
        <w:rPr>
          <w:rFonts w:ascii="Times New Roman" w:eastAsia="Times New Roman" w:hAnsi="Times New Roman" w:cs="Times New Roman"/>
          <w:sz w:val="24"/>
          <w:szCs w:val="24"/>
        </w:rPr>
        <w:t xml:space="preserve">populations </w:t>
      </w:r>
      <w:del w:id="293" w:author="Väinölä, Risto" w:date="2020-09-14T02:56:00Z">
        <w:r w:rsidRPr="00FB715F" w:rsidDel="00D1205F">
          <w:rPr>
            <w:rFonts w:ascii="Times New Roman" w:eastAsia="Times New Roman" w:hAnsi="Times New Roman" w:cs="Times New Roman"/>
            <w:sz w:val="24"/>
            <w:szCs w:val="24"/>
          </w:rPr>
          <w:delText xml:space="preserve">examined in this study </w:delText>
        </w:r>
      </w:del>
      <w:r w:rsidRPr="00FB715F">
        <w:rPr>
          <w:rFonts w:ascii="Times New Roman" w:eastAsia="Times New Roman" w:hAnsi="Times New Roman" w:cs="Times New Roman"/>
          <w:sz w:val="24"/>
          <w:szCs w:val="24"/>
        </w:rPr>
        <w:t xml:space="preserve">contained, though rarely, shells in which the nacreous-free strip of </w:t>
      </w:r>
      <w:r w:rsidRPr="00FB715F">
        <w:rPr>
          <w:rFonts w:ascii="Times New Roman" w:eastAsia="Times New Roman" w:hAnsi="Times New Roman" w:cs="Times New Roman"/>
          <w:sz w:val="24"/>
          <w:szCs w:val="24"/>
          <w:lang w:val="en-GB"/>
        </w:rPr>
        <w:t xml:space="preserve">the </w:t>
      </w:r>
      <w:r w:rsidRPr="00FB715F">
        <w:rPr>
          <w:rFonts w:ascii="Times New Roman" w:eastAsia="Times New Roman" w:hAnsi="Times New Roman" w:cs="Times New Roman"/>
          <w:sz w:val="24"/>
          <w:szCs w:val="24"/>
        </w:rPr>
        <w:t xml:space="preserve">prismatic layer was quite narrow and looked like a stria rather than a strip. Secondly, in all T-morphotypes from the Gulf of Maine </w:t>
      </w:r>
      <w:del w:id="294" w:author="Väinölä, Risto" w:date="2020-09-14T02:56:00Z">
        <w:r w:rsidRPr="00FB715F" w:rsidDel="00D1205F">
          <w:rPr>
            <w:rFonts w:ascii="Times New Roman" w:eastAsia="Times New Roman" w:hAnsi="Times New Roman" w:cs="Times New Roman"/>
            <w:sz w:val="24"/>
            <w:szCs w:val="24"/>
          </w:rPr>
          <w:delText xml:space="preserve">populations </w:delText>
        </w:r>
      </w:del>
      <w:r w:rsidRPr="00FB715F">
        <w:rPr>
          <w:rFonts w:ascii="Times New Roman" w:eastAsia="Times New Roman" w:hAnsi="Times New Roman" w:cs="Times New Roman"/>
          <w:sz w:val="24"/>
          <w:szCs w:val="24"/>
        </w:rPr>
        <w:t xml:space="preserve">and in rare T-morphotypes from the other populations the strip was not dark but pale, as the prismatic layer itself. </w:t>
      </w:r>
      <w:del w:id="295" w:author="Väinölä, Risto" w:date="2020-09-14T02:57:00Z">
        <w:r w:rsidRPr="00FB715F" w:rsidDel="00D1205F">
          <w:rPr>
            <w:rFonts w:ascii="Times New Roman" w:eastAsia="Times New Roman" w:hAnsi="Times New Roman" w:cs="Times New Roman"/>
            <w:sz w:val="24"/>
            <w:szCs w:val="24"/>
          </w:rPr>
          <w:delText>In such cases,</w:delText>
        </w:r>
      </w:del>
      <w:ins w:id="296" w:author="Väinölä, Risto" w:date="2020-09-14T02:57:00Z">
        <w:r w:rsidR="00D1205F">
          <w:rPr>
            <w:rFonts w:ascii="Times New Roman" w:eastAsia="Times New Roman" w:hAnsi="Times New Roman" w:cs="Times New Roman"/>
            <w:sz w:val="24"/>
            <w:szCs w:val="24"/>
          </w:rPr>
          <w:t>Such</w:t>
        </w:r>
      </w:ins>
      <w:r w:rsidRPr="00FB715F">
        <w:rPr>
          <w:rFonts w:ascii="Times New Roman" w:eastAsia="Times New Roman" w:hAnsi="Times New Roman" w:cs="Times New Roman"/>
          <w:sz w:val="24"/>
          <w:szCs w:val="24"/>
        </w:rPr>
        <w:t xml:space="preserve"> T-morphotypes were difficult to notice </w:t>
      </w:r>
      <w:r w:rsidRPr="00FB715F">
        <w:rPr>
          <w:rFonts w:ascii="Times New Roman" w:eastAsia="Times New Roman" w:hAnsi="Times New Roman" w:cs="Times New Roman"/>
          <w:sz w:val="24"/>
          <w:szCs w:val="24"/>
          <w:lang w:val="en-GB"/>
        </w:rPr>
        <w:t>by</w:t>
      </w:r>
      <w:r w:rsidRPr="00FB715F">
        <w:rPr>
          <w:rFonts w:ascii="Times New Roman" w:eastAsia="Times New Roman" w:hAnsi="Times New Roman" w:cs="Times New Roman"/>
          <w:sz w:val="24"/>
          <w:szCs w:val="24"/>
        </w:rPr>
        <w:t xml:space="preserve"> an </w:t>
      </w:r>
      <w:r w:rsidRPr="00632A8D">
        <w:rPr>
          <w:rFonts w:ascii="Times New Roman" w:eastAsia="Times New Roman" w:hAnsi="Times New Roman" w:cs="Times New Roman"/>
          <w:sz w:val="24"/>
          <w:szCs w:val="24"/>
        </w:rPr>
        <w:t>unaided eye</w:t>
      </w:r>
      <w:ins w:id="297" w:author="Väinölä, Risto" w:date="2020-09-14T02:57:00Z">
        <w:r w:rsidR="00D1205F">
          <w:rPr>
            <w:rFonts w:ascii="Times New Roman" w:eastAsia="Times New Roman" w:hAnsi="Times New Roman" w:cs="Times New Roman"/>
            <w:sz w:val="24"/>
            <w:szCs w:val="24"/>
          </w:rPr>
          <w:t xml:space="preserve">, but </w:t>
        </w:r>
      </w:ins>
      <w:del w:id="298" w:author="Väinölä, Risto" w:date="2020-09-14T02:57:00Z">
        <w:r w:rsidRPr="00632A8D" w:rsidDel="00D1205F">
          <w:rPr>
            <w:rFonts w:ascii="Times New Roman" w:eastAsia="Times New Roman" w:hAnsi="Times New Roman" w:cs="Times New Roman"/>
            <w:sz w:val="24"/>
            <w:szCs w:val="24"/>
          </w:rPr>
          <w:delText xml:space="preserve">. They </w:delText>
        </w:r>
      </w:del>
      <w:proofErr w:type="gramStart"/>
      <w:r w:rsidRPr="00632A8D">
        <w:rPr>
          <w:rFonts w:ascii="Times New Roman" w:eastAsia="Times New Roman" w:hAnsi="Times New Roman" w:cs="Times New Roman"/>
          <w:sz w:val="24"/>
          <w:szCs w:val="24"/>
        </w:rPr>
        <w:t>could be unambiguously identified</w:t>
      </w:r>
      <w:proofErr w:type="gramEnd"/>
      <w:r w:rsidRPr="00632A8D">
        <w:rPr>
          <w:rFonts w:ascii="Times New Roman" w:eastAsia="Times New Roman" w:hAnsi="Times New Roman" w:cs="Times New Roman"/>
          <w:sz w:val="24"/>
          <w:szCs w:val="24"/>
        </w:rPr>
        <w:t xml:space="preserve"> </w:t>
      </w:r>
      <w:del w:id="299" w:author="Väinölä, Risto" w:date="2020-09-14T02:57:00Z">
        <w:r w:rsidRPr="00632A8D" w:rsidDel="00D1205F">
          <w:rPr>
            <w:rFonts w:ascii="Times New Roman" w:eastAsia="Times New Roman" w:hAnsi="Times New Roman" w:cs="Times New Roman"/>
            <w:sz w:val="24"/>
            <w:szCs w:val="24"/>
          </w:rPr>
          <w:delText xml:space="preserve">only </w:delText>
        </w:r>
      </w:del>
      <w:ins w:id="300" w:author="Väinölä, Risto" w:date="2020-09-14T02:57:00Z">
        <w:r w:rsidR="00464FF9">
          <w:rPr>
            <w:rFonts w:ascii="Times New Roman" w:eastAsia="Times New Roman" w:hAnsi="Times New Roman" w:cs="Times New Roman"/>
            <w:sz w:val="24"/>
            <w:szCs w:val="24"/>
          </w:rPr>
          <w:t xml:space="preserve">with </w:t>
        </w:r>
      </w:ins>
      <w:del w:id="301" w:author="Väinölä, Risto" w:date="2020-09-14T02:57:00Z">
        <w:r w:rsidRPr="00632A8D" w:rsidDel="00D1205F">
          <w:rPr>
            <w:rFonts w:ascii="Times New Roman" w:eastAsia="Times New Roman" w:hAnsi="Times New Roman" w:cs="Times New Roman"/>
            <w:sz w:val="24"/>
            <w:szCs w:val="24"/>
          </w:rPr>
          <w:delText xml:space="preserve">with the help of </w:delText>
        </w:r>
      </w:del>
      <w:r w:rsidRPr="00632A8D">
        <w:rPr>
          <w:rFonts w:ascii="Times New Roman" w:eastAsia="Times New Roman" w:hAnsi="Times New Roman" w:cs="Times New Roman"/>
          <w:sz w:val="24"/>
          <w:szCs w:val="24"/>
        </w:rPr>
        <w:t>a dissecting microscope</w:t>
      </w:r>
      <w:ins w:id="302" w:author="Väinölä, Risto" w:date="2020-09-14T02:58:00Z">
        <w:r w:rsidR="00D1205F">
          <w:rPr>
            <w:rFonts w:ascii="Times New Roman" w:eastAsia="Times New Roman" w:hAnsi="Times New Roman" w:cs="Times New Roman"/>
            <w:sz w:val="24"/>
            <w:szCs w:val="24"/>
          </w:rPr>
          <w:t>,</w:t>
        </w:r>
      </w:ins>
      <w:r w:rsidRPr="00632A8D">
        <w:rPr>
          <w:rFonts w:ascii="Times New Roman" w:eastAsia="Times New Roman" w:hAnsi="Times New Roman" w:cs="Times New Roman"/>
          <w:sz w:val="24"/>
          <w:szCs w:val="24"/>
        </w:rPr>
        <w:t xml:space="preserve"> by the presence of a pronounced scar defining the boundary of the nacreous layer under the ligament nympha (</w:t>
      </w:r>
      <w:r w:rsidRPr="00632A8D">
        <w:rPr>
          <w:rFonts w:ascii="Times New Roman" w:eastAsia="Times New Roman" w:hAnsi="Times New Roman" w:cs="Times New Roman"/>
          <w:b/>
          <w:sz w:val="24"/>
          <w:szCs w:val="24"/>
        </w:rPr>
        <w:t>S1 Fig</w:t>
      </w:r>
      <w:r w:rsidRPr="00632A8D">
        <w:rPr>
          <w:rFonts w:ascii="Times New Roman" w:eastAsia="Times New Roman" w:hAnsi="Times New Roman" w:cs="Times New Roman"/>
          <w:sz w:val="24"/>
          <w:szCs w:val="24"/>
        </w:rPr>
        <w:t>).</w:t>
      </w:r>
      <w:r w:rsidRPr="00FB715F">
        <w:rPr>
          <w:rFonts w:ascii="Times New Roman" w:eastAsia="Times New Roman" w:hAnsi="Times New Roman" w:cs="Times New Roman"/>
          <w:sz w:val="24"/>
          <w:szCs w:val="24"/>
        </w:rPr>
        <w:t xml:space="preserve"> </w:t>
      </w:r>
    </w:p>
    <w:p w14:paraId="037CAFE4" w14:textId="3C00A184" w:rsidR="001858EC" w:rsidRPr="00FB715F" w:rsidRDefault="00B44577">
      <w:pPr>
        <w:spacing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lang w:val="en-GB"/>
        </w:rPr>
        <w:t xml:space="preserve">Therefore, we </w:t>
      </w:r>
      <w:del w:id="303" w:author="Väinölä, Risto" w:date="2020-09-14T02:58:00Z">
        <w:r w:rsidRPr="00FB715F" w:rsidDel="00D1205F">
          <w:rPr>
            <w:rFonts w:ascii="Times New Roman" w:eastAsia="Times New Roman" w:hAnsi="Times New Roman" w:cs="Times New Roman"/>
            <w:sz w:val="24"/>
            <w:szCs w:val="24"/>
            <w:lang w:val="en-GB"/>
          </w:rPr>
          <w:delText>propose</w:delText>
        </w:r>
        <w:r w:rsidRPr="00FB715F" w:rsidDel="00D1205F">
          <w:rPr>
            <w:rFonts w:ascii="Times New Roman" w:eastAsia="Times New Roman" w:hAnsi="Times New Roman" w:cs="Times New Roman"/>
            <w:sz w:val="24"/>
            <w:szCs w:val="24"/>
          </w:rPr>
          <w:delText xml:space="preserve"> an </w:delText>
        </w:r>
      </w:del>
      <w:r w:rsidRPr="00FB715F">
        <w:rPr>
          <w:rFonts w:ascii="Times New Roman" w:eastAsia="Times New Roman" w:hAnsi="Times New Roman" w:cs="Times New Roman"/>
          <w:sz w:val="24"/>
          <w:szCs w:val="24"/>
        </w:rPr>
        <w:t>amend</w:t>
      </w:r>
      <w:del w:id="304" w:author="Väinölä, Risto" w:date="2020-09-14T02:58:00Z">
        <w:r w:rsidRPr="00FB715F" w:rsidDel="00D1205F">
          <w:rPr>
            <w:rFonts w:ascii="Times New Roman" w:eastAsia="Times New Roman" w:hAnsi="Times New Roman" w:cs="Times New Roman"/>
            <w:sz w:val="24"/>
            <w:szCs w:val="24"/>
          </w:rPr>
          <w:delText>ed</w:delText>
        </w:r>
      </w:del>
      <w:ins w:id="305" w:author="Väinölä, Risto" w:date="2020-09-14T02:58:00Z">
        <w:r w:rsidR="00D1205F">
          <w:rPr>
            <w:rFonts w:ascii="Times New Roman" w:eastAsia="Times New Roman" w:hAnsi="Times New Roman" w:cs="Times New Roman"/>
            <w:sz w:val="24"/>
            <w:szCs w:val="24"/>
          </w:rPr>
          <w:t xml:space="preserve"> the</w:t>
        </w:r>
      </w:ins>
      <w:r w:rsidRPr="00FB715F">
        <w:rPr>
          <w:rFonts w:ascii="Times New Roman" w:eastAsia="Times New Roman" w:hAnsi="Times New Roman" w:cs="Times New Roman"/>
          <w:sz w:val="24"/>
          <w:szCs w:val="24"/>
        </w:rPr>
        <w:t xml:space="preserve"> description of the </w:t>
      </w:r>
      <w:ins w:id="306" w:author="Väinölä, Risto" w:date="2020-09-14T09:29:00Z">
        <w:r w:rsidR="00464FF9">
          <w:rPr>
            <w:rFonts w:ascii="Times New Roman" w:eastAsia="Times New Roman" w:hAnsi="Times New Roman" w:cs="Times New Roman"/>
            <w:sz w:val="24"/>
            <w:szCs w:val="24"/>
          </w:rPr>
          <w:t>T/E</w:t>
        </w:r>
      </w:ins>
      <w:ins w:id="307" w:author="Väinölä, Risto" w:date="2020-09-14T02:59:00Z">
        <w:r w:rsidR="00D1205F">
          <w:rPr>
            <w:rFonts w:ascii="Times New Roman" w:eastAsia="Times New Roman" w:hAnsi="Times New Roman" w:cs="Times New Roman"/>
            <w:sz w:val="24"/>
            <w:szCs w:val="24"/>
          </w:rPr>
          <w:t xml:space="preserve"> </w:t>
        </w:r>
      </w:ins>
      <w:ins w:id="308" w:author="Väinölä, Risto" w:date="2020-09-14T02:58:00Z">
        <w:r w:rsidR="00D1205F">
          <w:rPr>
            <w:rFonts w:ascii="Times New Roman" w:eastAsia="Times New Roman" w:hAnsi="Times New Roman" w:cs="Times New Roman"/>
            <w:sz w:val="24"/>
            <w:szCs w:val="24"/>
          </w:rPr>
          <w:t xml:space="preserve">morphotype </w:t>
        </w:r>
      </w:ins>
      <w:r w:rsidRPr="00FB715F">
        <w:rPr>
          <w:rFonts w:ascii="Times New Roman" w:eastAsia="Times New Roman" w:hAnsi="Times New Roman" w:cs="Times New Roman"/>
          <w:sz w:val="24"/>
          <w:szCs w:val="24"/>
        </w:rPr>
        <w:t xml:space="preserve">character </w:t>
      </w:r>
      <w:del w:id="309" w:author="Väinölä, Risto" w:date="2020-09-14T02:59:00Z">
        <w:r w:rsidRPr="00FB715F" w:rsidDel="00D1205F">
          <w:rPr>
            <w:rFonts w:ascii="Times New Roman" w:eastAsia="Times New Roman" w:hAnsi="Times New Roman" w:cs="Times New Roman"/>
            <w:sz w:val="24"/>
            <w:szCs w:val="24"/>
          </w:rPr>
          <w:delText>used to distinguish the E-morphotype and the T-morphotype</w:delText>
        </w:r>
      </w:del>
      <w:ins w:id="310" w:author="Väinölä, Risto" w:date="2020-09-14T02:59:00Z">
        <w:r w:rsidR="00D1205F">
          <w:rPr>
            <w:rFonts w:ascii="Times New Roman" w:eastAsia="Times New Roman" w:hAnsi="Times New Roman" w:cs="Times New Roman"/>
            <w:sz w:val="24"/>
            <w:szCs w:val="24"/>
          </w:rPr>
          <w:t>as follows</w:t>
        </w:r>
      </w:ins>
      <w:r w:rsidRPr="00FB715F">
        <w:rPr>
          <w:rFonts w:ascii="Times New Roman" w:eastAsia="Times New Roman" w:hAnsi="Times New Roman" w:cs="Times New Roman"/>
          <w:sz w:val="24"/>
          <w:szCs w:val="24"/>
        </w:rPr>
        <w:t xml:space="preserve">: the presence/absence of an uninterrupted strip of the prismatic layer under the ligament nympha clearly recognizable by a scar separating the strip from the nacreous layer of the rest of the shell. This description was applicable to all the mussel </w:t>
      </w:r>
      <w:r w:rsidR="00632A8D">
        <w:rPr>
          <w:rFonts w:ascii="Times New Roman" w:eastAsia="Times New Roman" w:hAnsi="Times New Roman" w:cs="Times New Roman"/>
          <w:sz w:val="24"/>
          <w:szCs w:val="24"/>
        </w:rPr>
        <w:t>samples</w:t>
      </w:r>
      <w:r w:rsidRPr="00FB715F">
        <w:rPr>
          <w:rFonts w:ascii="Times New Roman" w:eastAsia="Times New Roman" w:hAnsi="Times New Roman" w:cs="Times New Roman"/>
          <w:sz w:val="24"/>
          <w:szCs w:val="24"/>
        </w:rPr>
        <w:t xml:space="preserve"> examined in this study. </w:t>
      </w:r>
    </w:p>
    <w:p w14:paraId="61746F34" w14:textId="77777777" w:rsidR="001858EC" w:rsidRPr="00656BED" w:rsidRDefault="00B44577">
      <w:pPr>
        <w:spacing w:before="120" w:after="0" w:line="360" w:lineRule="auto"/>
        <w:rPr>
          <w:rFonts w:ascii="Times New Roman" w:eastAsia="Times New Roman" w:hAnsi="Times New Roman" w:cs="Times New Roman"/>
          <w:sz w:val="24"/>
          <w:szCs w:val="24"/>
        </w:rPr>
      </w:pPr>
      <w:r w:rsidRPr="00632A8D">
        <w:rPr>
          <w:rFonts w:ascii="Times New Roman" w:eastAsia="Times New Roman" w:hAnsi="Times New Roman" w:cs="Times New Roman"/>
          <w:b/>
          <w:sz w:val="24"/>
          <w:szCs w:val="24"/>
          <w:highlight w:val="lightGray"/>
        </w:rPr>
        <w:t>S1 Fig.</w:t>
      </w:r>
      <w:r w:rsidRPr="00632A8D">
        <w:rPr>
          <w:rFonts w:ascii="Times New Roman" w:eastAsia="Times New Roman" w:hAnsi="Times New Roman" w:cs="Times New Roman"/>
          <w:sz w:val="24"/>
          <w:szCs w:val="24"/>
          <w:highlight w:val="lightGray"/>
        </w:rPr>
        <w:t xml:space="preserve"> Variation in the manifestation of mussel morphotypes. A-D. </w:t>
      </w:r>
      <w:r w:rsidRPr="00F221DA">
        <w:rPr>
          <w:rFonts w:ascii="Times New Roman" w:eastAsia="Times New Roman" w:hAnsi="Times New Roman" w:cs="Times New Roman"/>
          <w:sz w:val="24"/>
          <w:szCs w:val="24"/>
          <w:highlight w:val="lightGray"/>
        </w:rPr>
        <w:t>Stereoscopic m</w:t>
      </w:r>
      <w:r w:rsidRPr="00F221DA">
        <w:rPr>
          <w:rFonts w:ascii="Times New Roman" w:hAnsi="Times New Roman" w:cs="Times New Roman"/>
          <w:sz w:val="24"/>
          <w:szCs w:val="24"/>
          <w:highlight w:val="lightGray"/>
          <w:shd w:val="clear" w:color="auto" w:fill="FFFFFF"/>
        </w:rPr>
        <w:t>icrographs </w:t>
      </w:r>
      <w:r w:rsidRPr="00F221DA">
        <w:rPr>
          <w:rFonts w:ascii="Times New Roman" w:eastAsia="Times New Roman" w:hAnsi="Times New Roman" w:cs="Times New Roman"/>
          <w:sz w:val="24"/>
          <w:szCs w:val="24"/>
          <w:highlight w:val="lightGray"/>
        </w:rPr>
        <w:t xml:space="preserve">of the ligament area of mussel valves. Note that scale bars differ between A-C and D. Strip </w:t>
      </w:r>
      <w:r w:rsidRPr="00632A8D">
        <w:rPr>
          <w:rFonts w:ascii="Times New Roman" w:eastAsia="Times New Roman" w:hAnsi="Times New Roman" w:cs="Times New Roman"/>
          <w:sz w:val="24"/>
          <w:szCs w:val="24"/>
          <w:highlight w:val="lightGray"/>
        </w:rPr>
        <w:t xml:space="preserve">of the prismatic layer under the ligament nympha is indicated by arrows. A, B. </w:t>
      </w:r>
      <w:r w:rsidRPr="00142EE0">
        <w:rPr>
          <w:rFonts w:ascii="Times New Roman" w:eastAsia="Times New Roman" w:hAnsi="Times New Roman" w:cs="Times New Roman"/>
          <w:i/>
          <w:sz w:val="24"/>
          <w:szCs w:val="24"/>
          <w:highlight w:val="lightGray"/>
        </w:rPr>
        <w:t>E-morphotypes</w:t>
      </w:r>
      <w:r w:rsidRPr="00632A8D">
        <w:rPr>
          <w:rFonts w:ascii="Times New Roman" w:eastAsia="Times New Roman" w:hAnsi="Times New Roman" w:cs="Times New Roman"/>
          <w:sz w:val="24"/>
          <w:szCs w:val="24"/>
          <w:highlight w:val="lightGray"/>
        </w:rPr>
        <w:t xml:space="preserve">: the space under the ligament nympha is totally (A) or partially (B) covered by the nacre. C, D. </w:t>
      </w:r>
      <w:r w:rsidRPr="00142EE0">
        <w:rPr>
          <w:rFonts w:ascii="Times New Roman" w:eastAsia="Times New Roman" w:hAnsi="Times New Roman" w:cs="Times New Roman"/>
          <w:i/>
          <w:sz w:val="24"/>
          <w:szCs w:val="24"/>
          <w:highlight w:val="lightGray"/>
        </w:rPr>
        <w:t>T-morphotypes</w:t>
      </w:r>
      <w:r w:rsidRPr="00632A8D">
        <w:rPr>
          <w:rFonts w:ascii="Times New Roman" w:eastAsia="Times New Roman" w:hAnsi="Times New Roman" w:cs="Times New Roman"/>
          <w:sz w:val="24"/>
          <w:szCs w:val="24"/>
          <w:highlight w:val="lightGray"/>
        </w:rPr>
        <w:t>: a strip of uncovered prismatic layer under the ligament nympha is dark and wide (C</w:t>
      </w:r>
      <w:r w:rsidRPr="00632A8D">
        <w:rPr>
          <w:rFonts w:ascii="Times New Roman" w:eastAsia="Times New Roman" w:hAnsi="Times New Roman" w:cs="Times New Roman"/>
          <w:sz w:val="24"/>
          <w:szCs w:val="24"/>
          <w:highlight w:val="lightGray"/>
          <w:lang w:val="en-GB"/>
        </w:rPr>
        <w:t>; typical of most examined populations</w:t>
      </w:r>
      <w:r w:rsidRPr="00632A8D">
        <w:rPr>
          <w:rFonts w:ascii="Times New Roman" w:eastAsia="Times New Roman" w:hAnsi="Times New Roman" w:cs="Times New Roman"/>
          <w:sz w:val="24"/>
          <w:szCs w:val="24"/>
          <w:highlight w:val="lightGray"/>
        </w:rPr>
        <w:t xml:space="preserve">) or pale and narrow, recognizable by a scar separating it from the nacreous layer (D; typical of the Gulf of Maine populations). E. External and internal features of the shell valves of </w:t>
      </w:r>
      <w:r w:rsidRPr="00632A8D">
        <w:rPr>
          <w:rFonts w:ascii="Times New Roman" w:eastAsia="Times New Roman" w:hAnsi="Times New Roman" w:cs="Times New Roman"/>
          <w:i/>
          <w:sz w:val="24"/>
          <w:szCs w:val="24"/>
          <w:highlight w:val="lightGray"/>
        </w:rPr>
        <w:t>M. trossulus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right</w:t>
      </w:r>
      <w:r w:rsidRPr="00632A8D">
        <w:rPr>
          <w:rFonts w:ascii="Times New Roman" w:eastAsia="Times New Roman" w:hAnsi="Times New Roman" w:cs="Times New Roman"/>
          <w:sz w:val="24"/>
          <w:szCs w:val="24"/>
          <w:highlight w:val="lightGray"/>
        </w:rPr>
        <w:t xml:space="preserve">) and </w:t>
      </w:r>
      <w:r w:rsidRPr="00632A8D">
        <w:rPr>
          <w:rFonts w:ascii="Times New Roman" w:eastAsia="Times New Roman" w:hAnsi="Times New Roman" w:cs="Times New Roman"/>
          <w:i/>
          <w:sz w:val="24"/>
          <w:szCs w:val="24"/>
          <w:highlight w:val="lightGray"/>
        </w:rPr>
        <w:t>M. edulis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left</w:t>
      </w:r>
      <w:r w:rsidRPr="00632A8D">
        <w:rPr>
          <w:rFonts w:ascii="Times New Roman" w:eastAsia="Times New Roman" w:hAnsi="Times New Roman" w:cs="Times New Roman"/>
          <w:sz w:val="24"/>
          <w:szCs w:val="24"/>
          <w:highlight w:val="lightGray"/>
        </w:rPr>
        <w:t xml:space="preserve">) genotypes from </w:t>
      </w:r>
      <w:r w:rsidR="00C430D5" w:rsidRPr="00632A8D">
        <w:rPr>
          <w:rFonts w:ascii="Times New Roman" w:eastAsia="Times New Roman" w:hAnsi="Times New Roman" w:cs="Times New Roman"/>
          <w:sz w:val="24"/>
          <w:szCs w:val="24"/>
          <w:highlight w:val="lightGray"/>
        </w:rPr>
        <w:t xml:space="preserve">the </w:t>
      </w:r>
      <w:r w:rsidRPr="00632A8D">
        <w:rPr>
          <w:rFonts w:ascii="Times New Roman" w:eastAsia="Times New Roman" w:hAnsi="Times New Roman" w:cs="Times New Roman"/>
          <w:sz w:val="24"/>
          <w:szCs w:val="24"/>
          <w:highlight w:val="lightGray"/>
        </w:rPr>
        <w:t>Kola Bay (</w:t>
      </w:r>
      <w:r w:rsidR="007F54A4" w:rsidRPr="00632A8D">
        <w:rPr>
          <w:rFonts w:ascii="Times New Roman" w:eastAsia="Times New Roman" w:hAnsi="Times New Roman" w:cs="Times New Roman"/>
          <w:sz w:val="24"/>
          <w:szCs w:val="24"/>
          <w:highlight w:val="lightGray"/>
        </w:rPr>
        <w:t xml:space="preserve">from </w:t>
      </w:r>
      <w:r w:rsidR="00FB715F" w:rsidRPr="00632A8D">
        <w:rPr>
          <w:rFonts w:ascii="Times New Roman" w:eastAsia="Times New Roman" w:hAnsi="Times New Roman" w:cs="Times New Roman"/>
          <w:sz w:val="24"/>
          <w:szCs w:val="24"/>
          <w:highlight w:val="lightGray"/>
        </w:rPr>
        <w:t>sample Sev.17 in S1 table</w:t>
      </w:r>
      <w:r w:rsidRPr="00632A8D">
        <w:rPr>
          <w:rFonts w:ascii="Times New Roman" w:eastAsia="Times New Roman" w:hAnsi="Times New Roman" w:cs="Times New Roman"/>
          <w:sz w:val="24"/>
          <w:szCs w:val="24"/>
          <w:highlight w:val="lightGray"/>
        </w:rPr>
        <w:t>).  In most cases T</w:t>
      </w:r>
      <w:r w:rsidRPr="00142EE0">
        <w:rPr>
          <w:rFonts w:ascii="Times New Roman" w:eastAsia="Times New Roman" w:hAnsi="Times New Roman" w:cs="Times New Roman"/>
          <w:i/>
          <w:sz w:val="24"/>
          <w:szCs w:val="24"/>
          <w:highlight w:val="lightGray"/>
        </w:rPr>
        <w:t xml:space="preserve">-morphotypes </w:t>
      </w:r>
      <w:r w:rsidRPr="00632A8D">
        <w:rPr>
          <w:rFonts w:ascii="Times New Roman" w:eastAsia="Times New Roman" w:hAnsi="Times New Roman" w:cs="Times New Roman"/>
          <w:sz w:val="24"/>
          <w:szCs w:val="24"/>
          <w:highlight w:val="lightGray"/>
        </w:rPr>
        <w:t xml:space="preserve">(marked by *) and </w:t>
      </w:r>
      <w:r w:rsidRPr="00142EE0">
        <w:rPr>
          <w:rFonts w:ascii="Times New Roman" w:eastAsia="Times New Roman" w:hAnsi="Times New Roman" w:cs="Times New Roman"/>
          <w:i/>
          <w:sz w:val="24"/>
          <w:szCs w:val="24"/>
          <w:highlight w:val="lightGray"/>
        </w:rPr>
        <w:t>E-morphotyp</w:t>
      </w:r>
      <w:r w:rsidRPr="00632A8D">
        <w:rPr>
          <w:rFonts w:ascii="Times New Roman" w:eastAsia="Times New Roman" w:hAnsi="Times New Roman" w:cs="Times New Roman"/>
          <w:sz w:val="24"/>
          <w:szCs w:val="24"/>
          <w:highlight w:val="lightGray"/>
        </w:rPr>
        <w:t>es could be distinguished by an unaided eye.</w:t>
      </w:r>
      <w:r w:rsidR="007F54A4" w:rsidRPr="007F54A4">
        <w:rPr>
          <w:rFonts w:ascii="Times New Roman" w:eastAsia="Times New Roman" w:hAnsi="Times New Roman" w:cs="Times New Roman"/>
          <w:sz w:val="24"/>
          <w:szCs w:val="24"/>
        </w:rPr>
        <w:t xml:space="preserve"> </w:t>
      </w:r>
    </w:p>
    <w:p w14:paraId="4ADB12A1" w14:textId="77777777" w:rsidR="001858EC" w:rsidRDefault="007577E9">
      <w:pPr>
        <w:spacing w:before="120" w:after="0" w:line="360" w:lineRule="auto"/>
        <w:rPr>
          <w:rFonts w:ascii="Times New Roman" w:eastAsia="Times New Roman" w:hAnsi="Times New Roman" w:cs="Times New Roman"/>
          <w:color w:val="000000"/>
          <w:sz w:val="24"/>
          <w:szCs w:val="24"/>
        </w:rPr>
      </w:pPr>
      <w:r w:rsidRPr="007577E9">
        <w:rPr>
          <w:rFonts w:ascii="Times New Roman" w:eastAsia="Times New Roman" w:hAnsi="Times New Roman" w:cs="Times New Roman"/>
          <w:noProof/>
          <w:color w:val="000000"/>
          <w:sz w:val="24"/>
          <w:szCs w:val="24"/>
          <w:lang w:val="fi-FI" w:eastAsia="fi-FI"/>
        </w:rPr>
        <mc:AlternateContent>
          <mc:Choice Requires="wps">
            <w:drawing>
              <wp:anchor distT="0" distB="0" distL="114300" distR="114300" simplePos="0" relativeHeight="251659264" behindDoc="0" locked="0" layoutInCell="1" allowOverlap="1" wp14:anchorId="7D10967C" wp14:editId="006A1F04">
                <wp:simplePos x="0" y="0"/>
                <wp:positionH relativeFrom="column">
                  <wp:posOffset>2576418</wp:posOffset>
                </wp:positionH>
                <wp:positionV relativeFrom="paragraph">
                  <wp:posOffset>31115</wp:posOffset>
                </wp:positionV>
                <wp:extent cx="3265715" cy="2172846"/>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715" cy="2172846"/>
                        </a:xfrm>
                        <a:prstGeom prst="rect">
                          <a:avLst/>
                        </a:prstGeom>
                        <a:noFill/>
                        <a:ln w="9525">
                          <a:noFill/>
                          <a:miter lim="800000"/>
                          <a:headEnd/>
                          <a:tailEnd/>
                        </a:ln>
                      </wps:spPr>
                      <wps:txbx>
                        <w:txbxContent>
                          <w:p w14:paraId="1C767D65" w14:textId="77777777" w:rsidR="009620DF" w:rsidRPr="007577E9" w:rsidRDefault="009620DF">
                            <w:pPr>
                              <w:rPr>
                                <w:lang w:val="ru-RU"/>
                              </w:rPr>
                            </w:pPr>
                            <w:r>
                              <w:rPr>
                                <w:noProof/>
                                <w:lang w:val="fi-FI" w:eastAsia="fi-FI"/>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10967C" id="_x0000_t202" coordsize="21600,21600" o:spt="202" path="m,l,21600r21600,l21600,xe">
                <v:stroke joinstyle="miter"/>
                <v:path gradientshapeok="t" o:connecttype="rect"/>
              </v:shapetype>
              <v:shape id="Надпись 2" o:spid="_x0000_s1026" type="#_x0000_t202" style="position:absolute;margin-left:202.85pt;margin-top:2.45pt;width:257.15pt;height:17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" filled="f" stroked="f">
                <v:textbox>
                  <w:txbxContent>
                    <w:p w14:paraId="1C767D65" w14:textId="77777777" w:rsidR="009620DF" w:rsidRPr="007577E9" w:rsidRDefault="009620DF">
                      <w:pPr>
                        <w:rPr>
                          <w:lang w:val="ru-RU"/>
                        </w:rPr>
                      </w:pPr>
                      <w:r>
                        <w:rPr>
                          <w:noProof/>
                          <w:lang w:val="fi-FI" w:eastAsia="fi-FI"/>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v:textbox>
              </v:shape>
            </w:pict>
          </mc:Fallback>
        </mc:AlternateContent>
      </w:r>
      <w:r w:rsidR="007F54A4">
        <w:rPr>
          <w:rFonts w:ascii="Times New Roman" w:eastAsia="Times New Roman" w:hAnsi="Times New Roman" w:cs="Times New Roman"/>
          <w:noProof/>
          <w:color w:val="000000"/>
          <w:sz w:val="24"/>
          <w:szCs w:val="24"/>
          <w:lang w:val="fi-FI" w:eastAsia="fi-FI"/>
        </w:rPr>
        <w:drawing>
          <wp:inline distT="0" distB="0" distL="0" distR="0" wp14:anchorId="02349B9F" wp14:editId="3742DAF6">
            <wp:extent cx="2642259" cy="202934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49593" cy="2034978"/>
                    </a:xfrm>
                    <a:prstGeom prst="rect">
                      <a:avLst/>
                    </a:prstGeom>
                    <a:noFill/>
                  </pic:spPr>
                </pic:pic>
              </a:graphicData>
            </a:graphic>
          </wp:inline>
        </w:drawing>
      </w:r>
    </w:p>
    <w:p w14:paraId="5166842D" w14:textId="77777777" w:rsidR="001858EC" w:rsidRDefault="001858EC">
      <w:pPr>
        <w:spacing w:before="120" w:after="0" w:line="360" w:lineRule="auto"/>
        <w:rPr>
          <w:rFonts w:ascii="Times New Roman" w:eastAsia="Times New Roman" w:hAnsi="Times New Roman" w:cs="Times New Roman"/>
          <w:color w:val="000000"/>
          <w:sz w:val="24"/>
          <w:szCs w:val="24"/>
        </w:rPr>
      </w:pPr>
    </w:p>
    <w:p w14:paraId="64E99C72" w14:textId="7AB7D1D7" w:rsidR="001858EC" w:rsidRPr="00765275" w:rsidRDefault="00B44577">
      <w:pPr>
        <w:spacing w:before="120" w:after="0" w:line="360" w:lineRule="auto"/>
        <w:rPr>
          <w:rFonts w:ascii="Times New Roman" w:eastAsia="Times New Roman" w:hAnsi="Times New Roman" w:cs="Times New Roman"/>
          <w:b/>
          <w:sz w:val="24"/>
          <w:szCs w:val="24"/>
        </w:rPr>
      </w:pPr>
      <w:r w:rsidRPr="00765275">
        <w:rPr>
          <w:rFonts w:ascii="Times New Roman" w:eastAsia="Times New Roman" w:hAnsi="Times New Roman" w:cs="Times New Roman"/>
          <w:b/>
          <w:sz w:val="24"/>
          <w:szCs w:val="24"/>
        </w:rPr>
        <w:t xml:space="preserve">Associations </w:t>
      </w:r>
      <w:r w:rsidRPr="00765275">
        <w:rPr>
          <w:rFonts w:ascii="Times New Roman" w:eastAsia="Times New Roman" w:hAnsi="Times New Roman" w:cs="Times New Roman"/>
          <w:b/>
          <w:sz w:val="24"/>
          <w:szCs w:val="24"/>
          <w:lang w:val="en-GB"/>
        </w:rPr>
        <w:t xml:space="preserve">between </w:t>
      </w:r>
      <w:r w:rsidRPr="00765275">
        <w:rPr>
          <w:rFonts w:ascii="Times New Roman" w:eastAsia="Times New Roman" w:hAnsi="Times New Roman" w:cs="Times New Roman"/>
          <w:b/>
          <w:sz w:val="24"/>
          <w:szCs w:val="24"/>
        </w:rPr>
        <w:t xml:space="preserve">morphotypes and </w:t>
      </w:r>
      <w:del w:id="311" w:author="Väinölä, Risto" w:date="2020-09-14T03:00:00Z">
        <w:r w:rsidRPr="00765275" w:rsidDel="00B16380">
          <w:rPr>
            <w:rFonts w:ascii="Times New Roman" w:eastAsia="Times New Roman" w:hAnsi="Times New Roman" w:cs="Times New Roman"/>
            <w:b/>
            <w:sz w:val="24"/>
            <w:szCs w:val="24"/>
          </w:rPr>
          <w:delText xml:space="preserve">species-specific </w:delText>
        </w:r>
      </w:del>
      <w:r w:rsidRPr="00765275">
        <w:rPr>
          <w:rFonts w:ascii="Times New Roman" w:eastAsia="Times New Roman" w:hAnsi="Times New Roman" w:cs="Times New Roman"/>
          <w:b/>
          <w:sz w:val="24"/>
          <w:szCs w:val="24"/>
        </w:rPr>
        <w:t>genotypes around the Kola Peninsula</w:t>
      </w:r>
    </w:p>
    <w:p w14:paraId="7123A30B" w14:textId="77777777" w:rsidR="001858EC" w:rsidRPr="00AF0992" w:rsidRDefault="00B44577" w:rsidP="00812155">
      <w:pPr>
        <w:spacing w:before="120" w:line="360" w:lineRule="auto"/>
        <w:rPr>
          <w:rFonts w:ascii="Times New Roman" w:eastAsia="Times New Roman" w:hAnsi="Times New Roman" w:cs="Times New Roman"/>
          <w:sz w:val="24"/>
          <w:szCs w:val="24"/>
        </w:rPr>
      </w:pPr>
      <w:r w:rsidRPr="00765275">
        <w:rPr>
          <w:rFonts w:ascii="Times New Roman" w:eastAsia="Times New Roman" w:hAnsi="Times New Roman" w:cs="Times New Roman"/>
          <w:sz w:val="24"/>
          <w:szCs w:val="24"/>
          <w:lang w:val="en-GB"/>
        </w:rPr>
        <w:t>Variation patterns</w:t>
      </w:r>
      <w:r w:rsidRPr="00765275">
        <w:rPr>
          <w:rFonts w:ascii="Times New Roman" w:eastAsia="Times New Roman" w:hAnsi="Times New Roman" w:cs="Times New Roman"/>
          <w:sz w:val="24"/>
          <w:szCs w:val="24"/>
        </w:rPr>
        <w:t xml:space="preserve"> of </w:t>
      </w:r>
      <w:r w:rsidRPr="00765275">
        <w:rPr>
          <w:rFonts w:ascii="Times New Roman" w:eastAsia="Times New Roman" w:hAnsi="Times New Roman" w:cs="Times New Roman"/>
          <w:i/>
          <w:sz w:val="24"/>
          <w:szCs w:val="24"/>
        </w:rPr>
        <w:t>PT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P(T|tros)</w:t>
      </w:r>
      <w:r w:rsidRPr="00765275">
        <w:rPr>
          <w:rFonts w:ascii="Times New Roman" w:eastAsia="Times New Roman" w:hAnsi="Times New Roman" w:cs="Times New Roman"/>
          <w:sz w:val="24"/>
          <w:szCs w:val="24"/>
        </w:rPr>
        <w:t xml:space="preserve">, </w:t>
      </w:r>
      <w:r w:rsidR="00D74130" w:rsidRPr="00765275">
        <w:rPr>
          <w:rFonts w:ascii="Times New Roman" w:eastAsia="Times New Roman" w:hAnsi="Times New Roman" w:cs="Times New Roman"/>
          <w:i/>
          <w:sz w:val="24"/>
          <w:szCs w:val="24"/>
        </w:rPr>
        <w:t>P(T|edu)</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P(tros|T)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 xml:space="preserve">P(edu|E) </w:t>
      </w:r>
      <w:r w:rsidRPr="00765275">
        <w:rPr>
          <w:rFonts w:ascii="Times New Roman" w:eastAsia="Times New Roman" w:hAnsi="Times New Roman" w:cs="Times New Roman"/>
          <w:sz w:val="24"/>
          <w:szCs w:val="24"/>
        </w:rPr>
        <w:t xml:space="preserve">as functions of </w:t>
      </w:r>
      <w:r w:rsidRPr="00765275">
        <w:rPr>
          <w:rFonts w:ascii="Times New Roman" w:eastAsia="Times New Roman" w:hAnsi="Times New Roman" w:cs="Times New Roman"/>
          <w:i/>
          <w:sz w:val="24"/>
          <w:szCs w:val="24"/>
        </w:rPr>
        <w:t xml:space="preserve">Ptros </w:t>
      </w:r>
      <w:r w:rsidRPr="00765275">
        <w:rPr>
          <w:rFonts w:ascii="Times New Roman" w:eastAsia="Times New Roman" w:hAnsi="Times New Roman" w:cs="Times New Roman"/>
          <w:sz w:val="24"/>
          <w:szCs w:val="24"/>
        </w:rPr>
        <w:t>in samples from the White Sea (</w:t>
      </w:r>
      <w:r w:rsidRPr="00765275">
        <w:rPr>
          <w:rFonts w:ascii="Times New Roman" w:eastAsia="Times New Roman" w:hAnsi="Times New Roman" w:cs="Times New Roman"/>
          <w:i/>
          <w:sz w:val="24"/>
          <w:szCs w:val="24"/>
        </w:rPr>
        <w:t>WS</w:t>
      </w:r>
      <w:r w:rsidRPr="00765275">
        <w:rPr>
          <w:rFonts w:ascii="Times New Roman" w:eastAsia="Times New Roman" w:hAnsi="Times New Roman" w:cs="Times New Roman"/>
          <w:sz w:val="24"/>
          <w:szCs w:val="24"/>
        </w:rPr>
        <w:t>), the brackish Barents Sea (</w:t>
      </w:r>
      <w:r w:rsidRPr="00765275">
        <w:rPr>
          <w:rFonts w:ascii="Times New Roman" w:eastAsia="Times New Roman" w:hAnsi="Times New Roman" w:cs="Times New Roman"/>
          <w:i/>
          <w:sz w:val="24"/>
          <w:szCs w:val="24"/>
        </w:rPr>
        <w:t>BL</w:t>
      </w:r>
      <w:r w:rsidRPr="00765275">
        <w:rPr>
          <w:rFonts w:ascii="Times New Roman" w:eastAsia="Times New Roman" w:hAnsi="Times New Roman" w:cs="Times New Roman"/>
          <w:sz w:val="24"/>
          <w:szCs w:val="24"/>
        </w:rPr>
        <w:t>) and the saline Barents Sea  (</w:t>
      </w:r>
      <w:r w:rsidRPr="00765275">
        <w:rPr>
          <w:rFonts w:ascii="Times New Roman" w:eastAsia="Times New Roman" w:hAnsi="Times New Roman" w:cs="Times New Roman"/>
          <w:i/>
          <w:sz w:val="24"/>
          <w:szCs w:val="24"/>
        </w:rPr>
        <w:t>BH</w:t>
      </w:r>
      <w:r w:rsidRPr="00765275">
        <w:rPr>
          <w:rFonts w:ascii="Times New Roman" w:eastAsia="Times New Roman" w:hAnsi="Times New Roman" w:cs="Times New Roman"/>
          <w:sz w:val="24"/>
          <w:szCs w:val="24"/>
        </w:rPr>
        <w:t xml:space="preserve">) are visualized in </w:t>
      </w:r>
      <w:r w:rsidRPr="00765275">
        <w:rPr>
          <w:rFonts w:ascii="Times New Roman" w:eastAsia="Times New Roman" w:hAnsi="Times New Roman" w:cs="Times New Roman"/>
          <w:b/>
          <w:sz w:val="24"/>
          <w:szCs w:val="24"/>
        </w:rPr>
        <w:t>Fig. 2.</w:t>
      </w:r>
      <w:r w:rsidRPr="00765275">
        <w:rPr>
          <w:rFonts w:ascii="Times New Roman" w:eastAsia="Times New Roman" w:hAnsi="Times New Roman" w:cs="Times New Roman"/>
          <w:sz w:val="24"/>
          <w:szCs w:val="24"/>
        </w:rPr>
        <w:t xml:space="preserve"> The results of the regression analysis </w:t>
      </w:r>
      <w:proofErr w:type="gramStart"/>
      <w:r w:rsidRPr="00765275">
        <w:rPr>
          <w:rFonts w:ascii="Times New Roman" w:eastAsia="Times New Roman" w:hAnsi="Times New Roman" w:cs="Times New Roman"/>
          <w:sz w:val="24"/>
          <w:szCs w:val="24"/>
        </w:rPr>
        <w:t>are summarized</w:t>
      </w:r>
      <w:proofErr w:type="gramEnd"/>
      <w:r w:rsidRPr="00765275">
        <w:rPr>
          <w:rFonts w:ascii="Times New Roman" w:eastAsia="Times New Roman" w:hAnsi="Times New Roman" w:cs="Times New Roman"/>
          <w:sz w:val="24"/>
          <w:szCs w:val="24"/>
        </w:rPr>
        <w:t xml:space="preserve"> </w:t>
      </w:r>
      <w:commentRangeStart w:id="312"/>
      <w:r w:rsidRPr="00765275">
        <w:rPr>
          <w:rFonts w:ascii="Times New Roman" w:eastAsia="Times New Roman" w:hAnsi="Times New Roman" w:cs="Times New Roman"/>
          <w:sz w:val="24"/>
          <w:szCs w:val="24"/>
        </w:rPr>
        <w:t xml:space="preserve">in </w:t>
      </w:r>
      <w:r w:rsidRPr="00765275">
        <w:rPr>
          <w:rFonts w:ascii="Times New Roman" w:eastAsia="Times New Roman" w:hAnsi="Times New Roman" w:cs="Times New Roman"/>
          <w:b/>
          <w:sz w:val="24"/>
          <w:szCs w:val="24"/>
        </w:rPr>
        <w:t>Table 1</w:t>
      </w:r>
      <w:r w:rsidRPr="00765275">
        <w:rPr>
          <w:rFonts w:ascii="Times New Roman" w:eastAsia="Times New Roman" w:hAnsi="Times New Roman" w:cs="Times New Roman"/>
          <w:sz w:val="24"/>
          <w:szCs w:val="24"/>
        </w:rPr>
        <w:t>.</w:t>
      </w:r>
      <w:commentRangeEnd w:id="312"/>
      <w:r w:rsidR="00B16380">
        <w:rPr>
          <w:rStyle w:val="CommentReference"/>
        </w:rPr>
        <w:commentReference w:id="312"/>
      </w:r>
    </w:p>
    <w:p w14:paraId="7F32D0D5" w14:textId="77777777" w:rsidR="001858EC" w:rsidRPr="00AF0992" w:rsidRDefault="00B44577" w:rsidP="00812155">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A significant </w:t>
      </w:r>
      <w:r w:rsidRPr="00656BED">
        <w:rPr>
          <w:rFonts w:ascii="Times New Roman" w:eastAsia="Times New Roman" w:hAnsi="Times New Roman" w:cs="Times New Roman"/>
          <w:sz w:val="24"/>
          <w:szCs w:val="24"/>
        </w:rPr>
        <w:t xml:space="preserve">positive association between the proportions of </w:t>
      </w:r>
      <w:r w:rsidRPr="00656BED">
        <w:rPr>
          <w:rFonts w:ascii="Times New Roman" w:eastAsia="Times New Roman" w:hAnsi="Times New Roman" w:cs="Times New Roman"/>
          <w:i/>
          <w:sz w:val="24"/>
          <w:szCs w:val="24"/>
        </w:rPr>
        <w:t>M. trossulus</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i/>
          <w:sz w:val="24"/>
          <w:szCs w:val="24"/>
        </w:rPr>
        <w:t>Ptros</w:t>
      </w:r>
      <w:r w:rsidRPr="00656BED">
        <w:rPr>
          <w:rFonts w:ascii="Times New Roman" w:eastAsia="Times New Roman" w:hAnsi="Times New Roman" w:cs="Times New Roman"/>
          <w:sz w:val="24"/>
          <w:szCs w:val="24"/>
        </w:rPr>
        <w:t>) and the proportions of T-morphotypes (</w:t>
      </w:r>
      <w:r w:rsidRPr="00656BED">
        <w:rPr>
          <w:rFonts w:ascii="Times New Roman" w:eastAsia="Times New Roman" w:hAnsi="Times New Roman" w:cs="Times New Roman"/>
          <w:i/>
          <w:sz w:val="24"/>
          <w:szCs w:val="24"/>
        </w:rPr>
        <w:t>PT</w:t>
      </w:r>
      <w:r w:rsidRPr="00656BED">
        <w:rPr>
          <w:rFonts w:ascii="Times New Roman" w:eastAsia="Times New Roman" w:hAnsi="Times New Roman" w:cs="Times New Roman"/>
          <w:sz w:val="24"/>
          <w:szCs w:val="24"/>
        </w:rPr>
        <w:t xml:space="preserve">) in samples was revealed for all the three sample sets (Model 1, </w:t>
      </w:r>
      <w:r w:rsidRPr="00656BED">
        <w:rPr>
          <w:rFonts w:ascii="Times New Roman" w:eastAsia="Times New Roman" w:hAnsi="Times New Roman" w:cs="Times New Roman"/>
          <w:b/>
          <w:sz w:val="24"/>
          <w:szCs w:val="24"/>
        </w:rPr>
        <w:t>Table 1</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b/>
          <w:sz w:val="24"/>
          <w:szCs w:val="24"/>
        </w:rPr>
        <w:t>Fig. 2</w:t>
      </w:r>
      <w:r w:rsidRPr="00656BED">
        <w:rPr>
          <w:rFonts w:ascii="Times New Roman" w:eastAsia="Times New Roman" w:hAnsi="Times New Roman" w:cs="Times New Roman"/>
          <w:sz w:val="24"/>
          <w:szCs w:val="24"/>
        </w:rPr>
        <w:t xml:space="preserve">). </w:t>
      </w:r>
      <w:r w:rsidR="00656BED" w:rsidRPr="00F221DA">
        <w:rPr>
          <w:rFonts w:ascii="Times New Roman" w:eastAsia="Times New Roman" w:hAnsi="Times New Roman" w:cs="Times New Roman"/>
          <w:sz w:val="24"/>
          <w:szCs w:val="24"/>
        </w:rPr>
        <w:t xml:space="preserve">For </w:t>
      </w:r>
      <w:r w:rsidR="00656BED" w:rsidRPr="00F221DA">
        <w:rPr>
          <w:rFonts w:ascii="Times New Roman" w:eastAsia="Times New Roman" w:hAnsi="Times New Roman" w:cs="Times New Roman"/>
          <w:i/>
          <w:sz w:val="24"/>
          <w:szCs w:val="24"/>
        </w:rPr>
        <w:t>WS</w:t>
      </w:r>
      <w:r w:rsidR="00656BED" w:rsidRPr="00F221DA">
        <w:rPr>
          <w:rFonts w:ascii="Times New Roman" w:eastAsia="Times New Roman" w:hAnsi="Times New Roman" w:cs="Times New Roman"/>
          <w:sz w:val="24"/>
          <w:szCs w:val="24"/>
        </w:rPr>
        <w:t xml:space="preserve"> and </w:t>
      </w:r>
      <w:r w:rsidR="00656BED" w:rsidRPr="00F221DA">
        <w:rPr>
          <w:rFonts w:ascii="Times New Roman" w:eastAsia="Times New Roman" w:hAnsi="Times New Roman" w:cs="Times New Roman"/>
          <w:i/>
          <w:sz w:val="24"/>
          <w:szCs w:val="24"/>
        </w:rPr>
        <w:t>BL</w:t>
      </w:r>
      <w:r w:rsidR="00656BED" w:rsidRPr="00F221DA">
        <w:rPr>
          <w:rFonts w:ascii="Times New Roman" w:eastAsia="Times New Roman" w:hAnsi="Times New Roman" w:cs="Times New Roman"/>
          <w:sz w:val="24"/>
          <w:szCs w:val="24"/>
        </w:rPr>
        <w:t xml:space="preserve">, the data points were generally scattered around the Y=X line, while the regression lines approached it closely, indicating a high proportionality between </w:t>
      </w:r>
      <w:r w:rsidR="00656BED" w:rsidRPr="00F221DA">
        <w:rPr>
          <w:rFonts w:ascii="Times New Roman" w:eastAsia="Times New Roman" w:hAnsi="Times New Roman" w:cs="Times New Roman"/>
          <w:i/>
          <w:sz w:val="24"/>
          <w:szCs w:val="24"/>
        </w:rPr>
        <w:t xml:space="preserve">Ptros </w:t>
      </w:r>
      <w:r w:rsidR="00656BED" w:rsidRPr="00F221DA">
        <w:rPr>
          <w:rFonts w:ascii="Times New Roman" w:eastAsia="Times New Roman" w:hAnsi="Times New Roman" w:cs="Times New Roman"/>
          <w:sz w:val="24"/>
          <w:szCs w:val="24"/>
        </w:rPr>
        <w:t xml:space="preserve">and </w:t>
      </w:r>
      <w:r w:rsidR="00656BED" w:rsidRPr="00F221DA">
        <w:rPr>
          <w:rFonts w:ascii="Times New Roman" w:eastAsia="Times New Roman" w:hAnsi="Times New Roman" w:cs="Times New Roman"/>
          <w:i/>
          <w:sz w:val="24"/>
          <w:szCs w:val="24"/>
        </w:rPr>
        <w:t>PT</w:t>
      </w:r>
      <w:r w:rsidR="00656BED" w:rsidRPr="00F221DA">
        <w:rPr>
          <w:rFonts w:ascii="Times New Roman" w:eastAsia="Times New Roman" w:hAnsi="Times New Roman" w:cs="Times New Roman"/>
          <w:bCs/>
          <w:i/>
          <w:sz w:val="24"/>
          <w:szCs w:val="24"/>
        </w:rPr>
        <w:t xml:space="preserve"> </w:t>
      </w:r>
      <w:r w:rsidR="00656BED" w:rsidRPr="00F221DA">
        <w:rPr>
          <w:rFonts w:ascii="Times New Roman" w:eastAsia="Times New Roman" w:hAnsi="Times New Roman" w:cs="Times New Roman"/>
          <w:bCs/>
          <w:sz w:val="24"/>
          <w:szCs w:val="24"/>
        </w:rPr>
        <w:t xml:space="preserve">and </w:t>
      </w:r>
      <w:r w:rsidR="009F272A" w:rsidRPr="00F221DA">
        <w:rPr>
          <w:rFonts w:ascii="Times New Roman" w:eastAsia="Times New Roman" w:hAnsi="Times New Roman" w:cs="Times New Roman"/>
          <w:bCs/>
          <w:sz w:val="24"/>
          <w:szCs w:val="24"/>
        </w:rPr>
        <w:t xml:space="preserve">an </w:t>
      </w:r>
      <w:r w:rsidR="00656BED" w:rsidRPr="00F221DA">
        <w:rPr>
          <w:rFonts w:ascii="Times New Roman" w:eastAsia="Times New Roman" w:hAnsi="Times New Roman" w:cs="Times New Roman"/>
          <w:bCs/>
          <w:sz w:val="24"/>
          <w:szCs w:val="24"/>
        </w:rPr>
        <w:t>almost straightforward relationship between these values</w:t>
      </w:r>
      <w:r w:rsidR="00656BED"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rPr>
        <w:t>For BH, the data points were scattered above the Y=X line and the regression line lay higher tha</w:t>
      </w:r>
      <w:r w:rsidR="00174BF2">
        <w:rPr>
          <w:rFonts w:ascii="Times New Roman" w:eastAsia="Times New Roman" w:hAnsi="Times New Roman" w:cs="Times New Roman"/>
          <w:sz w:val="24"/>
          <w:szCs w:val="24"/>
        </w:rPr>
        <w:t>n</w:t>
      </w:r>
      <w:r w:rsidRPr="00F221DA">
        <w:rPr>
          <w:rFonts w:ascii="Times New Roman" w:eastAsia="Times New Roman" w:hAnsi="Times New Roman" w:cs="Times New Roman"/>
          <w:sz w:val="24"/>
          <w:szCs w:val="24"/>
        </w:rPr>
        <w:t xml:space="preserve"> the regression lines constructed for </w:t>
      </w:r>
      <w:r w:rsidRPr="00174BF2">
        <w:rPr>
          <w:rFonts w:ascii="Times New Roman" w:eastAsia="Times New Roman" w:hAnsi="Times New Roman" w:cs="Times New Roman"/>
          <w:sz w:val="24"/>
          <w:szCs w:val="24"/>
        </w:rPr>
        <w:t>WS and BL</w:t>
      </w:r>
      <w:r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lang w:val="en-GB"/>
        </w:rPr>
        <w:t xml:space="preserve">This means that </w:t>
      </w:r>
      <w:r w:rsidRPr="00F221DA">
        <w:rPr>
          <w:rFonts w:ascii="Times New Roman" w:eastAsia="Times New Roman" w:hAnsi="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14:paraId="5B8274B0" w14:textId="77777777" w:rsidR="001858EC" w:rsidRPr="00AF0992" w:rsidRDefault="00B44577">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The analysis of the frequencies of T-morphotypes in subsamples of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edulis</w:t>
      </w:r>
      <w:r w:rsidRPr="00AF0992">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i/>
          <w:sz w:val="24"/>
          <w:szCs w:val="24"/>
        </w:rPr>
        <w:t>P(T|edu)</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and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trossulus</w:t>
      </w:r>
      <w:r w:rsidR="00D205C6" w:rsidRPr="00D205C6">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i/>
          <w:sz w:val="24"/>
          <w:szCs w:val="24"/>
        </w:rPr>
        <w:t>P(T|tros)</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against proportions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in samples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revealed the following patterns (Model 2, </w:t>
      </w:r>
      <w:r w:rsidRPr="00D205C6">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xml:space="preserve">, </w:t>
      </w:r>
      <w:r w:rsidRPr="00D205C6">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There was a universal tendency towards </w:t>
      </w:r>
      <w:r w:rsidRPr="00AF0992">
        <w:rPr>
          <w:rFonts w:ascii="Times New Roman" w:eastAsia="Times New Roman" w:hAnsi="Times New Roman" w:cs="Times New Roman"/>
          <w:sz w:val="24"/>
          <w:szCs w:val="24"/>
          <w:lang w:val="en-GB"/>
        </w:rPr>
        <w:t xml:space="preserve">a </w:t>
      </w:r>
      <w:r w:rsidRPr="00AF0992">
        <w:rPr>
          <w:rFonts w:ascii="Times New Roman" w:eastAsia="Times New Roman" w:hAnsi="Times New Roman" w:cs="Times New Roman"/>
          <w:sz w:val="24"/>
          <w:szCs w:val="24"/>
        </w:rPr>
        <w:t xml:space="preserve">higher frequency of T-morphotypes among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than among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This tendency was quite strong in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 xml:space="preserve">BL </w:t>
      </w:r>
      <w:r w:rsidRPr="00AF0992">
        <w:rPr>
          <w:rFonts w:ascii="Times New Roman" w:eastAsia="Times New Roman" w:hAnsi="Times New Roman" w:cs="Times New Roman"/>
          <w:sz w:val="24"/>
          <w:szCs w:val="24"/>
        </w:rPr>
        <w:t xml:space="preserve">(expected differences in morphotype frequencies between species about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65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it was rather</w:t>
      </w:r>
      <w:r w:rsidRPr="00AF0992">
        <w:rPr>
          <w:rFonts w:ascii="Times New Roman" w:eastAsia="Times New Roman" w:hAnsi="Times New Roman" w:cs="Times New Roman"/>
          <w:sz w:val="24"/>
          <w:szCs w:val="24"/>
          <w:lang w:val="en-GB"/>
        </w:rPr>
        <w:t xml:space="preserve"> weak </w:t>
      </w:r>
      <w:r w:rsidRPr="00AF0992">
        <w:rPr>
          <w:rFonts w:ascii="Times New Roman" w:eastAsia="Times New Roman" w:hAnsi="Times New Roman" w:cs="Times New Roman"/>
          <w:sz w:val="24"/>
          <w:szCs w:val="24"/>
        </w:rPr>
        <w:t xml:space="preserve">(expected differences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18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due to an increased </w:t>
      </w:r>
      <w:r w:rsidRPr="00AF0992">
        <w:rPr>
          <w:rFonts w:ascii="Times New Roman" w:eastAsia="Times New Roman" w:hAnsi="Times New Roman" w:cs="Times New Roman"/>
          <w:i/>
          <w:sz w:val="24"/>
          <w:szCs w:val="24"/>
        </w:rPr>
        <w:t xml:space="preserve">P(T|edu) </w:t>
      </w:r>
      <w:r w:rsidRPr="00AF0992">
        <w:rPr>
          <w:rFonts w:ascii="Times New Roman" w:eastAsia="Times New Roman" w:hAnsi="Times New Roman" w:cs="Times New Roman"/>
          <w:sz w:val="24"/>
          <w:szCs w:val="24"/>
        </w:rPr>
        <w:t xml:space="preserve">but significant (confidential intervals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did not overlap, Fig. 2). A positive correlation of </w:t>
      </w:r>
      <w:r w:rsidRPr="00AF0992">
        <w:rPr>
          <w:rFonts w:ascii="Times New Roman" w:eastAsia="Times New Roman" w:hAnsi="Times New Roman" w:cs="Times New Roman"/>
          <w:i/>
          <w:sz w:val="24"/>
          <w:szCs w:val="24"/>
        </w:rPr>
        <w:t>P(T|tros</w:t>
      </w:r>
      <w:r w:rsidRPr="001E33B8">
        <w:rPr>
          <w:rFonts w:ascii="Times New Roman" w:eastAsia="Times New Roman" w:hAnsi="Times New Roman" w:cs="Times New Roman"/>
          <w:i/>
          <w:sz w:val="24"/>
          <w:szCs w:val="24"/>
        </w:rPr>
        <w:t>)</w:t>
      </w:r>
      <w:r w:rsidRPr="001E33B8">
        <w:rPr>
          <w:rFonts w:ascii="Times New Roman" w:eastAsia="Times New Roman" w:hAnsi="Times New Roman" w:cs="Times New Roman"/>
          <w:sz w:val="24"/>
          <w:szCs w:val="24"/>
        </w:rPr>
        <w:t xml:space="preserve"> and </w:t>
      </w:r>
      <w:r w:rsidRPr="001E33B8">
        <w:rPr>
          <w:rFonts w:ascii="Times New Roman" w:eastAsia="Times New Roman" w:hAnsi="Times New Roman" w:cs="Times New Roman"/>
          <w:i/>
          <w:sz w:val="24"/>
          <w:szCs w:val="24"/>
        </w:rPr>
        <w:t>P(T|edu)</w:t>
      </w:r>
      <w:r w:rsidRPr="001E33B8">
        <w:rPr>
          <w:rFonts w:ascii="Times New Roman" w:eastAsia="Times New Roman" w:hAnsi="Times New Roman" w:cs="Times New Roman"/>
          <w:sz w:val="24"/>
          <w:szCs w:val="24"/>
        </w:rPr>
        <w:t xml:space="preserve"> with </w:t>
      </w:r>
      <w:r w:rsidRPr="001E33B8">
        <w:rPr>
          <w:rFonts w:ascii="Times New Roman" w:eastAsia="Times New Roman" w:hAnsi="Times New Roman" w:cs="Times New Roman"/>
          <w:i/>
          <w:sz w:val="24"/>
          <w:szCs w:val="24"/>
        </w:rPr>
        <w:t xml:space="preserve">Ptros </w:t>
      </w:r>
      <w:r w:rsidRPr="001E33B8">
        <w:rPr>
          <w:rFonts w:ascii="Times New Roman" w:eastAsia="Times New Roman" w:hAnsi="Times New Roman" w:cs="Times New Roman"/>
          <w:sz w:val="24"/>
          <w:szCs w:val="24"/>
        </w:rPr>
        <w:t xml:space="preserve">was found in all the three subsets. This means that with the increasing contribution of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 xml:space="preserve"> to the samples the frequencies of T-morphotypes increased both among </w:t>
      </w:r>
      <w:r w:rsidRPr="001E33B8">
        <w:rPr>
          <w:rFonts w:ascii="Times New Roman" w:eastAsia="Times New Roman" w:hAnsi="Times New Roman" w:cs="Times New Roman"/>
          <w:i/>
          <w:sz w:val="24"/>
          <w:szCs w:val="24"/>
        </w:rPr>
        <w:t>M. edulis</w:t>
      </w:r>
      <w:r w:rsidRPr="001E33B8">
        <w:rPr>
          <w:rFonts w:ascii="Times New Roman" w:eastAsia="Times New Roman" w:hAnsi="Times New Roman" w:cs="Times New Roman"/>
          <w:sz w:val="24"/>
          <w:szCs w:val="24"/>
        </w:rPr>
        <w:t xml:space="preserve"> and among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rPr>
        <w:t xml:space="preserve"> </w:t>
      </w:r>
    </w:p>
    <w:p w14:paraId="36C360C6" w14:textId="77777777" w:rsidR="001858EC" w:rsidRDefault="00B44577">
      <w:pPr>
        <w:spacing w:line="360" w:lineRule="auto"/>
        <w:rPr>
          <w:rFonts w:ascii="Times New Roman" w:eastAsia="Times New Roman" w:hAnsi="Times New Roman" w:cs="Times New Roman"/>
          <w:color w:val="0070C0"/>
          <w:sz w:val="24"/>
          <w:szCs w:val="24"/>
        </w:rPr>
      </w:pPr>
      <w:r w:rsidRPr="00AF0992">
        <w:rPr>
          <w:rFonts w:ascii="Times New Roman" w:eastAsia="Times New Roman" w:hAnsi="Times New Roman" w:cs="Times New Roman"/>
          <w:sz w:val="24"/>
          <w:szCs w:val="24"/>
        </w:rPr>
        <w:t xml:space="preserve">The probability of correct identification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by the T-morphotype (the frequency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among T-morphotypes </w:t>
      </w:r>
      <w:r w:rsidR="00AF0992" w:rsidRPr="00AF0992">
        <w:rPr>
          <w:rFonts w:ascii="Times New Roman" w:eastAsia="Times New Roman" w:hAnsi="Times New Roman" w:cs="Times New Roman"/>
          <w:sz w:val="24"/>
          <w:szCs w:val="24"/>
        </w:rPr>
        <w:t>(</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expectedly increased with the increasing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while the probability of correct identification of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by the E-morphotype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demonstrated an opposite pattern (Model 3, Table 1, Fig. 2).  In the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-dominated populations, </w:t>
      </w:r>
      <w:r w:rsidRPr="00AF0992">
        <w:rPr>
          <w:rFonts w:ascii="Times New Roman" w:eastAsia="Times New Roman" w:hAnsi="Times New Roman" w:cs="Times New Roman"/>
          <w:i/>
          <w:sz w:val="24"/>
          <w:szCs w:val="24"/>
        </w:rPr>
        <w:t xml:space="preserve">P(tros|T) </w:t>
      </w:r>
      <w:r w:rsidRPr="00AF0992">
        <w:rPr>
          <w:rFonts w:ascii="Times New Roman" w:eastAsia="Times New Roman" w:hAnsi="Times New Roman" w:cs="Times New Roman"/>
          <w:sz w:val="24"/>
          <w:szCs w:val="24"/>
        </w:rPr>
        <w:t xml:space="preserve">tended to one (any mussel with a T-morphotype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lang w:val="en-GB"/>
        </w:rPr>
        <w:t>,</w:t>
      </w:r>
      <w:r w:rsidRPr="00AF0992">
        <w:rPr>
          <w:rFonts w:ascii="Times New Roman" w:eastAsia="Times New Roman" w:hAnsi="Times New Roman" w:cs="Times New Roman"/>
          <w:sz w:val="24"/>
          <w:szCs w:val="24"/>
        </w:rPr>
        <w:t xml:space="preserve"> while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tended to zero (any mussel with an E-morphotype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and vice versa. In the well-mixed samples (</w:t>
      </w:r>
      <w:r w:rsidRPr="00AF0992">
        <w:rPr>
          <w:rFonts w:ascii="Times New Roman" w:eastAsia="Times New Roman" w:hAnsi="Times New Roman" w:cs="Times New Roman"/>
          <w:i/>
          <w:sz w:val="24"/>
          <w:szCs w:val="24"/>
        </w:rPr>
        <w:t xml:space="preserve">Ptros </w:t>
      </w:r>
      <w:r w:rsidRPr="00AF0992">
        <w:rPr>
          <w:rFonts w:ascii="Times New Roman" w:eastAsia="Times New Roman" w:hAnsi="Times New Roman" w:cs="Times New Roman"/>
          <w:sz w:val="24"/>
          <w:szCs w:val="24"/>
        </w:rPr>
        <w:t>= 0.5) the predictive values for both species w</w:t>
      </w:r>
      <w:r w:rsidR="00F9465C" w:rsidRPr="00AF0992">
        <w:rPr>
          <w:rFonts w:ascii="Times New Roman" w:eastAsia="Times New Roman" w:hAnsi="Times New Roman" w:cs="Times New Roman"/>
          <w:sz w:val="24"/>
          <w:szCs w:val="24"/>
        </w:rPr>
        <w:t>ere</w:t>
      </w:r>
      <w:r w:rsidRPr="00AF0992">
        <w:rPr>
          <w:rFonts w:ascii="Times New Roman" w:eastAsia="Times New Roman" w:hAnsi="Times New Roman" w:cs="Times New Roman"/>
          <w:sz w:val="24"/>
          <w:szCs w:val="24"/>
        </w:rPr>
        <w:t xml:space="preserve"> about 0.75-0.85 in WS and BL but only 0.6</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- 0.7</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in BH (Fig. 2). It means that </w:t>
      </w:r>
      <w:r w:rsidRPr="00AF0992">
        <w:rPr>
          <w:rFonts w:ascii="Times New Roman" w:eastAsia="Times New Roman" w:hAnsi="Times New Roman" w:cs="Times New Roman"/>
          <w:sz w:val="24"/>
          <w:szCs w:val="24"/>
          <w:lang w:val="en-GB"/>
        </w:rPr>
        <w:t xml:space="preserve">the </w:t>
      </w:r>
      <w:r w:rsidRPr="00AF0992">
        <w:rPr>
          <w:rFonts w:ascii="Times New Roman" w:eastAsia="Times New Roman" w:hAnsi="Times New Roman" w:cs="Times New Roman"/>
          <w:sz w:val="24"/>
          <w:szCs w:val="24"/>
        </w:rPr>
        <w:t xml:space="preserve">morphotype test has a much lower predictive value in the saline Barents Sea than in the brackish Barents Sea and in the White Sea (the predictive value of 0.5 means a random association between the genotype and the morphotype). It is evident from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that a low predictive value of the test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is mainly due to a generally </w:t>
      </w:r>
      <w:r w:rsidR="003C3F13">
        <w:rPr>
          <w:rFonts w:ascii="Times New Roman" w:eastAsia="Times New Roman" w:hAnsi="Times New Roman" w:cs="Times New Roman"/>
          <w:sz w:val="24"/>
          <w:szCs w:val="24"/>
        </w:rPr>
        <w:t>high</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P(T|</w:t>
      </w:r>
      <w:r w:rsidR="003C3F13">
        <w:rPr>
          <w:rFonts w:ascii="Times New Roman" w:eastAsia="Times New Roman" w:hAnsi="Times New Roman" w:cs="Times New Roman"/>
          <w:i/>
          <w:sz w:val="24"/>
          <w:szCs w:val="24"/>
        </w:rPr>
        <w:t>edu</w:t>
      </w:r>
      <w:r w:rsidRPr="00AF0992">
        <w:rPr>
          <w:rFonts w:ascii="Times New Roman" w:eastAsia="Times New Roman" w:hAnsi="Times New Roman" w:cs="Times New Roman"/>
          <w:i/>
          <w:sz w:val="24"/>
          <w:szCs w:val="24"/>
        </w:rPr>
        <w:t>)</w:t>
      </w:r>
      <w:r w:rsidR="00F9465C" w:rsidRPr="00AF0992">
        <w:rPr>
          <w:rFonts w:ascii="Times New Roman" w:eastAsia="Times New Roman" w:hAnsi="Times New Roman" w:cs="Times New Roman"/>
          <w:sz w:val="24"/>
          <w:szCs w:val="24"/>
        </w:rPr>
        <w:t>.</w:t>
      </w:r>
      <w:r w:rsidR="00F07DF3">
        <w:rPr>
          <w:rFonts w:ascii="Times New Roman" w:eastAsia="Times New Roman" w:hAnsi="Times New Roman" w:cs="Times New Roman"/>
          <w:sz w:val="24"/>
          <w:szCs w:val="24"/>
        </w:rPr>
        <w:t xml:space="preserve"> </w:t>
      </w:r>
      <w:r w:rsidR="00B519F6">
        <w:rPr>
          <w:rFonts w:ascii="Times New Roman" w:eastAsia="Times New Roman" w:hAnsi="Times New Roman" w:cs="Times New Roman"/>
          <w:sz w:val="24"/>
          <w:szCs w:val="24"/>
        </w:rPr>
        <w:t>T</w:t>
      </w:r>
      <w:r w:rsidRPr="00AF0992">
        <w:rPr>
          <w:rFonts w:ascii="Times New Roman" w:eastAsia="Times New Roman" w:hAnsi="Times New Roman" w:cs="Times New Roman"/>
          <w:sz w:val="24"/>
          <w:szCs w:val="24"/>
        </w:rPr>
        <w:t xml:space="preserve">he statistical analysis indicates that both </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predicted by the model were smaller in BH than in WS and BL.</w:t>
      </w:r>
    </w:p>
    <w:p w14:paraId="006467CC" w14:textId="77777777" w:rsidR="001858EC" w:rsidRPr="00AF0992" w:rsidRDefault="00B44577">
      <w:pPr>
        <w:spacing w:line="360" w:lineRule="auto"/>
        <w:rPr>
          <w:rFonts w:ascii="Times New Roman" w:eastAsia="Times New Roman" w:hAnsi="Times New Roman" w:cs="Times New Roman"/>
          <w:strike/>
          <w:sz w:val="24"/>
          <w:szCs w:val="24"/>
        </w:rPr>
      </w:pPr>
      <w:r w:rsidRPr="00AF0992">
        <w:rPr>
          <w:rFonts w:ascii="Times New Roman" w:eastAsia="Times New Roman" w:hAnsi="Times New Roman" w:cs="Times New Roman"/>
          <w:sz w:val="24"/>
          <w:szCs w:val="24"/>
        </w:rPr>
        <w:t>For each of the GLMM models considered (Model 2 and 3), marginal and conditional pseudoR</w:t>
      </w:r>
      <w:r w:rsidRPr="00C53D3E">
        <w:rPr>
          <w:rFonts w:ascii="Times New Roman" w:eastAsia="Times New Roman" w:hAnsi="Times New Roman" w:cs="Times New Roman"/>
          <w:sz w:val="24"/>
          <w:szCs w:val="24"/>
          <w:vertAlign w:val="superscript"/>
        </w:rPr>
        <w:t>2</w:t>
      </w:r>
      <w:r w:rsidRPr="00AF0992">
        <w:rPr>
          <w:rFonts w:ascii="Times New Roman" w:eastAsia="Times New Roman" w:hAnsi="Times New Roman" w:cs="Times New Roman"/>
          <w:sz w:val="24"/>
          <w:szCs w:val="24"/>
        </w:rPr>
        <w:t xml:space="preserve"> were close to each other (</w:t>
      </w:r>
      <w:r w:rsidRPr="00AF0992">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This indicates that the role of the random factor (</w:t>
      </w:r>
      <w:r w:rsidRPr="00AF0992">
        <w:rPr>
          <w:rFonts w:ascii="Times New Roman" w:eastAsia="Times New Roman" w:hAnsi="Times New Roman" w:cs="Times New Roman"/>
          <w:i/>
          <w:sz w:val="24"/>
          <w:szCs w:val="24"/>
        </w:rPr>
        <w:t>Sample</w:t>
      </w:r>
      <w:r w:rsidRPr="00AF0992">
        <w:rPr>
          <w:rFonts w:ascii="Times New Roman" w:eastAsia="Times New Roman" w:hAnsi="Times New Roman" w:cs="Times New Roman"/>
          <w:sz w:val="24"/>
          <w:szCs w:val="24"/>
        </w:rPr>
        <w:t>) as regulator of models was weak, i.e. the reproducibility of the results in different populations was satisfactory.</w:t>
      </w:r>
      <w:r w:rsidRPr="00AF0992">
        <w:rPr>
          <w:rFonts w:ascii="Times New Roman" w:eastAsia="Times New Roman" w:hAnsi="Times New Roman" w:cs="Times New Roman"/>
          <w:strike/>
          <w:sz w:val="24"/>
          <w:szCs w:val="24"/>
        </w:rPr>
        <w:t xml:space="preserve">   </w:t>
      </w:r>
    </w:p>
    <w:p w14:paraId="26EEA4C0" w14:textId="77777777" w:rsidR="001858EC" w:rsidRPr="001B0CD1" w:rsidRDefault="00B44577">
      <w:pPr>
        <w:spacing w:line="360" w:lineRule="auto"/>
        <w:rPr>
          <w:rFonts w:ascii="Times New Roman" w:eastAsia="Times New Roman" w:hAnsi="Times New Roman" w:cs="Times New Roman"/>
          <w:sz w:val="24"/>
          <w:szCs w:val="24"/>
        </w:rPr>
      </w:pPr>
      <w:r w:rsidRPr="001B0CD1">
        <w:rPr>
          <w:rFonts w:ascii="Times New Roman" w:eastAsia="Times New Roman" w:hAnsi="Times New Roman" w:cs="Times New Roman"/>
          <w:sz w:val="24"/>
          <w:szCs w:val="24"/>
        </w:rPr>
        <w:t xml:space="preserve">In </w:t>
      </w:r>
      <w:r w:rsidR="00F07DF3" w:rsidRPr="001B0CD1">
        <w:rPr>
          <w:rFonts w:ascii="Times New Roman" w:eastAsia="Times New Roman" w:hAnsi="Times New Roman" w:cs="Times New Roman"/>
          <w:bCs/>
          <w:sz w:val="24"/>
          <w:szCs w:val="24"/>
        </w:rPr>
        <w:t>c</w:t>
      </w:r>
      <w:r w:rsidRPr="001B0CD1">
        <w:rPr>
          <w:rFonts w:ascii="Times New Roman" w:eastAsia="Times New Roman" w:hAnsi="Times New Roman" w:cs="Times New Roman"/>
          <w:sz w:val="24"/>
          <w:szCs w:val="24"/>
        </w:rPr>
        <w:t>omparisons</w:t>
      </w:r>
      <w:r w:rsidR="00F07DF3" w:rsidRPr="001B0CD1">
        <w:rPr>
          <w:rFonts w:ascii="Times New Roman" w:eastAsia="Times New Roman" w:hAnsi="Times New Roman" w:cs="Times New Roman"/>
          <w:sz w:val="24"/>
          <w:szCs w:val="24"/>
        </w:rPr>
        <w:t xml:space="preserve"> between sets</w:t>
      </w:r>
      <w:r w:rsidRPr="001B0CD1">
        <w:rPr>
          <w:rFonts w:ascii="Times New Roman" w:eastAsia="Times New Roman" w:hAnsi="Times New Roman" w:cs="Times New Roman"/>
          <w:sz w:val="24"/>
          <w:szCs w:val="24"/>
        </w:rPr>
        <w:t>, the regression coefficients did not differ statistically for WS and BL, while BH was always different from WS (Table 1). To assess the possibility of pooling the data sets, we compared the AIC of Model 3 (</w:t>
      </w:r>
      <w:r w:rsidR="00F9465C" w:rsidRPr="001B0CD1">
        <w:rPr>
          <w:rFonts w:ascii="Times New Roman" w:eastAsia="Times New Roman" w:hAnsi="Times New Roman" w:cs="Times New Roman"/>
          <w:sz w:val="24"/>
          <w:szCs w:val="24"/>
        </w:rPr>
        <w:t>AIC=</w:t>
      </w:r>
      <w:r w:rsidR="00980BF0" w:rsidRPr="001B0CD1">
        <w:rPr>
          <w:rFonts w:ascii="Times New Roman" w:eastAsia="Times New Roman" w:hAnsi="Times New Roman" w:cs="Times New Roman"/>
          <w:sz w:val="24"/>
          <w:szCs w:val="24"/>
        </w:rPr>
        <w:t>2175.1</w:t>
      </w:r>
      <w:r w:rsidRPr="001B0CD1">
        <w:rPr>
          <w:rFonts w:ascii="Times New Roman" w:eastAsia="Times New Roman" w:hAnsi="Times New Roman" w:cs="Times New Roman"/>
          <w:sz w:val="24"/>
          <w:szCs w:val="24"/>
        </w:rPr>
        <w:t>) with AICs of three other models based on differently pooled WS, BL and BH sets. The model based on pooled WS and BL (WSBL) and BH showed the lowest AIC</w:t>
      </w:r>
      <w:r w:rsidR="00980BF0" w:rsidRPr="001B0CD1">
        <w:rPr>
          <w:rFonts w:ascii="Times New Roman" w:eastAsia="Times New Roman" w:hAnsi="Times New Roman" w:cs="Times New Roman"/>
          <w:sz w:val="24"/>
          <w:szCs w:val="24"/>
        </w:rPr>
        <w:t xml:space="preserve"> (AIC=2172.7)</w:t>
      </w:r>
      <w:r w:rsidRPr="001B0CD1">
        <w:rPr>
          <w:rFonts w:ascii="Times New Roman" w:eastAsia="Times New Roman" w:hAnsi="Times New Roman" w:cs="Times New Roman"/>
          <w:sz w:val="24"/>
          <w:szCs w:val="24"/>
        </w:rPr>
        <w:t xml:space="preserve">. Therefore, in the following analyses we will consider two sets, WSBL and BH. </w:t>
      </w:r>
    </w:p>
    <w:p w14:paraId="2C33109A" w14:textId="77777777" w:rsidR="001858EC" w:rsidRDefault="001858EC">
      <w:pPr>
        <w:spacing w:line="360" w:lineRule="auto"/>
        <w:rPr>
          <w:rFonts w:ascii="Times New Roman" w:eastAsia="Times New Roman" w:hAnsi="Times New Roman" w:cs="Times New Roman"/>
          <w:b/>
          <w:color w:val="0070C0"/>
          <w:sz w:val="24"/>
          <w:szCs w:val="24"/>
          <w:highlight w:val="lightGray"/>
        </w:rPr>
      </w:pPr>
    </w:p>
    <w:p w14:paraId="3E10A44F" w14:textId="77777777" w:rsidR="001858EC" w:rsidRDefault="001858EC">
      <w:pPr>
        <w:spacing w:line="360" w:lineRule="auto"/>
        <w:rPr>
          <w:rFonts w:ascii="Times New Roman" w:eastAsia="Times New Roman" w:hAnsi="Times New Roman" w:cs="Times New Roman"/>
          <w:b/>
          <w:color w:val="0070C0"/>
          <w:sz w:val="24"/>
          <w:szCs w:val="24"/>
          <w:highlight w:val="lightGray"/>
        </w:rPr>
      </w:pPr>
    </w:p>
    <w:p w14:paraId="1F7C45AA" w14:textId="77777777" w:rsidR="008C0708" w:rsidRDefault="008C0708">
      <w:pPr>
        <w:spacing w:line="360" w:lineRule="auto"/>
        <w:rPr>
          <w:rFonts w:ascii="Times New Roman" w:eastAsia="Times New Roman" w:hAnsi="Times New Roman" w:cs="Times New Roman"/>
          <w:noProof/>
          <w:sz w:val="24"/>
          <w:szCs w:val="24"/>
          <w:highlight w:val="lightGray"/>
        </w:rPr>
      </w:pPr>
    </w:p>
    <w:p w14:paraId="7D8951DD" w14:textId="77777777" w:rsidR="00532475" w:rsidRDefault="00532475">
      <w:pPr>
        <w:spacing w:line="360" w:lineRule="auto"/>
        <w:rPr>
          <w:rFonts w:ascii="Times New Roman" w:eastAsia="Times New Roman" w:hAnsi="Times New Roman" w:cs="Times New Roman"/>
          <w:noProof/>
          <w:sz w:val="24"/>
          <w:szCs w:val="24"/>
          <w:highlight w:val="lightGray"/>
        </w:rPr>
      </w:pPr>
    </w:p>
    <w:p w14:paraId="18167397" w14:textId="77777777" w:rsidR="00532475" w:rsidRDefault="00532475">
      <w:pPr>
        <w:spacing w:line="360" w:lineRule="auto"/>
        <w:rPr>
          <w:rFonts w:ascii="Times New Roman" w:eastAsia="Times New Roman" w:hAnsi="Times New Roman" w:cs="Times New Roman"/>
          <w:noProof/>
          <w:sz w:val="24"/>
          <w:szCs w:val="24"/>
          <w:highlight w:val="lightGray"/>
        </w:rPr>
      </w:pPr>
    </w:p>
    <w:p w14:paraId="305D1557" w14:textId="77777777" w:rsidR="00532475" w:rsidRDefault="00532475">
      <w:pPr>
        <w:spacing w:line="360" w:lineRule="auto"/>
        <w:rPr>
          <w:rFonts w:ascii="Times New Roman" w:eastAsia="Times New Roman" w:hAnsi="Times New Roman" w:cs="Times New Roman"/>
          <w:noProof/>
          <w:sz w:val="24"/>
          <w:szCs w:val="24"/>
          <w:highlight w:val="lightGray"/>
        </w:rPr>
      </w:pPr>
    </w:p>
    <w:p w14:paraId="7E0867E5" w14:textId="77777777" w:rsidR="00532475" w:rsidRDefault="00532475">
      <w:pPr>
        <w:spacing w:line="360" w:lineRule="auto"/>
        <w:rPr>
          <w:rFonts w:ascii="Times New Roman" w:eastAsia="Times New Roman" w:hAnsi="Times New Roman" w:cs="Times New Roman"/>
          <w:noProof/>
          <w:sz w:val="24"/>
          <w:szCs w:val="24"/>
          <w:highlight w:val="lightGray"/>
        </w:rPr>
      </w:pPr>
    </w:p>
    <w:p w14:paraId="2386AC5C" w14:textId="77777777" w:rsidR="00532475" w:rsidRDefault="00532475">
      <w:pPr>
        <w:spacing w:line="360" w:lineRule="auto"/>
        <w:rPr>
          <w:rFonts w:ascii="Times New Roman" w:eastAsia="Times New Roman" w:hAnsi="Times New Roman" w:cs="Times New Roman"/>
          <w:noProof/>
          <w:sz w:val="24"/>
          <w:szCs w:val="24"/>
          <w:highlight w:val="lightGray"/>
        </w:rPr>
      </w:pPr>
    </w:p>
    <w:p w14:paraId="008F1C1E" w14:textId="77777777" w:rsidR="00532475" w:rsidRDefault="00532475">
      <w:pPr>
        <w:spacing w:line="360" w:lineRule="auto"/>
        <w:rPr>
          <w:rFonts w:ascii="Times New Roman" w:eastAsia="Times New Roman" w:hAnsi="Times New Roman" w:cs="Times New Roman"/>
          <w:noProof/>
          <w:sz w:val="24"/>
          <w:szCs w:val="24"/>
          <w:highlight w:val="lightGray"/>
        </w:rPr>
      </w:pPr>
    </w:p>
    <w:p w14:paraId="0D366472" w14:textId="77777777" w:rsidR="00532475" w:rsidRDefault="00532475">
      <w:pPr>
        <w:spacing w:line="360" w:lineRule="auto"/>
        <w:rPr>
          <w:rFonts w:ascii="Times New Roman" w:eastAsia="Times New Roman" w:hAnsi="Times New Roman" w:cs="Times New Roman"/>
          <w:noProof/>
          <w:sz w:val="24"/>
          <w:szCs w:val="24"/>
          <w:highlight w:val="lightGray"/>
        </w:rPr>
      </w:pPr>
    </w:p>
    <w:p w14:paraId="7AB83012" w14:textId="77777777" w:rsidR="00532475" w:rsidRDefault="00532475">
      <w:pPr>
        <w:spacing w:line="360" w:lineRule="auto"/>
        <w:rPr>
          <w:rFonts w:ascii="Times New Roman" w:eastAsia="Times New Roman" w:hAnsi="Times New Roman" w:cs="Times New Roman"/>
          <w:noProof/>
          <w:sz w:val="24"/>
          <w:szCs w:val="24"/>
          <w:highlight w:val="lightGray"/>
        </w:rPr>
      </w:pPr>
    </w:p>
    <w:p w14:paraId="071912E6" w14:textId="77777777" w:rsidR="00532475" w:rsidRDefault="00532475">
      <w:pPr>
        <w:spacing w:line="360" w:lineRule="auto"/>
        <w:rPr>
          <w:rFonts w:ascii="Times New Roman" w:eastAsia="Times New Roman" w:hAnsi="Times New Roman" w:cs="Times New Roman"/>
          <w:noProof/>
          <w:sz w:val="24"/>
          <w:szCs w:val="24"/>
          <w:highlight w:val="lightGray"/>
        </w:rPr>
      </w:pPr>
    </w:p>
    <w:p w14:paraId="67F6B015" w14:textId="77777777" w:rsidR="00532475" w:rsidRDefault="00532475">
      <w:pPr>
        <w:spacing w:line="360" w:lineRule="auto"/>
        <w:rPr>
          <w:rFonts w:ascii="Times New Roman" w:eastAsia="Times New Roman" w:hAnsi="Times New Roman" w:cs="Times New Roman"/>
          <w:noProof/>
          <w:sz w:val="24"/>
          <w:szCs w:val="24"/>
          <w:highlight w:val="lightGray"/>
        </w:rPr>
      </w:pPr>
    </w:p>
    <w:p w14:paraId="7DCE0E1C" w14:textId="77777777" w:rsidR="00532475" w:rsidRDefault="00B519F6">
      <w:pPr>
        <w:spacing w:line="360" w:lineRule="auto"/>
        <w:rPr>
          <w:rFonts w:ascii="Times New Roman" w:eastAsia="Times New Roman" w:hAnsi="Times New Roman" w:cs="Times New Roman"/>
          <w:noProof/>
          <w:sz w:val="24"/>
          <w:szCs w:val="24"/>
          <w:highlight w:val="lightGray"/>
        </w:rPr>
      </w:pPr>
      <w:r w:rsidRPr="00B519F6">
        <w:rPr>
          <w:rFonts w:ascii="Times New Roman" w:eastAsia="Times New Roman" w:hAnsi="Times New Roman" w:cs="Times New Roman"/>
          <w:noProof/>
          <w:sz w:val="24"/>
          <w:szCs w:val="24"/>
          <w:highlight w:val="lightGray"/>
          <w:lang w:val="fi-FI" w:eastAsia="fi-FI"/>
        </w:rPr>
        <mc:AlternateContent>
          <mc:Choice Requires="wps">
            <w:drawing>
              <wp:anchor distT="0" distB="0" distL="114300" distR="114300" simplePos="0" relativeHeight="251661312" behindDoc="0" locked="0" layoutInCell="1" allowOverlap="1" wp14:anchorId="1AD6D730" wp14:editId="3F0A0010">
                <wp:simplePos x="0" y="0"/>
                <wp:positionH relativeFrom="column">
                  <wp:align>center</wp:align>
                </wp:positionH>
                <wp:positionV relativeFrom="paragraph">
                  <wp:posOffset>0</wp:posOffset>
                </wp:positionV>
                <wp:extent cx="7188064" cy="9329814"/>
                <wp:effectExtent l="0" t="0" r="0" b="508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064" cy="9329814"/>
                        </a:xfrm>
                        <a:prstGeom prst="rect">
                          <a:avLst/>
                        </a:prstGeom>
                        <a:solidFill>
                          <a:srgbClr val="FFFFFF"/>
                        </a:solidFill>
                        <a:ln w="9525">
                          <a:noFill/>
                          <a:miter lim="800000"/>
                          <a:headEnd/>
                          <a:tailEnd/>
                        </a:ln>
                      </wps:spPr>
                      <wps:txbx>
                        <w:txbxContent>
                          <w:p w14:paraId="2EFCC6FF" w14:textId="77777777" w:rsidR="009620DF" w:rsidRPr="00B519F6" w:rsidRDefault="009620DF">
                            <w:pPr>
                              <w:rPr>
                                <w:lang w:val="ru-RU"/>
                              </w:rPr>
                            </w:pPr>
                            <w:r>
                              <w:rPr>
                                <w:noProof/>
                                <w:lang w:val="fi-FI" w:eastAsia="fi-FI"/>
                              </w:rPr>
                              <w:drawing>
                                <wp:inline distT="0" distB="0" distL="0" distR="0" wp14:anchorId="73029F4D" wp14:editId="46A638A5">
                                  <wp:extent cx="5925002" cy="906517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014" cy="9075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6D730" id="_x0000_s1027" type="#_x0000_t202" style="position:absolute;margin-left:0;margin-top:0;width:566pt;height:734.6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" stroked="f">
                <v:textbox>
                  <w:txbxContent>
                    <w:p w14:paraId="2EFCC6FF" w14:textId="77777777" w:rsidR="009620DF" w:rsidRPr="00B519F6" w:rsidRDefault="009620DF">
                      <w:pPr>
                        <w:rPr>
                          <w:lang w:val="ru-RU"/>
                        </w:rPr>
                      </w:pPr>
                      <w:r>
                        <w:rPr>
                          <w:noProof/>
                          <w:lang w:val="fi-FI" w:eastAsia="fi-FI"/>
                        </w:rPr>
                        <w:drawing>
                          <wp:inline distT="0" distB="0" distL="0" distR="0" wp14:anchorId="73029F4D" wp14:editId="46A638A5">
                            <wp:extent cx="5925002" cy="906517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014" cy="9075902"/>
                                    </a:xfrm>
                                    <a:prstGeom prst="rect">
                                      <a:avLst/>
                                    </a:prstGeom>
                                    <a:noFill/>
                                    <a:ln>
                                      <a:noFill/>
                                    </a:ln>
                                  </pic:spPr>
                                </pic:pic>
                              </a:graphicData>
                            </a:graphic>
                          </wp:inline>
                        </w:drawing>
                      </w:r>
                    </w:p>
                  </w:txbxContent>
                </v:textbox>
              </v:shape>
            </w:pict>
          </mc:Fallback>
        </mc:AlternateContent>
      </w:r>
    </w:p>
    <w:p w14:paraId="65004B5F" w14:textId="77777777" w:rsidR="00532475" w:rsidRDefault="00532475">
      <w:pPr>
        <w:spacing w:line="360" w:lineRule="auto"/>
        <w:rPr>
          <w:rFonts w:ascii="Times New Roman" w:eastAsia="Times New Roman" w:hAnsi="Times New Roman" w:cs="Times New Roman"/>
          <w:noProof/>
          <w:sz w:val="24"/>
          <w:szCs w:val="24"/>
          <w:highlight w:val="lightGray"/>
        </w:rPr>
      </w:pPr>
    </w:p>
    <w:p w14:paraId="57585773" w14:textId="77777777" w:rsidR="00532475" w:rsidRDefault="00532475">
      <w:pPr>
        <w:spacing w:line="360" w:lineRule="auto"/>
        <w:rPr>
          <w:rFonts w:ascii="Times New Roman" w:eastAsia="Times New Roman" w:hAnsi="Times New Roman" w:cs="Times New Roman"/>
          <w:noProof/>
          <w:sz w:val="24"/>
          <w:szCs w:val="24"/>
          <w:highlight w:val="lightGray"/>
        </w:rPr>
      </w:pPr>
    </w:p>
    <w:p w14:paraId="731FABBE" w14:textId="77777777" w:rsidR="00532475" w:rsidRDefault="00532475">
      <w:pPr>
        <w:spacing w:line="360" w:lineRule="auto"/>
        <w:rPr>
          <w:rFonts w:ascii="Times New Roman" w:eastAsia="Times New Roman" w:hAnsi="Times New Roman" w:cs="Times New Roman"/>
          <w:noProof/>
          <w:sz w:val="24"/>
          <w:szCs w:val="24"/>
          <w:highlight w:val="lightGray"/>
        </w:rPr>
      </w:pPr>
    </w:p>
    <w:p w14:paraId="210C977B" w14:textId="77777777" w:rsidR="00532475" w:rsidRDefault="00532475">
      <w:pPr>
        <w:spacing w:line="360" w:lineRule="auto"/>
        <w:rPr>
          <w:rFonts w:ascii="Times New Roman" w:eastAsia="Times New Roman" w:hAnsi="Times New Roman" w:cs="Times New Roman"/>
          <w:noProof/>
          <w:sz w:val="24"/>
          <w:szCs w:val="24"/>
          <w:highlight w:val="lightGray"/>
        </w:rPr>
      </w:pPr>
    </w:p>
    <w:p w14:paraId="7B1BFC1B" w14:textId="77777777" w:rsidR="00532475" w:rsidRDefault="00532475">
      <w:pPr>
        <w:spacing w:line="360" w:lineRule="auto"/>
        <w:rPr>
          <w:rFonts w:ascii="Times New Roman" w:eastAsia="Times New Roman" w:hAnsi="Times New Roman" w:cs="Times New Roman"/>
          <w:noProof/>
          <w:sz w:val="24"/>
          <w:szCs w:val="24"/>
          <w:highlight w:val="lightGray"/>
        </w:rPr>
      </w:pPr>
    </w:p>
    <w:p w14:paraId="7BA3A160" w14:textId="77777777" w:rsidR="00532475" w:rsidRDefault="00532475">
      <w:pPr>
        <w:spacing w:line="360" w:lineRule="auto"/>
        <w:rPr>
          <w:rFonts w:ascii="Times New Roman" w:eastAsia="Times New Roman" w:hAnsi="Times New Roman" w:cs="Times New Roman"/>
          <w:noProof/>
          <w:sz w:val="24"/>
          <w:szCs w:val="24"/>
          <w:highlight w:val="lightGray"/>
        </w:rPr>
      </w:pPr>
    </w:p>
    <w:p w14:paraId="4F72CC98" w14:textId="77777777" w:rsidR="00532475" w:rsidRDefault="00532475">
      <w:pPr>
        <w:spacing w:line="360" w:lineRule="auto"/>
        <w:rPr>
          <w:rFonts w:ascii="Times New Roman" w:eastAsia="Times New Roman" w:hAnsi="Times New Roman" w:cs="Times New Roman"/>
          <w:noProof/>
          <w:sz w:val="24"/>
          <w:szCs w:val="24"/>
          <w:highlight w:val="lightGray"/>
        </w:rPr>
      </w:pPr>
    </w:p>
    <w:p w14:paraId="021FD2A4" w14:textId="77777777" w:rsidR="00532475" w:rsidRDefault="00532475">
      <w:pPr>
        <w:spacing w:line="360" w:lineRule="auto"/>
        <w:rPr>
          <w:rFonts w:ascii="Times New Roman" w:eastAsia="Times New Roman" w:hAnsi="Times New Roman" w:cs="Times New Roman"/>
          <w:noProof/>
          <w:sz w:val="24"/>
          <w:szCs w:val="24"/>
          <w:highlight w:val="lightGray"/>
        </w:rPr>
      </w:pPr>
    </w:p>
    <w:p w14:paraId="19E094E1" w14:textId="77777777" w:rsidR="00532475" w:rsidRDefault="00532475">
      <w:pPr>
        <w:spacing w:line="360" w:lineRule="auto"/>
        <w:rPr>
          <w:rFonts w:ascii="Times New Roman" w:eastAsia="Times New Roman" w:hAnsi="Times New Roman" w:cs="Times New Roman"/>
          <w:noProof/>
          <w:sz w:val="24"/>
          <w:szCs w:val="24"/>
          <w:highlight w:val="lightGray"/>
        </w:rPr>
      </w:pPr>
    </w:p>
    <w:p w14:paraId="57BC312A" w14:textId="77777777" w:rsidR="00532475" w:rsidRDefault="00532475">
      <w:pPr>
        <w:spacing w:line="360" w:lineRule="auto"/>
        <w:rPr>
          <w:rFonts w:ascii="Times New Roman" w:eastAsia="Times New Roman" w:hAnsi="Times New Roman" w:cs="Times New Roman"/>
          <w:noProof/>
          <w:sz w:val="24"/>
          <w:szCs w:val="24"/>
          <w:highlight w:val="lightGray"/>
        </w:rPr>
      </w:pPr>
    </w:p>
    <w:p w14:paraId="69B6F64A" w14:textId="77777777" w:rsidR="00532475" w:rsidRDefault="00532475">
      <w:pPr>
        <w:spacing w:line="360" w:lineRule="auto"/>
        <w:rPr>
          <w:rFonts w:ascii="Times New Roman" w:eastAsia="Times New Roman" w:hAnsi="Times New Roman" w:cs="Times New Roman"/>
          <w:noProof/>
          <w:sz w:val="24"/>
          <w:szCs w:val="24"/>
          <w:highlight w:val="lightGray"/>
        </w:rPr>
      </w:pPr>
    </w:p>
    <w:p w14:paraId="2B137383" w14:textId="77777777" w:rsidR="00532475" w:rsidRDefault="00532475">
      <w:pPr>
        <w:spacing w:line="360" w:lineRule="auto"/>
        <w:rPr>
          <w:rFonts w:ascii="Times New Roman" w:eastAsia="Times New Roman" w:hAnsi="Times New Roman" w:cs="Times New Roman"/>
          <w:noProof/>
          <w:sz w:val="24"/>
          <w:szCs w:val="24"/>
          <w:highlight w:val="lightGray"/>
        </w:rPr>
      </w:pPr>
    </w:p>
    <w:p w14:paraId="24434162" w14:textId="77777777" w:rsidR="00532475" w:rsidRDefault="00532475">
      <w:pPr>
        <w:spacing w:line="360" w:lineRule="auto"/>
        <w:rPr>
          <w:rFonts w:ascii="Times New Roman" w:eastAsia="Times New Roman" w:hAnsi="Times New Roman" w:cs="Times New Roman"/>
          <w:noProof/>
          <w:sz w:val="24"/>
          <w:szCs w:val="24"/>
          <w:highlight w:val="lightGray"/>
        </w:rPr>
      </w:pPr>
    </w:p>
    <w:p w14:paraId="43300972" w14:textId="77777777" w:rsidR="00532475" w:rsidRDefault="00532475">
      <w:pPr>
        <w:spacing w:line="360" w:lineRule="auto"/>
        <w:rPr>
          <w:rFonts w:ascii="Times New Roman" w:eastAsia="Times New Roman" w:hAnsi="Times New Roman" w:cs="Times New Roman"/>
          <w:noProof/>
          <w:sz w:val="24"/>
          <w:szCs w:val="24"/>
          <w:highlight w:val="lightGray"/>
        </w:rPr>
      </w:pPr>
    </w:p>
    <w:p w14:paraId="24E720C6" w14:textId="77777777" w:rsidR="00532475" w:rsidRDefault="00532475">
      <w:pPr>
        <w:spacing w:line="360" w:lineRule="auto"/>
        <w:rPr>
          <w:rFonts w:ascii="Times New Roman" w:eastAsia="Times New Roman" w:hAnsi="Times New Roman" w:cs="Times New Roman"/>
          <w:noProof/>
          <w:sz w:val="24"/>
          <w:szCs w:val="24"/>
          <w:highlight w:val="lightGray"/>
        </w:rPr>
      </w:pPr>
    </w:p>
    <w:p w14:paraId="51E114E9" w14:textId="77777777" w:rsidR="00532475" w:rsidRDefault="00532475">
      <w:pPr>
        <w:spacing w:line="360" w:lineRule="auto"/>
        <w:rPr>
          <w:rFonts w:ascii="Times New Roman" w:eastAsia="Times New Roman" w:hAnsi="Times New Roman" w:cs="Times New Roman"/>
          <w:noProof/>
          <w:sz w:val="24"/>
          <w:szCs w:val="24"/>
          <w:highlight w:val="lightGray"/>
        </w:rPr>
      </w:pPr>
    </w:p>
    <w:p w14:paraId="42EC0556" w14:textId="77777777" w:rsidR="00532475" w:rsidRDefault="00532475">
      <w:pPr>
        <w:spacing w:line="360" w:lineRule="auto"/>
        <w:rPr>
          <w:rFonts w:ascii="Times New Roman" w:eastAsia="Times New Roman" w:hAnsi="Times New Roman" w:cs="Times New Roman"/>
          <w:noProof/>
          <w:sz w:val="24"/>
          <w:szCs w:val="24"/>
          <w:highlight w:val="lightGray"/>
        </w:rPr>
      </w:pPr>
    </w:p>
    <w:p w14:paraId="73959426" w14:textId="77777777" w:rsidR="00532475" w:rsidRDefault="00532475">
      <w:pPr>
        <w:spacing w:line="360" w:lineRule="auto"/>
        <w:rPr>
          <w:rFonts w:ascii="Times New Roman" w:eastAsia="Times New Roman" w:hAnsi="Times New Roman" w:cs="Times New Roman"/>
          <w:noProof/>
          <w:sz w:val="24"/>
          <w:szCs w:val="24"/>
          <w:highlight w:val="lightGray"/>
        </w:rPr>
      </w:pPr>
    </w:p>
    <w:p w14:paraId="4C6162D3" w14:textId="77777777" w:rsidR="00532475" w:rsidRDefault="00532475">
      <w:pPr>
        <w:spacing w:line="360" w:lineRule="auto"/>
        <w:rPr>
          <w:rFonts w:ascii="Times New Roman" w:eastAsia="Times New Roman" w:hAnsi="Times New Roman" w:cs="Times New Roman"/>
          <w:noProof/>
          <w:sz w:val="24"/>
          <w:szCs w:val="24"/>
          <w:highlight w:val="lightGray"/>
        </w:rPr>
      </w:pPr>
    </w:p>
    <w:p w14:paraId="4F191D95" w14:textId="77777777" w:rsidR="00532475" w:rsidRDefault="00532475">
      <w:pPr>
        <w:spacing w:line="360" w:lineRule="auto"/>
        <w:rPr>
          <w:rFonts w:ascii="Times New Roman" w:eastAsia="Times New Roman" w:hAnsi="Times New Roman" w:cs="Times New Roman"/>
          <w:noProof/>
          <w:sz w:val="24"/>
          <w:szCs w:val="24"/>
          <w:highlight w:val="lightGray"/>
        </w:rPr>
      </w:pPr>
    </w:p>
    <w:p w14:paraId="1190AA4F" w14:textId="77777777" w:rsidR="00532475" w:rsidRDefault="00532475">
      <w:pPr>
        <w:spacing w:line="360" w:lineRule="auto"/>
        <w:rPr>
          <w:rFonts w:ascii="Times New Roman" w:eastAsia="Times New Roman" w:hAnsi="Times New Roman" w:cs="Times New Roman"/>
          <w:noProof/>
          <w:sz w:val="24"/>
          <w:szCs w:val="24"/>
          <w:highlight w:val="lightGray"/>
        </w:rPr>
      </w:pPr>
    </w:p>
    <w:p w14:paraId="75E24F9E" w14:textId="77777777" w:rsidR="00532475" w:rsidRDefault="00532475">
      <w:pPr>
        <w:spacing w:line="360" w:lineRule="auto"/>
        <w:rPr>
          <w:rFonts w:ascii="Times New Roman" w:eastAsia="Times New Roman" w:hAnsi="Times New Roman" w:cs="Times New Roman"/>
          <w:noProof/>
          <w:sz w:val="24"/>
          <w:szCs w:val="24"/>
          <w:highlight w:val="lightGray"/>
        </w:rPr>
      </w:pPr>
    </w:p>
    <w:p w14:paraId="06156613" w14:textId="77777777" w:rsidR="00532475" w:rsidRDefault="00532475">
      <w:pPr>
        <w:spacing w:line="360" w:lineRule="auto"/>
        <w:rPr>
          <w:rFonts w:ascii="Times New Roman" w:eastAsia="Times New Roman" w:hAnsi="Times New Roman" w:cs="Times New Roman"/>
          <w:noProof/>
          <w:sz w:val="24"/>
          <w:szCs w:val="24"/>
          <w:highlight w:val="lightGray"/>
        </w:rPr>
      </w:pPr>
    </w:p>
    <w:p w14:paraId="7DF99C2C" w14:textId="77777777" w:rsidR="001858EC" w:rsidRPr="00C53D3E" w:rsidRDefault="00B44577">
      <w:pPr>
        <w:spacing w:line="360" w:lineRule="auto"/>
        <w:rPr>
          <w:rFonts w:ascii="Times New Roman" w:eastAsia="Times New Roman" w:hAnsi="Times New Roman" w:cs="Times New Roman"/>
          <w:sz w:val="24"/>
          <w:szCs w:val="24"/>
        </w:rPr>
      </w:pPr>
      <w:r w:rsidRPr="00C53D3E">
        <w:rPr>
          <w:rFonts w:ascii="Times New Roman" w:eastAsia="Times New Roman" w:hAnsi="Times New Roman" w:cs="Times New Roman"/>
          <w:b/>
          <w:sz w:val="24"/>
          <w:szCs w:val="24"/>
          <w:highlight w:val="lightGray"/>
        </w:rPr>
        <w:t>Fig 2.</w:t>
      </w:r>
      <w:r w:rsidRPr="00C53D3E">
        <w:rPr>
          <w:rFonts w:ascii="Times New Roman" w:eastAsia="Times New Roman" w:hAnsi="Times New Roman" w:cs="Times New Roman"/>
          <w:sz w:val="24"/>
          <w:szCs w:val="24"/>
          <w:highlight w:val="lightGray"/>
        </w:rPr>
        <w:t xml:space="preserve"> Variation of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w:t>
      </w:r>
      <w:r w:rsidR="00A73AF7"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i/>
          <w:sz w:val="24"/>
          <w:szCs w:val="24"/>
          <w:highlight w:val="lightGray"/>
        </w:rPr>
        <w:t>|edu)</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as functions of </w:t>
      </w:r>
      <w:r w:rsidRPr="00C53D3E">
        <w:rPr>
          <w:rFonts w:ascii="Times New Roman" w:eastAsia="Times New Roman" w:hAnsi="Times New Roman" w:cs="Times New Roman"/>
          <w:i/>
          <w:sz w:val="24"/>
          <w:szCs w:val="24"/>
          <w:highlight w:val="lightGray"/>
        </w:rPr>
        <w:t>Ptros</w:t>
      </w:r>
      <w:r w:rsidRPr="00C53D3E">
        <w:rPr>
          <w:rFonts w:ascii="Times New Roman" w:eastAsia="Times New Roman" w:hAnsi="Times New Roman" w:cs="Times New Roman"/>
          <w:sz w:val="24"/>
          <w:szCs w:val="24"/>
          <w:highlight w:val="lightGray"/>
        </w:rPr>
        <w:t xml:space="preserve"> in the White Sea (WS), brackish Barents Sea (BL) and saline Barents Sea (BH). Points </w:t>
      </w:r>
      <w:r w:rsidR="007748E7" w:rsidRPr="00C53D3E">
        <w:rPr>
          <w:rFonts w:ascii="Times New Roman" w:eastAsia="Times New Roman" w:hAnsi="Times New Roman" w:cs="Times New Roman"/>
          <w:sz w:val="24"/>
          <w:szCs w:val="24"/>
          <w:highlight w:val="lightGray"/>
        </w:rPr>
        <w:t>–</w:t>
      </w:r>
      <w:r w:rsidRPr="00C53D3E">
        <w:rPr>
          <w:rFonts w:ascii="Times New Roman" w:eastAsia="Times New Roman" w:hAnsi="Times New Roman" w:cs="Times New Roman"/>
          <w:sz w:val="24"/>
          <w:szCs w:val="24"/>
          <w:highlight w:val="lightGray"/>
        </w:rPr>
        <w:t xml:space="preserve"> empirical estimates, their size is proportional to sample size</w:t>
      </w:r>
      <w:r w:rsidR="00A73AF7" w:rsidRPr="00C53D3E">
        <w:rPr>
          <w:rFonts w:ascii="Times New Roman" w:eastAsia="Times New Roman" w:hAnsi="Times New Roman" w:cs="Times New Roman"/>
          <w:sz w:val="24"/>
          <w:szCs w:val="24"/>
          <w:highlight w:val="lightGray"/>
        </w:rPr>
        <w:t xml:space="preserve"> (see S1 table)</w:t>
      </w:r>
      <w:r w:rsidRPr="00C53D3E">
        <w:rPr>
          <w:rFonts w:ascii="Times New Roman" w:eastAsia="Times New Roman" w:hAnsi="Times New Roman" w:cs="Times New Roman"/>
          <w:sz w:val="24"/>
          <w:szCs w:val="24"/>
          <w:highlight w:val="lightGray"/>
        </w:rPr>
        <w:t>. Lines – regression model predictions, grey filling – 95% confidence intervals of regressions. (A) Proportions of T-morphotypes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(Model 1). (B). Proportions of T-morphotypes among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filled points)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P(T|edu)</w:t>
      </w:r>
      <w:r w:rsidRPr="00C53D3E">
        <w:rPr>
          <w:rFonts w:ascii="Times New Roman" w:eastAsia="Times New Roman" w:hAnsi="Times New Roman" w:cs="Times New Roman"/>
          <w:sz w:val="24"/>
          <w:szCs w:val="24"/>
          <w:highlight w:val="lightGray"/>
        </w:rPr>
        <w:t xml:space="preserve">, empty points) (Model 2). (C) Frequencies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among T-morphotypes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filled points) and of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among E-morphotypes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empty points) (Model 4). Vertical lines on B and C connect subsamples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from the same samples.</w:t>
      </w:r>
    </w:p>
    <w:p w14:paraId="6BE949CE" w14:textId="5FDD441B" w:rsidR="001858EC" w:rsidRPr="00C53D3E" w:rsidRDefault="00B44577">
      <w:pPr>
        <w:spacing w:line="360" w:lineRule="auto"/>
        <w:rPr>
          <w:rFonts w:ascii="Times New Roman" w:eastAsia="Times New Roman" w:hAnsi="Times New Roman" w:cs="Times New Roman"/>
          <w:sz w:val="24"/>
          <w:szCs w:val="24"/>
        </w:rPr>
      </w:pPr>
      <w:r w:rsidRPr="00C53D3E">
        <w:rPr>
          <w:rFonts w:ascii="Times New Roman" w:eastAsia="Times New Roman" w:hAnsi="Times New Roman" w:cs="Times New Roman"/>
          <w:b/>
          <w:sz w:val="24"/>
          <w:szCs w:val="24"/>
          <w:highlight w:val="lightGray"/>
        </w:rPr>
        <w:t>Table 1.</w:t>
      </w:r>
      <w:r w:rsidRPr="00C53D3E">
        <w:rPr>
          <w:rFonts w:ascii="Times New Roman" w:eastAsia="Times New Roman" w:hAnsi="Times New Roman" w:cs="Times New Roman"/>
          <w:sz w:val="24"/>
          <w:szCs w:val="24"/>
          <w:highlight w:val="lightGray"/>
        </w:rPr>
        <w:t xml:space="preserve"> Parameters of the fitted regression models.</w:t>
      </w:r>
      <w:r w:rsidRPr="00C53D3E">
        <w:rPr>
          <w:rFonts w:ascii="Times New Roman" w:eastAsia="Times New Roman" w:hAnsi="Times New Roman" w:cs="Times New Roman"/>
          <w:sz w:val="24"/>
          <w:szCs w:val="24"/>
        </w:rPr>
        <w:t xml:space="preserve"> </w:t>
      </w:r>
      <w:ins w:id="313" w:author="Väinölä, Risto" w:date="2020-09-14T03:02:00Z">
        <w:r w:rsidR="00B16380">
          <w:rPr>
            <w:rFonts w:ascii="Times New Roman" w:eastAsia="Times New Roman" w:hAnsi="Times New Roman" w:cs="Times New Roman"/>
            <w:sz w:val="24"/>
            <w:szCs w:val="24"/>
          </w:rPr>
          <w:t xml:space="preserve"> [</w:t>
        </w:r>
        <w:r w:rsidR="00B16380" w:rsidRPr="00B16380">
          <w:rPr>
            <w:rFonts w:ascii="Times New Roman" w:eastAsia="Times New Roman" w:hAnsi="Times New Roman" w:cs="Times New Roman"/>
            <w:sz w:val="24"/>
            <w:szCs w:val="24"/>
          </w:rPr>
          <w:sym w:font="Wingdings" w:char="F0E0"/>
        </w:r>
        <w:r w:rsidR="00B16380">
          <w:rPr>
            <w:rFonts w:ascii="Times New Roman" w:eastAsia="Times New Roman" w:hAnsi="Times New Roman" w:cs="Times New Roman"/>
            <w:sz w:val="24"/>
            <w:szCs w:val="24"/>
          </w:rPr>
          <w:t xml:space="preserve"> </w:t>
        </w:r>
        <w:proofErr w:type="gramStart"/>
        <w:r w:rsidR="00B16380">
          <w:rPr>
            <w:rFonts w:ascii="Times New Roman" w:eastAsia="Times New Roman" w:hAnsi="Times New Roman" w:cs="Times New Roman"/>
            <w:sz w:val="24"/>
            <w:szCs w:val="24"/>
          </w:rPr>
          <w:t>to</w:t>
        </w:r>
        <w:proofErr w:type="gramEnd"/>
        <w:r w:rsidR="00B16380">
          <w:rPr>
            <w:rFonts w:ascii="Times New Roman" w:eastAsia="Times New Roman" w:hAnsi="Times New Roman" w:cs="Times New Roman"/>
            <w:sz w:val="24"/>
            <w:szCs w:val="24"/>
          </w:rPr>
          <w:t xml:space="preserve"> ESM]</w:t>
        </w:r>
      </w:ins>
    </w:p>
    <w:tbl>
      <w:tblPr>
        <w:tblW w:w="0" w:type="pct"/>
        <w:tblLook w:val="04A0" w:firstRow="1" w:lastRow="0" w:firstColumn="1" w:lastColumn="0" w:noHBand="0" w:noVBand="1"/>
      </w:tblPr>
      <w:tblGrid>
        <w:gridCol w:w="3336"/>
        <w:gridCol w:w="1986"/>
        <w:gridCol w:w="1934"/>
        <w:gridCol w:w="1136"/>
        <w:gridCol w:w="952"/>
      </w:tblGrid>
      <w:tr w:rsidR="008C0708" w:rsidRPr="008C0708" w14:paraId="13C569A5" w14:textId="77777777" w:rsidTr="00171DE5">
        <w:tc>
          <w:tcPr>
            <w:tcW w:w="0" w:type="auto"/>
            <w:tcBorders>
              <w:bottom w:val="single" w:sz="0" w:space="0" w:color="auto"/>
            </w:tcBorders>
            <w:vAlign w:val="bottom"/>
          </w:tcPr>
          <w:p w14:paraId="6FC14D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Terms</w:t>
            </w:r>
          </w:p>
        </w:tc>
        <w:tc>
          <w:tcPr>
            <w:tcW w:w="0" w:type="auto"/>
            <w:tcBorders>
              <w:bottom w:val="single" w:sz="0" w:space="0" w:color="auto"/>
            </w:tcBorders>
            <w:vAlign w:val="bottom"/>
          </w:tcPr>
          <w:p w14:paraId="65C94C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Estimate</w:t>
            </w:r>
          </w:p>
        </w:tc>
        <w:tc>
          <w:tcPr>
            <w:tcW w:w="0" w:type="auto"/>
            <w:tcBorders>
              <w:bottom w:val="single" w:sz="0" w:space="0" w:color="auto"/>
            </w:tcBorders>
            <w:vAlign w:val="bottom"/>
          </w:tcPr>
          <w:p w14:paraId="767C43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w:t>
            </w:r>
          </w:p>
        </w:tc>
        <w:tc>
          <w:tcPr>
            <w:tcW w:w="0" w:type="auto"/>
            <w:tcBorders>
              <w:bottom w:val="single" w:sz="0" w:space="0" w:color="auto"/>
            </w:tcBorders>
            <w:vAlign w:val="bottom"/>
          </w:tcPr>
          <w:p w14:paraId="18354CB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z-statistic</w:t>
            </w:r>
          </w:p>
        </w:tc>
        <w:tc>
          <w:tcPr>
            <w:tcW w:w="0" w:type="auto"/>
            <w:tcBorders>
              <w:bottom w:val="single" w:sz="0" w:space="0" w:color="auto"/>
            </w:tcBorders>
            <w:vAlign w:val="bottom"/>
          </w:tcPr>
          <w:p w14:paraId="4FCD58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p-value</w:t>
            </w:r>
          </w:p>
        </w:tc>
      </w:tr>
      <w:tr w:rsidR="008C0708" w:rsidRPr="008C0708" w14:paraId="03169AF3" w14:textId="77777777" w:rsidTr="00171DE5">
        <w:tc>
          <w:tcPr>
            <w:tcW w:w="0" w:type="auto"/>
          </w:tcPr>
          <w:p w14:paraId="1772AC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1 </w:t>
            </w:r>
            <w:r w:rsidRPr="008C0708">
              <w:rPr>
                <w:rFonts w:ascii="Times New Roman" w:hAnsi="Times New Roman" w:cs="Times New Roman"/>
                <w:bCs/>
                <w:sz w:val="24"/>
                <w:szCs w:val="24"/>
              </w:rPr>
              <w:t>(GLM)</w:t>
            </w:r>
          </w:p>
        </w:tc>
        <w:tc>
          <w:tcPr>
            <w:tcW w:w="0" w:type="auto"/>
          </w:tcPr>
          <w:p w14:paraId="256176C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0.38</w:t>
            </w:r>
          </w:p>
        </w:tc>
        <w:tc>
          <w:tcPr>
            <w:tcW w:w="0" w:type="auto"/>
          </w:tcPr>
          <w:p w14:paraId="2715EF2F" w14:textId="77777777" w:rsidR="008C0708" w:rsidRPr="008C0708" w:rsidRDefault="008C0708" w:rsidP="008C0708">
            <w:pPr>
              <w:spacing w:after="0"/>
              <w:rPr>
                <w:rFonts w:ascii="Times New Roman" w:hAnsi="Times New Roman" w:cs="Times New Roman"/>
                <w:sz w:val="24"/>
                <w:szCs w:val="24"/>
              </w:rPr>
            </w:pPr>
          </w:p>
        </w:tc>
        <w:tc>
          <w:tcPr>
            <w:tcW w:w="0" w:type="auto"/>
          </w:tcPr>
          <w:p w14:paraId="0F859779" w14:textId="77777777" w:rsidR="008C0708" w:rsidRPr="008C0708" w:rsidRDefault="008C0708" w:rsidP="008C0708">
            <w:pPr>
              <w:spacing w:after="0"/>
              <w:rPr>
                <w:rFonts w:ascii="Times New Roman" w:hAnsi="Times New Roman" w:cs="Times New Roman"/>
                <w:sz w:val="24"/>
                <w:szCs w:val="24"/>
              </w:rPr>
            </w:pPr>
          </w:p>
        </w:tc>
        <w:tc>
          <w:tcPr>
            <w:tcW w:w="0" w:type="auto"/>
          </w:tcPr>
          <w:p w14:paraId="1310B5AE" w14:textId="77777777" w:rsidR="008C0708" w:rsidRPr="008C0708" w:rsidRDefault="008C0708" w:rsidP="008C0708">
            <w:pPr>
              <w:spacing w:after="0"/>
              <w:rPr>
                <w:rFonts w:ascii="Times New Roman" w:hAnsi="Times New Roman" w:cs="Times New Roman"/>
                <w:sz w:val="24"/>
                <w:szCs w:val="24"/>
              </w:rPr>
            </w:pPr>
          </w:p>
        </w:tc>
      </w:tr>
      <w:tr w:rsidR="008C0708" w:rsidRPr="008C0708" w14:paraId="0A0E5E62" w14:textId="77777777" w:rsidTr="00171DE5">
        <w:tc>
          <w:tcPr>
            <w:tcW w:w="0" w:type="auto"/>
          </w:tcPr>
          <w:p w14:paraId="1542FB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5B253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-2.7</w:t>
            </w:r>
          </w:p>
        </w:tc>
        <w:tc>
          <w:tcPr>
            <w:tcW w:w="0" w:type="auto"/>
          </w:tcPr>
          <w:p w14:paraId="654BFD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w:t>
            </w:r>
          </w:p>
        </w:tc>
        <w:tc>
          <w:tcPr>
            <w:tcW w:w="0" w:type="auto"/>
          </w:tcPr>
          <w:p w14:paraId="2F3B938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-18.23</w:t>
            </w:r>
          </w:p>
        </w:tc>
        <w:tc>
          <w:tcPr>
            <w:tcW w:w="0" w:type="auto"/>
          </w:tcPr>
          <w:p w14:paraId="1B96FA5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ABC0CC6" w14:textId="77777777" w:rsidTr="00171DE5">
        <w:tc>
          <w:tcPr>
            <w:tcW w:w="0" w:type="auto"/>
          </w:tcPr>
          <w:p w14:paraId="64477E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25C788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72C9CB3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4285BBF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16.58</w:t>
            </w:r>
          </w:p>
        </w:tc>
        <w:tc>
          <w:tcPr>
            <w:tcW w:w="0" w:type="auto"/>
          </w:tcPr>
          <w:p w14:paraId="1F89F6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C7F6A16" w14:textId="77777777" w:rsidTr="00171DE5">
        <w:tc>
          <w:tcPr>
            <w:tcW w:w="0" w:type="auto"/>
          </w:tcPr>
          <w:p w14:paraId="6B42BF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7AA650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w:t>
            </w:r>
          </w:p>
        </w:tc>
        <w:tc>
          <w:tcPr>
            <w:tcW w:w="0" w:type="auto"/>
          </w:tcPr>
          <w:p w14:paraId="596154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05F0EE2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06EE3BF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0.537</w:t>
            </w:r>
          </w:p>
        </w:tc>
      </w:tr>
      <w:tr w:rsidR="008C0708" w:rsidRPr="008C0708" w14:paraId="5041DF5C" w14:textId="77777777" w:rsidTr="00171DE5">
        <w:tc>
          <w:tcPr>
            <w:tcW w:w="0" w:type="auto"/>
          </w:tcPr>
          <w:p w14:paraId="3F15DB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49C6E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40453A5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0.19</w:t>
            </w:r>
          </w:p>
        </w:tc>
        <w:tc>
          <w:tcPr>
            <w:tcW w:w="0" w:type="auto"/>
          </w:tcPr>
          <w:p w14:paraId="3ADC074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11.30</w:t>
            </w:r>
          </w:p>
        </w:tc>
        <w:tc>
          <w:tcPr>
            <w:tcW w:w="0" w:type="auto"/>
          </w:tcPr>
          <w:p w14:paraId="261009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27AD4F3" w14:textId="77777777" w:rsidTr="00171DE5">
        <w:tc>
          <w:tcPr>
            <w:tcW w:w="0" w:type="auto"/>
          </w:tcPr>
          <w:p w14:paraId="0A22A71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E70C8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7CC1B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6C3F452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-1.03</w:t>
            </w:r>
          </w:p>
        </w:tc>
        <w:tc>
          <w:tcPr>
            <w:tcW w:w="0" w:type="auto"/>
          </w:tcPr>
          <w:p w14:paraId="524C41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0.302</w:t>
            </w:r>
          </w:p>
        </w:tc>
      </w:tr>
      <w:tr w:rsidR="008C0708" w:rsidRPr="008C0708" w14:paraId="6EAF4F99" w14:textId="77777777" w:rsidTr="00171DE5">
        <w:tc>
          <w:tcPr>
            <w:tcW w:w="0" w:type="auto"/>
          </w:tcPr>
          <w:p w14:paraId="4D4840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7D5A6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A53E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4F5B2EE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-3.38</w:t>
            </w:r>
          </w:p>
        </w:tc>
        <w:tc>
          <w:tcPr>
            <w:tcW w:w="0" w:type="auto"/>
          </w:tcPr>
          <w:p w14:paraId="7822EB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54C819CC" w14:textId="77777777" w:rsidTr="00171DE5">
        <w:tc>
          <w:tcPr>
            <w:tcW w:w="0" w:type="auto"/>
          </w:tcPr>
          <w:p w14:paraId="568DA3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2 </w:t>
            </w:r>
            <w:r w:rsidRPr="008C0708">
              <w:rPr>
                <w:rFonts w:ascii="Times New Roman" w:hAnsi="Times New Roman" w:cs="Times New Roman"/>
                <w:bCs/>
                <w:sz w:val="24"/>
                <w:szCs w:val="24"/>
              </w:rPr>
              <w:t>(GLMM)</w:t>
            </w:r>
          </w:p>
        </w:tc>
        <w:tc>
          <w:tcPr>
            <w:tcW w:w="0" w:type="auto"/>
          </w:tcPr>
          <w:p w14:paraId="12B44CE4"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29F6784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0.64</w:t>
            </w:r>
          </w:p>
        </w:tc>
        <w:tc>
          <w:tcPr>
            <w:tcW w:w="0" w:type="auto"/>
          </w:tcPr>
          <w:p w14:paraId="6F71377F" w14:textId="77777777" w:rsidR="008C0708" w:rsidRPr="008C0708" w:rsidRDefault="008C0708" w:rsidP="008C0708">
            <w:pPr>
              <w:spacing w:after="0"/>
              <w:rPr>
                <w:rFonts w:ascii="Times New Roman" w:hAnsi="Times New Roman" w:cs="Times New Roman"/>
                <w:sz w:val="24"/>
                <w:szCs w:val="24"/>
              </w:rPr>
            </w:pPr>
          </w:p>
        </w:tc>
        <w:tc>
          <w:tcPr>
            <w:tcW w:w="0" w:type="auto"/>
          </w:tcPr>
          <w:p w14:paraId="656AFF11" w14:textId="77777777" w:rsidR="008C0708" w:rsidRPr="008C0708" w:rsidRDefault="008C0708" w:rsidP="008C0708">
            <w:pPr>
              <w:spacing w:after="0"/>
              <w:rPr>
                <w:rFonts w:ascii="Times New Roman" w:hAnsi="Times New Roman" w:cs="Times New Roman"/>
                <w:sz w:val="24"/>
                <w:szCs w:val="24"/>
              </w:rPr>
            </w:pPr>
          </w:p>
        </w:tc>
      </w:tr>
      <w:tr w:rsidR="008C0708" w:rsidRPr="008C0708" w14:paraId="0BEB4C3D" w14:textId="77777777" w:rsidTr="00171DE5">
        <w:tc>
          <w:tcPr>
            <w:tcW w:w="0" w:type="auto"/>
          </w:tcPr>
          <w:p w14:paraId="1B92932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61243C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4632B6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w:t>
            </w:r>
          </w:p>
        </w:tc>
        <w:tc>
          <w:tcPr>
            <w:tcW w:w="0" w:type="auto"/>
          </w:tcPr>
          <w:p w14:paraId="2280B9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-10.89</w:t>
            </w:r>
          </w:p>
        </w:tc>
        <w:tc>
          <w:tcPr>
            <w:tcW w:w="0" w:type="auto"/>
          </w:tcPr>
          <w:p w14:paraId="3F5DC8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FE135A" w14:textId="77777777" w:rsidTr="00171DE5">
        <w:tc>
          <w:tcPr>
            <w:tcW w:w="0" w:type="auto"/>
          </w:tcPr>
          <w:p w14:paraId="5CD8758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7720E2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43A4061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068BAB0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5.80</w:t>
            </w:r>
          </w:p>
        </w:tc>
        <w:tc>
          <w:tcPr>
            <w:tcW w:w="0" w:type="auto"/>
          </w:tcPr>
          <w:p w14:paraId="372C13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D16F71" w14:textId="77777777" w:rsidTr="00171DE5">
        <w:tc>
          <w:tcPr>
            <w:tcW w:w="0" w:type="auto"/>
          </w:tcPr>
          <w:p w14:paraId="1E3927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11AA88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646FC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0.75</w:t>
            </w:r>
          </w:p>
        </w:tc>
        <w:tc>
          <w:tcPr>
            <w:tcW w:w="0" w:type="auto"/>
          </w:tcPr>
          <w:p w14:paraId="7C590B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0.40</w:t>
            </w:r>
          </w:p>
        </w:tc>
        <w:tc>
          <w:tcPr>
            <w:tcW w:w="0" w:type="auto"/>
          </w:tcPr>
          <w:p w14:paraId="7F197C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0.688</w:t>
            </w:r>
          </w:p>
        </w:tc>
      </w:tr>
      <w:tr w:rsidR="008C0708" w:rsidRPr="008C0708" w14:paraId="3467C1DF" w14:textId="77777777" w:rsidTr="00171DE5">
        <w:tc>
          <w:tcPr>
            <w:tcW w:w="0" w:type="auto"/>
          </w:tcPr>
          <w:p w14:paraId="70ACED2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5121C3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12D0AB4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6A47284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6.18</w:t>
            </w:r>
          </w:p>
        </w:tc>
        <w:tc>
          <w:tcPr>
            <w:tcW w:w="0" w:type="auto"/>
          </w:tcPr>
          <w:p w14:paraId="46E0AD5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800EA47" w14:textId="77777777" w:rsidTr="00171DE5">
        <w:tc>
          <w:tcPr>
            <w:tcW w:w="0" w:type="auto"/>
          </w:tcPr>
          <w:p w14:paraId="0B854FD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455D8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3C6F0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0B5D443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9.34</w:t>
            </w:r>
          </w:p>
        </w:tc>
        <w:tc>
          <w:tcPr>
            <w:tcW w:w="0" w:type="auto"/>
          </w:tcPr>
          <w:p w14:paraId="140DFF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664213C" w14:textId="77777777" w:rsidTr="00171DE5">
        <w:tc>
          <w:tcPr>
            <w:tcW w:w="0" w:type="auto"/>
          </w:tcPr>
          <w:p w14:paraId="562891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D615CD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4B32AEE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1.51</w:t>
            </w:r>
          </w:p>
        </w:tc>
        <w:tc>
          <w:tcPr>
            <w:tcW w:w="0" w:type="auto"/>
          </w:tcPr>
          <w:p w14:paraId="726D43E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-1.24</w:t>
            </w:r>
          </w:p>
        </w:tc>
        <w:tc>
          <w:tcPr>
            <w:tcW w:w="0" w:type="auto"/>
          </w:tcPr>
          <w:p w14:paraId="64D339F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0.214</w:t>
            </w:r>
          </w:p>
        </w:tc>
      </w:tr>
      <w:tr w:rsidR="008C0708" w:rsidRPr="008C0708" w14:paraId="2AD21E97" w14:textId="77777777" w:rsidTr="00171DE5">
        <w:tc>
          <w:tcPr>
            <w:tcW w:w="0" w:type="auto"/>
          </w:tcPr>
          <w:p w14:paraId="1A5BC6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DD9FB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E8BAA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1.29</w:t>
            </w:r>
          </w:p>
        </w:tc>
        <w:tc>
          <w:tcPr>
            <w:tcW w:w="0" w:type="auto"/>
          </w:tcPr>
          <w:p w14:paraId="0F19847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-1.36</w:t>
            </w:r>
          </w:p>
        </w:tc>
        <w:tc>
          <w:tcPr>
            <w:tcW w:w="0" w:type="auto"/>
          </w:tcPr>
          <w:p w14:paraId="60FB7C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0.174</w:t>
            </w:r>
          </w:p>
        </w:tc>
      </w:tr>
      <w:tr w:rsidR="008C0708" w:rsidRPr="008C0708" w14:paraId="1E002EF3" w14:textId="77777777" w:rsidTr="00171DE5">
        <w:tc>
          <w:tcPr>
            <w:tcW w:w="0" w:type="auto"/>
          </w:tcPr>
          <w:p w14:paraId="59EC5EF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0441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2A4A5F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c>
          <w:tcPr>
            <w:tcW w:w="0" w:type="auto"/>
          </w:tcPr>
          <w:p w14:paraId="0230FA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-3.02</w:t>
            </w:r>
          </w:p>
        </w:tc>
        <w:tc>
          <w:tcPr>
            <w:tcW w:w="0" w:type="auto"/>
          </w:tcPr>
          <w:p w14:paraId="2C0384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6451121" w14:textId="77777777" w:rsidTr="00171DE5">
        <w:tc>
          <w:tcPr>
            <w:tcW w:w="0" w:type="auto"/>
          </w:tcPr>
          <w:p w14:paraId="0815ED1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4C34F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27441B7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0.77</w:t>
            </w:r>
          </w:p>
        </w:tc>
        <w:tc>
          <w:tcPr>
            <w:tcW w:w="0" w:type="auto"/>
          </w:tcPr>
          <w:p w14:paraId="7ADE0AE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335530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0.54</w:t>
            </w:r>
          </w:p>
        </w:tc>
      </w:tr>
      <w:tr w:rsidR="008C0708" w:rsidRPr="008C0708" w14:paraId="645F4B11" w14:textId="77777777" w:rsidTr="00171DE5">
        <w:tc>
          <w:tcPr>
            <w:tcW w:w="0" w:type="auto"/>
          </w:tcPr>
          <w:p w14:paraId="02AF1A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28BD52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w:t>
            </w:r>
          </w:p>
        </w:tc>
        <w:tc>
          <w:tcPr>
            <w:tcW w:w="0" w:type="auto"/>
          </w:tcPr>
          <w:p w14:paraId="197C80A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586138F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-4.87</w:t>
            </w:r>
          </w:p>
        </w:tc>
        <w:tc>
          <w:tcPr>
            <w:tcW w:w="0" w:type="auto"/>
          </w:tcPr>
          <w:p w14:paraId="24D397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A4741D" w14:textId="77777777" w:rsidTr="00171DE5">
        <w:tc>
          <w:tcPr>
            <w:tcW w:w="0" w:type="auto"/>
          </w:tcPr>
          <w:p w14:paraId="36CFC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35DF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19D9D21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1.46</w:t>
            </w:r>
          </w:p>
        </w:tc>
        <w:tc>
          <w:tcPr>
            <w:tcW w:w="0" w:type="auto"/>
          </w:tcPr>
          <w:p w14:paraId="545C93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1.52</w:t>
            </w:r>
          </w:p>
        </w:tc>
        <w:tc>
          <w:tcPr>
            <w:tcW w:w="0" w:type="auto"/>
          </w:tcPr>
          <w:p w14:paraId="7E86AC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0.129</w:t>
            </w:r>
          </w:p>
        </w:tc>
      </w:tr>
      <w:tr w:rsidR="008C0708" w:rsidRPr="008C0708" w14:paraId="3A873EC7" w14:textId="77777777" w:rsidTr="00171DE5">
        <w:tc>
          <w:tcPr>
            <w:tcW w:w="0" w:type="auto"/>
          </w:tcPr>
          <w:p w14:paraId="33072D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56DB8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4D5B39B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1.25</w:t>
            </w:r>
          </w:p>
        </w:tc>
        <w:tc>
          <w:tcPr>
            <w:tcW w:w="0" w:type="auto"/>
          </w:tcPr>
          <w:p w14:paraId="3FC27D2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1.96</w:t>
            </w:r>
          </w:p>
        </w:tc>
        <w:tc>
          <w:tcPr>
            <w:tcW w:w="0" w:type="auto"/>
          </w:tcPr>
          <w:p w14:paraId="2348CA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0.05</w:t>
            </w:r>
          </w:p>
        </w:tc>
      </w:tr>
      <w:tr w:rsidR="008C0708" w:rsidRPr="008C0708" w14:paraId="6D78A2A1" w14:textId="77777777" w:rsidTr="00171DE5">
        <w:tc>
          <w:tcPr>
            <w:tcW w:w="0" w:type="auto"/>
          </w:tcPr>
          <w:p w14:paraId="71802398"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BE26D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1880C4C9" w14:textId="77777777" w:rsidR="008C0708" w:rsidRPr="008C0708" w:rsidRDefault="008C0708" w:rsidP="008C0708">
            <w:pPr>
              <w:spacing w:after="0"/>
              <w:rPr>
                <w:rFonts w:ascii="Times New Roman" w:hAnsi="Times New Roman" w:cs="Times New Roman"/>
                <w:sz w:val="24"/>
                <w:szCs w:val="24"/>
              </w:rPr>
            </w:pPr>
          </w:p>
        </w:tc>
        <w:tc>
          <w:tcPr>
            <w:tcW w:w="0" w:type="auto"/>
          </w:tcPr>
          <w:p w14:paraId="1F09FEEE" w14:textId="77777777" w:rsidR="008C0708" w:rsidRPr="008C0708" w:rsidRDefault="008C0708" w:rsidP="008C0708">
            <w:pPr>
              <w:spacing w:after="0"/>
              <w:rPr>
                <w:rFonts w:ascii="Times New Roman" w:hAnsi="Times New Roman" w:cs="Times New Roman"/>
                <w:sz w:val="24"/>
                <w:szCs w:val="24"/>
              </w:rPr>
            </w:pPr>
          </w:p>
        </w:tc>
        <w:tc>
          <w:tcPr>
            <w:tcW w:w="0" w:type="auto"/>
          </w:tcPr>
          <w:p w14:paraId="5D85B4DE" w14:textId="77777777" w:rsidR="008C0708" w:rsidRPr="008C0708" w:rsidRDefault="008C0708" w:rsidP="008C0708">
            <w:pPr>
              <w:spacing w:after="0"/>
              <w:rPr>
                <w:rFonts w:ascii="Times New Roman" w:hAnsi="Times New Roman" w:cs="Times New Roman"/>
                <w:sz w:val="24"/>
                <w:szCs w:val="24"/>
              </w:rPr>
            </w:pPr>
          </w:p>
        </w:tc>
      </w:tr>
      <w:tr w:rsidR="008C0708" w:rsidRPr="008C0708" w14:paraId="75F53015" w14:textId="77777777" w:rsidTr="00171DE5">
        <w:tc>
          <w:tcPr>
            <w:tcW w:w="0" w:type="auto"/>
          </w:tcPr>
          <w:p w14:paraId="4803EF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3 </w:t>
            </w:r>
            <w:r w:rsidRPr="008C0708">
              <w:rPr>
                <w:rFonts w:ascii="Times New Roman" w:hAnsi="Times New Roman" w:cs="Times New Roman"/>
                <w:bCs/>
                <w:sz w:val="24"/>
                <w:szCs w:val="24"/>
              </w:rPr>
              <w:t>(GLMM)</w:t>
            </w:r>
          </w:p>
        </w:tc>
        <w:tc>
          <w:tcPr>
            <w:tcW w:w="0" w:type="auto"/>
          </w:tcPr>
          <w:p w14:paraId="5A0BBD30"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w:t>
            </w:r>
          </w:p>
        </w:tc>
        <w:tc>
          <w:tcPr>
            <w:tcW w:w="0" w:type="auto"/>
          </w:tcPr>
          <w:p w14:paraId="0F65B6E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0.42</w:t>
            </w:r>
          </w:p>
        </w:tc>
        <w:tc>
          <w:tcPr>
            <w:tcW w:w="0" w:type="auto"/>
          </w:tcPr>
          <w:p w14:paraId="4C2674F0" w14:textId="77777777" w:rsidR="008C0708" w:rsidRPr="008C0708" w:rsidRDefault="008C0708" w:rsidP="008C0708">
            <w:pPr>
              <w:spacing w:after="0"/>
              <w:rPr>
                <w:rFonts w:ascii="Times New Roman" w:hAnsi="Times New Roman" w:cs="Times New Roman"/>
                <w:sz w:val="24"/>
                <w:szCs w:val="24"/>
              </w:rPr>
            </w:pPr>
          </w:p>
        </w:tc>
        <w:tc>
          <w:tcPr>
            <w:tcW w:w="0" w:type="auto"/>
          </w:tcPr>
          <w:p w14:paraId="7A60FDCA" w14:textId="77777777" w:rsidR="008C0708" w:rsidRPr="008C0708" w:rsidRDefault="008C0708" w:rsidP="008C0708">
            <w:pPr>
              <w:spacing w:after="0"/>
              <w:rPr>
                <w:rFonts w:ascii="Times New Roman" w:hAnsi="Times New Roman" w:cs="Times New Roman"/>
                <w:sz w:val="24"/>
                <w:szCs w:val="24"/>
              </w:rPr>
            </w:pPr>
          </w:p>
        </w:tc>
      </w:tr>
      <w:tr w:rsidR="008C0708" w:rsidRPr="008C0708" w14:paraId="0F329243" w14:textId="77777777" w:rsidTr="00171DE5">
        <w:tc>
          <w:tcPr>
            <w:tcW w:w="0" w:type="auto"/>
          </w:tcPr>
          <w:p w14:paraId="5A427F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42804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4E3DE25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37213EA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13.99</w:t>
            </w:r>
          </w:p>
        </w:tc>
        <w:tc>
          <w:tcPr>
            <w:tcW w:w="0" w:type="auto"/>
          </w:tcPr>
          <w:p w14:paraId="116C9F9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5F94D3C" w14:textId="77777777" w:rsidTr="00171DE5">
        <w:tc>
          <w:tcPr>
            <w:tcW w:w="0" w:type="auto"/>
          </w:tcPr>
          <w:p w14:paraId="2221CF3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061801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6209B0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28B76EC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-9.12</w:t>
            </w:r>
          </w:p>
        </w:tc>
        <w:tc>
          <w:tcPr>
            <w:tcW w:w="0" w:type="auto"/>
          </w:tcPr>
          <w:p w14:paraId="2020D0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4F422DBF" w14:textId="77777777" w:rsidTr="00171DE5">
        <w:tc>
          <w:tcPr>
            <w:tcW w:w="0" w:type="auto"/>
          </w:tcPr>
          <w:p w14:paraId="6814AA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7BEEEF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-5.2</w:t>
            </w:r>
          </w:p>
        </w:tc>
        <w:tc>
          <w:tcPr>
            <w:tcW w:w="0" w:type="auto"/>
          </w:tcPr>
          <w:p w14:paraId="1877A4D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40FC10F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-9.57</w:t>
            </w:r>
          </w:p>
        </w:tc>
        <w:tc>
          <w:tcPr>
            <w:tcW w:w="0" w:type="auto"/>
          </w:tcPr>
          <w:p w14:paraId="2122CD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5A908CB" w14:textId="77777777" w:rsidTr="00171DE5">
        <w:trPr>
          <w:trHeight w:val="204"/>
        </w:trPr>
        <w:tc>
          <w:tcPr>
            <w:tcW w:w="0" w:type="auto"/>
          </w:tcPr>
          <w:p w14:paraId="38E1EAE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4DFC823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6B1B8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19B4B9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-0.88</w:t>
            </w:r>
          </w:p>
        </w:tc>
        <w:tc>
          <w:tcPr>
            <w:tcW w:w="0" w:type="auto"/>
          </w:tcPr>
          <w:p w14:paraId="453B0E8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0.377</w:t>
            </w:r>
          </w:p>
        </w:tc>
      </w:tr>
      <w:tr w:rsidR="008C0708" w:rsidRPr="008C0708" w14:paraId="49B8520A" w14:textId="77777777" w:rsidTr="00171DE5">
        <w:tc>
          <w:tcPr>
            <w:tcW w:w="0" w:type="auto"/>
          </w:tcPr>
          <w:p w14:paraId="40C30C9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5C7DE1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2F9F15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0512765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-1.21</w:t>
            </w:r>
          </w:p>
        </w:tc>
        <w:tc>
          <w:tcPr>
            <w:tcW w:w="0" w:type="auto"/>
          </w:tcPr>
          <w:p w14:paraId="3051B5C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0.226</w:t>
            </w:r>
          </w:p>
        </w:tc>
      </w:tr>
      <w:tr w:rsidR="008C0708" w:rsidRPr="008C0708" w14:paraId="7EB9282C" w14:textId="77777777" w:rsidTr="00171DE5">
        <w:tc>
          <w:tcPr>
            <w:tcW w:w="0" w:type="auto"/>
          </w:tcPr>
          <w:p w14:paraId="3F301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3312FE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ABC08B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0.78</w:t>
            </w:r>
          </w:p>
        </w:tc>
        <w:tc>
          <w:tcPr>
            <w:tcW w:w="0" w:type="auto"/>
          </w:tcPr>
          <w:p w14:paraId="1AA735B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10.40</w:t>
            </w:r>
          </w:p>
        </w:tc>
        <w:tc>
          <w:tcPr>
            <w:tcW w:w="0" w:type="auto"/>
          </w:tcPr>
          <w:p w14:paraId="1BC564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1732532" w14:textId="77777777" w:rsidTr="00171DE5">
        <w:tc>
          <w:tcPr>
            <w:tcW w:w="0" w:type="auto"/>
          </w:tcPr>
          <w:p w14:paraId="20470B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60800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2AB27D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0.73</w:t>
            </w:r>
          </w:p>
        </w:tc>
        <w:tc>
          <w:tcPr>
            <w:tcW w:w="0" w:type="auto"/>
          </w:tcPr>
          <w:p w14:paraId="1C7C6D4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1.09</w:t>
            </w:r>
          </w:p>
        </w:tc>
        <w:tc>
          <w:tcPr>
            <w:tcW w:w="0" w:type="auto"/>
          </w:tcPr>
          <w:p w14:paraId="6C77F80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0.276</w:t>
            </w:r>
          </w:p>
        </w:tc>
      </w:tr>
      <w:tr w:rsidR="008C0708" w:rsidRPr="008C0708" w14:paraId="240A92CF" w14:textId="77777777" w:rsidTr="00171DE5">
        <w:tc>
          <w:tcPr>
            <w:tcW w:w="0" w:type="auto"/>
          </w:tcPr>
          <w:p w14:paraId="4966C45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0687C5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219F76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7D8F840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-2.71</w:t>
            </w:r>
          </w:p>
        </w:tc>
        <w:tc>
          <w:tcPr>
            <w:tcW w:w="0" w:type="auto"/>
          </w:tcPr>
          <w:p w14:paraId="05C9A6A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0.007</w:t>
            </w:r>
          </w:p>
        </w:tc>
      </w:tr>
      <w:tr w:rsidR="008C0708" w:rsidRPr="008C0708" w14:paraId="778BFDEE" w14:textId="77777777" w:rsidTr="00171DE5">
        <w:tc>
          <w:tcPr>
            <w:tcW w:w="0" w:type="auto"/>
          </w:tcPr>
          <w:p w14:paraId="44AECF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016082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6E6DAE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0D7641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0.91</w:t>
            </w:r>
          </w:p>
        </w:tc>
        <w:tc>
          <w:tcPr>
            <w:tcW w:w="0" w:type="auto"/>
          </w:tcPr>
          <w:p w14:paraId="62266F6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0.361</w:t>
            </w:r>
          </w:p>
        </w:tc>
      </w:tr>
      <w:tr w:rsidR="008C0708" w:rsidRPr="008C0708" w14:paraId="49E78FBF" w14:textId="77777777" w:rsidTr="00171DE5">
        <w:tc>
          <w:tcPr>
            <w:tcW w:w="0" w:type="auto"/>
          </w:tcPr>
          <w:p w14:paraId="50999E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305DC0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79EE5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1.02</w:t>
            </w:r>
          </w:p>
        </w:tc>
        <w:tc>
          <w:tcPr>
            <w:tcW w:w="0" w:type="auto"/>
          </w:tcPr>
          <w:p w14:paraId="45D58EB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2CD030A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r>
      <w:tr w:rsidR="008C0708" w:rsidRPr="008C0708" w14:paraId="08C7074E" w14:textId="77777777" w:rsidTr="00171DE5">
        <w:tc>
          <w:tcPr>
            <w:tcW w:w="0" w:type="auto"/>
          </w:tcPr>
          <w:p w14:paraId="53826FB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4E05D8A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155C9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631762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13218A6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r>
      <w:tr w:rsidR="008C0708" w:rsidRPr="008C0708" w14:paraId="019AD3A6" w14:textId="77777777" w:rsidTr="00171DE5">
        <w:tc>
          <w:tcPr>
            <w:tcW w:w="0" w:type="auto"/>
          </w:tcPr>
          <w:p w14:paraId="567001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21E9B38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1D99F5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3668275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w:t>
            </w:r>
          </w:p>
        </w:tc>
        <w:tc>
          <w:tcPr>
            <w:tcW w:w="0" w:type="auto"/>
          </w:tcPr>
          <w:p w14:paraId="54BA1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0.244</w:t>
            </w:r>
          </w:p>
        </w:tc>
      </w:tr>
      <w:tr w:rsidR="008C0708" w:rsidRPr="008C0708" w14:paraId="54646134" w14:textId="77777777" w:rsidTr="00171DE5">
        <w:tc>
          <w:tcPr>
            <w:tcW w:w="0" w:type="auto"/>
          </w:tcPr>
          <w:p w14:paraId="2BB640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sd_(Intercept)</w:t>
            </w:r>
          </w:p>
        </w:tc>
        <w:tc>
          <w:tcPr>
            <w:tcW w:w="0" w:type="auto"/>
          </w:tcPr>
          <w:p w14:paraId="09D172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43276D35" w14:textId="77777777" w:rsidR="008C0708" w:rsidRPr="008C0708" w:rsidRDefault="008C0708" w:rsidP="008C0708">
            <w:pPr>
              <w:spacing w:after="0"/>
              <w:rPr>
                <w:rFonts w:ascii="Times New Roman" w:hAnsi="Times New Roman" w:cs="Times New Roman"/>
                <w:sz w:val="24"/>
                <w:szCs w:val="24"/>
              </w:rPr>
            </w:pPr>
          </w:p>
        </w:tc>
        <w:tc>
          <w:tcPr>
            <w:tcW w:w="0" w:type="auto"/>
          </w:tcPr>
          <w:p w14:paraId="5A955CDC" w14:textId="77777777" w:rsidR="008C0708" w:rsidRPr="008C0708" w:rsidRDefault="008C0708" w:rsidP="008C0708">
            <w:pPr>
              <w:spacing w:after="0"/>
              <w:rPr>
                <w:rFonts w:ascii="Times New Roman" w:hAnsi="Times New Roman" w:cs="Times New Roman"/>
                <w:sz w:val="24"/>
                <w:szCs w:val="24"/>
              </w:rPr>
            </w:pPr>
          </w:p>
        </w:tc>
        <w:tc>
          <w:tcPr>
            <w:tcW w:w="0" w:type="auto"/>
          </w:tcPr>
          <w:p w14:paraId="2F185AE9" w14:textId="77777777" w:rsidR="008C0708" w:rsidRPr="008C0708" w:rsidRDefault="008C0708" w:rsidP="008C0708">
            <w:pPr>
              <w:spacing w:after="0"/>
              <w:rPr>
                <w:rFonts w:ascii="Times New Roman" w:hAnsi="Times New Roman" w:cs="Times New Roman"/>
                <w:sz w:val="24"/>
                <w:szCs w:val="24"/>
              </w:rPr>
            </w:pPr>
          </w:p>
        </w:tc>
      </w:tr>
      <w:tr w:rsidR="008C0708" w:rsidRPr="008C0708" w14:paraId="5D4E2E7D" w14:textId="77777777" w:rsidTr="00171DE5">
        <w:tc>
          <w:tcPr>
            <w:tcW w:w="0" w:type="auto"/>
          </w:tcPr>
          <w:p w14:paraId="29F1E9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4 </w:t>
            </w:r>
            <w:r w:rsidRPr="008C0708">
              <w:rPr>
                <w:rFonts w:ascii="Times New Roman" w:hAnsi="Times New Roman" w:cs="Times New Roman"/>
                <w:bCs/>
                <w:sz w:val="24"/>
                <w:szCs w:val="24"/>
              </w:rPr>
              <w:t>(GLM)</w:t>
            </w:r>
          </w:p>
        </w:tc>
        <w:tc>
          <w:tcPr>
            <w:tcW w:w="0" w:type="auto"/>
          </w:tcPr>
          <w:p w14:paraId="4095A749"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0.42</w:t>
            </w:r>
          </w:p>
        </w:tc>
        <w:tc>
          <w:tcPr>
            <w:tcW w:w="0" w:type="auto"/>
          </w:tcPr>
          <w:p w14:paraId="483F7270" w14:textId="77777777" w:rsidR="008C0708" w:rsidRPr="008C0708" w:rsidRDefault="008C0708" w:rsidP="008C0708">
            <w:pPr>
              <w:spacing w:after="0"/>
              <w:rPr>
                <w:rFonts w:ascii="Times New Roman" w:hAnsi="Times New Roman" w:cs="Times New Roman"/>
                <w:sz w:val="24"/>
                <w:szCs w:val="24"/>
              </w:rPr>
            </w:pPr>
          </w:p>
        </w:tc>
        <w:tc>
          <w:tcPr>
            <w:tcW w:w="0" w:type="auto"/>
          </w:tcPr>
          <w:p w14:paraId="45160123" w14:textId="77777777" w:rsidR="008C0708" w:rsidRPr="008C0708" w:rsidRDefault="008C0708" w:rsidP="008C0708">
            <w:pPr>
              <w:spacing w:after="0"/>
              <w:rPr>
                <w:rFonts w:ascii="Times New Roman" w:hAnsi="Times New Roman" w:cs="Times New Roman"/>
                <w:sz w:val="24"/>
                <w:szCs w:val="24"/>
              </w:rPr>
            </w:pPr>
          </w:p>
        </w:tc>
        <w:tc>
          <w:tcPr>
            <w:tcW w:w="0" w:type="auto"/>
          </w:tcPr>
          <w:p w14:paraId="78367C5F" w14:textId="77777777" w:rsidR="008C0708" w:rsidRPr="008C0708" w:rsidRDefault="008C0708" w:rsidP="008C0708">
            <w:pPr>
              <w:spacing w:after="0"/>
              <w:rPr>
                <w:rFonts w:ascii="Times New Roman" w:hAnsi="Times New Roman" w:cs="Times New Roman"/>
                <w:sz w:val="24"/>
                <w:szCs w:val="24"/>
              </w:rPr>
            </w:pPr>
          </w:p>
        </w:tc>
      </w:tr>
      <w:tr w:rsidR="008C0708" w:rsidRPr="008C0708" w14:paraId="6EEDC8DA" w14:textId="77777777" w:rsidTr="00171DE5">
        <w:tc>
          <w:tcPr>
            <w:tcW w:w="0" w:type="auto"/>
          </w:tcPr>
          <w:p w14:paraId="1B5A537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7341D9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w:t>
            </w:r>
          </w:p>
        </w:tc>
        <w:tc>
          <w:tcPr>
            <w:tcW w:w="0" w:type="auto"/>
          </w:tcPr>
          <w:p w14:paraId="404962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0.11</w:t>
            </w:r>
          </w:p>
        </w:tc>
        <w:tc>
          <w:tcPr>
            <w:tcW w:w="0" w:type="auto"/>
          </w:tcPr>
          <w:p w14:paraId="5A452A3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-21.34</w:t>
            </w:r>
          </w:p>
        </w:tc>
        <w:tc>
          <w:tcPr>
            <w:tcW w:w="0" w:type="auto"/>
          </w:tcPr>
          <w:p w14:paraId="2A71E8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47DAA3E" w14:textId="77777777" w:rsidTr="00171DE5">
        <w:tc>
          <w:tcPr>
            <w:tcW w:w="0" w:type="auto"/>
          </w:tcPr>
          <w:p w14:paraId="333F42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w:t>
            </w:r>
          </w:p>
        </w:tc>
        <w:tc>
          <w:tcPr>
            <w:tcW w:w="0" w:type="auto"/>
          </w:tcPr>
          <w:p w14:paraId="1CEE3E9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5.4</w:t>
            </w:r>
          </w:p>
        </w:tc>
        <w:tc>
          <w:tcPr>
            <w:tcW w:w="0" w:type="auto"/>
          </w:tcPr>
          <w:p w14:paraId="7AE318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7529AF5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20.74</w:t>
            </w:r>
          </w:p>
        </w:tc>
        <w:tc>
          <w:tcPr>
            <w:tcW w:w="0" w:type="auto"/>
          </w:tcPr>
          <w:p w14:paraId="5B39D3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AF73AA0" w14:textId="77777777" w:rsidTr="00171DE5">
        <w:tc>
          <w:tcPr>
            <w:tcW w:w="0" w:type="auto"/>
          </w:tcPr>
          <w:p w14:paraId="73F8F4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0C99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w:t>
            </w:r>
          </w:p>
        </w:tc>
        <w:tc>
          <w:tcPr>
            <w:tcW w:w="0" w:type="auto"/>
          </w:tcPr>
          <w:p w14:paraId="40B342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w:t>
            </w:r>
          </w:p>
        </w:tc>
        <w:tc>
          <w:tcPr>
            <w:tcW w:w="0" w:type="auto"/>
          </w:tcPr>
          <w:p w14:paraId="3803799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-4.55</w:t>
            </w:r>
          </w:p>
        </w:tc>
        <w:tc>
          <w:tcPr>
            <w:tcW w:w="0" w:type="auto"/>
          </w:tcPr>
          <w:p w14:paraId="785D36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987B520" w14:textId="77777777" w:rsidTr="00171DE5">
        <w:tc>
          <w:tcPr>
            <w:tcW w:w="0" w:type="auto"/>
          </w:tcPr>
          <w:p w14:paraId="6990CBE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72EA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30F184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3C82AAF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0.69</w:t>
            </w:r>
          </w:p>
        </w:tc>
        <w:tc>
          <w:tcPr>
            <w:tcW w:w="0" w:type="auto"/>
          </w:tcPr>
          <w:p w14:paraId="7BE489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0.492</w:t>
            </w:r>
          </w:p>
        </w:tc>
      </w:tr>
      <w:tr w:rsidR="008C0708" w:rsidRPr="008C0708" w14:paraId="676D9358" w14:textId="77777777" w:rsidTr="00171DE5">
        <w:tc>
          <w:tcPr>
            <w:tcW w:w="0" w:type="auto"/>
          </w:tcPr>
          <w:p w14:paraId="363C47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419EE9A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087717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0.16</w:t>
            </w:r>
          </w:p>
        </w:tc>
        <w:tc>
          <w:tcPr>
            <w:tcW w:w="0" w:type="auto"/>
          </w:tcPr>
          <w:p w14:paraId="5BDD613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11.01</w:t>
            </w:r>
          </w:p>
        </w:tc>
        <w:tc>
          <w:tcPr>
            <w:tcW w:w="0" w:type="auto"/>
          </w:tcPr>
          <w:p w14:paraId="56E6984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3076E1B" w14:textId="77777777" w:rsidTr="00171DE5">
        <w:tc>
          <w:tcPr>
            <w:tcW w:w="0" w:type="auto"/>
          </w:tcPr>
          <w:p w14:paraId="71BA7AD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A07B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34CC5F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1F8222D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8.91</w:t>
            </w:r>
          </w:p>
        </w:tc>
        <w:tc>
          <w:tcPr>
            <w:tcW w:w="0" w:type="auto"/>
          </w:tcPr>
          <w:p w14:paraId="5E7E6C2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4A79EC9" w14:textId="77777777" w:rsidTr="00171DE5">
        <w:tc>
          <w:tcPr>
            <w:tcW w:w="0" w:type="auto"/>
          </w:tcPr>
          <w:p w14:paraId="3F17D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(BH)</w:t>
            </w:r>
          </w:p>
        </w:tc>
        <w:tc>
          <w:tcPr>
            <w:tcW w:w="0" w:type="auto"/>
          </w:tcPr>
          <w:p w14:paraId="0FBFD3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D11A78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395459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-0.87</w:t>
            </w:r>
          </w:p>
        </w:tc>
        <w:tc>
          <w:tcPr>
            <w:tcW w:w="0" w:type="auto"/>
          </w:tcPr>
          <w:p w14:paraId="73F8A3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0.386</w:t>
            </w:r>
          </w:p>
        </w:tc>
      </w:tr>
      <w:tr w:rsidR="008C0708" w:rsidRPr="008C0708" w14:paraId="0A8D91BE" w14:textId="77777777" w:rsidTr="00171DE5">
        <w:tc>
          <w:tcPr>
            <w:tcW w:w="0" w:type="auto"/>
          </w:tcPr>
          <w:p w14:paraId="4D8345F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(GOM)</w:t>
            </w:r>
          </w:p>
        </w:tc>
        <w:tc>
          <w:tcPr>
            <w:tcW w:w="0" w:type="auto"/>
          </w:tcPr>
          <w:p w14:paraId="40209A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3DD51F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3435F29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14A7F5C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0.299</w:t>
            </w:r>
          </w:p>
        </w:tc>
      </w:tr>
      <w:tr w:rsidR="008C0708" w:rsidRPr="008C0708" w14:paraId="6B33A7D0" w14:textId="77777777" w:rsidTr="00171DE5">
        <w:tc>
          <w:tcPr>
            <w:tcW w:w="0" w:type="auto"/>
          </w:tcPr>
          <w:p w14:paraId="741CD8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(BALT)</w:t>
            </w:r>
          </w:p>
        </w:tc>
        <w:tc>
          <w:tcPr>
            <w:tcW w:w="0" w:type="auto"/>
          </w:tcPr>
          <w:p w14:paraId="11A896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6.1</w:t>
            </w:r>
          </w:p>
        </w:tc>
        <w:tc>
          <w:tcPr>
            <w:tcW w:w="0" w:type="auto"/>
          </w:tcPr>
          <w:p w14:paraId="0BB507E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1.22</w:t>
            </w:r>
          </w:p>
        </w:tc>
        <w:tc>
          <w:tcPr>
            <w:tcW w:w="0" w:type="auto"/>
          </w:tcPr>
          <w:p w14:paraId="3AFD18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5.05</w:t>
            </w:r>
          </w:p>
        </w:tc>
        <w:tc>
          <w:tcPr>
            <w:tcW w:w="0" w:type="auto"/>
          </w:tcPr>
          <w:p w14:paraId="1A9899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8427BB6" w14:textId="77777777" w:rsidTr="00171DE5">
        <w:tc>
          <w:tcPr>
            <w:tcW w:w="0" w:type="auto"/>
          </w:tcPr>
          <w:p w14:paraId="37B9C3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(NORW)</w:t>
            </w:r>
          </w:p>
        </w:tc>
        <w:tc>
          <w:tcPr>
            <w:tcW w:w="0" w:type="auto"/>
          </w:tcPr>
          <w:p w14:paraId="6C91100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421DC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219C3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-2.81</w:t>
            </w:r>
          </w:p>
        </w:tc>
        <w:tc>
          <w:tcPr>
            <w:tcW w:w="0" w:type="auto"/>
          </w:tcPr>
          <w:p w14:paraId="6170323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17A87D85" w14:textId="77777777" w:rsidTr="00171DE5">
        <w:tc>
          <w:tcPr>
            <w:tcW w:w="0" w:type="auto"/>
          </w:tcPr>
          <w:p w14:paraId="1990BC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5 </w:t>
            </w:r>
            <w:r w:rsidRPr="008C0708">
              <w:rPr>
                <w:rFonts w:ascii="Times New Roman" w:hAnsi="Times New Roman" w:cs="Times New Roman"/>
                <w:bCs/>
                <w:sz w:val="24"/>
                <w:szCs w:val="24"/>
              </w:rPr>
              <w:t>(GLMM)</w:t>
            </w:r>
          </w:p>
        </w:tc>
        <w:tc>
          <w:tcPr>
            <w:tcW w:w="0" w:type="auto"/>
          </w:tcPr>
          <w:p w14:paraId="60AB9DD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32D33C9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0.66</w:t>
            </w:r>
          </w:p>
        </w:tc>
        <w:tc>
          <w:tcPr>
            <w:tcW w:w="0" w:type="auto"/>
          </w:tcPr>
          <w:p w14:paraId="6CC82D84" w14:textId="77777777" w:rsidR="008C0708" w:rsidRPr="008C0708" w:rsidRDefault="008C0708" w:rsidP="008C0708">
            <w:pPr>
              <w:spacing w:after="0"/>
              <w:rPr>
                <w:rFonts w:ascii="Times New Roman" w:hAnsi="Times New Roman" w:cs="Times New Roman"/>
                <w:sz w:val="24"/>
                <w:szCs w:val="24"/>
              </w:rPr>
            </w:pPr>
          </w:p>
        </w:tc>
        <w:tc>
          <w:tcPr>
            <w:tcW w:w="0" w:type="auto"/>
          </w:tcPr>
          <w:p w14:paraId="568717CA" w14:textId="77777777" w:rsidR="008C0708" w:rsidRPr="008C0708" w:rsidRDefault="008C0708" w:rsidP="008C0708">
            <w:pPr>
              <w:spacing w:after="0"/>
              <w:rPr>
                <w:rFonts w:ascii="Times New Roman" w:hAnsi="Times New Roman" w:cs="Times New Roman"/>
                <w:sz w:val="24"/>
                <w:szCs w:val="24"/>
              </w:rPr>
            </w:pPr>
          </w:p>
        </w:tc>
      </w:tr>
      <w:tr w:rsidR="008C0708" w:rsidRPr="008C0708" w14:paraId="71C34E9B" w14:textId="77777777" w:rsidTr="00171DE5">
        <w:tc>
          <w:tcPr>
            <w:tcW w:w="0" w:type="auto"/>
          </w:tcPr>
          <w:p w14:paraId="35E428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0CF9CBD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660CEF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19520A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-11.64</w:t>
            </w:r>
          </w:p>
        </w:tc>
        <w:tc>
          <w:tcPr>
            <w:tcW w:w="0" w:type="auto"/>
          </w:tcPr>
          <w:p w14:paraId="7B687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85FABD5" w14:textId="77777777" w:rsidTr="00171DE5">
        <w:tc>
          <w:tcPr>
            <w:tcW w:w="0" w:type="auto"/>
          </w:tcPr>
          <w:p w14:paraId="6CAB83C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AEB19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783749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7C026D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5.70</w:t>
            </w:r>
          </w:p>
        </w:tc>
        <w:tc>
          <w:tcPr>
            <w:tcW w:w="0" w:type="auto"/>
          </w:tcPr>
          <w:p w14:paraId="042DB4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F0FA522" w14:textId="77777777" w:rsidTr="00171DE5">
        <w:tc>
          <w:tcPr>
            <w:tcW w:w="0" w:type="auto"/>
          </w:tcPr>
          <w:p w14:paraId="394FF4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B740D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E2A52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8AA4D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5.77</w:t>
            </w:r>
          </w:p>
        </w:tc>
        <w:tc>
          <w:tcPr>
            <w:tcW w:w="0" w:type="auto"/>
          </w:tcPr>
          <w:p w14:paraId="387BC3B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F103C3F" w14:textId="77777777" w:rsidTr="00171DE5">
        <w:tc>
          <w:tcPr>
            <w:tcW w:w="0" w:type="auto"/>
          </w:tcPr>
          <w:p w14:paraId="163EF3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081FA3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0DB18B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304FA4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7A68BC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6D1BC71A" w14:textId="77777777" w:rsidTr="00171DE5">
        <w:tc>
          <w:tcPr>
            <w:tcW w:w="0" w:type="auto"/>
          </w:tcPr>
          <w:p w14:paraId="4CE3F05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F88F17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-2.8</w:t>
            </w:r>
          </w:p>
        </w:tc>
        <w:tc>
          <w:tcPr>
            <w:tcW w:w="0" w:type="auto"/>
          </w:tcPr>
          <w:p w14:paraId="23A3EE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6310956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-1.63</w:t>
            </w:r>
          </w:p>
        </w:tc>
        <w:tc>
          <w:tcPr>
            <w:tcW w:w="0" w:type="auto"/>
          </w:tcPr>
          <w:p w14:paraId="0E40F5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0.102</w:t>
            </w:r>
          </w:p>
        </w:tc>
      </w:tr>
      <w:tr w:rsidR="008C0708" w:rsidRPr="008C0708" w14:paraId="7D8B5F07" w14:textId="77777777" w:rsidTr="00171DE5">
        <w:tc>
          <w:tcPr>
            <w:tcW w:w="0" w:type="auto"/>
          </w:tcPr>
          <w:p w14:paraId="5DB211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34F981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F8B46C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1.05</w:t>
            </w:r>
          </w:p>
        </w:tc>
        <w:tc>
          <w:tcPr>
            <w:tcW w:w="0" w:type="auto"/>
          </w:tcPr>
          <w:p w14:paraId="4D2753F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8CD784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0.205</w:t>
            </w:r>
          </w:p>
        </w:tc>
      </w:tr>
      <w:tr w:rsidR="008C0708" w:rsidRPr="008C0708" w14:paraId="0022E9D7" w14:textId="77777777" w:rsidTr="00171DE5">
        <w:tc>
          <w:tcPr>
            <w:tcW w:w="0" w:type="auto"/>
          </w:tcPr>
          <w:p w14:paraId="66C994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E5FDB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4.1</w:t>
            </w:r>
          </w:p>
        </w:tc>
        <w:tc>
          <w:tcPr>
            <w:tcW w:w="0" w:type="auto"/>
          </w:tcPr>
          <w:p w14:paraId="1E6E6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w:t>
            </w:r>
          </w:p>
        </w:tc>
        <w:tc>
          <w:tcPr>
            <w:tcW w:w="0" w:type="auto"/>
          </w:tcPr>
          <w:p w14:paraId="0D62FA0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11.04</w:t>
            </w:r>
          </w:p>
        </w:tc>
        <w:tc>
          <w:tcPr>
            <w:tcW w:w="0" w:type="auto"/>
          </w:tcPr>
          <w:p w14:paraId="291E07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640779" w14:textId="77777777" w:rsidTr="00171DE5">
        <w:tc>
          <w:tcPr>
            <w:tcW w:w="0" w:type="auto"/>
          </w:tcPr>
          <w:p w14:paraId="56718F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5D9398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023B19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303F0A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7D786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0.414</w:t>
            </w:r>
          </w:p>
        </w:tc>
      </w:tr>
      <w:tr w:rsidR="008C0708" w:rsidRPr="008C0708" w14:paraId="0C359C32" w14:textId="77777777" w:rsidTr="00171DE5">
        <w:tc>
          <w:tcPr>
            <w:tcW w:w="0" w:type="auto"/>
          </w:tcPr>
          <w:p w14:paraId="0B7F73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3377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122A73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1.76</w:t>
            </w:r>
          </w:p>
        </w:tc>
        <w:tc>
          <w:tcPr>
            <w:tcW w:w="0" w:type="auto"/>
          </w:tcPr>
          <w:p w14:paraId="019CC8D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6D2B3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0.326</w:t>
            </w:r>
          </w:p>
        </w:tc>
      </w:tr>
      <w:tr w:rsidR="008C0708" w:rsidRPr="008C0708" w14:paraId="5AB4461A" w14:textId="77777777" w:rsidTr="00171DE5">
        <w:tc>
          <w:tcPr>
            <w:tcW w:w="0" w:type="auto"/>
          </w:tcPr>
          <w:p w14:paraId="7FB5D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7DCE3C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BE8FA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2.56</w:t>
            </w:r>
          </w:p>
        </w:tc>
        <w:tc>
          <w:tcPr>
            <w:tcW w:w="0" w:type="auto"/>
          </w:tcPr>
          <w:p w14:paraId="63E299B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0.51</w:t>
            </w:r>
          </w:p>
        </w:tc>
        <w:tc>
          <w:tcPr>
            <w:tcW w:w="0" w:type="auto"/>
          </w:tcPr>
          <w:p w14:paraId="073015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0.612</w:t>
            </w:r>
          </w:p>
        </w:tc>
      </w:tr>
      <w:tr w:rsidR="008C0708" w:rsidRPr="008C0708" w14:paraId="76560F59" w14:textId="77777777" w:rsidTr="00171DE5">
        <w:tc>
          <w:tcPr>
            <w:tcW w:w="0" w:type="auto"/>
          </w:tcPr>
          <w:p w14:paraId="50F245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95DB1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-5.7</w:t>
            </w:r>
          </w:p>
        </w:tc>
        <w:tc>
          <w:tcPr>
            <w:tcW w:w="0" w:type="auto"/>
          </w:tcPr>
          <w:p w14:paraId="1A7130F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2.04</w:t>
            </w:r>
          </w:p>
        </w:tc>
        <w:tc>
          <w:tcPr>
            <w:tcW w:w="0" w:type="auto"/>
          </w:tcPr>
          <w:p w14:paraId="0371076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-2.79</w:t>
            </w:r>
          </w:p>
        </w:tc>
        <w:tc>
          <w:tcPr>
            <w:tcW w:w="0" w:type="auto"/>
          </w:tcPr>
          <w:p w14:paraId="22356A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5F5FBBA4" w14:textId="77777777" w:rsidTr="00171DE5">
        <w:tc>
          <w:tcPr>
            <w:tcW w:w="0" w:type="auto"/>
          </w:tcPr>
          <w:p w14:paraId="5E97C6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7F9FC4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2F2F25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w:t>
            </w:r>
          </w:p>
        </w:tc>
        <w:tc>
          <w:tcPr>
            <w:tcW w:w="0" w:type="auto"/>
          </w:tcPr>
          <w:p w14:paraId="3EB0BAB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-2.45</w:t>
            </w:r>
          </w:p>
        </w:tc>
        <w:tc>
          <w:tcPr>
            <w:tcW w:w="0" w:type="auto"/>
          </w:tcPr>
          <w:p w14:paraId="1CF7896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0.014</w:t>
            </w:r>
          </w:p>
        </w:tc>
      </w:tr>
      <w:tr w:rsidR="008C0708" w:rsidRPr="008C0708" w14:paraId="44D8424F" w14:textId="77777777" w:rsidTr="00171DE5">
        <w:tc>
          <w:tcPr>
            <w:tcW w:w="0" w:type="auto"/>
          </w:tcPr>
          <w:p w14:paraId="76AE606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AB49F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-2.9</w:t>
            </w:r>
          </w:p>
        </w:tc>
        <w:tc>
          <w:tcPr>
            <w:tcW w:w="0" w:type="auto"/>
          </w:tcPr>
          <w:p w14:paraId="1E5F08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3EC91C4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-5.16</w:t>
            </w:r>
          </w:p>
        </w:tc>
        <w:tc>
          <w:tcPr>
            <w:tcW w:w="0" w:type="auto"/>
          </w:tcPr>
          <w:p w14:paraId="444FCF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3E4522E" w14:textId="77777777" w:rsidTr="00171DE5">
        <w:tc>
          <w:tcPr>
            <w:tcW w:w="0" w:type="auto"/>
          </w:tcPr>
          <w:p w14:paraId="37749E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0FE7D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4C307F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B8AFF0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0.52</w:t>
            </w:r>
          </w:p>
        </w:tc>
        <w:tc>
          <w:tcPr>
            <w:tcW w:w="0" w:type="auto"/>
          </w:tcPr>
          <w:p w14:paraId="1E6716D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0.605</w:t>
            </w:r>
          </w:p>
        </w:tc>
      </w:tr>
      <w:tr w:rsidR="008C0708" w:rsidRPr="008C0708" w14:paraId="7BB06E27" w14:textId="77777777" w:rsidTr="00171DE5">
        <w:tc>
          <w:tcPr>
            <w:tcW w:w="0" w:type="auto"/>
          </w:tcPr>
          <w:p w14:paraId="193196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E5E63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26174E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1.64</w:t>
            </w:r>
          </w:p>
        </w:tc>
        <w:tc>
          <w:tcPr>
            <w:tcW w:w="0" w:type="auto"/>
          </w:tcPr>
          <w:p w14:paraId="6724373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-0.85</w:t>
            </w:r>
          </w:p>
        </w:tc>
        <w:tc>
          <w:tcPr>
            <w:tcW w:w="0" w:type="auto"/>
          </w:tcPr>
          <w:p w14:paraId="73681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0.397</w:t>
            </w:r>
          </w:p>
        </w:tc>
      </w:tr>
      <w:tr w:rsidR="008C0708" w:rsidRPr="008C0708" w14:paraId="5817E414" w14:textId="77777777" w:rsidTr="00171DE5">
        <w:tc>
          <w:tcPr>
            <w:tcW w:w="0" w:type="auto"/>
          </w:tcPr>
          <w:p w14:paraId="3A7ED0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2E04E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-2.3</w:t>
            </w:r>
          </w:p>
        </w:tc>
        <w:tc>
          <w:tcPr>
            <w:tcW w:w="0" w:type="auto"/>
          </w:tcPr>
          <w:p w14:paraId="0C3E85B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1.28</w:t>
            </w:r>
          </w:p>
        </w:tc>
        <w:tc>
          <w:tcPr>
            <w:tcW w:w="0" w:type="auto"/>
          </w:tcPr>
          <w:p w14:paraId="559C6A36"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w:t>
            </w:r>
          </w:p>
        </w:tc>
        <w:tc>
          <w:tcPr>
            <w:tcW w:w="0" w:type="auto"/>
          </w:tcPr>
          <w:p w14:paraId="6CA384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0.069</w:t>
            </w:r>
          </w:p>
        </w:tc>
      </w:tr>
      <w:tr w:rsidR="008C0708" w:rsidRPr="008C0708" w14:paraId="6CA6FF9B" w14:textId="77777777" w:rsidTr="00171DE5">
        <w:tc>
          <w:tcPr>
            <w:tcW w:w="0" w:type="auto"/>
          </w:tcPr>
          <w:p w14:paraId="2795A6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31642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77FD582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4D2AE2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1.41</w:t>
            </w:r>
          </w:p>
        </w:tc>
        <w:tc>
          <w:tcPr>
            <w:tcW w:w="0" w:type="auto"/>
          </w:tcPr>
          <w:p w14:paraId="013F18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0.159</w:t>
            </w:r>
          </w:p>
        </w:tc>
      </w:tr>
      <w:tr w:rsidR="008C0708" w:rsidRPr="008C0708" w14:paraId="3BAC5642" w14:textId="77777777" w:rsidTr="00171DE5">
        <w:tc>
          <w:tcPr>
            <w:tcW w:w="0" w:type="auto"/>
          </w:tcPr>
          <w:p w14:paraId="5DA8D1A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0809C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-2.1</w:t>
            </w:r>
          </w:p>
        </w:tc>
        <w:tc>
          <w:tcPr>
            <w:tcW w:w="0" w:type="auto"/>
          </w:tcPr>
          <w:p w14:paraId="50F960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2.02</w:t>
            </w:r>
          </w:p>
        </w:tc>
        <w:tc>
          <w:tcPr>
            <w:tcW w:w="0" w:type="auto"/>
          </w:tcPr>
          <w:p w14:paraId="0A09842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2A207EC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0.296</w:t>
            </w:r>
          </w:p>
        </w:tc>
      </w:tr>
      <w:tr w:rsidR="008C0708" w:rsidRPr="008C0708" w14:paraId="25E8941C" w14:textId="77777777" w:rsidTr="00171DE5">
        <w:tc>
          <w:tcPr>
            <w:tcW w:w="0" w:type="auto"/>
          </w:tcPr>
          <w:p w14:paraId="5D760422" w14:textId="77777777" w:rsidR="008C0708" w:rsidRPr="009620DF" w:rsidRDefault="008C0708" w:rsidP="008C0708">
            <w:pPr>
              <w:spacing w:after="0"/>
              <w:rPr>
                <w:rFonts w:ascii="Times New Roman" w:hAnsi="Times New Roman" w:cs="Times New Roman"/>
                <w:sz w:val="24"/>
                <w:szCs w:val="24"/>
                <w:lang w:val="sv-SE"/>
              </w:rPr>
            </w:pPr>
            <w:r w:rsidRPr="009620DF">
              <w:rPr>
                <w:rFonts w:ascii="Times New Roman" w:hAnsi="Times New Roman" w:cs="Times New Roman"/>
                <w:sz w:val="24"/>
                <w:szCs w:val="24"/>
                <w:lang w:val="sv-SE"/>
              </w:rPr>
              <w:t>Ptros:Set</w:t>
            </w:r>
            <w:r w:rsidRPr="009620DF">
              <w:rPr>
                <w:rFonts w:ascii="Times New Roman" w:hAnsi="Times New Roman" w:cs="Times New Roman"/>
                <w:sz w:val="24"/>
                <w:szCs w:val="24"/>
                <w:vertAlign w:val="subscript"/>
                <w:lang w:val="sv-SE"/>
              </w:rPr>
              <w:t>(BALT)</w:t>
            </w:r>
            <w:r w:rsidRPr="009620DF">
              <w:rPr>
                <w:rFonts w:ascii="Times New Roman" w:hAnsi="Times New Roman" w:cs="Times New Roman"/>
                <w:sz w:val="24"/>
                <w:szCs w:val="24"/>
                <w:lang w:val="sv-SE"/>
              </w:rPr>
              <w:t>:Species</w:t>
            </w:r>
            <w:r w:rsidRPr="009620DF">
              <w:rPr>
                <w:rFonts w:ascii="Times New Roman" w:hAnsi="Times New Roman" w:cs="Times New Roman"/>
                <w:sz w:val="24"/>
                <w:szCs w:val="24"/>
                <w:vertAlign w:val="subscript"/>
                <w:lang w:val="sv-SE"/>
              </w:rPr>
              <w:t>(</w:t>
            </w:r>
            <w:r w:rsidRPr="009620DF">
              <w:rPr>
                <w:rFonts w:ascii="Times New Roman" w:hAnsi="Times New Roman" w:cs="Times New Roman"/>
                <w:i/>
                <w:sz w:val="24"/>
                <w:szCs w:val="24"/>
                <w:vertAlign w:val="subscript"/>
                <w:lang w:val="sv-SE"/>
              </w:rPr>
              <w:t>M.trossulus</w:t>
            </w:r>
            <w:r w:rsidRPr="009620DF">
              <w:rPr>
                <w:rFonts w:ascii="Times New Roman" w:hAnsi="Times New Roman" w:cs="Times New Roman"/>
                <w:sz w:val="24"/>
                <w:szCs w:val="24"/>
                <w:vertAlign w:val="subscript"/>
                <w:lang w:val="sv-SE"/>
              </w:rPr>
              <w:t>)</w:t>
            </w:r>
          </w:p>
        </w:tc>
        <w:tc>
          <w:tcPr>
            <w:tcW w:w="0" w:type="auto"/>
          </w:tcPr>
          <w:p w14:paraId="1389643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8D77A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2.41</w:t>
            </w:r>
          </w:p>
        </w:tc>
        <w:tc>
          <w:tcPr>
            <w:tcW w:w="0" w:type="auto"/>
          </w:tcPr>
          <w:p w14:paraId="1D90353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-0.17</w:t>
            </w:r>
          </w:p>
        </w:tc>
        <w:tc>
          <w:tcPr>
            <w:tcW w:w="0" w:type="auto"/>
          </w:tcPr>
          <w:p w14:paraId="40555D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0.863</w:t>
            </w:r>
          </w:p>
        </w:tc>
      </w:tr>
      <w:tr w:rsidR="008C0708" w:rsidRPr="008C0708" w14:paraId="04DFADC7" w14:textId="77777777" w:rsidTr="00171DE5">
        <w:tc>
          <w:tcPr>
            <w:tcW w:w="0" w:type="auto"/>
          </w:tcPr>
          <w:p w14:paraId="6686C0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A9F4F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2CA71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2.03</w:t>
            </w:r>
          </w:p>
        </w:tc>
        <w:tc>
          <w:tcPr>
            <w:tcW w:w="0" w:type="auto"/>
          </w:tcPr>
          <w:p w14:paraId="22470A8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1.73</w:t>
            </w:r>
          </w:p>
        </w:tc>
        <w:tc>
          <w:tcPr>
            <w:tcW w:w="0" w:type="auto"/>
          </w:tcPr>
          <w:p w14:paraId="1A6A8E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0.083</w:t>
            </w:r>
          </w:p>
        </w:tc>
      </w:tr>
      <w:tr w:rsidR="008C0708" w:rsidRPr="008C0708" w14:paraId="15CAB188" w14:textId="77777777" w:rsidTr="00171DE5">
        <w:tc>
          <w:tcPr>
            <w:tcW w:w="0" w:type="auto"/>
          </w:tcPr>
          <w:p w14:paraId="141A6930"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4420B4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4B6E55B" w14:textId="77777777" w:rsidR="008C0708" w:rsidRPr="008C0708" w:rsidRDefault="008C0708" w:rsidP="008C0708">
            <w:pPr>
              <w:spacing w:after="0"/>
              <w:rPr>
                <w:rFonts w:ascii="Times New Roman" w:hAnsi="Times New Roman" w:cs="Times New Roman"/>
                <w:sz w:val="24"/>
                <w:szCs w:val="24"/>
              </w:rPr>
            </w:pPr>
          </w:p>
        </w:tc>
        <w:tc>
          <w:tcPr>
            <w:tcW w:w="0" w:type="auto"/>
          </w:tcPr>
          <w:p w14:paraId="778989A1" w14:textId="77777777" w:rsidR="008C0708" w:rsidRPr="008C0708" w:rsidRDefault="008C0708" w:rsidP="008C0708">
            <w:pPr>
              <w:spacing w:after="0"/>
              <w:rPr>
                <w:rFonts w:ascii="Times New Roman" w:hAnsi="Times New Roman" w:cs="Times New Roman"/>
                <w:sz w:val="24"/>
                <w:szCs w:val="24"/>
              </w:rPr>
            </w:pPr>
          </w:p>
        </w:tc>
        <w:tc>
          <w:tcPr>
            <w:tcW w:w="0" w:type="auto"/>
          </w:tcPr>
          <w:p w14:paraId="7271E0D1" w14:textId="77777777" w:rsidR="008C0708" w:rsidRPr="008C0708" w:rsidRDefault="008C0708" w:rsidP="008C0708">
            <w:pPr>
              <w:spacing w:after="0"/>
              <w:rPr>
                <w:rFonts w:ascii="Times New Roman" w:hAnsi="Times New Roman" w:cs="Times New Roman"/>
                <w:sz w:val="24"/>
                <w:szCs w:val="24"/>
              </w:rPr>
            </w:pPr>
          </w:p>
        </w:tc>
      </w:tr>
      <w:tr w:rsidR="008C0708" w:rsidRPr="008C0708" w14:paraId="443E7F24" w14:textId="77777777" w:rsidTr="00171DE5">
        <w:tc>
          <w:tcPr>
            <w:tcW w:w="0" w:type="auto"/>
          </w:tcPr>
          <w:p w14:paraId="1C096EC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6 </w:t>
            </w:r>
            <w:r w:rsidRPr="008C0708">
              <w:rPr>
                <w:rFonts w:ascii="Times New Roman" w:hAnsi="Times New Roman" w:cs="Times New Roman"/>
                <w:bCs/>
                <w:sz w:val="24"/>
                <w:szCs w:val="24"/>
              </w:rPr>
              <w:t>(GLMM)</w:t>
            </w:r>
          </w:p>
        </w:tc>
        <w:tc>
          <w:tcPr>
            <w:tcW w:w="0" w:type="auto"/>
          </w:tcPr>
          <w:p w14:paraId="30EB568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w:t>
            </w:r>
          </w:p>
        </w:tc>
        <w:tc>
          <w:tcPr>
            <w:tcW w:w="0" w:type="auto"/>
          </w:tcPr>
          <w:p w14:paraId="4F63668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0.51</w:t>
            </w:r>
          </w:p>
        </w:tc>
        <w:tc>
          <w:tcPr>
            <w:tcW w:w="0" w:type="auto"/>
          </w:tcPr>
          <w:p w14:paraId="336097E4" w14:textId="77777777" w:rsidR="008C0708" w:rsidRPr="008C0708" w:rsidRDefault="008C0708" w:rsidP="008C0708">
            <w:pPr>
              <w:spacing w:after="0"/>
              <w:rPr>
                <w:rFonts w:ascii="Times New Roman" w:hAnsi="Times New Roman" w:cs="Times New Roman"/>
                <w:sz w:val="24"/>
                <w:szCs w:val="24"/>
              </w:rPr>
            </w:pPr>
          </w:p>
        </w:tc>
        <w:tc>
          <w:tcPr>
            <w:tcW w:w="0" w:type="auto"/>
          </w:tcPr>
          <w:p w14:paraId="1BAFD9AD" w14:textId="77777777" w:rsidR="008C0708" w:rsidRPr="008C0708" w:rsidRDefault="008C0708" w:rsidP="008C0708">
            <w:pPr>
              <w:spacing w:after="0"/>
              <w:rPr>
                <w:rFonts w:ascii="Times New Roman" w:hAnsi="Times New Roman" w:cs="Times New Roman"/>
                <w:sz w:val="24"/>
                <w:szCs w:val="24"/>
              </w:rPr>
            </w:pPr>
          </w:p>
        </w:tc>
      </w:tr>
      <w:tr w:rsidR="008C0708" w:rsidRPr="008C0708" w14:paraId="28FD41A9" w14:textId="77777777" w:rsidTr="00171DE5">
        <w:tc>
          <w:tcPr>
            <w:tcW w:w="0" w:type="auto"/>
          </w:tcPr>
          <w:p w14:paraId="2CA051E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1D7221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3.7</w:t>
            </w:r>
          </w:p>
        </w:tc>
        <w:tc>
          <w:tcPr>
            <w:tcW w:w="0" w:type="auto"/>
          </w:tcPr>
          <w:p w14:paraId="3E8468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78B4B1C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17.23</w:t>
            </w:r>
          </w:p>
        </w:tc>
        <w:tc>
          <w:tcPr>
            <w:tcW w:w="0" w:type="auto"/>
          </w:tcPr>
          <w:p w14:paraId="4715C39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514E171" w14:textId="77777777" w:rsidTr="00171DE5">
        <w:tc>
          <w:tcPr>
            <w:tcW w:w="0" w:type="auto"/>
          </w:tcPr>
          <w:p w14:paraId="16CCC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48FB97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76DDD8A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0.33</w:t>
            </w:r>
          </w:p>
        </w:tc>
        <w:tc>
          <w:tcPr>
            <w:tcW w:w="0" w:type="auto"/>
          </w:tcPr>
          <w:p w14:paraId="37CE960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-10.50</w:t>
            </w:r>
          </w:p>
        </w:tc>
        <w:tc>
          <w:tcPr>
            <w:tcW w:w="0" w:type="auto"/>
          </w:tcPr>
          <w:p w14:paraId="0B5F60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F9BA6B5" w14:textId="77777777" w:rsidTr="00171DE5">
        <w:tc>
          <w:tcPr>
            <w:tcW w:w="0" w:type="auto"/>
          </w:tcPr>
          <w:p w14:paraId="6D19AB5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CCF8C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-4.9</w:t>
            </w:r>
          </w:p>
        </w:tc>
        <w:tc>
          <w:tcPr>
            <w:tcW w:w="0" w:type="auto"/>
          </w:tcPr>
          <w:p w14:paraId="115AD2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64455E2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-12.00</w:t>
            </w:r>
          </w:p>
        </w:tc>
        <w:tc>
          <w:tcPr>
            <w:tcW w:w="0" w:type="auto"/>
          </w:tcPr>
          <w:p w14:paraId="543AD2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5D1C42" w14:textId="77777777" w:rsidTr="00171DE5">
        <w:tc>
          <w:tcPr>
            <w:tcW w:w="0" w:type="auto"/>
          </w:tcPr>
          <w:p w14:paraId="415757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EC3C8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7F18B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1891367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15E294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0.318</w:t>
            </w:r>
          </w:p>
        </w:tc>
      </w:tr>
      <w:tr w:rsidR="008C0708" w:rsidRPr="008C0708" w14:paraId="4EE43E8D" w14:textId="77777777" w:rsidTr="00171DE5">
        <w:tc>
          <w:tcPr>
            <w:tcW w:w="0" w:type="auto"/>
          </w:tcPr>
          <w:p w14:paraId="7F11E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6D40E8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w:t>
            </w:r>
          </w:p>
        </w:tc>
        <w:tc>
          <w:tcPr>
            <w:tcW w:w="0" w:type="auto"/>
          </w:tcPr>
          <w:p w14:paraId="6E2D052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502BA46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1.78</w:t>
            </w:r>
          </w:p>
        </w:tc>
        <w:tc>
          <w:tcPr>
            <w:tcW w:w="0" w:type="auto"/>
          </w:tcPr>
          <w:p w14:paraId="354FBB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0.074</w:t>
            </w:r>
          </w:p>
        </w:tc>
      </w:tr>
      <w:tr w:rsidR="008C0708" w:rsidRPr="008C0708" w14:paraId="168BDF71" w14:textId="77777777" w:rsidTr="00171DE5">
        <w:tc>
          <w:tcPr>
            <w:tcW w:w="0" w:type="auto"/>
          </w:tcPr>
          <w:p w14:paraId="25407E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3653981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3FFF1D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391B7B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-2.28</w:t>
            </w:r>
          </w:p>
        </w:tc>
        <w:tc>
          <w:tcPr>
            <w:tcW w:w="0" w:type="auto"/>
          </w:tcPr>
          <w:p w14:paraId="6E538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0.023</w:t>
            </w:r>
          </w:p>
        </w:tc>
      </w:tr>
      <w:tr w:rsidR="008C0708" w:rsidRPr="008C0708" w14:paraId="29014B98" w14:textId="77777777" w:rsidTr="00171DE5">
        <w:tc>
          <w:tcPr>
            <w:tcW w:w="0" w:type="auto"/>
          </w:tcPr>
          <w:p w14:paraId="0F079E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325D89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497520E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2D7D1C9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33BE5C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0.315</w:t>
            </w:r>
          </w:p>
        </w:tc>
      </w:tr>
      <w:tr w:rsidR="008C0708" w:rsidRPr="008C0708" w14:paraId="44C9DB7D" w14:textId="77777777" w:rsidTr="00171DE5">
        <w:tc>
          <w:tcPr>
            <w:tcW w:w="0" w:type="auto"/>
          </w:tcPr>
          <w:p w14:paraId="31BDD43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5A83458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91030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7D31D3D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12.90</w:t>
            </w:r>
          </w:p>
        </w:tc>
        <w:tc>
          <w:tcPr>
            <w:tcW w:w="0" w:type="auto"/>
          </w:tcPr>
          <w:p w14:paraId="7B9957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6D50F4C" w14:textId="77777777" w:rsidTr="00171DE5">
        <w:tc>
          <w:tcPr>
            <w:tcW w:w="0" w:type="auto"/>
          </w:tcPr>
          <w:p w14:paraId="0EF635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65D5F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736EA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w:t>
            </w:r>
          </w:p>
        </w:tc>
        <w:tc>
          <w:tcPr>
            <w:tcW w:w="0" w:type="auto"/>
          </w:tcPr>
          <w:p w14:paraId="30D41E4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-3.43</w:t>
            </w:r>
          </w:p>
        </w:tc>
        <w:tc>
          <w:tcPr>
            <w:tcW w:w="0" w:type="auto"/>
          </w:tcPr>
          <w:p w14:paraId="549A19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01D9F7AD" w14:textId="77777777" w:rsidTr="00171DE5">
        <w:tc>
          <w:tcPr>
            <w:tcW w:w="0" w:type="auto"/>
          </w:tcPr>
          <w:p w14:paraId="26B8B5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170835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0F6A3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0.84</w:t>
            </w:r>
          </w:p>
        </w:tc>
        <w:tc>
          <w:tcPr>
            <w:tcW w:w="0" w:type="auto"/>
          </w:tcPr>
          <w:p w14:paraId="00E6F2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-2.18</w:t>
            </w:r>
          </w:p>
        </w:tc>
        <w:tc>
          <w:tcPr>
            <w:tcW w:w="0" w:type="auto"/>
          </w:tcPr>
          <w:p w14:paraId="36EECA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0.029</w:t>
            </w:r>
          </w:p>
        </w:tc>
      </w:tr>
      <w:tr w:rsidR="008C0708" w:rsidRPr="008C0708" w14:paraId="7B7F09A6" w14:textId="77777777" w:rsidTr="00171DE5">
        <w:tc>
          <w:tcPr>
            <w:tcW w:w="0" w:type="auto"/>
          </w:tcPr>
          <w:p w14:paraId="21FF48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98DD1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30A2CC7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1.54</w:t>
            </w:r>
          </w:p>
        </w:tc>
        <w:tc>
          <w:tcPr>
            <w:tcW w:w="0" w:type="auto"/>
          </w:tcPr>
          <w:p w14:paraId="708BB1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0.23</w:t>
            </w:r>
          </w:p>
        </w:tc>
        <w:tc>
          <w:tcPr>
            <w:tcW w:w="0" w:type="auto"/>
          </w:tcPr>
          <w:p w14:paraId="3A2A15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r>
      <w:tr w:rsidR="008C0708" w:rsidRPr="008C0708" w14:paraId="74DA298E" w14:textId="77777777" w:rsidTr="00171DE5">
        <w:tc>
          <w:tcPr>
            <w:tcW w:w="0" w:type="auto"/>
          </w:tcPr>
          <w:p w14:paraId="53A222B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0E1B62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4BAB6BB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0A50C3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5765BB9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0.343</w:t>
            </w:r>
          </w:p>
        </w:tc>
      </w:tr>
      <w:tr w:rsidR="008C0708" w:rsidRPr="008C0708" w14:paraId="3DF3DF3F" w14:textId="77777777" w:rsidTr="00171DE5">
        <w:tc>
          <w:tcPr>
            <w:tcW w:w="0" w:type="auto"/>
          </w:tcPr>
          <w:p w14:paraId="707912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FB5E15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2F93EE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0.93</w:t>
            </w:r>
          </w:p>
        </w:tc>
        <w:tc>
          <w:tcPr>
            <w:tcW w:w="0" w:type="auto"/>
          </w:tcPr>
          <w:p w14:paraId="592AC6E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0.09</w:t>
            </w:r>
          </w:p>
        </w:tc>
        <w:tc>
          <w:tcPr>
            <w:tcW w:w="0" w:type="auto"/>
          </w:tcPr>
          <w:p w14:paraId="591CB90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0.928</w:t>
            </w:r>
          </w:p>
        </w:tc>
      </w:tr>
      <w:tr w:rsidR="008C0708" w:rsidRPr="008C0708" w14:paraId="569C6891" w14:textId="77777777" w:rsidTr="00171DE5">
        <w:tc>
          <w:tcPr>
            <w:tcW w:w="0" w:type="auto"/>
          </w:tcPr>
          <w:p w14:paraId="4FC83E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5007A5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-3.2</w:t>
            </w:r>
          </w:p>
        </w:tc>
        <w:tc>
          <w:tcPr>
            <w:tcW w:w="0" w:type="auto"/>
          </w:tcPr>
          <w:p w14:paraId="505246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1.08</w:t>
            </w:r>
          </w:p>
        </w:tc>
        <w:tc>
          <w:tcPr>
            <w:tcW w:w="0" w:type="auto"/>
          </w:tcPr>
          <w:p w14:paraId="7F69364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-2.92</w:t>
            </w:r>
          </w:p>
        </w:tc>
        <w:tc>
          <w:tcPr>
            <w:tcW w:w="0" w:type="auto"/>
          </w:tcPr>
          <w:p w14:paraId="0253742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36AC295" w14:textId="77777777" w:rsidTr="00171DE5">
        <w:trPr>
          <w:trHeight w:val="254"/>
        </w:trPr>
        <w:tc>
          <w:tcPr>
            <w:tcW w:w="0" w:type="auto"/>
          </w:tcPr>
          <w:p w14:paraId="49645F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AAE37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8973E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5D475E8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1601F0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r>
      <w:tr w:rsidR="008C0708" w:rsidRPr="008C0708" w14:paraId="724DF888" w14:textId="77777777" w:rsidTr="00171DE5">
        <w:tc>
          <w:tcPr>
            <w:tcW w:w="0" w:type="auto"/>
          </w:tcPr>
          <w:p w14:paraId="11B7A7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4D96E8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w:t>
            </w:r>
          </w:p>
        </w:tc>
        <w:tc>
          <w:tcPr>
            <w:tcW w:w="0" w:type="auto"/>
          </w:tcPr>
          <w:p w14:paraId="315163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1A6A21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-0.05</w:t>
            </w:r>
          </w:p>
        </w:tc>
        <w:tc>
          <w:tcPr>
            <w:tcW w:w="0" w:type="auto"/>
          </w:tcPr>
          <w:p w14:paraId="7490CE7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0.959</w:t>
            </w:r>
          </w:p>
        </w:tc>
      </w:tr>
      <w:tr w:rsidR="008C0708" w:rsidRPr="008C0708" w14:paraId="36674365" w14:textId="77777777" w:rsidTr="00171DE5">
        <w:tc>
          <w:tcPr>
            <w:tcW w:w="0" w:type="auto"/>
          </w:tcPr>
          <w:p w14:paraId="34446D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039BB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1DE8D4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51DF05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3F26D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0.204</w:t>
            </w:r>
          </w:p>
        </w:tc>
      </w:tr>
      <w:tr w:rsidR="008C0708" w:rsidRPr="008C0708" w14:paraId="4C2312A5" w14:textId="77777777" w:rsidTr="00171DE5">
        <w:tc>
          <w:tcPr>
            <w:tcW w:w="0" w:type="auto"/>
          </w:tcPr>
          <w:p w14:paraId="32914B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0B1367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4.8</w:t>
            </w:r>
          </w:p>
        </w:tc>
        <w:tc>
          <w:tcPr>
            <w:tcW w:w="0" w:type="auto"/>
          </w:tcPr>
          <w:p w14:paraId="027786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1.88</w:t>
            </w:r>
          </w:p>
        </w:tc>
        <w:tc>
          <w:tcPr>
            <w:tcW w:w="0" w:type="auto"/>
          </w:tcPr>
          <w:p w14:paraId="3E5D88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2.57</w:t>
            </w:r>
          </w:p>
        </w:tc>
        <w:tc>
          <w:tcPr>
            <w:tcW w:w="0" w:type="auto"/>
          </w:tcPr>
          <w:p w14:paraId="253DBA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w:t>
            </w:r>
          </w:p>
        </w:tc>
      </w:tr>
      <w:tr w:rsidR="008C0708" w:rsidRPr="008C0708" w14:paraId="2A37F460" w14:textId="77777777" w:rsidTr="00171DE5">
        <w:tc>
          <w:tcPr>
            <w:tcW w:w="0" w:type="auto"/>
          </w:tcPr>
          <w:p w14:paraId="788F18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4B5BBF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6AF9E0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0F1EF2C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3155234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58D80136" w14:textId="77777777" w:rsidTr="00171DE5">
        <w:tc>
          <w:tcPr>
            <w:tcW w:w="0" w:type="auto"/>
          </w:tcPr>
          <w:p w14:paraId="3FA6D19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DC2F8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BBB89A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1.94</w:t>
            </w:r>
          </w:p>
        </w:tc>
        <w:tc>
          <w:tcPr>
            <w:tcW w:w="0" w:type="auto"/>
          </w:tcPr>
          <w:p w14:paraId="249C4E4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1.86</w:t>
            </w:r>
          </w:p>
        </w:tc>
        <w:tc>
          <w:tcPr>
            <w:tcW w:w="0" w:type="auto"/>
          </w:tcPr>
          <w:p w14:paraId="1B745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0.063</w:t>
            </w:r>
          </w:p>
        </w:tc>
      </w:tr>
      <w:tr w:rsidR="008C0708" w:rsidRPr="008C0708" w14:paraId="254DFECA" w14:textId="77777777" w:rsidTr="00171DE5">
        <w:tc>
          <w:tcPr>
            <w:tcW w:w="0" w:type="auto"/>
          </w:tcPr>
          <w:p w14:paraId="71B35B1E" w14:textId="77777777" w:rsidR="008C0708" w:rsidRPr="008C0708" w:rsidRDefault="00977647" w:rsidP="00977647">
            <w:pPr>
              <w:spacing w:after="0"/>
              <w:rPr>
                <w:rFonts w:ascii="Times New Roman" w:hAnsi="Times New Roman" w:cs="Times New Roman"/>
                <w:sz w:val="24"/>
                <w:szCs w:val="24"/>
              </w:rPr>
            </w:pPr>
            <w:r>
              <w:rPr>
                <w:rFonts w:ascii="Times New Roman" w:hAnsi="Times New Roman" w:cs="Times New Roman"/>
                <w:sz w:val="24"/>
                <w:szCs w:val="24"/>
              </w:rPr>
              <w:t>sd(</w:t>
            </w:r>
            <w:r w:rsidR="008C0708" w:rsidRPr="008C0708">
              <w:rPr>
                <w:rFonts w:ascii="Times New Roman" w:hAnsi="Times New Roman" w:cs="Times New Roman"/>
                <w:sz w:val="24"/>
                <w:szCs w:val="24"/>
              </w:rPr>
              <w:t>Intercept)</w:t>
            </w:r>
          </w:p>
        </w:tc>
        <w:tc>
          <w:tcPr>
            <w:tcW w:w="0" w:type="auto"/>
          </w:tcPr>
          <w:p w14:paraId="08BB7A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1B506F56" w14:textId="77777777" w:rsidR="008C0708" w:rsidRPr="008C0708" w:rsidRDefault="008C0708" w:rsidP="008C0708">
            <w:pPr>
              <w:spacing w:after="0"/>
              <w:rPr>
                <w:rFonts w:ascii="Times New Roman" w:hAnsi="Times New Roman" w:cs="Times New Roman"/>
                <w:sz w:val="24"/>
                <w:szCs w:val="24"/>
              </w:rPr>
            </w:pPr>
          </w:p>
        </w:tc>
        <w:tc>
          <w:tcPr>
            <w:tcW w:w="0" w:type="auto"/>
          </w:tcPr>
          <w:p w14:paraId="77CBFE05" w14:textId="77777777" w:rsidR="008C0708" w:rsidRPr="008C0708" w:rsidRDefault="008C0708" w:rsidP="008C0708">
            <w:pPr>
              <w:spacing w:after="0"/>
              <w:rPr>
                <w:rFonts w:ascii="Times New Roman" w:hAnsi="Times New Roman" w:cs="Times New Roman"/>
                <w:sz w:val="24"/>
                <w:szCs w:val="24"/>
              </w:rPr>
            </w:pPr>
          </w:p>
        </w:tc>
        <w:tc>
          <w:tcPr>
            <w:tcW w:w="0" w:type="auto"/>
          </w:tcPr>
          <w:p w14:paraId="67DD0677" w14:textId="77777777" w:rsidR="008C0708" w:rsidRPr="008C0708" w:rsidRDefault="008C0708" w:rsidP="008C0708">
            <w:pPr>
              <w:spacing w:after="0"/>
              <w:rPr>
                <w:rFonts w:ascii="Times New Roman" w:hAnsi="Times New Roman" w:cs="Times New Roman"/>
                <w:sz w:val="24"/>
                <w:szCs w:val="24"/>
              </w:rPr>
            </w:pPr>
          </w:p>
        </w:tc>
      </w:tr>
    </w:tbl>
    <w:p w14:paraId="3C345304" w14:textId="77777777" w:rsidR="008C0708" w:rsidRPr="008C0708" w:rsidRDefault="008C0708" w:rsidP="008C0708">
      <w:pPr>
        <w:pStyle w:val="BodyText"/>
        <w:spacing w:after="0" w:line="276" w:lineRule="auto"/>
      </w:pPr>
      <w:r w:rsidRPr="008C0708">
        <w:t xml:space="preserve">  </w:t>
      </w:r>
    </w:p>
    <w:p w14:paraId="3E618CCE" w14:textId="77777777" w:rsidR="001858EC" w:rsidRPr="00AF0992" w:rsidRDefault="00B44577">
      <w:pPr>
        <w:spacing w:line="360" w:lineRule="auto"/>
        <w:rPr>
          <w:rFonts w:ascii="Times New Roman" w:eastAsia="Times New Roman" w:hAnsi="Times New Roman" w:cs="Times New Roman"/>
          <w:b/>
          <w:sz w:val="24"/>
          <w:szCs w:val="24"/>
        </w:rPr>
      </w:pPr>
      <w:r w:rsidRPr="00AF0992">
        <w:rPr>
          <w:rFonts w:ascii="Times New Roman" w:eastAsia="Times New Roman" w:hAnsi="Times New Roman" w:cs="Times New Roman"/>
          <w:b/>
          <w:sz w:val="24"/>
          <w:szCs w:val="24"/>
        </w:rPr>
        <w:t>Associations between morphotypes and species-specific genotypes around the Atlantic</w:t>
      </w:r>
    </w:p>
    <w:p w14:paraId="3F639832" w14:textId="77777777" w:rsidR="001858EC" w:rsidRPr="00C76EDD" w:rsidRDefault="00B44577">
      <w:pPr>
        <w:spacing w:line="360" w:lineRule="auto"/>
        <w:rPr>
          <w:rFonts w:ascii="Times New Roman" w:eastAsia="Times New Roman" w:hAnsi="Times New Roman" w:cs="Times New Roman"/>
          <w:strike/>
          <w:sz w:val="24"/>
          <w:szCs w:val="24"/>
        </w:rPr>
      </w:pPr>
      <w:r w:rsidRPr="00C76EDD">
        <w:rPr>
          <w:rFonts w:ascii="Times New Roman" w:eastAsia="Times New Roman" w:hAnsi="Times New Roman" w:cs="Times New Roman"/>
          <w:sz w:val="24"/>
          <w:szCs w:val="24"/>
          <w:lang w:val="en-GB"/>
        </w:rPr>
        <w:t xml:space="preserve">The </w:t>
      </w:r>
      <w:r w:rsidR="00722BB4" w:rsidRPr="00C76EDD">
        <w:rPr>
          <w:rFonts w:ascii="Times New Roman" w:eastAsia="Times New Roman" w:hAnsi="Times New Roman" w:cs="Times New Roman"/>
          <w:sz w:val="24"/>
          <w:szCs w:val="24"/>
          <w:lang w:val="en-GB"/>
        </w:rPr>
        <w:t>patterns</w:t>
      </w:r>
      <w:r w:rsidRPr="00C76EDD">
        <w:rPr>
          <w:rFonts w:ascii="Times New Roman" w:eastAsia="Times New Roman" w:hAnsi="Times New Roman" w:cs="Times New Roman"/>
          <w:sz w:val="24"/>
          <w:szCs w:val="24"/>
        </w:rPr>
        <w:t xml:space="preserve"> of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sz w:val="24"/>
          <w:szCs w:val="24"/>
        </w:rPr>
        <w:t xml:space="preserve"> and the patterns of </w:t>
      </w:r>
      <w:r w:rsidRPr="00C76EDD">
        <w:rPr>
          <w:rFonts w:ascii="Times New Roman" w:eastAsia="Times New Roman" w:hAnsi="Times New Roman" w:cs="Times New Roman"/>
          <w:i/>
          <w:sz w:val="24"/>
          <w:szCs w:val="24"/>
        </w:rPr>
        <w:t>P(T|tros)</w:t>
      </w:r>
      <w:r w:rsidRPr="00C76EDD">
        <w:rPr>
          <w:rFonts w:ascii="Times New Roman" w:eastAsia="Times New Roman" w:hAnsi="Times New Roman" w:cs="Times New Roman"/>
          <w:sz w:val="24"/>
          <w:szCs w:val="24"/>
        </w:rPr>
        <w:t xml:space="preserve">, </w:t>
      </w:r>
      <w:r w:rsidR="00A73AF7"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i/>
          <w:sz w:val="24"/>
          <w:szCs w:val="24"/>
        </w:rPr>
        <w:t>|edu)</w:t>
      </w:r>
      <w:r w:rsidRPr="00C76EDD">
        <w:rPr>
          <w:rFonts w:ascii="Times New Roman" w:eastAsia="Times New Roman" w:hAnsi="Times New Roman" w:cs="Times New Roman"/>
          <w:sz w:val="24"/>
          <w:szCs w:val="24"/>
        </w:rPr>
        <w:t xml:space="preserve">, </w:t>
      </w:r>
      <w:r w:rsidRPr="00C76EDD">
        <w:rPr>
          <w:rFonts w:ascii="Times New Roman" w:eastAsia="Times New Roman" w:hAnsi="Times New Roman" w:cs="Times New Roman"/>
          <w:i/>
          <w:sz w:val="24"/>
          <w:szCs w:val="24"/>
        </w:rPr>
        <w:t>P(tros|T)</w:t>
      </w:r>
      <w:r w:rsidRPr="00C76EDD">
        <w:rPr>
          <w:rFonts w:ascii="Times New Roman" w:eastAsia="Times New Roman" w:hAnsi="Times New Roman" w:cs="Times New Roman"/>
          <w:sz w:val="24"/>
          <w:szCs w:val="24"/>
        </w:rPr>
        <w:t xml:space="preserve"> and </w:t>
      </w:r>
      <w:r w:rsidRPr="00C76EDD">
        <w:rPr>
          <w:rFonts w:ascii="Times New Roman" w:eastAsia="Times New Roman" w:hAnsi="Times New Roman" w:cs="Times New Roman"/>
          <w:i/>
          <w:sz w:val="24"/>
          <w:szCs w:val="24"/>
        </w:rPr>
        <w:t>P(edu|E)</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in samples from different geographical zones are visualized in </w:t>
      </w:r>
      <w:r w:rsidRPr="00C76EDD">
        <w:rPr>
          <w:rFonts w:ascii="Times New Roman" w:eastAsia="Times New Roman" w:hAnsi="Times New Roman" w:cs="Times New Roman"/>
          <w:b/>
          <w:sz w:val="24"/>
          <w:szCs w:val="24"/>
        </w:rPr>
        <w:t>Fig. 3</w:t>
      </w:r>
      <w:r w:rsidRPr="00C76EDD">
        <w:rPr>
          <w:rFonts w:ascii="Times New Roman" w:eastAsia="Times New Roman" w:hAnsi="Times New Roman" w:cs="Times New Roman"/>
          <w:sz w:val="24"/>
          <w:szCs w:val="24"/>
        </w:rPr>
        <w:t xml:space="preserve">. The results of the regression analysis are summarized in </w:t>
      </w:r>
      <w:r w:rsidRPr="00C76EDD">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xml:space="preserve">. The Scottish material was not included in the regression analyses. Re-analyses of the data from the White and the Barents Sea (WSBL and BH sets) together with the data from other regions revealed the same </w:t>
      </w:r>
      <w:r w:rsidRPr="00B46D89">
        <w:rPr>
          <w:rFonts w:ascii="Times New Roman" w:eastAsia="Times New Roman" w:hAnsi="Times New Roman" w:cs="Times New Roman"/>
          <w:sz w:val="24"/>
          <w:szCs w:val="24"/>
        </w:rPr>
        <w:t>patterns as those</w:t>
      </w:r>
      <w:r w:rsidRPr="00C76EDD">
        <w:rPr>
          <w:rFonts w:ascii="Times New Roman" w:eastAsia="Times New Roman" w:hAnsi="Times New Roman" w:cs="Times New Roman"/>
          <w:sz w:val="24"/>
          <w:szCs w:val="24"/>
        </w:rPr>
        <w:t xml:space="preserve"> described above. Again, in all the cases when mixed models were used (Model 5, Model 6, </w:t>
      </w:r>
      <w:r w:rsidRPr="00327016">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the marginal and conditional pseudoR</w:t>
      </w:r>
      <w:r w:rsidRPr="006C6B9F">
        <w:rPr>
          <w:rFonts w:ascii="Times New Roman" w:eastAsia="Times New Roman" w:hAnsi="Times New Roman" w:cs="Times New Roman"/>
          <w:sz w:val="24"/>
          <w:szCs w:val="24"/>
          <w:vertAlign w:val="superscript"/>
        </w:rPr>
        <w:t>2</w:t>
      </w:r>
      <w:r w:rsidRPr="00C76EDD">
        <w:rPr>
          <w:rFonts w:ascii="Times New Roman" w:eastAsia="Times New Roman" w:hAnsi="Times New Roman" w:cs="Times New Roman"/>
          <w:sz w:val="24"/>
          <w:szCs w:val="24"/>
        </w:rPr>
        <w:t xml:space="preserve"> were close to each other (</w:t>
      </w:r>
      <w:r w:rsidRPr="00C76EDD">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indicating a weak role of the random factor (</w:t>
      </w:r>
      <w:r w:rsidRPr="00B46D89">
        <w:rPr>
          <w:rFonts w:ascii="Times New Roman" w:eastAsia="Times New Roman" w:hAnsi="Times New Roman" w:cs="Times New Roman"/>
          <w:i/>
          <w:sz w:val="24"/>
          <w:szCs w:val="24"/>
        </w:rPr>
        <w:t>Set</w:t>
      </w:r>
      <w:r w:rsidRPr="00C76EDD">
        <w:rPr>
          <w:rFonts w:ascii="Times New Roman" w:eastAsia="Times New Roman" w:hAnsi="Times New Roman" w:cs="Times New Roman"/>
          <w:sz w:val="24"/>
          <w:szCs w:val="24"/>
        </w:rPr>
        <w:t xml:space="preserve">) as regulator of models, i.e. a satisfactory reproducibility of the results from population to population in all the regions.  </w:t>
      </w:r>
    </w:p>
    <w:p w14:paraId="6AD29C70" w14:textId="77777777" w:rsidR="00A73AF7" w:rsidRDefault="00B44577">
      <w:pPr>
        <w:spacing w:line="360" w:lineRule="auto"/>
        <w:rPr>
          <w:rFonts w:ascii="Times New Roman" w:eastAsia="Times New Roman" w:hAnsi="Times New Roman" w:cs="Times New Roman"/>
          <w:color w:val="0070C0"/>
          <w:sz w:val="24"/>
          <w:szCs w:val="24"/>
        </w:rPr>
      </w:pPr>
      <w:r w:rsidRPr="00B46D89">
        <w:rPr>
          <w:rFonts w:ascii="Times New Roman" w:eastAsia="Times New Roman" w:hAnsi="Times New Roman" w:cs="Times New Roman"/>
          <w:sz w:val="24"/>
          <w:szCs w:val="24"/>
          <w:lang w:val="en-GB"/>
        </w:rPr>
        <w:t>T</w:t>
      </w:r>
      <w:r w:rsidRPr="00B46D89">
        <w:rPr>
          <w:rFonts w:ascii="Times New Roman" w:eastAsia="Times New Roman" w:hAnsi="Times New Roman" w:cs="Times New Roman"/>
          <w:sz w:val="24"/>
          <w:szCs w:val="24"/>
        </w:rPr>
        <w:t xml:space="preserve">he proportion of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in samples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was positively correlated with the proportion of T-morphotypes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in the other sets, as it did in the samples from the White and the Barents Sea. This tendency was significant for all the sets (</w:t>
      </w:r>
      <w:r w:rsidRPr="00B46D89">
        <w:rPr>
          <w:rFonts w:ascii="Times New Roman" w:eastAsia="Times New Roman" w:hAnsi="Times New Roman" w:cs="Times New Roman"/>
          <w:b/>
          <w:sz w:val="24"/>
          <w:szCs w:val="24"/>
        </w:rPr>
        <w:t>Fig 3</w:t>
      </w:r>
      <w:r w:rsidRPr="00B46D89">
        <w:rPr>
          <w:rFonts w:ascii="Times New Roman" w:eastAsia="Times New Roman" w:hAnsi="Times New Roman" w:cs="Times New Roman"/>
          <w:sz w:val="24"/>
          <w:szCs w:val="24"/>
        </w:rPr>
        <w:t xml:space="preserve">; Model 4, </w:t>
      </w:r>
      <w:r w:rsidRPr="00B46D89">
        <w:rPr>
          <w:rFonts w:ascii="Times New Roman" w:eastAsia="Times New Roman" w:hAnsi="Times New Roman" w:cs="Times New Roman"/>
          <w:b/>
          <w:sz w:val="24"/>
          <w:szCs w:val="24"/>
        </w:rPr>
        <w:t>Table 1</w:t>
      </w:r>
      <w:r w:rsidRPr="00B46D89">
        <w:rPr>
          <w:rFonts w:ascii="Times New Roman" w:eastAsia="Times New Roman" w:hAnsi="Times New Roman" w:cs="Times New Roman"/>
          <w:sz w:val="24"/>
          <w:szCs w:val="24"/>
        </w:rPr>
        <w:t xml:space="preserve">). Otherwise, the patterns of variation were different for different sets. For GOM, the regression line stretched above the Y=X line but close to it, indicating the proportionality between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and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For B</w:t>
      </w:r>
      <w:r w:rsidR="00A73AF7" w:rsidRPr="00B46D89">
        <w:rPr>
          <w:rFonts w:ascii="Times New Roman" w:eastAsia="Times New Roman" w:hAnsi="Times New Roman" w:cs="Times New Roman"/>
          <w:sz w:val="24"/>
          <w:szCs w:val="24"/>
        </w:rPr>
        <w:t>ALT</w:t>
      </w:r>
      <w:r w:rsidRPr="00B46D89">
        <w:rPr>
          <w:rFonts w:ascii="Times New Roman" w:eastAsia="Times New Roman" w:hAnsi="Times New Roman" w:cs="Times New Roman"/>
          <w:sz w:val="24"/>
          <w:szCs w:val="24"/>
        </w:rPr>
        <w:t xml:space="preserve">, the regression slope was very steep, and the regression line rapidly diverged from the Y=X line. </w:t>
      </w:r>
      <w:r w:rsidRPr="00B46D89">
        <w:rPr>
          <w:rFonts w:ascii="Times New Roman" w:eastAsia="Times New Roman" w:hAnsi="Times New Roman" w:cs="Times New Roman"/>
          <w:sz w:val="24"/>
          <w:szCs w:val="24"/>
          <w:lang w:val="en-GB"/>
        </w:rPr>
        <w:t>This was due to the fact that</w:t>
      </w:r>
      <w:r w:rsidRPr="00B46D89">
        <w:rPr>
          <w:rFonts w:ascii="Times New Roman" w:eastAsia="Times New Roman" w:hAnsi="Times New Roman" w:cs="Times New Roman"/>
          <w:sz w:val="24"/>
          <w:szCs w:val="24"/>
        </w:rPr>
        <w:t xml:space="preserve"> the PT range in </w:t>
      </w:r>
      <w:r w:rsidR="0016742C" w:rsidRPr="00B46D89">
        <w:rPr>
          <w:rFonts w:ascii="Times New Roman" w:eastAsia="Times New Roman" w:hAnsi="Times New Roman" w:cs="Times New Roman"/>
          <w:sz w:val="24"/>
          <w:szCs w:val="24"/>
        </w:rPr>
        <w:t>BALT</w:t>
      </w:r>
      <w:r w:rsidRPr="00B46D89">
        <w:rPr>
          <w:rFonts w:ascii="Times New Roman" w:eastAsia="Times New Roman" w:hAnsi="Times New Roman" w:cs="Times New Roman"/>
          <w:sz w:val="24"/>
          <w:szCs w:val="24"/>
        </w:rPr>
        <w:t xml:space="preserve"> was, unlike the situation in the other sets, very narrow (0-0.4) as compared with the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xml:space="preserve"> range (~0-1), and the small surplus of T-morphotypes in the samples was accompanied by a strong increase in the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prevalence. A similar tendency was observed in the scanty material from N</w:t>
      </w:r>
      <w:r w:rsidR="00A73AF7" w:rsidRPr="00B46D89">
        <w:rPr>
          <w:rFonts w:ascii="Times New Roman" w:eastAsia="Times New Roman" w:hAnsi="Times New Roman" w:cs="Times New Roman"/>
          <w:sz w:val="24"/>
          <w:szCs w:val="24"/>
        </w:rPr>
        <w:t>ORW</w:t>
      </w:r>
      <w:r w:rsidRPr="00B46D89">
        <w:rPr>
          <w:rFonts w:ascii="Times New Roman" w:eastAsia="Times New Roman" w:hAnsi="Times New Roman" w:cs="Times New Roman"/>
          <w:sz w:val="24"/>
          <w:szCs w:val="24"/>
        </w:rPr>
        <w:t xml:space="preserve">. Both SCOT samples fell on the Y=X line. Noteworthy are </w:t>
      </w:r>
      <w:r w:rsidR="00722BB4" w:rsidRPr="00B46D89">
        <w:rPr>
          <w:rFonts w:ascii="Times New Roman" w:eastAsia="Times New Roman" w:hAnsi="Times New Roman" w:cs="Times New Roman"/>
          <w:sz w:val="24"/>
          <w:szCs w:val="24"/>
          <w:lang w:val="en-GB"/>
        </w:rPr>
        <w:t xml:space="preserve">a </w:t>
      </w:r>
      <w:r w:rsidR="00722BB4" w:rsidRPr="00B46D89">
        <w:rPr>
          <w:rFonts w:ascii="Times New Roman" w:eastAsia="Times New Roman" w:hAnsi="Times New Roman" w:cs="Times New Roman"/>
          <w:sz w:val="24"/>
          <w:szCs w:val="24"/>
        </w:rPr>
        <w:t xml:space="preserve">few </w:t>
      </w:r>
      <w:r w:rsidRPr="00B46D89">
        <w:rPr>
          <w:rFonts w:ascii="Times New Roman" w:eastAsia="Times New Roman" w:hAnsi="Times New Roman" w:cs="Times New Roman"/>
          <w:sz w:val="24"/>
          <w:szCs w:val="24"/>
        </w:rPr>
        <w:t xml:space="preserve">“outlier” samples from GOM and NORW, in which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was close to zero but </w:t>
      </w:r>
      <w:r w:rsidRPr="00B46D89">
        <w:rPr>
          <w:rFonts w:ascii="Times New Roman" w:eastAsia="Times New Roman" w:hAnsi="Times New Roman" w:cs="Times New Roman"/>
          <w:i/>
          <w:sz w:val="24"/>
          <w:szCs w:val="24"/>
        </w:rPr>
        <w:t xml:space="preserve">Ptros </w:t>
      </w:r>
      <w:r w:rsidRPr="00B46D89">
        <w:rPr>
          <w:rFonts w:ascii="Times New Roman" w:eastAsia="Times New Roman" w:hAnsi="Times New Roman" w:cs="Times New Roman"/>
          <w:sz w:val="24"/>
          <w:szCs w:val="24"/>
        </w:rPr>
        <w:t>was</w:t>
      </w:r>
      <w:r w:rsidRPr="00B46D89">
        <w:rPr>
          <w:rFonts w:ascii="Times New Roman" w:eastAsia="Times New Roman" w:hAnsi="Times New Roman" w:cs="Times New Roman"/>
          <w:i/>
          <w:sz w:val="24"/>
          <w:szCs w:val="24"/>
        </w:rPr>
        <w:t xml:space="preserve"> </w:t>
      </w:r>
      <w:r w:rsidRPr="00B46D89">
        <w:rPr>
          <w:rFonts w:ascii="Times New Roman" w:eastAsia="Times New Roman" w:hAnsi="Times New Roman" w:cs="Times New Roman"/>
          <w:sz w:val="24"/>
          <w:szCs w:val="24"/>
        </w:rPr>
        <w:t>high</w:t>
      </w:r>
      <w:r w:rsidRPr="00B46D89">
        <w:rPr>
          <w:rFonts w:ascii="Times New Roman" w:eastAsia="Times New Roman" w:hAnsi="Times New Roman" w:cs="Times New Roman"/>
          <w:color w:val="0070C0"/>
          <w:sz w:val="24"/>
          <w:szCs w:val="24"/>
        </w:rPr>
        <w:t>.</w:t>
      </w:r>
      <w:r>
        <w:rPr>
          <w:rFonts w:ascii="Times New Roman" w:eastAsia="Times New Roman" w:hAnsi="Times New Roman" w:cs="Times New Roman"/>
          <w:color w:val="0070C0"/>
          <w:sz w:val="24"/>
          <w:szCs w:val="24"/>
        </w:rPr>
        <w:t xml:space="preserve"> </w:t>
      </w:r>
    </w:p>
    <w:p w14:paraId="2CC87292" w14:textId="77777777" w:rsidR="004D358A" w:rsidRDefault="001D1B8B">
      <w:pPr>
        <w:spacing w:line="360" w:lineRule="auto"/>
        <w:rPr>
          <w:rFonts w:ascii="Times New Roman" w:eastAsia="Times New Roman" w:hAnsi="Times New Roman" w:cs="Times New Roman"/>
          <w:noProof/>
          <w:color w:val="0070C0"/>
          <w:sz w:val="24"/>
          <w:szCs w:val="24"/>
        </w:rPr>
      </w:pPr>
      <w:r>
        <w:rPr>
          <w:rFonts w:ascii="Times New Roman" w:eastAsia="Times New Roman" w:hAnsi="Times New Roman" w:cs="Times New Roman"/>
          <w:noProof/>
          <w:color w:val="0070C0"/>
          <w:sz w:val="24"/>
          <w:szCs w:val="24"/>
          <w:lang w:val="fi-FI" w:eastAsia="fi-FI"/>
        </w:rPr>
        <mc:AlternateContent>
          <mc:Choice Requires="wpg">
            <w:drawing>
              <wp:anchor distT="0" distB="0" distL="114300" distR="114300" simplePos="0" relativeHeight="251670528" behindDoc="0" locked="0" layoutInCell="1" allowOverlap="1" wp14:anchorId="7DB1456B" wp14:editId="14C11162">
                <wp:simplePos x="0" y="0"/>
                <wp:positionH relativeFrom="column">
                  <wp:posOffset>137556</wp:posOffset>
                </wp:positionH>
                <wp:positionV relativeFrom="paragraph">
                  <wp:posOffset>-118035</wp:posOffset>
                </wp:positionV>
                <wp:extent cx="5667469" cy="8016844"/>
                <wp:effectExtent l="0" t="0" r="0" b="3810"/>
                <wp:wrapNone/>
                <wp:docPr id="14" name="Группа 14"/>
                <wp:cNvGraphicFramePr/>
                <a:graphic xmlns:a="http://schemas.openxmlformats.org/drawingml/2006/main">
                  <a:graphicData uri="http://schemas.microsoft.com/office/word/2010/wordprocessingGroup">
                    <wpg:wgp>
                      <wpg:cNvGrpSpPr/>
                      <wpg:grpSpPr>
                        <a:xfrm>
                          <a:off x="0" y="0"/>
                          <a:ext cx="5667469" cy="8016844"/>
                          <a:chOff x="0" y="0"/>
                          <a:chExt cx="5667469" cy="8016844"/>
                        </a:xfrm>
                      </wpg:grpSpPr>
                      <wps:wsp>
                        <wps:cNvPr id="11" name="Надпись 2"/>
                        <wps:cNvSpPr txBox="1">
                          <a:spLocks noChangeArrowheads="1"/>
                        </wps:cNvSpPr>
                        <wps:spPr bwMode="auto">
                          <a:xfrm>
                            <a:off x="0" y="117695"/>
                            <a:ext cx="5667469" cy="7899149"/>
                          </a:xfrm>
                          <a:prstGeom prst="rect">
                            <a:avLst/>
                          </a:prstGeom>
                          <a:noFill/>
                          <a:ln w="9525">
                            <a:noFill/>
                            <a:miter lim="800000"/>
                            <a:headEnd/>
                            <a:tailEnd/>
                          </a:ln>
                        </wps:spPr>
                        <wps:txbx>
                          <w:txbxContent>
                            <w:p w14:paraId="4DA5E082" w14:textId="77777777" w:rsidR="009620DF" w:rsidRPr="00694F80" w:rsidRDefault="009620DF">
                              <w:pPr>
                                <w:rPr>
                                  <w:lang w:val="ru-RU"/>
                                </w:rPr>
                              </w:pPr>
                              <w:r>
                                <w:rPr>
                                  <w:noProof/>
                                  <w:lang w:val="fi-FI" w:eastAsia="fi-FI"/>
                                </w:rPr>
                                <w:drawing>
                                  <wp:inline distT="0" distB="0" distL="0" distR="0" wp14:anchorId="71D7EC87" wp14:editId="0399E80A">
                                    <wp:extent cx="5531668" cy="73778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1663" cy="737779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 name="Поле 5"/>
                        <wps:cNvSpPr txBox="1"/>
                        <wps:spPr>
                          <a:xfrm>
                            <a:off x="1280956" y="0"/>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0432C" w14:textId="77777777" w:rsidR="009620DF" w:rsidRPr="003A42ED" w:rsidRDefault="009620DF">
                              <w:pPr>
                                <w:rPr>
                                  <w:rFonts w:ascii="Times New Roman" w:hAnsi="Times New Roman" w:cs="Times New Roman"/>
                                  <w:b/>
                                  <w:sz w:val="24"/>
                                  <w:szCs w:val="24"/>
                                </w:rPr>
                              </w:pPr>
                              <w:r w:rsidRPr="003A42ED">
                                <w:rPr>
                                  <w:rFonts w:ascii="Times New Roman" w:hAnsi="Times New Roman" w:cs="Times New Roman"/>
                                  <w:b/>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Поле 7"/>
                        <wps:cNvSpPr txBox="1"/>
                        <wps:spPr>
                          <a:xfrm>
                            <a:off x="3059810" y="0"/>
                            <a:ext cx="291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E1852" w14:textId="77777777" w:rsidR="009620DF" w:rsidRPr="003A42ED" w:rsidRDefault="009620DF" w:rsidP="003A42ED">
                              <w:pPr>
                                <w:rPr>
                                  <w:rFonts w:ascii="Times New Roman" w:hAnsi="Times New Roman" w:cs="Times New Roman"/>
                                  <w:b/>
                                  <w:sz w:val="24"/>
                                  <w:szCs w:val="24"/>
                                </w:rPr>
                              </w:pPr>
                              <w:r>
                                <w:rPr>
                                  <w:rFonts w:ascii="Times New Roman" w:hAnsi="Times New Roman" w:cs="Times New Roman"/>
                                  <w:b/>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Поле 12"/>
                        <wps:cNvSpPr txBox="1"/>
                        <wps:spPr>
                          <a:xfrm>
                            <a:off x="4915613" y="4527"/>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FFFCC" w14:textId="77777777" w:rsidR="009620DF" w:rsidRPr="003A42ED" w:rsidRDefault="009620DF" w:rsidP="003B7FF0">
                              <w:pPr>
                                <w:rPr>
                                  <w:rFonts w:ascii="Times New Roman" w:hAnsi="Times New Roman" w:cs="Times New Roman"/>
                                  <w:b/>
                                  <w:sz w:val="24"/>
                                  <w:szCs w:val="24"/>
                                </w:rPr>
                              </w:pPr>
                              <w:r>
                                <w:rPr>
                                  <w:rFonts w:ascii="Times New Roman" w:hAnsi="Times New Roman" w:cs="Times New Roman"/>
                                  <w:b/>
                                  <w:sz w:val="24"/>
                                  <w:szCs w:val="2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B1456B" id="Группа 14" o:spid="_x0000_s1028" style="position:absolute;margin-left:10.85pt;margin-top:-9.3pt;width:446.25pt;height:631.25pt;z-index:251670528" coordsize="56674,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">
                <v:shape id="_x0000_s1029" type="#_x0000_t202" style="position:absolute;top:1176;width:56674;height:7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DA5E082" w14:textId="77777777" w:rsidR="009620DF" w:rsidRPr="00694F80" w:rsidRDefault="009620DF">
                        <w:pPr>
                          <w:rPr>
                            <w:lang w:val="ru-RU"/>
                          </w:rPr>
                        </w:pPr>
                        <w:r>
                          <w:rPr>
                            <w:noProof/>
                            <w:lang w:val="fi-FI" w:eastAsia="fi-FI"/>
                          </w:rPr>
                          <w:drawing>
                            <wp:inline distT="0" distB="0" distL="0" distR="0" wp14:anchorId="71D7EC87" wp14:editId="0399E80A">
                              <wp:extent cx="5531668" cy="73778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1663" cy="7377796"/>
                                      </a:xfrm>
                                      <a:prstGeom prst="rect">
                                        <a:avLst/>
                                      </a:prstGeom>
                                      <a:noFill/>
                                      <a:ln>
                                        <a:noFill/>
                                      </a:ln>
                                    </pic:spPr>
                                  </pic:pic>
                                </a:graphicData>
                              </a:graphic>
                            </wp:inline>
                          </w:drawing>
                        </w:r>
                      </w:p>
                    </w:txbxContent>
                  </v:textbox>
                </v:shape>
                <v:shape id="Поле 5" o:spid="_x0000_s1030" type="#_x0000_t202" style="position:absolute;left:12809;width:2997;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14:paraId="5270432C" w14:textId="77777777" w:rsidR="009620DF" w:rsidRPr="003A42ED" w:rsidRDefault="009620DF">
                        <w:pPr>
                          <w:rPr>
                            <w:rFonts w:ascii="Times New Roman" w:hAnsi="Times New Roman" w:cs="Times New Roman"/>
                            <w:b/>
                            <w:sz w:val="24"/>
                            <w:szCs w:val="24"/>
                          </w:rPr>
                        </w:pPr>
                        <w:r w:rsidRPr="003A42ED">
                          <w:rPr>
                            <w:rFonts w:ascii="Times New Roman" w:hAnsi="Times New Roman" w:cs="Times New Roman"/>
                            <w:b/>
                            <w:sz w:val="24"/>
                            <w:szCs w:val="24"/>
                          </w:rPr>
                          <w:t>A</w:t>
                        </w:r>
                      </w:p>
                    </w:txbxContent>
                  </v:textbox>
                </v:shape>
                <v:shape id="Поле 7" o:spid="_x0000_s1031" type="#_x0000_t202" style="position:absolute;left:30598;width:2914;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" filled="f" stroked="f" strokeweight=".5pt">
                  <v:textbox>
                    <w:txbxContent>
                      <w:p w14:paraId="6C9E1852" w14:textId="77777777" w:rsidR="009620DF" w:rsidRPr="003A42ED" w:rsidRDefault="009620DF" w:rsidP="003A42ED">
                        <w:pPr>
                          <w:rPr>
                            <w:rFonts w:ascii="Times New Roman" w:hAnsi="Times New Roman" w:cs="Times New Roman"/>
                            <w:b/>
                            <w:sz w:val="24"/>
                            <w:szCs w:val="24"/>
                          </w:rPr>
                        </w:pPr>
                        <w:r>
                          <w:rPr>
                            <w:rFonts w:ascii="Times New Roman" w:hAnsi="Times New Roman" w:cs="Times New Roman"/>
                            <w:b/>
                            <w:sz w:val="24"/>
                            <w:szCs w:val="24"/>
                          </w:rPr>
                          <w:t>B</w:t>
                        </w:r>
                      </w:p>
                    </w:txbxContent>
                  </v:textbox>
                </v:shape>
                <v:shape id="Поле 12" o:spid="_x0000_s1032" type="#_x0000_t202" style="position:absolute;left:49156;top:45;width:2997;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1BFFFFCC" w14:textId="77777777" w:rsidR="009620DF" w:rsidRPr="003A42ED" w:rsidRDefault="009620DF" w:rsidP="003B7FF0">
                        <w:pPr>
                          <w:rPr>
                            <w:rFonts w:ascii="Times New Roman" w:hAnsi="Times New Roman" w:cs="Times New Roman"/>
                            <w:b/>
                            <w:sz w:val="24"/>
                            <w:szCs w:val="24"/>
                          </w:rPr>
                        </w:pPr>
                        <w:r>
                          <w:rPr>
                            <w:rFonts w:ascii="Times New Roman" w:hAnsi="Times New Roman" w:cs="Times New Roman"/>
                            <w:b/>
                            <w:sz w:val="24"/>
                            <w:szCs w:val="24"/>
                          </w:rPr>
                          <w:t>C</w:t>
                        </w:r>
                      </w:p>
                    </w:txbxContent>
                  </v:textbox>
                </v:shape>
              </v:group>
            </w:pict>
          </mc:Fallback>
        </mc:AlternateContent>
      </w:r>
    </w:p>
    <w:p w14:paraId="20E00483" w14:textId="77777777" w:rsidR="00694F80" w:rsidRDefault="00694F80">
      <w:pPr>
        <w:spacing w:line="360" w:lineRule="auto"/>
        <w:rPr>
          <w:rFonts w:ascii="Times New Roman" w:eastAsia="Times New Roman" w:hAnsi="Times New Roman" w:cs="Times New Roman"/>
          <w:noProof/>
          <w:color w:val="0070C0"/>
          <w:sz w:val="24"/>
          <w:szCs w:val="24"/>
        </w:rPr>
      </w:pPr>
    </w:p>
    <w:p w14:paraId="4D19D547" w14:textId="77777777" w:rsidR="00694F80" w:rsidRDefault="00694F80">
      <w:pPr>
        <w:spacing w:line="360" w:lineRule="auto"/>
        <w:rPr>
          <w:rFonts w:ascii="Times New Roman" w:eastAsia="Times New Roman" w:hAnsi="Times New Roman" w:cs="Times New Roman"/>
          <w:noProof/>
          <w:color w:val="0070C0"/>
          <w:sz w:val="24"/>
          <w:szCs w:val="24"/>
        </w:rPr>
      </w:pPr>
    </w:p>
    <w:p w14:paraId="7317EDC4" w14:textId="77777777" w:rsidR="00694F80" w:rsidRDefault="00694F80">
      <w:pPr>
        <w:spacing w:line="360" w:lineRule="auto"/>
        <w:rPr>
          <w:rFonts w:ascii="Times New Roman" w:eastAsia="Times New Roman" w:hAnsi="Times New Roman" w:cs="Times New Roman"/>
          <w:noProof/>
          <w:color w:val="0070C0"/>
          <w:sz w:val="24"/>
          <w:szCs w:val="24"/>
        </w:rPr>
      </w:pPr>
    </w:p>
    <w:p w14:paraId="78096465" w14:textId="77777777" w:rsidR="00694F80" w:rsidRDefault="00694F80">
      <w:pPr>
        <w:spacing w:line="360" w:lineRule="auto"/>
        <w:rPr>
          <w:rFonts w:ascii="Times New Roman" w:eastAsia="Times New Roman" w:hAnsi="Times New Roman" w:cs="Times New Roman"/>
          <w:noProof/>
          <w:color w:val="0070C0"/>
          <w:sz w:val="24"/>
          <w:szCs w:val="24"/>
        </w:rPr>
      </w:pPr>
    </w:p>
    <w:p w14:paraId="1B5D81FC" w14:textId="77777777" w:rsidR="00694F80" w:rsidRDefault="00694F80">
      <w:pPr>
        <w:spacing w:line="360" w:lineRule="auto"/>
        <w:rPr>
          <w:rFonts w:ascii="Times New Roman" w:eastAsia="Times New Roman" w:hAnsi="Times New Roman" w:cs="Times New Roman"/>
          <w:noProof/>
          <w:color w:val="0070C0"/>
          <w:sz w:val="24"/>
          <w:szCs w:val="24"/>
        </w:rPr>
      </w:pPr>
    </w:p>
    <w:p w14:paraId="6D506DCC" w14:textId="77777777" w:rsidR="00694F80" w:rsidRDefault="00694F80">
      <w:pPr>
        <w:spacing w:line="360" w:lineRule="auto"/>
        <w:rPr>
          <w:rFonts w:ascii="Times New Roman" w:eastAsia="Times New Roman" w:hAnsi="Times New Roman" w:cs="Times New Roman"/>
          <w:noProof/>
          <w:color w:val="0070C0"/>
          <w:sz w:val="24"/>
          <w:szCs w:val="24"/>
        </w:rPr>
      </w:pPr>
    </w:p>
    <w:p w14:paraId="41910F5D" w14:textId="77777777" w:rsidR="00694F80" w:rsidRDefault="00694F80">
      <w:pPr>
        <w:spacing w:line="360" w:lineRule="auto"/>
        <w:rPr>
          <w:rFonts w:ascii="Times New Roman" w:eastAsia="Times New Roman" w:hAnsi="Times New Roman" w:cs="Times New Roman"/>
          <w:noProof/>
          <w:color w:val="0070C0"/>
          <w:sz w:val="24"/>
          <w:szCs w:val="24"/>
        </w:rPr>
      </w:pPr>
    </w:p>
    <w:p w14:paraId="75073E1F" w14:textId="77777777" w:rsidR="00694F80" w:rsidRDefault="00694F80">
      <w:pPr>
        <w:spacing w:line="360" w:lineRule="auto"/>
        <w:rPr>
          <w:rFonts w:ascii="Times New Roman" w:eastAsia="Times New Roman" w:hAnsi="Times New Roman" w:cs="Times New Roman"/>
          <w:noProof/>
          <w:color w:val="0070C0"/>
          <w:sz w:val="24"/>
          <w:szCs w:val="24"/>
        </w:rPr>
      </w:pPr>
    </w:p>
    <w:p w14:paraId="31E71536" w14:textId="77777777" w:rsidR="00694F80" w:rsidRDefault="00694F80">
      <w:pPr>
        <w:spacing w:line="360" w:lineRule="auto"/>
        <w:rPr>
          <w:rFonts w:ascii="Times New Roman" w:eastAsia="Times New Roman" w:hAnsi="Times New Roman" w:cs="Times New Roman"/>
          <w:noProof/>
          <w:color w:val="0070C0"/>
          <w:sz w:val="24"/>
          <w:szCs w:val="24"/>
        </w:rPr>
      </w:pPr>
    </w:p>
    <w:p w14:paraId="09258C77" w14:textId="77777777" w:rsidR="00694F80" w:rsidRDefault="00694F80">
      <w:pPr>
        <w:spacing w:line="360" w:lineRule="auto"/>
        <w:rPr>
          <w:rFonts w:ascii="Times New Roman" w:eastAsia="Times New Roman" w:hAnsi="Times New Roman" w:cs="Times New Roman"/>
          <w:noProof/>
          <w:color w:val="0070C0"/>
          <w:sz w:val="24"/>
          <w:szCs w:val="24"/>
        </w:rPr>
      </w:pPr>
    </w:p>
    <w:p w14:paraId="008A6E87" w14:textId="77777777" w:rsidR="00694F80" w:rsidRDefault="00694F80">
      <w:pPr>
        <w:spacing w:line="360" w:lineRule="auto"/>
        <w:rPr>
          <w:rFonts w:ascii="Times New Roman" w:eastAsia="Times New Roman" w:hAnsi="Times New Roman" w:cs="Times New Roman"/>
          <w:noProof/>
          <w:color w:val="0070C0"/>
          <w:sz w:val="24"/>
          <w:szCs w:val="24"/>
        </w:rPr>
      </w:pPr>
    </w:p>
    <w:p w14:paraId="59BED47C" w14:textId="77777777" w:rsidR="00694F80" w:rsidRDefault="00694F80">
      <w:pPr>
        <w:spacing w:line="360" w:lineRule="auto"/>
        <w:rPr>
          <w:rFonts w:ascii="Times New Roman" w:eastAsia="Times New Roman" w:hAnsi="Times New Roman" w:cs="Times New Roman"/>
          <w:noProof/>
          <w:color w:val="0070C0"/>
          <w:sz w:val="24"/>
          <w:szCs w:val="24"/>
        </w:rPr>
      </w:pPr>
    </w:p>
    <w:p w14:paraId="08EA6FAB" w14:textId="77777777" w:rsidR="00694F80" w:rsidRDefault="00694F80">
      <w:pPr>
        <w:spacing w:line="360" w:lineRule="auto"/>
        <w:rPr>
          <w:rFonts w:ascii="Times New Roman" w:eastAsia="Times New Roman" w:hAnsi="Times New Roman" w:cs="Times New Roman"/>
          <w:noProof/>
          <w:color w:val="0070C0"/>
          <w:sz w:val="24"/>
          <w:szCs w:val="24"/>
        </w:rPr>
      </w:pPr>
    </w:p>
    <w:p w14:paraId="24CAB12A" w14:textId="77777777" w:rsidR="00694F80" w:rsidRDefault="00694F80">
      <w:pPr>
        <w:spacing w:line="360" w:lineRule="auto"/>
        <w:rPr>
          <w:rFonts w:ascii="Times New Roman" w:eastAsia="Times New Roman" w:hAnsi="Times New Roman" w:cs="Times New Roman"/>
          <w:noProof/>
          <w:color w:val="0070C0"/>
          <w:sz w:val="24"/>
          <w:szCs w:val="24"/>
        </w:rPr>
      </w:pPr>
    </w:p>
    <w:p w14:paraId="0EFB5B06" w14:textId="77777777" w:rsidR="00694F80" w:rsidRDefault="00694F80">
      <w:pPr>
        <w:spacing w:line="360" w:lineRule="auto"/>
        <w:rPr>
          <w:rFonts w:ascii="Times New Roman" w:eastAsia="Times New Roman" w:hAnsi="Times New Roman" w:cs="Times New Roman"/>
          <w:noProof/>
          <w:color w:val="0070C0"/>
          <w:sz w:val="24"/>
          <w:szCs w:val="24"/>
        </w:rPr>
      </w:pPr>
    </w:p>
    <w:p w14:paraId="5BDFA296" w14:textId="77777777" w:rsidR="00694F80" w:rsidRDefault="00694F80">
      <w:pPr>
        <w:spacing w:line="360" w:lineRule="auto"/>
        <w:rPr>
          <w:rFonts w:ascii="Times New Roman" w:eastAsia="Times New Roman" w:hAnsi="Times New Roman" w:cs="Times New Roman"/>
          <w:noProof/>
          <w:color w:val="0070C0"/>
          <w:sz w:val="24"/>
          <w:szCs w:val="24"/>
        </w:rPr>
      </w:pPr>
    </w:p>
    <w:p w14:paraId="2D6D312E" w14:textId="77777777" w:rsidR="00694F80" w:rsidRDefault="00694F80">
      <w:pPr>
        <w:spacing w:line="360" w:lineRule="auto"/>
        <w:rPr>
          <w:rFonts w:ascii="Times New Roman" w:eastAsia="Times New Roman" w:hAnsi="Times New Roman" w:cs="Times New Roman"/>
          <w:noProof/>
          <w:color w:val="0070C0"/>
          <w:sz w:val="24"/>
          <w:szCs w:val="24"/>
        </w:rPr>
      </w:pPr>
    </w:p>
    <w:p w14:paraId="51047FA3" w14:textId="77777777" w:rsidR="00694F80" w:rsidRDefault="00694F80">
      <w:pPr>
        <w:spacing w:line="360" w:lineRule="auto"/>
        <w:rPr>
          <w:rFonts w:ascii="Times New Roman" w:eastAsia="Times New Roman" w:hAnsi="Times New Roman" w:cs="Times New Roman"/>
          <w:noProof/>
          <w:color w:val="0070C0"/>
          <w:sz w:val="24"/>
          <w:szCs w:val="24"/>
        </w:rPr>
      </w:pPr>
    </w:p>
    <w:p w14:paraId="34A16675" w14:textId="77777777" w:rsidR="00205AEE" w:rsidRDefault="00205AEE" w:rsidP="00C47CFD">
      <w:pPr>
        <w:spacing w:line="360" w:lineRule="auto"/>
        <w:rPr>
          <w:rFonts w:ascii="Times New Roman" w:eastAsia="Times New Roman" w:hAnsi="Times New Roman" w:cs="Times New Roman"/>
          <w:sz w:val="24"/>
          <w:szCs w:val="24"/>
          <w:highlight w:val="yellow"/>
        </w:rPr>
      </w:pPr>
    </w:p>
    <w:p w14:paraId="2EE472F7" w14:textId="77777777" w:rsidR="00C47CFD" w:rsidRPr="00185BCA" w:rsidRDefault="00C47CFD" w:rsidP="00C47CFD">
      <w:pPr>
        <w:spacing w:line="360" w:lineRule="auto"/>
        <w:rPr>
          <w:rFonts w:ascii="Times New Roman" w:eastAsia="Times New Roman" w:hAnsi="Times New Roman" w:cs="Times New Roman"/>
          <w:sz w:val="24"/>
          <w:szCs w:val="24"/>
        </w:rPr>
      </w:pPr>
      <w:r w:rsidRPr="0042096B">
        <w:rPr>
          <w:rFonts w:ascii="Times New Roman" w:eastAsia="Times New Roman" w:hAnsi="Times New Roman" w:cs="Times New Roman"/>
          <w:b/>
          <w:sz w:val="24"/>
          <w:szCs w:val="24"/>
          <w:highlight w:val="lightGray"/>
        </w:rPr>
        <w:t>Figure 3</w:t>
      </w:r>
      <w:r w:rsidRPr="00205AEE">
        <w:rPr>
          <w:rFonts w:ascii="Times New Roman" w:eastAsia="Times New Roman" w:hAnsi="Times New Roman" w:cs="Times New Roman"/>
          <w:sz w:val="24"/>
          <w:szCs w:val="24"/>
          <w:highlight w:val="lightGray"/>
        </w:rPr>
        <w:t xml:space="preserve">. Predictive power of the morphotype test in different contact zones. (A) Dependence of proportion of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on proportion of T-morphotypes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Dotted lines are empirical regressions (Model 4). Solid gray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predictions </w:t>
      </w:r>
      <w:proofErr w:type="gramStart"/>
      <w:r w:rsidRPr="00205AEE">
        <w:rPr>
          <w:rFonts w:ascii="Times New Roman" w:eastAsia="Times New Roman" w:hAnsi="Times New Roman" w:cs="Times New Roman"/>
          <w:sz w:val="24"/>
          <w:szCs w:val="24"/>
          <w:highlight w:val="lightGray"/>
        </w:rPr>
        <w:t xml:space="preserve">of </w:t>
      </w:r>
      <w:r w:rsidR="0042096B">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w:t>
      </w:r>
      <w:proofErr w:type="gramEnd"/>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by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calculator” (Eq. 3). Solid black lines represent Y=X dependence. (B) Probability to find a mussel with </w:t>
      </w:r>
      <w:r w:rsidR="00722BB4" w:rsidRPr="00205AEE">
        <w:rPr>
          <w:rFonts w:ascii="Times New Roman" w:eastAsia="Times New Roman" w:hAnsi="Times New Roman" w:cs="Times New Roman"/>
          <w:sz w:val="24"/>
          <w:szCs w:val="24"/>
          <w:highlight w:val="lightGray"/>
        </w:rPr>
        <w:t xml:space="preserve">a </w:t>
      </w:r>
      <w:r w:rsidRPr="00205AEE">
        <w:rPr>
          <w:rFonts w:ascii="Times New Roman" w:eastAsia="Times New Roman" w:hAnsi="Times New Roman" w:cs="Times New Roman"/>
          <w:sz w:val="24"/>
          <w:szCs w:val="24"/>
          <w:highlight w:val="lightGray"/>
        </w:rPr>
        <w:t xml:space="preserve">T-morphotype among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 xml:space="preserve">edulis </w:t>
      </w:r>
      <w:r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i/>
          <w:sz w:val="24"/>
          <w:szCs w:val="24"/>
          <w:highlight w:val="lightGray"/>
        </w:rPr>
        <w:t>P(T|edu)</w:t>
      </w:r>
      <w:r w:rsidRPr="00205AEE">
        <w:rPr>
          <w:rFonts w:ascii="Times New Roman" w:eastAsia="Times New Roman" w:hAnsi="Times New Roman" w:cs="Times New Roman"/>
          <w:sz w:val="24"/>
          <w:szCs w:val="24"/>
          <w:highlight w:val="lightGray"/>
        </w:rPr>
        <w:t xml:space="preserve">) </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empty 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P(T|tros)</w:t>
      </w:r>
      <w:r w:rsidRPr="00205AEE">
        <w:rPr>
          <w:rFonts w:ascii="Times New Roman" w:eastAsia="Times New Roman" w:hAnsi="Times New Roman" w:cs="Times New Roman"/>
          <w:sz w:val="24"/>
          <w:szCs w:val="24"/>
          <w:highlight w:val="lightGray"/>
        </w:rPr>
        <w:t>)</w:t>
      </w:r>
      <w:r w:rsidR="00A94F6C">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filled 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Lines are empirical regressions (Model 5). (C) Probability of correct species identification by </w:t>
      </w:r>
      <w:r w:rsidR="00722BB4" w:rsidRPr="00205AEE">
        <w:rPr>
          <w:rFonts w:ascii="Times New Roman" w:eastAsia="Times New Roman" w:hAnsi="Times New Roman" w:cs="Times New Roman"/>
          <w:sz w:val="24"/>
          <w:szCs w:val="24"/>
          <w:highlight w:val="lightGray"/>
        </w:rPr>
        <w:t xml:space="preserve">the morphotype </w:t>
      </w:r>
      <w:r w:rsidRPr="00205AEE">
        <w:rPr>
          <w:rFonts w:ascii="Times New Roman" w:eastAsia="Times New Roman" w:hAnsi="Times New Roman" w:cs="Times New Roman"/>
          <w:sz w:val="24"/>
          <w:szCs w:val="24"/>
          <w:highlight w:val="lightGray"/>
        </w:rPr>
        <w:t>test</w:t>
      </w:r>
      <w:r w:rsidR="003A27ED">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M. trossulus</w:t>
      </w:r>
      <w:r w:rsidR="003A27ED">
        <w:rPr>
          <w:rFonts w:ascii="Times New Roman" w:eastAsia="Times New Roman" w:hAnsi="Times New Roman" w:cs="Times New Roman"/>
          <w:sz w:val="24"/>
          <w:szCs w:val="24"/>
          <w:highlight w:val="lightGray"/>
        </w:rPr>
        <w:t xml:space="preserve"> by T-morphotype,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P(tros|T)</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filled points</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 edulis</w:t>
      </w:r>
      <w:r w:rsidR="00F62F70">
        <w:rPr>
          <w:rFonts w:ascii="Times New Roman" w:eastAsia="Times New Roman" w:hAnsi="Times New Roman" w:cs="Times New Roman"/>
          <w:sz w:val="24"/>
          <w:szCs w:val="24"/>
          <w:highlight w:val="lightGray"/>
        </w:rPr>
        <w:t xml:space="preserve"> by E-morphotype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P(edu|E)</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empty points)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Dotted lines are empirical regressions (Model 6). Sold lines – predictions of “genotype by morphotype calculator” for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(Eq. 1, red line) and </w:t>
      </w:r>
      <w:r w:rsidRPr="00205AEE">
        <w:rPr>
          <w:rFonts w:ascii="Times New Roman" w:eastAsia="Times New Roman" w:hAnsi="Times New Roman" w:cs="Times New Roman"/>
          <w:i/>
          <w:sz w:val="24"/>
          <w:szCs w:val="24"/>
          <w:highlight w:val="lightGray"/>
        </w:rPr>
        <w:t>M. edulis</w:t>
      </w:r>
      <w:r w:rsidRPr="00205AEE">
        <w:rPr>
          <w:rFonts w:ascii="Times New Roman" w:eastAsia="Times New Roman" w:hAnsi="Times New Roman" w:cs="Times New Roman"/>
          <w:sz w:val="24"/>
          <w:szCs w:val="24"/>
          <w:highlight w:val="lightGray"/>
        </w:rPr>
        <w:t xml:space="preserve"> (Eq.2, blue line). On each graph, dots represent </w:t>
      </w:r>
      <w:r w:rsidR="00722BB4" w:rsidRPr="00205AEE">
        <w:rPr>
          <w:rFonts w:ascii="Times New Roman" w:eastAsia="Times New Roman" w:hAnsi="Times New Roman" w:cs="Times New Roman"/>
          <w:sz w:val="24"/>
          <w:szCs w:val="24"/>
          <w:highlight w:val="lightGray"/>
        </w:rPr>
        <w:t xml:space="preserve">the </w:t>
      </w:r>
      <w:r w:rsidRPr="00205AEE">
        <w:rPr>
          <w:rFonts w:ascii="Times New Roman" w:eastAsia="Times New Roman" w:hAnsi="Times New Roman" w:cs="Times New Roman"/>
          <w:sz w:val="24"/>
          <w:szCs w:val="24"/>
          <w:highlight w:val="lightGray"/>
        </w:rPr>
        <w:t>observed proportions in samples</w:t>
      </w:r>
      <w:r w:rsidR="00722BB4" w:rsidRPr="00205AEE">
        <w:rPr>
          <w:rFonts w:ascii="Times New Roman" w:eastAsia="Times New Roman" w:hAnsi="Times New Roman" w:cs="Times New Roman"/>
          <w:sz w:val="24"/>
          <w:szCs w:val="24"/>
          <w:highlight w:val="lightGray"/>
        </w:rPr>
        <w:t>, and</w:t>
      </w:r>
      <w:r w:rsidRPr="00205AEE">
        <w:rPr>
          <w:rFonts w:ascii="Times New Roman" w:eastAsia="Times New Roman" w:hAnsi="Times New Roman" w:cs="Times New Roman"/>
          <w:sz w:val="24"/>
          <w:szCs w:val="24"/>
          <w:highlight w:val="lightGray"/>
        </w:rPr>
        <w:t xml:space="preserve"> shaded areas around regression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95% CI of regressions.</w:t>
      </w:r>
    </w:p>
    <w:p w14:paraId="0D1B4D1E" w14:textId="77777777" w:rsidR="001858EC" w:rsidRPr="00F06EA7" w:rsidRDefault="00B44577">
      <w:pPr>
        <w:spacing w:line="360" w:lineRule="auto"/>
        <w:rPr>
          <w:rFonts w:ascii="Times New Roman" w:eastAsia="Times New Roman" w:hAnsi="Times New Roman" w:cs="Times New Roman"/>
          <w:sz w:val="24"/>
          <w:szCs w:val="24"/>
        </w:rPr>
      </w:pPr>
      <w:r w:rsidRPr="00B02908">
        <w:rPr>
          <w:rFonts w:ascii="Times New Roman" w:eastAsia="Times New Roman" w:hAnsi="Times New Roman" w:cs="Times New Roman"/>
          <w:sz w:val="24"/>
          <w:szCs w:val="24"/>
        </w:rPr>
        <w:t xml:space="preserve">While </w:t>
      </w:r>
      <w:r w:rsidRPr="00B02908">
        <w:rPr>
          <w:rFonts w:ascii="Times New Roman" w:eastAsia="Times New Roman" w:hAnsi="Times New Roman" w:cs="Times New Roman"/>
          <w:i/>
          <w:sz w:val="24"/>
          <w:szCs w:val="24"/>
        </w:rPr>
        <w:t>P(T|edu)</w:t>
      </w:r>
      <w:r w:rsidRPr="00B02908">
        <w:rPr>
          <w:rFonts w:ascii="Times New Roman" w:eastAsia="Times New Roman" w:hAnsi="Times New Roman" w:cs="Times New Roman"/>
          <w:sz w:val="24"/>
          <w:szCs w:val="24"/>
        </w:rPr>
        <w:t xml:space="preserve"> estimates were low everywhere but in </w:t>
      </w:r>
      <w:r w:rsidRPr="00B02908">
        <w:rPr>
          <w:rFonts w:ascii="Times New Roman" w:eastAsia="Times New Roman" w:hAnsi="Times New Roman" w:cs="Times New Roman"/>
          <w:i/>
          <w:sz w:val="24"/>
          <w:szCs w:val="24"/>
        </w:rPr>
        <w:t>BH</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i/>
          <w:sz w:val="24"/>
          <w:szCs w:val="24"/>
        </w:rPr>
        <w:t>P(T|tros)</w:t>
      </w:r>
      <w:r w:rsidRPr="00B02908">
        <w:rPr>
          <w:rFonts w:ascii="Times New Roman" w:eastAsia="Times New Roman" w:hAnsi="Times New Roman" w:cs="Times New Roman"/>
          <w:sz w:val="24"/>
          <w:szCs w:val="24"/>
        </w:rPr>
        <w:t xml:space="preserve"> demonstrated a strong variation among sets and a noticeable variation within some sets (</w:t>
      </w:r>
      <w:r w:rsidRPr="00B02908">
        <w:rPr>
          <w:rFonts w:ascii="Times New Roman" w:eastAsia="Times New Roman" w:hAnsi="Times New Roman" w:cs="Times New Roman"/>
          <w:b/>
          <w:sz w:val="24"/>
          <w:szCs w:val="24"/>
        </w:rPr>
        <w:t xml:space="preserve">Fig. </w:t>
      </w:r>
      <w:r w:rsidR="0091110E" w:rsidRPr="00B02908">
        <w:rPr>
          <w:rFonts w:ascii="Times New Roman" w:eastAsia="Times New Roman" w:hAnsi="Times New Roman" w:cs="Times New Roman"/>
          <w:b/>
          <w:sz w:val="24"/>
          <w:szCs w:val="24"/>
        </w:rPr>
        <w:t>3</w:t>
      </w:r>
      <w:r w:rsidRPr="00B02908">
        <w:rPr>
          <w:rFonts w:ascii="Times New Roman" w:eastAsia="Times New Roman" w:hAnsi="Times New Roman" w:cs="Times New Roman"/>
          <w:sz w:val="24"/>
          <w:szCs w:val="24"/>
        </w:rPr>
        <w:t>; Model</w:t>
      </w:r>
      <w:r w:rsidR="0091110E" w:rsidRPr="00B02908">
        <w:rPr>
          <w:rFonts w:ascii="Times New Roman" w:eastAsia="Times New Roman" w:hAnsi="Times New Roman" w:cs="Times New Roman"/>
          <w:sz w:val="24"/>
          <w:szCs w:val="24"/>
        </w:rPr>
        <w:t xml:space="preserve"> 5</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b/>
          <w:sz w:val="24"/>
          <w:szCs w:val="24"/>
        </w:rPr>
        <w:t>Table 1</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sz w:val="24"/>
          <w:szCs w:val="24"/>
          <w:lang w:val="en-GB"/>
        </w:rPr>
        <w:t xml:space="preserve">Similarly to </w:t>
      </w:r>
      <w:r w:rsidRPr="00B02908">
        <w:rPr>
          <w:rFonts w:ascii="Times New Roman" w:eastAsia="Times New Roman" w:hAnsi="Times New Roman" w:cs="Times New Roman"/>
          <w:sz w:val="24"/>
          <w:szCs w:val="24"/>
        </w:rPr>
        <w:t xml:space="preserve">WSBL, most </w:t>
      </w:r>
      <w:r w:rsidRPr="00B02908">
        <w:rPr>
          <w:rFonts w:ascii="Times New Roman" w:eastAsia="Times New Roman" w:hAnsi="Times New Roman" w:cs="Times New Roman"/>
          <w:i/>
          <w:sz w:val="24"/>
          <w:szCs w:val="24"/>
        </w:rPr>
        <w:t>M. trossulus</w:t>
      </w:r>
      <w:r w:rsidRPr="00B02908">
        <w:rPr>
          <w:rFonts w:ascii="Times New Roman" w:eastAsia="Times New Roman" w:hAnsi="Times New Roman" w:cs="Times New Roman"/>
          <w:sz w:val="24"/>
          <w:szCs w:val="24"/>
        </w:rPr>
        <w:t xml:space="preserve"> had T-morphotypes in GOM and S</w:t>
      </w:r>
      <w:r w:rsidR="0091110E" w:rsidRPr="00B02908">
        <w:rPr>
          <w:rFonts w:ascii="Times New Roman" w:eastAsia="Times New Roman" w:hAnsi="Times New Roman" w:cs="Times New Roman"/>
          <w:sz w:val="24"/>
          <w:szCs w:val="24"/>
        </w:rPr>
        <w:t>COT</w:t>
      </w:r>
      <w:r w:rsidRPr="00B02908">
        <w:rPr>
          <w:rFonts w:ascii="Times New Roman" w:eastAsia="Times New Roman" w:hAnsi="Times New Roman" w:cs="Times New Roman"/>
          <w:sz w:val="24"/>
          <w:szCs w:val="24"/>
        </w:rPr>
        <w:t xml:space="preserve"> but not in BALT and NORW. For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=0.5, expected differences in the morphotype frequencies between the species were about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44 for GOM, </w:t>
      </w:r>
      <w:r w:rsidR="00381344" w:rsidRPr="00B02908">
        <w:rPr>
          <w:rFonts w:ascii="Times New Roman" w:eastAsia="Times New Roman" w:hAnsi="Times New Roman" w:cs="Times New Roman"/>
          <w:sz w:val="24"/>
          <w:szCs w:val="24"/>
        </w:rPr>
        <w:t>0.0</w:t>
      </w:r>
      <w:r w:rsidRPr="00B02908">
        <w:rPr>
          <w:rFonts w:ascii="Times New Roman" w:eastAsia="Times New Roman" w:hAnsi="Times New Roman" w:cs="Times New Roman"/>
          <w:sz w:val="24"/>
          <w:szCs w:val="24"/>
        </w:rPr>
        <w:t xml:space="preserve">6 for </w:t>
      </w:r>
      <w:r w:rsidR="0091110E" w:rsidRPr="00B02908">
        <w:rPr>
          <w:rFonts w:ascii="Times New Roman" w:eastAsia="Times New Roman" w:hAnsi="Times New Roman" w:cs="Times New Roman"/>
          <w:sz w:val="24"/>
          <w:szCs w:val="24"/>
        </w:rPr>
        <w:t>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and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24 for </w:t>
      </w:r>
      <w:r w:rsidR="0091110E" w:rsidRPr="00B02908">
        <w:rPr>
          <w:rFonts w:ascii="Times New Roman" w:eastAsia="Times New Roman" w:hAnsi="Times New Roman" w:cs="Times New Roman"/>
          <w:sz w:val="24"/>
          <w:szCs w:val="24"/>
        </w:rPr>
        <w:t>NORW</w:t>
      </w:r>
      <w:r w:rsidRPr="00B02908">
        <w:rPr>
          <w:rFonts w:ascii="Times New Roman" w:eastAsia="Times New Roman" w:hAnsi="Times New Roman" w:cs="Times New Roman"/>
          <w:sz w:val="24"/>
          <w:szCs w:val="24"/>
        </w:rPr>
        <w:t xml:space="preserve">. A significant positive dependence of the frequencies of T-morphotype on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 among conspecific genotypes, which was so prominent in the White and the Barents Sea, was recorded elsewhere only in 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for </w:t>
      </w:r>
      <w:r w:rsidRPr="00B02908">
        <w:rPr>
          <w:rFonts w:ascii="Times New Roman" w:eastAsia="Times New Roman" w:hAnsi="Times New Roman" w:cs="Times New Roman"/>
          <w:i/>
          <w:sz w:val="24"/>
          <w:szCs w:val="24"/>
        </w:rPr>
        <w:t>P(T|tros)</w:t>
      </w:r>
      <w:r w:rsidRPr="00B02908">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Table 1</w:t>
      </w:r>
      <w:r w:rsidRPr="00B02908">
        <w:rPr>
          <w:rFonts w:ascii="Times New Roman" w:eastAsia="Times New Roman" w:hAnsi="Times New Roman" w:cs="Times New Roman"/>
          <w:sz w:val="24"/>
          <w:szCs w:val="24"/>
        </w:rPr>
        <w:t>).</w:t>
      </w:r>
      <w:r w:rsidRPr="0016742C">
        <w:rPr>
          <w:rFonts w:ascii="Times New Roman" w:eastAsia="Times New Roman" w:hAnsi="Times New Roman" w:cs="Times New Roman"/>
          <w:sz w:val="24"/>
          <w:szCs w:val="24"/>
        </w:rPr>
        <w:t xml:space="preserve"> </w:t>
      </w:r>
    </w:p>
    <w:p w14:paraId="6B6A3423" w14:textId="77777777" w:rsidR="001858EC" w:rsidRPr="0016742C" w:rsidRDefault="00B44577">
      <w:pPr>
        <w:spacing w:line="360" w:lineRule="auto"/>
        <w:rPr>
          <w:rFonts w:ascii="Times New Roman" w:eastAsia="Times New Roman" w:hAnsi="Times New Roman" w:cs="Times New Roman"/>
          <w:sz w:val="24"/>
          <w:szCs w:val="24"/>
          <w:highlight w:val="green"/>
        </w:rPr>
      </w:pPr>
      <w:r w:rsidRPr="00356975">
        <w:rPr>
          <w:rFonts w:ascii="Times New Roman" w:eastAsia="Times New Roman" w:hAnsi="Times New Roman" w:cs="Times New Roman"/>
          <w:sz w:val="24"/>
          <w:szCs w:val="24"/>
        </w:rPr>
        <w:t xml:space="preserve">The </w:t>
      </w:r>
      <w:r w:rsidR="0091110E" w:rsidRPr="00356975">
        <w:rPr>
          <w:rFonts w:ascii="Times New Roman" w:eastAsia="Times New Roman" w:hAnsi="Times New Roman" w:cs="Times New Roman"/>
          <w:sz w:val="24"/>
          <w:szCs w:val="24"/>
        </w:rPr>
        <w:t xml:space="preserve">pattern of </w:t>
      </w:r>
      <w:r w:rsidRPr="00356975">
        <w:rPr>
          <w:rFonts w:ascii="Times New Roman" w:eastAsia="Times New Roman" w:hAnsi="Times New Roman" w:cs="Times New Roman"/>
          <w:sz w:val="24"/>
          <w:szCs w:val="24"/>
        </w:rPr>
        <w:t xml:space="preserve">dependence of </w:t>
      </w:r>
      <w:r w:rsidRPr="00356975">
        <w:rPr>
          <w:rFonts w:ascii="Times New Roman" w:eastAsia="Times New Roman" w:hAnsi="Times New Roman" w:cs="Times New Roman"/>
          <w:i/>
          <w:sz w:val="24"/>
          <w:szCs w:val="24"/>
        </w:rPr>
        <w:t xml:space="preserve">P(tros|T) </w:t>
      </w:r>
      <w:r w:rsidRPr="00356975">
        <w:rPr>
          <w:rFonts w:ascii="Times New Roman" w:eastAsia="Times New Roman" w:hAnsi="Times New Roman" w:cs="Times New Roman"/>
          <w:sz w:val="24"/>
          <w:szCs w:val="24"/>
        </w:rPr>
        <w:t xml:space="preserve">and </w:t>
      </w:r>
      <w:r w:rsidRPr="00356975">
        <w:rPr>
          <w:rFonts w:ascii="Times New Roman" w:eastAsia="Times New Roman" w:hAnsi="Times New Roman" w:cs="Times New Roman"/>
          <w:i/>
          <w:sz w:val="24"/>
          <w:szCs w:val="24"/>
        </w:rPr>
        <w:t>P(edu|E)</w:t>
      </w:r>
      <w:r w:rsidRPr="00356975">
        <w:rPr>
          <w:rFonts w:ascii="Times New Roman" w:eastAsia="Times New Roman" w:hAnsi="Times New Roman" w:cs="Times New Roman"/>
          <w:sz w:val="24"/>
          <w:szCs w:val="24"/>
        </w:rPr>
        <w:t xml:space="preserve"> on </w:t>
      </w:r>
      <w:r w:rsidRPr="00356975">
        <w:rPr>
          <w:rFonts w:ascii="Times New Roman" w:eastAsia="Times New Roman" w:hAnsi="Times New Roman" w:cs="Times New Roman"/>
          <w:i/>
          <w:sz w:val="24"/>
          <w:szCs w:val="24"/>
        </w:rPr>
        <w:t>Ptros</w:t>
      </w:r>
      <w:r w:rsidRPr="00356975">
        <w:rPr>
          <w:rFonts w:ascii="Times New Roman" w:eastAsia="Times New Roman" w:hAnsi="Times New Roman" w:cs="Times New Roman"/>
          <w:sz w:val="24"/>
          <w:szCs w:val="24"/>
        </w:rPr>
        <w:t xml:space="preserve"> in GOM, BALT and NORW (Model 6. </w:t>
      </w:r>
      <w:r w:rsidRPr="00356975">
        <w:rPr>
          <w:rFonts w:ascii="Times New Roman" w:eastAsia="Times New Roman" w:hAnsi="Times New Roman" w:cs="Times New Roman"/>
          <w:b/>
          <w:sz w:val="24"/>
          <w:szCs w:val="24"/>
        </w:rPr>
        <w:t xml:space="preserve">Fig. </w:t>
      </w:r>
      <w:r w:rsidR="00356975" w:rsidRPr="00356975">
        <w:rPr>
          <w:rFonts w:ascii="Times New Roman" w:eastAsia="Times New Roman" w:hAnsi="Times New Roman" w:cs="Times New Roman"/>
          <w:b/>
          <w:sz w:val="24"/>
          <w:szCs w:val="24"/>
        </w:rPr>
        <w:t>3</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 xml:space="preserve">Table </w:t>
      </w:r>
      <w:r w:rsidR="00356975" w:rsidRPr="00356975">
        <w:rPr>
          <w:rFonts w:ascii="Times New Roman" w:eastAsia="Times New Roman" w:hAnsi="Times New Roman" w:cs="Times New Roman"/>
          <w:b/>
          <w:sz w:val="24"/>
          <w:szCs w:val="24"/>
        </w:rPr>
        <w:t>1</w:t>
      </w:r>
      <w:r w:rsidRPr="00356975">
        <w:rPr>
          <w:rFonts w:ascii="Times New Roman" w:eastAsia="Times New Roman" w:hAnsi="Times New Roman" w:cs="Times New Roman"/>
          <w:sz w:val="24"/>
          <w:szCs w:val="24"/>
        </w:rPr>
        <w:t xml:space="preserve">) was the same as in the samples from the Kola Peninsula (Model 3. </w:t>
      </w:r>
      <w:r w:rsidRPr="00356975">
        <w:rPr>
          <w:rFonts w:ascii="Times New Roman" w:eastAsia="Times New Roman" w:hAnsi="Times New Roman" w:cs="Times New Roman"/>
          <w:b/>
          <w:sz w:val="24"/>
          <w:szCs w:val="24"/>
        </w:rPr>
        <w:t>Fig. 2</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Table 1</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i/>
          <w:sz w:val="24"/>
          <w:szCs w:val="24"/>
        </w:rPr>
        <w:t xml:space="preserve">P(tros|T) </w:t>
      </w:r>
      <w:r w:rsidRPr="00356975">
        <w:rPr>
          <w:rFonts w:ascii="Times New Roman" w:eastAsia="Times New Roman" w:hAnsi="Times New Roman" w:cs="Times New Roman"/>
          <w:sz w:val="24"/>
          <w:szCs w:val="24"/>
        </w:rPr>
        <w:t>increased with</w:t>
      </w:r>
      <w:r w:rsidRPr="0016742C">
        <w:rPr>
          <w:rFonts w:ascii="Times New Roman" w:eastAsia="Times New Roman" w:hAnsi="Times New Roman" w:cs="Times New Roman"/>
          <w:sz w:val="24"/>
          <w:szCs w:val="24"/>
        </w:rPr>
        <w:t xml:space="preserve"> the increasing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lang w:val="en-GB"/>
        </w:rPr>
        <w:t>,</w:t>
      </w:r>
      <w:r w:rsidRPr="0016742C">
        <w:rPr>
          <w:rFonts w:ascii="Times New Roman" w:eastAsia="Times New Roman" w:hAnsi="Times New Roman" w:cs="Times New Roman"/>
          <w:sz w:val="24"/>
          <w:szCs w:val="24"/>
        </w:rPr>
        <w:t xml:space="preserve"> while </w:t>
      </w:r>
      <w:r w:rsidRPr="0016742C">
        <w:rPr>
          <w:rFonts w:ascii="Times New Roman" w:eastAsia="Times New Roman" w:hAnsi="Times New Roman" w:cs="Times New Roman"/>
          <w:i/>
          <w:sz w:val="24"/>
          <w:szCs w:val="24"/>
        </w:rPr>
        <w:t>P(edu|E)</w:t>
      </w:r>
      <w:r w:rsidRPr="0016742C">
        <w:rPr>
          <w:rFonts w:ascii="Times New Roman" w:eastAsia="Times New Roman" w:hAnsi="Times New Roman" w:cs="Times New Roman"/>
          <w:sz w:val="24"/>
          <w:szCs w:val="24"/>
        </w:rPr>
        <w:t xml:space="preserve"> showed an opposite tendency. To simplify and formalize the comparison, we provide the predictions of Model 6 for equally mixed populations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rPr>
        <w:t xml:space="preserve">=0.5) together with their 95% confidence intervals in </w:t>
      </w:r>
      <w:r w:rsidRPr="005B424E">
        <w:rPr>
          <w:rFonts w:ascii="Times New Roman" w:eastAsia="Times New Roman" w:hAnsi="Times New Roman" w:cs="Times New Roman"/>
          <w:b/>
          <w:sz w:val="24"/>
          <w:szCs w:val="24"/>
        </w:rPr>
        <w:t>Table 2</w:t>
      </w:r>
      <w:r w:rsidRPr="0016742C">
        <w:rPr>
          <w:rFonts w:ascii="Times New Roman" w:eastAsia="Times New Roman" w:hAnsi="Times New Roman" w:cs="Times New Roman"/>
          <w:sz w:val="24"/>
          <w:szCs w:val="24"/>
        </w:rPr>
        <w:t xml:space="preserve">, where actual proportions of </w:t>
      </w:r>
      <w:r w:rsidRPr="0016742C">
        <w:rPr>
          <w:rFonts w:ascii="Times New Roman" w:eastAsia="Times New Roman" w:hAnsi="Times New Roman" w:cs="Times New Roman"/>
          <w:i/>
          <w:sz w:val="24"/>
          <w:szCs w:val="24"/>
        </w:rPr>
        <w:t>M. trossulus</w:t>
      </w:r>
      <w:r w:rsidRPr="0016742C">
        <w:rPr>
          <w:rFonts w:ascii="Times New Roman" w:eastAsia="Times New Roman" w:hAnsi="Times New Roman" w:cs="Times New Roman"/>
          <w:sz w:val="24"/>
          <w:szCs w:val="24"/>
        </w:rPr>
        <w:t xml:space="preserve"> among T-morphotypes (</w:t>
      </w:r>
      <w:r w:rsidRPr="0016742C">
        <w:rPr>
          <w:rFonts w:ascii="Times New Roman" w:eastAsia="Times New Roman" w:hAnsi="Times New Roman" w:cs="Times New Roman"/>
          <w:i/>
          <w:sz w:val="24"/>
          <w:szCs w:val="24"/>
        </w:rPr>
        <w:t>P(T|tros)</w:t>
      </w:r>
      <w:r w:rsidRPr="0016742C">
        <w:rPr>
          <w:rFonts w:ascii="Times New Roman" w:eastAsia="Times New Roman" w:hAnsi="Times New Roman" w:cs="Times New Roman"/>
          <w:sz w:val="24"/>
          <w:szCs w:val="24"/>
        </w:rPr>
        <w:t xml:space="preserve">) and </w:t>
      </w:r>
      <w:r w:rsidRPr="0016742C">
        <w:rPr>
          <w:rFonts w:ascii="Times New Roman" w:eastAsia="Times New Roman" w:hAnsi="Times New Roman" w:cs="Times New Roman"/>
          <w:i/>
          <w:sz w:val="24"/>
          <w:szCs w:val="24"/>
        </w:rPr>
        <w:t>M. edulis</w:t>
      </w:r>
      <w:r w:rsidRPr="0016742C">
        <w:rPr>
          <w:rFonts w:ascii="Times New Roman" w:eastAsia="Times New Roman" w:hAnsi="Times New Roman" w:cs="Times New Roman"/>
          <w:sz w:val="24"/>
          <w:szCs w:val="24"/>
        </w:rPr>
        <w:t xml:space="preserve"> among E-morphotypes (</w:t>
      </w:r>
      <w:r w:rsidRPr="0016742C">
        <w:rPr>
          <w:rFonts w:ascii="Times New Roman" w:eastAsia="Times New Roman" w:hAnsi="Times New Roman" w:cs="Times New Roman"/>
          <w:i/>
          <w:sz w:val="24"/>
          <w:szCs w:val="24"/>
        </w:rPr>
        <w:t>P(T|edu)</w:t>
      </w:r>
      <w:r w:rsidRPr="0016742C">
        <w:rPr>
          <w:rFonts w:ascii="Times New Roman" w:eastAsia="Times New Roman" w:hAnsi="Times New Roman" w:cs="Times New Roman"/>
          <w:sz w:val="24"/>
          <w:szCs w:val="24"/>
        </w:rPr>
        <w:t>) in pooled samples from the respected sets are also provided.</w:t>
      </w:r>
    </w:p>
    <w:p w14:paraId="645F246A" w14:textId="77777777" w:rsidR="001858EC" w:rsidRPr="0016742C" w:rsidRDefault="00B445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lightGray"/>
        </w:rPr>
        <w:t>Table 2.</w:t>
      </w:r>
      <w:r>
        <w:rPr>
          <w:rFonts w:ascii="Times New Roman" w:eastAsia="Times New Roman" w:hAnsi="Times New Roman" w:cs="Times New Roman"/>
          <w:sz w:val="24"/>
          <w:szCs w:val="24"/>
          <w:highlight w:val="lightGray"/>
        </w:rPr>
        <w:t xml:space="preserve"> Proportions of</w:t>
      </w:r>
      <w:r>
        <w:rPr>
          <w:rFonts w:ascii="Times New Roman" w:eastAsia="Times New Roman" w:hAnsi="Times New Roman" w:cs="Times New Roman"/>
          <w:i/>
          <w:sz w:val="24"/>
          <w:szCs w:val="24"/>
          <w:highlight w:val="lightGray"/>
        </w:rPr>
        <w:t xml:space="preserve"> M. trossulus </w:t>
      </w:r>
      <w:r>
        <w:rPr>
          <w:rFonts w:ascii="Times New Roman" w:eastAsia="Times New Roman" w:hAnsi="Times New Roman" w:cs="Times New Roman"/>
          <w:sz w:val="24"/>
          <w:szCs w:val="24"/>
          <w:highlight w:val="lightGray"/>
        </w:rPr>
        <w:t>among T-morphotypes (</w:t>
      </w:r>
      <w:r>
        <w:rPr>
          <w:rFonts w:ascii="Times New Roman" w:eastAsia="Times New Roman" w:hAnsi="Times New Roman" w:cs="Times New Roman"/>
          <w:i/>
          <w:sz w:val="24"/>
          <w:szCs w:val="24"/>
          <w:highlight w:val="lightGray"/>
        </w:rPr>
        <w:t>P(tros|T)</w:t>
      </w:r>
      <w:r>
        <w:rPr>
          <w:rFonts w:ascii="Times New Roman" w:eastAsia="Times New Roman" w:hAnsi="Times New Roman" w:cs="Times New Roman"/>
          <w:sz w:val="24"/>
          <w:szCs w:val="24"/>
          <w:highlight w:val="lightGray"/>
        </w:rPr>
        <w:t xml:space="preserve">) and proportions of </w:t>
      </w:r>
      <w:r>
        <w:rPr>
          <w:rFonts w:ascii="Times New Roman" w:eastAsia="Times New Roman" w:hAnsi="Times New Roman" w:cs="Times New Roman"/>
          <w:i/>
          <w:sz w:val="24"/>
          <w:szCs w:val="24"/>
          <w:highlight w:val="lightGray"/>
        </w:rPr>
        <w:t>M. edulis</w:t>
      </w:r>
      <w:r>
        <w:rPr>
          <w:rFonts w:ascii="Times New Roman" w:eastAsia="Times New Roman" w:hAnsi="Times New Roman" w:cs="Times New Roman"/>
          <w:sz w:val="24"/>
          <w:szCs w:val="24"/>
          <w:highlight w:val="lightGray"/>
        </w:rPr>
        <w:t xml:space="preserve"> among E-morphotypes (</w:t>
      </w:r>
      <w:r>
        <w:rPr>
          <w:rFonts w:ascii="Times New Roman" w:eastAsia="Times New Roman" w:hAnsi="Times New Roman" w:cs="Times New Roman"/>
          <w:i/>
          <w:sz w:val="24"/>
          <w:szCs w:val="24"/>
          <w:highlight w:val="lightGray"/>
        </w:rPr>
        <w:t>P(edu|E)</w:t>
      </w:r>
      <w:r>
        <w:rPr>
          <w:rFonts w:ascii="Times New Roman" w:eastAsia="Times New Roman" w:hAnsi="Times New Roman" w:cs="Times New Roman"/>
          <w:sz w:val="24"/>
          <w:szCs w:val="24"/>
          <w:highlight w:val="lightGray"/>
        </w:rPr>
        <w:t xml:space="preserve">) in pooled samples (direct count) and in equally mixed samples (predictions by the regression Model 6) in different sample sets. Low and upper </w:t>
      </w:r>
      <w:r w:rsidRPr="0016742C">
        <w:rPr>
          <w:rFonts w:ascii="Times New Roman" w:eastAsia="Times New Roman" w:hAnsi="Times New Roman" w:cs="Times New Roman"/>
          <w:sz w:val="24"/>
          <w:szCs w:val="24"/>
          <w:highlight w:val="lightGray"/>
        </w:rPr>
        <w:t>boundaries of 95% confidence intervals are provided for predicted values (in brackets).</w:t>
      </w:r>
    </w:p>
    <w:tbl>
      <w:tblPr>
        <w:tblStyle w:val="Style12"/>
        <w:tblW w:w="75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6"/>
        <w:gridCol w:w="1924"/>
        <w:gridCol w:w="1351"/>
        <w:gridCol w:w="1924"/>
        <w:gridCol w:w="1351"/>
      </w:tblGrid>
      <w:tr w:rsidR="001858EC" w:rsidRPr="0016742C" w14:paraId="3BC98123" w14:textId="77777777">
        <w:trPr>
          <w:trHeight w:val="256"/>
        </w:trPr>
        <w:tc>
          <w:tcPr>
            <w:cnfStyle w:val="001000000000" w:firstRow="0" w:lastRow="0" w:firstColumn="1" w:lastColumn="0" w:oddVBand="0" w:evenVBand="0" w:oddHBand="0" w:evenHBand="0" w:firstRowFirstColumn="0" w:firstRowLastColumn="0" w:lastRowFirstColumn="0" w:lastRowLastColumn="0"/>
            <w:tcW w:w="976" w:type="dxa"/>
          </w:tcPr>
          <w:p w14:paraId="3104E088" w14:textId="77777777" w:rsidR="001858EC" w:rsidRPr="0016742C" w:rsidRDefault="001858EC">
            <w:pPr>
              <w:spacing w:line="360" w:lineRule="auto"/>
              <w:jc w:val="both"/>
              <w:rPr>
                <w:rFonts w:ascii="Times New Roman" w:hAnsi="Times New Roman" w:cs="Times New Roman"/>
                <w:sz w:val="24"/>
                <w:szCs w:val="24"/>
              </w:rPr>
            </w:pPr>
          </w:p>
        </w:tc>
        <w:tc>
          <w:tcPr>
            <w:tcW w:w="3275" w:type="dxa"/>
            <w:gridSpan w:val="2"/>
          </w:tcPr>
          <w:p w14:paraId="23269C12" w14:textId="77777777" w:rsidR="001858EC" w:rsidRPr="00C02CB5"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P(edu|E)</w:t>
            </w:r>
          </w:p>
        </w:tc>
        <w:tc>
          <w:tcPr>
            <w:tcW w:w="3275" w:type="dxa"/>
            <w:gridSpan w:val="2"/>
          </w:tcPr>
          <w:p w14:paraId="1B3E3023" w14:textId="77777777" w:rsidR="001858EC" w:rsidRPr="00C02CB5" w:rsidRDefault="00B445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P(tros|T)</w:t>
            </w:r>
          </w:p>
        </w:tc>
      </w:tr>
      <w:tr w:rsidR="001858EC" w:rsidRPr="0016742C" w14:paraId="42346ED2" w14:textId="77777777">
        <w:trPr>
          <w:trHeight w:val="435"/>
        </w:trPr>
        <w:tc>
          <w:tcPr>
            <w:cnfStyle w:val="001000000000" w:firstRow="0" w:lastRow="0" w:firstColumn="1" w:lastColumn="0" w:oddVBand="0" w:evenVBand="0" w:oddHBand="0" w:evenHBand="0" w:firstRowFirstColumn="0" w:firstRowLastColumn="0" w:lastRowFirstColumn="0" w:lastRowLastColumn="0"/>
            <w:tcW w:w="976" w:type="dxa"/>
          </w:tcPr>
          <w:p w14:paraId="3C6BEE1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Set</w:t>
            </w:r>
          </w:p>
        </w:tc>
        <w:tc>
          <w:tcPr>
            <w:tcW w:w="1924" w:type="dxa"/>
          </w:tcPr>
          <w:p w14:paraId="1398A73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6252D24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c>
          <w:tcPr>
            <w:tcW w:w="1924" w:type="dxa"/>
          </w:tcPr>
          <w:p w14:paraId="1E5AA31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162FC8B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r>
      <w:tr w:rsidR="001858EC" w:rsidRPr="0016742C" w14:paraId="09253727" w14:textId="77777777">
        <w:tc>
          <w:tcPr>
            <w:cnfStyle w:val="001000000000" w:firstRow="0" w:lastRow="0" w:firstColumn="1" w:lastColumn="0" w:oddVBand="0" w:evenVBand="0" w:oddHBand="0" w:evenHBand="0" w:firstRowFirstColumn="0" w:firstRowLastColumn="0" w:lastRowFirstColumn="0" w:lastRowLastColumn="0"/>
            <w:tcW w:w="976" w:type="dxa"/>
          </w:tcPr>
          <w:p w14:paraId="708C53AA"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W</w:t>
            </w:r>
            <w:r w:rsidR="00D34F53">
              <w:rPr>
                <w:rFonts w:ascii="Times New Roman" w:hAnsi="Times New Roman" w:cs="Times New Roman"/>
                <w:sz w:val="24"/>
                <w:szCs w:val="24"/>
              </w:rPr>
              <w:t>S</w:t>
            </w:r>
            <w:r w:rsidRPr="0016742C">
              <w:rPr>
                <w:rFonts w:ascii="Times New Roman" w:hAnsi="Times New Roman" w:cs="Times New Roman"/>
                <w:sz w:val="24"/>
                <w:szCs w:val="24"/>
              </w:rPr>
              <w:t>BL</w:t>
            </w:r>
          </w:p>
        </w:tc>
        <w:tc>
          <w:tcPr>
            <w:tcW w:w="1924" w:type="dxa"/>
          </w:tcPr>
          <w:p w14:paraId="527297BE"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0.77 (0.73-0.81)</w:t>
            </w:r>
          </w:p>
        </w:tc>
        <w:tc>
          <w:tcPr>
            <w:tcW w:w="1351" w:type="dxa"/>
          </w:tcPr>
          <w:p w14:paraId="11343EF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1C5FAB7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0.85 (0.82-0.89)</w:t>
            </w:r>
          </w:p>
        </w:tc>
        <w:tc>
          <w:tcPr>
            <w:tcW w:w="1351" w:type="dxa"/>
          </w:tcPr>
          <w:p w14:paraId="1D420778"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r>
      <w:tr w:rsidR="001858EC" w:rsidRPr="0016742C" w14:paraId="196DAE63" w14:textId="77777777">
        <w:tc>
          <w:tcPr>
            <w:cnfStyle w:val="001000000000" w:firstRow="0" w:lastRow="0" w:firstColumn="1" w:lastColumn="0" w:oddVBand="0" w:evenVBand="0" w:oddHBand="0" w:evenHBand="0" w:firstRowFirstColumn="0" w:firstRowLastColumn="0" w:lastRowFirstColumn="0" w:lastRowLastColumn="0"/>
            <w:tcW w:w="976" w:type="dxa"/>
          </w:tcPr>
          <w:p w14:paraId="73C17B4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BH</w:t>
            </w:r>
          </w:p>
        </w:tc>
        <w:tc>
          <w:tcPr>
            <w:tcW w:w="1924" w:type="dxa"/>
          </w:tcPr>
          <w:p w14:paraId="60A24D45"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0.70 (0.61-0.78)</w:t>
            </w:r>
          </w:p>
        </w:tc>
        <w:tc>
          <w:tcPr>
            <w:tcW w:w="1351" w:type="dxa"/>
          </w:tcPr>
          <w:p w14:paraId="4D7B363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0.84</w:t>
            </w:r>
          </w:p>
        </w:tc>
        <w:tc>
          <w:tcPr>
            <w:tcW w:w="1924" w:type="dxa"/>
          </w:tcPr>
          <w:p w14:paraId="0ADAE5BF"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0.57 (0.51-0.63)</w:t>
            </w:r>
          </w:p>
        </w:tc>
        <w:tc>
          <w:tcPr>
            <w:tcW w:w="1351" w:type="dxa"/>
          </w:tcPr>
          <w:p w14:paraId="0AAC921A"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0.48</w:t>
            </w:r>
          </w:p>
        </w:tc>
      </w:tr>
      <w:tr w:rsidR="001858EC" w:rsidRPr="0016742C" w14:paraId="7FEA88EC" w14:textId="77777777">
        <w:tc>
          <w:tcPr>
            <w:cnfStyle w:val="001000000000" w:firstRow="0" w:lastRow="0" w:firstColumn="1" w:lastColumn="0" w:oddVBand="0" w:evenVBand="0" w:oddHBand="0" w:evenHBand="0" w:firstRowFirstColumn="0" w:firstRowLastColumn="0" w:lastRowFirstColumn="0" w:lastRowLastColumn="0"/>
            <w:tcW w:w="976" w:type="dxa"/>
          </w:tcPr>
          <w:p w14:paraId="1FC7D59F"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GOM</w:t>
            </w:r>
          </w:p>
        </w:tc>
        <w:tc>
          <w:tcPr>
            <w:tcW w:w="1924" w:type="dxa"/>
          </w:tcPr>
          <w:p w14:paraId="505AFD7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0.66 (0.54-0.77)</w:t>
            </w:r>
          </w:p>
        </w:tc>
        <w:tc>
          <w:tcPr>
            <w:tcW w:w="1351" w:type="dxa"/>
          </w:tcPr>
          <w:p w14:paraId="4DB9B93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6903FCD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5907162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0.80</w:t>
            </w:r>
          </w:p>
        </w:tc>
      </w:tr>
      <w:tr w:rsidR="001858EC" w:rsidRPr="0016742C" w14:paraId="77FAAEF6" w14:textId="77777777">
        <w:tc>
          <w:tcPr>
            <w:cnfStyle w:val="001000000000" w:firstRow="0" w:lastRow="0" w:firstColumn="1" w:lastColumn="0" w:oddVBand="0" w:evenVBand="0" w:oddHBand="0" w:evenHBand="0" w:firstRowFirstColumn="0" w:firstRowLastColumn="0" w:lastRowFirstColumn="0" w:lastRowLastColumn="0"/>
            <w:tcW w:w="976" w:type="dxa"/>
          </w:tcPr>
          <w:p w14:paraId="6393B80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BALT</w:t>
            </w:r>
          </w:p>
        </w:tc>
        <w:tc>
          <w:tcPr>
            <w:tcW w:w="1924" w:type="dxa"/>
          </w:tcPr>
          <w:p w14:paraId="3506B1FD"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 (0.44-0.58)</w:t>
            </w:r>
          </w:p>
        </w:tc>
        <w:tc>
          <w:tcPr>
            <w:tcW w:w="1351" w:type="dxa"/>
          </w:tcPr>
          <w:p w14:paraId="5CE7168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0.46</w:t>
            </w:r>
          </w:p>
        </w:tc>
        <w:tc>
          <w:tcPr>
            <w:tcW w:w="1924" w:type="dxa"/>
          </w:tcPr>
          <w:p w14:paraId="2857BD77"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0.82 (0.58-0.94)</w:t>
            </w:r>
          </w:p>
        </w:tc>
        <w:tc>
          <w:tcPr>
            <w:tcW w:w="1351" w:type="dxa"/>
          </w:tcPr>
          <w:p w14:paraId="490C4D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6ACCD6F6" w14:textId="77777777">
        <w:tc>
          <w:tcPr>
            <w:cnfStyle w:val="001000000000" w:firstRow="0" w:lastRow="0" w:firstColumn="1" w:lastColumn="0" w:oddVBand="0" w:evenVBand="0" w:oddHBand="0" w:evenHBand="0" w:firstRowFirstColumn="0" w:firstRowLastColumn="0" w:lastRowFirstColumn="0" w:lastRowLastColumn="0"/>
            <w:tcW w:w="976" w:type="dxa"/>
          </w:tcPr>
          <w:p w14:paraId="671702DC"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NORW</w:t>
            </w:r>
          </w:p>
        </w:tc>
        <w:tc>
          <w:tcPr>
            <w:tcW w:w="1924" w:type="dxa"/>
          </w:tcPr>
          <w:p w14:paraId="78D5968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0.64 (0.53-0.74)</w:t>
            </w:r>
          </w:p>
        </w:tc>
        <w:tc>
          <w:tcPr>
            <w:tcW w:w="1351" w:type="dxa"/>
          </w:tcPr>
          <w:p w14:paraId="34FD76E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w:t>
            </w:r>
          </w:p>
        </w:tc>
        <w:tc>
          <w:tcPr>
            <w:tcW w:w="1924" w:type="dxa"/>
          </w:tcPr>
          <w:p w14:paraId="7AC6D06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38352B5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41B2C258" w14:textId="77777777">
        <w:tc>
          <w:tcPr>
            <w:cnfStyle w:val="001000000000" w:firstRow="0" w:lastRow="0" w:firstColumn="1" w:lastColumn="0" w:oddVBand="0" w:evenVBand="0" w:oddHBand="0" w:evenHBand="0" w:firstRowFirstColumn="0" w:firstRowLastColumn="0" w:lastRowFirstColumn="0" w:lastRowLastColumn="0"/>
            <w:tcW w:w="976" w:type="dxa"/>
          </w:tcPr>
          <w:p w14:paraId="4F5F8F35"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SCOT</w:t>
            </w:r>
          </w:p>
        </w:tc>
        <w:tc>
          <w:tcPr>
            <w:tcW w:w="1924" w:type="dxa"/>
          </w:tcPr>
          <w:p w14:paraId="2005B7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651FC4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0.90</w:t>
            </w:r>
          </w:p>
        </w:tc>
        <w:tc>
          <w:tcPr>
            <w:tcW w:w="1924" w:type="dxa"/>
          </w:tcPr>
          <w:p w14:paraId="624877C6"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127DF6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0.96</w:t>
            </w:r>
          </w:p>
        </w:tc>
      </w:tr>
    </w:tbl>
    <w:p w14:paraId="01D685D6" w14:textId="77777777" w:rsidR="00812155" w:rsidRDefault="00812155">
      <w:pPr>
        <w:spacing w:line="360" w:lineRule="auto"/>
        <w:rPr>
          <w:rFonts w:ascii="Times New Roman" w:eastAsia="Times New Roman" w:hAnsi="Times New Roman" w:cs="Times New Roman"/>
          <w:color w:val="0070C0"/>
          <w:sz w:val="24"/>
          <w:szCs w:val="24"/>
        </w:rPr>
      </w:pPr>
    </w:p>
    <w:p w14:paraId="1DD90A62" w14:textId="77777777" w:rsidR="001858EC" w:rsidRDefault="00B44577">
      <w:pPr>
        <w:spacing w:line="360" w:lineRule="auto"/>
        <w:rPr>
          <w:rFonts w:ascii="Times New Roman" w:eastAsia="Times New Roman" w:hAnsi="Times New Roman" w:cs="Times New Roman"/>
          <w:sz w:val="24"/>
          <w:szCs w:val="24"/>
        </w:rPr>
      </w:pPr>
      <w:r w:rsidRPr="003439D9">
        <w:rPr>
          <w:rFonts w:ascii="Times New Roman" w:eastAsia="Times New Roman" w:hAnsi="Times New Roman" w:cs="Times New Roman"/>
          <w:sz w:val="24"/>
          <w:szCs w:val="24"/>
        </w:rPr>
        <w:t xml:space="preserve">For equally mixed populations the predictive values of </w:t>
      </w:r>
      <w:r w:rsidRPr="003439D9">
        <w:rPr>
          <w:rFonts w:ascii="Times New Roman" w:eastAsia="Times New Roman" w:hAnsi="Times New Roman" w:cs="Times New Roman"/>
          <w:i/>
          <w:sz w:val="24"/>
          <w:szCs w:val="24"/>
        </w:rPr>
        <w:t>P(edu|E)</w:t>
      </w:r>
      <w:r w:rsidRPr="003439D9">
        <w:t xml:space="preserve"> </w:t>
      </w:r>
      <w:r w:rsidRPr="003439D9">
        <w:rPr>
          <w:rFonts w:ascii="Times New Roman" w:eastAsia="Times New Roman" w:hAnsi="Times New Roman" w:cs="Times New Roman"/>
          <w:sz w:val="24"/>
          <w:szCs w:val="24"/>
        </w:rPr>
        <w:t xml:space="preserve">in BALT did not differ significantly from 0.5, which corresponds to an equal probability of correct and incorrect identification. At the same time, the probabilities of correct identification of </w:t>
      </w:r>
      <w:r w:rsidRPr="003439D9">
        <w:rPr>
          <w:rFonts w:ascii="Times New Roman" w:eastAsia="Times New Roman" w:hAnsi="Times New Roman" w:cs="Times New Roman"/>
          <w:i/>
          <w:sz w:val="24"/>
          <w:szCs w:val="24"/>
        </w:rPr>
        <w:t>M. trossulus</w:t>
      </w:r>
      <w:r w:rsidRPr="003439D9">
        <w:rPr>
          <w:rFonts w:ascii="Times New Roman" w:eastAsia="Times New Roman" w:hAnsi="Times New Roman" w:cs="Times New Roman"/>
          <w:sz w:val="24"/>
          <w:szCs w:val="24"/>
        </w:rPr>
        <w:t xml:space="preserve"> by the T-</w:t>
      </w:r>
      <w:r w:rsidRPr="00453343">
        <w:rPr>
          <w:rFonts w:ascii="Times New Roman" w:eastAsia="Times New Roman" w:hAnsi="Times New Roman" w:cs="Times New Roman"/>
          <w:sz w:val="24"/>
          <w:szCs w:val="24"/>
        </w:rPr>
        <w:t xml:space="preserve">morphotype in GOM, </w:t>
      </w:r>
      <w:r w:rsidR="0080238E">
        <w:rPr>
          <w:rFonts w:ascii="Times New Roman" w:eastAsia="Times New Roman" w:hAnsi="Times New Roman" w:cs="Times New Roman"/>
          <w:sz w:val="24"/>
          <w:szCs w:val="24"/>
        </w:rPr>
        <w:t>BALT</w:t>
      </w:r>
      <w:r w:rsidRPr="00453343">
        <w:rPr>
          <w:rFonts w:ascii="Times New Roman" w:eastAsia="Times New Roman" w:hAnsi="Times New Roman" w:cs="Times New Roman"/>
          <w:sz w:val="24"/>
          <w:szCs w:val="24"/>
        </w:rPr>
        <w:t xml:space="preserve"> and </w:t>
      </w:r>
      <w:r w:rsidR="0080238E">
        <w:rPr>
          <w:rFonts w:ascii="Times New Roman" w:eastAsia="Times New Roman" w:hAnsi="Times New Roman" w:cs="Times New Roman"/>
          <w:sz w:val="24"/>
          <w:szCs w:val="24"/>
        </w:rPr>
        <w:t>NORW</w:t>
      </w:r>
      <w:r w:rsidRPr="00453343">
        <w:rPr>
          <w:rFonts w:ascii="Times New Roman" w:eastAsia="Times New Roman" w:hAnsi="Times New Roman" w:cs="Times New Roman"/>
          <w:sz w:val="24"/>
          <w:szCs w:val="24"/>
        </w:rPr>
        <w:t xml:space="preserve"> were quite high (for the range of </w:t>
      </w:r>
      <w:r w:rsidRPr="00453343">
        <w:rPr>
          <w:rFonts w:ascii="Times New Roman" w:eastAsia="Times New Roman" w:hAnsi="Times New Roman" w:cs="Times New Roman"/>
          <w:i/>
          <w:sz w:val="24"/>
          <w:szCs w:val="24"/>
        </w:rPr>
        <w:t>Ptros</w:t>
      </w:r>
      <w:r w:rsidR="0080238E">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rPr>
        <w:t xml:space="preserve">0.5). In general, </w:t>
      </w:r>
      <w:r w:rsidR="00722BB4" w:rsidRPr="00453343">
        <w:rPr>
          <w:rFonts w:ascii="Times New Roman" w:eastAsia="Times New Roman" w:hAnsi="Times New Roman" w:cs="Times New Roman"/>
          <w:sz w:val="24"/>
          <w:szCs w:val="24"/>
          <w:lang w:val="en-GB"/>
        </w:rPr>
        <w:t xml:space="preserve">the </w:t>
      </w:r>
      <w:r w:rsidRPr="00453343">
        <w:rPr>
          <w:rFonts w:ascii="Times New Roman" w:eastAsia="Times New Roman" w:hAnsi="Times New Roman" w:cs="Times New Roman"/>
          <w:sz w:val="24"/>
          <w:szCs w:val="24"/>
        </w:rPr>
        <w:t>high</w:t>
      </w:r>
      <w:r w:rsidR="002350AB" w:rsidRPr="00453343">
        <w:rPr>
          <w:rFonts w:ascii="Times New Roman" w:eastAsia="Times New Roman" w:hAnsi="Times New Roman" w:cs="Times New Roman"/>
          <w:sz w:val="24"/>
          <w:szCs w:val="24"/>
        </w:rPr>
        <w:t>est</w:t>
      </w:r>
      <w:r w:rsidRPr="00453343">
        <w:rPr>
          <w:rFonts w:ascii="Times New Roman" w:eastAsia="Times New Roman" w:hAnsi="Times New Roman" w:cs="Times New Roman"/>
          <w:sz w:val="24"/>
          <w:szCs w:val="24"/>
        </w:rPr>
        <w:t xml:space="preserve"> </w:t>
      </w:r>
      <w:r w:rsidRPr="003439D9">
        <w:rPr>
          <w:rFonts w:ascii="Times New Roman" w:eastAsia="Times New Roman" w:hAnsi="Times New Roman" w:cs="Times New Roman"/>
          <w:sz w:val="24"/>
          <w:szCs w:val="24"/>
        </w:rPr>
        <w:t>predictive values for both species were revealed in WSBL.</w:t>
      </w:r>
    </w:p>
    <w:p w14:paraId="2A700874" w14:textId="77777777" w:rsidR="00224530" w:rsidRPr="00453343" w:rsidRDefault="00224530" w:rsidP="00224530">
      <w:pPr>
        <w:spacing w:line="360" w:lineRule="auto"/>
        <w:rPr>
          <w:rFonts w:ascii="Times New Roman" w:eastAsia="Times New Roman" w:hAnsi="Times New Roman" w:cs="Times New Roman"/>
          <w:sz w:val="24"/>
          <w:szCs w:val="24"/>
        </w:rPr>
      </w:pPr>
      <w:r w:rsidRPr="00453343">
        <w:rPr>
          <w:rFonts w:ascii="Times New Roman" w:eastAsia="Times New Roman" w:hAnsi="Times New Roman" w:cs="Times New Roman"/>
          <w:sz w:val="24"/>
          <w:szCs w:val="24"/>
        </w:rPr>
        <w:t>Using the coefficients of the regression models Model 4 and Model 6 (</w:t>
      </w:r>
      <w:r w:rsidRPr="00453343">
        <w:rPr>
          <w:rFonts w:ascii="Times New Roman" w:eastAsia="Times New Roman" w:hAnsi="Times New Roman" w:cs="Times New Roman"/>
          <w:b/>
          <w:sz w:val="24"/>
          <w:szCs w:val="24"/>
        </w:rPr>
        <w:t>Table 1</w:t>
      </w:r>
      <w:r w:rsidRPr="00453343">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lang w:val="en-GB"/>
        </w:rPr>
        <w:t>,</w:t>
      </w:r>
      <w:r w:rsidRPr="00453343">
        <w:rPr>
          <w:rFonts w:ascii="Times New Roman" w:eastAsia="Times New Roman" w:hAnsi="Times New Roman" w:cs="Times New Roman"/>
          <w:sz w:val="24"/>
          <w:szCs w:val="24"/>
        </w:rPr>
        <w:t xml:space="preserve"> we constructed a set of formulas predicting the taxonomic structure (</w:t>
      </w:r>
      <w:r w:rsidRPr="00453343">
        <w:rPr>
          <w:rFonts w:ascii="Times New Roman" w:eastAsia="Times New Roman" w:hAnsi="Times New Roman" w:cs="Times New Roman"/>
          <w:i/>
          <w:sz w:val="24"/>
          <w:szCs w:val="24"/>
        </w:rPr>
        <w:t>Ptros</w:t>
      </w:r>
      <w:r w:rsidRPr="00453343">
        <w:rPr>
          <w:rFonts w:ascii="Times New Roman" w:eastAsia="Times New Roman" w:hAnsi="Times New Roman" w:cs="Times New Roman"/>
          <w:sz w:val="24"/>
          <w:szCs w:val="24"/>
        </w:rPr>
        <w:t>) and the probability of correct species identification (</w:t>
      </w:r>
      <w:r w:rsidRPr="00453343">
        <w:rPr>
          <w:rFonts w:ascii="Times New Roman" w:eastAsia="Times New Roman" w:hAnsi="Times New Roman" w:cs="Times New Roman"/>
          <w:i/>
          <w:sz w:val="24"/>
          <w:szCs w:val="24"/>
        </w:rPr>
        <w:t>P(tros|T)</w:t>
      </w:r>
      <w:r w:rsidRPr="00453343">
        <w:rPr>
          <w:rFonts w:ascii="Times New Roman" w:eastAsia="Times New Roman" w:hAnsi="Times New Roman" w:cs="Times New Roman"/>
          <w:sz w:val="24"/>
          <w:szCs w:val="24"/>
        </w:rPr>
        <w:t xml:space="preserve">, </w:t>
      </w:r>
      <w:r w:rsidRPr="00453343">
        <w:rPr>
          <w:rFonts w:ascii="Times New Roman" w:eastAsia="Times New Roman" w:hAnsi="Times New Roman" w:cs="Times New Roman"/>
          <w:i/>
          <w:sz w:val="24"/>
          <w:szCs w:val="24"/>
        </w:rPr>
        <w:t>P(edu|E)</w:t>
      </w:r>
      <w:r w:rsidRPr="00453343">
        <w:rPr>
          <w:rFonts w:ascii="Times New Roman" w:eastAsia="Times New Roman" w:hAnsi="Times New Roman" w:cs="Times New Roman"/>
          <w:sz w:val="24"/>
          <w:szCs w:val="24"/>
        </w:rPr>
        <w:t>) using the morphotype test (</w:t>
      </w:r>
      <w:r w:rsidRPr="00453343">
        <w:rPr>
          <w:rFonts w:ascii="Times New Roman" w:eastAsia="Times New Roman" w:hAnsi="Times New Roman" w:cs="Times New Roman"/>
          <w:b/>
          <w:sz w:val="24"/>
          <w:szCs w:val="24"/>
        </w:rPr>
        <w:t>Table 3</w:t>
      </w:r>
      <w:r w:rsidRPr="00453343">
        <w:rPr>
          <w:rFonts w:ascii="Times New Roman" w:eastAsia="Times New Roman" w:hAnsi="Times New Roman" w:cs="Times New Roman"/>
          <w:sz w:val="24"/>
          <w:szCs w:val="24"/>
        </w:rPr>
        <w:t>).  These formulas were further used for the comparison of predictions made with these regression models and the predictions proposed by Eq. 1, 2 and 3.</w:t>
      </w:r>
    </w:p>
    <w:p w14:paraId="2701131F" w14:textId="77777777" w:rsidR="00224530" w:rsidRPr="00453343" w:rsidRDefault="00224530" w:rsidP="00224530">
      <w:pPr>
        <w:spacing w:line="360" w:lineRule="auto"/>
        <w:rPr>
          <w:rFonts w:ascii="Times New Roman" w:eastAsia="Times New Roman" w:hAnsi="Times New Roman" w:cs="Times New Roman"/>
          <w:sz w:val="24"/>
          <w:szCs w:val="24"/>
          <w:highlight w:val="lightGray"/>
        </w:rPr>
      </w:pPr>
      <w:r w:rsidRPr="00453343">
        <w:rPr>
          <w:rFonts w:ascii="Times New Roman" w:eastAsia="Times New Roman" w:hAnsi="Times New Roman" w:cs="Times New Roman"/>
          <w:b/>
          <w:sz w:val="24"/>
          <w:szCs w:val="24"/>
          <w:highlight w:val="lightGray"/>
        </w:rPr>
        <w:t xml:space="preserve">Table 3. </w:t>
      </w:r>
      <w:r w:rsidRPr="00453343">
        <w:rPr>
          <w:rFonts w:ascii="Times New Roman" w:eastAsia="Times New Roman" w:hAnsi="Times New Roman" w:cs="Times New Roman"/>
          <w:sz w:val="24"/>
          <w:szCs w:val="24"/>
          <w:highlight w:val="lightGray"/>
        </w:rPr>
        <w:t>Formulas used for taxonomic and individual assignment using morphotype tests in different sample sets accordingly to the regression model coefficients represented in Table 1.</w:t>
      </w:r>
    </w:p>
    <w:tbl>
      <w:tblPr>
        <w:tblW w:w="5000" w:type="pct"/>
        <w:tblLook w:val="04A0" w:firstRow="1" w:lastRow="0" w:firstColumn="1" w:lastColumn="0" w:noHBand="0" w:noVBand="1"/>
      </w:tblPr>
      <w:tblGrid>
        <w:gridCol w:w="968"/>
        <w:gridCol w:w="2532"/>
        <w:gridCol w:w="2909"/>
        <w:gridCol w:w="2946"/>
      </w:tblGrid>
      <w:tr w:rsidR="000A5E9D" w:rsidRPr="000A5E9D" w14:paraId="5D8FCA6D" w14:textId="77777777" w:rsidTr="00171DE5">
        <w:tc>
          <w:tcPr>
            <w:tcW w:w="0" w:type="auto"/>
            <w:tcBorders>
              <w:bottom w:val="single" w:sz="0" w:space="0" w:color="auto"/>
            </w:tcBorders>
            <w:vAlign w:val="bottom"/>
          </w:tcPr>
          <w:p w14:paraId="6F4762F4"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Region</w:t>
            </w:r>
          </w:p>
        </w:tc>
        <w:tc>
          <w:tcPr>
            <w:tcW w:w="0" w:type="auto"/>
            <w:tcBorders>
              <w:bottom w:val="single" w:sz="0" w:space="0" w:color="auto"/>
            </w:tcBorders>
            <w:vAlign w:val="bottom"/>
          </w:tcPr>
          <w:p w14:paraId="20AC0A8D"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4</w:t>
            </w:r>
          </w:p>
        </w:tc>
        <w:tc>
          <w:tcPr>
            <w:tcW w:w="0" w:type="auto"/>
            <w:tcBorders>
              <w:bottom w:val="single" w:sz="0" w:space="0" w:color="auto"/>
            </w:tcBorders>
            <w:vAlign w:val="bottom"/>
          </w:tcPr>
          <w:p w14:paraId="031D89E2"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E-morphotype</w:t>
            </w:r>
          </w:p>
        </w:tc>
        <w:tc>
          <w:tcPr>
            <w:tcW w:w="0" w:type="auto"/>
            <w:tcBorders>
              <w:bottom w:val="single" w:sz="0" w:space="0" w:color="auto"/>
            </w:tcBorders>
            <w:vAlign w:val="bottom"/>
          </w:tcPr>
          <w:p w14:paraId="1F3F6198"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T-morphotype</w:t>
            </w:r>
          </w:p>
        </w:tc>
      </w:tr>
      <w:tr w:rsidR="000A5E9D" w:rsidRPr="000A5E9D" w14:paraId="16982D78" w14:textId="77777777" w:rsidTr="00171DE5">
        <w:tc>
          <w:tcPr>
            <w:tcW w:w="0" w:type="auto"/>
          </w:tcPr>
          <w:p w14:paraId="7055B001"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WSBL</w:t>
            </w:r>
          </w:p>
        </w:tc>
        <w:tc>
          <w:tcPr>
            <w:tcW w:w="0" w:type="auto"/>
          </w:tcPr>
          <w:p w14:paraId="224E129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den>
                </m:f>
              </m:oMath>
            </m:oMathPara>
          </w:p>
        </w:tc>
        <w:tc>
          <w:tcPr>
            <w:tcW w:w="0" w:type="auto"/>
          </w:tcPr>
          <w:p w14:paraId="282C315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den>
                </m:f>
              </m:oMath>
            </m:oMathPara>
          </w:p>
        </w:tc>
        <w:tc>
          <w:tcPr>
            <w:tcW w:w="0" w:type="auto"/>
          </w:tcPr>
          <w:p w14:paraId="426E2542"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den>
                </m:f>
              </m:oMath>
            </m:oMathPara>
          </w:p>
        </w:tc>
      </w:tr>
      <w:tr w:rsidR="000A5E9D" w:rsidRPr="000A5E9D" w14:paraId="567E142D" w14:textId="77777777" w:rsidTr="00171DE5">
        <w:tc>
          <w:tcPr>
            <w:tcW w:w="0" w:type="auto"/>
          </w:tcPr>
          <w:p w14:paraId="67151BEC"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BH</w:t>
            </w:r>
          </w:p>
        </w:tc>
        <w:tc>
          <w:tcPr>
            <w:tcW w:w="0" w:type="auto"/>
          </w:tcPr>
          <w:p w14:paraId="2FDD29F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den>
                </m:f>
              </m:oMath>
            </m:oMathPara>
          </w:p>
        </w:tc>
        <w:tc>
          <w:tcPr>
            <w:tcW w:w="0" w:type="auto"/>
          </w:tcPr>
          <w:p w14:paraId="529ECA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den>
                </m:f>
              </m:oMath>
            </m:oMathPara>
          </w:p>
        </w:tc>
        <w:tc>
          <w:tcPr>
            <w:tcW w:w="0" w:type="auto"/>
          </w:tcPr>
          <w:p w14:paraId="30B979B0"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den>
                </m:f>
              </m:oMath>
            </m:oMathPara>
          </w:p>
        </w:tc>
      </w:tr>
      <w:tr w:rsidR="000A5E9D" w:rsidRPr="000A5E9D" w14:paraId="06FA9F74" w14:textId="77777777" w:rsidTr="00171DE5">
        <w:tc>
          <w:tcPr>
            <w:tcW w:w="0" w:type="auto"/>
          </w:tcPr>
          <w:p w14:paraId="3DD8E7E0"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GOM</w:t>
            </w:r>
          </w:p>
        </w:tc>
        <w:tc>
          <w:tcPr>
            <w:tcW w:w="0" w:type="auto"/>
          </w:tcPr>
          <w:p w14:paraId="45445AEF"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den>
                </m:f>
              </m:oMath>
            </m:oMathPara>
          </w:p>
        </w:tc>
        <w:tc>
          <w:tcPr>
            <w:tcW w:w="0" w:type="auto"/>
          </w:tcPr>
          <w:p w14:paraId="6A61658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den>
                </m:f>
              </m:oMath>
            </m:oMathPara>
          </w:p>
        </w:tc>
        <w:tc>
          <w:tcPr>
            <w:tcW w:w="0" w:type="auto"/>
          </w:tcPr>
          <w:p w14:paraId="357FE82C"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den>
                </m:f>
              </m:oMath>
            </m:oMathPara>
          </w:p>
        </w:tc>
      </w:tr>
      <w:tr w:rsidR="000A5E9D" w:rsidRPr="000A5E9D" w14:paraId="47BEF247" w14:textId="77777777" w:rsidTr="00171DE5">
        <w:tc>
          <w:tcPr>
            <w:tcW w:w="0" w:type="auto"/>
          </w:tcPr>
          <w:p w14:paraId="57C3D2D9"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BALT</w:t>
            </w:r>
          </w:p>
        </w:tc>
        <w:tc>
          <w:tcPr>
            <w:tcW w:w="0" w:type="auto"/>
          </w:tcPr>
          <w:p w14:paraId="0E7CA1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den>
                </m:f>
              </m:oMath>
            </m:oMathPara>
          </w:p>
        </w:tc>
        <w:tc>
          <w:tcPr>
            <w:tcW w:w="0" w:type="auto"/>
          </w:tcPr>
          <w:p w14:paraId="5E3A6D5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den>
                </m:f>
              </m:oMath>
            </m:oMathPara>
          </w:p>
        </w:tc>
        <w:tc>
          <w:tcPr>
            <w:tcW w:w="0" w:type="auto"/>
          </w:tcPr>
          <w:p w14:paraId="0281C714"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den>
                </m:f>
              </m:oMath>
            </m:oMathPara>
          </w:p>
        </w:tc>
      </w:tr>
      <w:tr w:rsidR="000A5E9D" w:rsidRPr="000A5E9D" w14:paraId="700E9777" w14:textId="77777777" w:rsidTr="00171DE5">
        <w:tc>
          <w:tcPr>
            <w:tcW w:w="0" w:type="auto"/>
          </w:tcPr>
          <w:p w14:paraId="0361677D"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NORW</w:t>
            </w:r>
          </w:p>
        </w:tc>
        <w:tc>
          <w:tcPr>
            <w:tcW w:w="0" w:type="auto"/>
          </w:tcPr>
          <w:p w14:paraId="4ACBDAC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den>
                </m:f>
              </m:oMath>
            </m:oMathPara>
          </w:p>
        </w:tc>
        <w:tc>
          <w:tcPr>
            <w:tcW w:w="0" w:type="auto"/>
          </w:tcPr>
          <w:p w14:paraId="09952997"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den>
                </m:f>
              </m:oMath>
            </m:oMathPara>
          </w:p>
        </w:tc>
        <w:tc>
          <w:tcPr>
            <w:tcW w:w="0" w:type="auto"/>
          </w:tcPr>
          <w:p w14:paraId="3A692DC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den>
                </m:f>
              </m:oMath>
            </m:oMathPara>
          </w:p>
        </w:tc>
      </w:tr>
    </w:tbl>
    <w:p w14:paraId="7AD59E72" w14:textId="77777777" w:rsidR="00CB711A" w:rsidRDefault="00CB711A">
      <w:pPr>
        <w:spacing w:line="360" w:lineRule="auto"/>
        <w:rPr>
          <w:rFonts w:ascii="Times New Roman" w:eastAsia="Times New Roman" w:hAnsi="Times New Roman" w:cs="Times New Roman"/>
          <w:sz w:val="24"/>
          <w:szCs w:val="24"/>
          <w:lang w:val="ru-RU"/>
        </w:rPr>
      </w:pPr>
    </w:p>
    <w:p w14:paraId="702C831B" w14:textId="77777777" w:rsidR="002350AB" w:rsidRPr="005A187C" w:rsidRDefault="00B44577">
      <w:pPr>
        <w:spacing w:line="360" w:lineRule="auto"/>
        <w:rPr>
          <w:rFonts w:ascii="Times New Roman" w:eastAsia="Times New Roman" w:hAnsi="Times New Roman" w:cs="Times New Roman"/>
          <w:sz w:val="24"/>
          <w:szCs w:val="24"/>
        </w:rPr>
      </w:pPr>
      <w:r w:rsidRPr="00C02CB5">
        <w:rPr>
          <w:rFonts w:ascii="Times New Roman" w:eastAsia="Times New Roman" w:hAnsi="Times New Roman" w:cs="Times New Roman"/>
          <w:sz w:val="24"/>
          <w:szCs w:val="24"/>
        </w:rPr>
        <w:t xml:space="preserve">Variation in morphotype frequencies between </w:t>
      </w:r>
      <w:r w:rsidRPr="00C02CB5">
        <w:rPr>
          <w:rFonts w:ascii="Times New Roman" w:eastAsia="Times New Roman" w:hAnsi="Times New Roman" w:cs="Times New Roman"/>
          <w:i/>
          <w:sz w:val="24"/>
          <w:szCs w:val="24"/>
        </w:rPr>
        <w:t>M. edulis</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M. trossulus</w:t>
      </w:r>
      <w:r w:rsidRPr="00C02CB5">
        <w:rPr>
          <w:rFonts w:ascii="Times New Roman" w:eastAsia="Times New Roman" w:hAnsi="Times New Roman" w:cs="Times New Roman"/>
          <w:sz w:val="24"/>
          <w:szCs w:val="24"/>
        </w:rPr>
        <w:t xml:space="preserve"> within and between contact zones revealed in the study is illustrated in </w:t>
      </w:r>
      <w:r w:rsidRPr="00C02CB5">
        <w:rPr>
          <w:rFonts w:ascii="Times New Roman" w:eastAsia="Times New Roman" w:hAnsi="Times New Roman" w:cs="Times New Roman"/>
          <w:b/>
          <w:sz w:val="24"/>
          <w:szCs w:val="24"/>
        </w:rPr>
        <w:t>Fig. 1</w:t>
      </w:r>
      <w:r w:rsidRPr="00C02CB5">
        <w:rPr>
          <w:rFonts w:ascii="Times New Roman" w:eastAsia="Times New Roman" w:hAnsi="Times New Roman" w:cs="Times New Roman"/>
          <w:sz w:val="24"/>
          <w:szCs w:val="24"/>
        </w:rPr>
        <w:t xml:space="preserve">, where the estimates of </w:t>
      </w:r>
      <w:r w:rsidRPr="00C02CB5">
        <w:rPr>
          <w:rFonts w:ascii="Times New Roman" w:eastAsia="Times New Roman" w:hAnsi="Times New Roman" w:cs="Times New Roman"/>
          <w:i/>
          <w:sz w:val="24"/>
          <w:szCs w:val="24"/>
        </w:rPr>
        <w:t>P(T|edu)</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P(T|tros)</w:t>
      </w:r>
      <w:r w:rsidRPr="00C02CB5">
        <w:rPr>
          <w:rFonts w:ascii="Times New Roman" w:eastAsia="Times New Roman" w:hAnsi="Times New Roman" w:cs="Times New Roman"/>
          <w:sz w:val="24"/>
          <w:szCs w:val="24"/>
        </w:rPr>
        <w:t xml:space="preserve"> in pooled samples from different sets are provided. </w:t>
      </w:r>
      <w:r w:rsidRPr="00C02CB5">
        <w:rPr>
          <w:rFonts w:ascii="Times New Roman" w:eastAsia="Times New Roman" w:hAnsi="Times New Roman" w:cs="Times New Roman"/>
          <w:i/>
          <w:sz w:val="24"/>
          <w:szCs w:val="24"/>
        </w:rPr>
        <w:t>P(T|edu)</w:t>
      </w:r>
      <w:r w:rsidR="00775E5B" w:rsidRPr="00C02CB5">
        <w:rPr>
          <w:rFonts w:ascii="Times New Roman" w:eastAsia="Times New Roman" w:hAnsi="Times New Roman" w:cs="Times New Roman"/>
          <w:sz w:val="24"/>
          <w:szCs w:val="24"/>
        </w:rPr>
        <w:t xml:space="preserve"> </w:t>
      </w:r>
      <w:r w:rsidRPr="00C02CB5">
        <w:rPr>
          <w:rFonts w:ascii="Times New Roman" w:eastAsia="Times New Roman" w:hAnsi="Times New Roman" w:cs="Times New Roman"/>
          <w:sz w:val="24"/>
          <w:szCs w:val="24"/>
        </w:rPr>
        <w:t xml:space="preserve">was </w:t>
      </w:r>
      <w:r w:rsidR="002350AB" w:rsidRPr="00C02CB5">
        <w:rPr>
          <w:rFonts w:ascii="Times New Roman" w:eastAsia="Times New Roman" w:hAnsi="Times New Roman" w:cs="Times New Roman"/>
          <w:sz w:val="24"/>
          <w:szCs w:val="24"/>
        </w:rPr>
        <w:t>0.</w:t>
      </w:r>
      <w:r w:rsidRPr="00C02CB5">
        <w:rPr>
          <w:rFonts w:ascii="Times New Roman" w:eastAsia="Times New Roman" w:hAnsi="Times New Roman" w:cs="Times New Roman"/>
          <w:sz w:val="24"/>
          <w:szCs w:val="24"/>
        </w:rPr>
        <w:t xml:space="preserve">53 in the saline Barents Sea </w:t>
      </w:r>
      <w:r w:rsidR="005A187C" w:rsidRPr="00C02CB5">
        <w:rPr>
          <w:rFonts w:ascii="Times New Roman" w:eastAsia="Times New Roman" w:hAnsi="Times New Roman" w:cs="Times New Roman"/>
          <w:sz w:val="24"/>
          <w:szCs w:val="24"/>
        </w:rPr>
        <w:t xml:space="preserve">(BH) </w:t>
      </w:r>
      <w:r w:rsidRPr="00C02CB5">
        <w:rPr>
          <w:rFonts w:ascii="Times New Roman" w:eastAsia="Times New Roman" w:hAnsi="Times New Roman" w:cs="Times New Roman"/>
          <w:sz w:val="24"/>
          <w:szCs w:val="24"/>
        </w:rPr>
        <w:t>and less than 10% in all the other sets.</w:t>
      </w:r>
      <w:r w:rsidRPr="005A187C">
        <w:rPr>
          <w:rFonts w:ascii="Times New Roman" w:eastAsia="Times New Roman" w:hAnsi="Times New Roman" w:cs="Times New Roman"/>
          <w:sz w:val="24"/>
          <w:szCs w:val="24"/>
        </w:rPr>
        <w:t xml:space="preserve"> In its turn,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was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17 in </w:t>
      </w:r>
      <w:r w:rsidR="005A187C" w:rsidRPr="005A187C">
        <w:rPr>
          <w:rFonts w:ascii="Times New Roman" w:eastAsia="Times New Roman" w:hAnsi="Times New Roman" w:cs="Times New Roman"/>
          <w:sz w:val="24"/>
          <w:szCs w:val="24"/>
        </w:rPr>
        <w:t>BALT</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42 in </w:t>
      </w:r>
      <w:r w:rsidR="005A187C" w:rsidRPr="005A187C">
        <w:rPr>
          <w:rFonts w:ascii="Times New Roman" w:eastAsia="Times New Roman" w:hAnsi="Times New Roman" w:cs="Times New Roman"/>
          <w:sz w:val="24"/>
          <w:szCs w:val="24"/>
        </w:rPr>
        <w:t>NORW</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49 in the G</w:t>
      </w:r>
      <w:r w:rsidR="005A187C" w:rsidRPr="005A187C">
        <w:rPr>
          <w:rFonts w:ascii="Times New Roman" w:eastAsia="Times New Roman" w:hAnsi="Times New Roman" w:cs="Times New Roman"/>
          <w:sz w:val="24"/>
          <w:szCs w:val="24"/>
        </w:rPr>
        <w:t>OM</w:t>
      </w:r>
      <w:r w:rsidRPr="005A187C">
        <w:rPr>
          <w:rFonts w:ascii="Times New Roman" w:eastAsia="Times New Roman" w:hAnsi="Times New Roman" w:cs="Times New Roman"/>
          <w:sz w:val="24"/>
          <w:szCs w:val="24"/>
        </w:rPr>
        <w:t xml:space="preserve"> and more than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75 in </w:t>
      </w:r>
      <w:r w:rsidR="005A187C" w:rsidRPr="005A187C">
        <w:rPr>
          <w:rFonts w:ascii="Times New Roman" w:eastAsia="Times New Roman" w:hAnsi="Times New Roman" w:cs="Times New Roman"/>
          <w:sz w:val="24"/>
          <w:szCs w:val="24"/>
        </w:rPr>
        <w:t>WSBL</w:t>
      </w:r>
      <w:r w:rsidRPr="005A187C">
        <w:rPr>
          <w:rFonts w:ascii="Times New Roman" w:eastAsia="Times New Roman" w:hAnsi="Times New Roman" w:cs="Times New Roman"/>
          <w:sz w:val="24"/>
          <w:szCs w:val="24"/>
        </w:rPr>
        <w:t xml:space="preserve"> and </w:t>
      </w:r>
      <w:r w:rsidR="005A187C" w:rsidRPr="005A187C">
        <w:rPr>
          <w:rFonts w:ascii="Times New Roman" w:eastAsia="Times New Roman" w:hAnsi="Times New Roman" w:cs="Times New Roman"/>
          <w:sz w:val="24"/>
          <w:szCs w:val="24"/>
        </w:rPr>
        <w:t>SCOT</w:t>
      </w:r>
      <w:r w:rsidRPr="005A187C">
        <w:rPr>
          <w:rFonts w:ascii="Times New Roman" w:eastAsia="Times New Roman" w:hAnsi="Times New Roman" w:cs="Times New Roman"/>
          <w:sz w:val="24"/>
          <w:szCs w:val="24"/>
        </w:rPr>
        <w:t xml:space="preserve">.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estimates in Norway and the Gulf of Maine were much affected by the outlier samples (see above). If we discard these samples,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lang w:val="en-GB"/>
        </w:rPr>
        <w:t xml:space="preserve">will </w:t>
      </w:r>
      <w:r w:rsidRPr="005A187C">
        <w:rPr>
          <w:rFonts w:ascii="Times New Roman" w:eastAsia="Times New Roman" w:hAnsi="Times New Roman" w:cs="Times New Roman"/>
          <w:sz w:val="24"/>
          <w:szCs w:val="24"/>
        </w:rPr>
        <w:t xml:space="preserve">make up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54 in Norway 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71 in the Gulf of Maine.</w:t>
      </w:r>
    </w:p>
    <w:p w14:paraId="76AEA136" w14:textId="77777777" w:rsidR="001858EC" w:rsidRPr="005A187C" w:rsidRDefault="00B44577">
      <w:pPr>
        <w:spacing w:line="360" w:lineRule="auto"/>
        <w:rPr>
          <w:rFonts w:ascii="Times New Roman" w:eastAsia="Times New Roman" w:hAnsi="Times New Roman" w:cs="Times New Roman"/>
          <w:sz w:val="24"/>
          <w:szCs w:val="24"/>
        </w:rPr>
      </w:pPr>
      <w:r w:rsidRPr="00FD2C04">
        <w:rPr>
          <w:rFonts w:ascii="Times New Roman" w:eastAsia="Times New Roman" w:hAnsi="Times New Roman" w:cs="Times New Roman"/>
          <w:b/>
          <w:sz w:val="24"/>
          <w:szCs w:val="24"/>
        </w:rPr>
        <w:t>Fig. 1</w:t>
      </w:r>
      <w:r w:rsidRPr="00FD2C04">
        <w:rPr>
          <w:rFonts w:ascii="Times New Roman" w:eastAsia="Times New Roman" w:hAnsi="Times New Roman" w:cs="Times New Roman"/>
          <w:sz w:val="24"/>
          <w:szCs w:val="24"/>
        </w:rPr>
        <w:t xml:space="preserve"> also shows the morphotype frequencies in putatively pure populations of species </w:t>
      </w:r>
      <w:r w:rsidR="00FD2C04" w:rsidRPr="00FD2C04">
        <w:rPr>
          <w:rFonts w:ascii="Times New Roman" w:eastAsia="Times New Roman" w:hAnsi="Times New Roman" w:cs="Times New Roman"/>
          <w:sz w:val="24"/>
          <w:szCs w:val="24"/>
        </w:rPr>
        <w:t>sampled at a distance from the contact zones</w:t>
      </w:r>
      <w:r w:rsidRPr="00FD2C04">
        <w:rPr>
          <w:rFonts w:ascii="Times New Roman" w:eastAsia="Times New Roman" w:hAnsi="Times New Roman" w:cs="Times New Roman"/>
          <w:sz w:val="24"/>
          <w:szCs w:val="24"/>
        </w:rPr>
        <w:t>.</w:t>
      </w:r>
      <w:r w:rsidRPr="005A187C">
        <w:rPr>
          <w:rFonts w:ascii="Times New Roman" w:eastAsia="Times New Roman" w:hAnsi="Times New Roman" w:cs="Times New Roman"/>
          <w:sz w:val="24"/>
          <w:szCs w:val="24"/>
        </w:rPr>
        <w:t xml:space="preserve"> Within the ancestral range of </w:t>
      </w:r>
      <w:r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in the Pacific, the populations were nearly monomorphic for the T-morphotype. In the Passamaquoddy Bay </w:t>
      </w:r>
      <w:r w:rsidRPr="005A187C">
        <w:rPr>
          <w:rFonts w:ascii="Times New Roman" w:eastAsia="Times New Roman" w:hAnsi="Times New Roman" w:cs="Times New Roman"/>
          <w:i/>
          <w:sz w:val="24"/>
          <w:szCs w:val="24"/>
        </w:rPr>
        <w:t>P(T|tros)</w:t>
      </w:r>
      <w:r w:rsidRPr="005A187C">
        <w:rPr>
          <w:rFonts w:ascii="Times New Roman" w:eastAsia="Times New Roman" w:hAnsi="Times New Roman" w:cs="Times New Roman"/>
          <w:sz w:val="24"/>
          <w:szCs w:val="24"/>
        </w:rPr>
        <w:t xml:space="preserve"> was 0.81, i.e. close to that in most of </w:t>
      </w:r>
      <w:r w:rsidR="002350AB"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populations in the Gulf of Maine. All reference </w:t>
      </w:r>
      <w:r w:rsidRPr="005A187C">
        <w:rPr>
          <w:rFonts w:ascii="Times New Roman" w:eastAsia="Times New Roman" w:hAnsi="Times New Roman" w:cs="Times New Roman"/>
          <w:i/>
          <w:sz w:val="24"/>
          <w:szCs w:val="24"/>
        </w:rPr>
        <w:t>M. edulis</w:t>
      </w:r>
      <w:r w:rsidRPr="005A187C">
        <w:rPr>
          <w:rFonts w:ascii="Times New Roman" w:eastAsia="Times New Roman" w:hAnsi="Times New Roman" w:cs="Times New Roman"/>
          <w:sz w:val="24"/>
          <w:szCs w:val="24"/>
        </w:rPr>
        <w:t xml:space="preserve"> populations from temperate areas (Long Island Sound and Cape Cod in </w:t>
      </w:r>
      <w:r w:rsidR="00775E5B">
        <w:rPr>
          <w:rFonts w:ascii="Times New Roman" w:eastAsia="Times New Roman" w:hAnsi="Times New Roman" w:cs="Times New Roman"/>
          <w:sz w:val="24"/>
          <w:szCs w:val="24"/>
        </w:rPr>
        <w:t>w</w:t>
      </w:r>
      <w:r w:rsidRPr="005A187C">
        <w:rPr>
          <w:rFonts w:ascii="Times New Roman" w:eastAsia="Times New Roman" w:hAnsi="Times New Roman" w:cs="Times New Roman"/>
          <w:sz w:val="24"/>
          <w:szCs w:val="24"/>
        </w:rPr>
        <w:t>estern Atlantic, Northern and Norwegian Seas in Europe) were nearly monomorphic for the E-morphotype. At the northeast e</w:t>
      </w:r>
      <w:r w:rsidR="00775E5B">
        <w:rPr>
          <w:rFonts w:ascii="Times New Roman" w:eastAsia="Times New Roman" w:hAnsi="Times New Roman" w:cs="Times New Roman"/>
          <w:sz w:val="24"/>
          <w:szCs w:val="24"/>
        </w:rPr>
        <w:t>xtreme of the species range in e</w:t>
      </w:r>
      <w:r w:rsidRPr="005A187C">
        <w:rPr>
          <w:rFonts w:ascii="Times New Roman" w:eastAsia="Times New Roman" w:hAnsi="Times New Roman" w:cs="Times New Roman"/>
          <w:sz w:val="24"/>
          <w:szCs w:val="24"/>
        </w:rPr>
        <w:t>ast</w:t>
      </w:r>
      <w:r w:rsidR="00775E5B">
        <w:rPr>
          <w:rFonts w:ascii="Times New Roman" w:eastAsia="Times New Roman" w:hAnsi="Times New Roman" w:cs="Times New Roman"/>
          <w:sz w:val="24"/>
          <w:szCs w:val="24"/>
        </w:rPr>
        <w:t>ern Atlantic, in the s</w:t>
      </w:r>
      <w:r w:rsidRPr="005A187C">
        <w:rPr>
          <w:rFonts w:ascii="Times New Roman" w:eastAsia="Times New Roman" w:hAnsi="Times New Roman" w:cs="Times New Roman"/>
          <w:sz w:val="24"/>
          <w:szCs w:val="24"/>
        </w:rPr>
        <w:t xml:space="preserve">outhwestern Barents Sea, </w:t>
      </w:r>
      <w:r w:rsidRPr="005A187C">
        <w:rPr>
          <w:rFonts w:ascii="Times New Roman" w:eastAsia="Times New Roman" w:hAnsi="Times New Roman" w:cs="Times New Roman"/>
          <w:i/>
          <w:sz w:val="24"/>
          <w:szCs w:val="24"/>
        </w:rPr>
        <w:t>P(T|edu)</w:t>
      </w:r>
      <w:r w:rsidRPr="005A187C">
        <w:rPr>
          <w:rFonts w:ascii="Times New Roman" w:eastAsia="Times New Roman" w:hAnsi="Times New Roman" w:cs="Times New Roman"/>
          <w:sz w:val="24"/>
          <w:szCs w:val="24"/>
        </w:rPr>
        <w:t xml:space="preserve"> varied considerably between </w:t>
      </w:r>
      <w:r w:rsidR="00775E5B">
        <w:rPr>
          <w:rFonts w:ascii="Times New Roman" w:eastAsia="Times New Roman" w:hAnsi="Times New Roman" w:cs="Times New Roman"/>
          <w:sz w:val="24"/>
          <w:szCs w:val="24"/>
        </w:rPr>
        <w:t xml:space="preserve">the </w:t>
      </w:r>
      <w:r w:rsidRPr="005A187C">
        <w:rPr>
          <w:rFonts w:ascii="Times New Roman" w:eastAsia="Times New Roman" w:hAnsi="Times New Roman" w:cs="Times New Roman"/>
          <w:sz w:val="24"/>
          <w:szCs w:val="24"/>
        </w:rPr>
        <w:t>samples, in particular between</w:t>
      </w:r>
      <w:r w:rsidR="00775E5B">
        <w:rPr>
          <w:rFonts w:ascii="Times New Roman" w:eastAsia="Times New Roman" w:hAnsi="Times New Roman" w:cs="Times New Roman"/>
          <w:sz w:val="24"/>
          <w:szCs w:val="24"/>
        </w:rPr>
        <w:t xml:space="preserve"> the</w:t>
      </w:r>
      <w:r w:rsidRPr="005A187C">
        <w:rPr>
          <w:rFonts w:ascii="Times New Roman" w:eastAsia="Times New Roman" w:hAnsi="Times New Roman" w:cs="Times New Roman"/>
          <w:sz w:val="24"/>
          <w:szCs w:val="24"/>
        </w:rPr>
        <w:t xml:space="preserve"> samples from brackish (range 0-3%) and saline (0.35-0.70%) localities (see ESM Table 2), as it did along the Barents sea coast of the Kola Peninsula. Increased </w:t>
      </w:r>
      <w:r w:rsidRPr="005A187C">
        <w:rPr>
          <w:rFonts w:ascii="Times New Roman" w:eastAsia="Times New Roman" w:hAnsi="Times New Roman" w:cs="Times New Roman"/>
          <w:i/>
          <w:sz w:val="24"/>
          <w:szCs w:val="24"/>
        </w:rPr>
        <w:t>P(T|edu)</w:t>
      </w:r>
      <w:r w:rsidR="004357E6"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was also recorded in two northernmost sam</w:t>
      </w:r>
      <w:r w:rsidR="00775E5B">
        <w:rPr>
          <w:rFonts w:ascii="Times New Roman" w:eastAsia="Times New Roman" w:hAnsi="Times New Roman" w:cs="Times New Roman"/>
          <w:sz w:val="24"/>
          <w:szCs w:val="24"/>
        </w:rPr>
        <w:t>ples from w</w:t>
      </w:r>
      <w:r w:rsidRPr="005A187C">
        <w:rPr>
          <w:rFonts w:ascii="Times New Roman" w:eastAsia="Times New Roman" w:hAnsi="Times New Roman" w:cs="Times New Roman"/>
          <w:sz w:val="24"/>
          <w:szCs w:val="24"/>
        </w:rPr>
        <w:t>estern Atlantic, Greenland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66) and the Gulf of S</w:t>
      </w:r>
      <w:r w:rsidR="00775E5B">
        <w:rPr>
          <w:rFonts w:ascii="Times New Roman" w:eastAsia="Times New Roman" w:hAnsi="Times New Roman" w:cs="Times New Roman"/>
          <w:sz w:val="24"/>
          <w:szCs w:val="24"/>
        </w:rPr>
        <w:t>aint</w:t>
      </w:r>
      <w:r w:rsidRPr="005A187C">
        <w:rPr>
          <w:rFonts w:ascii="Times New Roman" w:eastAsia="Times New Roman" w:hAnsi="Times New Roman" w:cs="Times New Roman"/>
          <w:sz w:val="24"/>
          <w:szCs w:val="24"/>
        </w:rPr>
        <w:t xml:space="preserve"> Lawrence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73).</w:t>
      </w:r>
    </w:p>
    <w:p w14:paraId="246B7EF1" w14:textId="77777777" w:rsidR="001858EC" w:rsidRDefault="00B44577">
      <w:pPr>
        <w:spacing w:line="360" w:lineRule="auto"/>
        <w:rPr>
          <w:rFonts w:ascii="Times New Roman" w:eastAsia="Times New Roman" w:hAnsi="Times New Roman" w:cs="Times New Roman"/>
          <w:b/>
          <w:color w:val="000000"/>
          <w:sz w:val="24"/>
          <w:szCs w:val="24"/>
        </w:rPr>
      </w:pPr>
      <w:bookmarkStart w:id="314" w:name="_gjdgxs" w:colFirst="0" w:colLast="0"/>
      <w:bookmarkEnd w:id="314"/>
      <w:r>
        <w:rPr>
          <w:rFonts w:ascii="Times New Roman" w:eastAsia="Times New Roman" w:hAnsi="Times New Roman" w:cs="Times New Roman"/>
          <w:b/>
          <w:color w:val="000000"/>
          <w:sz w:val="24"/>
          <w:szCs w:val="24"/>
        </w:rPr>
        <w:t>Associations between morphotypes and shell size</w:t>
      </w:r>
    </w:p>
    <w:p w14:paraId="4AF1B3CC" w14:textId="77777777" w:rsidR="001858EC" w:rsidRPr="007F54A4" w:rsidRDefault="00B44577">
      <w:pPr>
        <w:spacing w:line="360" w:lineRule="auto"/>
        <w:rPr>
          <w:rFonts w:ascii="Times New Roman" w:eastAsia="Times New Roman" w:hAnsi="Times New Roman" w:cs="Times New Roman"/>
          <w:sz w:val="24"/>
          <w:szCs w:val="24"/>
          <w:highlight w:val="green"/>
        </w:rPr>
      </w:pPr>
      <w:r w:rsidRPr="00224530">
        <w:rPr>
          <w:rFonts w:ascii="Times New Roman" w:eastAsia="Times New Roman" w:hAnsi="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sidRPr="00224530">
        <w:rPr>
          <w:rFonts w:ascii="Times New Roman" w:eastAsia="Times New Roman" w:hAnsi="Times New Roman" w:cs="Times New Roman"/>
          <w:i/>
          <w:sz w:val="24"/>
          <w:szCs w:val="24"/>
        </w:rPr>
        <w:t>M. edulis</w:t>
      </w:r>
      <w:r w:rsidRPr="00224530">
        <w:rPr>
          <w:rFonts w:ascii="Times New Roman" w:eastAsia="Times New Roman" w:hAnsi="Times New Roman" w:cs="Times New Roman"/>
          <w:sz w:val="24"/>
          <w:szCs w:val="24"/>
        </w:rPr>
        <w:t xml:space="preserve"> and in 17 out of 43 comparisons for </w:t>
      </w:r>
      <w:r w:rsidRPr="00224530">
        <w:rPr>
          <w:rFonts w:ascii="Times New Roman" w:eastAsia="Times New Roman" w:hAnsi="Times New Roman" w:cs="Times New Roman"/>
          <w:i/>
          <w:sz w:val="24"/>
          <w:szCs w:val="24"/>
        </w:rPr>
        <w:t>M. trossulus</w:t>
      </w:r>
      <w:r w:rsidRPr="00224530">
        <w:rPr>
          <w:rFonts w:ascii="Times New Roman" w:eastAsia="Times New Roman" w:hAnsi="Times New Roman" w:cs="Times New Roman"/>
          <w:sz w:val="24"/>
          <w:szCs w:val="24"/>
        </w:rPr>
        <w:t xml:space="preserve">. The slope-terms of the regression models were </w:t>
      </w:r>
      <w:r w:rsidRPr="007D71E2">
        <w:rPr>
          <w:rFonts w:ascii="Times New Roman" w:eastAsia="Times New Roman" w:hAnsi="Times New Roman" w:cs="Times New Roman"/>
          <w:sz w:val="24"/>
          <w:szCs w:val="24"/>
        </w:rPr>
        <w:t xml:space="preserve">individually significant (p&lt;0.05) in four cases for </w:t>
      </w:r>
      <w:r w:rsidRPr="007D71E2">
        <w:rPr>
          <w:rFonts w:ascii="Times New Roman" w:eastAsia="Times New Roman" w:hAnsi="Times New Roman" w:cs="Times New Roman"/>
          <w:i/>
          <w:sz w:val="24"/>
          <w:szCs w:val="24"/>
        </w:rPr>
        <w:t>M. edulus</w:t>
      </w:r>
      <w:r w:rsidRPr="007D71E2">
        <w:rPr>
          <w:rFonts w:ascii="Times New Roman" w:eastAsia="Times New Roman" w:hAnsi="Times New Roman" w:cs="Times New Roman"/>
          <w:sz w:val="24"/>
          <w:szCs w:val="24"/>
        </w:rPr>
        <w:t xml:space="preserve"> and in four cases for </w:t>
      </w:r>
      <w:r w:rsidRPr="007D71E2">
        <w:rPr>
          <w:rFonts w:ascii="Times New Roman" w:eastAsia="Times New Roman" w:hAnsi="Times New Roman" w:cs="Times New Roman"/>
          <w:i/>
          <w:sz w:val="24"/>
          <w:szCs w:val="24"/>
        </w:rPr>
        <w:t>M. trossulus</w:t>
      </w:r>
      <w:r w:rsidRPr="007D71E2">
        <w:rPr>
          <w:rFonts w:ascii="Times New Roman" w:eastAsia="Times New Roman" w:hAnsi="Times New Roman" w:cs="Times New Roman"/>
          <w:sz w:val="24"/>
          <w:szCs w:val="24"/>
        </w:rPr>
        <w:t>, but only in one case when the correction for multiple testing was applied (sample Berg</w:t>
      </w:r>
      <w:r w:rsidR="0057762E">
        <w:rPr>
          <w:rFonts w:ascii="Times New Roman" w:eastAsia="Times New Roman" w:hAnsi="Times New Roman" w:cs="Times New Roman"/>
          <w:sz w:val="24"/>
          <w:szCs w:val="24"/>
        </w:rPr>
        <w:t>05</w:t>
      </w:r>
      <w:r w:rsidRPr="007D71E2">
        <w:rPr>
          <w:rFonts w:ascii="Times New Roman" w:eastAsia="Times New Roman" w:hAnsi="Times New Roman" w:cs="Times New Roman"/>
          <w:sz w:val="24"/>
          <w:szCs w:val="24"/>
        </w:rPr>
        <w:t xml:space="preserve">, see </w:t>
      </w:r>
      <w:r w:rsidRPr="007D71E2">
        <w:rPr>
          <w:rFonts w:ascii="Times New Roman" w:eastAsia="Times New Roman" w:hAnsi="Times New Roman" w:cs="Times New Roman"/>
          <w:b/>
          <w:sz w:val="24"/>
          <w:szCs w:val="24"/>
        </w:rPr>
        <w:t>S3 table</w:t>
      </w:r>
      <w:r w:rsidRPr="007D71E2">
        <w:rPr>
          <w:rFonts w:ascii="Times New Roman" w:eastAsia="Times New Roman" w:hAnsi="Times New Roman" w:cs="Times New Roman"/>
          <w:sz w:val="24"/>
          <w:szCs w:val="24"/>
        </w:rPr>
        <w:t>). We also checked</w:t>
      </w:r>
      <w:r w:rsidR="003F38A3" w:rsidRPr="007D71E2">
        <w:rPr>
          <w:rFonts w:ascii="Times New Roman" w:eastAsia="Times New Roman" w:hAnsi="Times New Roman" w:cs="Times New Roman"/>
          <w:sz w:val="24"/>
          <w:szCs w:val="24"/>
        </w:rPr>
        <w:t xml:space="preserve"> for</w:t>
      </w:r>
      <w:r w:rsidRPr="007D71E2">
        <w:rPr>
          <w:rFonts w:ascii="Times New Roman" w:eastAsia="Times New Roman" w:hAnsi="Times New Roman" w:cs="Times New Roman"/>
          <w:sz w:val="24"/>
          <w:szCs w:val="24"/>
        </w:rPr>
        <w:t xml:space="preserve"> the presence of any patterns in residuals from Model 6 as a function of mussel size but </w:t>
      </w:r>
      <w:r w:rsidR="003F38A3" w:rsidRPr="007D71E2">
        <w:rPr>
          <w:rFonts w:ascii="Times New Roman" w:eastAsia="Times New Roman" w:hAnsi="Times New Roman" w:cs="Times New Roman"/>
          <w:sz w:val="24"/>
          <w:szCs w:val="24"/>
        </w:rPr>
        <w:t>none</w:t>
      </w:r>
      <w:r w:rsidRPr="007D71E2">
        <w:rPr>
          <w:rFonts w:ascii="Times New Roman" w:eastAsia="Times New Roman" w:hAnsi="Times New Roman" w:cs="Times New Roman"/>
          <w:sz w:val="24"/>
          <w:szCs w:val="24"/>
        </w:rPr>
        <w:t xml:space="preserve"> was found.</w:t>
      </w:r>
    </w:p>
    <w:p w14:paraId="358B878E" w14:textId="77777777" w:rsidR="00C13870" w:rsidRPr="0051211A" w:rsidRDefault="00C13870" w:rsidP="00C13870">
      <w:pPr>
        <w:spacing w:after="120" w:line="360" w:lineRule="auto"/>
        <w:rPr>
          <w:rFonts w:ascii="Times New Roman" w:eastAsia="Times New Roman" w:hAnsi="Times New Roman" w:cs="Times New Roman"/>
          <w:b/>
          <w:sz w:val="24"/>
          <w:szCs w:val="24"/>
        </w:rPr>
      </w:pPr>
      <w:r w:rsidRPr="0057762E">
        <w:rPr>
          <w:rFonts w:ascii="Times New Roman" w:eastAsia="Times New Roman" w:hAnsi="Times New Roman" w:cs="Times New Roman"/>
          <w:b/>
          <w:sz w:val="24"/>
          <w:szCs w:val="24"/>
        </w:rPr>
        <w:t xml:space="preserve">Prediction of taxonomic structure of populations and predictive values of the morphotype test based </w:t>
      </w:r>
      <w:r w:rsidR="003F38A3" w:rsidRPr="0057762E">
        <w:rPr>
          <w:rFonts w:ascii="Times New Roman" w:eastAsia="Times New Roman" w:hAnsi="Times New Roman" w:cs="Times New Roman"/>
          <w:b/>
          <w:sz w:val="24"/>
          <w:szCs w:val="24"/>
        </w:rPr>
        <w:t>on probability calculators</w:t>
      </w:r>
    </w:p>
    <w:p w14:paraId="44DC2262" w14:textId="77777777" w:rsidR="00C13870" w:rsidRPr="0051211A" w:rsidRDefault="00873A9F">
      <w:pPr>
        <w:spacing w:line="360" w:lineRule="auto"/>
        <w:rPr>
          <w:rFonts w:ascii="Times New Roman" w:eastAsia="Times New Roman" w:hAnsi="Times New Roman" w:cs="Times New Roman"/>
          <w:sz w:val="24"/>
          <w:szCs w:val="24"/>
        </w:rPr>
      </w:pPr>
      <w:r w:rsidRPr="002136D8">
        <w:rPr>
          <w:rFonts w:ascii="Times New Roman" w:eastAsia="Times New Roman" w:hAnsi="Times New Roman" w:cs="Times New Roman"/>
          <w:sz w:val="24"/>
          <w:szCs w:val="24"/>
        </w:rPr>
        <w:t xml:space="preserve">We applied Eq.1 and </w:t>
      </w:r>
      <w:r w:rsidRPr="004D67FD">
        <w:rPr>
          <w:rFonts w:ascii="Times New Roman" w:eastAsia="Times New Roman" w:hAnsi="Times New Roman" w:cs="Times New Roman"/>
          <w:sz w:val="24"/>
          <w:szCs w:val="24"/>
        </w:rPr>
        <w:t xml:space="preserve">Eq. 2 </w:t>
      </w:r>
      <w:r w:rsidR="003F38A3" w:rsidRPr="004D67FD">
        <w:rPr>
          <w:rFonts w:ascii="Times New Roman" w:eastAsia="Times New Roman" w:hAnsi="Times New Roman" w:cs="Times New Roman"/>
          <w:sz w:val="24"/>
          <w:szCs w:val="24"/>
        </w:rPr>
        <w:t>(</w:t>
      </w:r>
      <w:r w:rsidRPr="004D67FD">
        <w:rPr>
          <w:rFonts w:ascii="Times New Roman" w:eastAsia="Times New Roman" w:hAnsi="Times New Roman" w:cs="Times New Roman"/>
          <w:sz w:val="24"/>
          <w:szCs w:val="24"/>
        </w:rPr>
        <w:t>“genotype by morphotype calculator”) and Eq. 3 (“</w:t>
      </w:r>
      <w:r w:rsidRPr="004D67FD">
        <w:rPr>
          <w:rFonts w:ascii="Times New Roman" w:eastAsia="Times New Roman" w:hAnsi="Times New Roman" w:cs="Times New Roman"/>
          <w:i/>
          <w:sz w:val="24"/>
          <w:szCs w:val="24"/>
        </w:rPr>
        <w:t>Ptros</w:t>
      </w:r>
      <w:r w:rsidRPr="004D67FD">
        <w:rPr>
          <w:rFonts w:ascii="Times New Roman" w:eastAsia="Times New Roman" w:hAnsi="Times New Roman" w:cs="Times New Roman"/>
          <w:sz w:val="24"/>
          <w:szCs w:val="24"/>
        </w:rPr>
        <w:t xml:space="preserve"> by </w:t>
      </w:r>
      <w:r w:rsidRPr="004D67FD">
        <w:rPr>
          <w:rFonts w:ascii="Times New Roman" w:eastAsia="Times New Roman" w:hAnsi="Times New Roman" w:cs="Times New Roman"/>
          <w:i/>
          <w:sz w:val="24"/>
          <w:szCs w:val="24"/>
        </w:rPr>
        <w:t>PT</w:t>
      </w:r>
      <w:r w:rsidRPr="004D67FD">
        <w:rPr>
          <w:rFonts w:ascii="Times New Roman" w:eastAsia="Times New Roman" w:hAnsi="Times New Roman" w:cs="Times New Roman"/>
          <w:sz w:val="24"/>
          <w:szCs w:val="24"/>
        </w:rPr>
        <w:t xml:space="preserve"> calculator”) using as an input </w:t>
      </w:r>
      <w:r w:rsidR="003D1479" w:rsidRPr="004D67FD">
        <w:rPr>
          <w:rFonts w:ascii="Times New Roman" w:eastAsia="Times New Roman" w:hAnsi="Times New Roman" w:cs="Times New Roman"/>
          <w:sz w:val="24"/>
          <w:szCs w:val="24"/>
        </w:rPr>
        <w:t>for assessment of</w:t>
      </w:r>
      <w:r w:rsidR="003D1479" w:rsidRPr="004D67FD">
        <w:rPr>
          <w:rFonts w:ascii="Times New Roman" w:hAnsi="Times New Roman" w:cs="Times New Roman"/>
          <w:sz w:val="24"/>
          <w:szCs w:val="24"/>
        </w:rPr>
        <w:t xml:space="preserve"> </w:t>
      </w:r>
      <w:r w:rsidR="004D67FD" w:rsidRPr="004D67FD">
        <w:rPr>
          <w:rFonts w:ascii="Times New Roman" w:hAnsi="Times New Roman" w:cs="Times New Roman"/>
          <w:sz w:val="24"/>
          <w:szCs w:val="24"/>
        </w:rPr>
        <w:t>equations parameters (</w:t>
      </w:r>
      <w:r w:rsidR="003D1479" w:rsidRPr="004D67FD">
        <w:rPr>
          <w:rFonts w:ascii="Times New Roman" w:eastAsia="Times New Roman" w:hAnsi="Times New Roman" w:cs="Times New Roman"/>
          <w:i/>
          <w:sz w:val="24"/>
          <w:szCs w:val="24"/>
        </w:rPr>
        <w:t>P(T|tros)</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003D1479" w:rsidRPr="004D67FD">
        <w:rPr>
          <w:rFonts w:ascii="Times New Roman" w:eastAsia="Times New Roman" w:hAnsi="Times New Roman" w:cs="Times New Roman"/>
          <w:i/>
          <w:sz w:val="24"/>
          <w:szCs w:val="24"/>
        </w:rPr>
        <w:t>P(T|edu)</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Pr="004D67FD">
        <w:rPr>
          <w:rFonts w:ascii="Times New Roman" w:eastAsia="Times New Roman" w:hAnsi="Times New Roman" w:cs="Times New Roman"/>
          <w:sz w:val="24"/>
          <w:szCs w:val="24"/>
        </w:rPr>
        <w:t xml:space="preserve">the data on all possible pairs of samples from </w:t>
      </w:r>
      <w:r w:rsidRPr="004D67FD">
        <w:rPr>
          <w:rFonts w:ascii="Times New Roman" w:eastAsia="Times New Roman" w:hAnsi="Times New Roman" w:cs="Times New Roman"/>
          <w:i/>
          <w:sz w:val="24"/>
          <w:szCs w:val="24"/>
        </w:rPr>
        <w:t>WSBL</w:t>
      </w:r>
      <w:r w:rsidRPr="004D67FD">
        <w:rPr>
          <w:rFonts w:ascii="Times New Roman" w:eastAsia="Times New Roman" w:hAnsi="Times New Roman" w:cs="Times New Roman"/>
          <w:sz w:val="24"/>
          <w:szCs w:val="24"/>
        </w:rPr>
        <w:t xml:space="preserve"> and compared the values predicted by these equations with those predicted by regression models 6 and 4, respectively (</w:t>
      </w:r>
      <w:r w:rsidRPr="004D67FD">
        <w:rPr>
          <w:rFonts w:ascii="Times New Roman" w:eastAsia="Times New Roman" w:hAnsi="Times New Roman" w:cs="Times New Roman"/>
          <w:b/>
          <w:sz w:val="24"/>
          <w:szCs w:val="24"/>
        </w:rPr>
        <w:t>Table 3</w:t>
      </w:r>
      <w:r w:rsidRPr="004D67FD">
        <w:rPr>
          <w:rFonts w:ascii="Times New Roman" w:eastAsia="Times New Roman" w:hAnsi="Times New Roman" w:cs="Times New Roman"/>
          <w:sz w:val="24"/>
          <w:szCs w:val="24"/>
        </w:rPr>
        <w:t>).</w:t>
      </w:r>
    </w:p>
    <w:p w14:paraId="4C1FF499" w14:textId="77777777" w:rsidR="00873A9F" w:rsidRPr="0051211A" w:rsidRDefault="00873A9F" w:rsidP="00873A9F">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rPr>
        <w:t>Fig. 4</w:t>
      </w:r>
      <w:r w:rsidRPr="0051211A">
        <w:rPr>
          <w:rFonts w:ascii="Times New Roman" w:eastAsia="Times New Roman" w:hAnsi="Times New Roman" w:cs="Times New Roman"/>
          <w:sz w:val="24"/>
          <w:szCs w:val="24"/>
        </w:rPr>
        <w:t xml:space="preserve"> illustrates the goodness of correspondence of the two predictions depending on the genetic constitution of the paired samples as expressed by the Delta index. </w:t>
      </w:r>
    </w:p>
    <w:p w14:paraId="00F77A1C" w14:textId="77777777" w:rsidR="009D6D38" w:rsidRDefault="009D6D38" w:rsidP="00873A9F">
      <w:pPr>
        <w:spacing w:line="360" w:lineRule="auto"/>
        <w:rPr>
          <w:rFonts w:ascii="Times New Roman" w:eastAsia="Times New Roman" w:hAnsi="Times New Roman" w:cs="Times New Roman"/>
          <w:color w:val="1F497D"/>
          <w:sz w:val="24"/>
          <w:szCs w:val="24"/>
        </w:rPr>
      </w:pPr>
    </w:p>
    <w:p w14:paraId="3114468F" w14:textId="77777777" w:rsidR="007F0075" w:rsidRDefault="007F0075" w:rsidP="009643B8">
      <w:pPr>
        <w:spacing w:line="360" w:lineRule="auto"/>
        <w:rPr>
          <w:rFonts w:ascii="Times New Roman" w:eastAsia="Times New Roman" w:hAnsi="Times New Roman" w:cs="Times New Roman"/>
          <w:sz w:val="24"/>
          <w:szCs w:val="24"/>
          <w:highlight w:val="red"/>
        </w:rPr>
      </w:pPr>
    </w:p>
    <w:p w14:paraId="71E3B33D" w14:textId="77777777" w:rsidR="007F0075" w:rsidRDefault="007F0075" w:rsidP="009643B8">
      <w:pPr>
        <w:spacing w:line="360" w:lineRule="auto"/>
        <w:rPr>
          <w:rFonts w:ascii="Times New Roman" w:eastAsia="Times New Roman" w:hAnsi="Times New Roman" w:cs="Times New Roman"/>
          <w:sz w:val="24"/>
          <w:szCs w:val="24"/>
          <w:highlight w:val="red"/>
        </w:rPr>
      </w:pPr>
      <w:r w:rsidRPr="007F0075">
        <w:rPr>
          <w:rFonts w:ascii="Times New Roman" w:eastAsia="Times New Roman" w:hAnsi="Times New Roman" w:cs="Times New Roman"/>
          <w:noProof/>
          <w:sz w:val="24"/>
          <w:szCs w:val="24"/>
          <w:highlight w:val="red"/>
          <w:lang w:val="fi-FI" w:eastAsia="fi-FI"/>
        </w:rPr>
        <mc:AlternateContent>
          <mc:Choice Requires="wps">
            <w:drawing>
              <wp:anchor distT="0" distB="0" distL="114300" distR="114300" simplePos="0" relativeHeight="251665408" behindDoc="0" locked="0" layoutInCell="1" allowOverlap="1" wp14:anchorId="4DC4ABA7" wp14:editId="0CF9F159">
                <wp:simplePos x="0" y="0"/>
                <wp:positionH relativeFrom="column">
                  <wp:align>center</wp:align>
                </wp:positionH>
                <wp:positionV relativeFrom="paragraph">
                  <wp:posOffset>0</wp:posOffset>
                </wp:positionV>
                <wp:extent cx="4734962" cy="3363363"/>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4962" cy="3363363"/>
                        </a:xfrm>
                        <a:prstGeom prst="rect">
                          <a:avLst/>
                        </a:prstGeom>
                        <a:noFill/>
                        <a:ln w="9525">
                          <a:noFill/>
                          <a:miter lim="800000"/>
                          <a:headEnd/>
                          <a:tailEnd/>
                        </a:ln>
                      </wps:spPr>
                      <wps:txbx>
                        <w:txbxContent>
                          <w:p w14:paraId="270A3E3D" w14:textId="77777777" w:rsidR="009620DF" w:rsidRPr="007F0075" w:rsidRDefault="009620DF">
                            <w:pPr>
                              <w:rPr>
                                <w:lang w:val="ru-RU"/>
                              </w:rPr>
                            </w:pPr>
                            <w:r>
                              <w:rPr>
                                <w:noProof/>
                                <w:lang w:val="fi-FI" w:eastAsia="fi-FI"/>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4ABA7" id="_x0000_s1033" type="#_x0000_t202" style="position:absolute;margin-left:0;margin-top:0;width:372.85pt;height:264.8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" filled="f" stroked="f">
                <v:textbox>
                  <w:txbxContent>
                    <w:p w14:paraId="270A3E3D" w14:textId="77777777" w:rsidR="009620DF" w:rsidRPr="007F0075" w:rsidRDefault="009620DF">
                      <w:pPr>
                        <w:rPr>
                          <w:lang w:val="ru-RU"/>
                        </w:rPr>
                      </w:pPr>
                      <w:r>
                        <w:rPr>
                          <w:noProof/>
                          <w:lang w:val="fi-FI" w:eastAsia="fi-FI"/>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v:textbox>
              </v:shape>
            </w:pict>
          </mc:Fallback>
        </mc:AlternateContent>
      </w:r>
    </w:p>
    <w:p w14:paraId="476027F4" w14:textId="77777777" w:rsidR="007F0075" w:rsidRDefault="007F0075" w:rsidP="009643B8">
      <w:pPr>
        <w:spacing w:line="360" w:lineRule="auto"/>
        <w:rPr>
          <w:rFonts w:ascii="Times New Roman" w:eastAsia="Times New Roman" w:hAnsi="Times New Roman" w:cs="Times New Roman"/>
          <w:sz w:val="24"/>
          <w:szCs w:val="24"/>
          <w:highlight w:val="red"/>
        </w:rPr>
      </w:pPr>
    </w:p>
    <w:p w14:paraId="4EE99661" w14:textId="77777777" w:rsidR="007F0075" w:rsidRDefault="007F0075" w:rsidP="009643B8">
      <w:pPr>
        <w:spacing w:line="360" w:lineRule="auto"/>
        <w:rPr>
          <w:rFonts w:ascii="Times New Roman" w:eastAsia="Times New Roman" w:hAnsi="Times New Roman" w:cs="Times New Roman"/>
          <w:sz w:val="24"/>
          <w:szCs w:val="24"/>
          <w:highlight w:val="red"/>
        </w:rPr>
      </w:pPr>
    </w:p>
    <w:p w14:paraId="723ADFCD" w14:textId="77777777" w:rsidR="007F0075" w:rsidRDefault="007F0075" w:rsidP="009643B8">
      <w:pPr>
        <w:spacing w:line="360" w:lineRule="auto"/>
        <w:rPr>
          <w:rFonts w:ascii="Times New Roman" w:eastAsia="Times New Roman" w:hAnsi="Times New Roman" w:cs="Times New Roman"/>
          <w:sz w:val="24"/>
          <w:szCs w:val="24"/>
          <w:highlight w:val="red"/>
        </w:rPr>
      </w:pPr>
    </w:p>
    <w:p w14:paraId="57A8B023" w14:textId="77777777" w:rsidR="007F0075" w:rsidRDefault="007F0075" w:rsidP="009643B8">
      <w:pPr>
        <w:spacing w:line="360" w:lineRule="auto"/>
        <w:rPr>
          <w:rFonts w:ascii="Times New Roman" w:eastAsia="Times New Roman" w:hAnsi="Times New Roman" w:cs="Times New Roman"/>
          <w:sz w:val="24"/>
          <w:szCs w:val="24"/>
          <w:highlight w:val="red"/>
        </w:rPr>
      </w:pPr>
    </w:p>
    <w:p w14:paraId="7D7A0182" w14:textId="77777777" w:rsidR="007F0075" w:rsidRDefault="007F0075" w:rsidP="009643B8">
      <w:pPr>
        <w:spacing w:line="360" w:lineRule="auto"/>
        <w:rPr>
          <w:rFonts w:ascii="Times New Roman" w:eastAsia="Times New Roman" w:hAnsi="Times New Roman" w:cs="Times New Roman"/>
          <w:sz w:val="24"/>
          <w:szCs w:val="24"/>
          <w:highlight w:val="red"/>
        </w:rPr>
      </w:pPr>
    </w:p>
    <w:p w14:paraId="4C98CD6A" w14:textId="77777777" w:rsidR="007F0075" w:rsidRDefault="007F0075" w:rsidP="009643B8">
      <w:pPr>
        <w:spacing w:line="360" w:lineRule="auto"/>
        <w:rPr>
          <w:rFonts w:ascii="Times New Roman" w:eastAsia="Times New Roman" w:hAnsi="Times New Roman" w:cs="Times New Roman"/>
          <w:sz w:val="24"/>
          <w:szCs w:val="24"/>
          <w:highlight w:val="red"/>
        </w:rPr>
      </w:pPr>
    </w:p>
    <w:p w14:paraId="1D0D38A5" w14:textId="77777777" w:rsidR="007F0075" w:rsidRDefault="007F0075" w:rsidP="009643B8">
      <w:pPr>
        <w:spacing w:line="360" w:lineRule="auto"/>
        <w:rPr>
          <w:rFonts w:ascii="Times New Roman" w:eastAsia="Times New Roman" w:hAnsi="Times New Roman" w:cs="Times New Roman"/>
          <w:sz w:val="24"/>
          <w:szCs w:val="24"/>
          <w:highlight w:val="red"/>
        </w:rPr>
      </w:pPr>
    </w:p>
    <w:p w14:paraId="1F42E351" w14:textId="77777777" w:rsidR="0046619A" w:rsidRDefault="0046619A" w:rsidP="009643B8">
      <w:pPr>
        <w:spacing w:line="360" w:lineRule="auto"/>
        <w:rPr>
          <w:rFonts w:ascii="Times New Roman" w:eastAsia="Times New Roman" w:hAnsi="Times New Roman" w:cs="Times New Roman"/>
          <w:b/>
          <w:sz w:val="24"/>
          <w:szCs w:val="24"/>
          <w:highlight w:val="lightGray"/>
        </w:rPr>
      </w:pPr>
    </w:p>
    <w:p w14:paraId="641757F1" w14:textId="77777777" w:rsidR="009643B8" w:rsidRPr="007F0075" w:rsidRDefault="009643B8" w:rsidP="009643B8">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highlight w:val="lightGray"/>
        </w:rPr>
        <w:t>Fig</w:t>
      </w:r>
      <w:r w:rsidR="007F0075" w:rsidRPr="007F0075">
        <w:rPr>
          <w:rFonts w:ascii="Times New Roman" w:eastAsia="Times New Roman" w:hAnsi="Times New Roman" w:cs="Times New Roman"/>
          <w:b/>
          <w:sz w:val="24"/>
          <w:szCs w:val="24"/>
          <w:highlight w:val="lightGray"/>
        </w:rPr>
        <w:t>ure</w:t>
      </w:r>
      <w:r w:rsidRPr="007F0075">
        <w:rPr>
          <w:rFonts w:ascii="Times New Roman" w:eastAsia="Times New Roman" w:hAnsi="Times New Roman" w:cs="Times New Roman"/>
          <w:b/>
          <w:sz w:val="24"/>
          <w:szCs w:val="24"/>
          <w:highlight w:val="lightGray"/>
        </w:rPr>
        <w:t xml:space="preserve"> </w:t>
      </w:r>
      <w:r w:rsidR="007F0075" w:rsidRPr="007F0075">
        <w:rPr>
          <w:rFonts w:ascii="Times New Roman" w:eastAsia="Times New Roman" w:hAnsi="Times New Roman" w:cs="Times New Roman"/>
          <w:b/>
          <w:sz w:val="24"/>
          <w:szCs w:val="24"/>
          <w:highlight w:val="lightGray"/>
        </w:rPr>
        <w:t>4</w:t>
      </w:r>
      <w:r w:rsidRPr="007F0075">
        <w:rPr>
          <w:rFonts w:ascii="Times New Roman" w:eastAsia="Times New Roman" w:hAnsi="Times New Roman" w:cs="Times New Roman"/>
          <w:b/>
          <w:sz w:val="24"/>
          <w:szCs w:val="24"/>
          <w:highlight w:val="lightGray"/>
        </w:rPr>
        <w:t>.</w:t>
      </w:r>
      <w:r w:rsidRPr="007F0075">
        <w:rPr>
          <w:rFonts w:ascii="Times New Roman" w:eastAsia="Times New Roman" w:hAnsi="Times New Roman" w:cs="Times New Roman"/>
          <w:sz w:val="24"/>
          <w:szCs w:val="24"/>
          <w:highlight w:val="lightGray"/>
        </w:rPr>
        <w:t xml:space="preserve"> Correspondence between “</w:t>
      </w:r>
      <w:r w:rsidRPr="007F0075">
        <w:rPr>
          <w:rFonts w:ascii="Times New Roman" w:eastAsia="Times New Roman" w:hAnsi="Times New Roman" w:cs="Times New Roman"/>
          <w:i/>
          <w:sz w:val="24"/>
          <w:szCs w:val="24"/>
          <w:highlight w:val="lightGray"/>
        </w:rPr>
        <w:t>Ptros</w:t>
      </w:r>
      <w:r w:rsidRPr="007F0075">
        <w:rPr>
          <w:rFonts w:ascii="Times New Roman" w:eastAsia="Times New Roman" w:hAnsi="Times New Roman" w:cs="Times New Roman"/>
          <w:sz w:val="24"/>
          <w:szCs w:val="24"/>
          <w:highlight w:val="lightGray"/>
        </w:rPr>
        <w:t xml:space="preserve"> by </w:t>
      </w:r>
      <w:r w:rsidRPr="007F0075">
        <w:rPr>
          <w:rFonts w:ascii="Times New Roman" w:eastAsia="Times New Roman" w:hAnsi="Times New Roman" w:cs="Times New Roman"/>
          <w:i/>
          <w:sz w:val="24"/>
          <w:szCs w:val="24"/>
          <w:highlight w:val="lightGray"/>
        </w:rPr>
        <w:t>PT</w:t>
      </w:r>
      <w:r w:rsidRPr="007F0075">
        <w:rPr>
          <w:rFonts w:ascii="Times New Roman" w:eastAsia="Times New Roman" w:hAnsi="Times New Roman" w:cs="Times New Roman"/>
          <w:sz w:val="24"/>
          <w:szCs w:val="24"/>
          <w:highlight w:val="lightGray"/>
        </w:rPr>
        <w:t xml:space="preserve"> calculator” (Eq. 3, </w:t>
      </w:r>
      <w:r w:rsidR="00E2737A" w:rsidRPr="007F0075">
        <w:rPr>
          <w:rFonts w:ascii="Times New Roman" w:eastAsia="Times New Roman" w:hAnsi="Times New Roman" w:cs="Times New Roman"/>
          <w:sz w:val="24"/>
          <w:szCs w:val="24"/>
          <w:highlight w:val="lightGray"/>
        </w:rPr>
        <w:t>left</w:t>
      </w:r>
      <w:r w:rsidRPr="007F0075">
        <w:rPr>
          <w:rFonts w:ascii="Times New Roman" w:eastAsia="Times New Roman" w:hAnsi="Times New Roman" w:cs="Times New Roman"/>
          <w:sz w:val="24"/>
          <w:szCs w:val="24"/>
          <w:highlight w:val="lightGray"/>
        </w:rPr>
        <w:t xml:space="preserve"> graph) and “genotype by morphotype calculator” predictions (Eq. 1-2, </w:t>
      </w:r>
      <w:r w:rsidR="00E2737A" w:rsidRPr="007F0075">
        <w:rPr>
          <w:rFonts w:ascii="Times New Roman" w:eastAsia="Times New Roman" w:hAnsi="Times New Roman" w:cs="Times New Roman"/>
          <w:sz w:val="24"/>
          <w:szCs w:val="24"/>
          <w:highlight w:val="lightGray"/>
        </w:rPr>
        <w:t>right</w:t>
      </w:r>
      <w:r w:rsidRPr="007F0075">
        <w:rPr>
          <w:rFonts w:ascii="Times New Roman" w:eastAsia="Times New Roman" w:hAnsi="Times New Roman" w:cs="Times New Roman"/>
          <w:sz w:val="24"/>
          <w:szCs w:val="24"/>
          <w:highlight w:val="lightGray"/>
        </w:rPr>
        <w:t xml:space="preserve"> graph)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w:t>
      </w:r>
      <w:r w:rsidR="003F38A3" w:rsidRPr="007F0075">
        <w:rPr>
          <w:rFonts w:ascii="Times New Roman" w:eastAsia="Times New Roman" w:hAnsi="Times New Roman" w:cs="Times New Roman"/>
          <w:sz w:val="24"/>
          <w:szCs w:val="24"/>
          <w:highlight w:val="lightGray"/>
        </w:rPr>
        <w:t>–</w:t>
      </w:r>
      <w:r w:rsidRPr="007F0075">
        <w:rPr>
          <w:rFonts w:ascii="Times New Roman" w:eastAsia="Times New Roman" w:hAnsi="Times New Roman" w:cs="Times New Roman"/>
          <w:sz w:val="24"/>
          <w:szCs w:val="24"/>
          <w:highlight w:val="lightGray"/>
        </w:rPr>
        <w:t xml:space="preserve"> 1). OY: goodness of correspondence between assessment of predictive values by equations and regression models.</w:t>
      </w:r>
      <w:r w:rsidRPr="007F0075">
        <w:rPr>
          <w:rFonts w:ascii="Times New Roman" w:eastAsia="Times New Roman" w:hAnsi="Times New Roman" w:cs="Times New Roman"/>
          <w:sz w:val="24"/>
          <w:szCs w:val="24"/>
        </w:rPr>
        <w:t xml:space="preserve"> </w:t>
      </w:r>
    </w:p>
    <w:p w14:paraId="6E959742" w14:textId="77777777" w:rsidR="00873A9F" w:rsidRPr="00E2737A" w:rsidRDefault="00873A9F" w:rsidP="00873A9F">
      <w:pPr>
        <w:spacing w:line="360" w:lineRule="auto"/>
        <w:rPr>
          <w:rFonts w:ascii="Times New Roman" w:eastAsia="Times New Roman" w:hAnsi="Times New Roman" w:cs="Times New Roman"/>
          <w:sz w:val="24"/>
          <w:szCs w:val="24"/>
        </w:rPr>
      </w:pPr>
      <w:r w:rsidRPr="00E2737A">
        <w:rPr>
          <w:rFonts w:ascii="Times New Roman" w:eastAsia="Times New Roman" w:hAnsi="Times New Roman" w:cs="Times New Roman"/>
          <w:sz w:val="24"/>
          <w:szCs w:val="24"/>
        </w:rPr>
        <w:t xml:space="preserve">The best predictions of </w:t>
      </w:r>
      <w:r w:rsidRPr="00E2737A">
        <w:rPr>
          <w:rFonts w:ascii="Times New Roman" w:eastAsia="Times New Roman" w:hAnsi="Times New Roman" w:cs="Times New Roman"/>
          <w:i/>
          <w:sz w:val="24"/>
          <w:szCs w:val="24"/>
        </w:rPr>
        <w:t xml:space="preserve">Ptros </w:t>
      </w:r>
      <w:r w:rsidRPr="00E2737A">
        <w:rPr>
          <w:rFonts w:ascii="Times New Roman" w:eastAsia="Times New Roman" w:hAnsi="Times New Roman" w:cs="Times New Roman"/>
          <w:sz w:val="24"/>
          <w:szCs w:val="24"/>
        </w:rPr>
        <w:t xml:space="preserve">were obtained when the most dissimilar samples consisting of nearly pure </w:t>
      </w:r>
      <w:r w:rsidRPr="00E2737A">
        <w:rPr>
          <w:rFonts w:ascii="Times New Roman" w:eastAsia="Times New Roman" w:hAnsi="Times New Roman" w:cs="Times New Roman"/>
          <w:i/>
          <w:sz w:val="24"/>
          <w:szCs w:val="24"/>
        </w:rPr>
        <w:t>M. edulis</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M. trossulus</w:t>
      </w:r>
      <w:r w:rsidRPr="00E2737A">
        <w:rPr>
          <w:rFonts w:ascii="Times New Roman" w:eastAsia="Times New Roman" w:hAnsi="Times New Roman" w:cs="Times New Roman"/>
          <w:sz w:val="24"/>
          <w:szCs w:val="24"/>
        </w:rPr>
        <w:t xml:space="preserve"> </w:t>
      </w:r>
      <w:r w:rsidR="006E5E11" w:rsidRPr="00E2737A">
        <w:rPr>
          <w:rFonts w:ascii="Times New Roman" w:eastAsia="Times New Roman" w:hAnsi="Times New Roman" w:cs="Times New Roman"/>
          <w:sz w:val="24"/>
          <w:szCs w:val="24"/>
        </w:rPr>
        <w:t>(Delta &gt;0.75)</w:t>
      </w:r>
      <w:r w:rsidR="006E5E11">
        <w:rPr>
          <w:rFonts w:ascii="Times New Roman" w:eastAsia="Times New Roman" w:hAnsi="Times New Roman" w:cs="Times New Roman"/>
          <w:sz w:val="24"/>
          <w:szCs w:val="24"/>
        </w:rPr>
        <w:t xml:space="preserve"> </w:t>
      </w:r>
      <w:r w:rsidRPr="00E2737A">
        <w:rPr>
          <w:rFonts w:ascii="Times New Roman" w:eastAsia="Times New Roman" w:hAnsi="Times New Roman" w:cs="Times New Roman"/>
          <w:sz w:val="24"/>
          <w:szCs w:val="24"/>
        </w:rPr>
        <w:t xml:space="preserve">were </w:t>
      </w:r>
      <w:r w:rsidR="006E5E11" w:rsidRPr="006E5E11">
        <w:rPr>
          <w:rFonts w:ascii="Times New Roman" w:eastAsia="Times New Roman" w:hAnsi="Times New Roman" w:cs="Times New Roman"/>
          <w:sz w:val="24"/>
          <w:szCs w:val="24"/>
        </w:rPr>
        <w:t>taken for Eq.</w:t>
      </w:r>
      <w:r w:rsidR="006E5E11">
        <w:rPr>
          <w:rFonts w:ascii="Times New Roman" w:eastAsia="Times New Roman" w:hAnsi="Times New Roman" w:cs="Times New Roman"/>
          <w:sz w:val="24"/>
          <w:szCs w:val="24"/>
        </w:rPr>
        <w:t>3</w:t>
      </w:r>
      <w:r w:rsidR="006E5E11" w:rsidRPr="006E5E11">
        <w:rPr>
          <w:rFonts w:ascii="Times New Roman" w:eastAsia="Times New Roman" w:hAnsi="Times New Roman" w:cs="Times New Roman"/>
          <w:sz w:val="24"/>
          <w:szCs w:val="24"/>
        </w:rPr>
        <w:t xml:space="preserve"> calibration</w:t>
      </w:r>
      <w:r w:rsidR="006E5E11">
        <w:rPr>
          <w:rFonts w:ascii="Times New Roman" w:eastAsia="Times New Roman" w:hAnsi="Times New Roman" w:cs="Times New Roman"/>
          <w:sz w:val="24"/>
          <w:szCs w:val="24"/>
        </w:rPr>
        <w:t>.</w:t>
      </w:r>
      <w:r w:rsidRPr="00E2737A">
        <w:rPr>
          <w:rFonts w:ascii="Times New Roman" w:eastAsia="Times New Roman" w:hAnsi="Times New Roman" w:cs="Times New Roman"/>
          <w:sz w:val="24"/>
          <w:szCs w:val="24"/>
        </w:rPr>
        <w:t xml:space="preserve"> </w:t>
      </w:r>
      <w:r w:rsidR="006E5E11">
        <w:rPr>
          <w:rFonts w:ascii="Times New Roman" w:eastAsia="Times New Roman" w:hAnsi="Times New Roman" w:cs="Times New Roman"/>
          <w:sz w:val="24"/>
          <w:szCs w:val="24"/>
        </w:rPr>
        <w:t>T</w:t>
      </w:r>
      <w:r w:rsidRPr="00E2737A">
        <w:rPr>
          <w:rFonts w:ascii="Times New Roman" w:eastAsia="Times New Roman" w:hAnsi="Times New Roman" w:cs="Times New Roman"/>
          <w:sz w:val="24"/>
          <w:szCs w:val="24"/>
        </w:rPr>
        <w:t xml:space="preserve">he best predictions of </w:t>
      </w:r>
      <w:r w:rsidRPr="00E2737A">
        <w:rPr>
          <w:rFonts w:ascii="Times New Roman" w:eastAsia="Times New Roman" w:hAnsi="Times New Roman" w:cs="Times New Roman"/>
          <w:i/>
          <w:sz w:val="24"/>
          <w:szCs w:val="24"/>
        </w:rPr>
        <w:t>P(edu|E)</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P(tros|T)</w:t>
      </w:r>
      <w:r w:rsidRPr="00E2737A">
        <w:rPr>
          <w:rFonts w:ascii="Times New Roman" w:eastAsia="Times New Roman" w:hAnsi="Times New Roman" w:cs="Times New Roman"/>
          <w:sz w:val="24"/>
          <w:szCs w:val="24"/>
        </w:rPr>
        <w:t xml:space="preserve"> values were obtained when the most mixed samples (</w:t>
      </w:r>
      <w:r w:rsidRPr="00E2737A">
        <w:rPr>
          <w:rFonts w:ascii="Times New Roman" w:eastAsia="Times New Roman" w:hAnsi="Times New Roman" w:cs="Times New Roman"/>
          <w:i/>
          <w:sz w:val="24"/>
          <w:szCs w:val="24"/>
        </w:rPr>
        <w:t>Ptros</w:t>
      </w:r>
      <w:r w:rsidRPr="00E2737A">
        <w:rPr>
          <w:rFonts w:ascii="Times New Roman" w:eastAsia="Times New Roman" w:hAnsi="Times New Roman" w:cs="Times New Roman"/>
          <w:sz w:val="24"/>
          <w:szCs w:val="24"/>
        </w:rPr>
        <w:t xml:space="preserve"> of both samples close to 0.5; range of Delta 0.25-0.5) were taken for </w:t>
      </w:r>
      <w:r w:rsidR="006E5E11" w:rsidRPr="006E5E11">
        <w:rPr>
          <w:rFonts w:ascii="Times New Roman" w:eastAsia="Times New Roman" w:hAnsi="Times New Roman" w:cs="Times New Roman"/>
          <w:sz w:val="24"/>
          <w:szCs w:val="24"/>
        </w:rPr>
        <w:t xml:space="preserve">Eq.1-2 </w:t>
      </w:r>
      <w:r w:rsidRPr="00E2737A">
        <w:rPr>
          <w:rFonts w:ascii="Times New Roman" w:eastAsia="Times New Roman" w:hAnsi="Times New Roman" w:cs="Times New Roman"/>
          <w:sz w:val="24"/>
          <w:szCs w:val="24"/>
        </w:rPr>
        <w:t xml:space="preserve">calibration. </w:t>
      </w:r>
    </w:p>
    <w:p w14:paraId="7BD8AF97" w14:textId="77777777" w:rsidR="00873A9F" w:rsidRPr="005D6103" w:rsidRDefault="00873A9F" w:rsidP="00873A9F">
      <w:pPr>
        <w:spacing w:line="360" w:lineRule="auto"/>
        <w:rPr>
          <w:rFonts w:ascii="Times New Roman" w:eastAsia="Times New Roman" w:hAnsi="Times New Roman" w:cs="Times New Roman"/>
          <w:sz w:val="24"/>
          <w:szCs w:val="24"/>
        </w:rPr>
      </w:pPr>
      <w:r w:rsidRPr="00450E6A">
        <w:rPr>
          <w:rFonts w:ascii="Times New Roman" w:eastAsia="Times New Roman" w:hAnsi="Times New Roman" w:cs="Times New Roman"/>
          <w:sz w:val="24"/>
          <w:szCs w:val="24"/>
        </w:rPr>
        <w:t xml:space="preserve">Therefore, </w:t>
      </w:r>
      <w:r w:rsidR="003F38A3" w:rsidRPr="00450E6A">
        <w:rPr>
          <w:rFonts w:ascii="Times New Roman" w:eastAsia="Times New Roman" w:hAnsi="Times New Roman" w:cs="Times New Roman"/>
          <w:sz w:val="24"/>
          <w:szCs w:val="24"/>
        </w:rPr>
        <w:t xml:space="preserve">in order </w:t>
      </w:r>
      <w:r w:rsidRPr="00450E6A">
        <w:rPr>
          <w:rFonts w:ascii="Times New Roman" w:eastAsia="Times New Roman" w:hAnsi="Times New Roman" w:cs="Times New Roman"/>
          <w:sz w:val="24"/>
          <w:szCs w:val="24"/>
        </w:rPr>
        <w:t xml:space="preserve">to predict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using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by </w:t>
      </w:r>
      <w:r w:rsidRPr="00450E6A">
        <w:rPr>
          <w:rFonts w:ascii="Times New Roman" w:eastAsia="Times New Roman" w:hAnsi="Times New Roman" w:cs="Times New Roman"/>
          <w:i/>
          <w:sz w:val="24"/>
          <w:szCs w:val="24"/>
        </w:rPr>
        <w:t>PT</w:t>
      </w:r>
      <w:r w:rsidRPr="00450E6A">
        <w:rPr>
          <w:rFonts w:ascii="Times New Roman" w:eastAsia="Times New Roman" w:hAnsi="Times New Roman" w:cs="Times New Roman"/>
          <w:sz w:val="24"/>
          <w:szCs w:val="24"/>
        </w:rPr>
        <w:t xml:space="preserve"> calculator” one should use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most dissimilar samples to assess </w:t>
      </w:r>
      <w:r w:rsidRPr="00450E6A">
        <w:rPr>
          <w:rFonts w:ascii="Times New Roman" w:eastAsia="Times New Roman" w:hAnsi="Times New Roman" w:cs="Times New Roman"/>
          <w:i/>
          <w:sz w:val="24"/>
          <w:szCs w:val="24"/>
        </w:rPr>
        <w:t xml:space="preserve">P(T|edu) </w:t>
      </w:r>
      <w:r w:rsidRPr="00450E6A">
        <w:rPr>
          <w:rFonts w:ascii="Times New Roman" w:eastAsia="Times New Roman" w:hAnsi="Times New Roman" w:cs="Times New Roman"/>
          <w:sz w:val="24"/>
          <w:szCs w:val="24"/>
        </w:rPr>
        <w:t xml:space="preserve">and </w:t>
      </w:r>
      <w:r w:rsidRPr="00450E6A">
        <w:rPr>
          <w:rFonts w:ascii="Times New Roman" w:eastAsia="Times New Roman" w:hAnsi="Times New Roman" w:cs="Times New Roman"/>
          <w:i/>
          <w:sz w:val="24"/>
          <w:szCs w:val="24"/>
        </w:rPr>
        <w:t xml:space="preserve">P(T|tros) </w:t>
      </w:r>
      <w:r w:rsidRPr="00450E6A">
        <w:rPr>
          <w:rFonts w:ascii="Times New Roman" w:eastAsia="Times New Roman" w:hAnsi="Times New Roman" w:cs="Times New Roman"/>
          <w:sz w:val="24"/>
          <w:szCs w:val="24"/>
        </w:rPr>
        <w:t xml:space="preserve">as </w:t>
      </w:r>
      <w:r w:rsidR="003B7941" w:rsidRPr="00450E6A">
        <w:rPr>
          <w:rFonts w:ascii="Times New Roman" w:eastAsia="Times New Roman" w:hAnsi="Times New Roman" w:cs="Times New Roman"/>
          <w:sz w:val="24"/>
          <w:szCs w:val="24"/>
        </w:rPr>
        <w:t xml:space="preserve">calculator </w:t>
      </w:r>
      <w:r w:rsidRPr="00450E6A">
        <w:rPr>
          <w:rFonts w:ascii="Times New Roman" w:eastAsia="Times New Roman" w:hAnsi="Times New Roman" w:cs="Times New Roman"/>
          <w:sz w:val="24"/>
          <w:szCs w:val="24"/>
        </w:rPr>
        <w:t xml:space="preserve">parameters. </w:t>
      </w:r>
      <w:r w:rsidR="003F38A3" w:rsidRPr="00450E6A">
        <w:rPr>
          <w:rFonts w:ascii="Times New Roman" w:eastAsia="Times New Roman" w:hAnsi="Times New Roman" w:cs="Times New Roman"/>
          <w:sz w:val="24"/>
          <w:szCs w:val="24"/>
        </w:rPr>
        <w:t>In order to</w:t>
      </w:r>
      <w:r w:rsidRPr="00450E6A">
        <w:rPr>
          <w:rFonts w:ascii="Times New Roman" w:eastAsia="Times New Roman" w:hAnsi="Times New Roman" w:cs="Times New Roman"/>
          <w:sz w:val="24"/>
          <w:szCs w:val="24"/>
        </w:rPr>
        <w:t xml:space="preserve"> predict </w:t>
      </w:r>
      <w:r w:rsidRPr="00450E6A">
        <w:rPr>
          <w:rFonts w:ascii="Times New Roman" w:eastAsia="Times New Roman" w:hAnsi="Times New Roman" w:cs="Times New Roman"/>
          <w:i/>
          <w:sz w:val="24"/>
          <w:szCs w:val="24"/>
        </w:rPr>
        <w:t>P(edu|E)</w:t>
      </w:r>
      <w:r w:rsidRPr="00450E6A">
        <w:rPr>
          <w:rFonts w:ascii="Times New Roman" w:eastAsia="Times New Roman" w:hAnsi="Times New Roman" w:cs="Times New Roman"/>
          <w:sz w:val="24"/>
          <w:szCs w:val="24"/>
        </w:rPr>
        <w:t xml:space="preserve"> and </w:t>
      </w:r>
      <w:r w:rsidRPr="00450E6A">
        <w:rPr>
          <w:rFonts w:ascii="Times New Roman" w:eastAsia="Times New Roman" w:hAnsi="Times New Roman" w:cs="Times New Roman"/>
          <w:i/>
          <w:sz w:val="24"/>
          <w:szCs w:val="24"/>
        </w:rPr>
        <w:t>P(tros|T)</w:t>
      </w:r>
      <w:r w:rsidRPr="00450E6A">
        <w:rPr>
          <w:rFonts w:ascii="Times New Roman" w:eastAsia="Times New Roman" w:hAnsi="Times New Roman" w:cs="Times New Roman"/>
          <w:sz w:val="24"/>
          <w:szCs w:val="24"/>
        </w:rPr>
        <w:t xml:space="preserve"> using “genotype by morphotype calculator” one should assess the parameters using the most mixed samples. However</w:t>
      </w:r>
      <w:r w:rsidR="003F38A3" w:rsidRPr="00450E6A">
        <w:rPr>
          <w:rFonts w:ascii="Times New Roman" w:eastAsia="Times New Roman" w:hAnsi="Times New Roman" w:cs="Times New Roman"/>
          <w:sz w:val="24"/>
          <w:szCs w:val="24"/>
          <w:lang w:val="en-GB"/>
        </w:rPr>
        <w:t>,</w:t>
      </w:r>
      <w:r w:rsidRPr="00450E6A">
        <w:rPr>
          <w:rFonts w:ascii="Times New Roman" w:eastAsia="Times New Roman" w:hAnsi="Times New Roman" w:cs="Times New Roman"/>
          <w:sz w:val="24"/>
          <w:szCs w:val="24"/>
        </w:rPr>
        <w:t xml:space="preserve"> the </w:t>
      </w:r>
      <w:r w:rsidRPr="00450E6A">
        <w:rPr>
          <w:rFonts w:ascii="Times New Roman" w:eastAsia="Times New Roman" w:hAnsi="Times New Roman" w:cs="Times New Roman"/>
          <w:i/>
          <w:sz w:val="24"/>
          <w:szCs w:val="24"/>
        </w:rPr>
        <w:t xml:space="preserve">Ptros </w:t>
      </w:r>
      <w:r w:rsidRPr="00450E6A">
        <w:rPr>
          <w:rFonts w:ascii="Times New Roman" w:eastAsia="Times New Roman" w:hAnsi="Times New Roman" w:cs="Times New Roman"/>
          <w:sz w:val="24"/>
          <w:szCs w:val="24"/>
        </w:rPr>
        <w:t xml:space="preserve">as input in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q.1-2 should be calculated as in the previous case i.e. using the most dissimilar samples and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 3. To illustrate the approach </w:t>
      </w:r>
      <w:r w:rsidR="00E2737A" w:rsidRPr="00450E6A">
        <w:rPr>
          <w:rFonts w:ascii="Times New Roman" w:eastAsia="Times New Roman" w:hAnsi="Times New Roman" w:cs="Times New Roman"/>
          <w:sz w:val="24"/>
          <w:szCs w:val="24"/>
        </w:rPr>
        <w:t xml:space="preserve">(see Fig. 3) </w:t>
      </w:r>
      <w:r w:rsidRPr="00450E6A">
        <w:rPr>
          <w:rFonts w:ascii="Times New Roman" w:eastAsia="Times New Roman" w:hAnsi="Times New Roman" w:cs="Times New Roman"/>
          <w:sz w:val="24"/>
          <w:szCs w:val="24"/>
        </w:rPr>
        <w:t xml:space="preserve">for WSBL, BH, GOM and BALT we used pooled sets of samples with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&lt;0.1 and &gt;0.8 </w:t>
      </w:r>
      <w:r w:rsidR="00CE4AB8">
        <w:rPr>
          <w:rFonts w:ascii="Times New Roman" w:eastAsia="Times New Roman" w:hAnsi="Times New Roman" w:cs="Times New Roman"/>
          <w:sz w:val="24"/>
          <w:szCs w:val="24"/>
        </w:rPr>
        <w:t xml:space="preserve">to calibrate </w:t>
      </w:r>
      <w:r w:rsidR="00CE4AB8" w:rsidRPr="00CE4AB8">
        <w:rPr>
          <w:rFonts w:ascii="Times New Roman" w:eastAsia="Times New Roman" w:hAnsi="Times New Roman" w:cs="Times New Roman"/>
          <w:sz w:val="24"/>
          <w:szCs w:val="24"/>
        </w:rPr>
        <w:t>“</w:t>
      </w:r>
      <w:r w:rsidR="00CE4AB8" w:rsidRPr="00CE4AB8">
        <w:rPr>
          <w:rFonts w:ascii="Times New Roman" w:eastAsia="Times New Roman" w:hAnsi="Times New Roman" w:cs="Times New Roman"/>
          <w:i/>
          <w:sz w:val="24"/>
          <w:szCs w:val="24"/>
        </w:rPr>
        <w:t>Ptros</w:t>
      </w:r>
      <w:r w:rsidR="00CE4AB8" w:rsidRPr="00CE4AB8">
        <w:rPr>
          <w:rFonts w:ascii="Times New Roman" w:eastAsia="Times New Roman" w:hAnsi="Times New Roman" w:cs="Times New Roman"/>
          <w:sz w:val="24"/>
          <w:szCs w:val="24"/>
        </w:rPr>
        <w:t xml:space="preserve"> by </w:t>
      </w:r>
      <w:r w:rsidR="00CE4AB8" w:rsidRPr="00CE4AB8">
        <w:rPr>
          <w:rFonts w:ascii="Times New Roman" w:eastAsia="Times New Roman" w:hAnsi="Times New Roman" w:cs="Times New Roman"/>
          <w:i/>
          <w:sz w:val="24"/>
          <w:szCs w:val="24"/>
        </w:rPr>
        <w:t>PT</w:t>
      </w:r>
      <w:r w:rsidR="00CE4AB8" w:rsidRPr="00CE4AB8">
        <w:rPr>
          <w:rFonts w:ascii="Times New Roman" w:eastAsia="Times New Roman" w:hAnsi="Times New Roman" w:cs="Times New Roman"/>
          <w:sz w:val="24"/>
          <w:szCs w:val="24"/>
        </w:rPr>
        <w:t xml:space="preserve"> calculator” </w:t>
      </w:r>
      <w:r w:rsidRPr="00450E6A">
        <w:rPr>
          <w:rFonts w:ascii="Times New Roman" w:eastAsia="Times New Roman" w:hAnsi="Times New Roman" w:cs="Times New Roman"/>
          <w:sz w:val="24"/>
          <w:szCs w:val="24"/>
        </w:rPr>
        <w:t xml:space="preserve">and 0.45 &lt;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 0.65 to calibrate </w:t>
      </w:r>
      <w:r w:rsidR="00CE4AB8" w:rsidRPr="00450E6A">
        <w:rPr>
          <w:rFonts w:ascii="Times New Roman" w:eastAsia="Times New Roman" w:hAnsi="Times New Roman" w:cs="Times New Roman"/>
          <w:sz w:val="24"/>
          <w:szCs w:val="24"/>
        </w:rPr>
        <w:t xml:space="preserve">“genotype by morphotype calculator” </w:t>
      </w:r>
      <w:r w:rsidRPr="00450E6A">
        <w:rPr>
          <w:rFonts w:ascii="Times New Roman" w:eastAsia="Times New Roman" w:hAnsi="Times New Roman" w:cs="Times New Roman"/>
          <w:sz w:val="24"/>
          <w:szCs w:val="24"/>
        </w:rPr>
        <w:t xml:space="preserve">as described above (samples included are indicated in S1 table). We used pooled but not individual samples to avoid basements due to small sample size.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given ranges of </w:t>
      </w:r>
      <w:r w:rsidRPr="00450E6A">
        <w:rPr>
          <w:rFonts w:ascii="Times New Roman" w:eastAsia="Times New Roman" w:hAnsi="Times New Roman" w:cs="Times New Roman"/>
          <w:i/>
          <w:sz w:val="24"/>
          <w:szCs w:val="24"/>
        </w:rPr>
        <w:t xml:space="preserve">Ptros </w:t>
      </w:r>
      <w:r w:rsidR="003F38A3" w:rsidRPr="00450E6A">
        <w:rPr>
          <w:rFonts w:ascii="Times New Roman" w:eastAsia="Times New Roman" w:hAnsi="Times New Roman" w:cs="Times New Roman"/>
          <w:sz w:val="24"/>
          <w:szCs w:val="24"/>
        </w:rPr>
        <w:t xml:space="preserve">were used </w:t>
      </w:r>
      <w:r w:rsidRPr="00450E6A">
        <w:rPr>
          <w:rFonts w:ascii="Times New Roman" w:eastAsia="Times New Roman" w:hAnsi="Times New Roman" w:cs="Times New Roman"/>
          <w:sz w:val="24"/>
          <w:szCs w:val="24"/>
        </w:rPr>
        <w:t xml:space="preserve">because of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lack of </w:t>
      </w:r>
      <w:r w:rsidRPr="00450E6A">
        <w:rPr>
          <w:rFonts w:ascii="Times New Roman" w:eastAsia="Times New Roman" w:hAnsi="Times New Roman" w:cs="Times New Roman"/>
          <w:i/>
          <w:sz w:val="24"/>
          <w:szCs w:val="24"/>
        </w:rPr>
        <w:t>M. trossulus</w:t>
      </w:r>
      <w:r w:rsidRPr="00450E6A">
        <w:rPr>
          <w:rFonts w:ascii="Times New Roman" w:eastAsia="Times New Roman" w:hAnsi="Times New Roman" w:cs="Times New Roman"/>
          <w:sz w:val="24"/>
          <w:szCs w:val="24"/>
        </w:rPr>
        <w:t>-</w:t>
      </w:r>
      <w:r w:rsidR="003F38A3" w:rsidRPr="00450E6A">
        <w:rPr>
          <w:rFonts w:ascii="Times New Roman" w:eastAsia="Times New Roman" w:hAnsi="Times New Roman" w:cs="Times New Roman"/>
          <w:sz w:val="24"/>
          <w:szCs w:val="24"/>
        </w:rPr>
        <w:t>d</w:t>
      </w:r>
      <w:r w:rsidRPr="00450E6A">
        <w:rPr>
          <w:rFonts w:ascii="Times New Roman" w:eastAsia="Times New Roman" w:hAnsi="Times New Roman" w:cs="Times New Roman"/>
          <w:sz w:val="24"/>
          <w:szCs w:val="24"/>
        </w:rPr>
        <w:t xml:space="preserve">ominated samples in </w:t>
      </w:r>
      <w:r w:rsidRPr="005D6103">
        <w:rPr>
          <w:rFonts w:ascii="Times New Roman" w:eastAsia="Times New Roman" w:hAnsi="Times New Roman" w:cs="Times New Roman"/>
          <w:sz w:val="24"/>
          <w:szCs w:val="24"/>
        </w:rPr>
        <w:t xml:space="preserve">most sets.  For NORW and SCOT we pooled all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samples because of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lack of data.</w:t>
      </w:r>
    </w:p>
    <w:p w14:paraId="42D5345C" w14:textId="77777777" w:rsidR="00873A9F" w:rsidRPr="005D6103"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Visual inspection of Fig. 3a revealed </w:t>
      </w:r>
      <w:r w:rsidR="00AA46C0"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nearly ideal correspondence between regression lines and predictions of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by </w:t>
      </w:r>
      <w:r w:rsidRPr="005D6103">
        <w:rPr>
          <w:rFonts w:ascii="Times New Roman" w:eastAsia="Times New Roman" w:hAnsi="Times New Roman" w:cs="Times New Roman"/>
          <w:i/>
          <w:sz w:val="24"/>
          <w:szCs w:val="24"/>
        </w:rPr>
        <w:t>PT</w:t>
      </w:r>
      <w:r w:rsidRPr="005D6103">
        <w:rPr>
          <w:rFonts w:ascii="Times New Roman" w:eastAsia="Times New Roman" w:hAnsi="Times New Roman" w:cs="Times New Roman"/>
          <w:sz w:val="24"/>
          <w:szCs w:val="24"/>
        </w:rPr>
        <w:t xml:space="preserve"> calculator” in the case of WSBS and GOM. In the case of SCOT</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where only two samples were available</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the line derived from </w:t>
      </w:r>
      <w:r w:rsidRPr="005D6103">
        <w:rPr>
          <w:rFonts w:ascii="Times New Roman" w:eastAsia="Times New Roman" w:hAnsi="Times New Roman"/>
          <w:sz w:val="24"/>
          <w:szCs w:val="24"/>
        </w:rPr>
        <w:t xml:space="preserve">Eq3 approached the Y=X line. </w:t>
      </w:r>
      <w:r w:rsidR="00335901"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rather close</w:t>
      </w:r>
      <w:r w:rsidR="00335901" w:rsidRPr="005D6103">
        <w:rPr>
          <w:rFonts w:ascii="Times New Roman" w:eastAsia="Times New Roman" w:hAnsi="Times New Roman" w:cs="Times New Roman"/>
          <w:sz w:val="24"/>
          <w:szCs w:val="24"/>
        </w:rPr>
        <w:t xml:space="preserve"> though not ideal</w:t>
      </w:r>
      <w:r w:rsidRPr="005D6103">
        <w:rPr>
          <w:rFonts w:ascii="Times New Roman" w:eastAsia="Times New Roman" w:hAnsi="Times New Roman" w:cs="Times New Roman"/>
          <w:sz w:val="24"/>
          <w:szCs w:val="24"/>
        </w:rPr>
        <w:t xml:space="preserve"> correspondence was observed in the case of BALT, deviation </w:t>
      </w:r>
      <w:r w:rsidR="00335901" w:rsidRPr="005D6103">
        <w:rPr>
          <w:rFonts w:ascii="Times New Roman" w:eastAsia="Times New Roman" w:hAnsi="Times New Roman" w:cs="Times New Roman"/>
          <w:sz w:val="24"/>
          <w:szCs w:val="24"/>
        </w:rPr>
        <w:t xml:space="preserve">being </w:t>
      </w:r>
      <w:r w:rsidRPr="005D6103">
        <w:rPr>
          <w:rFonts w:ascii="Times New Roman" w:eastAsia="Times New Roman" w:hAnsi="Times New Roman" w:cs="Times New Roman"/>
          <w:sz w:val="24"/>
          <w:szCs w:val="24"/>
        </w:rPr>
        <w:t xml:space="preserve">due to </w:t>
      </w:r>
      <w:r w:rsidR="00335901" w:rsidRPr="005D6103">
        <w:rPr>
          <w:rFonts w:ascii="Times New Roman" w:eastAsia="Times New Roman" w:hAnsi="Times New Roman" w:cs="Times New Roman"/>
          <w:sz w:val="24"/>
          <w:szCs w:val="24"/>
        </w:rPr>
        <w:t xml:space="preserve">a very </w:t>
      </w:r>
      <w:r w:rsidRPr="005D6103">
        <w:rPr>
          <w:rFonts w:ascii="Times New Roman" w:eastAsia="Times New Roman" w:hAnsi="Times New Roman" w:cs="Times New Roman"/>
          <w:sz w:val="24"/>
          <w:szCs w:val="24"/>
        </w:rPr>
        <w:t xml:space="preserve">high slope term of the regression.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was slightly underestimated by the calculator in this case. </w:t>
      </w:r>
      <w:r w:rsidRPr="005D6103">
        <w:rPr>
          <w:rFonts w:ascii="Times New Roman" w:eastAsia="Times New Roman" w:hAnsi="Times New Roman"/>
          <w:sz w:val="24"/>
          <w:szCs w:val="24"/>
        </w:rPr>
        <w:t xml:space="preserve">The worst correspondence between Eq3 and Model 4 was observed in the case of NORW and BH. In BH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was severely overestimated by the calculator</w:t>
      </w:r>
      <w:r w:rsidR="00335901" w:rsidRPr="005D6103">
        <w:rPr>
          <w:rFonts w:ascii="Times New Roman" w:eastAsia="Times New Roman" w:hAnsi="Times New Roman"/>
          <w:sz w:val="24"/>
          <w:szCs w:val="24"/>
        </w:rPr>
        <w:t>, which was opposite to the</w:t>
      </w:r>
      <w:r w:rsidRPr="005D6103">
        <w:rPr>
          <w:rFonts w:ascii="Times New Roman" w:eastAsia="Times New Roman" w:hAnsi="Times New Roman"/>
          <w:sz w:val="24"/>
          <w:szCs w:val="24"/>
        </w:rPr>
        <w:t xml:space="preserve"> situation in BALT. In NORW both regression and predictions of calculator were severely affected by the outlier sample. </w:t>
      </w:r>
    </w:p>
    <w:p w14:paraId="084674AF" w14:textId="77777777" w:rsidR="00873A9F" w:rsidRPr="00E2737A"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As for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“genotype by morphotype calculator”,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predictions generally </w:t>
      </w:r>
      <w:r w:rsidRPr="005D6103">
        <w:rPr>
          <w:rFonts w:ascii="Times New Roman" w:eastAsia="Times New Roman" w:hAnsi="Times New Roman"/>
          <w:sz w:val="24"/>
          <w:szCs w:val="24"/>
        </w:rPr>
        <w:t xml:space="preserve">were in good correspondence with </w:t>
      </w:r>
      <w:r w:rsidR="00335901" w:rsidRPr="005D6103">
        <w:rPr>
          <w:rFonts w:ascii="Times New Roman" w:eastAsia="Times New Roman" w:hAnsi="Times New Roman"/>
          <w:sz w:val="24"/>
          <w:szCs w:val="24"/>
        </w:rPr>
        <w:t xml:space="preserve">the </w:t>
      </w:r>
      <w:r w:rsidRPr="005D6103">
        <w:rPr>
          <w:rFonts w:ascii="Times New Roman" w:eastAsia="Times New Roman" w:hAnsi="Times New Roman"/>
          <w:sz w:val="24"/>
          <w:szCs w:val="24"/>
        </w:rPr>
        <w:t xml:space="preserve">regression lines (calculator’s lines were within 95% CI of regressions). Deviations were observed for </w:t>
      </w:r>
      <w:r w:rsidRPr="005D6103">
        <w:rPr>
          <w:rFonts w:ascii="Times New Roman" w:eastAsia="Times New Roman" w:hAnsi="Times New Roman"/>
          <w:i/>
          <w:sz w:val="24"/>
          <w:szCs w:val="24"/>
        </w:rPr>
        <w:t>P(</w:t>
      </w:r>
      <w:r w:rsidR="00184870" w:rsidRPr="005D6103">
        <w:rPr>
          <w:rFonts w:ascii="Times New Roman" w:eastAsia="Times New Roman" w:hAnsi="Times New Roman"/>
          <w:i/>
          <w:sz w:val="24"/>
          <w:szCs w:val="24"/>
        </w:rPr>
        <w:t>tros</w:t>
      </w:r>
      <w:r w:rsidRPr="005D6103">
        <w:rPr>
          <w:rFonts w:ascii="Times New Roman" w:eastAsia="Times New Roman" w:hAnsi="Times New Roman"/>
          <w:i/>
          <w:sz w:val="24"/>
          <w:szCs w:val="24"/>
        </w:rPr>
        <w:t>|</w:t>
      </w:r>
      <w:r w:rsidR="00184870" w:rsidRPr="005D6103">
        <w:rPr>
          <w:rFonts w:ascii="Times New Roman" w:eastAsia="Times New Roman" w:hAnsi="Times New Roman"/>
          <w:i/>
          <w:sz w:val="24"/>
          <w:szCs w:val="24"/>
        </w:rPr>
        <w:t>T</w:t>
      </w:r>
      <w:r w:rsidRPr="005D6103">
        <w:rPr>
          <w:rFonts w:ascii="Times New Roman" w:eastAsia="Times New Roman" w:hAnsi="Times New Roman"/>
          <w:i/>
          <w:sz w:val="24"/>
          <w:szCs w:val="24"/>
        </w:rPr>
        <w:t>)</w:t>
      </w:r>
      <w:r w:rsidRPr="005D6103">
        <w:rPr>
          <w:rFonts w:ascii="Times New Roman" w:eastAsia="Times New Roman" w:hAnsi="Times New Roman"/>
          <w:sz w:val="24"/>
          <w:szCs w:val="24"/>
        </w:rPr>
        <w:t xml:space="preserve"> predictions in WSBL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&lt;0.25 and </w:t>
      </w:r>
      <w:r w:rsidRPr="005D6103">
        <w:rPr>
          <w:rFonts w:ascii="Times New Roman" w:eastAsia="Times New Roman" w:hAnsi="Times New Roman"/>
          <w:i/>
          <w:sz w:val="24"/>
          <w:szCs w:val="24"/>
        </w:rPr>
        <w:t>P(edu|E)</w:t>
      </w:r>
      <w:r w:rsidRPr="005D6103">
        <w:rPr>
          <w:rFonts w:ascii="Times New Roman" w:eastAsia="Times New Roman" w:hAnsi="Times New Roman"/>
          <w:sz w:val="24"/>
          <w:szCs w:val="24"/>
        </w:rPr>
        <w:t xml:space="preserve"> in GOM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&gt;0.6</w:t>
      </w:r>
      <w:r w:rsidR="00230183" w:rsidRPr="005D6103">
        <w:rPr>
          <w:rFonts w:ascii="Times New Roman" w:eastAsia="Times New Roman" w:hAnsi="Times New Roman"/>
          <w:sz w:val="24"/>
          <w:szCs w:val="24"/>
        </w:rPr>
        <w:t xml:space="preserve"> i.e</w:t>
      </w:r>
      <w:r w:rsidRPr="005D6103">
        <w:rPr>
          <w:rFonts w:ascii="Times New Roman" w:eastAsia="Times New Roman" w:hAnsi="Times New Roman"/>
          <w:sz w:val="24"/>
          <w:szCs w:val="24"/>
        </w:rPr>
        <w:t xml:space="preserve">. in the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ranges corresponding to </w:t>
      </w:r>
      <w:r w:rsidR="00335901" w:rsidRPr="005D6103">
        <w:rPr>
          <w:rFonts w:ascii="Times New Roman" w:eastAsia="Times New Roman" w:hAnsi="Times New Roman"/>
          <w:sz w:val="24"/>
          <w:szCs w:val="24"/>
        </w:rPr>
        <w:t xml:space="preserve">a small prevalence of the </w:t>
      </w:r>
      <w:r w:rsidRPr="005D6103">
        <w:rPr>
          <w:rFonts w:ascii="Times New Roman" w:eastAsia="Times New Roman" w:hAnsi="Times New Roman"/>
          <w:sz w:val="24"/>
          <w:szCs w:val="24"/>
        </w:rPr>
        <w:t>species.</w:t>
      </w:r>
    </w:p>
    <w:p w14:paraId="11F70716" w14:textId="77777777" w:rsidR="00FF3DFD" w:rsidRPr="00CD3413" w:rsidRDefault="00FF3DFD">
      <w:pPr>
        <w:spacing w:line="360" w:lineRule="auto"/>
        <w:rPr>
          <w:rFonts w:ascii="Times New Roman" w:eastAsia="Times New Roman" w:hAnsi="Times New Roman" w:cs="Times New Roman"/>
          <w:sz w:val="24"/>
          <w:szCs w:val="24"/>
        </w:rPr>
      </w:pPr>
      <w:r w:rsidRPr="00D267F5">
        <w:rPr>
          <w:rFonts w:ascii="Times New Roman" w:eastAsia="Times New Roman" w:hAnsi="Times New Roman" w:cs="Times New Roman"/>
          <w:sz w:val="24"/>
          <w:szCs w:val="24"/>
        </w:rPr>
        <w:t>An exercise with</w:t>
      </w:r>
      <w:r w:rsidR="00335901" w:rsidRPr="00D267F5">
        <w:rPr>
          <w:rFonts w:ascii="Times New Roman" w:eastAsia="Times New Roman" w:hAnsi="Times New Roman" w:cs="Times New Roman"/>
          <w:sz w:val="24"/>
          <w:szCs w:val="24"/>
        </w:rPr>
        <w:t xml:space="preserve"> the</w:t>
      </w:r>
      <w:r w:rsidRPr="00D267F5">
        <w:rPr>
          <w:rFonts w:ascii="Times New Roman" w:eastAsia="Times New Roman" w:hAnsi="Times New Roman" w:cs="Times New Roman"/>
          <w:sz w:val="24"/>
          <w:szCs w:val="24"/>
        </w:rPr>
        <w:t xml:space="preserve"> “lazy </w:t>
      </w:r>
      <w:r w:rsidRPr="00D267F5">
        <w:rPr>
          <w:rFonts w:ascii="Times New Roman" w:eastAsia="Times New Roman" w:hAnsi="Times New Roman" w:cs="Times New Roman"/>
          <w:i/>
          <w:sz w:val="24"/>
          <w:szCs w:val="24"/>
        </w:rPr>
        <w:t>Ptros</w:t>
      </w:r>
      <w:r w:rsidRPr="00D267F5">
        <w:rPr>
          <w:rFonts w:ascii="Times New Roman" w:eastAsia="Times New Roman" w:hAnsi="Times New Roman" w:cs="Times New Roman"/>
          <w:sz w:val="24"/>
          <w:szCs w:val="24"/>
        </w:rPr>
        <w:t xml:space="preserve"> by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calculator”</w:t>
      </w:r>
      <w:r w:rsidR="00335901" w:rsidRPr="00D267F5">
        <w:rPr>
          <w:rFonts w:ascii="Times New Roman" w:eastAsia="Times New Roman" w:hAnsi="Times New Roman" w:cs="Times New Roman"/>
          <w:sz w:val="24"/>
          <w:szCs w:val="24"/>
        </w:rPr>
        <w:t>, in which</w:t>
      </w:r>
      <w:r w:rsidRPr="00D267F5">
        <w:rPr>
          <w:rFonts w:ascii="Times New Roman" w:eastAsia="Times New Roman" w:hAnsi="Times New Roman" w:cs="Times New Roman"/>
          <w:sz w:val="24"/>
          <w:szCs w:val="24"/>
        </w:rPr>
        <w:t xml:space="preserve"> the highest and </w:t>
      </w:r>
      <w:r w:rsidR="00335901" w:rsidRPr="00D267F5">
        <w:rPr>
          <w:rFonts w:ascii="Times New Roman" w:eastAsia="Times New Roman" w:hAnsi="Times New Roman" w:cs="Times New Roman"/>
          <w:sz w:val="24"/>
          <w:szCs w:val="24"/>
        </w:rPr>
        <w:t xml:space="preserve">the </w:t>
      </w:r>
      <w:r w:rsidRPr="00D267F5">
        <w:rPr>
          <w:rFonts w:ascii="Times New Roman" w:eastAsia="Times New Roman" w:hAnsi="Times New Roman" w:cs="Times New Roman"/>
          <w:sz w:val="24"/>
          <w:szCs w:val="24"/>
        </w:rPr>
        <w:t xml:space="preserve">lowest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in samples </w:t>
      </w:r>
      <w:r w:rsidR="0051211A" w:rsidRPr="00D267F5">
        <w:rPr>
          <w:rFonts w:ascii="Times New Roman" w:eastAsia="Times New Roman" w:hAnsi="Times New Roman" w:cs="Times New Roman"/>
          <w:sz w:val="24"/>
          <w:szCs w:val="24"/>
        </w:rPr>
        <w:t xml:space="preserve">from regional sets </w:t>
      </w:r>
      <w:r w:rsidRPr="00D267F5">
        <w:rPr>
          <w:rFonts w:ascii="Times New Roman" w:eastAsia="Times New Roman" w:hAnsi="Times New Roman" w:cs="Times New Roman"/>
          <w:sz w:val="24"/>
          <w:szCs w:val="24"/>
        </w:rPr>
        <w:t xml:space="preserve">are used as </w:t>
      </w:r>
      <w:r w:rsidRPr="00D267F5">
        <w:rPr>
          <w:rFonts w:ascii="Times New Roman" w:eastAsia="Times New Roman" w:hAnsi="Times New Roman" w:cs="Times New Roman"/>
          <w:i/>
          <w:sz w:val="24"/>
          <w:szCs w:val="24"/>
        </w:rPr>
        <w:t>P(T|tros)</w:t>
      </w:r>
      <w:r w:rsidRPr="00D267F5">
        <w:rPr>
          <w:rFonts w:ascii="Times New Roman" w:eastAsia="Times New Roman" w:hAnsi="Times New Roman" w:cs="Times New Roman"/>
          <w:sz w:val="24"/>
          <w:szCs w:val="24"/>
        </w:rPr>
        <w:t xml:space="preserve"> and </w:t>
      </w:r>
      <w:r w:rsidR="00D74130" w:rsidRPr="00D267F5">
        <w:rPr>
          <w:rFonts w:ascii="Times New Roman" w:eastAsia="Times New Roman" w:hAnsi="Times New Roman" w:cs="Times New Roman"/>
          <w:i/>
          <w:sz w:val="24"/>
          <w:szCs w:val="24"/>
        </w:rPr>
        <w:t>P(T|edu)</w:t>
      </w:r>
      <w:r w:rsidRPr="00D267F5">
        <w:rPr>
          <w:rFonts w:ascii="Times New Roman" w:eastAsia="Times New Roman" w:hAnsi="Times New Roman" w:cs="Times New Roman"/>
          <w:i/>
          <w:sz w:val="24"/>
          <w:szCs w:val="24"/>
        </w:rPr>
        <w:t xml:space="preserve"> </w:t>
      </w:r>
      <w:r w:rsidRPr="00D267F5">
        <w:rPr>
          <w:rFonts w:ascii="Times New Roman" w:eastAsia="Times New Roman" w:hAnsi="Times New Roman" w:cs="Times New Roman"/>
          <w:sz w:val="24"/>
          <w:szCs w:val="24"/>
        </w:rPr>
        <w:t>parameters of Eq. 3</w:t>
      </w:r>
      <w:r w:rsidR="00335901"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335901" w:rsidRPr="00D267F5">
        <w:rPr>
          <w:rFonts w:ascii="Times New Roman" w:eastAsia="Times New Roman" w:hAnsi="Times New Roman" w:cs="Times New Roman"/>
          <w:sz w:val="24"/>
          <w:szCs w:val="24"/>
        </w:rPr>
        <w:t xml:space="preserve">had </w:t>
      </w:r>
      <w:r w:rsidR="00B228C4" w:rsidRPr="00D267F5">
        <w:rPr>
          <w:rFonts w:ascii="Times New Roman" w:eastAsia="Times New Roman" w:hAnsi="Times New Roman" w:cs="Times New Roman"/>
          <w:sz w:val="24"/>
          <w:szCs w:val="24"/>
        </w:rPr>
        <w:t xml:space="preserve">the </w:t>
      </w:r>
      <w:r w:rsidR="00335901" w:rsidRPr="00D267F5">
        <w:rPr>
          <w:rFonts w:ascii="Times New Roman" w:eastAsia="Times New Roman" w:hAnsi="Times New Roman" w:cs="Times New Roman"/>
          <w:sz w:val="24"/>
          <w:szCs w:val="24"/>
        </w:rPr>
        <w:t xml:space="preserve">following </w:t>
      </w:r>
      <w:r w:rsidRPr="00D267F5">
        <w:rPr>
          <w:rFonts w:ascii="Times New Roman" w:eastAsia="Times New Roman" w:hAnsi="Times New Roman" w:cs="Times New Roman"/>
          <w:sz w:val="24"/>
          <w:szCs w:val="24"/>
        </w:rPr>
        <w:t>results (</w:t>
      </w:r>
      <w:r w:rsidRPr="006414C3">
        <w:rPr>
          <w:rFonts w:ascii="Times New Roman" w:eastAsia="Times New Roman" w:hAnsi="Times New Roman" w:cs="Times New Roman"/>
          <w:b/>
          <w:sz w:val="24"/>
          <w:szCs w:val="24"/>
        </w:rPr>
        <w:t>S2 Fig</w:t>
      </w:r>
      <w:r w:rsidRPr="00D267F5">
        <w:rPr>
          <w:rFonts w:ascii="Times New Roman" w:eastAsia="Times New Roman" w:hAnsi="Times New Roman" w:cs="Times New Roman"/>
          <w:sz w:val="24"/>
          <w:szCs w:val="24"/>
        </w:rPr>
        <w:t>)</w:t>
      </w:r>
      <w:r w:rsidR="00FD1D78"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WS, BL and GOM correspondence between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observed and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predicted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values in samples w</w:t>
      </w:r>
      <w:r w:rsidR="00B228C4" w:rsidRPr="00D267F5">
        <w:rPr>
          <w:rFonts w:ascii="Times New Roman" w:eastAsia="Times New Roman" w:hAnsi="Times New Roman" w:cs="Times New Roman"/>
          <w:sz w:val="24"/>
          <w:szCs w:val="24"/>
        </w:rPr>
        <w:t>as</w:t>
      </w:r>
      <w:r w:rsidR="00CD3413" w:rsidRPr="00D267F5">
        <w:rPr>
          <w:rFonts w:ascii="Times New Roman" w:eastAsia="Times New Roman" w:hAnsi="Times New Roman" w:cs="Times New Roman"/>
          <w:sz w:val="24"/>
          <w:szCs w:val="24"/>
        </w:rPr>
        <w:t xml:space="preserve"> generally good.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BH</w:t>
      </w:r>
      <w:r w:rsidR="00B228C4" w:rsidRPr="00D267F5">
        <w:rPr>
          <w:rFonts w:ascii="Times New Roman" w:eastAsia="Times New Roman" w:hAnsi="Times New Roman" w:cs="Times New Roman"/>
          <w:sz w:val="24"/>
          <w:szCs w:val="24"/>
        </w:rPr>
        <w:t>,</w:t>
      </w:r>
      <w:r w:rsidR="00CD3413" w:rsidRPr="00D267F5">
        <w:rPr>
          <w:rFonts w:ascii="Times New Roman" w:eastAsia="Times New Roman" w:hAnsi="Times New Roman" w:cs="Times New Roman"/>
          <w:sz w:val="24"/>
          <w:szCs w:val="24"/>
        </w:rPr>
        <w:t xml:space="preserve">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was slightly </w:t>
      </w:r>
      <w:r w:rsidR="00776E9C">
        <w:rPr>
          <w:rFonts w:ascii="Times New Roman" w:eastAsia="Times New Roman" w:hAnsi="Times New Roman" w:cs="Times New Roman"/>
          <w:sz w:val="24"/>
          <w:szCs w:val="24"/>
        </w:rPr>
        <w:t>over</w:t>
      </w:r>
      <w:r w:rsidR="00CD3413" w:rsidRPr="00D267F5">
        <w:rPr>
          <w:rFonts w:ascii="Times New Roman" w:eastAsia="Times New Roman" w:hAnsi="Times New Roman" w:cs="Times New Roman"/>
          <w:sz w:val="24"/>
          <w:szCs w:val="24"/>
        </w:rPr>
        <w:t xml:space="preserve">estimated by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calculator due to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absence of </w:t>
      </w:r>
      <w:r w:rsidR="00B228C4" w:rsidRPr="00D267F5">
        <w:rPr>
          <w:rFonts w:ascii="Times New Roman" w:eastAsia="Times New Roman" w:hAnsi="Times New Roman" w:cs="Times New Roman"/>
          <w:sz w:val="24"/>
          <w:szCs w:val="24"/>
        </w:rPr>
        <w:t xml:space="preserve">pure </w:t>
      </w:r>
      <w:r w:rsidR="00CD3413" w:rsidRPr="00D267F5">
        <w:rPr>
          <w:rFonts w:ascii="Times New Roman" w:eastAsia="Times New Roman" w:hAnsi="Times New Roman" w:cs="Times New Roman"/>
          <w:i/>
          <w:sz w:val="24"/>
          <w:szCs w:val="24"/>
        </w:rPr>
        <w:t>M. trossulus</w:t>
      </w:r>
      <w:r w:rsidR="00CD3413" w:rsidRPr="00D267F5">
        <w:rPr>
          <w:rFonts w:ascii="Times New Roman" w:eastAsia="Times New Roman" w:hAnsi="Times New Roman" w:cs="Times New Roman"/>
          <w:sz w:val="24"/>
          <w:szCs w:val="24"/>
        </w:rPr>
        <w:t xml:space="preserve"> sample</w:t>
      </w:r>
      <w:r w:rsidR="00B228C4" w:rsidRPr="00D267F5">
        <w:rPr>
          <w:rFonts w:ascii="Times New Roman" w:eastAsia="Times New Roman" w:hAnsi="Times New Roman" w:cs="Times New Roman"/>
          <w:sz w:val="24"/>
          <w:szCs w:val="24"/>
        </w:rPr>
        <w:t>s</w:t>
      </w:r>
      <w:r w:rsidR="00CD3413" w:rsidRPr="00D267F5">
        <w:rPr>
          <w:rFonts w:ascii="Times New Roman" w:eastAsia="Times New Roman" w:hAnsi="Times New Roman" w:cs="Times New Roman"/>
          <w:sz w:val="24"/>
          <w:szCs w:val="24"/>
        </w:rPr>
        <w:t xml:space="preserve"> in the data</w:t>
      </w:r>
      <w:r w:rsidR="00B228C4" w:rsidRPr="00D267F5">
        <w:rPr>
          <w:rFonts w:ascii="Times New Roman" w:eastAsia="Times New Roman" w:hAnsi="Times New Roman" w:cs="Times New Roman"/>
          <w:sz w:val="24"/>
          <w:szCs w:val="24"/>
        </w:rPr>
        <w:t xml:space="preserve"> and</w:t>
      </w:r>
      <w:r w:rsidR="00335901" w:rsidRPr="00D267F5">
        <w:rPr>
          <w:rFonts w:ascii="Times New Roman" w:eastAsia="Times New Roman" w:hAnsi="Times New Roman" w:cs="Times New Roman"/>
          <w:sz w:val="24"/>
          <w:szCs w:val="24"/>
        </w:rPr>
        <w:t xml:space="preserve"> the</w:t>
      </w:r>
      <w:r w:rsidR="00B228C4" w:rsidRPr="00D267F5">
        <w:rPr>
          <w:rFonts w:ascii="Times New Roman" w:eastAsia="Times New Roman" w:hAnsi="Times New Roman" w:cs="Times New Roman"/>
          <w:sz w:val="24"/>
          <w:szCs w:val="24"/>
        </w:rPr>
        <w:t xml:space="preserve"> formal choice</w:t>
      </w:r>
      <w:r w:rsidR="00987194" w:rsidRPr="00D267F5">
        <w:rPr>
          <w:rFonts w:ascii="Times New Roman" w:eastAsia="Times New Roman" w:hAnsi="Times New Roman" w:cs="Times New Roman"/>
          <w:sz w:val="24"/>
          <w:szCs w:val="24"/>
        </w:rPr>
        <w:t xml:space="preserve"> of a numerically small (N=22; see </w:t>
      </w:r>
      <w:r w:rsidR="00987194" w:rsidRPr="006414C3">
        <w:rPr>
          <w:rFonts w:ascii="Times New Roman" w:eastAsia="Times New Roman" w:hAnsi="Times New Roman" w:cs="Times New Roman"/>
          <w:b/>
          <w:sz w:val="24"/>
          <w:szCs w:val="24"/>
        </w:rPr>
        <w:t>S1 table</w:t>
      </w:r>
      <w:r w:rsidR="00987194" w:rsidRPr="00D267F5">
        <w:rPr>
          <w:rFonts w:ascii="Times New Roman" w:eastAsia="Times New Roman" w:hAnsi="Times New Roman" w:cs="Times New Roman"/>
          <w:sz w:val="24"/>
          <w:szCs w:val="24"/>
        </w:rPr>
        <w:t xml:space="preserve">) sample with the highest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but not the highest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as </w:t>
      </w:r>
      <w:r w:rsidR="00335901" w:rsidRPr="00D267F5">
        <w:rPr>
          <w:rFonts w:ascii="Times New Roman" w:eastAsia="Times New Roman" w:hAnsi="Times New Roman" w:cs="Times New Roman"/>
          <w:sz w:val="24"/>
          <w:szCs w:val="24"/>
        </w:rPr>
        <w:t xml:space="preserve">the </w:t>
      </w:r>
      <w:r w:rsidR="00987194" w:rsidRPr="00D267F5">
        <w:rPr>
          <w:rFonts w:ascii="Times New Roman" w:eastAsia="Times New Roman" w:hAnsi="Times New Roman" w:cs="Times New Roman"/>
          <w:sz w:val="24"/>
          <w:szCs w:val="24"/>
        </w:rPr>
        <w:t>“calibrating” one</w:t>
      </w:r>
      <w:r w:rsidR="00CD3413" w:rsidRPr="00D267F5">
        <w:rPr>
          <w:rFonts w:ascii="Times New Roman" w:eastAsia="Times New Roman" w:hAnsi="Times New Roman" w:cs="Times New Roman"/>
          <w:sz w:val="24"/>
          <w:szCs w:val="24"/>
        </w:rPr>
        <w:t xml:space="preserve">.  For BALT and NORW </w:t>
      </w:r>
      <w:r w:rsidR="00987194" w:rsidRPr="00D267F5">
        <w:rPr>
          <w:rFonts w:ascii="Times New Roman" w:eastAsia="Times New Roman" w:hAnsi="Times New Roman" w:cs="Times New Roman"/>
          <w:sz w:val="24"/>
          <w:szCs w:val="24"/>
        </w:rPr>
        <w:t>discrepancies</w:t>
      </w:r>
      <w:r w:rsidR="00CD3413" w:rsidRPr="00D267F5">
        <w:rPr>
          <w:rFonts w:ascii="Times New Roman" w:eastAsia="Times New Roman" w:hAnsi="Times New Roman" w:cs="Times New Roman"/>
          <w:sz w:val="24"/>
          <w:szCs w:val="24"/>
        </w:rPr>
        <w:t xml:space="preserve"> w</w:t>
      </w:r>
      <w:r w:rsidR="00987194" w:rsidRPr="00D267F5">
        <w:rPr>
          <w:rFonts w:ascii="Times New Roman" w:eastAsia="Times New Roman" w:hAnsi="Times New Roman" w:cs="Times New Roman"/>
          <w:sz w:val="24"/>
          <w:szCs w:val="24"/>
        </w:rPr>
        <w:t>ere</w:t>
      </w:r>
      <w:r w:rsidR="00CD3413"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much stronger</w:t>
      </w:r>
      <w:r w:rsidR="00335901" w:rsidRPr="00D267F5">
        <w:rPr>
          <w:rFonts w:ascii="Times New Roman" w:eastAsia="Times New Roman" w:hAnsi="Times New Roman" w:cs="Times New Roman"/>
          <w:sz w:val="24"/>
          <w:szCs w:val="24"/>
        </w:rPr>
        <w:t xml:space="preserve">, </w:t>
      </w:r>
      <w:r w:rsidR="00987194" w:rsidRPr="00D267F5">
        <w:rPr>
          <w:rFonts w:ascii="Times New Roman" w:eastAsia="Times New Roman" w:hAnsi="Times New Roman" w:cs="Times New Roman"/>
          <w:sz w:val="24"/>
          <w:szCs w:val="24"/>
        </w:rPr>
        <w:t>the reasons</w:t>
      </w:r>
      <w:r w:rsidR="00335901" w:rsidRPr="00D267F5">
        <w:rPr>
          <w:rFonts w:ascii="Times New Roman" w:eastAsia="Times New Roman" w:hAnsi="Times New Roman" w:cs="Times New Roman"/>
          <w:sz w:val="24"/>
          <w:szCs w:val="24"/>
        </w:rPr>
        <w:t xml:space="preserve"> being the same</w:t>
      </w:r>
      <w:r w:rsidR="00987194" w:rsidRPr="00D267F5">
        <w:rPr>
          <w:rFonts w:ascii="Times New Roman" w:eastAsia="Times New Roman" w:hAnsi="Times New Roman" w:cs="Times New Roman"/>
          <w:sz w:val="24"/>
          <w:szCs w:val="24"/>
        </w:rPr>
        <w:t xml:space="preserve"> as in case of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by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calculator” (see above)</w:t>
      </w:r>
      <w:r w:rsidR="00B228C4" w:rsidRPr="00D267F5">
        <w:rPr>
          <w:rFonts w:ascii="Times New Roman" w:eastAsia="Times New Roman" w:hAnsi="Times New Roman" w:cs="Times New Roman"/>
          <w:sz w:val="24"/>
          <w:szCs w:val="24"/>
        </w:rPr>
        <w:t>.</w:t>
      </w:r>
    </w:p>
    <w:p w14:paraId="4CD7A298" w14:textId="77777777" w:rsidR="00CD3413" w:rsidRDefault="00CD3413">
      <w:pPr>
        <w:spacing w:line="360" w:lineRule="auto"/>
        <w:rPr>
          <w:rFonts w:ascii="Times New Roman" w:eastAsia="Times New Roman" w:hAnsi="Times New Roman" w:cs="Times New Roman"/>
          <w:b/>
          <w:sz w:val="24"/>
          <w:szCs w:val="24"/>
        </w:rPr>
      </w:pPr>
    </w:p>
    <w:p w14:paraId="078585A0" w14:textId="77777777" w:rsidR="00CD3413" w:rsidRDefault="00CD3413">
      <w:pPr>
        <w:spacing w:line="360" w:lineRule="auto"/>
        <w:rPr>
          <w:rFonts w:ascii="Times New Roman" w:eastAsia="Times New Roman" w:hAnsi="Times New Roman" w:cs="Times New Roman"/>
          <w:b/>
          <w:sz w:val="24"/>
          <w:szCs w:val="24"/>
        </w:rPr>
      </w:pPr>
    </w:p>
    <w:p w14:paraId="28640DE3" w14:textId="77777777" w:rsidR="00CD3413" w:rsidRDefault="00A407D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fi-FI" w:eastAsia="fi-FI"/>
        </w:rPr>
        <w:drawing>
          <wp:inline distT="0" distB="0" distL="0" distR="0" wp14:anchorId="6BACA857" wp14:editId="59C2F69C">
            <wp:extent cx="5364178" cy="7218781"/>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zy.jpg"/>
                    <pic:cNvPicPr/>
                  </pic:nvPicPr>
                  <pic:blipFill>
                    <a:blip r:embed="rId17">
                      <a:extLst>
                        <a:ext uri="{28A0092B-C50C-407E-A947-70E740481C1C}">
                          <a14:useLocalDpi xmlns:a14="http://schemas.microsoft.com/office/drawing/2010/main" val="0"/>
                        </a:ext>
                      </a:extLst>
                    </a:blip>
                    <a:stretch>
                      <a:fillRect/>
                    </a:stretch>
                  </pic:blipFill>
                  <pic:spPr>
                    <a:xfrm>
                      <a:off x="0" y="0"/>
                      <a:ext cx="5366450" cy="7221839"/>
                    </a:xfrm>
                    <a:prstGeom prst="rect">
                      <a:avLst/>
                    </a:prstGeom>
                  </pic:spPr>
                </pic:pic>
              </a:graphicData>
            </a:graphic>
          </wp:inline>
        </w:drawing>
      </w:r>
    </w:p>
    <w:p w14:paraId="2175913D" w14:textId="77777777" w:rsidR="00776E9C" w:rsidRDefault="00776E9C">
      <w:pPr>
        <w:spacing w:line="360" w:lineRule="auto"/>
        <w:rPr>
          <w:rFonts w:ascii="Times New Roman" w:eastAsia="Times New Roman" w:hAnsi="Times New Roman" w:cs="Times New Roman"/>
          <w:b/>
          <w:sz w:val="24"/>
          <w:szCs w:val="24"/>
          <w:highlight w:val="lightGray"/>
        </w:rPr>
      </w:pPr>
    </w:p>
    <w:p w14:paraId="3651877C" w14:textId="77777777" w:rsidR="00CD3413" w:rsidRDefault="00FB199D">
      <w:pPr>
        <w:spacing w:line="360" w:lineRule="auto"/>
        <w:rPr>
          <w:rFonts w:ascii="Times New Roman" w:eastAsia="Times New Roman" w:hAnsi="Times New Roman" w:cs="Times New Roman"/>
          <w:b/>
          <w:sz w:val="24"/>
          <w:szCs w:val="24"/>
        </w:rPr>
      </w:pPr>
      <w:r w:rsidRPr="00D267F5">
        <w:rPr>
          <w:rFonts w:ascii="Times New Roman" w:eastAsia="Times New Roman" w:hAnsi="Times New Roman" w:cs="Times New Roman"/>
          <w:b/>
          <w:sz w:val="24"/>
          <w:szCs w:val="24"/>
          <w:highlight w:val="lightGray"/>
        </w:rPr>
        <w:t>S</w:t>
      </w:r>
      <w:r w:rsidR="007F256C">
        <w:rPr>
          <w:rFonts w:ascii="Times New Roman" w:eastAsia="Times New Roman" w:hAnsi="Times New Roman" w:cs="Times New Roman"/>
          <w:b/>
          <w:sz w:val="24"/>
          <w:szCs w:val="24"/>
          <w:highlight w:val="lightGray"/>
        </w:rPr>
        <w:t>2</w:t>
      </w:r>
      <w:r w:rsidRPr="00D267F5">
        <w:rPr>
          <w:rFonts w:ascii="Times New Roman" w:eastAsia="Times New Roman" w:hAnsi="Times New Roman" w:cs="Times New Roman"/>
          <w:b/>
          <w:sz w:val="24"/>
          <w:szCs w:val="24"/>
          <w:highlight w:val="lightGray"/>
        </w:rPr>
        <w:t xml:space="preserve"> Fig</w:t>
      </w:r>
      <w:r w:rsidR="007F256C">
        <w:rPr>
          <w:rFonts w:ascii="Times New Roman" w:eastAsia="Times New Roman" w:hAnsi="Times New Roman" w:cs="Times New Roman"/>
          <w:b/>
          <w:sz w:val="24"/>
          <w:szCs w:val="24"/>
          <w:highlight w:val="lightGray"/>
        </w:rPr>
        <w:t>ure</w:t>
      </w:r>
      <w:r w:rsidRPr="00D267F5">
        <w:rPr>
          <w:rFonts w:ascii="Times New Roman" w:eastAsia="Times New Roman" w:hAnsi="Times New Roman" w:cs="Times New Roman"/>
          <w:b/>
          <w:sz w:val="24"/>
          <w:szCs w:val="24"/>
          <w:highlight w:val="lightGray"/>
        </w:rPr>
        <w:t xml:space="preserve">. </w:t>
      </w:r>
      <w:r w:rsidRPr="00D267F5">
        <w:rPr>
          <w:rFonts w:ascii="Times New Roman" w:eastAsia="Times New Roman" w:hAnsi="Times New Roman" w:cs="Times New Roman"/>
          <w:sz w:val="24"/>
          <w:szCs w:val="24"/>
          <w:highlight w:val="lightGray"/>
        </w:rPr>
        <w:t xml:space="preserve">Correspondence between empirical estimates of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in samples and predictions of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“lazy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by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calculator” (the highest and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lowest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in samples from regional sets are used as </w:t>
      </w:r>
      <w:r w:rsidRPr="00D267F5">
        <w:rPr>
          <w:rFonts w:ascii="Times New Roman" w:eastAsia="Times New Roman" w:hAnsi="Times New Roman" w:cs="Times New Roman"/>
          <w:i/>
          <w:sz w:val="24"/>
          <w:szCs w:val="24"/>
          <w:highlight w:val="lightGray"/>
        </w:rPr>
        <w:t>P(T|tros)</w:t>
      </w:r>
      <w:r w:rsidRPr="00D267F5">
        <w:rPr>
          <w:rFonts w:ascii="Times New Roman" w:eastAsia="Times New Roman" w:hAnsi="Times New Roman" w:cs="Times New Roman"/>
          <w:sz w:val="24"/>
          <w:szCs w:val="24"/>
          <w:highlight w:val="lightGray"/>
        </w:rPr>
        <w:t xml:space="preserve"> and </w:t>
      </w:r>
      <w:r w:rsidR="00D74130" w:rsidRPr="00D267F5">
        <w:rPr>
          <w:rFonts w:ascii="Times New Roman" w:eastAsia="Times New Roman" w:hAnsi="Times New Roman" w:cs="Times New Roman"/>
          <w:i/>
          <w:sz w:val="24"/>
          <w:szCs w:val="24"/>
          <w:highlight w:val="lightGray"/>
        </w:rPr>
        <w:t>P(T|edu)</w:t>
      </w:r>
      <w:r w:rsidRPr="00D267F5">
        <w:rPr>
          <w:rFonts w:ascii="Times New Roman" w:eastAsia="Times New Roman" w:hAnsi="Times New Roman" w:cs="Times New Roman"/>
          <w:sz w:val="24"/>
          <w:szCs w:val="24"/>
          <w:highlight w:val="lightGray"/>
        </w:rPr>
        <w:t xml:space="preserve"> parameters of Eq. 3). Dots – estimates, solid line – linear regression, dashed line – Y=X line.</w:t>
      </w:r>
    </w:p>
    <w:p w14:paraId="70C76DF8" w14:textId="77777777" w:rsidR="00A407D7" w:rsidRDefault="00A407D7">
      <w:pPr>
        <w:spacing w:line="360" w:lineRule="auto"/>
        <w:rPr>
          <w:rFonts w:ascii="Times New Roman" w:eastAsia="Times New Roman" w:hAnsi="Times New Roman" w:cs="Times New Roman"/>
          <w:b/>
          <w:sz w:val="24"/>
          <w:szCs w:val="24"/>
        </w:rPr>
      </w:pPr>
    </w:p>
    <w:p w14:paraId="2DD2BFB3" w14:textId="77777777" w:rsidR="001858EC" w:rsidRDefault="003D661E"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9111291"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8D0A59">
        <w:rPr>
          <w:rFonts w:ascii="Times New Roman" w:eastAsia="Times New Roman" w:hAnsi="Times New Roman" w:cs="Times New Roman"/>
          <w:color w:val="BFBFBF" w:themeColor="background1" w:themeShade="BF"/>
          <w:sz w:val="24"/>
          <w:szCs w:val="24"/>
        </w:rPr>
        <w:t xml:space="preserve">The knowledge about </w:t>
      </w:r>
      <w:r w:rsidRPr="008D0A59">
        <w:rPr>
          <w:rFonts w:ascii="Times New Roman" w:eastAsia="Times New Roman" w:hAnsi="Times New Roman" w:cs="Times New Roman"/>
          <w:color w:val="BFBFBF" w:themeColor="background1" w:themeShade="BF"/>
          <w:sz w:val="24"/>
          <w:szCs w:val="24"/>
          <w:highlight w:val="lightGray"/>
        </w:rPr>
        <w:t>the taxonomic structure of populations</w:t>
      </w:r>
      <w:r w:rsidRPr="008D0A59">
        <w:rPr>
          <w:rFonts w:ascii="Times New Roman" w:eastAsia="Times New Roman" w:hAnsi="Times New Roman" w:cs="Times New Roman"/>
          <w:color w:val="BFBFBF" w:themeColor="background1" w:themeShade="BF"/>
          <w:sz w:val="24"/>
          <w:szCs w:val="24"/>
        </w:rPr>
        <w:t xml:space="preserve"> and </w:t>
      </w:r>
      <w:r w:rsidR="00AC5E1E" w:rsidRPr="008D0A59">
        <w:rPr>
          <w:rFonts w:ascii="Times New Roman" w:eastAsia="Times New Roman" w:hAnsi="Times New Roman" w:cs="Times New Roman"/>
          <w:color w:val="BFBFBF" w:themeColor="background1" w:themeShade="BF"/>
          <w:sz w:val="24"/>
          <w:szCs w:val="24"/>
          <w:lang w:val="en-GB"/>
        </w:rPr>
        <w:t xml:space="preserve">a </w:t>
      </w:r>
      <w:r w:rsidRPr="008D0A59">
        <w:rPr>
          <w:rFonts w:ascii="Times New Roman" w:eastAsia="Times New Roman" w:hAnsi="Times New Roman" w:cs="Times New Roman"/>
          <w:color w:val="BFBFBF" w:themeColor="background1" w:themeShade="BF"/>
          <w:sz w:val="24"/>
          <w:szCs w:val="24"/>
          <w:lang w:val="en-GB"/>
        </w:rPr>
        <w:t>rough</w:t>
      </w:r>
      <w:r w:rsidRPr="008D0A59">
        <w:rPr>
          <w:rFonts w:ascii="Times New Roman" w:eastAsia="Times New Roman" w:hAnsi="Times New Roman" w:cs="Times New Roman"/>
          <w:color w:val="BFBFBF" w:themeColor="background1" w:themeShade="BF"/>
          <w:sz w:val="24"/>
          <w:szCs w:val="24"/>
        </w:rPr>
        <w:t xml:space="preserve"> classification of individuals into “species” is often more valuable to the blue mussel researchers than the precise information about </w:t>
      </w:r>
      <w:r w:rsidR="00AC5E1E" w:rsidRPr="008D0A59">
        <w:rPr>
          <w:rFonts w:ascii="Times New Roman" w:eastAsia="Times New Roman" w:hAnsi="Times New Roman" w:cs="Times New Roman"/>
          <w:color w:val="BFBFBF" w:themeColor="background1" w:themeShade="BF"/>
          <w:sz w:val="24"/>
          <w:szCs w:val="24"/>
        </w:rPr>
        <w:t xml:space="preserve">the </w:t>
      </w:r>
      <w:r w:rsidRPr="008D0A59">
        <w:rPr>
          <w:rFonts w:ascii="Times New Roman" w:eastAsia="Times New Roman" w:hAnsi="Times New Roman" w:cs="Times New Roman"/>
          <w:color w:val="BFBFBF" w:themeColor="background1" w:themeShade="BF"/>
          <w:sz w:val="24"/>
          <w:szCs w:val="24"/>
        </w:rPr>
        <w:t xml:space="preserve">genetic affinity (e.g. Structure q-value) of any given </w:t>
      </w:r>
      <w:commentRangeStart w:id="315"/>
      <w:r w:rsidRPr="008D0A59">
        <w:rPr>
          <w:rFonts w:ascii="Times New Roman" w:eastAsia="Times New Roman" w:hAnsi="Times New Roman" w:cs="Times New Roman"/>
          <w:color w:val="BFBFBF" w:themeColor="background1" w:themeShade="BF"/>
          <w:sz w:val="24"/>
          <w:szCs w:val="24"/>
        </w:rPr>
        <w:t>mussel</w:t>
      </w:r>
      <w:commentRangeEnd w:id="315"/>
      <w:r w:rsidR="00464FF9">
        <w:rPr>
          <w:rStyle w:val="CommentReference"/>
        </w:rPr>
        <w:commentReference w:id="315"/>
      </w:r>
      <w:r w:rsidRPr="007A64FD">
        <w:rPr>
          <w:rFonts w:ascii="Times New Roman" w:eastAsia="Times New Roman" w:hAnsi="Times New Roman" w:cs="Times New Roman"/>
          <w:sz w:val="24"/>
          <w:szCs w:val="24"/>
        </w:rPr>
        <w:t xml:space="preserve">. In the light of this, our finding that </w:t>
      </w:r>
      <w:r w:rsidRPr="007A64FD">
        <w:rPr>
          <w:rFonts w:ascii="Times New Roman" w:eastAsia="Times New Roman" w:hAnsi="Times New Roman" w:cs="Times New Roman"/>
          <w:i/>
          <w:sz w:val="24"/>
          <w:szCs w:val="24"/>
        </w:rPr>
        <w:t>M. edulis</w:t>
      </w:r>
      <w:r w:rsidRPr="007A64FD">
        <w:rPr>
          <w:rFonts w:ascii="Times New Roman" w:eastAsia="Times New Roman" w:hAnsi="Times New Roman" w:cs="Times New Roman"/>
          <w:sz w:val="24"/>
          <w:szCs w:val="24"/>
        </w:rPr>
        <w:t xml:space="preserve"> and </w:t>
      </w:r>
      <w:r w:rsidRPr="007A64FD">
        <w:rPr>
          <w:rFonts w:ascii="Times New Roman" w:eastAsia="Times New Roman" w:hAnsi="Times New Roman" w:cs="Times New Roman"/>
          <w:i/>
          <w:sz w:val="24"/>
          <w:szCs w:val="24"/>
        </w:rPr>
        <w:t>M. trossulus</w:t>
      </w:r>
      <w:r w:rsidRPr="007A64FD">
        <w:rPr>
          <w:rFonts w:ascii="Times New Roman" w:eastAsia="Times New Roman" w:hAnsi="Times New Roman" w:cs="Times New Roman"/>
          <w:sz w:val="24"/>
          <w:szCs w:val="24"/>
        </w:rPr>
        <w:t xml:space="preserve"> genotypes in the White Sea differed by the frequencies of the shell morphotype</w:t>
      </w:r>
      <w:r w:rsidR="00AC5E1E" w:rsidRPr="007A64FD">
        <w:rPr>
          <w:rFonts w:ascii="Times New Roman" w:eastAsia="Times New Roman" w:hAnsi="Times New Roman" w:cs="Times New Roman"/>
          <w:sz w:val="24"/>
          <w:szCs w:val="24"/>
        </w:rPr>
        <w:t xml:space="preserve">s </w:t>
      </w:r>
      <w:r w:rsidRPr="007A64FD">
        <w:rPr>
          <w:rFonts w:ascii="Times New Roman" w:eastAsia="Times New Roman" w:hAnsi="Times New Roman" w:cs="Times New Roman"/>
          <w:sz w:val="24"/>
          <w:szCs w:val="24"/>
        </w:rPr>
        <w:t>(</w:t>
      </w:r>
      <w:r w:rsidRPr="007A64FD">
        <w:rPr>
          <w:rFonts w:ascii="Times New Roman" w:eastAsia="Times New Roman" w:hAnsi="Times New Roman" w:cs="Times New Roman"/>
          <w:color w:val="00B050"/>
          <w:sz w:val="24"/>
          <w:szCs w:val="24"/>
        </w:rPr>
        <w:t>Katolikova et al. 2016</w:t>
      </w:r>
      <w:r w:rsidRPr="007A64FD">
        <w:rPr>
          <w:rFonts w:ascii="Times New Roman" w:eastAsia="Times New Roman" w:hAnsi="Times New Roman" w:cs="Times New Roman"/>
          <w:sz w:val="24"/>
          <w:szCs w:val="24"/>
        </w:rPr>
        <w:t>) seemed very promising</w:t>
      </w:r>
      <w:r w:rsidRPr="007A64FD">
        <w:rPr>
          <w:rFonts w:ascii="Times New Roman" w:eastAsia="Times New Roman" w:hAnsi="Times New Roman" w:cs="Times New Roman"/>
          <w:sz w:val="24"/>
          <w:szCs w:val="24"/>
          <w:lang w:val="en-GB"/>
        </w:rPr>
        <w:t>.</w:t>
      </w:r>
      <w:r w:rsidRPr="007A64FD">
        <w:rPr>
          <w:rFonts w:ascii="Times New Roman" w:eastAsia="Times New Roman" w:hAnsi="Times New Roman" w:cs="Times New Roman"/>
          <w:sz w:val="24"/>
          <w:szCs w:val="24"/>
        </w:rPr>
        <w:t xml:space="preserve"> It gave hope that this knowledge could be obtained for these species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quick </w:t>
      </w:r>
      <w:r>
        <w:rPr>
          <w:rFonts w:ascii="Times New Roman" w:eastAsia="Times New Roman" w:hAnsi="Times New Roman" w:cs="Times New Roman"/>
          <w:sz w:val="24"/>
          <w:szCs w:val="24"/>
        </w:rPr>
        <w:t xml:space="preserve">examination of the inner side of the shells, without genotyping, which is expensive, </w:t>
      </w:r>
      <w:r w:rsidRPr="00C219E6">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consuming and requires </w:t>
      </w:r>
      <w:r w:rsidRPr="00C219E6">
        <w:rPr>
          <w:rFonts w:ascii="Times New Roman" w:eastAsia="Times New Roman" w:hAnsi="Times New Roman" w:cs="Times New Roman"/>
          <w:sz w:val="24"/>
          <w:szCs w:val="24"/>
        </w:rPr>
        <w:t xml:space="preserve">soft tissues (genotyping of shell material is possible </w:t>
      </w:r>
      <w:r>
        <w:rPr>
          <w:rFonts w:ascii="Times New Roman" w:eastAsia="Times New Roman" w:hAnsi="Times New Roman" w:cs="Times New Roman"/>
          <w:sz w:val="24"/>
          <w:szCs w:val="24"/>
        </w:rPr>
        <w:t>[</w:t>
      </w:r>
      <w:r w:rsidRPr="007A64FD">
        <w:rPr>
          <w:rFonts w:ascii="Times New Roman" w:eastAsia="Times New Roman" w:hAnsi="Times New Roman" w:cs="Times New Roman"/>
          <w:color w:val="00B050"/>
          <w:sz w:val="24"/>
          <w:szCs w:val="24"/>
        </w:rPr>
        <w:t>Geist et al. 2008</w:t>
      </w:r>
      <w:r>
        <w:rPr>
          <w:rFonts w:ascii="Times New Roman" w:eastAsia="Times New Roman" w:hAnsi="Times New Roman" w:cs="Times New Roman"/>
          <w:sz w:val="24"/>
          <w:szCs w:val="24"/>
        </w:rPr>
        <w:t xml:space="preserve">; </w:t>
      </w:r>
      <w:r w:rsidRPr="007A64FD">
        <w:rPr>
          <w:rFonts w:ascii="Times New Roman" w:eastAsia="Times New Roman" w:hAnsi="Times New Roman" w:cs="Times New Roman"/>
          <w:color w:val="00B050"/>
          <w:sz w:val="24"/>
          <w:szCs w:val="24"/>
        </w:rPr>
        <w:t>Der Sarkissian 2020</w:t>
      </w:r>
      <w:r>
        <w:rPr>
          <w:rFonts w:ascii="Times New Roman" w:eastAsia="Times New Roman" w:hAnsi="Times New Roman" w:cs="Times New Roman"/>
          <w:sz w:val="24"/>
          <w:szCs w:val="24"/>
        </w:rPr>
        <w:t xml:space="preserve">] but </w:t>
      </w:r>
      <w:r w:rsidRPr="00C219E6">
        <w:rPr>
          <w:rFonts w:ascii="Times New Roman" w:eastAsia="Times New Roman" w:hAnsi="Times New Roman" w:cs="Times New Roman"/>
          <w:sz w:val="24"/>
          <w:szCs w:val="24"/>
        </w:rPr>
        <w:t>is not</w:t>
      </w:r>
      <w:r>
        <w:rPr>
          <w:rFonts w:ascii="Times New Roman" w:eastAsia="Times New Roman" w:hAnsi="Times New Roman" w:cs="Times New Roman"/>
          <w:sz w:val="24"/>
          <w:szCs w:val="24"/>
        </w:rPr>
        <w:t xml:space="preserve"> yet</w:t>
      </w:r>
      <w:r w:rsidRPr="00C219E6">
        <w:rPr>
          <w:rFonts w:ascii="Times New Roman" w:eastAsia="Times New Roman" w:hAnsi="Times New Roman" w:cs="Times New Roman"/>
          <w:sz w:val="24"/>
          <w:szCs w:val="24"/>
        </w:rPr>
        <w:t xml:space="preserve"> routine</w:t>
      </w:r>
      <w:r>
        <w:rPr>
          <w:rFonts w:ascii="Times New Roman" w:eastAsia="Times New Roman" w:hAnsi="Times New Roman" w:cs="Times New Roman"/>
          <w:sz w:val="24"/>
          <w:szCs w:val="24"/>
        </w:rPr>
        <w:t xml:space="preserve"> practice</w:t>
      </w:r>
      <w:r w:rsidRPr="00C219E6">
        <w:rPr>
          <w:rFonts w:ascii="Times New Roman" w:eastAsia="Times New Roman" w:hAnsi="Times New Roman" w:cs="Times New Roman"/>
          <w:sz w:val="24"/>
          <w:szCs w:val="24"/>
        </w:rPr>
        <w:t xml:space="preserve">). </w:t>
      </w:r>
      <w:r w:rsidRPr="001A71F3">
        <w:rPr>
          <w:rFonts w:ascii="Times New Roman" w:eastAsia="Times New Roman" w:hAnsi="Times New Roman" w:cs="Times New Roman"/>
          <w:sz w:val="24"/>
          <w:szCs w:val="24"/>
        </w:rPr>
        <w:t xml:space="preserve">In this study we reanalyzed abundant data from </w:t>
      </w:r>
      <w:r w:rsidRPr="007A64FD">
        <w:rPr>
          <w:rFonts w:ascii="Times New Roman" w:eastAsia="Times New Roman" w:hAnsi="Times New Roman" w:cs="Times New Roman"/>
          <w:color w:val="00B050"/>
          <w:sz w:val="24"/>
          <w:szCs w:val="24"/>
        </w:rPr>
        <w:t xml:space="preserve">Katolikova et al. 2016 </w:t>
      </w:r>
      <w:r w:rsidRPr="001A71F3">
        <w:rPr>
          <w:rFonts w:ascii="Times New Roman" w:eastAsia="Times New Roman" w:hAnsi="Times New Roman" w:cs="Times New Roman"/>
          <w:sz w:val="24"/>
          <w:szCs w:val="24"/>
        </w:rPr>
        <w:t>and derived robust relationships between the proportions of the morphotypes</w:t>
      </w:r>
      <w:r w:rsidRPr="00C219E6">
        <w:rPr>
          <w:rFonts w:ascii="Times New Roman" w:eastAsia="Times New Roman" w:hAnsi="Times New Roman" w:cs="Times New Roman"/>
          <w:sz w:val="24"/>
          <w:szCs w:val="24"/>
        </w:rPr>
        <w:t xml:space="preserve"> </w:t>
      </w:r>
      <w:r w:rsidRPr="008D0A59">
        <w:rPr>
          <w:rFonts w:ascii="Times New Roman" w:eastAsia="Times New Roman" w:hAnsi="Times New Roman" w:cs="Times New Roman"/>
          <w:color w:val="BFBFBF" w:themeColor="background1" w:themeShade="BF"/>
          <w:sz w:val="24"/>
          <w:szCs w:val="24"/>
        </w:rPr>
        <w:t xml:space="preserve">in the populations </w:t>
      </w:r>
      <w:r w:rsidRPr="008D0A59">
        <w:rPr>
          <w:rFonts w:ascii="Times New Roman" w:eastAsia="Times New Roman" w:hAnsi="Times New Roman" w:cs="Times New Roman"/>
          <w:sz w:val="24"/>
          <w:szCs w:val="24"/>
          <w:highlight w:val="lightGray"/>
        </w:rPr>
        <w:t>and their taxonomic structure a</w:t>
      </w:r>
      <w:r>
        <w:rPr>
          <w:rFonts w:ascii="Times New Roman" w:eastAsia="Times New Roman" w:hAnsi="Times New Roman" w:cs="Times New Roman"/>
          <w:sz w:val="24"/>
          <w:szCs w:val="24"/>
        </w:rPr>
        <w:t xml:space="preserve">s well as </w:t>
      </w:r>
      <w:r w:rsidRPr="00C219E6">
        <w:rPr>
          <w:rFonts w:ascii="Times New Roman" w:eastAsia="Times New Roman" w:hAnsi="Times New Roman" w:cs="Times New Roman"/>
          <w:sz w:val="24"/>
          <w:szCs w:val="24"/>
        </w:rPr>
        <w:t xml:space="preserve">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proportions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morphotypes </w:t>
      </w:r>
      <w:r w:rsidRPr="008D0A59">
        <w:rPr>
          <w:rFonts w:ascii="Times New Roman" w:eastAsia="Times New Roman" w:hAnsi="Times New Roman" w:cs="Times New Roman"/>
          <w:color w:val="BFBFBF" w:themeColor="background1" w:themeShade="BF"/>
          <w:sz w:val="24"/>
          <w:szCs w:val="24"/>
        </w:rPr>
        <w:t xml:space="preserve">in samples </w:t>
      </w:r>
      <w:r w:rsidRPr="00C219E6">
        <w:rPr>
          <w:rFonts w:ascii="Times New Roman" w:eastAsia="Times New Roman" w:hAnsi="Times New Roman" w:cs="Times New Roman"/>
          <w:sz w:val="24"/>
          <w:szCs w:val="24"/>
        </w:rPr>
        <w:t xml:space="preserve">and the probabilities of mussels of different morphotypes being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These </w:t>
      </w:r>
      <w:r w:rsidRPr="006E72B3">
        <w:rPr>
          <w:rFonts w:ascii="Times New Roman" w:eastAsia="Times New Roman" w:hAnsi="Times New Roman" w:cs="Times New Roman"/>
          <w:sz w:val="24"/>
          <w:szCs w:val="24"/>
        </w:rPr>
        <w:t xml:space="preserve">relationships could be used for </w:t>
      </w:r>
      <w:r w:rsidRPr="00F120D4">
        <w:rPr>
          <w:rFonts w:ascii="Times New Roman" w:eastAsia="Times New Roman" w:hAnsi="Times New Roman" w:cs="Times New Roman"/>
          <w:sz w:val="24"/>
          <w:szCs w:val="24"/>
          <w:highlight w:val="lightGray"/>
        </w:rPr>
        <w:t>a reliable prediction of the taxonomic structure</w:t>
      </w:r>
      <w:r w:rsidRPr="006E72B3">
        <w:rPr>
          <w:rFonts w:ascii="Times New Roman" w:eastAsia="Times New Roman" w:hAnsi="Times New Roman" w:cs="Times New Roman"/>
          <w:sz w:val="24"/>
          <w:szCs w:val="24"/>
        </w:rPr>
        <w:t xml:space="preserve"> of any population</w:t>
      </w:r>
      <w:r w:rsidRPr="006E72B3">
        <w:rPr>
          <w:rFonts w:ascii="Times New Roman" w:hAnsi="Times New Roman" w:cs="Times New Roman"/>
        </w:rPr>
        <w:t xml:space="preserve"> </w:t>
      </w:r>
      <w:r w:rsidRPr="006E72B3">
        <w:rPr>
          <w:rFonts w:ascii="Times New Roman" w:eastAsia="Times New Roman" w:hAnsi="Times New Roman" w:cs="Times New Roman"/>
          <w:sz w:val="24"/>
          <w:szCs w:val="24"/>
        </w:rPr>
        <w:t xml:space="preserve">in the White Sea. Moreover, any mussel in an equally mixed population could be identified as </w:t>
      </w:r>
      <w:r w:rsidRPr="006E72B3">
        <w:rPr>
          <w:rFonts w:ascii="Times New Roman" w:eastAsia="Times New Roman" w:hAnsi="Times New Roman" w:cs="Times New Roman"/>
          <w:i/>
          <w:sz w:val="24"/>
          <w:szCs w:val="24"/>
        </w:rPr>
        <w:t xml:space="preserve">M. trossulus </w:t>
      </w:r>
      <w:r w:rsidRPr="006E72B3">
        <w:rPr>
          <w:rFonts w:ascii="Times New Roman" w:eastAsia="Times New Roman" w:hAnsi="Times New Roman" w:cs="Times New Roman"/>
          <w:sz w:val="24"/>
          <w:szCs w:val="24"/>
        </w:rPr>
        <w:t xml:space="preserve">or </w:t>
      </w:r>
      <w:r w:rsidRPr="006E72B3">
        <w:rPr>
          <w:rFonts w:ascii="Times New Roman" w:eastAsia="Times New Roman" w:hAnsi="Times New Roman" w:cs="Times New Roman"/>
          <w:i/>
          <w:sz w:val="24"/>
          <w:szCs w:val="24"/>
        </w:rPr>
        <w:t>M. edulis</w:t>
      </w:r>
      <w:r w:rsidRPr="006E72B3">
        <w:rPr>
          <w:rFonts w:ascii="Times New Roman" w:eastAsia="Times New Roman" w:hAnsi="Times New Roman" w:cs="Times New Roman"/>
          <w:sz w:val="24"/>
          <w:szCs w:val="24"/>
        </w:rPr>
        <w:t xml:space="preserve"> with the accuracy of about 80% (a bit less than it was predicted basing on frequencies of </w:t>
      </w:r>
      <w:r w:rsidR="00AC5E1E" w:rsidRPr="006E72B3">
        <w:rPr>
          <w:rFonts w:ascii="Times New Roman" w:eastAsia="Times New Roman" w:hAnsi="Times New Roman" w:cs="Times New Roman"/>
          <w:sz w:val="24"/>
          <w:szCs w:val="24"/>
        </w:rPr>
        <w:t xml:space="preserve">the </w:t>
      </w:r>
      <w:r w:rsidRPr="006E72B3">
        <w:rPr>
          <w:rFonts w:ascii="Times New Roman" w:eastAsia="Times New Roman" w:hAnsi="Times New Roman" w:cs="Times New Roman"/>
          <w:sz w:val="24"/>
          <w:szCs w:val="24"/>
        </w:rPr>
        <w:t xml:space="preserve">morphotypes in pooled data on the White Sea </w:t>
      </w:r>
      <w:r w:rsidRPr="006E72B3">
        <w:rPr>
          <w:rFonts w:ascii="Times New Roman" w:eastAsia="Times New Roman" w:hAnsi="Times New Roman" w:cs="Times New Roman"/>
          <w:i/>
          <w:sz w:val="24"/>
          <w:szCs w:val="24"/>
        </w:rPr>
        <w:t>M. edulis</w:t>
      </w:r>
      <w:r w:rsidRPr="006E72B3">
        <w:rPr>
          <w:rFonts w:ascii="Times New Roman" w:eastAsia="Times New Roman" w:hAnsi="Times New Roman" w:cs="Times New Roman"/>
          <w:sz w:val="24"/>
          <w:szCs w:val="24"/>
        </w:rPr>
        <w:t xml:space="preserve"> and </w:t>
      </w:r>
      <w:r w:rsidRPr="006E72B3">
        <w:rPr>
          <w:rFonts w:ascii="Times New Roman" w:eastAsia="Times New Roman" w:hAnsi="Times New Roman" w:cs="Times New Roman"/>
          <w:i/>
          <w:sz w:val="24"/>
          <w:szCs w:val="24"/>
        </w:rPr>
        <w:t>M. trossulus</w:t>
      </w:r>
      <w:r w:rsidRPr="006E72B3">
        <w:rPr>
          <w:rFonts w:ascii="Times New Roman" w:eastAsia="Times New Roman" w:hAnsi="Times New Roman" w:cs="Times New Roman"/>
          <w:sz w:val="24"/>
          <w:szCs w:val="24"/>
        </w:rPr>
        <w:t xml:space="preserve">, see Introduction). With the </w:t>
      </w:r>
      <w:r w:rsidRPr="00F120D4">
        <w:rPr>
          <w:rFonts w:ascii="Times New Roman" w:eastAsia="Times New Roman" w:hAnsi="Times New Roman" w:cs="Times New Roman"/>
          <w:sz w:val="24"/>
          <w:szCs w:val="24"/>
          <w:highlight w:val="lightGray"/>
        </w:rPr>
        <w:t>increasing imbalance between the species</w:t>
      </w:r>
      <w:r w:rsidRPr="006E72B3">
        <w:rPr>
          <w:rFonts w:ascii="Times New Roman" w:eastAsia="Times New Roman" w:hAnsi="Times New Roman" w:cs="Times New Roman"/>
          <w:sz w:val="24"/>
          <w:szCs w:val="24"/>
        </w:rPr>
        <w:t xml:space="preserve"> (and hence the morphotypes) in a population, the identification of the dominant species became more reliable though the identification of the minor species became less so. </w:t>
      </w:r>
    </w:p>
    <w:p w14:paraId="6F0204A9" w14:textId="45315F72" w:rsidR="003D661E" w:rsidRPr="00032725" w:rsidRDefault="003D661E" w:rsidP="004F5A70">
      <w:pPr>
        <w:spacing w:before="120" w:after="0" w:line="360" w:lineRule="auto"/>
        <w:rPr>
          <w:rFonts w:ascii="Times New Roman" w:eastAsia="Times New Roman" w:hAnsi="Times New Roman" w:cs="Times New Roman"/>
          <w:sz w:val="24"/>
          <w:szCs w:val="24"/>
          <w:u w:val="single"/>
        </w:rPr>
      </w:pPr>
      <w:r w:rsidRPr="00C219E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ultimate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goal </w:t>
      </w:r>
      <w:r w:rsidRPr="00C219E6">
        <w:rPr>
          <w:rFonts w:ascii="Times New Roman" w:eastAsia="Times New Roman" w:hAnsi="Times New Roman" w:cs="Times New Roman"/>
          <w:sz w:val="24"/>
          <w:szCs w:val="24"/>
        </w:rPr>
        <w:t xml:space="preserve">of our study was to </w:t>
      </w:r>
      <w:r>
        <w:rPr>
          <w:rFonts w:ascii="Times New Roman" w:eastAsia="Times New Roman" w:hAnsi="Times New Roman" w:cs="Times New Roman"/>
          <w:sz w:val="24"/>
          <w:szCs w:val="24"/>
        </w:rPr>
        <w:t xml:space="preserve">find out whether the possibility of </w:t>
      </w:r>
      <w:r w:rsidRPr="00C219E6">
        <w:rPr>
          <w:rFonts w:ascii="Times New Roman" w:eastAsia="Times New Roman" w:hAnsi="Times New Roman" w:cs="Times New Roman"/>
          <w:sz w:val="24"/>
          <w:szCs w:val="24"/>
        </w:rPr>
        <w:t>identif</w:t>
      </w:r>
      <w:r>
        <w:rPr>
          <w:rFonts w:ascii="Times New Roman" w:eastAsia="Times New Roman" w:hAnsi="Times New Roman" w:cs="Times New Roman"/>
          <w:sz w:val="24"/>
          <w:szCs w:val="24"/>
        </w:rPr>
        <w:t xml:space="preserve">ying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w:t>
      </w:r>
      <w:r>
        <w:rPr>
          <w:rFonts w:ascii="Times New Roman" w:eastAsia="Times New Roman" w:hAnsi="Times New Roman" w:cs="Times New Roman"/>
          <w:sz w:val="24"/>
          <w:szCs w:val="24"/>
        </w:rPr>
        <w:t xml:space="preserve"> was </w:t>
      </w:r>
      <w:r w:rsidRPr="00C219E6">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privilege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researchers working at </w:t>
      </w:r>
      <w:r w:rsidRPr="00C219E6">
        <w:rPr>
          <w:rFonts w:ascii="Times New Roman" w:eastAsia="Times New Roman" w:hAnsi="Times New Roman" w:cs="Times New Roman"/>
          <w:sz w:val="24"/>
          <w:szCs w:val="24"/>
        </w:rPr>
        <w:t>the White Sea or</w:t>
      </w:r>
      <w:r>
        <w:rPr>
          <w:rFonts w:ascii="Times New Roman" w:eastAsia="Times New Roman" w:hAnsi="Times New Roman" w:cs="Times New Roman"/>
          <w:sz w:val="24"/>
          <w:szCs w:val="24"/>
        </w:rPr>
        <w:t xml:space="preserve"> whether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could </w:t>
      </w:r>
      <w:r w:rsidRPr="00C219E6">
        <w:rPr>
          <w:rFonts w:ascii="Times New Roman" w:eastAsia="Times New Roman" w:hAnsi="Times New Roman" w:cs="Times New Roman"/>
          <w:sz w:val="24"/>
          <w:szCs w:val="24"/>
        </w:rPr>
        <w:t>be used for identification</w:t>
      </w:r>
      <w:r w:rsidRPr="004A4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of these two species</w:t>
      </w:r>
      <w:r w:rsidRPr="00C219E6">
        <w:rPr>
          <w:rFonts w:ascii="Times New Roman" w:eastAsia="Times New Roman" w:hAnsi="Times New Roman" w:cs="Times New Roman"/>
          <w:sz w:val="24"/>
          <w:szCs w:val="24"/>
        </w:rPr>
        <w:t xml:space="preserve"> worldwide.</w:t>
      </w:r>
      <w:r>
        <w:rPr>
          <w:rFonts w:ascii="Times New Roman" w:eastAsia="Times New Roman" w:hAnsi="Times New Roman" w:cs="Times New Roman"/>
          <w:sz w:val="24"/>
          <w:szCs w:val="24"/>
        </w:rPr>
        <w:t xml:space="preserve"> Though </w:t>
      </w:r>
      <w:r w:rsidRPr="00C219E6">
        <w:rPr>
          <w:rFonts w:ascii="Times New Roman" w:eastAsia="Times New Roman" w:hAnsi="Times New Roman" w:cs="Times New Roman"/>
          <w:sz w:val="24"/>
          <w:szCs w:val="24"/>
        </w:rPr>
        <w:t xml:space="preserve">our data on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contact zones 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species out</w:t>
      </w:r>
      <w:r>
        <w:rPr>
          <w:rFonts w:ascii="Times New Roman" w:eastAsia="Times New Roman" w:hAnsi="Times New Roman" w:cs="Times New Roman"/>
          <w:sz w:val="24"/>
          <w:szCs w:val="24"/>
        </w:rPr>
        <w:t>side</w:t>
      </w:r>
      <w:r w:rsidRPr="00C219E6">
        <w:rPr>
          <w:rFonts w:ascii="Times New Roman" w:eastAsia="Times New Roman" w:hAnsi="Times New Roman" w:cs="Times New Roman"/>
          <w:sz w:val="24"/>
          <w:szCs w:val="24"/>
        </w:rPr>
        <w:t xml:space="preserve"> </w:t>
      </w:r>
      <w:r w:rsidR="00AC5E1E">
        <w:rPr>
          <w:rFonts w:ascii="Times New Roman" w:eastAsia="Times New Roman" w:hAnsi="Times New Roman" w:cs="Times New Roman"/>
          <w:sz w:val="24"/>
          <w:szCs w:val="24"/>
          <w:lang w:val="en-GB"/>
        </w:rPr>
        <w:t>northern</w:t>
      </w:r>
      <w:r w:rsidRPr="00C219E6">
        <w:rPr>
          <w:rFonts w:ascii="Times New Roman" w:eastAsia="Times New Roman" w:hAnsi="Times New Roman" w:cs="Times New Roman"/>
          <w:sz w:val="24"/>
          <w:szCs w:val="24"/>
        </w:rPr>
        <w:t xml:space="preserve"> Russia </w:t>
      </w:r>
      <w:r>
        <w:rPr>
          <w:rFonts w:ascii="Times New Roman" w:eastAsia="Times New Roman" w:hAnsi="Times New Roman" w:cs="Times New Roman"/>
          <w:sz w:val="24"/>
          <w:szCs w:val="24"/>
        </w:rPr>
        <w:t xml:space="preserve">were limited, our results indicate that </w:t>
      </w:r>
      <w:r w:rsidRPr="00C219E6">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may </w:t>
      </w:r>
      <w:r w:rsidRPr="00C219E6">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useful </w:t>
      </w:r>
      <w:r w:rsidRPr="00C219E6">
        <w:rPr>
          <w:rFonts w:ascii="Times New Roman" w:eastAsia="Times New Roman" w:hAnsi="Times New Roman" w:cs="Times New Roman"/>
          <w:sz w:val="24"/>
          <w:szCs w:val="24"/>
        </w:rPr>
        <w:t>everywhere since interspecific differe</w:t>
      </w:r>
      <w:r>
        <w:rPr>
          <w:rFonts w:ascii="Times New Roman" w:eastAsia="Times New Roman" w:hAnsi="Times New Roman" w:cs="Times New Roman"/>
          <w:sz w:val="24"/>
          <w:szCs w:val="24"/>
        </w:rPr>
        <w:t xml:space="preserve">nces in the morphotype </w:t>
      </w:r>
      <w:r w:rsidRPr="00F120D4">
        <w:rPr>
          <w:rFonts w:ascii="Times New Roman" w:eastAsia="Times New Roman" w:hAnsi="Times New Roman" w:cs="Times New Roman"/>
          <w:sz w:val="24"/>
          <w:szCs w:val="24"/>
          <w:highlight w:val="lightGray"/>
        </w:rPr>
        <w:t>frequencies were ubiquitous and unidirectional</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its </w:t>
      </w:r>
      <w:r w:rsidRPr="00C219E6">
        <w:rPr>
          <w:rFonts w:ascii="Times New Roman" w:eastAsia="Times New Roman" w:hAnsi="Times New Roman" w:cs="Times New Roman"/>
          <w:sz w:val="24"/>
          <w:szCs w:val="24"/>
        </w:rPr>
        <w:t>utility</w:t>
      </w:r>
      <w:r>
        <w:rPr>
          <w:rFonts w:ascii="Times New Roman" w:eastAsia="Times New Roman" w:hAnsi="Times New Roman" w:cs="Times New Roman"/>
          <w:sz w:val="24"/>
          <w:szCs w:val="24"/>
        </w:rPr>
        <w:t xml:space="preserve"> is evidently different </w:t>
      </w:r>
      <w:r w:rsidRPr="00C219E6">
        <w:rPr>
          <w:rFonts w:ascii="Times New Roman" w:eastAsia="Times New Roman" w:hAnsi="Times New Roman" w:cs="Times New Roman"/>
          <w:sz w:val="24"/>
          <w:szCs w:val="24"/>
        </w:rPr>
        <w:t xml:space="preserve">for different contact zones due to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considerable variation in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morphotype frequencies </w:t>
      </w:r>
      <w:r>
        <w:rPr>
          <w:rFonts w:ascii="Times New Roman" w:eastAsia="Times New Roman" w:hAnsi="Times New Roman" w:cs="Times New Roman"/>
          <w:sz w:val="24"/>
          <w:szCs w:val="24"/>
        </w:rPr>
        <w:t>in</w:t>
      </w:r>
      <w:r w:rsidRPr="00C219E6">
        <w:rPr>
          <w:rFonts w:ascii="Times New Roman" w:eastAsia="Times New Roman" w:hAnsi="Times New Roman" w:cs="Times New Roman"/>
          <w:sz w:val="24"/>
          <w:szCs w:val="24"/>
        </w:rPr>
        <w:t xml:space="preserve"> conspecific </w:t>
      </w:r>
      <w:r w:rsidRPr="00A45C00">
        <w:rPr>
          <w:rFonts w:ascii="Times New Roman" w:eastAsia="Times New Roman" w:hAnsi="Times New Roman" w:cs="Times New Roman"/>
          <w:sz w:val="24"/>
          <w:szCs w:val="24"/>
        </w:rPr>
        <w:t>populations from different zones and sometimes also from the same zone.</w:t>
      </w:r>
      <w:r w:rsidRPr="00C219E6">
        <w:rPr>
          <w:rFonts w:ascii="Times New Roman" w:eastAsia="Times New Roman" w:hAnsi="Times New Roman" w:cs="Times New Roman"/>
          <w:sz w:val="24"/>
          <w:szCs w:val="24"/>
        </w:rPr>
        <w:t xml:space="preserve"> </w:t>
      </w:r>
      <w:ins w:id="316" w:author="Väinölä, Risto" w:date="2020-09-14T08:17:00Z">
        <w:r w:rsidR="00F120D4">
          <w:rPr>
            <w:rFonts w:ascii="Times New Roman" w:eastAsia="Times New Roman" w:hAnsi="Times New Roman" w:cs="Times New Roman"/>
            <w:sz w:val="24"/>
            <w:szCs w:val="24"/>
          </w:rPr>
          <w:t>[</w:t>
        </w:r>
        <w:proofErr w:type="gramStart"/>
        <w:r w:rsidR="00F120D4">
          <w:rPr>
            <w:rFonts w:ascii="Times New Roman" w:eastAsia="Times New Roman" w:hAnsi="Times New Roman" w:cs="Times New Roman"/>
            <w:sz w:val="24"/>
            <w:szCs w:val="24"/>
          </w:rPr>
          <w:t>verbose</w:t>
        </w:r>
        <w:proofErr w:type="gramEnd"/>
        <w:r w:rsidR="00F120D4">
          <w:rPr>
            <w:rFonts w:ascii="Times New Roman" w:eastAsia="Times New Roman" w:hAnsi="Times New Roman" w:cs="Times New Roman"/>
            <w:sz w:val="24"/>
            <w:szCs w:val="24"/>
          </w:rPr>
          <w:t>]</w:t>
        </w:r>
      </w:ins>
    </w:p>
    <w:p w14:paraId="3B79CC3E" w14:textId="7806F8E3"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Though the hypotheses that different mussel species may differ by the extent of the nacreous layer development under the ligament nympha </w:t>
      </w:r>
      <w:del w:id="317" w:author="Väinölä, Risto" w:date="2020-09-14T08:18:00Z">
        <w:r w:rsidRPr="000723FC" w:rsidDel="00F120D4">
          <w:rPr>
            <w:rFonts w:ascii="Times New Roman" w:eastAsia="Times New Roman" w:hAnsi="Times New Roman" w:cs="Times New Roman"/>
            <w:sz w:val="24"/>
            <w:szCs w:val="24"/>
          </w:rPr>
          <w:delText>has been suggested a long time ago</w:delText>
        </w:r>
      </w:del>
      <w:ins w:id="318" w:author="Väinölä, Risto" w:date="2020-09-14T08:18:00Z">
        <w:r w:rsidR="00F120D4">
          <w:rPr>
            <w:rFonts w:ascii="Times New Roman" w:eastAsia="Times New Roman" w:hAnsi="Times New Roman" w:cs="Times New Roman"/>
            <w:sz w:val="24"/>
            <w:szCs w:val="24"/>
          </w:rPr>
          <w:t xml:space="preserve">was already suggested by </w:t>
        </w:r>
      </w:ins>
      <w:del w:id="319" w:author="Väinölä, Risto" w:date="2020-09-14T08:18:00Z">
        <w:r w:rsidRPr="000723FC" w:rsidDel="00F120D4">
          <w:rPr>
            <w:rFonts w:ascii="Times New Roman" w:eastAsia="Times New Roman" w:hAnsi="Times New Roman" w:cs="Times New Roman"/>
            <w:sz w:val="24"/>
            <w:szCs w:val="24"/>
          </w:rPr>
          <w:delText xml:space="preserve"> (</w:delText>
        </w:r>
      </w:del>
      <w:r w:rsidRPr="00854852">
        <w:rPr>
          <w:rFonts w:ascii="Times New Roman" w:eastAsia="Times New Roman" w:hAnsi="Times New Roman" w:cs="Times New Roman"/>
          <w:color w:val="00B050"/>
          <w:sz w:val="24"/>
          <w:szCs w:val="24"/>
        </w:rPr>
        <w:t xml:space="preserve">Zolotarev, Shurova </w:t>
      </w:r>
      <w:ins w:id="320" w:author="Väinölä, Risto" w:date="2020-09-14T08:18:00Z">
        <w:r w:rsidR="00F120D4">
          <w:rPr>
            <w:rFonts w:ascii="Times New Roman" w:eastAsia="Times New Roman" w:hAnsi="Times New Roman" w:cs="Times New Roman"/>
            <w:color w:val="00B050"/>
            <w:sz w:val="24"/>
            <w:szCs w:val="24"/>
          </w:rPr>
          <w:t>(</w:t>
        </w:r>
      </w:ins>
      <w:r w:rsidRPr="00854852">
        <w:rPr>
          <w:rFonts w:ascii="Times New Roman" w:eastAsia="Times New Roman" w:hAnsi="Times New Roman" w:cs="Times New Roman"/>
          <w:color w:val="00B050"/>
          <w:sz w:val="24"/>
          <w:szCs w:val="24"/>
        </w:rPr>
        <w:t>1997</w:t>
      </w:r>
      <w:ins w:id="321" w:author="Väinölä, Risto" w:date="2020-09-14T08:18:00Z">
        <w:r w:rsidR="00F120D4">
          <w:rPr>
            <w:rFonts w:ascii="Times New Roman" w:eastAsia="Times New Roman" w:hAnsi="Times New Roman" w:cs="Times New Roman"/>
            <w:color w:val="00B050"/>
            <w:sz w:val="24"/>
            <w:szCs w:val="24"/>
          </w:rPr>
          <w:t xml:space="preserve">) and </w:t>
        </w:r>
      </w:ins>
      <w:del w:id="322" w:author="Väinölä, Risto" w:date="2020-09-14T08:18:00Z">
        <w:r w:rsidRPr="000723FC" w:rsidDel="00F120D4">
          <w:rPr>
            <w:rFonts w:ascii="Times New Roman" w:eastAsia="Times New Roman" w:hAnsi="Times New Roman" w:cs="Times New Roman"/>
            <w:sz w:val="24"/>
            <w:szCs w:val="24"/>
          </w:rPr>
          <w:delText>;</w:delText>
        </w:r>
      </w:del>
      <w:r w:rsidRPr="000723FC">
        <w:rPr>
          <w:rFonts w:ascii="Times New Roman" w:eastAsia="Times New Roman" w:hAnsi="Times New Roman" w:cs="Times New Roman"/>
          <w:sz w:val="24"/>
          <w:szCs w:val="24"/>
        </w:rPr>
        <w:t xml:space="preserve"> </w:t>
      </w:r>
      <w:r w:rsidRPr="00854852">
        <w:rPr>
          <w:rFonts w:ascii="Times New Roman" w:eastAsia="Times New Roman" w:hAnsi="Times New Roman" w:cs="Times New Roman"/>
          <w:color w:val="00B050"/>
          <w:sz w:val="24"/>
          <w:szCs w:val="24"/>
        </w:rPr>
        <w:t xml:space="preserve">Vervoenen et al. </w:t>
      </w:r>
      <w:ins w:id="323" w:author="Väinölä, Risto" w:date="2020-09-14T08:18:00Z">
        <w:r w:rsidR="00F120D4">
          <w:rPr>
            <w:rFonts w:ascii="Times New Roman" w:eastAsia="Times New Roman" w:hAnsi="Times New Roman" w:cs="Times New Roman"/>
            <w:color w:val="00B050"/>
            <w:sz w:val="24"/>
            <w:szCs w:val="24"/>
          </w:rPr>
          <w:t>(</w:t>
        </w:r>
      </w:ins>
      <w:r w:rsidRPr="00854852">
        <w:rPr>
          <w:rFonts w:ascii="Times New Roman" w:eastAsia="Times New Roman" w:hAnsi="Times New Roman" w:cs="Times New Roman"/>
          <w:color w:val="00B050"/>
          <w:sz w:val="24"/>
          <w:szCs w:val="24"/>
        </w:rPr>
        <w:t>200</w:t>
      </w:r>
      <w:r w:rsidRPr="000723FC">
        <w:rPr>
          <w:rFonts w:ascii="Times New Roman" w:eastAsia="Times New Roman" w:hAnsi="Times New Roman" w:cs="Times New Roman"/>
          <w:sz w:val="24"/>
          <w:szCs w:val="24"/>
        </w:rPr>
        <w:t xml:space="preserve">0), the morphotypes were actually </w:t>
      </w:r>
      <w:del w:id="324" w:author="Väinölä, Risto" w:date="2020-09-14T08:19:00Z">
        <w:r w:rsidRPr="000723FC" w:rsidDel="00F120D4">
          <w:rPr>
            <w:rFonts w:ascii="Times New Roman" w:eastAsia="Times New Roman" w:hAnsi="Times New Roman" w:cs="Times New Roman"/>
            <w:sz w:val="24"/>
            <w:szCs w:val="24"/>
          </w:rPr>
          <w:delText>put to use for</w:delText>
        </w:r>
      </w:del>
      <w:ins w:id="325" w:author="Väinölä, Risto" w:date="2020-09-14T08:19:00Z">
        <w:r w:rsidR="00F120D4">
          <w:rPr>
            <w:rFonts w:ascii="Times New Roman" w:eastAsia="Times New Roman" w:hAnsi="Times New Roman" w:cs="Times New Roman"/>
            <w:sz w:val="24"/>
            <w:szCs w:val="24"/>
          </w:rPr>
          <w:t>applied to species</w:t>
        </w:r>
      </w:ins>
      <w:del w:id="326" w:author="Väinölä, Risto" w:date="2020-09-14T08:19:00Z">
        <w:r w:rsidRPr="000723FC" w:rsidDel="00F120D4">
          <w:rPr>
            <w:rFonts w:ascii="Times New Roman" w:eastAsia="Times New Roman" w:hAnsi="Times New Roman" w:cs="Times New Roman"/>
            <w:sz w:val="24"/>
            <w:szCs w:val="24"/>
          </w:rPr>
          <w:delText xml:space="preserve"> the</w:delText>
        </w:r>
      </w:del>
      <w:r w:rsidRPr="000723FC">
        <w:rPr>
          <w:rFonts w:ascii="Times New Roman" w:eastAsia="Times New Roman" w:hAnsi="Times New Roman" w:cs="Times New Roman"/>
          <w:sz w:val="24"/>
          <w:szCs w:val="24"/>
        </w:rPr>
        <w:t xml:space="preserve"> identification </w:t>
      </w:r>
      <w:del w:id="327" w:author="Väinölä, Risto" w:date="2020-09-14T08:19:00Z">
        <w:r w:rsidRPr="000723FC" w:rsidDel="00F120D4">
          <w:rPr>
            <w:rFonts w:ascii="Times New Roman" w:eastAsia="Times New Roman" w:hAnsi="Times New Roman" w:cs="Times New Roman"/>
            <w:sz w:val="24"/>
            <w:szCs w:val="24"/>
          </w:rPr>
          <w:delText xml:space="preserve">of species only in the study </w:delText>
        </w:r>
      </w:del>
      <w:r w:rsidRPr="000723FC">
        <w:rPr>
          <w:rFonts w:ascii="Times New Roman" w:eastAsia="Times New Roman" w:hAnsi="Times New Roman" w:cs="Times New Roman"/>
          <w:sz w:val="24"/>
          <w:szCs w:val="24"/>
        </w:rPr>
        <w:t xml:space="preserve">by </w:t>
      </w:r>
      <w:r w:rsidRPr="00854852">
        <w:rPr>
          <w:rFonts w:ascii="Times New Roman" w:eastAsia="Times New Roman" w:hAnsi="Times New Roman" w:cs="Times New Roman"/>
          <w:color w:val="00B050"/>
          <w:sz w:val="24"/>
          <w:szCs w:val="24"/>
        </w:rPr>
        <w:t xml:space="preserve">Khaitov et al. (2018) </w:t>
      </w:r>
      <w:r w:rsidRPr="000723FC">
        <w:rPr>
          <w:rFonts w:ascii="Times New Roman" w:eastAsia="Times New Roman" w:hAnsi="Times New Roman" w:cs="Times New Roman"/>
          <w:sz w:val="24"/>
          <w:szCs w:val="24"/>
        </w:rPr>
        <w:t xml:space="preserve">(see below). Here we show that the morphotype test is a promising tool. </w:t>
      </w:r>
      <w:r w:rsidRPr="005D6BC9">
        <w:rPr>
          <w:rFonts w:ascii="Times New Roman" w:eastAsia="Times New Roman" w:hAnsi="Times New Roman" w:cs="Times New Roman"/>
          <w:sz w:val="24"/>
          <w:szCs w:val="24"/>
        </w:rPr>
        <w:t>Once it has been evaluated, i.e. associations between morphotypes and species-specific genotypes have been analyzed</w:t>
      </w:r>
      <w:ins w:id="328" w:author="Väinölä, Risto" w:date="2020-09-14T08:21:00Z">
        <w:r w:rsidR="00F120D4">
          <w:rPr>
            <w:rFonts w:ascii="Times New Roman" w:eastAsia="Times New Roman" w:hAnsi="Times New Roman" w:cs="Times New Roman"/>
            <w:sz w:val="24"/>
            <w:szCs w:val="24"/>
          </w:rPr>
          <w:t xml:space="preserve"> [worked out?]</w:t>
        </w:r>
      </w:ins>
      <w:r w:rsidRPr="005D6BC9">
        <w:rPr>
          <w:rFonts w:ascii="Times New Roman" w:eastAsia="Times New Roman" w:hAnsi="Times New Roman" w:cs="Times New Roman"/>
          <w:sz w:val="24"/>
          <w:szCs w:val="24"/>
        </w:rPr>
        <w:t xml:space="preserve"> at the individual and the population level, it will hopefully deserve more attention from the blue mussel researchers.</w:t>
      </w:r>
      <w:r w:rsidRPr="000723FC">
        <w:rPr>
          <w:rFonts w:ascii="Times New Roman" w:eastAsia="Times New Roman" w:hAnsi="Times New Roman" w:cs="Times New Roman"/>
          <w:sz w:val="24"/>
          <w:szCs w:val="24"/>
        </w:rPr>
        <w:t xml:space="preserve"> </w:t>
      </w:r>
    </w:p>
    <w:p w14:paraId="4A9D424F" w14:textId="128572D9"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To note, another </w:t>
      </w:r>
      <w:del w:id="329" w:author="Väinölä, Risto" w:date="2020-09-14T08:25:00Z">
        <w:r w:rsidRPr="000723FC" w:rsidDel="00511188">
          <w:rPr>
            <w:rFonts w:ascii="Times New Roman" w:eastAsia="Times New Roman" w:hAnsi="Times New Roman" w:cs="Times New Roman"/>
            <w:sz w:val="24"/>
            <w:szCs w:val="24"/>
          </w:rPr>
          <w:delText xml:space="preserve">morphological </w:delText>
        </w:r>
      </w:del>
      <w:del w:id="330" w:author="Väinölä, Risto" w:date="2020-09-14T08:30:00Z">
        <w:r w:rsidRPr="000723FC" w:rsidDel="00511188">
          <w:rPr>
            <w:rFonts w:ascii="Times New Roman" w:eastAsia="Times New Roman" w:hAnsi="Times New Roman" w:cs="Times New Roman"/>
            <w:sz w:val="24"/>
            <w:szCs w:val="24"/>
          </w:rPr>
          <w:delText>express</w:delText>
        </w:r>
      </w:del>
      <w:r w:rsidRPr="000723FC">
        <w:rPr>
          <w:rFonts w:ascii="Times New Roman" w:eastAsia="Times New Roman" w:hAnsi="Times New Roman" w:cs="Times New Roman"/>
          <w:sz w:val="24"/>
          <w:szCs w:val="24"/>
        </w:rPr>
        <w:t xml:space="preserve"> method for </w:t>
      </w:r>
      <w:ins w:id="331" w:author="Väinölä, Risto" w:date="2020-09-14T08:30:00Z">
        <w:r w:rsidR="00511188">
          <w:rPr>
            <w:rFonts w:ascii="Times New Roman" w:eastAsia="Times New Roman" w:hAnsi="Times New Roman" w:cs="Times New Roman"/>
            <w:sz w:val="24"/>
            <w:szCs w:val="24"/>
          </w:rPr>
          <w:t xml:space="preserve">a fast </w:t>
        </w:r>
      </w:ins>
      <w:del w:id="332" w:author="Väinölä, Risto" w:date="2020-09-14T08:30:00Z">
        <w:r w:rsidRPr="000723FC" w:rsidDel="00511188">
          <w:rPr>
            <w:rFonts w:ascii="Times New Roman" w:eastAsia="Times New Roman" w:hAnsi="Times New Roman" w:cs="Times New Roman"/>
            <w:sz w:val="24"/>
            <w:szCs w:val="24"/>
          </w:rPr>
          <w:delText xml:space="preserve">the </w:delText>
        </w:r>
      </w:del>
      <w:ins w:id="333" w:author="Väinölä, Risto" w:date="2020-09-14T08:25:00Z">
        <w:r w:rsidR="00511188">
          <w:rPr>
            <w:rFonts w:ascii="Times New Roman" w:eastAsia="Times New Roman" w:hAnsi="Times New Roman" w:cs="Times New Roman"/>
            <w:sz w:val="24"/>
            <w:szCs w:val="24"/>
          </w:rPr>
          <w:t xml:space="preserve">morphological </w:t>
        </w:r>
      </w:ins>
      <w:r w:rsidRPr="000723FC">
        <w:rPr>
          <w:rFonts w:ascii="Times New Roman" w:eastAsia="Times New Roman" w:hAnsi="Times New Roman" w:cs="Times New Roman"/>
          <w:sz w:val="24"/>
          <w:szCs w:val="24"/>
        </w:rPr>
        <w:t>diagnos</w:t>
      </w:r>
      <w:del w:id="334" w:author="Väinölä, Risto" w:date="2020-09-14T08:25:00Z">
        <w:r w:rsidRPr="000723FC" w:rsidDel="00511188">
          <w:rPr>
            <w:rFonts w:ascii="Times New Roman" w:eastAsia="Times New Roman" w:hAnsi="Times New Roman" w:cs="Times New Roman"/>
            <w:sz w:val="24"/>
            <w:szCs w:val="24"/>
          </w:rPr>
          <w:delText>ti</w:delText>
        </w:r>
      </w:del>
      <w:ins w:id="335" w:author="Väinölä, Risto" w:date="2020-09-14T08:25:00Z">
        <w:r w:rsidR="00511188">
          <w:rPr>
            <w:rFonts w:ascii="Times New Roman" w:eastAsia="Times New Roman" w:hAnsi="Times New Roman" w:cs="Times New Roman"/>
            <w:sz w:val="24"/>
            <w:szCs w:val="24"/>
          </w:rPr>
          <w:t>i</w:t>
        </w:r>
      </w:ins>
      <w:del w:id="336" w:author="Väinölä, Risto" w:date="2020-09-14T08:25:00Z">
        <w:r w:rsidRPr="000723FC" w:rsidDel="00511188">
          <w:rPr>
            <w:rFonts w:ascii="Times New Roman" w:eastAsia="Times New Roman" w:hAnsi="Times New Roman" w:cs="Times New Roman"/>
            <w:sz w:val="24"/>
            <w:szCs w:val="24"/>
          </w:rPr>
          <w:delText>c</w:delText>
        </w:r>
      </w:del>
      <w:r w:rsidRPr="000723FC">
        <w:rPr>
          <w:rFonts w:ascii="Times New Roman" w:eastAsia="Times New Roman" w:hAnsi="Times New Roman" w:cs="Times New Roman"/>
          <w:sz w:val="24"/>
          <w:szCs w:val="24"/>
        </w:rPr>
        <w:t xml:space="preserve">s of </w:t>
      </w:r>
      <w:r w:rsidRPr="000723FC">
        <w:rPr>
          <w:rFonts w:ascii="Times New Roman" w:eastAsia="Times New Roman" w:hAnsi="Times New Roman" w:cs="Times New Roman"/>
          <w:i/>
          <w:sz w:val="24"/>
          <w:szCs w:val="24"/>
        </w:rPr>
        <w:t>M. trossulus</w:t>
      </w:r>
      <w:r w:rsidRPr="000723FC">
        <w:rPr>
          <w:rFonts w:ascii="Times New Roman" w:eastAsia="Times New Roman" w:hAnsi="Times New Roman" w:cs="Times New Roman"/>
          <w:sz w:val="24"/>
          <w:szCs w:val="24"/>
        </w:rPr>
        <w:t xml:space="preserve"> and </w:t>
      </w:r>
      <w:r w:rsidRPr="000723FC">
        <w:rPr>
          <w:rFonts w:ascii="Times New Roman" w:eastAsia="Times New Roman" w:hAnsi="Times New Roman" w:cs="Times New Roman"/>
          <w:i/>
          <w:sz w:val="24"/>
          <w:szCs w:val="24"/>
        </w:rPr>
        <w:t>M. edulis</w:t>
      </w:r>
      <w:r w:rsidRPr="000723FC">
        <w:rPr>
          <w:rFonts w:ascii="Times New Roman" w:eastAsia="Times New Roman" w:hAnsi="Times New Roman" w:cs="Times New Roman"/>
          <w:sz w:val="24"/>
          <w:szCs w:val="24"/>
        </w:rPr>
        <w:t xml:space="preserve"> was suggested by </w:t>
      </w:r>
      <w:r w:rsidRPr="00854852">
        <w:rPr>
          <w:rFonts w:ascii="Times New Roman" w:eastAsia="Times New Roman" w:hAnsi="Times New Roman" w:cs="Times New Roman"/>
          <w:color w:val="00B050"/>
          <w:sz w:val="24"/>
          <w:szCs w:val="24"/>
        </w:rPr>
        <w:t>Beaumont et al. (2008)</w:t>
      </w:r>
      <w:r w:rsidR="00AC5E1E">
        <w:rPr>
          <w:rFonts w:ascii="Times New Roman" w:eastAsia="Times New Roman" w:hAnsi="Times New Roman" w:cs="Times New Roman"/>
          <w:sz w:val="24"/>
          <w:szCs w:val="24"/>
        </w:rPr>
        <w:t>,</w:t>
      </w:r>
      <w:r w:rsidRPr="000723FC">
        <w:rPr>
          <w:rFonts w:ascii="Times New Roman" w:eastAsia="Times New Roman" w:hAnsi="Times New Roman" w:cs="Times New Roman"/>
          <w:sz w:val="24"/>
          <w:szCs w:val="24"/>
        </w:rPr>
        <w:t xml:space="preserve"> who showed that commercially damaging “fragile </w:t>
      </w:r>
      <w:r w:rsidRPr="00E15554">
        <w:rPr>
          <w:rFonts w:ascii="Times New Roman" w:eastAsia="Times New Roman" w:hAnsi="Times New Roman" w:cs="Times New Roman"/>
          <w:sz w:val="24"/>
          <w:szCs w:val="24"/>
        </w:rPr>
        <w:t xml:space="preserve">mussels” </w:t>
      </w:r>
      <w:del w:id="337" w:author="Väinölä, Risto" w:date="2020-09-14T08:34:00Z">
        <w:r w:rsidRPr="00E15554" w:rsidDel="00511188">
          <w:rPr>
            <w:rFonts w:ascii="Times New Roman" w:eastAsia="Times New Roman" w:hAnsi="Times New Roman" w:cs="Times New Roman"/>
            <w:sz w:val="24"/>
            <w:szCs w:val="24"/>
          </w:rPr>
          <w:delText>recorded on</w:delText>
        </w:r>
      </w:del>
      <w:ins w:id="338" w:author="Väinölä, Risto" w:date="2020-09-14T08:34:00Z">
        <w:r w:rsidR="00511188">
          <w:rPr>
            <w:rFonts w:ascii="Times New Roman" w:eastAsia="Times New Roman" w:hAnsi="Times New Roman" w:cs="Times New Roman"/>
            <w:sz w:val="24"/>
            <w:szCs w:val="24"/>
          </w:rPr>
          <w:t>in</w:t>
        </w:r>
      </w:ins>
      <w:r w:rsidRPr="00E15554">
        <w:rPr>
          <w:rFonts w:ascii="Times New Roman" w:eastAsia="Times New Roman" w:hAnsi="Times New Roman" w:cs="Times New Roman"/>
          <w:sz w:val="24"/>
          <w:szCs w:val="24"/>
        </w:rPr>
        <w:t xml:space="preserve"> </w:t>
      </w:r>
      <w:ins w:id="339" w:author="Väinölä, Risto" w:date="2020-09-14T08:34:00Z">
        <w:r w:rsidR="00702F28">
          <w:rPr>
            <w:rFonts w:ascii="Times New Roman" w:eastAsia="Times New Roman" w:hAnsi="Times New Roman" w:cs="Times New Roman"/>
            <w:sz w:val="24"/>
            <w:szCs w:val="24"/>
          </w:rPr>
          <w:t xml:space="preserve"> Scottish </w:t>
        </w:r>
      </w:ins>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plantations</w:t>
      </w:r>
      <w:del w:id="340" w:author="Väinölä, Risto" w:date="2020-09-14T08:34:00Z">
        <w:r w:rsidRPr="00E15554" w:rsidDel="00702F28">
          <w:rPr>
            <w:rFonts w:ascii="Times New Roman" w:eastAsia="Times New Roman" w:hAnsi="Times New Roman" w:cs="Times New Roman"/>
            <w:sz w:val="24"/>
            <w:szCs w:val="24"/>
          </w:rPr>
          <w:delText xml:space="preserve"> in Loch Etive (Scotland)</w:delText>
        </w:r>
      </w:del>
      <w:r w:rsidRPr="00E15554">
        <w:rPr>
          <w:rFonts w:ascii="Times New Roman" w:eastAsia="Times New Roman" w:hAnsi="Times New Roman" w:cs="Times New Roman"/>
          <w:sz w:val="24"/>
          <w:szCs w:val="24"/>
        </w:rPr>
        <w:t xml:space="preserve"> were genetically similar to </w:t>
      </w:r>
      <w:r w:rsidRPr="00E15554">
        <w:rPr>
          <w:rFonts w:ascii="Times New Roman" w:eastAsia="Times New Roman" w:hAnsi="Times New Roman" w:cs="Times New Roman"/>
          <w:i/>
          <w:sz w:val="24"/>
          <w:szCs w:val="24"/>
        </w:rPr>
        <w:t>M. trossulus</w:t>
      </w:r>
      <w:r w:rsidRPr="00E15554">
        <w:rPr>
          <w:rFonts w:ascii="Times New Roman" w:eastAsia="Times New Roman" w:hAnsi="Times New Roman" w:cs="Times New Roman"/>
          <w:sz w:val="24"/>
          <w:szCs w:val="24"/>
        </w:rPr>
        <w:t xml:space="preserve">. The </w:t>
      </w:r>
      <w:del w:id="341" w:author="Väinölä, Risto" w:date="2020-09-14T08:26:00Z">
        <w:r w:rsidRPr="00E15554" w:rsidDel="00511188">
          <w:rPr>
            <w:rFonts w:ascii="Times New Roman" w:eastAsia="Times New Roman" w:hAnsi="Times New Roman" w:cs="Times New Roman"/>
            <w:sz w:val="24"/>
            <w:szCs w:val="24"/>
          </w:rPr>
          <w:delText>“</w:delText>
        </w:r>
      </w:del>
      <w:r w:rsidRPr="00E15554">
        <w:rPr>
          <w:rFonts w:ascii="Times New Roman" w:eastAsia="Times New Roman" w:hAnsi="Times New Roman" w:cs="Times New Roman"/>
          <w:sz w:val="24"/>
          <w:szCs w:val="24"/>
        </w:rPr>
        <w:t>fragile</w:t>
      </w:r>
      <w:del w:id="342" w:author="Väinölä, Risto" w:date="2020-09-14T08:27:00Z">
        <w:r w:rsidRPr="00E15554" w:rsidDel="00511188">
          <w:rPr>
            <w:rFonts w:ascii="Times New Roman" w:eastAsia="Times New Roman" w:hAnsi="Times New Roman" w:cs="Times New Roman"/>
            <w:sz w:val="24"/>
            <w:szCs w:val="24"/>
          </w:rPr>
          <w:delText>”</w:delText>
        </w:r>
      </w:del>
      <w:r w:rsidRPr="00E15554">
        <w:rPr>
          <w:rFonts w:ascii="Times New Roman" w:eastAsia="Times New Roman" w:hAnsi="Times New Roman" w:cs="Times New Roman"/>
          <w:sz w:val="24"/>
          <w:szCs w:val="24"/>
        </w:rPr>
        <w:t xml:space="preserve"> mussels </w:t>
      </w:r>
      <w:del w:id="343" w:author="Väinölä, Risto" w:date="2020-09-14T08:27:00Z">
        <w:r w:rsidRPr="00E15554" w:rsidDel="00511188">
          <w:rPr>
            <w:rFonts w:ascii="Times New Roman" w:eastAsia="Times New Roman" w:hAnsi="Times New Roman" w:cs="Times New Roman"/>
            <w:sz w:val="24"/>
            <w:szCs w:val="24"/>
          </w:rPr>
          <w:delText>appeared to differ</w:delText>
        </w:r>
      </w:del>
      <w:ins w:id="344" w:author="Väinölä, Risto" w:date="2020-09-14T08:27:00Z">
        <w:r w:rsidR="00511188">
          <w:rPr>
            <w:rFonts w:ascii="Times New Roman" w:eastAsia="Times New Roman" w:hAnsi="Times New Roman" w:cs="Times New Roman"/>
            <w:sz w:val="24"/>
            <w:szCs w:val="24"/>
          </w:rPr>
          <w:t>differed</w:t>
        </w:r>
      </w:ins>
      <w:r w:rsidRPr="00E15554">
        <w:rPr>
          <w:rFonts w:ascii="Times New Roman" w:eastAsia="Times New Roman" w:hAnsi="Times New Roman" w:cs="Times New Roman"/>
          <w:sz w:val="24"/>
          <w:szCs w:val="24"/>
        </w:rPr>
        <w:t xml:space="preserve"> from </w:t>
      </w:r>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(and the reference </w:t>
      </w:r>
      <w:r w:rsidRPr="00E15554">
        <w:rPr>
          <w:rFonts w:ascii="Times New Roman" w:eastAsia="Times New Roman" w:hAnsi="Times New Roman" w:cs="Times New Roman"/>
          <w:i/>
          <w:sz w:val="24"/>
          <w:szCs w:val="24"/>
        </w:rPr>
        <w:t>M. galloprovincialis</w:t>
      </w:r>
      <w:r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 xml:space="preserve">by a </w:t>
      </w:r>
      <w:del w:id="345" w:author="Väinölä, Risto" w:date="2020-09-14T08:27:00Z">
        <w:r w:rsidR="000723FC" w:rsidRPr="00E15554" w:rsidDel="00511188">
          <w:rPr>
            <w:rFonts w:ascii="Times New Roman" w:eastAsia="Times New Roman" w:hAnsi="Times New Roman" w:cs="Times New Roman"/>
            <w:sz w:val="24"/>
            <w:szCs w:val="24"/>
          </w:rPr>
          <w:delText xml:space="preserve">complex </w:delText>
        </w:r>
      </w:del>
      <w:ins w:id="346" w:author="Väinölä, Risto" w:date="2020-09-14T08:27:00Z">
        <w:r w:rsidR="00511188" w:rsidRPr="00E15554">
          <w:rPr>
            <w:rFonts w:ascii="Times New Roman" w:eastAsia="Times New Roman" w:hAnsi="Times New Roman" w:cs="Times New Roman"/>
            <w:sz w:val="24"/>
            <w:szCs w:val="24"/>
          </w:rPr>
          <w:t>com</w:t>
        </w:r>
        <w:r w:rsidR="00511188">
          <w:rPr>
            <w:rFonts w:ascii="Times New Roman" w:eastAsia="Times New Roman" w:hAnsi="Times New Roman" w:cs="Times New Roman"/>
            <w:sz w:val="24"/>
            <w:szCs w:val="24"/>
          </w:rPr>
          <w:t>bination</w:t>
        </w:r>
        <w:r w:rsidR="00511188" w:rsidRPr="00E15554">
          <w:rPr>
            <w:rFonts w:ascii="Times New Roman" w:eastAsia="Times New Roman" w:hAnsi="Times New Roman" w:cs="Times New Roman"/>
            <w:sz w:val="24"/>
            <w:szCs w:val="24"/>
          </w:rPr>
          <w:t xml:space="preserve"> </w:t>
        </w:r>
      </w:ins>
      <w:r w:rsidR="000723FC" w:rsidRPr="00E15554">
        <w:rPr>
          <w:rFonts w:ascii="Times New Roman" w:eastAsia="Times New Roman" w:hAnsi="Times New Roman" w:cs="Times New Roman"/>
          <w:sz w:val="24"/>
          <w:szCs w:val="24"/>
        </w:rPr>
        <w:t xml:space="preserve">of shell traits including </w:t>
      </w:r>
      <w:r w:rsidR="00AC5E1E" w:rsidRPr="00E15554">
        <w:rPr>
          <w:rFonts w:ascii="Times New Roman" w:eastAsia="Times New Roman" w:hAnsi="Times New Roman" w:cs="Times New Roman"/>
          <w:sz w:val="24"/>
          <w:szCs w:val="24"/>
        </w:rPr>
        <w:t>shape</w:t>
      </w:r>
      <w:r w:rsidR="000723FC" w:rsidRPr="00E15554">
        <w:rPr>
          <w:rFonts w:ascii="Times New Roman" w:eastAsia="Times New Roman" w:hAnsi="Times New Roman" w:cs="Times New Roman"/>
          <w:sz w:val="24"/>
          <w:szCs w:val="24"/>
        </w:rPr>
        <w:t xml:space="preserve">, </w:t>
      </w:r>
      <w:r w:rsidR="00AC5E1E" w:rsidRPr="00E15554">
        <w:rPr>
          <w:rFonts w:ascii="Times New Roman" w:eastAsia="Times New Roman" w:hAnsi="Times New Roman" w:cs="Times New Roman"/>
          <w:sz w:val="24"/>
          <w:szCs w:val="24"/>
          <w:lang w:val="en-GB"/>
        </w:rPr>
        <w:t>the degree of expression</w:t>
      </w:r>
      <w:r w:rsidR="00AC5E1E"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of gr</w:t>
      </w:r>
      <w:r w:rsidR="00AC5E1E" w:rsidRPr="00E15554">
        <w:rPr>
          <w:rFonts w:ascii="Times New Roman" w:eastAsia="Times New Roman" w:hAnsi="Times New Roman" w:cs="Times New Roman"/>
          <w:sz w:val="24"/>
          <w:szCs w:val="24"/>
        </w:rPr>
        <w:t xml:space="preserve">owth ridges </w:t>
      </w:r>
      <w:del w:id="347" w:author="Väinölä, Risto" w:date="2020-09-14T08:28:00Z">
        <w:r w:rsidR="00AC5E1E" w:rsidRPr="00E15554" w:rsidDel="00511188">
          <w:rPr>
            <w:rFonts w:ascii="Times New Roman" w:eastAsia="Times New Roman" w:hAnsi="Times New Roman" w:cs="Times New Roman"/>
            <w:sz w:val="24"/>
            <w:szCs w:val="24"/>
          </w:rPr>
          <w:delText>as well as</w:delText>
        </w:r>
      </w:del>
      <w:ins w:id="348" w:author="Väinölä, Risto" w:date="2020-09-14T08:28:00Z">
        <w:r w:rsidR="00511188">
          <w:rPr>
            <w:rFonts w:ascii="Times New Roman" w:eastAsia="Times New Roman" w:hAnsi="Times New Roman" w:cs="Times New Roman"/>
            <w:sz w:val="24"/>
            <w:szCs w:val="24"/>
          </w:rPr>
          <w:t>and</w:t>
        </w:r>
      </w:ins>
      <w:r w:rsidR="00AC5E1E" w:rsidRPr="00E15554">
        <w:rPr>
          <w:rFonts w:ascii="Times New Roman" w:eastAsia="Times New Roman" w:hAnsi="Times New Roman" w:cs="Times New Roman"/>
          <w:sz w:val="24"/>
          <w:szCs w:val="24"/>
        </w:rPr>
        <w:t xml:space="preserve"> the colo</w:t>
      </w:r>
      <w:r w:rsidR="000723FC" w:rsidRPr="00E15554">
        <w:rPr>
          <w:rFonts w:ascii="Times New Roman" w:eastAsia="Times New Roman" w:hAnsi="Times New Roman" w:cs="Times New Roman"/>
          <w:sz w:val="24"/>
          <w:szCs w:val="24"/>
        </w:rPr>
        <w:t xml:space="preserve">r of the inside. </w:t>
      </w:r>
      <w:del w:id="349" w:author="Väinölä, Risto" w:date="2020-09-14T08:29:00Z">
        <w:r w:rsidRPr="00E15554" w:rsidDel="00511188">
          <w:rPr>
            <w:rFonts w:ascii="Times New Roman" w:eastAsia="Times New Roman" w:hAnsi="Times New Roman" w:cs="Times New Roman"/>
            <w:sz w:val="24"/>
            <w:szCs w:val="24"/>
          </w:rPr>
          <w:delText xml:space="preserve">However, </w:delText>
        </w:r>
        <w:r w:rsidR="00AC5E1E" w:rsidRPr="00E15554" w:rsidDel="00511188">
          <w:rPr>
            <w:rFonts w:ascii="Times New Roman" w:eastAsia="Times New Roman" w:hAnsi="Times New Roman" w:cs="Times New Roman"/>
            <w:sz w:val="24"/>
            <w:szCs w:val="24"/>
          </w:rPr>
          <w:delText>t</w:delText>
        </w:r>
      </w:del>
      <w:ins w:id="350" w:author="Väinölä, Risto" w:date="2020-09-14T08:29:00Z">
        <w:r w:rsidR="00511188">
          <w:rPr>
            <w:rFonts w:ascii="Times New Roman" w:eastAsia="Times New Roman" w:hAnsi="Times New Roman" w:cs="Times New Roman"/>
            <w:sz w:val="24"/>
            <w:szCs w:val="24"/>
          </w:rPr>
          <w:t>T</w:t>
        </w:r>
      </w:ins>
      <w:r w:rsidR="00AC5E1E" w:rsidRPr="00E15554">
        <w:rPr>
          <w:rFonts w:ascii="Times New Roman" w:eastAsia="Times New Roman" w:hAnsi="Times New Roman" w:cs="Times New Roman"/>
          <w:sz w:val="24"/>
          <w:szCs w:val="24"/>
        </w:rPr>
        <w:t xml:space="preserve">he </w:t>
      </w:r>
      <w:r w:rsidRPr="00E15554">
        <w:rPr>
          <w:rFonts w:ascii="Times New Roman" w:eastAsia="Times New Roman" w:hAnsi="Times New Roman" w:cs="Times New Roman"/>
          <w:sz w:val="24"/>
          <w:szCs w:val="24"/>
        </w:rPr>
        <w:t xml:space="preserve">promising </w:t>
      </w:r>
      <w:del w:id="351" w:author="Väinölä, Risto" w:date="2020-09-14T08:29:00Z">
        <w:r w:rsidRPr="00E15554" w:rsidDel="00511188">
          <w:rPr>
            <w:rFonts w:ascii="Times New Roman" w:eastAsia="Times New Roman" w:hAnsi="Times New Roman" w:cs="Times New Roman"/>
            <w:sz w:val="24"/>
            <w:szCs w:val="24"/>
          </w:rPr>
          <w:delText xml:space="preserve">approach to the </w:delText>
        </w:r>
      </w:del>
      <w:r w:rsidRPr="00E15554">
        <w:rPr>
          <w:rFonts w:ascii="Times New Roman" w:eastAsia="Times New Roman" w:hAnsi="Times New Roman" w:cs="Times New Roman"/>
          <w:sz w:val="24"/>
          <w:szCs w:val="24"/>
        </w:rPr>
        <w:t xml:space="preserve">identification </w:t>
      </w:r>
      <w:ins w:id="352" w:author="Väinölä, Risto" w:date="2020-09-14T08:29:00Z">
        <w:r w:rsidR="00511188">
          <w:rPr>
            <w:rFonts w:ascii="Times New Roman" w:eastAsia="Times New Roman" w:hAnsi="Times New Roman" w:cs="Times New Roman"/>
            <w:sz w:val="24"/>
            <w:szCs w:val="24"/>
          </w:rPr>
          <w:t xml:space="preserve">method </w:t>
        </w:r>
        <w:proofErr w:type="gramStart"/>
        <w:r w:rsidR="00511188">
          <w:rPr>
            <w:rFonts w:ascii="Times New Roman" w:eastAsia="Times New Roman" w:hAnsi="Times New Roman" w:cs="Times New Roman"/>
            <w:sz w:val="24"/>
            <w:szCs w:val="24"/>
          </w:rPr>
          <w:t>was however not de</w:t>
        </w:r>
      </w:ins>
      <w:ins w:id="353" w:author="Väinölä, Risto" w:date="2020-09-14T08:30:00Z">
        <w:r w:rsidR="00511188">
          <w:rPr>
            <w:rFonts w:ascii="Times New Roman" w:eastAsia="Times New Roman" w:hAnsi="Times New Roman" w:cs="Times New Roman"/>
            <w:sz w:val="24"/>
            <w:szCs w:val="24"/>
          </w:rPr>
          <w:t>veloped</w:t>
        </w:r>
        <w:proofErr w:type="gramEnd"/>
        <w:r w:rsidR="00511188">
          <w:rPr>
            <w:rFonts w:ascii="Times New Roman" w:eastAsia="Times New Roman" w:hAnsi="Times New Roman" w:cs="Times New Roman"/>
            <w:sz w:val="24"/>
            <w:szCs w:val="24"/>
          </w:rPr>
          <w:t xml:space="preserve"> further</w:t>
        </w:r>
      </w:ins>
      <w:del w:id="354" w:author="Väinölä, Risto" w:date="2020-09-14T08:30:00Z">
        <w:r w:rsidRPr="00E15554" w:rsidDel="00511188">
          <w:rPr>
            <w:rFonts w:ascii="Times New Roman" w:eastAsia="Times New Roman" w:hAnsi="Times New Roman" w:cs="Times New Roman"/>
            <w:sz w:val="24"/>
            <w:szCs w:val="24"/>
          </w:rPr>
          <w:delText>of species based on these traits has remained underdeveloped</w:delText>
        </w:r>
      </w:del>
      <w:r w:rsidRPr="00E15554">
        <w:rPr>
          <w:rFonts w:ascii="Times New Roman" w:eastAsia="Times New Roman" w:hAnsi="Times New Roman" w:cs="Times New Roman"/>
          <w:sz w:val="24"/>
          <w:szCs w:val="24"/>
        </w:rPr>
        <w:t xml:space="preserve">. </w:t>
      </w:r>
      <w:del w:id="355" w:author="Väinölä, Risto" w:date="2020-09-14T08:31:00Z">
        <w:r w:rsidRPr="00E15554" w:rsidDel="00511188">
          <w:rPr>
            <w:rFonts w:ascii="Times New Roman" w:eastAsia="Times New Roman" w:hAnsi="Times New Roman" w:cs="Times New Roman"/>
            <w:sz w:val="24"/>
            <w:szCs w:val="24"/>
          </w:rPr>
          <w:delText xml:space="preserve">By </w:delText>
        </w:r>
      </w:del>
      <w:ins w:id="356" w:author="Väinölä, Risto" w:date="2020-09-14T08:32:00Z">
        <w:r w:rsidR="00511188">
          <w:rPr>
            <w:rFonts w:ascii="Times New Roman" w:eastAsia="Times New Roman" w:hAnsi="Times New Roman" w:cs="Times New Roman"/>
            <w:sz w:val="24"/>
            <w:szCs w:val="24"/>
          </w:rPr>
          <w:t xml:space="preserve">A </w:t>
        </w:r>
      </w:ins>
      <w:del w:id="357" w:author="Väinölä, Risto" w:date="2020-09-14T08:32:00Z">
        <w:r w:rsidRPr="00E15554" w:rsidDel="00511188">
          <w:rPr>
            <w:rFonts w:ascii="Times New Roman" w:eastAsia="Times New Roman" w:hAnsi="Times New Roman" w:cs="Times New Roman"/>
            <w:sz w:val="24"/>
            <w:szCs w:val="24"/>
          </w:rPr>
          <w:delText xml:space="preserve">comparing </w:delText>
        </w:r>
      </w:del>
      <w:ins w:id="358" w:author="Väinölä, Risto" w:date="2020-09-14T08:32:00Z">
        <w:r w:rsidR="00511188" w:rsidRPr="00E15554">
          <w:rPr>
            <w:rFonts w:ascii="Times New Roman" w:eastAsia="Times New Roman" w:hAnsi="Times New Roman" w:cs="Times New Roman"/>
            <w:sz w:val="24"/>
            <w:szCs w:val="24"/>
          </w:rPr>
          <w:t>compari</w:t>
        </w:r>
        <w:r w:rsidR="00511188">
          <w:rPr>
            <w:rFonts w:ascii="Times New Roman" w:eastAsia="Times New Roman" w:hAnsi="Times New Roman" w:cs="Times New Roman"/>
            <w:sz w:val="24"/>
            <w:szCs w:val="24"/>
          </w:rPr>
          <w:t>son</w:t>
        </w:r>
        <w:r w:rsidR="00511188" w:rsidRPr="00E15554">
          <w:rPr>
            <w:rFonts w:ascii="Times New Roman" w:eastAsia="Times New Roman" w:hAnsi="Times New Roman" w:cs="Times New Roman"/>
            <w:sz w:val="24"/>
            <w:szCs w:val="24"/>
          </w:rPr>
          <w:t xml:space="preserve"> </w:t>
        </w:r>
        <w:r w:rsidR="00511188">
          <w:rPr>
            <w:rFonts w:ascii="Times New Roman" w:eastAsia="Times New Roman" w:hAnsi="Times New Roman" w:cs="Times New Roman"/>
            <w:sz w:val="24"/>
            <w:szCs w:val="24"/>
          </w:rPr>
          <w:t xml:space="preserve">of </w:t>
        </w:r>
      </w:ins>
      <w:r w:rsidRPr="00E15554">
        <w:rPr>
          <w:rFonts w:ascii="Times New Roman" w:eastAsia="Times New Roman" w:hAnsi="Times New Roman" w:cs="Times New Roman"/>
          <w:sz w:val="24"/>
          <w:szCs w:val="24"/>
        </w:rPr>
        <w:t>the photo</w:t>
      </w:r>
      <w:ins w:id="359" w:author="Väinölä, Risto" w:date="2020-09-14T08:31:00Z">
        <w:r w:rsidR="00511188">
          <w:rPr>
            <w:rFonts w:ascii="Times New Roman" w:eastAsia="Times New Roman" w:hAnsi="Times New Roman" w:cs="Times New Roman"/>
            <w:sz w:val="24"/>
            <w:szCs w:val="24"/>
          </w:rPr>
          <w:t>graph</w:t>
        </w:r>
      </w:ins>
      <w:r w:rsidRPr="00E15554">
        <w:rPr>
          <w:rFonts w:ascii="Times New Roman" w:eastAsia="Times New Roman" w:hAnsi="Times New Roman" w:cs="Times New Roman"/>
          <w:sz w:val="24"/>
          <w:szCs w:val="24"/>
        </w:rPr>
        <w:t xml:space="preserve">s of </w:t>
      </w:r>
      <w:del w:id="360" w:author="Väinölä, Risto" w:date="2020-09-14T08:31:00Z">
        <w:r w:rsidRPr="00E15554" w:rsidDel="00511188">
          <w:rPr>
            <w:rFonts w:ascii="Times New Roman" w:eastAsia="Times New Roman" w:hAnsi="Times New Roman" w:cs="Times New Roman"/>
            <w:sz w:val="24"/>
            <w:szCs w:val="24"/>
          </w:rPr>
          <w:delText xml:space="preserve">mussel </w:delText>
        </w:r>
      </w:del>
      <w:r w:rsidRPr="00E15554">
        <w:rPr>
          <w:rFonts w:ascii="Times New Roman" w:eastAsia="Times New Roman" w:hAnsi="Times New Roman" w:cs="Times New Roman"/>
          <w:sz w:val="24"/>
          <w:szCs w:val="24"/>
        </w:rPr>
        <w:t xml:space="preserve">shells in </w:t>
      </w:r>
      <w:r w:rsidRPr="00854852">
        <w:rPr>
          <w:rFonts w:ascii="Times New Roman" w:eastAsia="Times New Roman" w:hAnsi="Times New Roman" w:cs="Times New Roman"/>
          <w:color w:val="00B050"/>
          <w:sz w:val="24"/>
          <w:szCs w:val="24"/>
        </w:rPr>
        <w:t xml:space="preserve">Beaumont et al. (2008) </w:t>
      </w:r>
      <w:r w:rsidRPr="00E15554">
        <w:rPr>
          <w:rFonts w:ascii="Times New Roman" w:eastAsia="Times New Roman" w:hAnsi="Times New Roman" w:cs="Times New Roman"/>
          <w:sz w:val="24"/>
          <w:szCs w:val="24"/>
        </w:rPr>
        <w:t xml:space="preserve">with </w:t>
      </w:r>
      <w:del w:id="361" w:author="Väinölä, Risto" w:date="2020-09-14T08:33:00Z">
        <w:r w:rsidRPr="00E15554" w:rsidDel="00511188">
          <w:rPr>
            <w:rFonts w:ascii="Times New Roman" w:eastAsia="Times New Roman" w:hAnsi="Times New Roman" w:cs="Times New Roman"/>
            <w:sz w:val="24"/>
            <w:szCs w:val="24"/>
          </w:rPr>
          <w:delText xml:space="preserve">the </w:delText>
        </w:r>
      </w:del>
      <w:del w:id="362" w:author="Väinölä, Risto" w:date="2020-09-14T08:32:00Z">
        <w:r w:rsidRPr="00E15554" w:rsidDel="00511188">
          <w:rPr>
            <w:rFonts w:ascii="Times New Roman" w:eastAsia="Times New Roman" w:hAnsi="Times New Roman" w:cs="Times New Roman"/>
            <w:sz w:val="24"/>
            <w:szCs w:val="24"/>
          </w:rPr>
          <w:delText>photos of shells from</w:delText>
        </w:r>
      </w:del>
      <w:del w:id="363" w:author="Väinölä, Risto" w:date="2020-09-14T08:33:00Z">
        <w:r w:rsidRPr="00E15554" w:rsidDel="00511188">
          <w:rPr>
            <w:rFonts w:ascii="Times New Roman" w:eastAsia="Times New Roman" w:hAnsi="Times New Roman" w:cs="Times New Roman"/>
            <w:sz w:val="24"/>
            <w:szCs w:val="24"/>
          </w:rPr>
          <w:delText xml:space="preserve"> </w:delText>
        </w:r>
      </w:del>
      <w:r w:rsidRPr="00E15554">
        <w:rPr>
          <w:rFonts w:ascii="Times New Roman" w:eastAsia="Times New Roman" w:hAnsi="Times New Roman" w:cs="Times New Roman"/>
          <w:sz w:val="24"/>
          <w:szCs w:val="24"/>
        </w:rPr>
        <w:t xml:space="preserve">our Barents Sea samples </w:t>
      </w:r>
      <w:r w:rsidR="00A338C1" w:rsidRPr="00E15554">
        <w:rPr>
          <w:rFonts w:ascii="Times New Roman" w:eastAsia="Times New Roman" w:hAnsi="Times New Roman" w:cs="Times New Roman"/>
          <w:sz w:val="24"/>
          <w:szCs w:val="24"/>
        </w:rPr>
        <w:t>(</w:t>
      </w:r>
      <w:r w:rsidRPr="00E15554">
        <w:rPr>
          <w:rFonts w:ascii="Times New Roman" w:eastAsia="Times New Roman" w:hAnsi="Times New Roman" w:cs="Times New Roman"/>
          <w:b/>
          <w:sz w:val="24"/>
          <w:szCs w:val="24"/>
        </w:rPr>
        <w:t>S</w:t>
      </w:r>
      <w:r w:rsidR="00A338C1" w:rsidRPr="00E15554">
        <w:rPr>
          <w:rFonts w:ascii="Times New Roman" w:eastAsia="Times New Roman" w:hAnsi="Times New Roman" w:cs="Times New Roman"/>
          <w:b/>
          <w:sz w:val="24"/>
          <w:szCs w:val="24"/>
        </w:rPr>
        <w:t>1</w:t>
      </w:r>
      <w:r w:rsidRPr="00E15554">
        <w:rPr>
          <w:rFonts w:ascii="Times New Roman" w:eastAsia="Times New Roman" w:hAnsi="Times New Roman" w:cs="Times New Roman"/>
          <w:b/>
          <w:sz w:val="24"/>
          <w:szCs w:val="24"/>
        </w:rPr>
        <w:t xml:space="preserve"> Fig. </w:t>
      </w:r>
      <w:r w:rsidR="00A338C1" w:rsidRPr="00E15554">
        <w:rPr>
          <w:rFonts w:ascii="Times New Roman" w:eastAsia="Times New Roman" w:hAnsi="Times New Roman" w:cs="Times New Roman"/>
          <w:b/>
          <w:sz w:val="24"/>
          <w:szCs w:val="24"/>
        </w:rPr>
        <w:t>E</w:t>
      </w:r>
      <w:r w:rsidRPr="00E15554">
        <w:rPr>
          <w:rFonts w:ascii="Times New Roman" w:eastAsia="Times New Roman" w:hAnsi="Times New Roman" w:cs="Times New Roman"/>
          <w:sz w:val="24"/>
          <w:szCs w:val="24"/>
        </w:rPr>
        <w:t>)</w:t>
      </w:r>
      <w:ins w:id="364" w:author="Väinölä, Risto" w:date="2020-09-14T08:32:00Z">
        <w:r w:rsidR="00511188">
          <w:rPr>
            <w:rFonts w:ascii="Times New Roman" w:eastAsia="Times New Roman" w:hAnsi="Times New Roman" w:cs="Times New Roman"/>
            <w:sz w:val="24"/>
            <w:szCs w:val="24"/>
          </w:rPr>
          <w:t xml:space="preserve"> shows</w:t>
        </w:r>
      </w:ins>
      <w:del w:id="365" w:author="Väinölä, Risto" w:date="2020-09-14T08:33:00Z">
        <w:r w:rsidRPr="00E15554" w:rsidDel="00511188">
          <w:rPr>
            <w:rFonts w:ascii="Times New Roman" w:eastAsia="Times New Roman" w:hAnsi="Times New Roman" w:cs="Times New Roman"/>
            <w:sz w:val="24"/>
            <w:szCs w:val="24"/>
          </w:rPr>
          <w:delText>, one can see</w:delText>
        </w:r>
      </w:del>
      <w:r w:rsidRPr="00E15554">
        <w:rPr>
          <w:rFonts w:ascii="Times New Roman" w:eastAsia="Times New Roman" w:hAnsi="Times New Roman" w:cs="Times New Roman"/>
          <w:sz w:val="24"/>
          <w:szCs w:val="24"/>
        </w:rPr>
        <w:t xml:space="preserve"> that the </w:t>
      </w:r>
      <w:ins w:id="366" w:author="Väinölä, Risto" w:date="2020-09-14T08:33:00Z">
        <w:r w:rsidR="00511188">
          <w:rPr>
            <w:rFonts w:ascii="Times New Roman" w:eastAsia="Times New Roman" w:hAnsi="Times New Roman" w:cs="Times New Roman"/>
            <w:sz w:val="24"/>
            <w:szCs w:val="24"/>
          </w:rPr>
          <w:t xml:space="preserve">interspecies </w:t>
        </w:r>
      </w:ins>
      <w:r w:rsidRPr="00E15554">
        <w:rPr>
          <w:rFonts w:ascii="Times New Roman" w:eastAsia="Times New Roman" w:hAnsi="Times New Roman" w:cs="Times New Roman"/>
          <w:sz w:val="24"/>
          <w:szCs w:val="24"/>
        </w:rPr>
        <w:t xml:space="preserve">differences </w:t>
      </w:r>
      <w:del w:id="367" w:author="Väinölä, Risto" w:date="2020-09-14T08:33:00Z">
        <w:r w:rsidRPr="00E15554" w:rsidDel="00511188">
          <w:rPr>
            <w:rFonts w:ascii="Times New Roman" w:eastAsia="Times New Roman" w:hAnsi="Times New Roman" w:cs="Times New Roman"/>
            <w:sz w:val="24"/>
            <w:szCs w:val="24"/>
          </w:rPr>
          <w:delText xml:space="preserve">between these two species </w:delText>
        </w:r>
      </w:del>
      <w:r w:rsidRPr="00E15554">
        <w:rPr>
          <w:rFonts w:ascii="Times New Roman" w:eastAsia="Times New Roman" w:hAnsi="Times New Roman" w:cs="Times New Roman"/>
          <w:sz w:val="24"/>
          <w:szCs w:val="24"/>
        </w:rPr>
        <w:t xml:space="preserve">in </w:t>
      </w:r>
      <w:r w:rsidR="00E15554" w:rsidRPr="00E15554">
        <w:rPr>
          <w:rFonts w:ascii="Times New Roman" w:eastAsia="Times New Roman" w:hAnsi="Times New Roman" w:cs="Times New Roman"/>
          <w:sz w:val="24"/>
          <w:szCs w:val="24"/>
        </w:rPr>
        <w:t xml:space="preserve">the Barents Sea </w:t>
      </w:r>
      <w:r w:rsidR="00E15554">
        <w:rPr>
          <w:rFonts w:ascii="Times New Roman" w:eastAsia="Times New Roman" w:hAnsi="Times New Roman" w:cs="Times New Roman"/>
          <w:sz w:val="24"/>
          <w:szCs w:val="24"/>
        </w:rPr>
        <w:t xml:space="preserve">are less striking than in </w:t>
      </w:r>
      <w:r w:rsidRPr="00E15554">
        <w:rPr>
          <w:rFonts w:ascii="Times New Roman" w:eastAsia="Times New Roman" w:hAnsi="Times New Roman" w:cs="Times New Roman"/>
          <w:sz w:val="24"/>
          <w:szCs w:val="24"/>
        </w:rPr>
        <w:t>Scotland.</w:t>
      </w:r>
    </w:p>
    <w:p w14:paraId="0E05BE19" w14:textId="77777777" w:rsidR="003D661E" w:rsidRPr="00C4235D" w:rsidRDefault="003D661E" w:rsidP="004F5A70">
      <w:pPr>
        <w:spacing w:before="120" w:after="0" w:line="360" w:lineRule="auto"/>
        <w:rPr>
          <w:rFonts w:ascii="Times New Roman" w:eastAsia="Times New Roman" w:hAnsi="Times New Roman" w:cs="Times New Roman"/>
          <w:sz w:val="24"/>
          <w:szCs w:val="24"/>
        </w:rPr>
      </w:pPr>
      <w:r w:rsidRPr="00C4235D">
        <w:rPr>
          <w:rFonts w:ascii="Times New Roman" w:eastAsia="Times New Roman" w:hAnsi="Times New Roman" w:cs="Times New Roman"/>
          <w:sz w:val="24"/>
          <w:szCs w:val="24"/>
        </w:rPr>
        <w:t xml:space="preserve">We will start with the discussion 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14:paraId="0D5A800E" w14:textId="200B9C18" w:rsidR="003D661E" w:rsidRPr="0058152C" w:rsidRDefault="003D661E" w:rsidP="004F5A70">
      <w:pPr>
        <w:spacing w:before="120" w:after="0" w:line="360" w:lineRule="auto"/>
        <w:rPr>
          <w:rFonts w:ascii="Times New Roman" w:eastAsia="Times New Roman" w:hAnsi="Times New Roman" w:cs="Times New Roman"/>
          <w:b/>
          <w:sz w:val="24"/>
          <w:szCs w:val="24"/>
        </w:rPr>
      </w:pPr>
      <w:del w:id="368" w:author="Väinölä, Risto" w:date="2020-09-14T08:36:00Z">
        <w:r w:rsidDel="00702F28">
          <w:rPr>
            <w:rFonts w:ascii="Times New Roman" w:eastAsia="Times New Roman" w:hAnsi="Times New Roman" w:cs="Times New Roman"/>
            <w:b/>
            <w:sz w:val="24"/>
            <w:szCs w:val="24"/>
            <w:lang w:val="en-GB"/>
          </w:rPr>
          <w:delText>Factors affecting</w:delText>
        </w:r>
      </w:del>
      <w:ins w:id="369" w:author="Väinölä, Risto" w:date="2020-09-14T08:36:00Z">
        <w:r w:rsidR="00702F28">
          <w:rPr>
            <w:rFonts w:ascii="Times New Roman" w:eastAsia="Times New Roman" w:hAnsi="Times New Roman" w:cs="Times New Roman"/>
            <w:b/>
            <w:sz w:val="24"/>
            <w:szCs w:val="24"/>
            <w:lang w:val="en-GB"/>
          </w:rPr>
          <w:t>Variation of</w:t>
        </w:r>
      </w:ins>
      <w:r>
        <w:rPr>
          <w:rFonts w:ascii="Times New Roman" w:eastAsia="Times New Roman" w:hAnsi="Times New Roman" w:cs="Times New Roman"/>
          <w:b/>
          <w:sz w:val="24"/>
          <w:szCs w:val="24"/>
          <w:lang w:val="en-GB"/>
        </w:rPr>
        <w:t xml:space="preserve"> morphotype frequencies </w:t>
      </w:r>
      <w:del w:id="370" w:author="Väinölä, Risto" w:date="2020-09-14T08:36:00Z">
        <w:r w:rsidDel="00702F28">
          <w:rPr>
            <w:rFonts w:ascii="Times New Roman" w:eastAsia="Times New Roman" w:hAnsi="Times New Roman" w:cs="Times New Roman"/>
            <w:b/>
            <w:sz w:val="24"/>
            <w:szCs w:val="24"/>
            <w:lang w:val="en-GB"/>
          </w:rPr>
          <w:delText xml:space="preserve">in </w:delText>
        </w:r>
      </w:del>
      <w:ins w:id="371" w:author="Väinölä, Risto" w:date="2020-09-14T08:36:00Z">
        <w:r w:rsidR="00702F28">
          <w:rPr>
            <w:rFonts w:ascii="Times New Roman" w:eastAsia="Times New Roman" w:hAnsi="Times New Roman" w:cs="Times New Roman"/>
            <w:b/>
            <w:sz w:val="24"/>
            <w:szCs w:val="24"/>
            <w:lang w:val="en-GB"/>
          </w:rPr>
          <w:t>among</w:t>
        </w:r>
        <w:r w:rsidR="00702F28">
          <w:rPr>
            <w:rFonts w:ascii="Times New Roman" w:eastAsia="Times New Roman" w:hAnsi="Times New Roman" w:cs="Times New Roman"/>
            <w:b/>
            <w:sz w:val="24"/>
            <w:szCs w:val="24"/>
            <w:lang w:val="en-GB"/>
          </w:rPr>
          <w:t xml:space="preserve"> </w:t>
        </w:r>
      </w:ins>
      <w:r>
        <w:rPr>
          <w:rFonts w:ascii="Times New Roman" w:eastAsia="Times New Roman" w:hAnsi="Times New Roman" w:cs="Times New Roman"/>
          <w:b/>
          <w:sz w:val="24"/>
          <w:szCs w:val="24"/>
          <w:lang w:val="en-GB"/>
        </w:rPr>
        <w:t>conspecific</w:t>
      </w:r>
      <w:ins w:id="372" w:author="Väinölä, Risto" w:date="2020-09-14T08:36:00Z">
        <w:r w:rsidR="00702F28">
          <w:rPr>
            <w:rFonts w:ascii="Times New Roman" w:eastAsia="Times New Roman" w:hAnsi="Times New Roman" w:cs="Times New Roman"/>
            <w:b/>
            <w:sz w:val="24"/>
            <w:szCs w:val="24"/>
            <w:lang w:val="en-GB"/>
          </w:rPr>
          <w:t xml:space="preserve"> populations</w:t>
        </w:r>
      </w:ins>
      <w:del w:id="373" w:author="Väinölä, Risto" w:date="2020-09-14T08:36:00Z">
        <w:r w:rsidDel="00702F28">
          <w:rPr>
            <w:rFonts w:ascii="Times New Roman" w:eastAsia="Times New Roman" w:hAnsi="Times New Roman" w:cs="Times New Roman"/>
            <w:b/>
            <w:sz w:val="24"/>
            <w:szCs w:val="24"/>
            <w:lang w:val="en-GB"/>
          </w:rPr>
          <w:delText>s</w:delText>
        </w:r>
      </w:del>
    </w:p>
    <w:p w14:paraId="63EF4AB0" w14:textId="7994ACDB" w:rsidR="003D661E" w:rsidRPr="005F0E7B" w:rsidRDefault="003D661E" w:rsidP="004F5A70">
      <w:pPr>
        <w:spacing w:before="120" w:after="0" w:line="360" w:lineRule="auto"/>
        <w:rPr>
          <w:rFonts w:ascii="Times New Roman" w:eastAsia="Times New Roman" w:hAnsi="Times New Roman" w:cs="Times New Roman"/>
          <w:b/>
          <w:sz w:val="24"/>
          <w:szCs w:val="24"/>
        </w:rPr>
      </w:pPr>
      <w:r w:rsidRPr="008F2769">
        <w:rPr>
          <w:rFonts w:ascii="Times New Roman" w:eastAsia="Times New Roman" w:hAnsi="Times New Roman" w:cs="Times New Roman"/>
          <w:sz w:val="24"/>
          <w:szCs w:val="24"/>
        </w:rPr>
        <w:t xml:space="preserve">Some variation in </w:t>
      </w:r>
      <w:r w:rsidRPr="008F2769">
        <w:rPr>
          <w:rFonts w:ascii="Times New Roman" w:eastAsia="Times New Roman" w:hAnsi="Times New Roman" w:cs="Times New Roman"/>
          <w:sz w:val="24"/>
          <w:szCs w:val="24"/>
          <w:lang w:val="en-GB"/>
        </w:rPr>
        <w:t xml:space="preserve">the </w:t>
      </w:r>
      <w:r w:rsidRPr="008F2769">
        <w:rPr>
          <w:rFonts w:ascii="Times New Roman" w:eastAsia="Times New Roman" w:hAnsi="Times New Roman" w:cs="Times New Roman"/>
          <w:sz w:val="24"/>
          <w:szCs w:val="24"/>
        </w:rPr>
        <w:t xml:space="preserve">morphotype frequencies </w:t>
      </w:r>
      <w:proofErr w:type="gramStart"/>
      <w:r w:rsidRPr="008F2769">
        <w:rPr>
          <w:rFonts w:ascii="Times New Roman" w:eastAsia="Times New Roman" w:hAnsi="Times New Roman" w:cs="Times New Roman"/>
          <w:sz w:val="24"/>
          <w:szCs w:val="24"/>
        </w:rPr>
        <w:t>was observed</w:t>
      </w:r>
      <w:proofErr w:type="gramEnd"/>
      <w:r w:rsidRPr="008F2769">
        <w:rPr>
          <w:rFonts w:ascii="Times New Roman" w:eastAsia="Times New Roman" w:hAnsi="Times New Roman" w:cs="Times New Roman"/>
          <w:sz w:val="24"/>
          <w:szCs w:val="24"/>
        </w:rPr>
        <w:t xml:space="preserve"> among putatively pure conspecific populations sampled at a distance from </w:t>
      </w:r>
      <w:r w:rsidRPr="00854852">
        <w:rPr>
          <w:rFonts w:ascii="Times New Roman" w:eastAsia="Times New Roman" w:hAnsi="Times New Roman" w:cs="Times New Roman"/>
          <w:sz w:val="24"/>
          <w:szCs w:val="24"/>
        </w:rPr>
        <w:t xml:space="preserve">the contact zones. </w:t>
      </w:r>
      <w:del w:id="374" w:author="Väinölä, Risto" w:date="2020-09-14T08:39:00Z">
        <w:r w:rsidRPr="00854852" w:rsidDel="00702F28">
          <w:rPr>
            <w:rFonts w:ascii="Times New Roman" w:eastAsia="Times New Roman" w:hAnsi="Times New Roman" w:cs="Times New Roman"/>
            <w:sz w:val="24"/>
            <w:szCs w:val="24"/>
          </w:rPr>
          <w:delText xml:space="preserve">The </w:delText>
        </w:r>
      </w:del>
      <w:ins w:id="375" w:author="Väinölä, Risto" w:date="2020-09-14T08:39:00Z">
        <w:r w:rsidR="00702F28">
          <w:rPr>
            <w:rFonts w:ascii="Times New Roman" w:eastAsia="Times New Roman" w:hAnsi="Times New Roman" w:cs="Times New Roman"/>
            <w:sz w:val="24"/>
            <w:szCs w:val="24"/>
          </w:rPr>
          <w:t>S</w:t>
        </w:r>
      </w:ins>
      <w:del w:id="376" w:author="Väinölä, Risto" w:date="2020-09-14T08:39:00Z">
        <w:r w:rsidRPr="00854852" w:rsidDel="00702F28">
          <w:rPr>
            <w:rFonts w:ascii="Times New Roman" w:eastAsia="Times New Roman" w:hAnsi="Times New Roman" w:cs="Times New Roman"/>
            <w:sz w:val="24"/>
            <w:szCs w:val="24"/>
          </w:rPr>
          <w:delText>s</w:delText>
        </w:r>
      </w:del>
      <w:r w:rsidRPr="00854852">
        <w:rPr>
          <w:rFonts w:ascii="Times New Roman" w:eastAsia="Times New Roman" w:hAnsi="Times New Roman" w:cs="Times New Roman"/>
          <w:sz w:val="24"/>
          <w:szCs w:val="24"/>
        </w:rPr>
        <w:t>amples of</w:t>
      </w:r>
      <w:ins w:id="377" w:author="Väinölä, Risto" w:date="2020-09-14T08:39:00Z">
        <w:r w:rsidR="00702F28">
          <w:rPr>
            <w:rFonts w:ascii="Times New Roman" w:eastAsia="Times New Roman" w:hAnsi="Times New Roman" w:cs="Times New Roman"/>
            <w:sz w:val="24"/>
            <w:szCs w:val="24"/>
          </w:rPr>
          <w:t xml:space="preserve"> pure</w:t>
        </w:r>
      </w:ins>
      <w:r w:rsidRPr="00854852">
        <w:rPr>
          <w:rFonts w:ascii="Times New Roman" w:eastAsia="Times New Roman" w:hAnsi="Times New Roman" w:cs="Times New Roman"/>
          <w:sz w:val="24"/>
          <w:szCs w:val="24"/>
        </w:rPr>
        <w:t xml:space="preserve"> </w:t>
      </w:r>
      <w:r w:rsidRPr="00854852">
        <w:rPr>
          <w:rFonts w:ascii="Times New Roman" w:eastAsia="Times New Roman" w:hAnsi="Times New Roman" w:cs="Times New Roman"/>
          <w:i/>
          <w:sz w:val="24"/>
          <w:szCs w:val="24"/>
        </w:rPr>
        <w:t>M. edulis</w:t>
      </w:r>
      <w:r w:rsidRPr="00854852">
        <w:rPr>
          <w:rFonts w:ascii="Times New Roman" w:eastAsia="Times New Roman" w:hAnsi="Times New Roman" w:cs="Times New Roman"/>
          <w:sz w:val="24"/>
          <w:szCs w:val="24"/>
        </w:rPr>
        <w:t xml:space="preserve"> from the temperate seas (i.e. all except those from the </w:t>
      </w:r>
      <w:r w:rsidR="008F6682" w:rsidRPr="00854852">
        <w:rPr>
          <w:rFonts w:ascii="Times New Roman" w:eastAsia="Times New Roman" w:hAnsi="Times New Roman" w:cs="Times New Roman"/>
          <w:sz w:val="24"/>
          <w:szCs w:val="24"/>
        </w:rPr>
        <w:t xml:space="preserve">eastern </w:t>
      </w:r>
      <w:r w:rsidRPr="00854852">
        <w:rPr>
          <w:rFonts w:ascii="Times New Roman" w:eastAsia="Times New Roman" w:hAnsi="Times New Roman" w:cs="Times New Roman"/>
          <w:sz w:val="24"/>
          <w:szCs w:val="24"/>
        </w:rPr>
        <w:t xml:space="preserve">Barents Sea and Greenland) </w:t>
      </w:r>
      <w:del w:id="378" w:author="Väinölä, Risto" w:date="2020-09-14T08:39:00Z">
        <w:r w:rsidRPr="00854852" w:rsidDel="00702F28">
          <w:rPr>
            <w:rFonts w:ascii="Times New Roman" w:eastAsia="Times New Roman" w:hAnsi="Times New Roman" w:cs="Times New Roman"/>
            <w:sz w:val="24"/>
            <w:szCs w:val="24"/>
          </w:rPr>
          <w:delText>appeared to be</w:delText>
        </w:r>
      </w:del>
      <w:ins w:id="379" w:author="Väinölä, Risto" w:date="2020-09-14T08:39:00Z">
        <w:r w:rsidR="00702F28">
          <w:rPr>
            <w:rFonts w:ascii="Times New Roman" w:eastAsia="Times New Roman" w:hAnsi="Times New Roman" w:cs="Times New Roman"/>
            <w:sz w:val="24"/>
            <w:szCs w:val="24"/>
          </w:rPr>
          <w:t>were</w:t>
        </w:r>
      </w:ins>
      <w:r w:rsidRPr="00854852">
        <w:rPr>
          <w:rFonts w:ascii="Times New Roman" w:eastAsia="Times New Roman" w:hAnsi="Times New Roman" w:cs="Times New Roman"/>
          <w:sz w:val="24"/>
          <w:szCs w:val="24"/>
        </w:rPr>
        <w:t xml:space="preserve"> nearly monomorphic for </w:t>
      </w:r>
      <w:r w:rsidRPr="00854852">
        <w:rPr>
          <w:rFonts w:ascii="Times New Roman" w:eastAsia="Times New Roman" w:hAnsi="Times New Roman" w:cs="Times New Roman"/>
          <w:sz w:val="24"/>
          <w:szCs w:val="24"/>
          <w:lang w:val="en-GB"/>
        </w:rPr>
        <w:t>the</w:t>
      </w:r>
      <w:r w:rsidRPr="00854852">
        <w:rPr>
          <w:rFonts w:ascii="Times New Roman" w:eastAsia="Times New Roman" w:hAnsi="Times New Roman" w:cs="Times New Roman"/>
          <w:sz w:val="24"/>
          <w:szCs w:val="24"/>
        </w:rPr>
        <w:t xml:space="preserve"> E-morphotype</w:t>
      </w:r>
      <w:ins w:id="380" w:author="Väinölä, Risto" w:date="2020-09-14T08:40:00Z">
        <w:r w:rsidR="00702F28">
          <w:rPr>
            <w:rFonts w:ascii="Times New Roman" w:eastAsia="Times New Roman" w:hAnsi="Times New Roman" w:cs="Times New Roman"/>
            <w:sz w:val="24"/>
            <w:szCs w:val="24"/>
          </w:rPr>
          <w:t>,</w:t>
        </w:r>
      </w:ins>
      <w:r w:rsidRPr="00854852">
        <w:rPr>
          <w:rFonts w:ascii="Times New Roman" w:eastAsia="Times New Roman" w:hAnsi="Times New Roman" w:cs="Times New Roman"/>
          <w:sz w:val="24"/>
          <w:szCs w:val="24"/>
        </w:rPr>
        <w:t xml:space="preserve"> while </w:t>
      </w:r>
      <w:r w:rsidRPr="008F2769">
        <w:rPr>
          <w:rFonts w:ascii="Times New Roman" w:eastAsia="Times New Roman" w:hAnsi="Times New Roman" w:cs="Times New Roman"/>
          <w:sz w:val="24"/>
          <w:szCs w:val="24"/>
        </w:rPr>
        <w:t xml:space="preserve">the northern samples were more polymorphic and diverse. In turn, the reference populations of </w:t>
      </w:r>
      <w:r w:rsidRPr="008F2769">
        <w:rPr>
          <w:rFonts w:ascii="Times New Roman" w:eastAsia="Times New Roman" w:hAnsi="Times New Roman" w:cs="Times New Roman"/>
          <w:i/>
          <w:sz w:val="24"/>
          <w:szCs w:val="24"/>
        </w:rPr>
        <w:t>M. trossulus</w:t>
      </w:r>
      <w:r w:rsidR="008F6682" w:rsidRPr="008F2769">
        <w:rPr>
          <w:rFonts w:ascii="Times New Roman" w:eastAsia="Times New Roman" w:hAnsi="Times New Roman" w:cs="Times New Roman"/>
          <w:sz w:val="24"/>
          <w:szCs w:val="24"/>
        </w:rPr>
        <w:t xml:space="preserve"> from </w:t>
      </w:r>
      <w:ins w:id="381" w:author="Väinölä, Risto" w:date="2020-09-14T08:40:00Z">
        <w:r w:rsidR="00702F28">
          <w:rPr>
            <w:rFonts w:ascii="Times New Roman" w:eastAsia="Times New Roman" w:hAnsi="Times New Roman" w:cs="Times New Roman"/>
            <w:sz w:val="24"/>
            <w:szCs w:val="24"/>
          </w:rPr>
          <w:t>the north</w:t>
        </w:r>
      </w:ins>
      <w:r w:rsidR="008F6682" w:rsidRPr="008F2769">
        <w:rPr>
          <w:rFonts w:ascii="Times New Roman" w:eastAsia="Times New Roman" w:hAnsi="Times New Roman" w:cs="Times New Roman"/>
          <w:sz w:val="24"/>
          <w:szCs w:val="24"/>
        </w:rPr>
        <w:t>w</w:t>
      </w:r>
      <w:r w:rsidRPr="008F2769">
        <w:rPr>
          <w:rFonts w:ascii="Times New Roman" w:eastAsia="Times New Roman" w:hAnsi="Times New Roman" w:cs="Times New Roman"/>
          <w:sz w:val="24"/>
          <w:szCs w:val="24"/>
        </w:rPr>
        <w:t xml:space="preserve">estern </w:t>
      </w:r>
      <w:ins w:id="382" w:author="Väinölä, Risto" w:date="2020-09-14T08:41:00Z">
        <w:r w:rsidR="00702F28">
          <w:rPr>
            <w:rFonts w:ascii="Times New Roman" w:eastAsia="Times New Roman" w:hAnsi="Times New Roman" w:cs="Times New Roman"/>
            <w:sz w:val="24"/>
            <w:szCs w:val="24"/>
          </w:rPr>
          <w:t xml:space="preserve">and northeastern </w:t>
        </w:r>
      </w:ins>
      <w:r w:rsidR="008F6682" w:rsidRPr="008F2769">
        <w:rPr>
          <w:rFonts w:ascii="Times New Roman" w:eastAsia="Times New Roman" w:hAnsi="Times New Roman" w:cs="Times New Roman"/>
          <w:sz w:val="24"/>
          <w:szCs w:val="24"/>
        </w:rPr>
        <w:t xml:space="preserve">Pacific </w:t>
      </w:r>
      <w:ins w:id="383" w:author="Väinölä, Risto" w:date="2020-09-14T08:41:00Z">
        <w:r w:rsidR="00702F28">
          <w:rPr>
            <w:rFonts w:ascii="Times New Roman" w:eastAsia="Times New Roman" w:hAnsi="Times New Roman" w:cs="Times New Roman"/>
            <w:sz w:val="24"/>
            <w:szCs w:val="24"/>
          </w:rPr>
          <w:t>(</w:t>
        </w:r>
      </w:ins>
      <w:del w:id="384" w:author="Väinölä, Risto" w:date="2020-09-14T08:41:00Z">
        <w:r w:rsidR="008F6682" w:rsidRPr="008F2769" w:rsidDel="00702F28">
          <w:rPr>
            <w:rFonts w:ascii="Times New Roman" w:eastAsia="Times New Roman" w:hAnsi="Times New Roman" w:cs="Times New Roman"/>
            <w:sz w:val="24"/>
            <w:szCs w:val="24"/>
          </w:rPr>
          <w:delText xml:space="preserve">and from </w:delText>
        </w:r>
      </w:del>
      <w:r w:rsidR="008F6682" w:rsidRPr="008F2769">
        <w:rPr>
          <w:rFonts w:ascii="Times New Roman" w:eastAsia="Times New Roman" w:hAnsi="Times New Roman" w:cs="Times New Roman"/>
          <w:sz w:val="24"/>
          <w:szCs w:val="24"/>
        </w:rPr>
        <w:t>Washington</w:t>
      </w:r>
      <w:ins w:id="385" w:author="Väinölä, Risto" w:date="2020-09-14T08:41:00Z">
        <w:r w:rsidR="00702F28">
          <w:rPr>
            <w:rFonts w:ascii="Times New Roman" w:eastAsia="Times New Roman" w:hAnsi="Times New Roman" w:cs="Times New Roman"/>
            <w:sz w:val="24"/>
            <w:szCs w:val="24"/>
          </w:rPr>
          <w:t>)</w:t>
        </w:r>
      </w:ins>
      <w:r w:rsidR="008F6682" w:rsidRPr="008F2769">
        <w:rPr>
          <w:rFonts w:ascii="Times New Roman" w:eastAsia="Times New Roman" w:hAnsi="Times New Roman" w:cs="Times New Roman"/>
          <w:sz w:val="24"/>
          <w:szCs w:val="24"/>
        </w:rPr>
        <w:t xml:space="preserve"> </w:t>
      </w:r>
      <w:del w:id="386" w:author="Väinölä, Risto" w:date="2020-09-14T08:41:00Z">
        <w:r w:rsidR="008F6682" w:rsidRPr="008F2769" w:rsidDel="00702F28">
          <w:rPr>
            <w:rFonts w:ascii="Times New Roman" w:eastAsia="Times New Roman" w:hAnsi="Times New Roman" w:cs="Times New Roman"/>
            <w:sz w:val="24"/>
            <w:szCs w:val="24"/>
          </w:rPr>
          <w:delText>in e</w:delText>
        </w:r>
        <w:r w:rsidRPr="008F2769" w:rsidDel="00702F28">
          <w:rPr>
            <w:rFonts w:ascii="Times New Roman" w:eastAsia="Times New Roman" w:hAnsi="Times New Roman" w:cs="Times New Roman"/>
            <w:sz w:val="24"/>
            <w:szCs w:val="24"/>
          </w:rPr>
          <w:delText xml:space="preserve">astern Pacific </w:delText>
        </w:r>
      </w:del>
      <w:r w:rsidRPr="008F2769">
        <w:rPr>
          <w:rFonts w:ascii="Times New Roman" w:eastAsia="Times New Roman" w:hAnsi="Times New Roman" w:cs="Times New Roman"/>
          <w:sz w:val="24"/>
          <w:szCs w:val="24"/>
        </w:rPr>
        <w:t xml:space="preserve">were nearly monomorphic </w:t>
      </w:r>
      <w:r w:rsidRPr="0034786B">
        <w:rPr>
          <w:rFonts w:ascii="Times New Roman" w:eastAsia="Times New Roman" w:hAnsi="Times New Roman" w:cs="Times New Roman"/>
          <w:sz w:val="24"/>
          <w:szCs w:val="24"/>
        </w:rPr>
        <w:t xml:space="preserve">for the T-morphotype. </w:t>
      </w:r>
      <w:proofErr w:type="gramStart"/>
      <w:r w:rsidRPr="0034786B">
        <w:rPr>
          <w:rFonts w:ascii="Times New Roman" w:eastAsia="Times New Roman" w:hAnsi="Times New Roman" w:cs="Times New Roman"/>
          <w:sz w:val="24"/>
          <w:szCs w:val="24"/>
        </w:rPr>
        <w:t>Nevertheless</w:t>
      </w:r>
      <w:proofErr w:type="gramEnd"/>
      <w:r w:rsidRPr="0034786B">
        <w:rPr>
          <w:rFonts w:ascii="Times New Roman" w:eastAsia="Times New Roman" w:hAnsi="Times New Roman" w:cs="Times New Roman"/>
          <w:sz w:val="24"/>
          <w:szCs w:val="24"/>
        </w:rPr>
        <w:t xml:space="preserve"> we cannot</w:t>
      </w:r>
      <w:ins w:id="387" w:author="Väinölä, Risto" w:date="2020-09-14T08:45:00Z">
        <w:r w:rsidR="00DB1EDF">
          <w:rPr>
            <w:rFonts w:ascii="Times New Roman" w:eastAsia="Times New Roman" w:hAnsi="Times New Roman" w:cs="Times New Roman"/>
            <w:sz w:val="24"/>
            <w:szCs w:val="24"/>
          </w:rPr>
          <w:t xml:space="preserve"> necessarily</w:t>
        </w:r>
      </w:ins>
      <w:r w:rsidRPr="0034786B">
        <w:rPr>
          <w:rFonts w:ascii="Times New Roman" w:eastAsia="Times New Roman" w:hAnsi="Times New Roman" w:cs="Times New Roman"/>
          <w:sz w:val="24"/>
          <w:szCs w:val="24"/>
        </w:rPr>
        <w:t xml:space="preserve"> </w:t>
      </w:r>
      <w:del w:id="388" w:author="Väinölä, Risto" w:date="2020-09-14T08:43:00Z">
        <w:r w:rsidRPr="0034786B" w:rsidDel="00702F28">
          <w:rPr>
            <w:rFonts w:ascii="Times New Roman" w:eastAsia="Times New Roman" w:hAnsi="Times New Roman" w:cs="Times New Roman"/>
            <w:sz w:val="24"/>
            <w:szCs w:val="24"/>
          </w:rPr>
          <w:delText>be sure that</w:delText>
        </w:r>
      </w:del>
      <w:ins w:id="389" w:author="Väinölä, Risto" w:date="2020-09-14T08:43:00Z">
        <w:r w:rsidR="00702F28">
          <w:rPr>
            <w:rFonts w:ascii="Times New Roman" w:eastAsia="Times New Roman" w:hAnsi="Times New Roman" w:cs="Times New Roman"/>
            <w:sz w:val="24"/>
            <w:szCs w:val="24"/>
          </w:rPr>
          <w:t xml:space="preserve">exclude the possibility of geographic variation </w:t>
        </w:r>
      </w:ins>
      <w:del w:id="390" w:author="Väinölä, Risto" w:date="2020-09-14T08:43:00Z">
        <w:r w:rsidRPr="0034786B" w:rsidDel="00702F28">
          <w:rPr>
            <w:rFonts w:ascii="Times New Roman" w:eastAsia="Times New Roman" w:hAnsi="Times New Roman" w:cs="Times New Roman"/>
            <w:sz w:val="24"/>
            <w:szCs w:val="24"/>
          </w:rPr>
          <w:delText xml:space="preserve"> </w:delText>
        </w:r>
      </w:del>
      <w:ins w:id="391" w:author="Väinölä, Risto" w:date="2020-09-14T08:43:00Z">
        <w:r w:rsidR="00702F28">
          <w:rPr>
            <w:rFonts w:ascii="Times New Roman" w:eastAsia="Times New Roman" w:hAnsi="Times New Roman" w:cs="Times New Roman"/>
            <w:sz w:val="24"/>
            <w:szCs w:val="24"/>
          </w:rPr>
          <w:t xml:space="preserve">in </w:t>
        </w:r>
      </w:ins>
      <w:r w:rsidRPr="0034786B">
        <w:rPr>
          <w:rFonts w:ascii="Times New Roman" w:eastAsia="Times New Roman" w:hAnsi="Times New Roman" w:cs="Times New Roman"/>
          <w:i/>
          <w:sz w:val="24"/>
          <w:szCs w:val="24"/>
        </w:rPr>
        <w:t xml:space="preserve">M. trossulus </w:t>
      </w:r>
      <w:del w:id="392" w:author="Väinölä, Risto" w:date="2020-09-14T08:43:00Z">
        <w:r w:rsidRPr="0034786B" w:rsidDel="00702F28">
          <w:rPr>
            <w:rFonts w:ascii="Times New Roman" w:eastAsia="Times New Roman" w:hAnsi="Times New Roman" w:cs="Times New Roman"/>
            <w:sz w:val="24"/>
            <w:szCs w:val="24"/>
          </w:rPr>
          <w:delText xml:space="preserve">lacks geographic variation </w:delText>
        </w:r>
      </w:del>
      <w:r w:rsidRPr="0034786B">
        <w:rPr>
          <w:rFonts w:ascii="Times New Roman" w:eastAsia="Times New Roman" w:hAnsi="Times New Roman" w:cs="Times New Roman"/>
          <w:sz w:val="24"/>
          <w:szCs w:val="24"/>
        </w:rPr>
        <w:t xml:space="preserve">in its ancestral </w:t>
      </w:r>
      <w:ins w:id="393" w:author="Väinölä, Risto" w:date="2020-09-14T08:44:00Z">
        <w:r w:rsidR="00702F28">
          <w:rPr>
            <w:rFonts w:ascii="Times New Roman" w:eastAsia="Times New Roman" w:hAnsi="Times New Roman" w:cs="Times New Roman"/>
            <w:sz w:val="24"/>
            <w:szCs w:val="24"/>
          </w:rPr>
          <w:t>Pacific</w:t>
        </w:r>
      </w:ins>
      <w:ins w:id="394" w:author="Väinölä, Risto" w:date="2020-09-14T08:45:00Z">
        <w:r w:rsidR="00DB1EDF">
          <w:rPr>
            <w:rFonts w:ascii="Times New Roman" w:eastAsia="Times New Roman" w:hAnsi="Times New Roman" w:cs="Times New Roman"/>
            <w:sz w:val="24"/>
            <w:szCs w:val="24"/>
          </w:rPr>
          <w:t xml:space="preserve"> range</w:t>
        </w:r>
      </w:ins>
      <w:ins w:id="395" w:author="Väinölä, Risto" w:date="2020-09-14T08:44:00Z">
        <w:r w:rsidR="00702F28">
          <w:rPr>
            <w:rFonts w:ascii="Times New Roman" w:eastAsia="Times New Roman" w:hAnsi="Times New Roman" w:cs="Times New Roman"/>
            <w:sz w:val="24"/>
            <w:szCs w:val="24"/>
          </w:rPr>
          <w:t xml:space="preserve"> </w:t>
        </w:r>
      </w:ins>
      <w:del w:id="396" w:author="Väinölä, Risto" w:date="2020-09-14T08:44:00Z">
        <w:r w:rsidRPr="0034786B" w:rsidDel="00702F28">
          <w:rPr>
            <w:rFonts w:ascii="Times New Roman" w:eastAsia="Times New Roman" w:hAnsi="Times New Roman" w:cs="Times New Roman"/>
            <w:sz w:val="24"/>
            <w:szCs w:val="24"/>
          </w:rPr>
          <w:delText xml:space="preserve">range in the Pacific </w:delText>
        </w:r>
        <w:r w:rsidRPr="0034786B" w:rsidDel="00DB1EDF">
          <w:rPr>
            <w:rFonts w:ascii="Times New Roman" w:eastAsia="Times New Roman" w:hAnsi="Times New Roman" w:cs="Times New Roman"/>
            <w:sz w:val="24"/>
            <w:szCs w:val="24"/>
          </w:rPr>
          <w:delText>and that</w:delText>
        </w:r>
      </w:del>
      <w:ins w:id="397" w:author="Väinölä, Risto" w:date="2020-09-14T08:44:00Z">
        <w:r w:rsidR="00DB1EDF">
          <w:rPr>
            <w:rFonts w:ascii="Times New Roman" w:eastAsia="Times New Roman" w:hAnsi="Times New Roman" w:cs="Times New Roman"/>
            <w:sz w:val="24"/>
            <w:szCs w:val="24"/>
          </w:rPr>
          <w:t xml:space="preserve">or </w:t>
        </w:r>
      </w:ins>
      <w:ins w:id="398" w:author="Väinölä, Risto" w:date="2020-09-14T08:45:00Z">
        <w:r w:rsidR="00DB1EDF">
          <w:rPr>
            <w:rFonts w:ascii="Times New Roman" w:eastAsia="Times New Roman" w:hAnsi="Times New Roman" w:cs="Times New Roman"/>
            <w:sz w:val="24"/>
            <w:szCs w:val="24"/>
          </w:rPr>
          <w:t>cofirm that</w:t>
        </w:r>
      </w:ins>
      <w:r w:rsidRPr="0034786B">
        <w:rPr>
          <w:rFonts w:ascii="Times New Roman" w:eastAsia="Times New Roman" w:hAnsi="Times New Roman" w:cs="Times New Roman"/>
          <w:sz w:val="24"/>
          <w:szCs w:val="24"/>
        </w:rPr>
        <w:t xml:space="preserve"> the T-morphotype is </w:t>
      </w:r>
      <w:del w:id="399" w:author="Väinölä, Risto" w:date="2020-09-14T08:45:00Z">
        <w:r w:rsidRPr="0034786B" w:rsidDel="00DB1EDF">
          <w:rPr>
            <w:rFonts w:ascii="Times New Roman" w:eastAsia="Times New Roman" w:hAnsi="Times New Roman" w:cs="Times New Roman"/>
            <w:sz w:val="24"/>
            <w:szCs w:val="24"/>
          </w:rPr>
          <w:delText xml:space="preserve">an </w:delText>
        </w:r>
      </w:del>
      <w:ins w:id="400" w:author="Väinölä, Risto" w:date="2020-09-14T08:45:00Z">
        <w:r w:rsidR="00DB1EDF">
          <w:rPr>
            <w:rFonts w:ascii="Times New Roman" w:eastAsia="Times New Roman" w:hAnsi="Times New Roman" w:cs="Times New Roman"/>
            <w:sz w:val="24"/>
            <w:szCs w:val="24"/>
          </w:rPr>
          <w:t>the</w:t>
        </w:r>
        <w:r w:rsidR="00DB1EDF" w:rsidRPr="0034786B">
          <w:rPr>
            <w:rFonts w:ascii="Times New Roman" w:eastAsia="Times New Roman" w:hAnsi="Times New Roman" w:cs="Times New Roman"/>
            <w:sz w:val="24"/>
            <w:szCs w:val="24"/>
          </w:rPr>
          <w:t xml:space="preserve"> </w:t>
        </w:r>
      </w:ins>
      <w:r w:rsidRPr="0034786B">
        <w:rPr>
          <w:rFonts w:ascii="Times New Roman" w:eastAsia="Times New Roman" w:hAnsi="Times New Roman" w:cs="Times New Roman"/>
          <w:sz w:val="24"/>
          <w:szCs w:val="24"/>
        </w:rPr>
        <w:t xml:space="preserve">“ancestral” state for this species. </w:t>
      </w:r>
      <w:r w:rsidRPr="0034786B">
        <w:rPr>
          <w:rFonts w:ascii="Times New Roman" w:eastAsia="Times New Roman" w:hAnsi="Times New Roman" w:cs="Times New Roman"/>
          <w:color w:val="00B050"/>
          <w:sz w:val="24"/>
          <w:szCs w:val="24"/>
        </w:rPr>
        <w:t xml:space="preserve">Zolotarev (2002) </w:t>
      </w:r>
      <w:r w:rsidRPr="0034786B">
        <w:rPr>
          <w:rFonts w:ascii="Times New Roman" w:eastAsia="Times New Roman" w:hAnsi="Times New Roman" w:cs="Times New Roman"/>
          <w:sz w:val="24"/>
          <w:szCs w:val="24"/>
        </w:rPr>
        <w:t xml:space="preserve">identified </w:t>
      </w:r>
      <w:del w:id="401" w:author="Väinölä, Risto" w:date="2020-09-14T08:48:00Z">
        <w:r w:rsidRPr="0034786B" w:rsidDel="00DB1EDF">
          <w:rPr>
            <w:rFonts w:ascii="Times New Roman" w:eastAsia="Times New Roman" w:hAnsi="Times New Roman" w:cs="Times New Roman"/>
            <w:sz w:val="24"/>
            <w:szCs w:val="24"/>
          </w:rPr>
          <w:delText xml:space="preserve">the </w:delText>
        </w:r>
      </w:del>
      <w:r w:rsidRPr="0034786B">
        <w:rPr>
          <w:rFonts w:ascii="Times New Roman" w:eastAsia="Times New Roman" w:hAnsi="Times New Roman" w:cs="Times New Roman"/>
          <w:sz w:val="24"/>
          <w:szCs w:val="24"/>
        </w:rPr>
        <w:t>morphotypes in small samples</w:t>
      </w:r>
      <w:ins w:id="402" w:author="Väinölä, Risto" w:date="2020-09-14T08:47:00Z">
        <w:r w:rsidR="00DB1EDF">
          <w:rPr>
            <w:rFonts w:ascii="Times New Roman" w:eastAsia="Times New Roman" w:hAnsi="Times New Roman" w:cs="Times New Roman"/>
            <w:sz w:val="24"/>
            <w:szCs w:val="24"/>
          </w:rPr>
          <w:t xml:space="preserve"> of genotyped populations (</w:t>
        </w:r>
      </w:ins>
      <w:del w:id="403" w:author="Väinölä, Risto" w:date="2020-09-14T08:47:00Z">
        <w:r w:rsidRPr="0034786B" w:rsidDel="00DB1EDF">
          <w:rPr>
            <w:rFonts w:ascii="Times New Roman" w:eastAsia="Times New Roman" w:hAnsi="Times New Roman" w:cs="Times New Roman"/>
            <w:sz w:val="24"/>
            <w:szCs w:val="24"/>
          </w:rPr>
          <w:delText xml:space="preserve"> representing genotyped collections </w:delText>
        </w:r>
      </w:del>
      <w:r w:rsidRPr="0034786B">
        <w:rPr>
          <w:rFonts w:ascii="Times New Roman" w:eastAsia="Times New Roman" w:hAnsi="Times New Roman" w:cs="Times New Roman"/>
          <w:sz w:val="24"/>
          <w:szCs w:val="24"/>
        </w:rPr>
        <w:t xml:space="preserve">from </w:t>
      </w:r>
      <w:r w:rsidRPr="0034786B">
        <w:rPr>
          <w:rFonts w:ascii="Times New Roman" w:eastAsia="Times New Roman" w:hAnsi="Times New Roman" w:cs="Times New Roman"/>
          <w:color w:val="00B050"/>
          <w:sz w:val="24"/>
          <w:szCs w:val="24"/>
        </w:rPr>
        <w:t xml:space="preserve">McDonald et al. </w:t>
      </w:r>
      <w:del w:id="404" w:author="Väinölä, Risto" w:date="2020-09-14T08:47:00Z">
        <w:r w:rsidRPr="0034786B" w:rsidDel="00DB1EDF">
          <w:rPr>
            <w:rFonts w:ascii="Times New Roman" w:eastAsia="Times New Roman" w:hAnsi="Times New Roman" w:cs="Times New Roman"/>
            <w:color w:val="00B050"/>
            <w:sz w:val="24"/>
            <w:szCs w:val="24"/>
          </w:rPr>
          <w:delText>(</w:delText>
        </w:r>
      </w:del>
      <w:r w:rsidRPr="0034786B">
        <w:rPr>
          <w:rFonts w:ascii="Times New Roman" w:eastAsia="Times New Roman" w:hAnsi="Times New Roman" w:cs="Times New Roman"/>
          <w:color w:val="00B050"/>
          <w:sz w:val="24"/>
          <w:szCs w:val="24"/>
        </w:rPr>
        <w:t>1991</w:t>
      </w:r>
      <w:del w:id="405" w:author="Väinölä, Risto" w:date="2020-09-14T08:48:00Z">
        <w:r w:rsidRPr="0034786B" w:rsidDel="00DB1EDF">
          <w:rPr>
            <w:rFonts w:ascii="Times New Roman" w:eastAsia="Times New Roman" w:hAnsi="Times New Roman" w:cs="Times New Roman"/>
            <w:color w:val="00B050"/>
            <w:sz w:val="24"/>
            <w:szCs w:val="24"/>
          </w:rPr>
          <w:delText>)</w:delText>
        </w:r>
        <w:r w:rsidRPr="0034786B" w:rsidDel="00DB1EDF">
          <w:rPr>
            <w:rFonts w:ascii="Times New Roman" w:eastAsia="Times New Roman" w:hAnsi="Times New Roman" w:cs="Times New Roman"/>
            <w:sz w:val="24"/>
            <w:szCs w:val="24"/>
          </w:rPr>
          <w:delText xml:space="preserve">. </w:delText>
        </w:r>
      </w:del>
      <w:ins w:id="406" w:author="Väinölä, Risto" w:date="2020-09-14T08:48:00Z">
        <w:r w:rsidR="00DB1EDF" w:rsidRPr="0034786B">
          <w:rPr>
            <w:rFonts w:ascii="Times New Roman" w:eastAsia="Times New Roman" w:hAnsi="Times New Roman" w:cs="Times New Roman"/>
            <w:color w:val="00B050"/>
            <w:sz w:val="24"/>
            <w:szCs w:val="24"/>
          </w:rPr>
          <w:t>)</w:t>
        </w:r>
        <w:r w:rsidR="00DB1EDF">
          <w:rPr>
            <w:rFonts w:ascii="Times New Roman" w:eastAsia="Times New Roman" w:hAnsi="Times New Roman" w:cs="Times New Roman"/>
            <w:sz w:val="24"/>
            <w:szCs w:val="24"/>
          </w:rPr>
          <w:t xml:space="preserve"> and</w:t>
        </w:r>
      </w:ins>
      <w:del w:id="407" w:author="Väinölä, Risto" w:date="2020-09-14T08:48:00Z">
        <w:r w:rsidRPr="0034786B" w:rsidDel="00DB1EDF">
          <w:rPr>
            <w:rFonts w:ascii="Times New Roman" w:eastAsia="Times New Roman" w:hAnsi="Times New Roman" w:cs="Times New Roman"/>
            <w:sz w:val="24"/>
            <w:szCs w:val="24"/>
          </w:rPr>
          <w:delText>His results, while generally similar to ours, in</w:delText>
        </w:r>
      </w:del>
      <w:ins w:id="408" w:author="Väinölä, Risto" w:date="2020-09-14T08:48:00Z">
        <w:r w:rsidR="00DB1EDF">
          <w:rPr>
            <w:rFonts w:ascii="Times New Roman" w:eastAsia="Times New Roman" w:hAnsi="Times New Roman" w:cs="Times New Roman"/>
            <w:sz w:val="24"/>
            <w:szCs w:val="24"/>
          </w:rPr>
          <w:t xml:space="preserve"> found</w:t>
        </w:r>
      </w:ins>
      <w:del w:id="409" w:author="Väinölä, Risto" w:date="2020-09-14T08:48:00Z">
        <w:r w:rsidRPr="0034786B" w:rsidDel="00DB1EDF">
          <w:rPr>
            <w:rFonts w:ascii="Times New Roman" w:eastAsia="Times New Roman" w:hAnsi="Times New Roman" w:cs="Times New Roman"/>
            <w:sz w:val="24"/>
            <w:szCs w:val="24"/>
          </w:rPr>
          <w:delText>dicated</w:delText>
        </w:r>
      </w:del>
      <w:r w:rsidRPr="0034786B">
        <w:rPr>
          <w:rFonts w:ascii="Times New Roman" w:eastAsia="Times New Roman" w:hAnsi="Times New Roman" w:cs="Times New Roman"/>
          <w:sz w:val="24"/>
          <w:szCs w:val="24"/>
        </w:rPr>
        <w:t xml:space="preserve"> elevated frequencies of the E-morphotype in </w:t>
      </w:r>
      <w:r w:rsidRPr="0034786B">
        <w:rPr>
          <w:rFonts w:ascii="Times New Roman" w:eastAsia="Times New Roman" w:hAnsi="Times New Roman" w:cs="Times New Roman"/>
          <w:i/>
          <w:sz w:val="24"/>
          <w:szCs w:val="24"/>
        </w:rPr>
        <w:t>M. trossulus</w:t>
      </w:r>
      <w:r w:rsidR="008F6682" w:rsidRPr="0034786B">
        <w:rPr>
          <w:rFonts w:ascii="Times New Roman" w:eastAsia="Times New Roman" w:hAnsi="Times New Roman" w:cs="Times New Roman"/>
          <w:sz w:val="24"/>
          <w:szCs w:val="24"/>
        </w:rPr>
        <w:t xml:space="preserve"> from Oregon (</w:t>
      </w:r>
      <w:ins w:id="410" w:author="Väinölä, Risto" w:date="2020-09-14T08:48:00Z">
        <w:r w:rsidR="00DB1EDF">
          <w:rPr>
            <w:rFonts w:ascii="Times New Roman" w:eastAsia="Times New Roman" w:hAnsi="Times New Roman" w:cs="Times New Roman"/>
            <w:sz w:val="24"/>
            <w:szCs w:val="24"/>
          </w:rPr>
          <w:t>north</w:t>
        </w:r>
      </w:ins>
      <w:r w:rsidR="008F6682" w:rsidRPr="0034786B">
        <w:rPr>
          <w:rFonts w:ascii="Times New Roman" w:eastAsia="Times New Roman" w:hAnsi="Times New Roman" w:cs="Times New Roman"/>
          <w:sz w:val="24"/>
          <w:szCs w:val="24"/>
        </w:rPr>
        <w:t>e</w:t>
      </w:r>
      <w:r w:rsidRPr="0034786B">
        <w:rPr>
          <w:rFonts w:ascii="Times New Roman" w:eastAsia="Times New Roman" w:hAnsi="Times New Roman" w:cs="Times New Roman"/>
          <w:sz w:val="24"/>
          <w:szCs w:val="24"/>
        </w:rPr>
        <w:t>ast</w:t>
      </w:r>
      <w:r w:rsidR="008F6682" w:rsidRPr="0034786B">
        <w:rPr>
          <w:rFonts w:ascii="Times New Roman" w:eastAsia="Times New Roman" w:hAnsi="Times New Roman" w:cs="Times New Roman"/>
          <w:sz w:val="24"/>
          <w:szCs w:val="24"/>
        </w:rPr>
        <w:t>ern</w:t>
      </w:r>
      <w:r w:rsidRPr="0034786B">
        <w:rPr>
          <w:rFonts w:ascii="Times New Roman" w:eastAsia="Times New Roman" w:hAnsi="Times New Roman" w:cs="Times New Roman"/>
          <w:sz w:val="24"/>
          <w:szCs w:val="24"/>
        </w:rPr>
        <w:t xml:space="preserve"> Pacific). </w:t>
      </w:r>
      <w:del w:id="411" w:author="Väinölä, Risto" w:date="2020-09-14T08:49:00Z">
        <w:r w:rsidDel="00DB1EDF">
          <w:rPr>
            <w:rFonts w:ascii="Times New Roman" w:eastAsia="Times New Roman" w:hAnsi="Times New Roman" w:cs="Times New Roman"/>
            <w:sz w:val="24"/>
            <w:szCs w:val="24"/>
          </w:rPr>
          <w:delText>However,</w:delText>
        </w:r>
        <w:r w:rsidRPr="00C219E6" w:rsidDel="00DB1EDF">
          <w:rPr>
            <w:rFonts w:ascii="Times New Roman" w:eastAsia="Times New Roman" w:hAnsi="Times New Roman" w:cs="Times New Roman"/>
            <w:sz w:val="24"/>
            <w:szCs w:val="24"/>
          </w:rPr>
          <w:delText xml:space="preserve"> </w:delText>
        </w:r>
        <w:r w:rsidDel="00DB1EDF">
          <w:rPr>
            <w:rFonts w:ascii="Times New Roman" w:eastAsia="Times New Roman" w:hAnsi="Times New Roman" w:cs="Times New Roman"/>
            <w:sz w:val="24"/>
            <w:szCs w:val="24"/>
          </w:rPr>
          <w:delText>Zolotarev’s</w:delText>
        </w:r>
      </w:del>
      <w:ins w:id="412" w:author="Väinölä, Risto" w:date="2020-09-14T08:49:00Z">
        <w:r w:rsidR="00DB1EDF">
          <w:rPr>
            <w:rFonts w:ascii="Times New Roman" w:eastAsia="Times New Roman" w:hAnsi="Times New Roman" w:cs="Times New Roman"/>
            <w:sz w:val="24"/>
            <w:szCs w:val="24"/>
          </w:rPr>
          <w:t>Those</w:t>
        </w:r>
      </w:ins>
      <w:r w:rsidRPr="00C219E6">
        <w:rPr>
          <w:rFonts w:ascii="Times New Roman" w:eastAsia="Times New Roman" w:hAnsi="Times New Roman" w:cs="Times New Roman"/>
          <w:sz w:val="24"/>
          <w:szCs w:val="24"/>
        </w:rPr>
        <w:t xml:space="preserve"> data should be treated with caution</w:t>
      </w:r>
      <w:r>
        <w:rPr>
          <w:rFonts w:ascii="Times New Roman" w:eastAsia="Times New Roman" w:hAnsi="Times New Roman" w:cs="Times New Roman"/>
          <w:sz w:val="24"/>
          <w:szCs w:val="24"/>
        </w:rPr>
        <w:t xml:space="preserve">, </w:t>
      </w:r>
      <w:ins w:id="413" w:author="Väinölä, Risto" w:date="2020-09-14T08:49:00Z">
        <w:r w:rsidR="00DB1EDF">
          <w:rPr>
            <w:rFonts w:ascii="Times New Roman" w:eastAsia="Times New Roman" w:hAnsi="Times New Roman" w:cs="Times New Roman"/>
            <w:sz w:val="24"/>
            <w:szCs w:val="24"/>
          </w:rPr>
          <w:t xml:space="preserve">however, </w:t>
        </w:r>
      </w:ins>
      <w:r w:rsidRPr="00C219E6">
        <w:rPr>
          <w:rFonts w:ascii="Times New Roman" w:eastAsia="Times New Roman" w:hAnsi="Times New Roman" w:cs="Times New Roman"/>
          <w:sz w:val="24"/>
          <w:szCs w:val="24"/>
        </w:rPr>
        <w:t xml:space="preserve">because he used </w:t>
      </w:r>
      <w:r w:rsidRPr="00DB1EDF">
        <w:rPr>
          <w:rFonts w:ascii="Times New Roman" w:eastAsia="Times New Roman" w:hAnsi="Times New Roman" w:cs="Times New Roman"/>
          <w:sz w:val="24"/>
          <w:szCs w:val="24"/>
          <w:highlight w:val="lightGray"/>
        </w:rPr>
        <w:t>a more fractional</w:t>
      </w:r>
      <w:r w:rsidRPr="00C219E6">
        <w:rPr>
          <w:rFonts w:ascii="Times New Roman" w:eastAsia="Times New Roman" w:hAnsi="Times New Roman" w:cs="Times New Roman"/>
          <w:sz w:val="24"/>
          <w:szCs w:val="24"/>
        </w:rPr>
        <w:t xml:space="preserve"> </w:t>
      </w:r>
      <w:ins w:id="414" w:author="Väinölä, Risto" w:date="2020-09-14T08:49:00Z">
        <w:r w:rsidR="00DB1EDF">
          <w:rPr>
            <w:rFonts w:ascii="Times New Roman" w:eastAsia="Times New Roman" w:hAnsi="Times New Roman" w:cs="Times New Roman"/>
            <w:sz w:val="24"/>
            <w:szCs w:val="24"/>
          </w:rPr>
          <w:t>[</w:t>
        </w:r>
        <w:proofErr w:type="gramStart"/>
        <w:r w:rsidR="00DB1EDF">
          <w:rPr>
            <w:rFonts w:ascii="Times New Roman" w:eastAsia="Times New Roman" w:hAnsi="Times New Roman" w:cs="Times New Roman"/>
            <w:sz w:val="24"/>
            <w:szCs w:val="24"/>
          </w:rPr>
          <w:t>??]</w:t>
        </w:r>
        <w:proofErr w:type="gramEnd"/>
        <w:r w:rsidR="00DB1EDF">
          <w:rPr>
            <w:rFonts w:ascii="Times New Roman" w:eastAsia="Times New Roman" w:hAnsi="Times New Roman" w:cs="Times New Roman"/>
            <w:sz w:val="24"/>
            <w:szCs w:val="24"/>
          </w:rPr>
          <w:t xml:space="preserve"> </w:t>
        </w:r>
      </w:ins>
      <w:r w:rsidRPr="00C219E6">
        <w:rPr>
          <w:rFonts w:ascii="Times New Roman" w:eastAsia="Times New Roman" w:hAnsi="Times New Roman" w:cs="Times New Roman"/>
          <w:sz w:val="24"/>
          <w:szCs w:val="24"/>
        </w:rPr>
        <w:t xml:space="preserve">classification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morphotypes</w:t>
      </w:r>
      <w:r>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sz w:val="24"/>
          <w:szCs w:val="24"/>
        </w:rPr>
        <w:t xml:space="preserve">identified </w:t>
      </w:r>
      <w:r>
        <w:rPr>
          <w:rFonts w:ascii="Times New Roman" w:eastAsia="Times New Roman" w:hAnsi="Times New Roman" w:cs="Times New Roman"/>
          <w:sz w:val="24"/>
          <w:szCs w:val="24"/>
        </w:rPr>
        <w:t xml:space="preserve">them </w:t>
      </w:r>
      <w:r w:rsidRPr="00C219E6">
        <w:rPr>
          <w:rFonts w:ascii="Times New Roman" w:eastAsia="Times New Roman" w:hAnsi="Times New Roman" w:cs="Times New Roman"/>
          <w:sz w:val="24"/>
          <w:szCs w:val="24"/>
        </w:rPr>
        <w:t>macroscopically</w:t>
      </w:r>
      <w:r>
        <w:rPr>
          <w:rFonts w:ascii="Times New Roman" w:eastAsia="Times New Roman" w:hAnsi="Times New Roman" w:cs="Times New Roman"/>
          <w:sz w:val="24"/>
          <w:szCs w:val="24"/>
        </w:rPr>
        <w:t xml:space="preserve">, and also because </w:t>
      </w:r>
      <w:r w:rsidRPr="00C219E6">
        <w:rPr>
          <w:rFonts w:ascii="Times New Roman" w:eastAsia="Times New Roman" w:hAnsi="Times New Roman" w:cs="Times New Roman"/>
          <w:sz w:val="24"/>
          <w:szCs w:val="24"/>
        </w:rPr>
        <w:t xml:space="preserve">Oregon is close to a contact zone between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galloprovincialis</w:t>
      </w:r>
      <w:r>
        <w:rPr>
          <w:rFonts w:ascii="Times New Roman" w:eastAsia="Times New Roman" w:hAnsi="Times New Roman" w:cs="Times New Roman"/>
          <w:sz w:val="24"/>
          <w:szCs w:val="24"/>
        </w:rPr>
        <w:t xml:space="preserve"> (</w:t>
      </w:r>
      <w:r w:rsidRPr="0034786B">
        <w:rPr>
          <w:rFonts w:ascii="Times New Roman" w:eastAsia="Times New Roman" w:hAnsi="Times New Roman" w:cs="Times New Roman"/>
          <w:color w:val="00B050"/>
          <w:sz w:val="24"/>
          <w:szCs w:val="24"/>
        </w:rPr>
        <w:t>McDonald et al. 1991</w:t>
      </w:r>
      <w:r>
        <w:rPr>
          <w:rFonts w:ascii="Times New Roman" w:eastAsia="Times New Roman" w:hAnsi="Times New Roman" w:cs="Times New Roman"/>
          <w:sz w:val="24"/>
          <w:szCs w:val="24"/>
        </w:rPr>
        <w:t>)</w:t>
      </w:r>
      <w:ins w:id="415" w:author="Väinölä, Risto" w:date="2020-09-14T08:51:00Z">
        <w:r w:rsidR="00DB1EDF">
          <w:rPr>
            <w:rFonts w:ascii="Times New Roman" w:eastAsia="Times New Roman" w:hAnsi="Times New Roman" w:cs="Times New Roman"/>
            <w:sz w:val="24"/>
            <w:szCs w:val="24"/>
          </w:rPr>
          <w:t xml:space="preserve">; </w:t>
        </w:r>
      </w:ins>
      <w:del w:id="416" w:author="Väinölä, Risto" w:date="2020-09-14T08:51:00Z">
        <w:r w:rsidDel="00DB1EDF">
          <w:rPr>
            <w:rFonts w:ascii="Times New Roman" w:eastAsia="Times New Roman" w:hAnsi="Times New Roman" w:cs="Times New Roman"/>
            <w:sz w:val="24"/>
            <w:szCs w:val="24"/>
          </w:rPr>
          <w:delText xml:space="preserve">, </w:delText>
        </w:r>
        <w:r w:rsidRPr="00A45C00" w:rsidDel="00DB1EDF">
          <w:rPr>
            <w:rFonts w:ascii="Times New Roman" w:eastAsia="Times New Roman" w:hAnsi="Times New Roman" w:cs="Times New Roman"/>
            <w:sz w:val="24"/>
            <w:szCs w:val="24"/>
          </w:rPr>
          <w:delText xml:space="preserve">and </w:delText>
        </w:r>
      </w:del>
      <w:r w:rsidRPr="00A45C00">
        <w:rPr>
          <w:rFonts w:ascii="Times New Roman" w:eastAsia="Times New Roman" w:hAnsi="Times New Roman" w:cs="Times New Roman"/>
          <w:sz w:val="24"/>
          <w:szCs w:val="24"/>
        </w:rPr>
        <w:t>the latter species is characterized by the E-morphotype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w:t>
      </w:r>
      <w:r w:rsidRPr="0034786B">
        <w:rPr>
          <w:rFonts w:ascii="Times New Roman" w:eastAsia="Times New Roman" w:hAnsi="Times New Roman" w:cs="Times New Roman"/>
          <w:color w:val="00B050"/>
          <w:sz w:val="24"/>
          <w:szCs w:val="24"/>
        </w:rPr>
        <w:t>Zolotarev, Shurova 199</w:t>
      </w:r>
      <w:r w:rsidRPr="00C219E6">
        <w:rPr>
          <w:rFonts w:ascii="Times New Roman" w:eastAsia="Times New Roman" w:hAnsi="Times New Roman" w:cs="Times New Roman"/>
          <w:sz w:val="24"/>
          <w:szCs w:val="24"/>
        </w:rPr>
        <w:t xml:space="preserve">7; </w:t>
      </w:r>
      <w:r w:rsidRPr="0034786B">
        <w:rPr>
          <w:rFonts w:ascii="Times New Roman" w:eastAsia="Times New Roman" w:hAnsi="Times New Roman" w:cs="Times New Roman"/>
          <w:color w:val="00B050"/>
          <w:sz w:val="24"/>
          <w:szCs w:val="24"/>
        </w:rPr>
        <w:t>Zolotarev, 2002</w:t>
      </w:r>
      <w:r w:rsidRPr="00C219E6">
        <w:rPr>
          <w:rFonts w:ascii="Times New Roman" w:eastAsia="Times New Roman" w:hAnsi="Times New Roman" w:cs="Times New Roman"/>
          <w:sz w:val="24"/>
          <w:szCs w:val="24"/>
        </w:rPr>
        <w:t xml:space="preserve">). </w:t>
      </w:r>
    </w:p>
    <w:p w14:paraId="6E112537" w14:textId="05820D41" w:rsidR="003D661E" w:rsidRPr="001C30C4" w:rsidRDefault="003D661E" w:rsidP="004F5A70">
      <w:pPr>
        <w:spacing w:before="120" w:after="0" w:line="360" w:lineRule="auto"/>
        <w:rPr>
          <w:rFonts w:ascii="Times New Roman" w:eastAsia="Times New Roman" w:hAnsi="Times New Roman" w:cs="Times New Roman"/>
          <w:sz w:val="24"/>
          <w:szCs w:val="24"/>
        </w:rPr>
      </w:pPr>
      <w:r w:rsidRPr="001C30C4">
        <w:rPr>
          <w:rFonts w:ascii="Times New Roman" w:eastAsia="Times New Roman" w:hAnsi="Times New Roman" w:cs="Times New Roman"/>
          <w:sz w:val="24"/>
          <w:szCs w:val="24"/>
        </w:rPr>
        <w:t xml:space="preserve">In </w:t>
      </w:r>
      <w:r w:rsidRPr="001C30C4">
        <w:rPr>
          <w:rFonts w:ascii="Times New Roman" w:eastAsia="Times New Roman" w:hAnsi="Times New Roman" w:cs="Times New Roman"/>
          <w:i/>
          <w:sz w:val="24"/>
          <w:szCs w:val="24"/>
        </w:rPr>
        <w:t>M. trossulus</w:t>
      </w:r>
      <w:r w:rsidRPr="001C30C4">
        <w:rPr>
          <w:rFonts w:ascii="Times New Roman" w:eastAsia="Times New Roman" w:hAnsi="Times New Roman" w:cs="Times New Roman"/>
          <w:sz w:val="24"/>
          <w:szCs w:val="24"/>
        </w:rPr>
        <w:t xml:space="preserve"> the </w:t>
      </w:r>
      <w:del w:id="417" w:author="Väinölä, Risto" w:date="2020-09-14T08:52:00Z">
        <w:r w:rsidRPr="001C30C4" w:rsidDel="00DB1EDF">
          <w:rPr>
            <w:rFonts w:ascii="Times New Roman" w:eastAsia="Times New Roman" w:hAnsi="Times New Roman" w:cs="Times New Roman"/>
            <w:sz w:val="24"/>
            <w:szCs w:val="24"/>
          </w:rPr>
          <w:delText xml:space="preserve">variation in the </w:delText>
        </w:r>
      </w:del>
      <w:r w:rsidRPr="001C30C4">
        <w:rPr>
          <w:rFonts w:ascii="Times New Roman" w:eastAsia="Times New Roman" w:hAnsi="Times New Roman" w:cs="Times New Roman"/>
          <w:sz w:val="24"/>
          <w:szCs w:val="24"/>
        </w:rPr>
        <w:t xml:space="preserve">morphotype frequencies </w:t>
      </w:r>
      <w:del w:id="418" w:author="Väinölä, Risto" w:date="2020-09-14T08:52:00Z">
        <w:r w:rsidRPr="001C30C4" w:rsidDel="00DB1EDF">
          <w:rPr>
            <w:rFonts w:ascii="Times New Roman" w:eastAsia="Times New Roman" w:hAnsi="Times New Roman" w:cs="Times New Roman"/>
            <w:sz w:val="24"/>
            <w:szCs w:val="24"/>
          </w:rPr>
          <w:delText xml:space="preserve">between </w:delText>
        </w:r>
      </w:del>
      <w:ins w:id="419" w:author="Väinölä, Risto" w:date="2020-09-14T08:52:00Z">
        <w:r w:rsidR="00DB1EDF">
          <w:rPr>
            <w:rFonts w:ascii="Times New Roman" w:eastAsia="Times New Roman" w:hAnsi="Times New Roman" w:cs="Times New Roman"/>
            <w:sz w:val="24"/>
            <w:szCs w:val="24"/>
          </w:rPr>
          <w:t xml:space="preserve">varied between </w:t>
        </w:r>
      </w:ins>
      <w:r w:rsidRPr="001C30C4">
        <w:rPr>
          <w:rFonts w:ascii="Times New Roman" w:eastAsia="Times New Roman" w:hAnsi="Times New Roman" w:cs="Times New Roman"/>
          <w:sz w:val="24"/>
          <w:szCs w:val="24"/>
        </w:rPr>
        <w:t>the contact zones</w:t>
      </w:r>
      <w:ins w:id="420" w:author="Väinölä, Risto" w:date="2020-09-14T08:53:00Z">
        <w:r w:rsidR="00DB1EDF">
          <w:rPr>
            <w:rFonts w:ascii="Times New Roman" w:eastAsia="Times New Roman" w:hAnsi="Times New Roman" w:cs="Times New Roman"/>
            <w:sz w:val="24"/>
            <w:szCs w:val="24"/>
          </w:rPr>
          <w:t xml:space="preserve">, </w:t>
        </w:r>
      </w:ins>
      <w:ins w:id="421" w:author="Väinölä, Risto" w:date="2020-09-14T08:54:00Z">
        <w:r w:rsidR="00DB1EDF">
          <w:rPr>
            <w:rFonts w:ascii="Times New Roman" w:eastAsia="Times New Roman" w:hAnsi="Times New Roman" w:cs="Times New Roman"/>
            <w:sz w:val="24"/>
            <w:szCs w:val="24"/>
          </w:rPr>
          <w:t xml:space="preserve">and </w:t>
        </w:r>
      </w:ins>
      <w:del w:id="422" w:author="Väinölä, Risto" w:date="2020-09-14T08:53:00Z">
        <w:r w:rsidRPr="001C30C4" w:rsidDel="00DB1EDF">
          <w:rPr>
            <w:rFonts w:ascii="Times New Roman" w:eastAsia="Times New Roman" w:hAnsi="Times New Roman" w:cs="Times New Roman"/>
            <w:sz w:val="24"/>
            <w:szCs w:val="24"/>
          </w:rPr>
          <w:delText xml:space="preserve"> was mostly associated with</w:delText>
        </w:r>
      </w:del>
      <w:del w:id="423" w:author="Väinölä, Risto" w:date="2020-09-14T08:54:00Z">
        <w:r w:rsidRPr="001C30C4" w:rsidDel="00DB1EDF">
          <w:rPr>
            <w:rFonts w:ascii="Times New Roman" w:eastAsia="Times New Roman" w:hAnsi="Times New Roman" w:cs="Times New Roman"/>
            <w:sz w:val="24"/>
            <w:szCs w:val="24"/>
          </w:rPr>
          <w:delText xml:space="preserve"> the </w:delText>
        </w:r>
      </w:del>
      <w:r w:rsidRPr="001C30C4">
        <w:rPr>
          <w:rFonts w:ascii="Times New Roman" w:eastAsia="Times New Roman" w:hAnsi="Times New Roman" w:cs="Times New Roman"/>
          <w:sz w:val="24"/>
          <w:szCs w:val="24"/>
        </w:rPr>
        <w:t xml:space="preserve">elevated frequencies of </w:t>
      </w:r>
      <w:del w:id="424" w:author="Väinölä, Risto" w:date="2020-09-14T08:54:00Z">
        <w:r w:rsidRPr="001C30C4" w:rsidDel="00A44433">
          <w:rPr>
            <w:rFonts w:ascii="Times New Roman" w:eastAsia="Times New Roman" w:hAnsi="Times New Roman" w:cs="Times New Roman"/>
            <w:sz w:val="24"/>
            <w:szCs w:val="24"/>
          </w:rPr>
          <w:delText xml:space="preserve">the </w:delText>
        </w:r>
      </w:del>
      <w:r w:rsidRPr="001C30C4">
        <w:rPr>
          <w:rFonts w:ascii="Times New Roman" w:eastAsia="Times New Roman" w:hAnsi="Times New Roman" w:cs="Times New Roman"/>
          <w:sz w:val="24"/>
          <w:szCs w:val="24"/>
        </w:rPr>
        <w:t xml:space="preserve">E-morphotypes </w:t>
      </w:r>
      <w:ins w:id="425" w:author="Väinölä, Risto" w:date="2020-09-14T08:54:00Z">
        <w:r w:rsidR="00A44433">
          <w:rPr>
            <w:rFonts w:ascii="Times New Roman" w:eastAsia="Times New Roman" w:hAnsi="Times New Roman" w:cs="Times New Roman"/>
            <w:sz w:val="24"/>
            <w:szCs w:val="24"/>
          </w:rPr>
          <w:t xml:space="preserve">were found </w:t>
        </w:r>
      </w:ins>
      <w:r w:rsidRPr="001C30C4">
        <w:rPr>
          <w:rFonts w:ascii="Times New Roman" w:eastAsia="Times New Roman" w:hAnsi="Times New Roman" w:cs="Times New Roman"/>
          <w:sz w:val="24"/>
          <w:szCs w:val="24"/>
        </w:rPr>
        <w:t xml:space="preserve">in Norway and, especially, in the Baltic Sea. The variation within contact zones was mostly due to the few “outlier” samples </w:t>
      </w:r>
      <w:r w:rsidRPr="00AB08A6">
        <w:rPr>
          <w:rFonts w:ascii="Times New Roman" w:eastAsia="Times New Roman" w:hAnsi="Times New Roman" w:cs="Times New Roman"/>
          <w:sz w:val="24"/>
          <w:szCs w:val="24"/>
        </w:rPr>
        <w:t xml:space="preserve">from the Gulf of Maine and Norway. On the contrary,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w:t>
      </w:r>
      <w:del w:id="426" w:author="Väinölä, Risto" w:date="2020-09-14T08:55:00Z">
        <w:r w:rsidRPr="00AB08A6" w:rsidDel="00A44433">
          <w:rPr>
            <w:rFonts w:ascii="Times New Roman" w:eastAsia="Times New Roman" w:hAnsi="Times New Roman" w:cs="Times New Roman"/>
            <w:sz w:val="24"/>
            <w:szCs w:val="24"/>
          </w:rPr>
          <w:delText>demonstrated small</w:delText>
        </w:r>
      </w:del>
      <w:ins w:id="427" w:author="Väinölä, Risto" w:date="2020-09-14T08:55:00Z">
        <w:r w:rsidR="00A44433">
          <w:rPr>
            <w:rFonts w:ascii="Times New Roman" w:eastAsia="Times New Roman" w:hAnsi="Times New Roman" w:cs="Times New Roman"/>
            <w:sz w:val="24"/>
            <w:szCs w:val="24"/>
          </w:rPr>
          <w:t>showed little</w:t>
        </w:r>
      </w:ins>
      <w:r w:rsidRPr="00AB08A6">
        <w:rPr>
          <w:rFonts w:ascii="Times New Roman" w:eastAsia="Times New Roman" w:hAnsi="Times New Roman" w:cs="Times New Roman"/>
          <w:sz w:val="24"/>
          <w:szCs w:val="24"/>
        </w:rPr>
        <w:t xml:space="preserve"> variation between zones, the </w:t>
      </w:r>
      <w:del w:id="428" w:author="Väinölä, Risto" w:date="2020-09-14T08:56:00Z">
        <w:r w:rsidRPr="00AB08A6" w:rsidDel="00A44433">
          <w:rPr>
            <w:rFonts w:ascii="Times New Roman" w:eastAsia="Times New Roman" w:hAnsi="Times New Roman" w:cs="Times New Roman"/>
            <w:sz w:val="24"/>
            <w:szCs w:val="24"/>
          </w:rPr>
          <w:delText xml:space="preserve">frequency of the </w:delText>
        </w:r>
      </w:del>
      <w:r w:rsidRPr="00AB08A6">
        <w:rPr>
          <w:rFonts w:ascii="Times New Roman" w:eastAsia="Times New Roman" w:hAnsi="Times New Roman" w:cs="Times New Roman"/>
          <w:sz w:val="24"/>
          <w:szCs w:val="24"/>
        </w:rPr>
        <w:t xml:space="preserve">T-morphotype being universally </w:t>
      </w:r>
      <w:del w:id="429" w:author="Väinölä, Risto" w:date="2020-09-14T08:56:00Z">
        <w:r w:rsidRPr="00AB08A6" w:rsidDel="00A44433">
          <w:rPr>
            <w:rFonts w:ascii="Times New Roman" w:eastAsia="Times New Roman" w:hAnsi="Times New Roman" w:cs="Times New Roman"/>
            <w:sz w:val="24"/>
            <w:szCs w:val="24"/>
          </w:rPr>
          <w:delText>low</w:delText>
        </w:r>
      </w:del>
      <w:ins w:id="430" w:author="Väinölä, Risto" w:date="2020-09-14T08:56:00Z">
        <w:r w:rsidR="00A44433">
          <w:rPr>
            <w:rFonts w:ascii="Times New Roman" w:eastAsia="Times New Roman" w:hAnsi="Times New Roman" w:cs="Times New Roman"/>
            <w:sz w:val="24"/>
            <w:szCs w:val="24"/>
          </w:rPr>
          <w:t>rare</w:t>
        </w:r>
      </w:ins>
      <w:r w:rsidRPr="00AB08A6">
        <w:rPr>
          <w:rFonts w:ascii="Times New Roman" w:eastAsia="Times New Roman" w:hAnsi="Times New Roman" w:cs="Times New Roman"/>
          <w:sz w:val="24"/>
          <w:szCs w:val="24"/>
        </w:rPr>
        <w:t xml:space="preserve">. </w:t>
      </w:r>
      <w:del w:id="431" w:author="Väinölä, Risto" w:date="2020-09-14T08:56:00Z">
        <w:r w:rsidRPr="00AB08A6" w:rsidDel="00A44433">
          <w:rPr>
            <w:rFonts w:ascii="Times New Roman" w:eastAsia="Times New Roman" w:hAnsi="Times New Roman" w:cs="Times New Roman"/>
            <w:sz w:val="24"/>
            <w:szCs w:val="24"/>
          </w:rPr>
          <w:delText>There was, however, one</w:delText>
        </w:r>
      </w:del>
      <w:ins w:id="432" w:author="Väinölä, Risto" w:date="2020-09-14T08:56:00Z">
        <w:r w:rsidR="00A44433">
          <w:rPr>
            <w:rFonts w:ascii="Times New Roman" w:eastAsia="Times New Roman" w:hAnsi="Times New Roman" w:cs="Times New Roman"/>
            <w:sz w:val="24"/>
            <w:szCs w:val="24"/>
          </w:rPr>
          <w:t>In a</w:t>
        </w:r>
      </w:ins>
      <w:r w:rsidRPr="00AB08A6">
        <w:rPr>
          <w:rFonts w:ascii="Times New Roman" w:eastAsia="Times New Roman" w:hAnsi="Times New Roman" w:cs="Times New Roman"/>
          <w:sz w:val="24"/>
          <w:szCs w:val="24"/>
        </w:rPr>
        <w:t xml:space="preserve"> notable exception</w:t>
      </w:r>
      <w:ins w:id="433" w:author="Väinölä, Risto" w:date="2020-09-14T08:58:00Z">
        <w:r w:rsidR="00A44433">
          <w:rPr>
            <w:rFonts w:ascii="Times New Roman" w:eastAsia="Times New Roman" w:hAnsi="Times New Roman" w:cs="Times New Roman"/>
            <w:sz w:val="24"/>
            <w:szCs w:val="24"/>
          </w:rPr>
          <w:t xml:space="preserve"> the</w:t>
        </w:r>
      </w:ins>
      <w:del w:id="434" w:author="Väinölä, Risto" w:date="2020-09-14T08:57:00Z">
        <w:r w:rsidRPr="00AB08A6" w:rsidDel="00A44433">
          <w:rPr>
            <w:rFonts w:ascii="Times New Roman" w:eastAsia="Times New Roman" w:hAnsi="Times New Roman" w:cs="Times New Roman"/>
            <w:sz w:val="24"/>
            <w:szCs w:val="24"/>
          </w:rPr>
          <w:delText>. A</w:delText>
        </w:r>
      </w:del>
      <w:del w:id="435" w:author="Väinölä, Risto" w:date="2020-09-14T08:58:00Z">
        <w:r w:rsidRPr="00AB08A6" w:rsidDel="00A44433">
          <w:rPr>
            <w:rFonts w:ascii="Times New Roman" w:eastAsia="Times New Roman" w:hAnsi="Times New Roman" w:cs="Times New Roman"/>
            <w:sz w:val="24"/>
            <w:szCs w:val="24"/>
          </w:rPr>
          <w:delText>n elevated</w:delText>
        </w:r>
      </w:del>
      <w:r w:rsidRPr="00AB08A6">
        <w:rPr>
          <w:rFonts w:ascii="Times New Roman" w:eastAsia="Times New Roman" w:hAnsi="Times New Roman" w:cs="Times New Roman"/>
          <w:sz w:val="24"/>
          <w:szCs w:val="24"/>
        </w:rPr>
        <w:t xml:space="preserve"> </w:t>
      </w:r>
      <w:ins w:id="436" w:author="Väinölä, Risto" w:date="2020-09-14T08:57:00Z">
        <w:r w:rsidR="00A44433">
          <w:rPr>
            <w:rFonts w:ascii="Times New Roman" w:eastAsia="Times New Roman" w:hAnsi="Times New Roman" w:cs="Times New Roman"/>
            <w:sz w:val="24"/>
            <w:szCs w:val="24"/>
          </w:rPr>
          <w:t>T-morphotype frequenc</w:t>
        </w:r>
      </w:ins>
      <w:ins w:id="437" w:author="Väinölä, Risto" w:date="2020-09-14T08:58:00Z">
        <w:r w:rsidR="00A44433">
          <w:rPr>
            <w:rFonts w:ascii="Times New Roman" w:eastAsia="Times New Roman" w:hAnsi="Times New Roman" w:cs="Times New Roman"/>
            <w:sz w:val="24"/>
            <w:szCs w:val="24"/>
          </w:rPr>
          <w:t>y</w:t>
        </w:r>
      </w:ins>
      <w:ins w:id="438" w:author="Väinölä, Risto" w:date="2020-09-14T08:57:00Z">
        <w:r w:rsidR="00A44433">
          <w:rPr>
            <w:rFonts w:ascii="Times New Roman" w:eastAsia="Times New Roman" w:hAnsi="Times New Roman" w:cs="Times New Roman"/>
            <w:sz w:val="24"/>
            <w:szCs w:val="24"/>
          </w:rPr>
          <w:t xml:space="preserve"> </w:t>
        </w:r>
      </w:ins>
      <w:ins w:id="439" w:author="Väinölä, Risto" w:date="2020-09-14T08:58:00Z">
        <w:r w:rsidR="00A44433">
          <w:rPr>
            <w:rFonts w:ascii="Times New Roman" w:eastAsia="Times New Roman" w:hAnsi="Times New Roman" w:cs="Times New Roman"/>
            <w:sz w:val="24"/>
            <w:szCs w:val="24"/>
          </w:rPr>
          <w:t xml:space="preserve">was </w:t>
        </w:r>
      </w:ins>
      <w:ins w:id="440" w:author="Väinölä, Risto" w:date="2020-09-14T08:59:00Z">
        <w:r w:rsidR="00A44433">
          <w:rPr>
            <w:rFonts w:ascii="Times New Roman" w:eastAsia="Times New Roman" w:hAnsi="Times New Roman" w:cs="Times New Roman"/>
            <w:sz w:val="24"/>
            <w:szCs w:val="24"/>
          </w:rPr>
          <w:t>clearly</w:t>
        </w:r>
      </w:ins>
      <w:ins w:id="441" w:author="Väinölä, Risto" w:date="2020-09-14T08:58:00Z">
        <w:r w:rsidR="00A44433">
          <w:rPr>
            <w:rFonts w:ascii="Times New Roman" w:eastAsia="Times New Roman" w:hAnsi="Times New Roman" w:cs="Times New Roman"/>
            <w:sz w:val="24"/>
            <w:szCs w:val="24"/>
          </w:rPr>
          <w:t xml:space="preserve"> elevated </w:t>
        </w:r>
      </w:ins>
      <w:r w:rsidRPr="00AB08A6">
        <w:rPr>
          <w:rFonts w:ascii="Times New Roman" w:eastAsia="Times New Roman" w:hAnsi="Times New Roman" w:cs="Times New Roman"/>
          <w:sz w:val="24"/>
          <w:szCs w:val="24"/>
        </w:rPr>
        <w:t xml:space="preserve">(up to 40%) </w:t>
      </w:r>
      <w:del w:id="442" w:author="Väinölä, Risto" w:date="2020-09-14T08:59:00Z">
        <w:r w:rsidRPr="00AB08A6" w:rsidDel="00A44433">
          <w:rPr>
            <w:rFonts w:ascii="Times New Roman" w:eastAsia="Times New Roman" w:hAnsi="Times New Roman" w:cs="Times New Roman"/>
            <w:sz w:val="24"/>
            <w:szCs w:val="24"/>
          </w:rPr>
          <w:delText xml:space="preserve">frequency of the T-morphotypes was observed </w:delText>
        </w:r>
      </w:del>
      <w:r w:rsidRPr="00AB08A6">
        <w:rPr>
          <w:rFonts w:ascii="Times New Roman" w:eastAsia="Times New Roman" w:hAnsi="Times New Roman" w:cs="Times New Roman"/>
          <w:sz w:val="24"/>
          <w:szCs w:val="24"/>
        </w:rPr>
        <w:t>in samples from saline localities (</w:t>
      </w:r>
      <w:del w:id="443" w:author="Väinölä, Risto" w:date="2020-09-14T08:59:00Z">
        <w:r w:rsidRPr="00AB08A6" w:rsidDel="00A44433">
          <w:rPr>
            <w:rFonts w:ascii="Times New Roman" w:eastAsia="Times New Roman" w:hAnsi="Times New Roman" w:cs="Times New Roman"/>
            <w:sz w:val="24"/>
            <w:szCs w:val="24"/>
          </w:rPr>
          <w:delText>salinity abov</w:delText>
        </w:r>
        <w:r w:rsidR="00401B9B" w:rsidRPr="00AB08A6" w:rsidDel="00A44433">
          <w:rPr>
            <w:rFonts w:ascii="Times New Roman" w:eastAsia="Times New Roman" w:hAnsi="Times New Roman" w:cs="Times New Roman"/>
            <w:sz w:val="24"/>
            <w:szCs w:val="24"/>
          </w:rPr>
          <w:delText>e</w:delText>
        </w:r>
      </w:del>
      <w:ins w:id="444" w:author="Väinölä, Risto" w:date="2020-09-14T08:59:00Z">
        <w:r w:rsidR="00A44433">
          <w:rPr>
            <w:rFonts w:ascii="Times New Roman" w:eastAsia="Times New Roman" w:hAnsi="Times New Roman" w:cs="Times New Roman"/>
            <w:sz w:val="24"/>
            <w:szCs w:val="24"/>
          </w:rPr>
          <w:t>&gt;</w:t>
        </w:r>
      </w:ins>
      <w:r w:rsidR="00401B9B" w:rsidRPr="00AB08A6">
        <w:rPr>
          <w:rFonts w:ascii="Times New Roman" w:eastAsia="Times New Roman" w:hAnsi="Times New Roman" w:cs="Times New Roman"/>
          <w:sz w:val="24"/>
          <w:szCs w:val="24"/>
        </w:rPr>
        <w:t xml:space="preserve"> 30 ppt) in n</w:t>
      </w:r>
      <w:r w:rsidRPr="00AB08A6">
        <w:rPr>
          <w:rFonts w:ascii="Times New Roman" w:eastAsia="Times New Roman" w:hAnsi="Times New Roman" w:cs="Times New Roman"/>
          <w:sz w:val="24"/>
          <w:szCs w:val="24"/>
        </w:rPr>
        <w:t xml:space="preserve">orthern Russia. </w:t>
      </w:r>
      <w:del w:id="445" w:author="Väinölä, Risto" w:date="2020-09-14T09:00:00Z">
        <w:r w:rsidRPr="00AB08A6" w:rsidDel="00A44433">
          <w:rPr>
            <w:rFonts w:ascii="Times New Roman" w:eastAsia="Times New Roman" w:hAnsi="Times New Roman" w:cs="Times New Roman"/>
            <w:sz w:val="24"/>
            <w:szCs w:val="24"/>
          </w:rPr>
          <w:delText xml:space="preserve">A </w:delText>
        </w:r>
      </w:del>
      <w:ins w:id="446" w:author="Väinölä, Risto" w:date="2020-09-14T09:00:00Z">
        <w:r w:rsidR="00A44433">
          <w:rPr>
            <w:rFonts w:ascii="Times New Roman" w:eastAsia="Times New Roman" w:hAnsi="Times New Roman" w:cs="Times New Roman"/>
            <w:sz w:val="24"/>
            <w:szCs w:val="24"/>
          </w:rPr>
          <w:t>Si</w:t>
        </w:r>
      </w:ins>
      <w:del w:id="447" w:author="Väinölä, Risto" w:date="2020-09-14T09:00:00Z">
        <w:r w:rsidRPr="00AB08A6" w:rsidDel="00A44433">
          <w:rPr>
            <w:rFonts w:ascii="Times New Roman" w:eastAsia="Times New Roman" w:hAnsi="Times New Roman" w:cs="Times New Roman"/>
            <w:sz w:val="24"/>
            <w:szCs w:val="24"/>
          </w:rPr>
          <w:delText>si</w:delText>
        </w:r>
      </w:del>
      <w:r w:rsidRPr="00AB08A6">
        <w:rPr>
          <w:rFonts w:ascii="Times New Roman" w:eastAsia="Times New Roman" w:hAnsi="Times New Roman" w:cs="Times New Roman"/>
          <w:sz w:val="24"/>
          <w:szCs w:val="24"/>
        </w:rPr>
        <w:t xml:space="preserve">milar salinity-related variation </w:t>
      </w:r>
      <w:proofErr w:type="gramStart"/>
      <w:r w:rsidRPr="00AB08A6">
        <w:rPr>
          <w:rFonts w:ascii="Times New Roman" w:eastAsia="Times New Roman" w:hAnsi="Times New Roman" w:cs="Times New Roman"/>
          <w:sz w:val="24"/>
          <w:szCs w:val="24"/>
        </w:rPr>
        <w:t xml:space="preserve">was </w:t>
      </w:r>
      <w:del w:id="448" w:author="Väinölä, Risto" w:date="2020-09-14T09:00:00Z">
        <w:r w:rsidRPr="00AB08A6" w:rsidDel="00A44433">
          <w:rPr>
            <w:rFonts w:ascii="Times New Roman" w:eastAsia="Times New Roman" w:hAnsi="Times New Roman" w:cs="Times New Roman"/>
            <w:sz w:val="24"/>
            <w:szCs w:val="24"/>
          </w:rPr>
          <w:delText>also present</w:delText>
        </w:r>
      </w:del>
      <w:ins w:id="449" w:author="Väinölä, Risto" w:date="2020-09-14T09:00:00Z">
        <w:r w:rsidR="00A44433">
          <w:rPr>
            <w:rFonts w:ascii="Times New Roman" w:eastAsia="Times New Roman" w:hAnsi="Times New Roman" w:cs="Times New Roman"/>
            <w:sz w:val="24"/>
            <w:szCs w:val="24"/>
          </w:rPr>
          <w:t>found</w:t>
        </w:r>
      </w:ins>
      <w:proofErr w:type="gramEnd"/>
      <w:r w:rsidRPr="00AB08A6">
        <w:rPr>
          <w:rFonts w:ascii="Times New Roman" w:eastAsia="Times New Roman" w:hAnsi="Times New Roman" w:cs="Times New Roman"/>
          <w:sz w:val="24"/>
          <w:szCs w:val="24"/>
        </w:rPr>
        <w:t xml:space="preserve"> in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from the more eastern areas of the Barents Sea, at some distance from the contact zone between these species along the Kola Peninsula coast.</w:t>
      </w:r>
      <w:r w:rsidRPr="001C30C4">
        <w:rPr>
          <w:rFonts w:ascii="Times New Roman" w:eastAsia="Times New Roman" w:hAnsi="Times New Roman" w:cs="Times New Roman"/>
          <w:sz w:val="24"/>
          <w:szCs w:val="24"/>
        </w:rPr>
        <w:t xml:space="preserve"> </w:t>
      </w:r>
      <w:ins w:id="450" w:author="Väinölä, Risto" w:date="2020-09-14T09:00:00Z">
        <w:r w:rsidR="00A44433">
          <w:rPr>
            <w:rFonts w:ascii="Times New Roman" w:eastAsia="Times New Roman" w:hAnsi="Times New Roman" w:cs="Times New Roman"/>
            <w:sz w:val="24"/>
            <w:szCs w:val="24"/>
          </w:rPr>
          <w:t>[</w:t>
        </w:r>
        <w:proofErr w:type="gramStart"/>
        <w:r w:rsidR="00A44433">
          <w:rPr>
            <w:rFonts w:ascii="Times New Roman" w:eastAsia="Times New Roman" w:hAnsi="Times New Roman" w:cs="Times New Roman"/>
            <w:sz w:val="24"/>
            <w:szCs w:val="24"/>
          </w:rPr>
          <w:t>it</w:t>
        </w:r>
        <w:proofErr w:type="gramEnd"/>
        <w:r w:rsidR="00A44433">
          <w:rPr>
            <w:rFonts w:ascii="Times New Roman" w:eastAsia="Times New Roman" w:hAnsi="Times New Roman" w:cs="Times New Roman"/>
            <w:sz w:val="24"/>
            <w:szCs w:val="24"/>
          </w:rPr>
          <w:t xml:space="preserve"> is not </w:t>
        </w:r>
      </w:ins>
      <w:ins w:id="451" w:author="Väinölä, Risto" w:date="2020-09-14T09:02:00Z">
        <w:r w:rsidR="00A44433">
          <w:rPr>
            <w:rFonts w:ascii="Times New Roman" w:eastAsia="Times New Roman" w:hAnsi="Times New Roman" w:cs="Times New Roman"/>
            <w:sz w:val="24"/>
            <w:szCs w:val="24"/>
          </w:rPr>
          <w:t xml:space="preserve">quite </w:t>
        </w:r>
      </w:ins>
      <w:ins w:id="452" w:author="Väinölä, Risto" w:date="2020-09-14T09:00:00Z">
        <w:r w:rsidR="00A44433">
          <w:rPr>
            <w:rFonts w:ascii="Times New Roman" w:eastAsia="Times New Roman" w:hAnsi="Times New Roman" w:cs="Times New Roman"/>
            <w:sz w:val="24"/>
            <w:szCs w:val="24"/>
          </w:rPr>
          <w:t xml:space="preserve">clear how </w:t>
        </w:r>
      </w:ins>
      <w:ins w:id="453" w:author="Väinölä, Risto" w:date="2020-09-14T09:01:00Z">
        <w:r w:rsidR="00A44433">
          <w:rPr>
            <w:rFonts w:ascii="Times New Roman" w:eastAsia="Times New Roman" w:hAnsi="Times New Roman" w:cs="Times New Roman"/>
            <w:sz w:val="24"/>
            <w:szCs w:val="24"/>
          </w:rPr>
          <w:t>the latter group is not part of northern Russia</w:t>
        </w:r>
      </w:ins>
      <w:ins w:id="454" w:author="Väinölä, Risto" w:date="2020-09-14T09:02:00Z">
        <w:r w:rsidR="00A44433">
          <w:rPr>
            <w:rFonts w:ascii="Times New Roman" w:eastAsia="Times New Roman" w:hAnsi="Times New Roman" w:cs="Times New Roman"/>
            <w:sz w:val="24"/>
            <w:szCs w:val="24"/>
          </w:rPr>
          <w:t>]</w:t>
        </w:r>
      </w:ins>
    </w:p>
    <w:p w14:paraId="22CDA2AC" w14:textId="5ADB0051" w:rsidR="003D661E" w:rsidRPr="001A2BCA" w:rsidRDefault="003D661E" w:rsidP="004F5A70">
      <w:pPr>
        <w:spacing w:before="120" w:after="0" w:line="360" w:lineRule="auto"/>
        <w:rPr>
          <w:rFonts w:ascii="Times New Roman" w:eastAsia="Times New Roman" w:hAnsi="Times New Roman" w:cs="Times New Roman"/>
          <w:b/>
          <w:sz w:val="24"/>
          <w:szCs w:val="24"/>
        </w:rPr>
      </w:pPr>
      <w:r w:rsidRPr="001C30C4">
        <w:rPr>
          <w:rFonts w:ascii="Times New Roman" w:eastAsia="Times New Roman" w:hAnsi="Times New Roman" w:cs="Times New Roman"/>
          <w:sz w:val="24"/>
          <w:szCs w:val="24"/>
        </w:rPr>
        <w:t xml:space="preserve">Finally, an analysis of the abundant material from the White and the Barents Sea </w:t>
      </w:r>
      <w:del w:id="455" w:author="Väinölä, Risto" w:date="2020-09-14T09:04:00Z">
        <w:r w:rsidRPr="001C30C4" w:rsidDel="00A44433">
          <w:rPr>
            <w:rFonts w:ascii="Times New Roman" w:eastAsia="Times New Roman" w:hAnsi="Times New Roman" w:cs="Times New Roman"/>
            <w:sz w:val="24"/>
            <w:szCs w:val="24"/>
          </w:rPr>
          <w:delText xml:space="preserve">revealed </w:delText>
        </w:r>
      </w:del>
      <w:ins w:id="456" w:author="Väinölä, Risto" w:date="2020-09-14T09:04:00Z">
        <w:r w:rsidR="00A44433">
          <w:rPr>
            <w:rFonts w:ascii="Times New Roman" w:eastAsia="Times New Roman" w:hAnsi="Times New Roman" w:cs="Times New Roman"/>
            <w:sz w:val="24"/>
            <w:szCs w:val="24"/>
          </w:rPr>
          <w:t>demonstrated</w:t>
        </w:r>
        <w:r w:rsidR="00A44433" w:rsidRPr="001C30C4">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 xml:space="preserve">how the </w:t>
        </w:r>
      </w:ins>
      <w:del w:id="457" w:author="Väinölä, Risto" w:date="2020-09-14T09:04:00Z">
        <w:r w:rsidRPr="001C30C4" w:rsidDel="00A44433">
          <w:rPr>
            <w:rFonts w:ascii="Times New Roman" w:eastAsia="Times New Roman" w:hAnsi="Times New Roman" w:cs="Times New Roman"/>
            <w:sz w:val="24"/>
            <w:szCs w:val="24"/>
          </w:rPr>
          <w:delText xml:space="preserve">variation in the </w:delText>
        </w:r>
      </w:del>
      <w:r w:rsidRPr="001C30C4">
        <w:rPr>
          <w:rFonts w:ascii="Times New Roman" w:eastAsia="Times New Roman" w:hAnsi="Times New Roman" w:cs="Times New Roman"/>
          <w:sz w:val="24"/>
          <w:szCs w:val="24"/>
        </w:rPr>
        <w:t xml:space="preserve">morphotype frequencies </w:t>
      </w:r>
      <w:del w:id="458" w:author="Väinölä, Risto" w:date="2020-09-14T09:04:00Z">
        <w:r w:rsidRPr="001C30C4" w:rsidDel="00435EBF">
          <w:rPr>
            <w:rFonts w:ascii="Times New Roman" w:eastAsia="Times New Roman" w:hAnsi="Times New Roman" w:cs="Times New Roman"/>
            <w:sz w:val="24"/>
            <w:szCs w:val="24"/>
          </w:rPr>
          <w:delText xml:space="preserve">related </w:delText>
        </w:r>
      </w:del>
      <w:ins w:id="459" w:author="Väinölä, Risto" w:date="2020-09-14T09:04:00Z">
        <w:r w:rsidR="00435EBF">
          <w:rPr>
            <w:rFonts w:ascii="Times New Roman" w:eastAsia="Times New Roman" w:hAnsi="Times New Roman" w:cs="Times New Roman"/>
            <w:sz w:val="24"/>
            <w:szCs w:val="24"/>
          </w:rPr>
          <w:t xml:space="preserve">varied </w:t>
        </w:r>
      </w:ins>
      <w:r w:rsidRPr="001C30C4">
        <w:rPr>
          <w:rFonts w:ascii="Times New Roman" w:eastAsia="Times New Roman" w:hAnsi="Times New Roman" w:cs="Times New Roman"/>
          <w:sz w:val="24"/>
          <w:szCs w:val="24"/>
        </w:rPr>
        <w:t xml:space="preserve">with the taxonomic </w:t>
      </w:r>
      <w:ins w:id="460" w:author="Väinölä, Risto" w:date="2020-09-14T09:04:00Z">
        <w:r w:rsidR="00435EBF">
          <w:rPr>
            <w:rFonts w:ascii="Times New Roman" w:eastAsia="Times New Roman" w:hAnsi="Times New Roman" w:cs="Times New Roman"/>
            <w:sz w:val="24"/>
            <w:szCs w:val="24"/>
          </w:rPr>
          <w:t xml:space="preserve">composition of </w:t>
        </w:r>
      </w:ins>
      <w:del w:id="461" w:author="Väinölä, Risto" w:date="2020-09-14T09:05:00Z">
        <w:r w:rsidRPr="001C30C4" w:rsidDel="00435EBF">
          <w:rPr>
            <w:rFonts w:ascii="Times New Roman" w:eastAsia="Times New Roman" w:hAnsi="Times New Roman" w:cs="Times New Roman"/>
            <w:sz w:val="24"/>
            <w:szCs w:val="24"/>
          </w:rPr>
          <w:delText xml:space="preserve">structure of </w:delText>
        </w:r>
      </w:del>
      <w:r w:rsidRPr="001C30C4">
        <w:rPr>
          <w:rFonts w:ascii="Times New Roman" w:eastAsia="Times New Roman" w:hAnsi="Times New Roman" w:cs="Times New Roman"/>
          <w:sz w:val="24"/>
          <w:szCs w:val="24"/>
        </w:rPr>
        <w:t xml:space="preserve">the </w:t>
      </w:r>
      <w:ins w:id="462" w:author="Väinölä, Risto" w:date="2020-09-14T09:05:00Z">
        <w:r w:rsidR="00435EBF">
          <w:rPr>
            <w:rFonts w:ascii="Times New Roman" w:eastAsia="Times New Roman" w:hAnsi="Times New Roman" w:cs="Times New Roman"/>
            <w:sz w:val="24"/>
            <w:szCs w:val="24"/>
          </w:rPr>
          <w:t xml:space="preserve">mixed </w:t>
        </w:r>
      </w:ins>
      <w:r w:rsidRPr="001C30C4">
        <w:rPr>
          <w:rFonts w:ascii="Times New Roman" w:eastAsia="Times New Roman" w:hAnsi="Times New Roman" w:cs="Times New Roman"/>
          <w:sz w:val="24"/>
          <w:szCs w:val="24"/>
        </w:rPr>
        <w:t xml:space="preserve">populations. The frequencies of the T-morphotype increased both among </w:t>
      </w:r>
      <w:r w:rsidRPr="001C30C4">
        <w:rPr>
          <w:rFonts w:ascii="Times New Roman" w:eastAsia="Times New Roman" w:hAnsi="Times New Roman" w:cs="Times New Roman"/>
          <w:i/>
          <w:sz w:val="24"/>
          <w:szCs w:val="24"/>
        </w:rPr>
        <w:t>M. edulis</w:t>
      </w:r>
      <w:r w:rsidRPr="001C30C4">
        <w:rPr>
          <w:rFonts w:ascii="Times New Roman" w:eastAsia="Times New Roman" w:hAnsi="Times New Roman" w:cs="Times New Roman"/>
          <w:sz w:val="24"/>
          <w:szCs w:val="24"/>
        </w:rPr>
        <w:t xml:space="preserve"> and among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 xml:space="preserve">genotypes with the increasing prevalence of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in the samples.</w:t>
      </w:r>
    </w:p>
    <w:p w14:paraId="45E66558" w14:textId="77777777" w:rsidR="003D661E" w:rsidRPr="00AB08A6" w:rsidRDefault="008F6682" w:rsidP="004F5A70">
      <w:pPr>
        <w:spacing w:before="120" w:after="0" w:line="360" w:lineRule="auto"/>
        <w:rPr>
          <w:rFonts w:ascii="Times New Roman" w:eastAsia="Times New Roman" w:hAnsi="Times New Roman" w:cs="Times New Roman"/>
          <w:sz w:val="24"/>
          <w:szCs w:val="24"/>
        </w:rPr>
      </w:pPr>
      <w:r w:rsidRPr="00AB08A6">
        <w:rPr>
          <w:rFonts w:ascii="Times New Roman" w:eastAsia="Times New Roman" w:hAnsi="Times New Roman" w:cs="Times New Roman"/>
          <w:sz w:val="24"/>
          <w:szCs w:val="24"/>
          <w:lang w:val="en-GB"/>
        </w:rPr>
        <w:t xml:space="preserve">Unusual features </w:t>
      </w:r>
      <w:r w:rsidR="003D661E" w:rsidRPr="00AB08A6">
        <w:rPr>
          <w:rFonts w:ascii="Times New Roman" w:eastAsia="Times New Roman" w:hAnsi="Times New Roman" w:cs="Times New Roman"/>
          <w:sz w:val="24"/>
          <w:szCs w:val="24"/>
        </w:rPr>
        <w:t>of</w:t>
      </w:r>
      <w:r w:rsidR="003D661E" w:rsidRPr="00AB08A6">
        <w:rPr>
          <w:rFonts w:ascii="Times New Roman" w:eastAsia="Times New Roman" w:hAnsi="Times New Roman" w:cs="Times New Roman"/>
          <w:i/>
          <w:sz w:val="24"/>
          <w:szCs w:val="24"/>
        </w:rPr>
        <w:t xml:space="preserve"> M. trossulus </w:t>
      </w:r>
      <w:r w:rsidR="003D661E" w:rsidRPr="00AB08A6">
        <w:rPr>
          <w:rFonts w:ascii="Times New Roman" w:eastAsia="Times New Roman" w:hAnsi="Times New Roman" w:cs="Times New Roman"/>
          <w:sz w:val="24"/>
          <w:szCs w:val="24"/>
        </w:rPr>
        <w:t>from Norway and the Baltic Sea</w:t>
      </w:r>
    </w:p>
    <w:p w14:paraId="32CAB809" w14:textId="40D4F668" w:rsidR="003D661E" w:rsidRPr="001A2BCA" w:rsidRDefault="003D661E" w:rsidP="004F5A70">
      <w:pPr>
        <w:spacing w:before="120" w:after="0" w:line="360" w:lineRule="auto"/>
        <w:rPr>
          <w:rFonts w:ascii="Times New Roman" w:eastAsia="Times New Roman" w:hAnsi="Times New Roman" w:cs="Times New Roman"/>
          <w:b/>
          <w:sz w:val="24"/>
          <w:szCs w:val="24"/>
        </w:rPr>
      </w:pPr>
      <w:r w:rsidRPr="00AB08A6">
        <w:rPr>
          <w:rFonts w:ascii="Times New Roman" w:eastAsia="Times New Roman" w:hAnsi="Times New Roman" w:cs="Times New Roman"/>
          <w:i/>
          <w:sz w:val="24"/>
          <w:szCs w:val="24"/>
        </w:rPr>
        <w:t>M. trossulus</w:t>
      </w:r>
      <w:r w:rsidRPr="00AB08A6">
        <w:rPr>
          <w:rFonts w:ascii="Times New Roman" w:eastAsia="Times New Roman" w:hAnsi="Times New Roman" w:cs="Times New Roman"/>
          <w:sz w:val="24"/>
          <w:szCs w:val="24"/>
        </w:rPr>
        <w:t xml:space="preserve"> from the Baltic Sea and </w:t>
      </w:r>
      <w:ins w:id="463" w:author="Väinölä, Risto" w:date="2020-09-14T09:06:00Z">
        <w:r w:rsidR="00435EBF">
          <w:rPr>
            <w:rFonts w:ascii="Times New Roman" w:eastAsia="Times New Roman" w:hAnsi="Times New Roman" w:cs="Times New Roman"/>
            <w:sz w:val="24"/>
            <w:szCs w:val="24"/>
          </w:rPr>
          <w:t xml:space="preserve">from </w:t>
        </w:r>
      </w:ins>
      <w:r w:rsidRPr="00AB08A6">
        <w:rPr>
          <w:rFonts w:ascii="Times New Roman" w:eastAsia="Times New Roman" w:hAnsi="Times New Roman" w:cs="Times New Roman"/>
          <w:sz w:val="24"/>
          <w:szCs w:val="24"/>
        </w:rPr>
        <w:t xml:space="preserve">Norway </w:t>
      </w:r>
      <w:del w:id="464" w:author="Väinölä, Risto" w:date="2020-09-14T09:06:00Z">
        <w:r w:rsidRPr="00AB08A6" w:rsidDel="00435EBF">
          <w:rPr>
            <w:rFonts w:ascii="Times New Roman" w:eastAsia="Times New Roman" w:hAnsi="Times New Roman" w:cs="Times New Roman"/>
            <w:sz w:val="24"/>
            <w:szCs w:val="24"/>
          </w:rPr>
          <w:delText>were characterized by</w:delText>
        </w:r>
      </w:del>
      <w:ins w:id="465" w:author="Väinölä, Risto" w:date="2020-09-14T09:06:00Z">
        <w:r w:rsidR="00435EBF">
          <w:rPr>
            <w:rFonts w:ascii="Times New Roman" w:eastAsia="Times New Roman" w:hAnsi="Times New Roman" w:cs="Times New Roman"/>
            <w:sz w:val="24"/>
            <w:szCs w:val="24"/>
          </w:rPr>
          <w:t>had</w:t>
        </w:r>
      </w:ins>
      <w:r w:rsidRPr="00AB08A6">
        <w:rPr>
          <w:rFonts w:ascii="Times New Roman" w:eastAsia="Times New Roman" w:hAnsi="Times New Roman" w:cs="Times New Roman"/>
          <w:sz w:val="24"/>
          <w:szCs w:val="24"/>
        </w:rPr>
        <w:t xml:space="preserve"> extremely high frequencies of the E-morphotype. </w:t>
      </w:r>
      <w:ins w:id="466" w:author="Väinölä, Risto" w:date="2020-09-14T09:07:00Z">
        <w:r w:rsidR="00435EBF">
          <w:rPr>
            <w:rFonts w:ascii="Times New Roman" w:eastAsia="Times New Roman" w:hAnsi="Times New Roman" w:cs="Times New Roman"/>
            <w:sz w:val="24"/>
            <w:szCs w:val="24"/>
          </w:rPr>
          <w:t>We can see t</w:t>
        </w:r>
      </w:ins>
      <w:del w:id="467" w:author="Väinölä, Risto" w:date="2020-09-14T09:07:00Z">
        <w:r w:rsidRPr="00AB08A6" w:rsidDel="00435EBF">
          <w:rPr>
            <w:rFonts w:ascii="Times New Roman" w:eastAsia="Times New Roman" w:hAnsi="Times New Roman" w:cs="Times New Roman"/>
            <w:sz w:val="24"/>
            <w:szCs w:val="24"/>
          </w:rPr>
          <w:delText>T</w:delText>
        </w:r>
      </w:del>
      <w:proofErr w:type="gramStart"/>
      <w:r w:rsidRPr="00AB08A6">
        <w:rPr>
          <w:rFonts w:ascii="Times New Roman" w:eastAsia="Times New Roman" w:hAnsi="Times New Roman" w:cs="Times New Roman"/>
          <w:sz w:val="24"/>
          <w:szCs w:val="24"/>
        </w:rPr>
        <w:t>wo</w:t>
      </w:r>
      <w:proofErr w:type="gramEnd"/>
      <w:r w:rsidRPr="00AB08A6">
        <w:rPr>
          <w:rFonts w:ascii="Times New Roman" w:eastAsia="Times New Roman" w:hAnsi="Times New Roman" w:cs="Times New Roman"/>
          <w:sz w:val="24"/>
          <w:szCs w:val="24"/>
        </w:rPr>
        <w:t xml:space="preserve"> hypotheses, </w:t>
      </w:r>
      <w:del w:id="468" w:author="Väinölä, Risto" w:date="2020-09-14T09:07:00Z">
        <w:r w:rsidRPr="00AB08A6" w:rsidDel="00435EBF">
          <w:rPr>
            <w:rFonts w:ascii="Times New Roman" w:eastAsia="Times New Roman" w:hAnsi="Times New Roman" w:cs="Times New Roman"/>
            <w:sz w:val="24"/>
            <w:szCs w:val="24"/>
          </w:rPr>
          <w:delText xml:space="preserve">which are </w:delText>
        </w:r>
      </w:del>
      <w:r w:rsidRPr="00AB08A6">
        <w:rPr>
          <w:rFonts w:ascii="Times New Roman" w:eastAsia="Times New Roman" w:hAnsi="Times New Roman" w:cs="Times New Roman"/>
          <w:sz w:val="24"/>
          <w:szCs w:val="24"/>
        </w:rPr>
        <w:t xml:space="preserve">not mutually exclusive, </w:t>
      </w:r>
      <w:del w:id="469" w:author="Väinölä, Risto" w:date="2020-09-14T09:08:00Z">
        <w:r w:rsidRPr="00AB08A6" w:rsidDel="00435EBF">
          <w:rPr>
            <w:rFonts w:ascii="Times New Roman" w:eastAsia="Times New Roman" w:hAnsi="Times New Roman" w:cs="Times New Roman"/>
            <w:sz w:val="24"/>
            <w:szCs w:val="24"/>
          </w:rPr>
          <w:delText xml:space="preserve">can be offered </w:delText>
        </w:r>
      </w:del>
      <w:r w:rsidRPr="00AB08A6">
        <w:rPr>
          <w:rFonts w:ascii="Times New Roman" w:eastAsia="Times New Roman" w:hAnsi="Times New Roman" w:cs="Times New Roman"/>
          <w:sz w:val="24"/>
          <w:szCs w:val="24"/>
        </w:rPr>
        <w:t xml:space="preserve">to </w:t>
      </w:r>
      <w:del w:id="470" w:author="Väinölä, Risto" w:date="2020-09-14T09:08:00Z">
        <w:r w:rsidRPr="00AB08A6" w:rsidDel="00435EBF">
          <w:rPr>
            <w:rFonts w:ascii="Times New Roman" w:eastAsia="Times New Roman" w:hAnsi="Times New Roman" w:cs="Times New Roman"/>
            <w:sz w:val="24"/>
            <w:szCs w:val="24"/>
          </w:rPr>
          <w:delText xml:space="preserve">explain </w:delText>
        </w:r>
      </w:del>
      <w:ins w:id="471" w:author="Väinölä, Risto" w:date="2020-09-14T09:08:00Z">
        <w:r w:rsidR="00435EBF">
          <w:rPr>
            <w:rFonts w:ascii="Times New Roman" w:eastAsia="Times New Roman" w:hAnsi="Times New Roman" w:cs="Times New Roman"/>
            <w:sz w:val="24"/>
            <w:szCs w:val="24"/>
          </w:rPr>
          <w:t>account for</w:t>
        </w:r>
        <w:r w:rsidR="00435EBF" w:rsidRPr="00AB08A6">
          <w:rPr>
            <w:rFonts w:ascii="Times New Roman" w:eastAsia="Times New Roman" w:hAnsi="Times New Roman" w:cs="Times New Roman"/>
            <w:sz w:val="24"/>
            <w:szCs w:val="24"/>
          </w:rPr>
          <w:t xml:space="preserve"> </w:t>
        </w:r>
      </w:ins>
      <w:r w:rsidRPr="00AB08A6">
        <w:rPr>
          <w:rFonts w:ascii="Times New Roman" w:eastAsia="Times New Roman" w:hAnsi="Times New Roman" w:cs="Times New Roman"/>
          <w:sz w:val="24"/>
          <w:szCs w:val="24"/>
        </w:rPr>
        <w:t xml:space="preserve">this </w:t>
      </w:r>
      <w:del w:id="472" w:author="Väinölä, Risto" w:date="2020-09-14T09:08:00Z">
        <w:r w:rsidRPr="00AB08A6" w:rsidDel="00435EBF">
          <w:rPr>
            <w:rFonts w:ascii="Times New Roman" w:eastAsia="Times New Roman" w:hAnsi="Times New Roman" w:cs="Times New Roman"/>
            <w:sz w:val="24"/>
            <w:szCs w:val="24"/>
          </w:rPr>
          <w:delText>phenomenon</w:delText>
        </w:r>
      </w:del>
      <w:ins w:id="473" w:author="Väinölä, Risto" w:date="2020-09-14T09:08:00Z">
        <w:r w:rsidR="00435EBF">
          <w:rPr>
            <w:rFonts w:ascii="Times New Roman" w:eastAsia="Times New Roman" w:hAnsi="Times New Roman" w:cs="Times New Roman"/>
            <w:sz w:val="24"/>
            <w:szCs w:val="24"/>
          </w:rPr>
          <w:t>observation</w:t>
        </w:r>
      </w:ins>
      <w:r w:rsidRPr="00AB08A6">
        <w:rPr>
          <w:rFonts w:ascii="Times New Roman" w:eastAsia="Times New Roman" w:hAnsi="Times New Roman" w:cs="Times New Roman"/>
          <w:sz w:val="24"/>
          <w:szCs w:val="24"/>
        </w:rPr>
        <w:t xml:space="preserve">. </w:t>
      </w:r>
      <w:del w:id="474" w:author="Väinölä, Risto" w:date="2020-09-14T09:09:00Z">
        <w:r w:rsidRPr="00AB08A6" w:rsidDel="00435EBF">
          <w:rPr>
            <w:rFonts w:ascii="Times New Roman" w:eastAsia="Times New Roman" w:hAnsi="Times New Roman" w:cs="Times New Roman"/>
            <w:sz w:val="24"/>
            <w:szCs w:val="24"/>
          </w:rPr>
          <w:delText xml:space="preserve">One </w:delText>
        </w:r>
      </w:del>
      <w:ins w:id="475" w:author="Väinölä, Risto" w:date="2020-09-14T09:10:00Z">
        <w:r w:rsidR="00435EBF">
          <w:rPr>
            <w:rFonts w:ascii="Times New Roman" w:eastAsia="Times New Roman" w:hAnsi="Times New Roman" w:cs="Times New Roman"/>
            <w:sz w:val="24"/>
            <w:szCs w:val="24"/>
          </w:rPr>
          <w:t>The f</w:t>
        </w:r>
      </w:ins>
      <w:ins w:id="476" w:author="Väinölä, Risto" w:date="2020-09-14T09:09:00Z">
        <w:r w:rsidR="00435EBF">
          <w:rPr>
            <w:rFonts w:ascii="Times New Roman" w:eastAsia="Times New Roman" w:hAnsi="Times New Roman" w:cs="Times New Roman"/>
            <w:sz w:val="24"/>
            <w:szCs w:val="24"/>
          </w:rPr>
          <w:t>irst</w:t>
        </w:r>
      </w:ins>
      <w:ins w:id="477" w:author="Väinölä, Risto" w:date="2020-09-14T09:10:00Z">
        <w:r w:rsidR="00435EBF">
          <w:rPr>
            <w:rFonts w:ascii="Times New Roman" w:eastAsia="Times New Roman" w:hAnsi="Times New Roman" w:cs="Times New Roman"/>
            <w:sz w:val="24"/>
            <w:szCs w:val="24"/>
          </w:rPr>
          <w:t xml:space="preserve"> one </w:t>
        </w:r>
        <w:proofErr w:type="gramStart"/>
        <w:r w:rsidR="00435EBF">
          <w:rPr>
            <w:rFonts w:ascii="Times New Roman" w:eastAsia="Times New Roman" w:hAnsi="Times New Roman" w:cs="Times New Roman"/>
            <w:sz w:val="24"/>
            <w:szCs w:val="24"/>
          </w:rPr>
          <w:t>is related</w:t>
        </w:r>
        <w:proofErr w:type="gramEnd"/>
        <w:r w:rsidR="00435EBF">
          <w:rPr>
            <w:rFonts w:ascii="Times New Roman" w:eastAsia="Times New Roman" w:hAnsi="Times New Roman" w:cs="Times New Roman"/>
            <w:sz w:val="24"/>
            <w:szCs w:val="24"/>
          </w:rPr>
          <w:t xml:space="preserve"> to the interspecies introgression </w:t>
        </w:r>
      </w:ins>
      <w:ins w:id="478" w:author="Väinölä, Risto" w:date="2020-09-14T09:11:00Z">
        <w:r w:rsidR="00435EBF">
          <w:rPr>
            <w:rFonts w:ascii="Times New Roman" w:eastAsia="Times New Roman" w:hAnsi="Times New Roman" w:cs="Times New Roman"/>
            <w:sz w:val="24"/>
            <w:szCs w:val="24"/>
          </w:rPr>
          <w:t>in the contact zones, documented by genetic markers</w:t>
        </w:r>
      </w:ins>
      <w:ins w:id="479" w:author="Väinölä, Risto" w:date="2020-09-14T09:16:00Z">
        <w:r w:rsidR="00AB4F8A">
          <w:rPr>
            <w:rFonts w:ascii="Times New Roman" w:eastAsia="Times New Roman" w:hAnsi="Times New Roman" w:cs="Times New Roman"/>
            <w:sz w:val="24"/>
            <w:szCs w:val="24"/>
          </w:rPr>
          <w:t>. The extent of this introgression has been</w:t>
        </w:r>
      </w:ins>
      <w:ins w:id="480" w:author="Väinölä, Risto" w:date="2020-09-14T09:11:00Z">
        <w:r w:rsidR="00435EBF">
          <w:rPr>
            <w:rFonts w:ascii="Times New Roman" w:eastAsia="Times New Roman" w:hAnsi="Times New Roman" w:cs="Times New Roman"/>
            <w:sz w:val="24"/>
            <w:szCs w:val="24"/>
          </w:rPr>
          <w:t xml:space="preserve"> shown to vary between the different zones</w:t>
        </w:r>
      </w:ins>
      <w:ins w:id="481" w:author="Väinölä, Risto" w:date="2020-09-14T10:08:00Z">
        <w:r w:rsidR="00B159F9">
          <w:rPr>
            <w:rFonts w:ascii="Times New Roman" w:eastAsia="Times New Roman" w:hAnsi="Times New Roman" w:cs="Times New Roman"/>
            <w:sz w:val="24"/>
            <w:szCs w:val="24"/>
          </w:rPr>
          <w:t xml:space="preserve">, </w:t>
        </w:r>
        <w:proofErr w:type="gramStart"/>
        <w:r w:rsidR="00B159F9">
          <w:rPr>
            <w:rFonts w:ascii="Times New Roman" w:eastAsia="Times New Roman" w:hAnsi="Times New Roman" w:cs="Times New Roman"/>
            <w:sz w:val="24"/>
            <w:szCs w:val="24"/>
          </w:rPr>
          <w:t>and also</w:t>
        </w:r>
        <w:proofErr w:type="gramEnd"/>
        <w:r w:rsidR="00B159F9">
          <w:rPr>
            <w:rFonts w:ascii="Times New Roman" w:eastAsia="Times New Roman" w:hAnsi="Times New Roman" w:cs="Times New Roman"/>
            <w:sz w:val="24"/>
            <w:szCs w:val="24"/>
          </w:rPr>
          <w:t xml:space="preserve"> betwee</w:t>
        </w:r>
      </w:ins>
      <w:ins w:id="482" w:author="Väinölä, Risto" w:date="2020-09-14T10:09:00Z">
        <w:r w:rsidR="00B159F9">
          <w:rPr>
            <w:rFonts w:ascii="Times New Roman" w:eastAsia="Times New Roman" w:hAnsi="Times New Roman" w:cs="Times New Roman"/>
            <w:sz w:val="24"/>
            <w:szCs w:val="24"/>
          </w:rPr>
          <w:t>n</w:t>
        </w:r>
      </w:ins>
      <w:ins w:id="483" w:author="Väinölä, Risto" w:date="2020-09-14T10:08:00Z">
        <w:r w:rsidR="00B159F9">
          <w:rPr>
            <w:rFonts w:ascii="Times New Roman" w:eastAsia="Times New Roman" w:hAnsi="Times New Roman" w:cs="Times New Roman"/>
            <w:sz w:val="24"/>
            <w:szCs w:val="24"/>
          </w:rPr>
          <w:t xml:space="preserve"> different genes within the zones</w:t>
        </w:r>
      </w:ins>
      <w:ins w:id="484" w:author="Väinölä, Risto" w:date="2020-09-14T09:11:00Z">
        <w:r w:rsidR="00435EBF">
          <w:rPr>
            <w:rFonts w:ascii="Times New Roman" w:eastAsia="Times New Roman" w:hAnsi="Times New Roman" w:cs="Times New Roman"/>
            <w:sz w:val="24"/>
            <w:szCs w:val="24"/>
          </w:rPr>
          <w:t>.</w:t>
        </w:r>
      </w:ins>
      <w:ins w:id="485" w:author="Väinölä, Risto" w:date="2020-09-14T09:12:00Z">
        <w:r w:rsidR="00435EBF">
          <w:rPr>
            <w:rFonts w:ascii="Times New Roman" w:eastAsia="Times New Roman" w:hAnsi="Times New Roman" w:cs="Times New Roman"/>
            <w:sz w:val="24"/>
            <w:szCs w:val="24"/>
          </w:rPr>
          <w:t xml:space="preserve"> </w:t>
        </w:r>
      </w:ins>
      <w:ins w:id="486" w:author="Väinölä, Risto" w:date="2020-09-14T09:13:00Z">
        <w:r w:rsidR="00435EBF">
          <w:rPr>
            <w:rFonts w:ascii="Times New Roman" w:eastAsia="Times New Roman" w:hAnsi="Times New Roman" w:cs="Times New Roman"/>
            <w:sz w:val="24"/>
            <w:szCs w:val="24"/>
          </w:rPr>
          <w:t xml:space="preserve">Particularly, hybridization and introgression </w:t>
        </w:r>
      </w:ins>
      <w:ins w:id="487" w:author="Väinölä, Risto" w:date="2020-09-14T09:17:00Z">
        <w:r w:rsidR="00AB4F8A">
          <w:rPr>
            <w:rFonts w:ascii="Times New Roman" w:eastAsia="Times New Roman" w:hAnsi="Times New Roman" w:cs="Times New Roman"/>
            <w:sz w:val="24"/>
            <w:szCs w:val="24"/>
          </w:rPr>
          <w:t>are the</w:t>
        </w:r>
      </w:ins>
      <w:ins w:id="488" w:author="Väinölä, Risto" w:date="2020-09-14T09:13:00Z">
        <w:r w:rsidR="00435EBF">
          <w:rPr>
            <w:rFonts w:ascii="Times New Roman" w:eastAsia="Times New Roman" w:hAnsi="Times New Roman" w:cs="Times New Roman"/>
            <w:sz w:val="24"/>
            <w:szCs w:val="24"/>
          </w:rPr>
          <w:t xml:space="preserve"> most extensive in the Baltic-North Sea zone, and more strong in western Norway than in the </w:t>
        </w:r>
      </w:ins>
      <w:ins w:id="489" w:author="Väinölä, Risto" w:date="2020-09-14T09:14:00Z">
        <w:r w:rsidR="00AB4F8A">
          <w:rPr>
            <w:rFonts w:ascii="Times New Roman" w:eastAsia="Times New Roman" w:hAnsi="Times New Roman" w:cs="Times New Roman"/>
            <w:sz w:val="24"/>
            <w:szCs w:val="24"/>
          </w:rPr>
          <w:t xml:space="preserve">Russian north </w:t>
        </w:r>
      </w:ins>
      <w:moveToRangeStart w:id="490" w:author="Väinölä, Risto" w:date="2020-09-14T09:15:00Z" w:name="move50967323"/>
      <w:moveTo w:id="491" w:author="Väinölä, Risto" w:date="2020-09-14T09:15:00Z">
        <w:del w:id="492" w:author="Väinölä, Risto" w:date="2020-09-14T09:15:00Z">
          <w:r w:rsidR="00AB4F8A" w:rsidRPr="00F365F8" w:rsidDel="00AB4F8A">
            <w:rPr>
              <w:rFonts w:ascii="Times New Roman" w:eastAsia="Times New Roman" w:hAnsi="Times New Roman" w:cs="Times New Roman"/>
              <w:sz w:val="24"/>
              <w:szCs w:val="24"/>
            </w:rPr>
            <w:delText xml:space="preserve">population </w:delText>
          </w:r>
        </w:del>
        <w:r w:rsidR="00AB4F8A" w:rsidRPr="00F365F8">
          <w:rPr>
            <w:rFonts w:ascii="Times New Roman" w:eastAsia="Times New Roman" w:hAnsi="Times New Roman" w:cs="Times New Roman"/>
            <w:sz w:val="24"/>
            <w:szCs w:val="24"/>
          </w:rPr>
          <w:t>(</w:t>
        </w:r>
        <w:r w:rsidR="00AB4F8A" w:rsidRPr="00C07506">
          <w:rPr>
            <w:rFonts w:ascii="Times New Roman" w:eastAsia="Times New Roman" w:hAnsi="Times New Roman" w:cs="Times New Roman"/>
            <w:color w:val="00B050"/>
            <w:sz w:val="24"/>
            <w:szCs w:val="24"/>
          </w:rPr>
          <w:t>Vainola, Strelkov 2011</w:t>
        </w:r>
        <w:r w:rsidR="00AB4F8A" w:rsidRPr="00F365F8">
          <w:rPr>
            <w:rFonts w:ascii="Times New Roman" w:eastAsia="Times New Roman" w:hAnsi="Times New Roman" w:cs="Times New Roman"/>
            <w:sz w:val="24"/>
            <w:szCs w:val="24"/>
          </w:rPr>
          <w:t xml:space="preserve">; </w:t>
        </w:r>
        <w:r w:rsidR="00AB4F8A" w:rsidRPr="00C07506">
          <w:rPr>
            <w:rFonts w:ascii="Times New Roman" w:eastAsia="Times New Roman" w:hAnsi="Times New Roman" w:cs="Times New Roman"/>
            <w:color w:val="00B050"/>
            <w:sz w:val="24"/>
            <w:szCs w:val="24"/>
          </w:rPr>
          <w:t>Fraisse et al. 2016</w:t>
        </w:r>
      </w:moveTo>
      <w:ins w:id="493" w:author="Väinölä, Risto" w:date="2020-09-14T09:16:00Z">
        <w:r w:rsidR="00AB4F8A">
          <w:rPr>
            <w:rFonts w:ascii="Times New Roman" w:eastAsia="Times New Roman" w:hAnsi="Times New Roman" w:cs="Times New Roman"/>
            <w:color w:val="00B050"/>
            <w:sz w:val="24"/>
            <w:szCs w:val="24"/>
          </w:rPr>
          <w:t xml:space="preserve">, </w:t>
        </w:r>
      </w:ins>
      <w:ins w:id="494" w:author="Väinölä, Risto" w:date="2020-09-14T09:21:00Z">
        <w:r w:rsidR="00AB4F8A">
          <w:rPr>
            <w:rFonts w:ascii="Times New Roman" w:eastAsia="Times New Roman" w:hAnsi="Times New Roman" w:cs="Times New Roman"/>
            <w:color w:val="00B050"/>
            <w:sz w:val="24"/>
            <w:szCs w:val="24"/>
          </w:rPr>
          <w:t>Katolikova et al. 201</w:t>
        </w:r>
      </w:ins>
      <w:ins w:id="495" w:author="Väinölä, Risto" w:date="2020-09-14T09:22:00Z">
        <w:r w:rsidR="00AB4F8A">
          <w:rPr>
            <w:rFonts w:ascii="Times New Roman" w:eastAsia="Times New Roman" w:hAnsi="Times New Roman" w:cs="Times New Roman"/>
            <w:color w:val="00B050"/>
            <w:sz w:val="24"/>
            <w:szCs w:val="24"/>
          </w:rPr>
          <w:t>6</w:t>
        </w:r>
      </w:ins>
      <w:proofErr w:type="gramStart"/>
      <w:ins w:id="496" w:author="Väinölä, Risto" w:date="2020-09-14T09:21:00Z">
        <w:r w:rsidR="00AB4F8A">
          <w:rPr>
            <w:rFonts w:ascii="Times New Roman" w:eastAsia="Times New Roman" w:hAnsi="Times New Roman" w:cs="Times New Roman"/>
            <w:color w:val="00B050"/>
            <w:sz w:val="24"/>
            <w:szCs w:val="24"/>
          </w:rPr>
          <w:t>?.</w:t>
        </w:r>
        <w:proofErr w:type="gramEnd"/>
        <w:r w:rsidR="00AB4F8A">
          <w:rPr>
            <w:rFonts w:ascii="Times New Roman" w:eastAsia="Times New Roman" w:hAnsi="Times New Roman" w:cs="Times New Roman"/>
            <w:color w:val="00B050"/>
            <w:sz w:val="24"/>
            <w:szCs w:val="24"/>
          </w:rPr>
          <w:t xml:space="preserve"> </w:t>
        </w:r>
      </w:ins>
      <w:ins w:id="497" w:author="Väinölä, Risto" w:date="2020-09-14T09:18:00Z">
        <w:r w:rsidR="00AB4F8A" w:rsidRPr="00C07506">
          <w:rPr>
            <w:rFonts w:ascii="Times New Roman" w:eastAsia="Times New Roman" w:hAnsi="Times New Roman" w:cs="Times New Roman"/>
            <w:color w:val="00B050"/>
            <w:sz w:val="24"/>
            <w:szCs w:val="24"/>
          </w:rPr>
          <w:t>Śmietanka, Burzyński 2017</w:t>
        </w:r>
        <w:r w:rsidR="00AB4F8A">
          <w:rPr>
            <w:rFonts w:ascii="Times New Roman" w:eastAsia="Times New Roman" w:hAnsi="Times New Roman" w:cs="Times New Roman"/>
            <w:color w:val="00B050"/>
            <w:sz w:val="24"/>
            <w:szCs w:val="24"/>
          </w:rPr>
          <w:t xml:space="preserve">, </w:t>
        </w:r>
      </w:ins>
      <w:ins w:id="498" w:author="Väinölä, Risto" w:date="2020-09-14T09:16:00Z">
        <w:r w:rsidR="00AB4F8A" w:rsidRPr="00C07506">
          <w:rPr>
            <w:rFonts w:ascii="Times New Roman" w:eastAsia="Times New Roman" w:hAnsi="Times New Roman" w:cs="Times New Roman"/>
            <w:sz w:val="24"/>
            <w:szCs w:val="24"/>
          </w:rPr>
          <w:t>Wenne et al. 2020</w:t>
        </w:r>
      </w:ins>
      <w:moveTo w:id="499" w:author="Väinölä, Risto" w:date="2020-09-14T09:15:00Z">
        <w:r w:rsidR="00AB4F8A" w:rsidRPr="00F365F8">
          <w:rPr>
            <w:rFonts w:ascii="Times New Roman" w:eastAsia="Times New Roman" w:hAnsi="Times New Roman" w:cs="Times New Roman"/>
            <w:sz w:val="24"/>
            <w:szCs w:val="24"/>
          </w:rPr>
          <w:t xml:space="preserve">). </w:t>
        </w:r>
      </w:moveTo>
      <w:moveToRangeEnd w:id="490"/>
      <w:del w:id="500" w:author="Väinölä, Risto" w:date="2020-09-14T09:09:00Z">
        <w:r w:rsidRPr="00AB08A6" w:rsidDel="00435EBF">
          <w:rPr>
            <w:rFonts w:ascii="Times New Roman" w:eastAsia="Times New Roman" w:hAnsi="Times New Roman" w:cs="Times New Roman"/>
            <w:sz w:val="24"/>
            <w:szCs w:val="24"/>
          </w:rPr>
          <w:delText xml:space="preserve">hypothesis likens </w:delText>
        </w:r>
      </w:del>
      <w:del w:id="501" w:author="Väinölä, Risto" w:date="2020-09-14T09:15:00Z">
        <w:r w:rsidRPr="00AB08A6" w:rsidDel="00AB4F8A">
          <w:rPr>
            <w:rFonts w:ascii="Times New Roman" w:eastAsia="Times New Roman" w:hAnsi="Times New Roman" w:cs="Times New Roman"/>
            <w:sz w:val="24"/>
            <w:szCs w:val="24"/>
          </w:rPr>
          <w:delText xml:space="preserve">the morphotypes </w:delText>
        </w:r>
      </w:del>
      <w:del w:id="502" w:author="Väinölä, Risto" w:date="2020-09-14T09:09:00Z">
        <w:r w:rsidRPr="00AB08A6" w:rsidDel="00435EBF">
          <w:rPr>
            <w:rFonts w:ascii="Times New Roman" w:eastAsia="Times New Roman" w:hAnsi="Times New Roman" w:cs="Times New Roman"/>
            <w:sz w:val="24"/>
            <w:szCs w:val="24"/>
          </w:rPr>
          <w:delText>or, more specifically,</w:delText>
        </w:r>
      </w:del>
      <w:del w:id="503" w:author="Väinölä, Risto" w:date="2020-09-14T09:15:00Z">
        <w:r w:rsidRPr="00AB08A6" w:rsidDel="00AB4F8A">
          <w:rPr>
            <w:rFonts w:ascii="Times New Roman" w:eastAsia="Times New Roman" w:hAnsi="Times New Roman" w:cs="Times New Roman"/>
            <w:sz w:val="24"/>
            <w:szCs w:val="24"/>
          </w:rPr>
          <w:delText xml:space="preserve"> the underlying hypothetical genes, to alleles of taxonomically diagnostic loci that can introgress between species as a result of extensive hybri</w:delText>
        </w:r>
        <w:r w:rsidRPr="00C219E6" w:rsidDel="00AB4F8A">
          <w:rPr>
            <w:rFonts w:ascii="Times New Roman" w:eastAsia="Times New Roman" w:hAnsi="Times New Roman" w:cs="Times New Roman"/>
            <w:sz w:val="24"/>
            <w:szCs w:val="24"/>
          </w:rPr>
          <w:delText xml:space="preserve">dization and backcrossing. </w:delText>
        </w:r>
        <w:r w:rsidDel="00AB4F8A">
          <w:rPr>
            <w:rFonts w:ascii="Times New Roman" w:eastAsia="Times New Roman" w:hAnsi="Times New Roman" w:cs="Times New Roman"/>
            <w:sz w:val="24"/>
            <w:szCs w:val="24"/>
          </w:rPr>
          <w:delText>G</w:delText>
        </w:r>
        <w:r w:rsidRPr="00C219E6" w:rsidDel="00AB4F8A">
          <w:rPr>
            <w:rFonts w:ascii="Times New Roman" w:eastAsia="Times New Roman" w:hAnsi="Times New Roman" w:cs="Times New Roman"/>
            <w:sz w:val="24"/>
            <w:szCs w:val="24"/>
          </w:rPr>
          <w:delText xml:space="preserve">enetic studies </w:delText>
        </w:r>
        <w:r w:rsidDel="00AB4F8A">
          <w:rPr>
            <w:rFonts w:ascii="Times New Roman" w:eastAsia="Times New Roman" w:hAnsi="Times New Roman" w:cs="Times New Roman"/>
            <w:sz w:val="24"/>
            <w:szCs w:val="24"/>
          </w:rPr>
          <w:delText xml:space="preserve">show </w:delText>
        </w:r>
        <w:r w:rsidRPr="00C219E6" w:rsidDel="00AB4F8A">
          <w:rPr>
            <w:rFonts w:ascii="Times New Roman" w:eastAsia="Times New Roman" w:hAnsi="Times New Roman" w:cs="Times New Roman"/>
            <w:sz w:val="24"/>
            <w:szCs w:val="24"/>
          </w:rPr>
          <w:delText xml:space="preserve">that the Baltic </w:delText>
        </w:r>
        <w:r w:rsidRPr="00C219E6" w:rsidDel="00AB4F8A">
          <w:rPr>
            <w:rFonts w:ascii="Times New Roman" w:eastAsia="Times New Roman" w:hAnsi="Times New Roman" w:cs="Times New Roman"/>
            <w:i/>
            <w:sz w:val="24"/>
            <w:szCs w:val="24"/>
          </w:rPr>
          <w:delText>M. trossulus</w:delText>
        </w:r>
        <w:r w:rsidRPr="00C219E6" w:rsidDel="00AB4F8A">
          <w:rPr>
            <w:rFonts w:ascii="Times New Roman" w:eastAsia="Times New Roman" w:hAnsi="Times New Roman" w:cs="Times New Roman"/>
            <w:sz w:val="24"/>
            <w:szCs w:val="24"/>
          </w:rPr>
          <w:delText xml:space="preserve"> hybridize</w:delText>
        </w:r>
        <w:r w:rsidDel="00AB4F8A">
          <w:rPr>
            <w:rFonts w:ascii="Times New Roman" w:eastAsia="Times New Roman" w:hAnsi="Times New Roman" w:cs="Times New Roman"/>
            <w:sz w:val="24"/>
            <w:szCs w:val="24"/>
          </w:rPr>
          <w:delText>s</w:delText>
        </w:r>
        <w:r w:rsidRPr="00C219E6" w:rsidDel="00AB4F8A">
          <w:rPr>
            <w:rFonts w:ascii="Times New Roman" w:eastAsia="Times New Roman" w:hAnsi="Times New Roman" w:cs="Times New Roman"/>
            <w:sz w:val="24"/>
            <w:szCs w:val="24"/>
          </w:rPr>
          <w:delText xml:space="preserve"> more freely with </w:delText>
        </w:r>
        <w:r w:rsidRPr="00C219E6" w:rsidDel="00AB4F8A">
          <w:rPr>
            <w:rFonts w:ascii="Times New Roman" w:eastAsia="Times New Roman" w:hAnsi="Times New Roman" w:cs="Times New Roman"/>
            <w:i/>
            <w:sz w:val="24"/>
            <w:szCs w:val="24"/>
          </w:rPr>
          <w:delText>M. edulis</w:delText>
        </w:r>
        <w:r w:rsidRPr="00C219E6" w:rsidDel="00AB4F8A">
          <w:rPr>
            <w:rFonts w:ascii="Times New Roman" w:eastAsia="Times New Roman" w:hAnsi="Times New Roman" w:cs="Times New Roman"/>
            <w:sz w:val="24"/>
            <w:szCs w:val="24"/>
          </w:rPr>
          <w:delText xml:space="preserve"> and is stronger introgressed by </w:delText>
        </w:r>
        <w:r w:rsidRPr="00C219E6" w:rsidDel="00AB4F8A">
          <w:rPr>
            <w:rFonts w:ascii="Times New Roman" w:eastAsia="Times New Roman" w:hAnsi="Times New Roman" w:cs="Times New Roman"/>
            <w:i/>
            <w:sz w:val="24"/>
            <w:szCs w:val="24"/>
          </w:rPr>
          <w:delText>M. edulis</w:delText>
        </w:r>
        <w:r w:rsidRPr="00C219E6" w:rsidDel="00AB4F8A">
          <w:rPr>
            <w:rFonts w:ascii="Times New Roman" w:eastAsia="Times New Roman" w:hAnsi="Times New Roman" w:cs="Times New Roman"/>
            <w:sz w:val="24"/>
            <w:szCs w:val="24"/>
          </w:rPr>
          <w:delText xml:space="preserve"> genes than any </w:delText>
        </w:r>
        <w:r w:rsidRPr="00F365F8" w:rsidDel="00AB4F8A">
          <w:rPr>
            <w:rFonts w:ascii="Times New Roman" w:eastAsia="Times New Roman" w:hAnsi="Times New Roman" w:cs="Times New Roman"/>
            <w:sz w:val="24"/>
            <w:szCs w:val="24"/>
          </w:rPr>
          <w:delText xml:space="preserve">other Atlantic </w:delText>
        </w:r>
      </w:del>
      <w:moveFromRangeStart w:id="504" w:author="Väinölä, Risto" w:date="2020-09-14T09:15:00Z" w:name="move50967323"/>
      <w:moveFrom w:id="505" w:author="Väinölä, Risto" w:date="2020-09-14T09:15:00Z">
        <w:r w:rsidRPr="00F365F8" w:rsidDel="00AB4F8A">
          <w:rPr>
            <w:rFonts w:ascii="Times New Roman" w:eastAsia="Times New Roman" w:hAnsi="Times New Roman" w:cs="Times New Roman"/>
            <w:sz w:val="24"/>
            <w:szCs w:val="24"/>
          </w:rPr>
          <w:t>population (</w:t>
        </w:r>
        <w:r w:rsidRPr="00C07506" w:rsidDel="00AB4F8A">
          <w:rPr>
            <w:rFonts w:ascii="Times New Roman" w:eastAsia="Times New Roman" w:hAnsi="Times New Roman" w:cs="Times New Roman"/>
            <w:color w:val="00B050"/>
            <w:sz w:val="24"/>
            <w:szCs w:val="24"/>
          </w:rPr>
          <w:t>Vainola, Strelkov 2011</w:t>
        </w:r>
        <w:r w:rsidRPr="00F365F8" w:rsidDel="00AB4F8A">
          <w:rPr>
            <w:rFonts w:ascii="Times New Roman" w:eastAsia="Times New Roman" w:hAnsi="Times New Roman" w:cs="Times New Roman"/>
            <w:sz w:val="24"/>
            <w:szCs w:val="24"/>
          </w:rPr>
          <w:t xml:space="preserve">; </w:t>
        </w:r>
        <w:r w:rsidRPr="00C07506" w:rsidDel="00AB4F8A">
          <w:rPr>
            <w:rFonts w:ascii="Times New Roman" w:eastAsia="Times New Roman" w:hAnsi="Times New Roman" w:cs="Times New Roman"/>
            <w:color w:val="00B050"/>
            <w:sz w:val="24"/>
            <w:szCs w:val="24"/>
          </w:rPr>
          <w:t>Fraisse et al. 2016</w:t>
        </w:r>
        <w:r w:rsidRPr="00F365F8" w:rsidDel="00AB4F8A">
          <w:rPr>
            <w:rFonts w:ascii="Times New Roman" w:eastAsia="Times New Roman" w:hAnsi="Times New Roman" w:cs="Times New Roman"/>
            <w:sz w:val="24"/>
            <w:szCs w:val="24"/>
          </w:rPr>
          <w:t xml:space="preserve">). </w:t>
        </w:r>
      </w:moveFrom>
      <w:moveFromRangeEnd w:id="504"/>
      <w:r w:rsidRPr="00F365F8">
        <w:rPr>
          <w:rFonts w:ascii="Times New Roman" w:eastAsia="Times New Roman" w:hAnsi="Times New Roman" w:cs="Times New Roman"/>
          <w:sz w:val="24"/>
          <w:szCs w:val="24"/>
        </w:rPr>
        <w:t xml:space="preserve">Due to its mixed genetic nature, the Baltic mussel </w:t>
      </w:r>
      <w:proofErr w:type="gramStart"/>
      <w:r w:rsidRPr="00F365F8">
        <w:rPr>
          <w:rFonts w:ascii="Times New Roman" w:eastAsia="Times New Roman" w:hAnsi="Times New Roman" w:cs="Times New Roman"/>
          <w:sz w:val="24"/>
          <w:szCs w:val="24"/>
        </w:rPr>
        <w:t>is sometimes considered</w:t>
      </w:r>
      <w:proofErr w:type="gramEnd"/>
      <w:r w:rsidRPr="00F365F8">
        <w:rPr>
          <w:rFonts w:ascii="Times New Roman" w:eastAsia="Times New Roman" w:hAnsi="Times New Roman" w:cs="Times New Roman"/>
          <w:sz w:val="24"/>
          <w:szCs w:val="24"/>
        </w:rPr>
        <w:t xml:space="preserve"> as a unique </w:t>
      </w:r>
      <w:r w:rsidRPr="00F365F8">
        <w:rPr>
          <w:rFonts w:ascii="Times New Roman" w:eastAsia="Times New Roman" w:hAnsi="Times New Roman" w:cs="Times New Roman"/>
          <w:i/>
          <w:sz w:val="24"/>
          <w:szCs w:val="24"/>
        </w:rPr>
        <w:t>M. edulis</w:t>
      </w:r>
      <w:r w:rsidRPr="00F365F8">
        <w:rPr>
          <w:rFonts w:ascii="Times New Roman" w:eastAsia="Times New Roman" w:hAnsi="Times New Roman" w:cs="Times New Roman"/>
          <w:sz w:val="24"/>
          <w:szCs w:val="24"/>
        </w:rPr>
        <w:t xml:space="preserve"> x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hybrid swarm, which is fundamentally different from the “oceanic”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color w:val="00B050"/>
          <w:sz w:val="24"/>
          <w:szCs w:val="24"/>
        </w:rPr>
        <w:t>Vainola, Strelkov 2011</w:t>
      </w:r>
      <w:r w:rsidRPr="00F365F8">
        <w:rPr>
          <w:rFonts w:ascii="Times New Roman" w:eastAsia="Times New Roman" w:hAnsi="Times New Roman" w:cs="Times New Roman"/>
          <w:sz w:val="24"/>
          <w:szCs w:val="24"/>
        </w:rPr>
        <w:t xml:space="preserve">). </w:t>
      </w:r>
      <w:ins w:id="506" w:author="Väinölä, Risto" w:date="2020-09-14T09:19:00Z">
        <w:r w:rsidR="00AB4F8A">
          <w:rPr>
            <w:rFonts w:ascii="Times New Roman" w:eastAsia="Times New Roman" w:hAnsi="Times New Roman" w:cs="Times New Roman"/>
            <w:sz w:val="24"/>
            <w:szCs w:val="24"/>
          </w:rPr>
          <w:t>Assuming that the morphotype trait indeed is a species-specific marker with a genetic background and distr</w:t>
        </w:r>
        <w:r w:rsidR="00B159F9">
          <w:rPr>
            <w:rFonts w:ascii="Times New Roman" w:eastAsia="Times New Roman" w:hAnsi="Times New Roman" w:cs="Times New Roman"/>
            <w:sz w:val="24"/>
            <w:szCs w:val="24"/>
          </w:rPr>
          <w:t xml:space="preserve">ibution similar to those of </w:t>
        </w:r>
      </w:ins>
      <w:ins w:id="507" w:author="Väinölä, Risto" w:date="2020-09-14T10:07:00Z">
        <w:r w:rsidR="00B159F9">
          <w:rPr>
            <w:rFonts w:ascii="Times New Roman" w:eastAsia="Times New Roman" w:hAnsi="Times New Roman" w:cs="Times New Roman"/>
            <w:sz w:val="24"/>
            <w:szCs w:val="24"/>
          </w:rPr>
          <w:t xml:space="preserve">the molecular markers used for species identification, </w:t>
        </w:r>
      </w:ins>
      <w:del w:id="508" w:author="Väinölä, Risto" w:date="2020-09-14T09:17:00Z">
        <w:r w:rsidRPr="00C07506" w:rsidDel="00AB4F8A">
          <w:rPr>
            <w:rFonts w:ascii="Times New Roman" w:eastAsia="Times New Roman" w:hAnsi="Times New Roman" w:cs="Times New Roman"/>
            <w:sz w:val="24"/>
            <w:szCs w:val="24"/>
          </w:rPr>
          <w:delText>While the genetic data from Norway are limited, hybridization is apparently more extensive there than in most other contact zones though not as extensive as in the Baltic (</w:delText>
        </w:r>
        <w:r w:rsidRPr="00C07506" w:rsidDel="00AB4F8A">
          <w:rPr>
            <w:rFonts w:ascii="Times New Roman" w:eastAsia="Times New Roman" w:hAnsi="Times New Roman" w:cs="Times New Roman"/>
            <w:color w:val="00B050"/>
            <w:sz w:val="24"/>
            <w:szCs w:val="24"/>
          </w:rPr>
          <w:delText>Vainola, Strelkov 2011</w:delText>
        </w:r>
        <w:r w:rsidRPr="00C07506" w:rsidDel="00AB4F8A">
          <w:rPr>
            <w:rFonts w:ascii="Times New Roman" w:eastAsia="Times New Roman" w:hAnsi="Times New Roman" w:cs="Times New Roman"/>
            <w:sz w:val="24"/>
            <w:szCs w:val="24"/>
          </w:rPr>
          <w:delText>;</w:delText>
        </w:r>
      </w:del>
      <w:del w:id="509" w:author="Väinölä, Risto" w:date="2020-09-14T09:15:00Z">
        <w:r w:rsidRPr="00C07506" w:rsidDel="00AB4F8A">
          <w:rPr>
            <w:rFonts w:ascii="Times New Roman" w:eastAsia="Times New Roman" w:hAnsi="Times New Roman" w:cs="Times New Roman"/>
            <w:sz w:val="24"/>
            <w:szCs w:val="24"/>
          </w:rPr>
          <w:delText xml:space="preserve"> Wenne et al. 2020</w:delText>
        </w:r>
      </w:del>
      <w:del w:id="510" w:author="Väinölä, Risto" w:date="2020-09-14T09:17:00Z">
        <w:r w:rsidRPr="00C07506" w:rsidDel="00AB4F8A">
          <w:rPr>
            <w:rFonts w:ascii="Times New Roman" w:eastAsia="Times New Roman" w:hAnsi="Times New Roman" w:cs="Times New Roman"/>
            <w:sz w:val="24"/>
            <w:szCs w:val="24"/>
          </w:rPr>
          <w:delText xml:space="preserve">). </w:delText>
        </w:r>
      </w:del>
      <w:del w:id="511" w:author="Väinölä, Risto" w:date="2020-09-14T09:19:00Z">
        <w:r w:rsidRPr="00C07506" w:rsidDel="00AB4F8A">
          <w:rPr>
            <w:rFonts w:ascii="Times New Roman" w:eastAsia="Times New Roman" w:hAnsi="Times New Roman" w:cs="Times New Roman"/>
            <w:sz w:val="24"/>
            <w:szCs w:val="24"/>
          </w:rPr>
          <w:delText xml:space="preserve">Besides, it is evident that the local Norwegian </w:delText>
        </w:r>
        <w:r w:rsidRPr="00C07506" w:rsidDel="00AB4F8A">
          <w:rPr>
            <w:rFonts w:ascii="Times New Roman" w:eastAsia="Times New Roman" w:hAnsi="Times New Roman" w:cs="Times New Roman"/>
            <w:i/>
            <w:sz w:val="24"/>
            <w:szCs w:val="24"/>
          </w:rPr>
          <w:delText xml:space="preserve">M. trossulus </w:delText>
        </w:r>
        <w:r w:rsidRPr="00C07506" w:rsidDel="00AB4F8A">
          <w:rPr>
            <w:rFonts w:ascii="Times New Roman" w:eastAsia="Times New Roman" w:hAnsi="Times New Roman" w:cs="Times New Roman"/>
            <w:sz w:val="24"/>
            <w:szCs w:val="24"/>
          </w:rPr>
          <w:delText xml:space="preserve">populations can be strongly introgressed by </w:delText>
        </w:r>
        <w:r w:rsidRPr="00C07506" w:rsidDel="00AB4F8A">
          <w:rPr>
            <w:rFonts w:ascii="Times New Roman" w:eastAsia="Times New Roman" w:hAnsi="Times New Roman" w:cs="Times New Roman"/>
            <w:i/>
            <w:sz w:val="24"/>
            <w:szCs w:val="24"/>
          </w:rPr>
          <w:delText>M. edulis</w:delText>
        </w:r>
        <w:r w:rsidRPr="00C07506" w:rsidDel="00AB4F8A">
          <w:rPr>
            <w:rFonts w:ascii="Times New Roman" w:eastAsia="Times New Roman" w:hAnsi="Times New Roman" w:cs="Times New Roman"/>
            <w:sz w:val="24"/>
            <w:szCs w:val="24"/>
          </w:rPr>
          <w:delText xml:space="preserve"> genes (</w:delText>
        </w:r>
      </w:del>
      <w:del w:id="512" w:author="Väinölä, Risto" w:date="2020-09-14T09:18:00Z">
        <w:r w:rsidRPr="00C07506" w:rsidDel="00AB4F8A">
          <w:rPr>
            <w:rFonts w:ascii="Times New Roman" w:eastAsia="Times New Roman" w:hAnsi="Times New Roman" w:cs="Times New Roman"/>
            <w:color w:val="00B050"/>
            <w:sz w:val="24"/>
            <w:szCs w:val="24"/>
          </w:rPr>
          <w:delText>Śmietanka, Burzyński 2017</w:delText>
        </w:r>
      </w:del>
      <w:del w:id="513" w:author="Väinölä, Risto" w:date="2020-09-14T09:19:00Z">
        <w:r w:rsidRPr="00C07506" w:rsidDel="00AB4F8A">
          <w:rPr>
            <w:rFonts w:ascii="Times New Roman" w:eastAsia="Times New Roman" w:hAnsi="Times New Roman" w:cs="Times New Roman"/>
            <w:sz w:val="24"/>
            <w:szCs w:val="24"/>
          </w:rPr>
          <w:delText>).</w:delText>
        </w:r>
      </w:del>
    </w:p>
    <w:p w14:paraId="26030DA8" w14:textId="04234068" w:rsidR="003D661E" w:rsidRPr="0078104D" w:rsidRDefault="003D661E" w:rsidP="004F5A70">
      <w:pPr>
        <w:spacing w:before="120" w:after="0" w:line="360" w:lineRule="auto"/>
        <w:rPr>
          <w:rFonts w:ascii="Times New Roman" w:eastAsia="Times New Roman" w:hAnsi="Times New Roman" w:cs="Times New Roman"/>
          <w:sz w:val="24"/>
          <w:szCs w:val="24"/>
        </w:rPr>
      </w:pPr>
      <w:del w:id="514" w:author="Väinölä, Risto" w:date="2020-09-14T09:21:00Z">
        <w:r w:rsidRPr="00C07506" w:rsidDel="00AB4F8A">
          <w:rPr>
            <w:rFonts w:ascii="Times New Roman" w:eastAsia="Times New Roman" w:hAnsi="Times New Roman" w:cs="Times New Roman"/>
            <w:sz w:val="24"/>
            <w:szCs w:val="24"/>
          </w:rPr>
          <w:delText>According to</w:delText>
        </w:r>
      </w:del>
      <w:ins w:id="515" w:author="Väinölä, Risto" w:date="2020-09-14T09:21:00Z">
        <w:r w:rsidR="00AB4F8A">
          <w:rPr>
            <w:rFonts w:ascii="Times New Roman" w:eastAsia="Times New Roman" w:hAnsi="Times New Roman" w:cs="Times New Roman"/>
            <w:sz w:val="24"/>
            <w:szCs w:val="24"/>
          </w:rPr>
          <w:t>In</w:t>
        </w:r>
      </w:ins>
      <w:r w:rsidRPr="00C07506">
        <w:rPr>
          <w:rFonts w:ascii="Times New Roman" w:eastAsia="Times New Roman" w:hAnsi="Times New Roman" w:cs="Times New Roman"/>
          <w:sz w:val="24"/>
          <w:szCs w:val="24"/>
        </w:rPr>
        <w:t xml:space="preserve"> the second hypothesis, the frequency of the T-morphotype in </w:t>
      </w:r>
      <w:r w:rsidRPr="00C07506">
        <w:rPr>
          <w:rFonts w:ascii="Times New Roman" w:eastAsia="Times New Roman" w:hAnsi="Times New Roman" w:cs="Times New Roman"/>
          <w:i/>
          <w:sz w:val="24"/>
          <w:szCs w:val="24"/>
        </w:rPr>
        <w:t>M. trossulus</w:t>
      </w:r>
      <w:r w:rsidRPr="00C07506">
        <w:rPr>
          <w:rFonts w:ascii="Times New Roman" w:eastAsia="Times New Roman" w:hAnsi="Times New Roman" w:cs="Times New Roman"/>
          <w:sz w:val="24"/>
          <w:szCs w:val="24"/>
        </w:rPr>
        <w:t xml:space="preserve"> is reduced </w:t>
      </w:r>
      <w:r w:rsidRPr="00C07506">
        <w:rPr>
          <w:rFonts w:ascii="Times New Roman" w:eastAsia="Times New Roman" w:hAnsi="Times New Roman" w:cs="Times New Roman"/>
          <w:sz w:val="24"/>
          <w:szCs w:val="24"/>
          <w:lang w:val="en-GB"/>
        </w:rPr>
        <w:t xml:space="preserve">under </w:t>
      </w:r>
      <w:r w:rsidRPr="00C07506">
        <w:rPr>
          <w:rFonts w:ascii="Times New Roman" w:eastAsia="Times New Roman" w:hAnsi="Times New Roman" w:cs="Times New Roman"/>
          <w:sz w:val="24"/>
          <w:szCs w:val="24"/>
        </w:rPr>
        <w:t xml:space="preserve">the influence of some environmental factors, both micro- and macrogeographical. We suspect that the nearly zero frequencies of the T-morphotype in the “outlier” samples (one from Norway, almost from the same place as the other Bergen samples, and two from Cobscook Bay in the Gulf of Maine </w:t>
      </w:r>
      <w:r w:rsidR="00644B77">
        <w:rPr>
          <w:rFonts w:ascii="Times New Roman" w:eastAsia="Times New Roman" w:hAnsi="Times New Roman" w:cs="Times New Roman"/>
          <w:sz w:val="24"/>
          <w:szCs w:val="24"/>
        </w:rPr>
        <w:t>[</w:t>
      </w:r>
      <w:r w:rsidRPr="00C07506">
        <w:rPr>
          <w:rFonts w:ascii="Times New Roman" w:eastAsia="Times New Roman" w:hAnsi="Times New Roman" w:cs="Times New Roman"/>
          <w:sz w:val="24"/>
          <w:szCs w:val="24"/>
        </w:rPr>
        <w:t xml:space="preserve">CBCP, CBSC in </w:t>
      </w:r>
      <w:r w:rsidRPr="00644B77">
        <w:rPr>
          <w:rFonts w:ascii="Times New Roman" w:eastAsia="Times New Roman" w:hAnsi="Times New Roman" w:cs="Times New Roman"/>
          <w:b/>
          <w:sz w:val="24"/>
          <w:szCs w:val="24"/>
        </w:rPr>
        <w:t>S1 Table</w:t>
      </w:r>
      <w:r w:rsidR="00644B77">
        <w:rPr>
          <w:rFonts w:ascii="Times New Roman" w:eastAsia="Times New Roman" w:hAnsi="Times New Roman" w:cs="Times New Roman"/>
          <w:sz w:val="24"/>
          <w:szCs w:val="24"/>
        </w:rPr>
        <w:t>]</w:t>
      </w:r>
      <w:r w:rsidRPr="00C07506">
        <w:rPr>
          <w:rFonts w:ascii="Times New Roman" w:eastAsia="Times New Roman" w:hAnsi="Times New Roman" w:cs="Times New Roman"/>
          <w:sz w:val="24"/>
          <w:szCs w:val="24"/>
        </w:rPr>
        <w:t>) could be explained by the impact of some cryptic local factors, though a more prosaic explanation such as the mislabeling of mussels in the collections cannot be entirely ruled out.</w:t>
      </w:r>
    </w:p>
    <w:p w14:paraId="5E2FBE72" w14:textId="77777777" w:rsidR="003D661E" w:rsidRPr="0078104D" w:rsidRDefault="003D661E" w:rsidP="004F5A70">
      <w:pPr>
        <w:spacing w:before="120" w:after="0" w:line="360" w:lineRule="auto"/>
        <w:rPr>
          <w:rFonts w:ascii="Times New Roman" w:eastAsia="Times New Roman" w:hAnsi="Times New Roman" w:cs="Times New Roman"/>
          <w:sz w:val="24"/>
          <w:szCs w:val="24"/>
        </w:rPr>
      </w:pPr>
    </w:p>
    <w:p w14:paraId="68AA0223"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t xml:space="preserve">Salinity-related variation in </w:t>
      </w:r>
      <w:r w:rsidRPr="007B6471">
        <w:rPr>
          <w:rFonts w:ascii="Times New Roman" w:eastAsia="Times New Roman" w:hAnsi="Times New Roman" w:cs="Times New Roman"/>
          <w:i/>
          <w:sz w:val="24"/>
          <w:szCs w:val="24"/>
        </w:rPr>
        <w:t>M. edulis</w:t>
      </w:r>
    </w:p>
    <w:p w14:paraId="5D20FA0A" w14:textId="77777777" w:rsidR="003D661E" w:rsidRPr="0078104D" w:rsidRDefault="003D661E" w:rsidP="004F5A70">
      <w:pPr>
        <w:spacing w:before="120" w:after="0" w:line="360" w:lineRule="auto"/>
        <w:rPr>
          <w:rFonts w:ascii="Times New Roman" w:eastAsia="Times New Roman" w:hAnsi="Times New Roman" w:cs="Times New Roman"/>
          <w:b/>
          <w:sz w:val="24"/>
          <w:szCs w:val="24"/>
        </w:rPr>
      </w:pPr>
      <w:r w:rsidRPr="00644B77">
        <w:rPr>
          <w:rFonts w:ascii="Times New Roman" w:eastAsia="Times New Roman" w:hAnsi="Times New Roman" w:cs="Times New Roman"/>
          <w:sz w:val="24"/>
          <w:szCs w:val="24"/>
        </w:rPr>
        <w:t xml:space="preserve">While local factors putatively affecting morphotype frequencies in </w:t>
      </w:r>
      <w:r w:rsidRPr="00644B77">
        <w:rPr>
          <w:rFonts w:ascii="Times New Roman" w:eastAsia="Times New Roman" w:hAnsi="Times New Roman" w:cs="Times New Roman"/>
          <w:i/>
          <w:sz w:val="24"/>
          <w:szCs w:val="24"/>
        </w:rPr>
        <w:t>M. trossulus</w:t>
      </w:r>
      <w:r w:rsidRPr="00644B77">
        <w:rPr>
          <w:rFonts w:ascii="Times New Roman" w:eastAsia="Times New Roman" w:hAnsi="Times New Roman" w:cs="Times New Roman"/>
          <w:sz w:val="24"/>
          <w:szCs w:val="24"/>
        </w:rPr>
        <w:t xml:space="preserve"> remained cryptic, in the Barents Sea we managed</w:t>
      </w:r>
      <w:r w:rsidRPr="0078104D">
        <w:rPr>
          <w:rFonts w:ascii="Times New Roman" w:eastAsia="Times New Roman" w:hAnsi="Times New Roman" w:cs="Times New Roman"/>
          <w:sz w:val="24"/>
          <w:szCs w:val="24"/>
        </w:rPr>
        <w:t xml:space="preserve"> to identify one such factor governing morphotype frequencies in </w:t>
      </w:r>
      <w:r w:rsidRPr="0078104D">
        <w:rPr>
          <w:rFonts w:ascii="Times New Roman" w:eastAsia="Times New Roman" w:hAnsi="Times New Roman" w:cs="Times New Roman"/>
          <w:i/>
          <w:sz w:val="24"/>
          <w:szCs w:val="24"/>
        </w:rPr>
        <w:t>M. edilus</w:t>
      </w:r>
      <w:r w:rsidRPr="0078104D">
        <w:rPr>
          <w:rFonts w:ascii="Times New Roman" w:eastAsia="Times New Roman" w:hAnsi="Times New Roman" w:cs="Times New Roman"/>
          <w:sz w:val="24"/>
          <w:szCs w:val="24"/>
        </w:rPr>
        <w:t>: salinity or a factor</w:t>
      </w:r>
      <w:r w:rsidRPr="0078104D">
        <w:t>/</w:t>
      </w:r>
      <w:r w:rsidRPr="0078104D">
        <w:rPr>
          <w:rFonts w:ascii="Times New Roman" w:eastAsia="Times New Roman" w:hAnsi="Times New Roman" w:cs="Times New Roman"/>
          <w:sz w:val="24"/>
          <w:szCs w:val="24"/>
        </w:rPr>
        <w:t xml:space="preserve">factors linked to salinity. The eastern part of the Barents Sea, where </w:t>
      </w:r>
      <w:r>
        <w:rPr>
          <w:rFonts w:ascii="Times New Roman" w:eastAsia="Times New Roman" w:hAnsi="Times New Roman" w:cs="Times New Roman"/>
          <w:sz w:val="24"/>
          <w:szCs w:val="24"/>
        </w:rPr>
        <w:t>this</w:t>
      </w:r>
      <w:r w:rsidRPr="0078104D">
        <w:rPr>
          <w:rFonts w:ascii="Times New Roman" w:eastAsia="Times New Roman" w:hAnsi="Times New Roman" w:cs="Times New Roman"/>
          <w:sz w:val="24"/>
          <w:szCs w:val="24"/>
        </w:rPr>
        <w:t xml:space="preserve"> variation was evident, is also the coldest. The border between the more temperate populations of </w:t>
      </w:r>
      <w:r w:rsidRPr="0078104D">
        <w:rPr>
          <w:rFonts w:ascii="Times New Roman" w:eastAsia="Times New Roman" w:hAnsi="Times New Roman" w:cs="Times New Roman"/>
          <w:i/>
          <w:sz w:val="24"/>
          <w:szCs w:val="24"/>
        </w:rPr>
        <w:t>M.edulis</w:t>
      </w:r>
      <w:r w:rsidRPr="0078104D">
        <w:rPr>
          <w:rFonts w:ascii="Times New Roman" w:eastAsia="Times New Roman" w:hAnsi="Times New Roman" w:cs="Times New Roman"/>
          <w:sz w:val="24"/>
          <w:szCs w:val="24"/>
        </w:rPr>
        <w:t xml:space="preserve"> with “normal” (high) frequencies of the E-morphotype and the more Arctic populations with lower frequencies of the E-morphotype in oceanic habitats runs somewhere between North Cape and </w:t>
      </w:r>
      <w:r w:rsidR="001E49DD">
        <w:rPr>
          <w:rFonts w:ascii="Times New Roman" w:eastAsia="Times New Roman" w:hAnsi="Times New Roman" w:cs="Times New Roman"/>
          <w:sz w:val="24"/>
          <w:szCs w:val="24"/>
        </w:rPr>
        <w:t xml:space="preserve">the </w:t>
      </w:r>
      <w:r w:rsidRPr="0078104D">
        <w:rPr>
          <w:rFonts w:ascii="Times New Roman" w:eastAsia="Times New Roman" w:hAnsi="Times New Roman" w:cs="Times New Roman"/>
          <w:sz w:val="24"/>
          <w:szCs w:val="24"/>
        </w:rPr>
        <w:t>Kola Bay (</w:t>
      </w:r>
      <w:r w:rsidRPr="0078104D">
        <w:rPr>
          <w:rFonts w:ascii="Times New Roman" w:eastAsia="Times New Roman" w:hAnsi="Times New Roman" w:cs="Times New Roman"/>
          <w:b/>
          <w:sz w:val="24"/>
          <w:szCs w:val="24"/>
        </w:rPr>
        <w:t>Fig. 1</w:t>
      </w:r>
      <w:r w:rsidRPr="0078104D">
        <w:rPr>
          <w:rFonts w:ascii="Times New Roman" w:eastAsia="Times New Roman" w:hAnsi="Times New Roman" w:cs="Times New Roman"/>
          <w:sz w:val="24"/>
          <w:szCs w:val="24"/>
        </w:rPr>
        <w:t>). This area has mean annual, summer and winter sea surface temperatures of about 6</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9</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and 4</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respectively (</w:t>
      </w:r>
      <w:r w:rsidRPr="0078104D">
        <w:rPr>
          <w:rFonts w:ascii="Times New Roman" w:eastAsia="Times New Roman" w:hAnsi="Times New Roman" w:cs="Times New Roman"/>
          <w:i/>
          <w:sz w:val="24"/>
          <w:szCs w:val="24"/>
        </w:rPr>
        <w:t>http://esimo.oceanography.ru/).</w:t>
      </w:r>
      <w:r w:rsidRPr="0078104D">
        <w:rPr>
          <w:rFonts w:ascii="Times New Roman" w:eastAsia="Times New Roman" w:hAnsi="Times New Roman" w:cs="Times New Roman"/>
          <w:sz w:val="24"/>
          <w:szCs w:val="24"/>
        </w:rPr>
        <w:t xml:space="preserve"> </w:t>
      </w:r>
    </w:p>
    <w:p w14:paraId="55253F1A" w14:textId="77777777" w:rsidR="003D661E" w:rsidRDefault="003D661E" w:rsidP="004F5A70">
      <w:pPr>
        <w:spacing w:before="120" w:after="0" w:line="360" w:lineRule="auto"/>
        <w:rPr>
          <w:rFonts w:ascii="Times New Roman" w:eastAsia="Times New Roman" w:hAnsi="Times New Roman" w:cs="Times New Roman"/>
          <w:sz w:val="24"/>
          <w:szCs w:val="24"/>
        </w:rPr>
      </w:pPr>
      <w:r w:rsidRPr="00866A16">
        <w:rPr>
          <w:rFonts w:ascii="Times New Roman" w:eastAsia="Times New Roman" w:hAnsi="Times New Roman" w:cs="Times New Roman"/>
          <w:sz w:val="24"/>
          <w:szCs w:val="24"/>
        </w:rPr>
        <w:t>The functional significance of the morphological character underlying the E- and the T- morphotype</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lang w:val="en-GB"/>
        </w:rPr>
        <w:t xml:space="preserve">the </w:t>
      </w:r>
      <w:r w:rsidRPr="00866A16">
        <w:rPr>
          <w:rFonts w:ascii="Times New Roman" w:eastAsia="Times New Roman" w:hAnsi="Times New Roman" w:cs="Times New Roman"/>
          <w:sz w:val="24"/>
          <w:szCs w:val="24"/>
        </w:rPr>
        <w:t>presence/absence of the nacreous layer under the ligament</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rPr>
        <w:t>is unclear. However, we suspect that the morphotypes might differ in conspecifics by the degree of development of the nacreous layer itself and thus in the thickness and strength of the shell. The nacreous shell layer is mechanically the strongest (</w:t>
      </w:r>
      <w:r w:rsidRPr="00866A16">
        <w:rPr>
          <w:rFonts w:ascii="Times New Roman" w:eastAsia="Times New Roman" w:hAnsi="Times New Roman" w:cs="Times New Roman"/>
          <w:color w:val="00B050"/>
          <w:sz w:val="24"/>
          <w:szCs w:val="24"/>
        </w:rPr>
        <w:t>Currey and Taylor, 1974</w:t>
      </w:r>
      <w:r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i/>
          <w:sz w:val="24"/>
          <w:szCs w:val="24"/>
        </w:rPr>
        <w:t>M. trossulus</w:t>
      </w:r>
      <w:r w:rsidRPr="00866A16">
        <w:rPr>
          <w:rFonts w:ascii="Times New Roman" w:eastAsia="Times New Roman" w:hAnsi="Times New Roman" w:cs="Times New Roman"/>
          <w:sz w:val="24"/>
          <w:szCs w:val="24"/>
        </w:rPr>
        <w:t xml:space="preserve">, which is usually marked by the T-morphotype, generally has a thinner nacreous layer and a more fragile shell than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(cf. </w:t>
      </w:r>
      <w:r w:rsidRPr="00866A16">
        <w:rPr>
          <w:rFonts w:ascii="Times New Roman" w:eastAsia="Times New Roman" w:hAnsi="Times New Roman" w:cs="Times New Roman"/>
          <w:color w:val="00B050"/>
          <w:sz w:val="24"/>
          <w:szCs w:val="24"/>
        </w:rPr>
        <w:t>Beaumont et al. 2008</w:t>
      </w:r>
      <w:r w:rsidRPr="00866A16">
        <w:rPr>
          <w:rFonts w:ascii="Times New Roman" w:eastAsia="Times New Roman" w:hAnsi="Times New Roman" w:cs="Times New Roman"/>
          <w:sz w:val="24"/>
          <w:szCs w:val="24"/>
        </w:rPr>
        <w:t xml:space="preserve">, see above).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of the T-morphotype might have an underdeveloped nacreous layer and a thinner shell than the conspecifics of the E-morphotype.</w:t>
      </w:r>
      <w:r w:rsidRPr="004E38D1">
        <w:rPr>
          <w:rFonts w:ascii="Times New Roman" w:eastAsia="Times New Roman" w:hAnsi="Times New Roman" w:cs="Times New Roman"/>
          <w:sz w:val="24"/>
          <w:szCs w:val="24"/>
        </w:rPr>
        <w:t xml:space="preserve"> </w:t>
      </w:r>
    </w:p>
    <w:p w14:paraId="10F2B0C0" w14:textId="77777777" w:rsidR="003D661E" w:rsidRPr="00230375" w:rsidRDefault="003D661E" w:rsidP="004F5A70">
      <w:pPr>
        <w:spacing w:before="120" w:after="0" w:line="360" w:lineRule="auto"/>
        <w:rPr>
          <w:rFonts w:ascii="Times New Roman" w:eastAsia="Times New Roman" w:hAnsi="Times New Roman" w:cs="Times New Roman"/>
          <w:sz w:val="24"/>
          <w:szCs w:val="24"/>
        </w:rPr>
      </w:pPr>
      <w:r w:rsidRPr="004E38D1">
        <w:rPr>
          <w:rFonts w:ascii="Times New Roman" w:eastAsia="Times New Roman" w:hAnsi="Times New Roman" w:cs="Times New Roman"/>
          <w:sz w:val="24"/>
          <w:szCs w:val="24"/>
        </w:rPr>
        <w:t>Can we expect the shell thickness and structure to differ in mussels from saline (oceanic) and brackish (estuarine) environments in the Arctic? Apart from the low temperatures, the Arctic Sea is characterized</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reduced concentration of calcium carbonates (</w:t>
      </w:r>
      <w:r w:rsidRPr="00866A16">
        <w:rPr>
          <w:rFonts w:ascii="Times New Roman" w:eastAsia="Times New Roman" w:hAnsi="Times New Roman" w:cs="Times New Roman"/>
          <w:color w:val="00B050"/>
          <w:sz w:val="24"/>
          <w:szCs w:val="24"/>
        </w:rPr>
        <w:t>Steinacher et al. 2009</w:t>
      </w:r>
      <w:r w:rsidRPr="00C219E6">
        <w:rPr>
          <w:rFonts w:ascii="Times New Roman" w:eastAsia="Times New Roman" w:hAnsi="Times New Roman" w:cs="Times New Roman"/>
          <w:sz w:val="24"/>
          <w:szCs w:val="24"/>
        </w:rPr>
        <w:t xml:space="preserve">) and, seasonally, </w:t>
      </w:r>
      <w:r>
        <w:rPr>
          <w:rFonts w:ascii="Times New Roman" w:eastAsia="Times New Roman" w:hAnsi="Times New Roman" w:cs="Times New Roman"/>
          <w:sz w:val="24"/>
          <w:szCs w:val="24"/>
        </w:rPr>
        <w:t xml:space="preserve">by </w:t>
      </w:r>
      <w:r w:rsidRPr="00C219E6">
        <w:rPr>
          <w:rFonts w:ascii="Times New Roman" w:eastAsia="Times New Roman" w:hAnsi="Times New Roman" w:cs="Times New Roman"/>
          <w:sz w:val="24"/>
          <w:szCs w:val="24"/>
        </w:rPr>
        <w:t>low concentrations of planktonic algae</w:t>
      </w:r>
      <w:r>
        <w:rPr>
          <w:rFonts w:ascii="Times New Roman" w:eastAsia="Times New Roman" w:hAnsi="Times New Roman" w:cs="Times New Roman"/>
          <w:sz w:val="24"/>
          <w:szCs w:val="24"/>
        </w:rPr>
        <w:t xml:space="preserve">, which the </w:t>
      </w:r>
      <w:r w:rsidRPr="00C219E6">
        <w:rPr>
          <w:rFonts w:ascii="Times New Roman" w:eastAsia="Times New Roman" w:hAnsi="Times New Roman" w:cs="Times New Roman"/>
          <w:sz w:val="24"/>
          <w:szCs w:val="24"/>
        </w:rPr>
        <w:t>mussel</w:t>
      </w:r>
      <w:r>
        <w:rPr>
          <w:rFonts w:ascii="Times New Roman" w:eastAsia="Times New Roman" w:hAnsi="Times New Roman" w:cs="Times New Roman"/>
          <w:sz w:val="24"/>
          <w:szCs w:val="24"/>
        </w:rPr>
        <w:t xml:space="preserve">s feed on </w:t>
      </w:r>
      <w:r w:rsidRPr="00C219E6">
        <w:rPr>
          <w:rFonts w:ascii="Times New Roman" w:eastAsia="Times New Roman" w:hAnsi="Times New Roman" w:cs="Times New Roman"/>
          <w:sz w:val="24"/>
          <w:szCs w:val="24"/>
        </w:rPr>
        <w:t>(</w:t>
      </w:r>
      <w:r w:rsidRPr="00866A16">
        <w:rPr>
          <w:rFonts w:ascii="Times New Roman" w:eastAsia="Times New Roman" w:hAnsi="Times New Roman" w:cs="Times New Roman"/>
          <w:color w:val="00B050"/>
          <w:sz w:val="24"/>
          <w:szCs w:val="24"/>
        </w:rPr>
        <w:t>Zenkevitch 1963</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C219E6">
        <w:rPr>
          <w:rFonts w:ascii="Times New Roman" w:eastAsia="Times New Roman" w:hAnsi="Times New Roman" w:cs="Times New Roman"/>
          <w:sz w:val="24"/>
          <w:szCs w:val="24"/>
        </w:rPr>
        <w:t xml:space="preserve">stuarine habitats are generally characterized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lowest saturation</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carbonate</w:t>
      </w:r>
      <w:r>
        <w:rPr>
          <w:rFonts w:ascii="Times New Roman" w:eastAsia="Times New Roman" w:hAnsi="Times New Roman" w:cs="Times New Roman"/>
          <w:sz w:val="24"/>
          <w:szCs w:val="24"/>
        </w:rPr>
        <w:t xml:space="preserve">s </w:t>
      </w:r>
      <w:r w:rsidRPr="00C219E6">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the</w:t>
      </w:r>
      <w:r w:rsidRPr="00C219E6">
        <w:rPr>
          <w:rFonts w:ascii="Times New Roman" w:eastAsia="Times New Roman" w:hAnsi="Times New Roman" w:cs="Times New Roman"/>
          <w:sz w:val="24"/>
          <w:szCs w:val="24"/>
        </w:rPr>
        <w:t xml:space="preserve"> highest concentrations</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 xml:space="preserve">food </w:t>
      </w:r>
      <w:r>
        <w:rPr>
          <w:rFonts w:ascii="Times New Roman" w:eastAsia="Times New Roman" w:hAnsi="Times New Roman" w:cs="Times New Roman"/>
          <w:sz w:val="24"/>
          <w:szCs w:val="24"/>
        </w:rPr>
        <w:t>(seston), which is</w:t>
      </w:r>
      <w:r w:rsidRPr="00C219E6">
        <w:rPr>
          <w:rFonts w:ascii="Times New Roman" w:eastAsia="Times New Roman" w:hAnsi="Times New Roman" w:cs="Times New Roman"/>
          <w:sz w:val="24"/>
          <w:szCs w:val="24"/>
        </w:rPr>
        <w:t xml:space="preserve"> due to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river</w:t>
      </w:r>
      <w:r>
        <w:rPr>
          <w:rFonts w:ascii="Times New Roman" w:eastAsia="Times New Roman" w:hAnsi="Times New Roman" w:cs="Times New Roman"/>
          <w:sz w:val="24"/>
          <w:szCs w:val="24"/>
        </w:rPr>
        <w:t>ine discharge (</w:t>
      </w:r>
      <w:r w:rsidRPr="004820FD">
        <w:rPr>
          <w:rFonts w:ascii="Times New Roman" w:eastAsia="Times New Roman" w:hAnsi="Times New Roman" w:cs="Times New Roman"/>
          <w:color w:val="00B050"/>
          <w:sz w:val="24"/>
          <w:szCs w:val="24"/>
        </w:rPr>
        <w:t>Duarte et al. 2020</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exemplified by the </w:t>
      </w:r>
      <w:r w:rsidRPr="00C219E6">
        <w:rPr>
          <w:rFonts w:ascii="Times New Roman" w:eastAsia="Times New Roman" w:hAnsi="Times New Roman" w:cs="Times New Roman"/>
          <w:sz w:val="24"/>
          <w:szCs w:val="24"/>
        </w:rPr>
        <w:t xml:space="preserve">highest biomasses of </w:t>
      </w:r>
      <w:r w:rsidRPr="00C219E6">
        <w:rPr>
          <w:rFonts w:ascii="Times New Roman" w:eastAsia="Times New Roman" w:hAnsi="Times New Roman" w:cs="Times New Roman"/>
          <w:i/>
          <w:sz w:val="24"/>
          <w:szCs w:val="24"/>
        </w:rPr>
        <w:t>Mytilus</w:t>
      </w:r>
      <w:r w:rsidRPr="00C219E6">
        <w:rPr>
          <w:rFonts w:ascii="Times New Roman" w:eastAsia="Times New Roman" w:hAnsi="Times New Roman" w:cs="Times New Roman"/>
          <w:sz w:val="24"/>
          <w:szCs w:val="24"/>
        </w:rPr>
        <w:t xml:space="preserve"> in estuaries in the Barents Sea (</w:t>
      </w:r>
      <w:r w:rsidRPr="004820FD">
        <w:rPr>
          <w:rFonts w:ascii="Times New Roman" w:eastAsia="Times New Roman" w:hAnsi="Times New Roman" w:cs="Times New Roman"/>
          <w:color w:val="00B050"/>
          <w:sz w:val="24"/>
          <w:szCs w:val="24"/>
        </w:rPr>
        <w:t>Bufalova et al. 2005</w:t>
      </w:r>
      <w:r w:rsidRPr="00C219E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elsewhere (</w:t>
      </w:r>
      <w:r w:rsidRPr="004820FD">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Mussels need b</w:t>
      </w:r>
      <w:r w:rsidRPr="00C219E6">
        <w:rPr>
          <w:rFonts w:ascii="Times New Roman" w:eastAsia="Times New Roman" w:hAnsi="Times New Roman" w:cs="Times New Roman"/>
          <w:sz w:val="24"/>
          <w:szCs w:val="24"/>
        </w:rPr>
        <w:t>oth calcium carbonates and energy for shell growth and maintenance. In estuaries, the nacreous layer of the mussel shell is prone to dissolution and corrosion (</w:t>
      </w:r>
      <w:r w:rsidRPr="004820FD">
        <w:rPr>
          <w:rFonts w:ascii="Times New Roman" w:eastAsia="Times New Roman" w:hAnsi="Times New Roman" w:cs="Times New Roman"/>
          <w:color w:val="00B050"/>
          <w:sz w:val="24"/>
          <w:szCs w:val="24"/>
        </w:rPr>
        <w:t>Melzner et al. 2011</w:t>
      </w:r>
      <w:r w:rsidRPr="00C219E6">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sidRPr="00C219E6">
        <w:rPr>
          <w:rFonts w:ascii="Times New Roman" w:eastAsia="Times New Roman" w:hAnsi="Times New Roman" w:cs="Times New Roman"/>
          <w:color w:val="202020"/>
          <w:sz w:val="24"/>
          <w:szCs w:val="24"/>
          <w:highlight w:val="white"/>
        </w:rPr>
        <w:t xml:space="preserve">mussels can </w:t>
      </w:r>
      <w:r>
        <w:rPr>
          <w:rFonts w:ascii="Times New Roman" w:eastAsia="Times New Roman" w:hAnsi="Times New Roman" w:cs="Times New Roman"/>
          <w:color w:val="202020"/>
          <w:sz w:val="24"/>
          <w:szCs w:val="24"/>
          <w:highlight w:val="white"/>
        </w:rPr>
        <w:t>still keep</w:t>
      </w:r>
      <w:r w:rsidRPr="00C219E6">
        <w:rPr>
          <w:rFonts w:ascii="Times New Roman" w:eastAsia="Times New Roman" w:hAnsi="Times New Roman" w:cs="Times New Roman"/>
          <w:color w:val="202020"/>
          <w:sz w:val="24"/>
          <w:szCs w:val="24"/>
          <w:highlight w:val="white"/>
        </w:rPr>
        <w:t xml:space="preserve"> their shells strong if</w:t>
      </w:r>
      <w:r>
        <w:rPr>
          <w:rFonts w:ascii="Times New Roman" w:eastAsia="Times New Roman" w:hAnsi="Times New Roman" w:cs="Times New Roman"/>
          <w:color w:val="202020"/>
          <w:sz w:val="24"/>
          <w:szCs w:val="24"/>
          <w:highlight w:val="white"/>
        </w:rPr>
        <w:t xml:space="preserve"> the</w:t>
      </w:r>
      <w:r w:rsidRPr="00C219E6">
        <w:rPr>
          <w:rFonts w:ascii="Times New Roman" w:eastAsia="Times New Roman" w:hAnsi="Times New Roman" w:cs="Times New Roman"/>
          <w:color w:val="202020"/>
          <w:sz w:val="24"/>
          <w:szCs w:val="24"/>
          <w:highlight w:val="white"/>
        </w:rPr>
        <w:t xml:space="preserve"> food</w:t>
      </w:r>
      <w:r>
        <w:rPr>
          <w:rFonts w:ascii="Times New Roman" w:eastAsia="Times New Roman" w:hAnsi="Times New Roman" w:cs="Times New Roman"/>
          <w:color w:val="202020"/>
          <w:sz w:val="24"/>
          <w:szCs w:val="24"/>
          <w:highlight w:val="white"/>
        </w:rPr>
        <w:t xml:space="preserve"> is </w:t>
      </w:r>
      <w:r w:rsidRPr="00C219E6">
        <w:rPr>
          <w:rFonts w:ascii="Times New Roman" w:eastAsia="Times New Roman" w:hAnsi="Times New Roman" w:cs="Times New Roman"/>
          <w:color w:val="202020"/>
          <w:sz w:val="24"/>
          <w:szCs w:val="24"/>
          <w:highlight w:val="white"/>
        </w:rPr>
        <w:t>sufficient (</w:t>
      </w:r>
      <w:r w:rsidRPr="004820FD">
        <w:rPr>
          <w:rFonts w:ascii="Times New Roman" w:eastAsia="Times New Roman" w:hAnsi="Times New Roman" w:cs="Times New Roman"/>
          <w:color w:val="00B050"/>
          <w:sz w:val="24"/>
          <w:szCs w:val="24"/>
          <w:highlight w:val="white"/>
        </w:rPr>
        <w:t xml:space="preserve">Melzner et al. </w:t>
      </w:r>
      <w:r w:rsidRPr="004820FD">
        <w:rPr>
          <w:rFonts w:ascii="Times New Roman" w:eastAsia="Times New Roman" w:hAnsi="Times New Roman" w:cs="Times New Roman"/>
          <w:color w:val="00B050"/>
          <w:sz w:val="24"/>
          <w:szCs w:val="24"/>
        </w:rPr>
        <w:t>2011</w:t>
      </w:r>
      <w:r w:rsidRPr="004820FD">
        <w:rPr>
          <w:rFonts w:ascii="Times New Roman" w:eastAsia="Times New Roman" w:hAnsi="Times New Roman" w:cs="Times New Roman"/>
          <w:color w:val="202020"/>
          <w:sz w:val="24"/>
          <w:szCs w:val="24"/>
        </w:rPr>
        <w:t xml:space="preserve">; </w:t>
      </w:r>
      <w:r w:rsidRPr="004820FD">
        <w:rPr>
          <w:rFonts w:ascii="Times New Roman" w:eastAsia="Times New Roman" w:hAnsi="Times New Roman" w:cs="Times New Roman"/>
          <w:color w:val="00B050"/>
          <w:sz w:val="24"/>
          <w:szCs w:val="24"/>
        </w:rPr>
        <w:t>Duarte et al. 2020</w:t>
      </w:r>
      <w:r w:rsidRPr="004820FD">
        <w:rPr>
          <w:rFonts w:ascii="Times New Roman" w:eastAsia="Times New Roman" w:hAnsi="Times New Roman" w:cs="Times New Roman"/>
          <w:color w:val="202020"/>
          <w:sz w:val="24"/>
          <w:szCs w:val="24"/>
        </w:rPr>
        <w:t xml:space="preserve">). If the food is </w:t>
      </w:r>
      <w:r w:rsidRPr="00230375">
        <w:rPr>
          <w:rFonts w:ascii="Times New Roman" w:eastAsia="Times New Roman" w:hAnsi="Times New Roman" w:cs="Times New Roman"/>
          <w:color w:val="202020"/>
          <w:sz w:val="24"/>
          <w:szCs w:val="24"/>
        </w:rPr>
        <w:t xml:space="preserve">limited, the energy is likely to be allocated to the maintenance of the somatic mass rather than the conservation of the shell </w:t>
      </w:r>
      <w:r w:rsidRPr="00230375">
        <w:rPr>
          <w:rFonts w:ascii="Times New Roman" w:eastAsia="Times New Roman" w:hAnsi="Times New Roman" w:cs="Times New Roman"/>
          <w:sz w:val="24"/>
          <w:szCs w:val="24"/>
        </w:rPr>
        <w:t>(</w:t>
      </w:r>
      <w:r w:rsidRPr="00230375">
        <w:rPr>
          <w:rFonts w:ascii="Times New Roman" w:eastAsia="Times New Roman" w:hAnsi="Times New Roman" w:cs="Times New Roman"/>
          <w:color w:val="00B050"/>
          <w:sz w:val="24"/>
          <w:szCs w:val="24"/>
        </w:rPr>
        <w:t xml:space="preserve">Melzner et al. 2011 </w:t>
      </w:r>
      <w:r w:rsidR="00EC7E07" w:rsidRPr="00230375">
        <w:rPr>
          <w:rFonts w:ascii="Times New Roman" w:eastAsia="Times New Roman" w:hAnsi="Times New Roman" w:cs="Times New Roman"/>
          <w:sz w:val="24"/>
          <w:szCs w:val="24"/>
        </w:rPr>
        <w:t>and references therein).</w:t>
      </w:r>
    </w:p>
    <w:p w14:paraId="4973633B" w14:textId="77777777" w:rsidR="003D661E" w:rsidRPr="00C219E6" w:rsidRDefault="003D661E"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t xml:space="preserve">Our hypothesis explaining the assumed differences in the degree of the nacreous layer development between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from the brackish and the saline localities in the Arctic is that in the estuaries the mussels allocate more energy for shell maintenance thus keeping their nacreous layer thick while in less corrosive but more famished oceanic habitats they allocate more energy for somatic growth keeping their nacreous layer thin. As a result, the majority of </w:t>
      </w:r>
      <w:r w:rsidRPr="00230375">
        <w:rPr>
          <w:rFonts w:ascii="Times New Roman" w:eastAsia="Times New Roman" w:hAnsi="Times New Roman" w:cs="Times New Roman"/>
          <w:i/>
          <w:sz w:val="24"/>
          <w:szCs w:val="24"/>
        </w:rPr>
        <w:t xml:space="preserve">M. edulis </w:t>
      </w:r>
      <w:r w:rsidRPr="00230375">
        <w:rPr>
          <w:rFonts w:ascii="Times New Roman" w:eastAsia="Times New Roman" w:hAnsi="Times New Roman" w:cs="Times New Roman"/>
          <w:sz w:val="24"/>
          <w:szCs w:val="24"/>
        </w:rPr>
        <w:t xml:space="preserve">from the saline localities has the undeveloped nacreous layer. It is noteworthy that in the areas where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demonstrated salinity-related variation, the morphotype frequencies in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varied negligibly. This could be attributed to a generally lower shell plasticity in “oceanic” (non-Baltic)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than in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in response to the environmental stressors (</w:t>
      </w:r>
      <w:r w:rsidRPr="00694F30">
        <w:rPr>
          <w:rFonts w:ascii="Times New Roman" w:eastAsia="Times New Roman" w:hAnsi="Times New Roman" w:cs="Times New Roman"/>
          <w:color w:val="00B050"/>
          <w:sz w:val="24"/>
          <w:szCs w:val="24"/>
        </w:rPr>
        <w:t>Lowen et al., 2013</w:t>
      </w:r>
      <w:r w:rsidRPr="00230375">
        <w:rPr>
          <w:rFonts w:ascii="Times New Roman" w:eastAsia="Times New Roman" w:hAnsi="Times New Roman" w:cs="Times New Roman"/>
          <w:sz w:val="24"/>
          <w:szCs w:val="24"/>
        </w:rPr>
        <w:t xml:space="preserve">, see </w:t>
      </w:r>
      <w:r w:rsidRPr="00694F30">
        <w:rPr>
          <w:rFonts w:ascii="Times New Roman" w:eastAsia="Times New Roman" w:hAnsi="Times New Roman" w:cs="Times New Roman"/>
          <w:color w:val="00B050"/>
          <w:sz w:val="24"/>
          <w:szCs w:val="24"/>
        </w:rPr>
        <w:t>Khaitov et al. 2018</w:t>
      </w:r>
      <w:r w:rsidRPr="00230375">
        <w:rPr>
          <w:rFonts w:ascii="Times New Roman" w:eastAsia="Times New Roman" w:hAnsi="Times New Roman" w:cs="Times New Roman"/>
          <w:sz w:val="24"/>
          <w:szCs w:val="24"/>
        </w:rPr>
        <w:t xml:space="preserve"> for more discussion).</w:t>
      </w:r>
    </w:p>
    <w:p w14:paraId="6AB2B216" w14:textId="77777777" w:rsidR="003D661E" w:rsidRPr="00230375" w:rsidRDefault="006D7419"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t>Noteworthy</w:t>
      </w:r>
      <w:r w:rsidR="003D661E" w:rsidRPr="00230375">
        <w:rPr>
          <w:rFonts w:ascii="Times New Roman" w:eastAsia="Times New Roman" w:hAnsi="Times New Roman" w:cs="Times New Roman"/>
          <w:sz w:val="24"/>
          <w:szCs w:val="24"/>
        </w:rPr>
        <w:t>, reduced frequencies of the E-morphotype were revealed</w:t>
      </w:r>
      <w:r w:rsidR="003B2200"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not only in the eastern Barents Sea but also </w:t>
      </w:r>
      <w:r w:rsidR="003D661E" w:rsidRPr="00230375">
        <w:rPr>
          <w:rFonts w:ascii="Times New Roman" w:eastAsia="Times New Roman" w:hAnsi="Times New Roman" w:cs="Times New Roman"/>
          <w:sz w:val="24"/>
          <w:szCs w:val="24"/>
        </w:rPr>
        <w:t xml:space="preserve">in northernmost populations of </w:t>
      </w:r>
      <w:r w:rsidR="003D661E" w:rsidRPr="00230375">
        <w:rPr>
          <w:rFonts w:ascii="Times New Roman" w:eastAsia="Times New Roman" w:hAnsi="Times New Roman" w:cs="Times New Roman"/>
          <w:i/>
          <w:sz w:val="24"/>
          <w:szCs w:val="24"/>
        </w:rPr>
        <w:t xml:space="preserve">M. edulis </w:t>
      </w:r>
      <w:r w:rsidR="003D661E" w:rsidRPr="00230375">
        <w:rPr>
          <w:rFonts w:ascii="Times New Roman" w:eastAsia="Times New Roman" w:hAnsi="Times New Roman" w:cs="Times New Roman"/>
          <w:sz w:val="24"/>
          <w:szCs w:val="24"/>
        </w:rPr>
        <w:t>from Greenland and the Gulf of S</w:t>
      </w:r>
      <w:r w:rsidRPr="00230375">
        <w:rPr>
          <w:rFonts w:ascii="Times New Roman" w:eastAsia="Times New Roman" w:hAnsi="Times New Roman" w:cs="Times New Roman"/>
          <w:sz w:val="24"/>
          <w:szCs w:val="24"/>
        </w:rPr>
        <w:t>aint Lawrence in w</w:t>
      </w:r>
      <w:r w:rsidR="003D661E" w:rsidRPr="00230375">
        <w:rPr>
          <w:rFonts w:ascii="Times New Roman" w:eastAsia="Times New Roman" w:hAnsi="Times New Roman" w:cs="Times New Roman"/>
          <w:sz w:val="24"/>
          <w:szCs w:val="24"/>
        </w:rPr>
        <w:t xml:space="preserve">estern Atlantic (Fig. 1). This </w:t>
      </w:r>
      <w:r w:rsidRPr="00230375">
        <w:rPr>
          <w:rFonts w:ascii="Times New Roman" w:eastAsia="Times New Roman" w:hAnsi="Times New Roman" w:cs="Times New Roman"/>
          <w:sz w:val="24"/>
          <w:szCs w:val="24"/>
        </w:rPr>
        <w:t xml:space="preserve">indicates </w:t>
      </w:r>
      <w:r w:rsidR="003D661E" w:rsidRPr="00230375">
        <w:rPr>
          <w:rFonts w:ascii="Times New Roman" w:eastAsia="Times New Roman" w:hAnsi="Times New Roman" w:cs="Times New Roman"/>
          <w:sz w:val="24"/>
          <w:szCs w:val="24"/>
        </w:rPr>
        <w:t>that this is an Arctic phenomenon. Unfortunately</w:t>
      </w:r>
      <w:r w:rsidRPr="00230375">
        <w:rPr>
          <w:rFonts w:ascii="Times New Roman" w:eastAsia="Times New Roman" w:hAnsi="Times New Roman" w:cs="Times New Roman"/>
          <w:sz w:val="24"/>
          <w:szCs w:val="24"/>
        </w:rPr>
        <w:t>,</w:t>
      </w:r>
      <w:r w:rsidR="003D661E"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 xml:space="preserve">salinity in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sampling localities</w:t>
      </w:r>
      <w:r w:rsidRPr="00230375">
        <w:rPr>
          <w:rFonts w:ascii="Times New Roman" w:eastAsia="Times New Roman" w:hAnsi="Times New Roman" w:cs="Times New Roman"/>
          <w:sz w:val="24"/>
          <w:szCs w:val="24"/>
        </w:rPr>
        <w:t xml:space="preserve"> in the latter two areas</w:t>
      </w:r>
      <w:r w:rsidR="003D661E" w:rsidRPr="00230375">
        <w:rPr>
          <w:rFonts w:ascii="Times New Roman" w:eastAsia="Times New Roman" w:hAnsi="Times New Roman" w:cs="Times New Roman"/>
          <w:sz w:val="24"/>
          <w:szCs w:val="24"/>
        </w:rPr>
        <w:t xml:space="preserve"> is unknown. </w:t>
      </w:r>
    </w:p>
    <w:p w14:paraId="6466E628"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t>Variation with the taxonomic structure.</w:t>
      </w:r>
    </w:p>
    <w:p w14:paraId="5A988983"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9461D7">
        <w:rPr>
          <w:rFonts w:ascii="Times New Roman" w:eastAsia="Times New Roman" w:hAnsi="Times New Roman" w:cs="Times New Roman"/>
          <w:sz w:val="24"/>
          <w:szCs w:val="24"/>
        </w:rPr>
        <w:t xml:space="preserve">A positive correlation of the T-morphotype frequencies both in </w:t>
      </w:r>
      <w:r w:rsidRPr="009461D7">
        <w:rPr>
          <w:rFonts w:ascii="Times New Roman" w:eastAsia="Times New Roman" w:hAnsi="Times New Roman" w:cs="Times New Roman"/>
          <w:i/>
          <w:sz w:val="24"/>
          <w:szCs w:val="24"/>
        </w:rPr>
        <w:t xml:space="preserve">M. edulis </w:t>
      </w:r>
      <w:r w:rsidRPr="009461D7">
        <w:rPr>
          <w:rFonts w:ascii="Times New Roman" w:eastAsia="Times New Roman" w:hAnsi="Times New Roman" w:cs="Times New Roman"/>
          <w:sz w:val="24"/>
          <w:szCs w:val="24"/>
        </w:rPr>
        <w:t xml:space="preserve">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with the prevalence of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in the representative data sets from the White and the Barents Sea </w:t>
      </w:r>
      <w:r w:rsidRPr="009461D7">
        <w:rPr>
          <w:rFonts w:ascii="Times New Roman" w:eastAsia="Times New Roman" w:hAnsi="Times New Roman" w:cs="Times New Roman"/>
          <w:sz w:val="24"/>
          <w:szCs w:val="24"/>
          <w:lang w:val="en-GB"/>
        </w:rPr>
        <w:t>was to be expected,</w:t>
      </w:r>
      <w:r w:rsidRPr="009461D7">
        <w:rPr>
          <w:rFonts w:ascii="Times New Roman" w:eastAsia="Times New Roman" w:hAnsi="Times New Roman" w:cs="Times New Roman"/>
          <w:sz w:val="24"/>
          <w:szCs w:val="24"/>
        </w:rPr>
        <w:t xml:space="preserve"> bearing in mind that </w:t>
      </w:r>
      <w:r w:rsidRPr="009461D7">
        <w:rPr>
          <w:rFonts w:ascii="Times New Roman" w:eastAsia="Times New Roman" w:hAnsi="Times New Roman" w:cs="Times New Roman"/>
          <w:i/>
          <w:sz w:val="24"/>
          <w:szCs w:val="24"/>
        </w:rPr>
        <w:t>M. edulis</w:t>
      </w:r>
      <w:r w:rsidRPr="009461D7">
        <w:rPr>
          <w:rFonts w:ascii="Times New Roman" w:eastAsia="Times New Roman" w:hAnsi="Times New Roman" w:cs="Times New Roman"/>
          <w:sz w:val="24"/>
          <w:szCs w:val="24"/>
        </w:rPr>
        <w:t xml:space="preserve"> 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genotypes are defined by the dominance of the conspecific genes in multilocus genotypes.</w:t>
      </w:r>
      <w:r w:rsidRPr="00C219E6">
        <w:rPr>
          <w:rFonts w:ascii="Times New Roman" w:eastAsia="Times New Roman" w:hAnsi="Times New Roman" w:cs="Times New Roman"/>
          <w:sz w:val="24"/>
          <w:szCs w:val="24"/>
        </w:rPr>
        <w:t xml:space="preserve"> </w:t>
      </w:r>
      <w:r w:rsidRPr="009461D7">
        <w:rPr>
          <w:rFonts w:ascii="Times New Roman" w:eastAsia="Times New Roman" w:hAnsi="Times New Roman" w:cs="Times New Roman"/>
          <w:sz w:val="24"/>
          <w:szCs w:val="24"/>
        </w:rPr>
        <w:t>Hence both genotypes included purebreds as well as hybrids. From a detailed analysis of the White Sea data (</w:t>
      </w:r>
      <w:r w:rsidRPr="00694F30">
        <w:rPr>
          <w:rFonts w:ascii="Times New Roman" w:eastAsia="Times New Roman" w:hAnsi="Times New Roman" w:cs="Times New Roman"/>
          <w:color w:val="00B050"/>
          <w:sz w:val="24"/>
          <w:szCs w:val="24"/>
        </w:rPr>
        <w:t>Katolikova et al. 2016</w:t>
      </w:r>
      <w:r w:rsidRPr="009461D7">
        <w:rPr>
          <w:rFonts w:ascii="Times New Roman" w:eastAsia="Times New Roman" w:hAnsi="Times New Roman" w:cs="Times New Roman"/>
          <w:sz w:val="24"/>
          <w:szCs w:val="24"/>
        </w:rPr>
        <w:t>) we know that the frequencies of hybrids are approximately</w:t>
      </w:r>
      <w:r w:rsidRPr="00C219E6">
        <w:rPr>
          <w:rFonts w:ascii="Times New Roman" w:eastAsia="Times New Roman" w:hAnsi="Times New Roman" w:cs="Times New Roman"/>
          <w:sz w:val="24"/>
          <w:szCs w:val="24"/>
        </w:rPr>
        <w:t xml:space="preserve"> the </w:t>
      </w:r>
      <w:r w:rsidRPr="00F80010">
        <w:rPr>
          <w:rFonts w:ascii="Times New Roman" w:eastAsia="Times New Roman" w:hAnsi="Times New Roman" w:cs="Times New Roman"/>
          <w:sz w:val="24"/>
          <w:szCs w:val="24"/>
        </w:rPr>
        <w:t>same in all the samples (18% on the average)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hybrids are intermediate in morphotype frequencies between purebred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but usually closer to species dominating the population</w:t>
      </w:r>
      <w:r w:rsidRPr="00F80010">
        <w:rPr>
          <w:rFonts w:ascii="Times New Roman" w:eastAsia="Times New Roman" w:hAnsi="Times New Roman" w:cs="Times New Roman"/>
          <w:sz w:val="24"/>
          <w:szCs w:val="24"/>
        </w:rPr>
        <w:t xml:space="preserve"> (</w:t>
      </w:r>
      <w:r w:rsidRPr="00694F30">
        <w:rPr>
          <w:rFonts w:ascii="Times New Roman" w:eastAsia="Times New Roman" w:hAnsi="Times New Roman" w:cs="Times New Roman"/>
          <w:color w:val="00B050"/>
          <w:sz w:val="24"/>
          <w:szCs w:val="24"/>
        </w:rPr>
        <w:t>Katolikova et al. 2016</w:t>
      </w:r>
      <w:r w:rsidRPr="00F80010">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This means that in our analyses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dominated populations included mostly hybrids with</w:t>
      </w:r>
      <w:r>
        <w:rPr>
          <w:rFonts w:ascii="Times New Roman" w:eastAsia="Times New Roman" w:hAnsi="Times New Roman" w:cs="Times New Roman"/>
          <w:sz w:val="24"/>
          <w:szCs w:val="24"/>
        </w:rPr>
        <w:t xml:space="preserve"> an</w:t>
      </w:r>
      <w:r w:rsidRPr="00C219E6">
        <w:rPr>
          <w:rFonts w:ascii="Times New Roman" w:eastAsia="Times New Roman" w:hAnsi="Times New Roman" w:cs="Times New Roman"/>
          <w:sz w:val="24"/>
          <w:szCs w:val="24"/>
        </w:rPr>
        <w:t xml:space="preserve"> increased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w:t>
      </w:r>
      <w:r w:rsidRPr="00C219E6">
        <w:rPr>
          <w:rFonts w:ascii="Times New Roman" w:eastAsia="Times New Roman" w:hAnsi="Times New Roman" w:cs="Times New Roman"/>
          <w:sz w:val="24"/>
          <w:szCs w:val="24"/>
        </w:rPr>
        <w:t>“</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in </w:t>
      </w:r>
      <w:r w:rsidRPr="00C219E6">
        <w:rPr>
          <w:rFonts w:ascii="Times New Roman" w:eastAsia="Times New Roman" w:hAnsi="Times New Roman" w:cs="Times New Roman"/>
          <w:i/>
          <w:sz w:val="24"/>
          <w:szCs w:val="24"/>
        </w:rPr>
        <w:t>M.</w:t>
      </w:r>
      <w:r w:rsidR="00694F3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edulis</w:t>
      </w:r>
      <w:r w:rsidRPr="00C219E6">
        <w:rPr>
          <w:rFonts w:ascii="Times New Roman" w:eastAsia="Times New Roman" w:hAnsi="Times New Roman" w:cs="Times New Roman"/>
          <w:sz w:val="24"/>
          <w:szCs w:val="24"/>
        </w:rPr>
        <w:t>-dominated populations. In turn,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dominated populations included mostly hybrids with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decreased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 xml:space="preserve">to such genotypes in </w:t>
      </w:r>
      <w:r w:rsidRPr="00C219E6">
        <w:rPr>
          <w:rFonts w:ascii="Times New Roman" w:eastAsia="Times New Roman" w:hAnsi="Times New Roman" w:cs="Times New Roman"/>
          <w:i/>
          <w:sz w:val="24"/>
          <w:szCs w:val="24"/>
        </w:rPr>
        <w:t>M.</w:t>
      </w:r>
      <w:r w:rsidR="003B220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trossulus</w:t>
      </w:r>
      <w:r w:rsidRPr="00C219E6">
        <w:rPr>
          <w:rFonts w:ascii="Times New Roman" w:eastAsia="Times New Roman" w:hAnsi="Times New Roman" w:cs="Times New Roman"/>
          <w:sz w:val="24"/>
          <w:szCs w:val="24"/>
        </w:rPr>
        <w:t xml:space="preserve">-dominated </w:t>
      </w:r>
      <w:r w:rsidRPr="00F80010">
        <w:rPr>
          <w:rFonts w:ascii="Times New Roman" w:eastAsia="Times New Roman" w:hAnsi="Times New Roman" w:cs="Times New Roman"/>
          <w:sz w:val="24"/>
          <w:szCs w:val="24"/>
        </w:rPr>
        <w:t xml:space="preserve">populations. This is the cause of the observed unidirectional variation in the morphotype frequencies among </w:t>
      </w:r>
      <w:r w:rsidRPr="00F80010">
        <w:rPr>
          <w:rFonts w:ascii="Times New Roman" w:eastAsia="Times New Roman" w:hAnsi="Times New Roman" w:cs="Times New Roman"/>
          <w:i/>
          <w:sz w:val="24"/>
          <w:szCs w:val="24"/>
        </w:rPr>
        <w:t>M. edulis</w:t>
      </w:r>
      <w:r w:rsidRPr="00F80010">
        <w:rPr>
          <w:rFonts w:ascii="Times New Roman" w:eastAsia="Times New Roman" w:hAnsi="Times New Roman" w:cs="Times New Roman"/>
          <w:sz w:val="24"/>
          <w:szCs w:val="24"/>
        </w:rPr>
        <w:t xml:space="preserve"> and </w:t>
      </w:r>
      <w:r w:rsidRPr="00F80010">
        <w:rPr>
          <w:rFonts w:ascii="Times New Roman" w:eastAsia="Times New Roman" w:hAnsi="Times New Roman" w:cs="Times New Roman"/>
          <w:i/>
          <w:sz w:val="24"/>
          <w:szCs w:val="24"/>
        </w:rPr>
        <w:t>M. trossulus</w:t>
      </w:r>
      <w:r w:rsidRPr="00F80010">
        <w:rPr>
          <w:rFonts w:ascii="Times New Roman" w:eastAsia="Times New Roman" w:hAnsi="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r w:rsidRPr="00694F30">
        <w:rPr>
          <w:rFonts w:ascii="Times New Roman" w:eastAsia="Times New Roman" w:hAnsi="Times New Roman" w:cs="Times New Roman"/>
          <w:color w:val="00B050"/>
          <w:sz w:val="24"/>
          <w:szCs w:val="24"/>
        </w:rPr>
        <w:t>Leeflang et al. 2009, 2013</w:t>
      </w:r>
      <w:r w:rsidRPr="00F80010">
        <w:rPr>
          <w:rFonts w:ascii="Times New Roman" w:eastAsia="Times New Roman" w:hAnsi="Times New Roman" w:cs="Times New Roman"/>
          <w:sz w:val="24"/>
          <w:szCs w:val="24"/>
        </w:rPr>
        <w:t xml:space="preserve">). </w:t>
      </w:r>
      <w:r w:rsidR="002660A9">
        <w:rPr>
          <w:rFonts w:ascii="Times New Roman" w:eastAsia="Times New Roman" w:hAnsi="Times New Roman" w:cs="Times New Roman"/>
          <w:sz w:val="24"/>
          <w:szCs w:val="24"/>
        </w:rPr>
        <w:t>For instance, a patient population with a higher disease prevalence may include more severely diseased patients, and the test would consequently perform better</w:t>
      </w:r>
      <w:r w:rsidR="002660A9" w:rsidRPr="00326801">
        <w:rPr>
          <w:rFonts w:ascii="Times New Roman" w:eastAsia="Times New Roman" w:hAnsi="Times New Roman" w:cs="Times New Roman"/>
          <w:sz w:val="24"/>
          <w:szCs w:val="24"/>
        </w:rPr>
        <w:t xml:space="preserve"> </w:t>
      </w:r>
      <w:r w:rsidR="002660A9" w:rsidRPr="002660A9">
        <w:rPr>
          <w:rFonts w:ascii="Times New Roman" w:eastAsia="Times New Roman" w:hAnsi="Times New Roman" w:cs="Times New Roman"/>
          <w:sz w:val="24"/>
          <w:szCs w:val="24"/>
        </w:rPr>
        <w:t>(</w:t>
      </w:r>
      <w:r w:rsidR="002660A9" w:rsidRPr="00694F30">
        <w:rPr>
          <w:rFonts w:ascii="Times New Roman" w:eastAsia="Times New Roman" w:hAnsi="Times New Roman" w:cs="Times New Roman"/>
          <w:color w:val="00B050"/>
          <w:sz w:val="24"/>
          <w:szCs w:val="24"/>
        </w:rPr>
        <w:t>Leeflang et al. 2009</w:t>
      </w:r>
      <w:r w:rsidR="002660A9" w:rsidRPr="002660A9">
        <w:rPr>
          <w:rFonts w:ascii="Times New Roman" w:eastAsia="Times New Roman" w:hAnsi="Times New Roman" w:cs="Times New Roman"/>
          <w:sz w:val="24"/>
          <w:szCs w:val="24"/>
        </w:rPr>
        <w:t>).</w:t>
      </w:r>
      <w:r w:rsidR="002660A9">
        <w:rPr>
          <w:rFonts w:ascii="Times New Roman" w:eastAsia="Times New Roman" w:hAnsi="Times New Roman" w:cs="Times New Roman"/>
          <w:sz w:val="24"/>
          <w:szCs w:val="24"/>
        </w:rPr>
        <w:t xml:space="preserve"> </w:t>
      </w:r>
    </w:p>
    <w:p w14:paraId="28E03F88" w14:textId="30410A96" w:rsidR="003D661E" w:rsidRPr="00CD291D" w:rsidRDefault="003D661E" w:rsidP="004F5A70">
      <w:pPr>
        <w:spacing w:before="120" w:after="0" w:line="360" w:lineRule="auto"/>
        <w:rPr>
          <w:rFonts w:ascii="Times New Roman" w:eastAsia="Times New Roman" w:hAnsi="Times New Roman" w:cs="Times New Roman"/>
          <w:b/>
          <w:sz w:val="24"/>
          <w:szCs w:val="24"/>
        </w:rPr>
      </w:pPr>
      <w:r w:rsidRPr="00CD291D">
        <w:rPr>
          <w:rFonts w:ascii="Times New Roman" w:eastAsia="Times New Roman" w:hAnsi="Times New Roman" w:cs="Times New Roman"/>
          <w:b/>
          <w:sz w:val="24"/>
          <w:szCs w:val="24"/>
        </w:rPr>
        <w:t>Applications of</w:t>
      </w:r>
      <w:r w:rsidR="0009411E" w:rsidRPr="00CD291D">
        <w:rPr>
          <w:rFonts w:ascii="Times New Roman" w:eastAsia="Times New Roman" w:hAnsi="Times New Roman" w:cs="Times New Roman"/>
          <w:b/>
          <w:sz w:val="24"/>
          <w:szCs w:val="24"/>
        </w:rPr>
        <w:t xml:space="preserve"> </w:t>
      </w:r>
      <w:r w:rsidR="0009411E" w:rsidRPr="00CD291D">
        <w:rPr>
          <w:rFonts w:ascii="Times New Roman" w:eastAsia="Times New Roman" w:hAnsi="Times New Roman" w:cs="Times New Roman"/>
          <w:b/>
          <w:sz w:val="24"/>
          <w:szCs w:val="24"/>
          <w:lang w:val="en-GB"/>
        </w:rPr>
        <w:t>the</w:t>
      </w:r>
      <w:r w:rsidRPr="00CD291D">
        <w:rPr>
          <w:rFonts w:ascii="Times New Roman" w:eastAsia="Times New Roman" w:hAnsi="Times New Roman" w:cs="Times New Roman"/>
          <w:b/>
          <w:sz w:val="24"/>
          <w:szCs w:val="24"/>
        </w:rPr>
        <w:t xml:space="preserve"> </w:t>
      </w:r>
      <w:ins w:id="516" w:author="Väinölä, Risto" w:date="2020-09-14T09:44:00Z">
        <w:r w:rsidR="006F6029">
          <w:rPr>
            <w:rFonts w:ascii="Times New Roman" w:eastAsia="Times New Roman" w:hAnsi="Times New Roman" w:cs="Times New Roman"/>
            <w:b/>
            <w:sz w:val="24"/>
            <w:szCs w:val="24"/>
          </w:rPr>
          <w:t xml:space="preserve">mussel </w:t>
        </w:r>
      </w:ins>
      <w:r w:rsidRPr="00CD291D">
        <w:rPr>
          <w:rFonts w:ascii="Times New Roman" w:eastAsia="Times New Roman" w:hAnsi="Times New Roman" w:cs="Times New Roman"/>
          <w:b/>
          <w:sz w:val="24"/>
          <w:szCs w:val="24"/>
        </w:rPr>
        <w:t>morphotype test</w:t>
      </w:r>
    </w:p>
    <w:p w14:paraId="3DF20F2F" w14:textId="191AD1D6" w:rsidR="003D661E" w:rsidRPr="00663B19" w:rsidRDefault="006F6029" w:rsidP="004F5A70">
      <w:pPr>
        <w:spacing w:before="120" w:after="0" w:line="360" w:lineRule="auto"/>
        <w:rPr>
          <w:rFonts w:ascii="Times New Roman" w:eastAsia="Times New Roman" w:hAnsi="Times New Roman" w:cs="Times New Roman"/>
          <w:sz w:val="24"/>
          <w:szCs w:val="24"/>
        </w:rPr>
      </w:pPr>
      <w:ins w:id="517" w:author="Väinölä, Risto" w:date="2020-09-14T09:42:00Z">
        <w:r>
          <w:rPr>
            <w:rFonts w:ascii="Times New Roman" w:eastAsia="Times New Roman" w:hAnsi="Times New Roman" w:cs="Times New Roman"/>
            <w:sz w:val="24"/>
            <w:szCs w:val="24"/>
          </w:rPr>
          <w:t>T</w:t>
        </w:r>
      </w:ins>
      <w:del w:id="518" w:author="Väinölä, Risto" w:date="2020-09-14T09:41:00Z">
        <w:r w:rsidR="003D661E" w:rsidRPr="00694F30" w:rsidDel="006F6029">
          <w:rPr>
            <w:rFonts w:ascii="Times New Roman" w:eastAsia="Times New Roman" w:hAnsi="Times New Roman" w:cs="Times New Roman"/>
            <w:sz w:val="24"/>
            <w:szCs w:val="24"/>
          </w:rPr>
          <w:delText>In our opinion, t</w:delText>
        </w:r>
      </w:del>
      <w:r w:rsidR="003D661E" w:rsidRPr="00694F30">
        <w:rPr>
          <w:rFonts w:ascii="Times New Roman" w:eastAsia="Times New Roman" w:hAnsi="Times New Roman" w:cs="Times New Roman"/>
          <w:sz w:val="24"/>
          <w:szCs w:val="24"/>
        </w:rPr>
        <w:t xml:space="preserve">he </w:t>
      </w:r>
      <w:ins w:id="519" w:author="Väinölä, Risto" w:date="2020-09-14T09:44:00Z">
        <w:r>
          <w:rPr>
            <w:rFonts w:ascii="Times New Roman" w:eastAsia="Times New Roman" w:hAnsi="Times New Roman" w:cs="Times New Roman"/>
            <w:sz w:val="24"/>
            <w:szCs w:val="24"/>
          </w:rPr>
          <w:t xml:space="preserve">E/T </w:t>
        </w:r>
      </w:ins>
      <w:r w:rsidR="003D661E" w:rsidRPr="00694F30">
        <w:rPr>
          <w:rFonts w:ascii="Times New Roman" w:eastAsia="Times New Roman" w:hAnsi="Times New Roman" w:cs="Times New Roman"/>
          <w:sz w:val="24"/>
          <w:szCs w:val="24"/>
        </w:rPr>
        <w:t xml:space="preserve">morphotype test </w:t>
      </w:r>
      <w:proofErr w:type="gramStart"/>
      <w:r w:rsidR="003D661E" w:rsidRPr="00694F30">
        <w:rPr>
          <w:rFonts w:ascii="Times New Roman" w:eastAsia="Times New Roman" w:hAnsi="Times New Roman" w:cs="Times New Roman"/>
          <w:sz w:val="24"/>
          <w:szCs w:val="24"/>
        </w:rPr>
        <w:t>can be universally applied</w:t>
      </w:r>
      <w:proofErr w:type="gramEnd"/>
      <w:r w:rsidR="003D661E" w:rsidRPr="00694F30">
        <w:rPr>
          <w:rFonts w:ascii="Times New Roman" w:eastAsia="Times New Roman" w:hAnsi="Times New Roman" w:cs="Times New Roman"/>
          <w:sz w:val="24"/>
          <w:szCs w:val="24"/>
        </w:rPr>
        <w:t xml:space="preserve"> as an alternative to genotyping in </w:t>
      </w:r>
      <w:r w:rsidR="003D661E" w:rsidRPr="00694F30">
        <w:rPr>
          <w:rFonts w:ascii="Times New Roman" w:eastAsia="Times New Roman" w:hAnsi="Times New Roman" w:cs="Times New Roman"/>
          <w:sz w:val="24"/>
          <w:szCs w:val="24"/>
          <w:lang w:val="en-GB"/>
        </w:rPr>
        <w:t>three</w:t>
      </w:r>
      <w:r w:rsidR="003D661E" w:rsidRPr="00694F30">
        <w:rPr>
          <w:rFonts w:ascii="Times New Roman" w:eastAsia="Times New Roman" w:hAnsi="Times New Roman" w:cs="Times New Roman"/>
          <w:sz w:val="24"/>
          <w:szCs w:val="24"/>
        </w:rPr>
        <w:t xml:space="preserve"> fields</w:t>
      </w:r>
      <w:r w:rsidR="003D661E" w:rsidRPr="00694F30">
        <w:rPr>
          <w:rFonts w:ascii="Times New Roman" w:eastAsia="Times New Roman" w:hAnsi="Times New Roman" w:cs="Times New Roman"/>
          <w:sz w:val="24"/>
          <w:szCs w:val="24"/>
          <w:lang w:val="en-GB"/>
        </w:rPr>
        <w:t>. Firstly, it can be used for</w:t>
      </w:r>
      <w:r w:rsidR="003D661E" w:rsidRPr="00694F30">
        <w:rPr>
          <w:rFonts w:ascii="Times New Roman" w:eastAsia="Times New Roman" w:hAnsi="Times New Roman" w:cs="Times New Roman"/>
          <w:sz w:val="24"/>
          <w:szCs w:val="24"/>
        </w:rPr>
        <w:t xml:space="preserve"> monitoring the </w:t>
      </w:r>
      <w:r w:rsidR="003D661E" w:rsidRPr="006F6029">
        <w:rPr>
          <w:rFonts w:ascii="Times New Roman" w:eastAsia="Times New Roman" w:hAnsi="Times New Roman" w:cs="Times New Roman"/>
          <w:sz w:val="24"/>
          <w:szCs w:val="24"/>
          <w:highlight w:val="lightGray"/>
        </w:rPr>
        <w:t>taxonomic structure</w:t>
      </w:r>
      <w:r w:rsidR="003D661E" w:rsidRPr="00694F30">
        <w:rPr>
          <w:rFonts w:ascii="Times New Roman" w:eastAsia="Times New Roman" w:hAnsi="Times New Roman" w:cs="Times New Roman"/>
          <w:sz w:val="24"/>
          <w:szCs w:val="24"/>
        </w:rPr>
        <w:t xml:space="preserve"> of commercial and wild populations, in particular</w:t>
      </w:r>
      <w:r w:rsidR="002660A9" w:rsidRPr="00694F30">
        <w:rPr>
          <w:rFonts w:ascii="Times New Roman" w:eastAsia="Times New Roman" w:hAnsi="Times New Roman" w:cs="Times New Roman"/>
          <w:sz w:val="24"/>
          <w:szCs w:val="24"/>
        </w:rPr>
        <w:t xml:space="preserve"> those</w:t>
      </w:r>
      <w:r w:rsidR="003D661E" w:rsidRPr="00694F30">
        <w:rPr>
          <w:rFonts w:ascii="Times New Roman" w:eastAsia="Times New Roman" w:hAnsi="Times New Roman" w:cs="Times New Roman"/>
          <w:sz w:val="24"/>
          <w:szCs w:val="24"/>
        </w:rPr>
        <w:t xml:space="preserve"> used in the “mussel watch” contaminant monitoring programs, because deviations of the morphotype frequencies may be a warning sign of the taxonomic change.</w:t>
      </w:r>
      <w:r w:rsidR="003D661E" w:rsidRPr="00663B19">
        <w:rPr>
          <w:rFonts w:ascii="Times New Roman" w:eastAsia="Times New Roman" w:hAnsi="Times New Roman" w:cs="Times New Roman"/>
          <w:sz w:val="24"/>
          <w:szCs w:val="24"/>
        </w:rPr>
        <w:t xml:space="preserve"> Secondly, it may prove useful for mapping the species distribution</w:t>
      </w:r>
      <w:ins w:id="520" w:author="Väinölä, Risto" w:date="2020-09-14T09:44:00Z">
        <w:r>
          <w:rPr>
            <w:rFonts w:ascii="Times New Roman" w:eastAsia="Times New Roman" w:hAnsi="Times New Roman" w:cs="Times New Roman"/>
            <w:sz w:val="24"/>
            <w:szCs w:val="24"/>
          </w:rPr>
          <w:t>s</w:t>
        </w:r>
      </w:ins>
      <w:r w:rsidR="003D661E" w:rsidRPr="00663B19">
        <w:rPr>
          <w:rFonts w:ascii="Times New Roman" w:eastAsia="Times New Roman" w:hAnsi="Times New Roman" w:cs="Times New Roman"/>
          <w:sz w:val="24"/>
          <w:szCs w:val="24"/>
        </w:rPr>
        <w:t xml:space="preserve">. Detailed mapping is likely to require a great number of samples </w:t>
      </w:r>
      <w:r w:rsidR="003D661E" w:rsidRPr="00663B19">
        <w:rPr>
          <w:rFonts w:ascii="Times New Roman" w:eastAsia="Times New Roman" w:hAnsi="Times New Roman" w:cs="Times New Roman"/>
          <w:sz w:val="24"/>
          <w:szCs w:val="24"/>
          <w:lang w:val="en-GB"/>
        </w:rPr>
        <w:t xml:space="preserve">because the </w:t>
      </w:r>
      <w:r w:rsidR="003D661E" w:rsidRPr="00663B19">
        <w:rPr>
          <w:rFonts w:ascii="Times New Roman" w:eastAsia="Times New Roman" w:hAnsi="Times New Roman" w:cs="Times New Roman"/>
          <w:sz w:val="24"/>
          <w:szCs w:val="24"/>
        </w:rPr>
        <w:t xml:space="preserve">distribution of the species in contact zones is usually highly mosaic (see </w:t>
      </w:r>
      <w:r w:rsidR="003D661E" w:rsidRPr="00694F30">
        <w:rPr>
          <w:rFonts w:ascii="Times New Roman" w:eastAsia="Times New Roman" w:hAnsi="Times New Roman" w:cs="Times New Roman"/>
          <w:color w:val="00B050"/>
          <w:sz w:val="24"/>
          <w:szCs w:val="24"/>
        </w:rPr>
        <w:t xml:space="preserve">Katolikova et al. 2016 </w:t>
      </w:r>
      <w:r w:rsidR="003D661E" w:rsidRPr="00663B19">
        <w:rPr>
          <w:rFonts w:ascii="Times New Roman" w:eastAsia="Times New Roman" w:hAnsi="Times New Roman" w:cs="Times New Roman"/>
          <w:sz w:val="24"/>
          <w:szCs w:val="24"/>
        </w:rPr>
        <w:t xml:space="preserve">and references therein). Thirdly, the morphotype test can be used when only dead mussel shells are available, e.g. for interpretations of the taxonomic structure of natural history collections or samples of dead shells </w:t>
      </w:r>
      <w:r w:rsidR="003D661E" w:rsidRPr="00663B19">
        <w:rPr>
          <w:rFonts w:ascii="Times New Roman" w:eastAsia="Times New Roman" w:hAnsi="Times New Roman" w:cs="Times New Roman"/>
          <w:sz w:val="24"/>
          <w:szCs w:val="24"/>
          <w:lang w:val="en-GB"/>
        </w:rPr>
        <w:t>left behind by</w:t>
      </w:r>
      <w:r w:rsidR="003D661E" w:rsidRPr="00663B19">
        <w:rPr>
          <w:rFonts w:ascii="Times New Roman" w:eastAsia="Times New Roman" w:hAnsi="Times New Roman" w:cs="Times New Roman"/>
          <w:sz w:val="24"/>
          <w:szCs w:val="24"/>
        </w:rPr>
        <w:t xml:space="preserve"> some mussel predators.</w:t>
      </w:r>
      <w:r w:rsidR="003D661E">
        <w:rPr>
          <w:rFonts w:ascii="Times New Roman" w:eastAsia="Times New Roman" w:hAnsi="Times New Roman" w:cs="Times New Roman"/>
          <w:sz w:val="24"/>
          <w:szCs w:val="24"/>
        </w:rPr>
        <w:t xml:space="preserve"> </w:t>
      </w:r>
    </w:p>
    <w:p w14:paraId="0A3D628F"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694F30">
        <w:rPr>
          <w:rFonts w:ascii="Times New Roman" w:eastAsia="Times New Roman" w:hAnsi="Times New Roman" w:cs="Times New Roman"/>
          <w:sz w:val="24"/>
          <w:szCs w:val="24"/>
        </w:rPr>
        <w:t>Identification of taxonomic structure of populations from contact zones</w:t>
      </w:r>
    </w:p>
    <w:p w14:paraId="6FFAAB50" w14:textId="46F97D13"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reliable application of the </w:t>
      </w:r>
      <w:r w:rsidRPr="00663B19">
        <w:rPr>
          <w:rFonts w:ascii="Times New Roman" w:eastAsia="Times New Roman" w:hAnsi="Times New Roman" w:cs="Times New Roman"/>
          <w:sz w:val="24"/>
          <w:szCs w:val="24"/>
          <w:lang w:val="en-GB"/>
        </w:rPr>
        <w:t>morphotype</w:t>
      </w:r>
      <w:r w:rsidRPr="00663B19">
        <w:rPr>
          <w:rFonts w:ascii="Times New Roman" w:eastAsia="Times New Roman" w:hAnsi="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w:t>
      </w:r>
      <w:del w:id="521" w:author="Väinölä, Risto" w:date="2020-09-14T09:45:00Z">
        <w:r w:rsidRPr="00663B19" w:rsidDel="00EB152D">
          <w:rPr>
            <w:rFonts w:ascii="Times New Roman" w:eastAsia="Times New Roman" w:hAnsi="Times New Roman" w:cs="Times New Roman"/>
            <w:sz w:val="24"/>
            <w:szCs w:val="24"/>
          </w:rPr>
          <w:delText>they were</w:delText>
        </w:r>
      </w:del>
      <w:ins w:id="522" w:author="Väinölä, Risto" w:date="2020-09-14T09:45:00Z">
        <w:r w:rsidR="00EB152D">
          <w:rPr>
            <w:rFonts w:ascii="Times New Roman" w:eastAsia="Times New Roman" w:hAnsi="Times New Roman" w:cs="Times New Roman"/>
            <w:sz w:val="24"/>
            <w:szCs w:val="24"/>
          </w:rPr>
          <w:t>was done</w:t>
        </w:r>
      </w:ins>
      <w:r w:rsidRPr="00663B19">
        <w:rPr>
          <w:rFonts w:ascii="Times New Roman" w:eastAsia="Times New Roman" w:hAnsi="Times New Roman" w:cs="Times New Roman"/>
          <w:sz w:val="24"/>
          <w:szCs w:val="24"/>
        </w:rPr>
        <w:t xml:space="preserve"> in our </w:t>
      </w:r>
      <w:r w:rsidRPr="004B591F">
        <w:rPr>
          <w:rFonts w:ascii="Times New Roman" w:eastAsia="Times New Roman" w:hAnsi="Times New Roman" w:cs="Times New Roman"/>
          <w:sz w:val="24"/>
          <w:szCs w:val="24"/>
        </w:rPr>
        <w:t>study (</w:t>
      </w:r>
      <w:r w:rsidRPr="004B591F">
        <w:rPr>
          <w:rFonts w:ascii="Times New Roman" w:eastAsia="Times New Roman" w:hAnsi="Times New Roman" w:cs="Times New Roman"/>
          <w:b/>
          <w:sz w:val="24"/>
          <w:szCs w:val="24"/>
        </w:rPr>
        <w:t>Table 3</w:t>
      </w:r>
      <w:r w:rsidRPr="004B591F">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Even our regressions require further refinement for all the contact zones except </w:t>
      </w:r>
      <w:r w:rsidR="00E40606">
        <w:rPr>
          <w:rFonts w:ascii="Times New Roman" w:eastAsia="Times New Roman" w:hAnsi="Times New Roman" w:cs="Times New Roman"/>
          <w:sz w:val="24"/>
          <w:szCs w:val="24"/>
          <w:lang w:val="en-GB"/>
        </w:rPr>
        <w:t>northern</w:t>
      </w:r>
      <w:r w:rsidRPr="00663B19">
        <w:rPr>
          <w:rFonts w:ascii="Times New Roman" w:eastAsia="Times New Roman" w:hAnsi="Times New Roman" w:cs="Times New Roman"/>
          <w:sz w:val="24"/>
          <w:szCs w:val="24"/>
        </w:rPr>
        <w:t xml:space="preserve"> Russia, since they are based on a relatively small number of samples. </w:t>
      </w:r>
      <w:proofErr w:type="gramStart"/>
      <w:r w:rsidRPr="00663B19">
        <w:rPr>
          <w:rFonts w:ascii="Times New Roman" w:eastAsia="Times New Roman" w:hAnsi="Times New Roman" w:cs="Times New Roman"/>
          <w:sz w:val="24"/>
          <w:szCs w:val="24"/>
          <w:lang w:val="en-GB"/>
        </w:rPr>
        <w:t xml:space="preserve">On a reassuring note, </w:t>
      </w:r>
      <w:r w:rsidRPr="00663B19">
        <w:rPr>
          <w:rFonts w:ascii="Times New Roman" w:eastAsia="Times New Roman" w:hAnsi="Times New Roman" w:cs="Times New Roman"/>
          <w:sz w:val="24"/>
          <w:szCs w:val="24"/>
        </w:rPr>
        <w:t>for mixed populations from the Baltic and the Gulf of Maine as we</w:t>
      </w:r>
      <w:r w:rsidR="00401B9B">
        <w:rPr>
          <w:rFonts w:ascii="Times New Roman" w:eastAsia="Times New Roman" w:hAnsi="Times New Roman" w:cs="Times New Roman"/>
          <w:sz w:val="24"/>
          <w:szCs w:val="24"/>
        </w:rPr>
        <w:t>ll as for the populations from n</w:t>
      </w:r>
      <w:r w:rsidRPr="00663B19">
        <w:rPr>
          <w:rFonts w:ascii="Times New Roman" w:eastAsia="Times New Roman" w:hAnsi="Times New Roman" w:cs="Times New Roman"/>
          <w:sz w:val="24"/>
          <w:szCs w:val="24"/>
        </w:rPr>
        <w:t xml:space="preserve">orthwestern Greenland and the </w:t>
      </w:r>
      <w:ins w:id="523" w:author="Väinölä, Risto" w:date="2020-09-14T09:46:00Z">
        <w:r w:rsidR="00EB152D">
          <w:rPr>
            <w:rFonts w:ascii="Times New Roman" w:eastAsia="Times New Roman" w:hAnsi="Times New Roman" w:cs="Times New Roman"/>
            <w:sz w:val="24"/>
            <w:szCs w:val="24"/>
          </w:rPr>
          <w:t xml:space="preserve">North </w:t>
        </w:r>
      </w:ins>
      <w:r w:rsidRPr="00663B19">
        <w:rPr>
          <w:rFonts w:ascii="Times New Roman" w:eastAsia="Times New Roman" w:hAnsi="Times New Roman" w:cs="Times New Roman"/>
          <w:sz w:val="24"/>
          <w:szCs w:val="24"/>
        </w:rPr>
        <w:t xml:space="preserve">American coast north of the Gulf of Maine unexamined in this study, collections of </w:t>
      </w:r>
      <w:r w:rsidRPr="004B591F">
        <w:rPr>
          <w:rFonts w:ascii="Times New Roman" w:eastAsia="Times New Roman" w:hAnsi="Times New Roman" w:cs="Times New Roman"/>
          <w:sz w:val="24"/>
          <w:szCs w:val="24"/>
        </w:rPr>
        <w:t xml:space="preserve">genotyped mussels probably remain from previous extensive population genetic studies (e.g. </w:t>
      </w:r>
      <w:r w:rsidRPr="003F2C00">
        <w:rPr>
          <w:rFonts w:ascii="Times New Roman" w:eastAsia="Times New Roman" w:hAnsi="Times New Roman" w:cs="Times New Roman"/>
          <w:color w:val="00B050"/>
          <w:sz w:val="24"/>
          <w:szCs w:val="24"/>
        </w:rPr>
        <w:t>MacDonald et al. 1991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Bates, Innes 1995</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Rawson et al. 2001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Stuckas et al. 2017</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Wenne et al. 2020</w:t>
      </w:r>
      <w:r w:rsidRPr="004B591F">
        <w:rPr>
          <w:rFonts w:ascii="Times New Roman" w:eastAsia="Times New Roman" w:hAnsi="Times New Roman" w:cs="Times New Roman"/>
          <w:sz w:val="24"/>
          <w:szCs w:val="24"/>
        </w:rPr>
        <w:t>).</w:t>
      </w:r>
      <w:proofErr w:type="gramEnd"/>
      <w:r w:rsidRPr="004B591F">
        <w:rPr>
          <w:rFonts w:ascii="Times New Roman" w:eastAsia="Times New Roman" w:hAnsi="Times New Roman" w:cs="Times New Roman"/>
          <w:sz w:val="24"/>
          <w:szCs w:val="24"/>
        </w:rPr>
        <w:t xml:space="preserve"> The collections could be used for further calibration of the morphotype test for these contact zones. If such an effort is undertaken for Greenland and </w:t>
      </w:r>
      <w:r w:rsidR="00997DD3">
        <w:rPr>
          <w:rFonts w:ascii="Times New Roman" w:eastAsia="Times New Roman" w:hAnsi="Times New Roman" w:cs="Times New Roman"/>
          <w:sz w:val="24"/>
          <w:szCs w:val="24"/>
        </w:rPr>
        <w:t>high latitude</w:t>
      </w:r>
      <w:r w:rsidRPr="004B591F">
        <w:rPr>
          <w:rFonts w:ascii="Times New Roman" w:eastAsia="Times New Roman" w:hAnsi="Times New Roman" w:cs="Times New Roman"/>
          <w:sz w:val="24"/>
          <w:szCs w:val="24"/>
        </w:rPr>
        <w:t xml:space="preserve"> American populations, </w:t>
      </w:r>
      <w:commentRangeStart w:id="524"/>
      <w:r w:rsidRPr="004B591F">
        <w:rPr>
          <w:rFonts w:ascii="Times New Roman" w:eastAsia="Times New Roman" w:hAnsi="Times New Roman" w:cs="Times New Roman"/>
          <w:sz w:val="24"/>
          <w:szCs w:val="24"/>
        </w:rPr>
        <w:t xml:space="preserve">salinity and trophic conditions </w:t>
      </w:r>
      <w:commentRangeEnd w:id="524"/>
      <w:r w:rsidR="0067734D">
        <w:rPr>
          <w:rStyle w:val="CommentReference"/>
        </w:rPr>
        <w:commentReference w:id="524"/>
      </w:r>
      <w:r w:rsidRPr="004B591F">
        <w:rPr>
          <w:rFonts w:ascii="Times New Roman" w:eastAsia="Times New Roman" w:hAnsi="Times New Roman" w:cs="Times New Roman"/>
          <w:sz w:val="24"/>
          <w:szCs w:val="24"/>
        </w:rPr>
        <w:t xml:space="preserve">should be considered </w:t>
      </w:r>
      <w:proofErr w:type="gramStart"/>
      <w:r w:rsidRPr="004B591F">
        <w:rPr>
          <w:rFonts w:ascii="Times New Roman" w:eastAsia="Times New Roman" w:hAnsi="Times New Roman" w:cs="Times New Roman"/>
          <w:sz w:val="24"/>
          <w:szCs w:val="24"/>
        </w:rPr>
        <w:t>as a</w:t>
      </w:r>
      <w:proofErr w:type="gramEnd"/>
      <w:r w:rsidRPr="004B591F">
        <w:rPr>
          <w:rFonts w:ascii="Times New Roman" w:eastAsia="Times New Roman" w:hAnsi="Times New Roman" w:cs="Times New Roman"/>
          <w:sz w:val="24"/>
          <w:szCs w:val="24"/>
        </w:rPr>
        <w:t xml:space="preserve"> potential covariates of the morphotype variation.</w:t>
      </w:r>
      <w:r w:rsidRPr="00663B19">
        <w:rPr>
          <w:rFonts w:ascii="Times New Roman" w:eastAsia="Times New Roman" w:hAnsi="Times New Roman" w:cs="Times New Roman"/>
          <w:sz w:val="24"/>
          <w:szCs w:val="24"/>
        </w:rPr>
        <w:t xml:space="preserve"> </w:t>
      </w:r>
    </w:p>
    <w:p w14:paraId="7E8B1212" w14:textId="77777777" w:rsidR="003D661E" w:rsidRPr="00CD5380" w:rsidRDefault="003D661E" w:rsidP="00512F0E">
      <w:pPr>
        <w:spacing w:before="120" w:after="0" w:line="360" w:lineRule="auto"/>
        <w:rPr>
          <w:rFonts w:ascii="Times New Roman" w:eastAsia="Times New Roman" w:hAnsi="Times New Roman" w:cs="Times New Roman"/>
          <w:sz w:val="24"/>
          <w:szCs w:val="24"/>
        </w:rPr>
      </w:pPr>
      <w:r w:rsidRPr="00997DD3">
        <w:rPr>
          <w:rFonts w:ascii="Times New Roman" w:eastAsia="Times New Roman" w:hAnsi="Times New Roman" w:cs="Times New Roman"/>
          <w:sz w:val="24"/>
          <w:szCs w:val="24"/>
        </w:rPr>
        <w:t xml:space="preserve">The relationships between the morphotype frequencies and </w:t>
      </w:r>
      <w:r w:rsidRPr="00EB152D">
        <w:rPr>
          <w:rFonts w:ascii="Times New Roman" w:eastAsia="Times New Roman" w:hAnsi="Times New Roman" w:cs="Times New Roman"/>
          <w:sz w:val="24"/>
          <w:szCs w:val="24"/>
          <w:highlight w:val="lightGray"/>
        </w:rPr>
        <w:t>the taxonomic structure of populations</w:t>
      </w:r>
      <w:r w:rsidRPr="00997DD3">
        <w:rPr>
          <w:rFonts w:ascii="Times New Roman" w:eastAsia="Times New Roman" w:hAnsi="Times New Roman" w:cs="Times New Roman"/>
          <w:sz w:val="24"/>
          <w:szCs w:val="24"/>
        </w:rPr>
        <w:t xml:space="preserve"> will have to be established </w:t>
      </w:r>
      <w:r w:rsidRPr="00997DD3">
        <w:rPr>
          <w:rFonts w:ascii="Times New Roman" w:eastAsia="Times New Roman" w:hAnsi="Times New Roman" w:cs="Times New Roman"/>
          <w:i/>
          <w:sz w:val="24"/>
          <w:szCs w:val="24"/>
        </w:rPr>
        <w:t xml:space="preserve">de novo </w:t>
      </w:r>
      <w:r w:rsidRPr="00997DD3">
        <w:rPr>
          <w:rFonts w:ascii="Times New Roman" w:eastAsia="Times New Roman" w:hAnsi="Times New Roman" w:cs="Times New Roman"/>
          <w:sz w:val="24"/>
          <w:szCs w:val="24"/>
        </w:rPr>
        <w:t xml:space="preserve">in understudied or, potentially, new contact zones. Should the genotyping of more than a few samples covering the range of the morphotype frequencies prove impractical, the relationships could be approximated using the data on at least two genotyped samples with the most contrasting structure (ideally, pure </w:t>
      </w:r>
      <w:r w:rsidRPr="00997DD3">
        <w:rPr>
          <w:rFonts w:ascii="Times New Roman" w:eastAsia="Times New Roman" w:hAnsi="Times New Roman" w:cs="Times New Roman"/>
          <w:i/>
          <w:sz w:val="24"/>
          <w:szCs w:val="24"/>
        </w:rPr>
        <w:t>M. edulis</w:t>
      </w:r>
      <w:r w:rsidRPr="00997DD3">
        <w:rPr>
          <w:rFonts w:ascii="Times New Roman" w:eastAsia="Times New Roman" w:hAnsi="Times New Roman" w:cs="Times New Roman"/>
          <w:sz w:val="24"/>
          <w:szCs w:val="24"/>
        </w:rPr>
        <w:t xml:space="preserve"> and pure </w:t>
      </w:r>
      <w:r w:rsidRPr="00997DD3">
        <w:rPr>
          <w:rFonts w:ascii="Times New Roman" w:eastAsia="Times New Roman" w:hAnsi="Times New Roman" w:cs="Times New Roman"/>
          <w:i/>
          <w:sz w:val="24"/>
          <w:szCs w:val="24"/>
        </w:rPr>
        <w:t>M. trossulus</w:t>
      </w:r>
      <w:r w:rsidRPr="00997DD3">
        <w:rPr>
          <w:rFonts w:ascii="Times New Roman" w:eastAsia="Times New Roman" w:hAnsi="Times New Roman" w:cs="Times New Roman"/>
          <w:sz w:val="24"/>
          <w:szCs w:val="24"/>
        </w:rPr>
        <w:t>) and the “</w:t>
      </w:r>
      <w:r w:rsidRPr="00997DD3">
        <w:rPr>
          <w:rFonts w:ascii="Times New Roman" w:eastAsia="Times New Roman" w:hAnsi="Times New Roman" w:cs="Times New Roman"/>
          <w:i/>
          <w:sz w:val="24"/>
          <w:szCs w:val="24"/>
        </w:rPr>
        <w:t>Ptros</w:t>
      </w:r>
      <w:r w:rsidRPr="00997DD3">
        <w:rPr>
          <w:rFonts w:ascii="Times New Roman" w:eastAsia="Times New Roman" w:hAnsi="Times New Roman" w:cs="Times New Roman"/>
          <w:sz w:val="24"/>
          <w:szCs w:val="24"/>
        </w:rPr>
        <w:t xml:space="preserve"> by </w:t>
      </w:r>
      <w:r w:rsidRPr="00997DD3">
        <w:rPr>
          <w:rFonts w:ascii="Times New Roman" w:eastAsia="Times New Roman" w:hAnsi="Times New Roman" w:cs="Times New Roman"/>
          <w:i/>
          <w:sz w:val="24"/>
          <w:szCs w:val="24"/>
        </w:rPr>
        <w:t>PT</w:t>
      </w:r>
      <w:r w:rsidRPr="00997DD3">
        <w:rPr>
          <w:rFonts w:ascii="Times New Roman" w:eastAsia="Times New Roman" w:hAnsi="Times New Roman" w:cs="Times New Roman"/>
          <w:sz w:val="24"/>
          <w:szCs w:val="24"/>
        </w:rPr>
        <w:t xml:space="preserve"> calculator” (eq. 3) (cf. </w:t>
      </w:r>
      <w:r w:rsidRPr="00EB2EB5">
        <w:rPr>
          <w:rFonts w:ascii="Times New Roman" w:eastAsia="Times New Roman" w:hAnsi="Times New Roman" w:cs="Times New Roman"/>
          <w:b/>
          <w:sz w:val="24"/>
          <w:szCs w:val="24"/>
        </w:rPr>
        <w:t>Fig. 2</w:t>
      </w:r>
      <w:r w:rsidRPr="00997DD3">
        <w:rPr>
          <w:rFonts w:ascii="Times New Roman" w:eastAsia="Times New Roman" w:hAnsi="Times New Roman" w:cs="Times New Roman"/>
          <w:sz w:val="24"/>
          <w:szCs w:val="24"/>
        </w:rPr>
        <w:t xml:space="preserve">). </w:t>
      </w:r>
      <w:r w:rsidR="00512F0E" w:rsidRPr="00997DD3">
        <w:rPr>
          <w:rFonts w:ascii="Times New Roman" w:eastAsia="Times New Roman" w:hAnsi="Times New Roman" w:cs="Times New Roman"/>
          <w:sz w:val="24"/>
          <w:szCs w:val="24"/>
        </w:rPr>
        <w:t>At the very least</w:t>
      </w:r>
      <w:r w:rsidR="00E40606"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7B6471" w:rsidRPr="00997DD3">
        <w:rPr>
          <w:rFonts w:ascii="Times New Roman" w:eastAsia="Times New Roman" w:hAnsi="Times New Roman" w:cs="Times New Roman"/>
          <w:sz w:val="24"/>
          <w:szCs w:val="24"/>
        </w:rPr>
        <w:t xml:space="preserve">the relationships could be weighed roughly without any genotyping, by taking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minimal and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maximal morphotype frequencies </w:t>
      </w:r>
      <w:r w:rsidR="002025B0" w:rsidRPr="00997DD3">
        <w:rPr>
          <w:rFonts w:ascii="Times New Roman" w:eastAsia="Times New Roman" w:hAnsi="Times New Roman" w:cs="Times New Roman"/>
          <w:sz w:val="24"/>
          <w:szCs w:val="24"/>
        </w:rPr>
        <w:t xml:space="preserve">in regional populations </w:t>
      </w:r>
      <w:r w:rsidR="007B6471" w:rsidRPr="00997DD3">
        <w:rPr>
          <w:rFonts w:ascii="Times New Roman" w:eastAsia="Times New Roman" w:hAnsi="Times New Roman" w:cs="Times New Roman"/>
          <w:sz w:val="24"/>
          <w:szCs w:val="24"/>
        </w:rPr>
        <w:t xml:space="preserve">as </w:t>
      </w:r>
      <w:r w:rsidR="00056F1B" w:rsidRPr="00997DD3">
        <w:rPr>
          <w:rFonts w:ascii="Times New Roman" w:eastAsia="Times New Roman" w:hAnsi="Times New Roman" w:cs="Times New Roman"/>
          <w:sz w:val="24"/>
          <w:szCs w:val="24"/>
        </w:rPr>
        <w:t xml:space="preserve">hypothetical corresponding frequencies </w:t>
      </w:r>
      <w:r w:rsidR="002025B0" w:rsidRPr="00997DD3">
        <w:rPr>
          <w:rFonts w:ascii="Times New Roman" w:eastAsia="Times New Roman" w:hAnsi="Times New Roman" w:cs="Times New Roman"/>
          <w:sz w:val="24"/>
          <w:szCs w:val="24"/>
        </w:rPr>
        <w:t xml:space="preserve">in </w:t>
      </w:r>
      <w:r w:rsidR="007B6471" w:rsidRPr="00997DD3">
        <w:rPr>
          <w:rFonts w:ascii="Times New Roman" w:eastAsia="Times New Roman" w:hAnsi="Times New Roman" w:cs="Times New Roman"/>
          <w:sz w:val="24"/>
          <w:szCs w:val="24"/>
        </w:rPr>
        <w:t xml:space="preserve">pure </w:t>
      </w:r>
      <w:r w:rsidR="007B6471" w:rsidRPr="00997DD3">
        <w:rPr>
          <w:rFonts w:ascii="Times New Roman" w:eastAsia="Times New Roman" w:hAnsi="Times New Roman" w:cs="Times New Roman"/>
          <w:i/>
          <w:sz w:val="24"/>
          <w:szCs w:val="24"/>
        </w:rPr>
        <w:t>M. edulis</w:t>
      </w:r>
      <w:r w:rsidR="007B6471" w:rsidRPr="00997DD3">
        <w:rPr>
          <w:rFonts w:ascii="Times New Roman" w:eastAsia="Times New Roman" w:hAnsi="Times New Roman" w:cs="Times New Roman"/>
          <w:sz w:val="24"/>
          <w:szCs w:val="24"/>
        </w:rPr>
        <w:t xml:space="preserve"> and pure </w:t>
      </w:r>
      <w:r w:rsidR="007B6471" w:rsidRPr="00997DD3">
        <w:rPr>
          <w:rFonts w:ascii="Times New Roman" w:eastAsia="Times New Roman" w:hAnsi="Times New Roman" w:cs="Times New Roman"/>
          <w:i/>
          <w:sz w:val="24"/>
          <w:szCs w:val="24"/>
        </w:rPr>
        <w:t>M. trossulus</w:t>
      </w:r>
      <w:r w:rsidR="007B6471"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populations </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“the lazy </w:t>
      </w:r>
      <w:r w:rsidR="00512F0E" w:rsidRPr="00997DD3">
        <w:rPr>
          <w:rFonts w:ascii="Times New Roman" w:eastAsia="Times New Roman" w:hAnsi="Times New Roman" w:cs="Times New Roman"/>
          <w:i/>
          <w:sz w:val="24"/>
          <w:szCs w:val="24"/>
        </w:rPr>
        <w:t>Ptros</w:t>
      </w:r>
      <w:r w:rsidR="00512F0E" w:rsidRPr="00997DD3">
        <w:rPr>
          <w:rFonts w:ascii="Times New Roman" w:eastAsia="Times New Roman" w:hAnsi="Times New Roman" w:cs="Times New Roman"/>
          <w:sz w:val="24"/>
          <w:szCs w:val="24"/>
        </w:rPr>
        <w:t xml:space="preserve"> by </w:t>
      </w:r>
      <w:r w:rsidR="00512F0E" w:rsidRPr="00997DD3">
        <w:rPr>
          <w:rFonts w:ascii="Times New Roman" w:eastAsia="Times New Roman" w:hAnsi="Times New Roman" w:cs="Times New Roman"/>
          <w:i/>
          <w:sz w:val="24"/>
          <w:szCs w:val="24"/>
        </w:rPr>
        <w:t>PT</w:t>
      </w:r>
      <w:r w:rsidR="00512F0E" w:rsidRPr="00997DD3">
        <w:rPr>
          <w:rFonts w:ascii="Times New Roman" w:eastAsia="Times New Roman" w:hAnsi="Times New Roman" w:cs="Times New Roman"/>
          <w:sz w:val="24"/>
          <w:szCs w:val="24"/>
        </w:rPr>
        <w:t xml:space="preserve"> calculator”</w:t>
      </w:r>
      <w:r w:rsidR="007B6471" w:rsidRPr="00997DD3">
        <w:rPr>
          <w:rFonts w:ascii="Times New Roman" w:eastAsia="Times New Roman" w:hAnsi="Times New Roman" w:cs="Times New Roman"/>
          <w:sz w:val="24"/>
          <w:szCs w:val="24"/>
        </w:rPr>
        <w:t xml:space="preserve">, cf. </w:t>
      </w:r>
      <w:r w:rsidR="007B6471" w:rsidRPr="00EB2EB5">
        <w:rPr>
          <w:rFonts w:ascii="Times New Roman" w:eastAsia="Times New Roman" w:hAnsi="Times New Roman" w:cs="Times New Roman"/>
          <w:b/>
          <w:sz w:val="24"/>
          <w:szCs w:val="24"/>
        </w:rPr>
        <w:t>S3 Fig</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Naturally, </w:t>
      </w:r>
      <w:r w:rsidR="00334273" w:rsidRPr="00997DD3">
        <w:rPr>
          <w:rFonts w:ascii="Times New Roman" w:eastAsia="Times New Roman" w:hAnsi="Times New Roman" w:cs="Times New Roman"/>
          <w:sz w:val="24"/>
          <w:szCs w:val="24"/>
        </w:rPr>
        <w:t xml:space="preserve">such predictions should be treated </w:t>
      </w:r>
      <w:r w:rsidR="00CD5380" w:rsidRPr="00997DD3">
        <w:rPr>
          <w:rFonts w:ascii="Times New Roman" w:eastAsia="Times New Roman" w:hAnsi="Times New Roman" w:cs="Times New Roman"/>
          <w:sz w:val="24"/>
          <w:szCs w:val="24"/>
        </w:rPr>
        <w:t xml:space="preserve">with </w:t>
      </w:r>
      <w:r w:rsidR="00E40606" w:rsidRPr="00997DD3">
        <w:rPr>
          <w:rFonts w:ascii="Times New Roman" w:eastAsia="Times New Roman" w:hAnsi="Times New Roman" w:cs="Times New Roman"/>
          <w:sz w:val="24"/>
          <w:szCs w:val="24"/>
        </w:rPr>
        <w:t xml:space="preserve">the </w:t>
      </w:r>
      <w:r w:rsidR="00CD5380" w:rsidRPr="00997DD3">
        <w:rPr>
          <w:rFonts w:ascii="Times New Roman" w:eastAsia="Times New Roman" w:hAnsi="Times New Roman" w:cs="Times New Roman"/>
          <w:sz w:val="24"/>
          <w:szCs w:val="24"/>
        </w:rPr>
        <w:t>great</w:t>
      </w:r>
      <w:r w:rsidR="00E40606" w:rsidRPr="00997DD3">
        <w:rPr>
          <w:rFonts w:ascii="Times New Roman" w:eastAsia="Times New Roman" w:hAnsi="Times New Roman" w:cs="Times New Roman"/>
          <w:sz w:val="24"/>
          <w:szCs w:val="24"/>
        </w:rPr>
        <w:t>est</w:t>
      </w:r>
      <w:r w:rsidR="00CD5380" w:rsidRPr="00997DD3">
        <w:rPr>
          <w:rFonts w:ascii="Times New Roman" w:eastAsia="Times New Roman" w:hAnsi="Times New Roman" w:cs="Times New Roman"/>
          <w:sz w:val="24"/>
          <w:szCs w:val="24"/>
        </w:rPr>
        <w:t xml:space="preserve"> caution.</w:t>
      </w:r>
    </w:p>
    <w:p w14:paraId="3841400A"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EB2EB5">
        <w:rPr>
          <w:rFonts w:ascii="Times New Roman" w:eastAsia="Times New Roman" w:hAnsi="Times New Roman" w:cs="Times New Roman"/>
          <w:sz w:val="24"/>
          <w:szCs w:val="24"/>
        </w:rPr>
        <w:t>We claim that the morphotype test may be useful for the detection of new contact zones and for their formal genetic description. The procedure would involve a preliminary selection, with the help of the morphotype frequencies, of the purest samples needed for the verification of the species identity and of most mixed ones needed for the assessment of the extent of hybridization and mixing.</w:t>
      </w:r>
    </w:p>
    <w:p w14:paraId="3A429115"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In case of historical or archaeological collections, the only way to translate the proportion of the T-morphotypes in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samples into the taxonomic structure is to resort to the actualistic </w:t>
      </w:r>
      <w:r w:rsidRPr="00663B19">
        <w:rPr>
          <w:rFonts w:ascii="Times New Roman" w:eastAsia="Times New Roman" w:hAnsi="Times New Roman" w:cs="Times New Roman"/>
          <w:sz w:val="24"/>
          <w:szCs w:val="24"/>
          <w:lang w:val="en-GB"/>
        </w:rPr>
        <w:t>principle</w:t>
      </w:r>
      <w:r w:rsidRPr="00663B19">
        <w:rPr>
          <w:rFonts w:ascii="Times New Roman" w:eastAsia="Times New Roman" w:hAnsi="Times New Roman" w:cs="Times New Roman"/>
          <w:sz w:val="24"/>
          <w:szCs w:val="24"/>
        </w:rPr>
        <w:t xml:space="preserve">. If the correspondence between the morphotypes and the genotypes was assessed in the area of the sample origin, one can use this information for retrognosis. This should be possible for quantitatively representative samples though not for small samples or single shells. </w:t>
      </w:r>
      <w:r w:rsidRPr="00663B19">
        <w:rPr>
          <w:rFonts w:ascii="Times New Roman" w:eastAsia="Times New Roman" w:hAnsi="Times New Roman" w:cs="Times New Roman"/>
          <w:sz w:val="24"/>
          <w:szCs w:val="24"/>
          <w:lang w:val="en-GB"/>
        </w:rPr>
        <w:t xml:space="preserve">Unfortunately, </w:t>
      </w:r>
      <w:r w:rsidRPr="00663B19">
        <w:rPr>
          <w:rFonts w:ascii="Times New Roman" w:eastAsia="Times New Roman" w:hAnsi="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14:paraId="26C4971D" w14:textId="77777777" w:rsidR="003D661E" w:rsidRPr="007B6471" w:rsidRDefault="003D661E" w:rsidP="004F5A70">
      <w:pPr>
        <w:spacing w:before="120" w:after="0" w:line="360" w:lineRule="auto"/>
        <w:rPr>
          <w:rFonts w:ascii="Times New Roman" w:eastAsia="Times New Roman" w:hAnsi="Times New Roman" w:cs="Times New Roman"/>
          <w:sz w:val="24"/>
          <w:szCs w:val="24"/>
          <w:lang w:val="en-GB"/>
        </w:rPr>
      </w:pPr>
      <w:r w:rsidRPr="007B6471">
        <w:rPr>
          <w:rFonts w:ascii="Times New Roman" w:eastAsia="Times New Roman" w:hAnsi="Times New Roman" w:cs="Times New Roman"/>
          <w:sz w:val="24"/>
          <w:szCs w:val="24"/>
          <w:lang w:val="en-GB"/>
        </w:rPr>
        <w:t>Individual identification</w:t>
      </w:r>
    </w:p>
    <w:p w14:paraId="5EE60E1F"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lang w:val="en-GB"/>
        </w:rPr>
        <w:t xml:space="preserve">The possibility to identify </w:t>
      </w:r>
      <w:r w:rsidRPr="00663B19">
        <w:rPr>
          <w:rFonts w:ascii="Times New Roman" w:eastAsia="Times New Roman" w:hAnsi="Times New Roman" w:cs="Times New Roman"/>
          <w:sz w:val="24"/>
          <w:szCs w:val="24"/>
        </w:rPr>
        <w:t xml:space="preserve">individual mussels by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and, possibly, in Scotland (unfortunately, the Scottish populations were represented in our analysis only by two samples). In the Baltic Sea and Norway the morphotype test worked reliably only for </w:t>
      </w:r>
      <w:r w:rsidRPr="00663B19">
        <w:rPr>
          <w:rFonts w:ascii="Times New Roman" w:eastAsia="Times New Roman" w:hAnsi="Times New Roman" w:cs="Times New Roman"/>
          <w:i/>
          <w:sz w:val="24"/>
          <w:szCs w:val="24"/>
        </w:rPr>
        <w:t>M. trossulus</w:t>
      </w:r>
      <w:r w:rsidRPr="00663B19">
        <w:rPr>
          <w:rFonts w:ascii="Times New Roman" w:eastAsia="Times New Roman" w:hAnsi="Times New Roman" w:cs="Times New Roman"/>
          <w:sz w:val="24"/>
          <w:szCs w:val="24"/>
        </w:rPr>
        <w:t xml:space="preserve"> mussels, while in the saline areas in the Barents Sea it did so only for </w:t>
      </w:r>
      <w:r w:rsidRPr="00663B19">
        <w:rPr>
          <w:rFonts w:ascii="Times New Roman" w:eastAsia="Times New Roman" w:hAnsi="Times New Roman" w:cs="Times New Roman"/>
          <w:i/>
          <w:sz w:val="24"/>
          <w:szCs w:val="24"/>
        </w:rPr>
        <w:t>M. edulis</w:t>
      </w:r>
      <w:r w:rsidRPr="00663B19">
        <w:rPr>
          <w:rFonts w:ascii="Times New Roman" w:eastAsia="Times New Roman" w:hAnsi="Times New Roman" w:cs="Times New Roman"/>
          <w:sz w:val="24"/>
          <w:szCs w:val="24"/>
        </w:rPr>
        <w:t xml:space="preserve"> mussels</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p>
    <w:p w14:paraId="3AB8AC41" w14:textId="4697FE27" w:rsidR="003D661E" w:rsidRPr="00663B19" w:rsidRDefault="003D661E" w:rsidP="004F5A70">
      <w:pPr>
        <w:spacing w:before="120" w:after="0" w:line="360" w:lineRule="auto"/>
        <w:rPr>
          <w:rFonts w:ascii="Times New Roman" w:eastAsia="Times New Roman" w:hAnsi="Times New Roman" w:cs="Times New Roman"/>
          <w:sz w:val="24"/>
          <w:szCs w:val="24"/>
        </w:rPr>
      </w:pPr>
      <w:del w:id="525" w:author="Väinölä, Risto" w:date="2020-09-15T04:04:00Z">
        <w:r w:rsidRPr="00663B19" w:rsidDel="00A84A2C">
          <w:rPr>
            <w:rFonts w:ascii="Times New Roman" w:eastAsia="Times New Roman" w:hAnsi="Times New Roman" w:cs="Times New Roman"/>
            <w:sz w:val="24"/>
            <w:szCs w:val="24"/>
          </w:rPr>
          <w:delText>An example of the application of t</w:delText>
        </w:r>
      </w:del>
      <w:ins w:id="526" w:author="Väinölä, Risto" w:date="2020-09-15T04:04:00Z">
        <w:r w:rsidR="00A84A2C">
          <w:rPr>
            <w:rFonts w:ascii="Times New Roman" w:eastAsia="Times New Roman" w:hAnsi="Times New Roman" w:cs="Times New Roman"/>
            <w:sz w:val="24"/>
            <w:szCs w:val="24"/>
          </w:rPr>
          <w:t>T</w:t>
        </w:r>
      </w:ins>
      <w:r w:rsidRPr="00663B19">
        <w:rPr>
          <w:rFonts w:ascii="Times New Roman" w:eastAsia="Times New Roman" w:hAnsi="Times New Roman" w:cs="Times New Roman"/>
          <w:sz w:val="24"/>
          <w:szCs w:val="24"/>
        </w:rPr>
        <w:t xml:space="preserve">he morphotype test </w:t>
      </w:r>
      <w:ins w:id="527" w:author="Väinölä, Risto" w:date="2020-09-15T04:04:00Z">
        <w:r w:rsidR="00A84A2C">
          <w:rPr>
            <w:rFonts w:ascii="Times New Roman" w:eastAsia="Times New Roman" w:hAnsi="Times New Roman" w:cs="Times New Roman"/>
            <w:sz w:val="24"/>
            <w:szCs w:val="24"/>
          </w:rPr>
          <w:t xml:space="preserve">was </w:t>
        </w:r>
      </w:ins>
      <w:ins w:id="528" w:author="Väinölä, Risto" w:date="2020-09-15T04:08:00Z">
        <w:r w:rsidR="0048113B">
          <w:rPr>
            <w:rFonts w:ascii="Times New Roman" w:eastAsia="Times New Roman" w:hAnsi="Times New Roman" w:cs="Times New Roman"/>
            <w:sz w:val="24"/>
            <w:szCs w:val="24"/>
          </w:rPr>
          <w:t xml:space="preserve">already </w:t>
        </w:r>
      </w:ins>
      <w:ins w:id="529" w:author="Väinölä, Risto" w:date="2020-09-15T04:05:00Z">
        <w:r w:rsidR="00A84A2C">
          <w:rPr>
            <w:rFonts w:ascii="Times New Roman" w:eastAsia="Times New Roman" w:hAnsi="Times New Roman" w:cs="Times New Roman"/>
            <w:sz w:val="24"/>
            <w:szCs w:val="24"/>
          </w:rPr>
          <w:t xml:space="preserve">used for practical </w:t>
        </w:r>
      </w:ins>
      <w:ins w:id="530" w:author="Väinölä, Risto" w:date="2020-09-15T04:08:00Z">
        <w:r w:rsidR="0048113B">
          <w:rPr>
            <w:rFonts w:ascii="Times New Roman" w:eastAsia="Times New Roman" w:hAnsi="Times New Roman" w:cs="Times New Roman"/>
            <w:sz w:val="24"/>
            <w:szCs w:val="24"/>
          </w:rPr>
          <w:t xml:space="preserve">assignment of </w:t>
        </w:r>
      </w:ins>
      <w:ins w:id="531" w:author="Väinölä, Risto" w:date="2020-09-15T04:05:00Z">
        <w:r w:rsidR="00A84A2C">
          <w:rPr>
            <w:rFonts w:ascii="Times New Roman" w:eastAsia="Times New Roman" w:hAnsi="Times New Roman" w:cs="Times New Roman"/>
            <w:sz w:val="24"/>
            <w:szCs w:val="24"/>
          </w:rPr>
          <w:t xml:space="preserve">individuals in a </w:t>
        </w:r>
      </w:ins>
      <w:ins w:id="532" w:author="Väinölä, Risto" w:date="2020-09-15T04:06:00Z">
        <w:r w:rsidR="0048113B">
          <w:rPr>
            <w:rFonts w:ascii="Times New Roman" w:eastAsia="Times New Roman" w:hAnsi="Times New Roman" w:cs="Times New Roman"/>
            <w:sz w:val="24"/>
            <w:szCs w:val="24"/>
          </w:rPr>
          <w:t>study of prey selection of the predator</w:t>
        </w:r>
      </w:ins>
      <w:del w:id="533" w:author="Väinölä, Risto" w:date="2020-09-15T04:06:00Z">
        <w:r w:rsidRPr="00663B19" w:rsidDel="0048113B">
          <w:rPr>
            <w:rFonts w:ascii="Times New Roman" w:eastAsia="Times New Roman" w:hAnsi="Times New Roman" w:cs="Times New Roman"/>
            <w:sz w:val="24"/>
            <w:szCs w:val="24"/>
          </w:rPr>
          <w:delText>for individual assignment can be found in our previous study (</w:delText>
        </w:r>
        <w:r w:rsidRPr="002E3061" w:rsidDel="0048113B">
          <w:rPr>
            <w:rFonts w:ascii="Times New Roman" w:eastAsia="Times New Roman" w:hAnsi="Times New Roman" w:cs="Times New Roman"/>
            <w:color w:val="00B050"/>
            <w:sz w:val="24"/>
            <w:szCs w:val="24"/>
          </w:rPr>
          <w:delText>Khaitov et al. 2018</w:delText>
        </w:r>
        <w:r w:rsidRPr="00663B19" w:rsidDel="0048113B">
          <w:rPr>
            <w:rFonts w:ascii="Times New Roman" w:eastAsia="Times New Roman" w:hAnsi="Times New Roman" w:cs="Times New Roman"/>
            <w:sz w:val="24"/>
            <w:szCs w:val="24"/>
          </w:rPr>
          <w:delText>). Aiming to find out whether the</w:delText>
        </w:r>
      </w:del>
      <w:r w:rsidRPr="00663B19">
        <w:rPr>
          <w:rFonts w:ascii="Times New Roman" w:eastAsia="Times New Roman" w:hAnsi="Times New Roman" w:cs="Times New Roman"/>
          <w:sz w:val="24"/>
          <w:szCs w:val="24"/>
        </w:rPr>
        <w:t xml:space="preserve"> starfish </w:t>
      </w:r>
      <w:r w:rsidRPr="00663B19">
        <w:rPr>
          <w:rFonts w:ascii="Times New Roman" w:eastAsia="Times New Roman" w:hAnsi="Times New Roman" w:cs="Times New Roman"/>
          <w:i/>
          <w:sz w:val="24"/>
          <w:szCs w:val="24"/>
        </w:rPr>
        <w:t xml:space="preserve">Asterias </w:t>
      </w:r>
      <w:proofErr w:type="gramStart"/>
      <w:r w:rsidRPr="00663B19">
        <w:rPr>
          <w:rFonts w:ascii="Times New Roman" w:eastAsia="Times New Roman" w:hAnsi="Times New Roman" w:cs="Times New Roman"/>
          <w:i/>
          <w:sz w:val="24"/>
          <w:szCs w:val="24"/>
        </w:rPr>
        <w:t>rubens</w:t>
      </w:r>
      <w:proofErr w:type="gramEnd"/>
      <w:del w:id="534" w:author="Väinölä, Risto" w:date="2020-09-15T04:09:00Z">
        <w:r w:rsidRPr="00663B19" w:rsidDel="0048113B">
          <w:rPr>
            <w:rFonts w:ascii="Times New Roman" w:eastAsia="Times New Roman" w:hAnsi="Times New Roman" w:cs="Times New Roman"/>
            <w:sz w:val="24"/>
            <w:szCs w:val="24"/>
          </w:rPr>
          <w:delText xml:space="preserve"> </w:delText>
        </w:r>
      </w:del>
      <w:ins w:id="535" w:author="Väinölä, Risto" w:date="2020-09-15T04:07:00Z">
        <w:r w:rsidR="0048113B">
          <w:rPr>
            <w:rFonts w:ascii="Times New Roman" w:eastAsia="Times New Roman" w:hAnsi="Times New Roman" w:cs="Times New Roman"/>
            <w:sz w:val="24"/>
            <w:szCs w:val="24"/>
          </w:rPr>
          <w:t xml:space="preserve">, feeding on mixed mussel populations </w:t>
        </w:r>
      </w:ins>
      <w:del w:id="536" w:author="Väinölä, Risto" w:date="2020-09-15T04:07:00Z">
        <w:r w:rsidRPr="00663B19" w:rsidDel="0048113B">
          <w:rPr>
            <w:rFonts w:ascii="Times New Roman" w:eastAsia="Times New Roman" w:hAnsi="Times New Roman" w:cs="Times New Roman"/>
            <w:sz w:val="24"/>
            <w:szCs w:val="24"/>
          </w:rPr>
          <w:delText xml:space="preserve">distinguished between </w:delText>
        </w:r>
        <w:r w:rsidRPr="00663B19" w:rsidDel="0048113B">
          <w:rPr>
            <w:rFonts w:ascii="Times New Roman" w:eastAsia="Times New Roman" w:hAnsi="Times New Roman" w:cs="Times New Roman"/>
            <w:i/>
            <w:sz w:val="24"/>
            <w:szCs w:val="24"/>
          </w:rPr>
          <w:delText>M. edulis</w:delText>
        </w:r>
        <w:r w:rsidRPr="00663B19" w:rsidDel="0048113B">
          <w:rPr>
            <w:rFonts w:ascii="Times New Roman" w:eastAsia="Times New Roman" w:hAnsi="Times New Roman" w:cs="Times New Roman"/>
            <w:sz w:val="24"/>
            <w:szCs w:val="24"/>
          </w:rPr>
          <w:delText xml:space="preserve"> and </w:delText>
        </w:r>
        <w:r w:rsidRPr="00663B19" w:rsidDel="0048113B">
          <w:rPr>
            <w:rFonts w:ascii="Times New Roman" w:eastAsia="Times New Roman" w:hAnsi="Times New Roman" w:cs="Times New Roman"/>
            <w:i/>
            <w:sz w:val="24"/>
            <w:szCs w:val="24"/>
          </w:rPr>
          <w:delText>M. trossulus</w:delText>
        </w:r>
      </w:del>
      <w:r w:rsidRPr="00663B19">
        <w:rPr>
          <w:rFonts w:ascii="Times New Roman" w:eastAsia="Times New Roman" w:hAnsi="Times New Roman" w:cs="Times New Roman"/>
          <w:sz w:val="24"/>
          <w:szCs w:val="24"/>
        </w:rPr>
        <w:t xml:space="preserve"> in the White Sea,</w:t>
      </w:r>
      <w:ins w:id="537" w:author="Väinölä, Risto" w:date="2020-09-15T04:07:00Z">
        <w:r w:rsidR="0048113B">
          <w:rPr>
            <w:rFonts w:ascii="Times New Roman" w:eastAsia="Times New Roman" w:hAnsi="Times New Roman" w:cs="Times New Roman"/>
            <w:sz w:val="24"/>
            <w:szCs w:val="24"/>
          </w:rPr>
          <w:t xml:space="preserve"> (Khaitov et al.</w:t>
        </w:r>
      </w:ins>
      <w:ins w:id="538" w:author="Väinölä, Risto" w:date="2020-09-15T04:08:00Z">
        <w:r w:rsidR="0048113B">
          <w:rPr>
            <w:rFonts w:ascii="Times New Roman" w:eastAsia="Times New Roman" w:hAnsi="Times New Roman" w:cs="Times New Roman"/>
            <w:sz w:val="24"/>
            <w:szCs w:val="24"/>
          </w:rPr>
          <w:t xml:space="preserve"> 2018).</w:t>
        </w:r>
      </w:ins>
      <w:r w:rsidRPr="00663B19">
        <w:rPr>
          <w:rFonts w:ascii="Times New Roman" w:eastAsia="Times New Roman" w:hAnsi="Times New Roman" w:cs="Times New Roman"/>
          <w:sz w:val="24"/>
          <w:szCs w:val="24"/>
        </w:rPr>
        <w:t xml:space="preserve"> </w:t>
      </w:r>
      <w:del w:id="539" w:author="Väinölä, Risto" w:date="2020-09-15T04:09:00Z">
        <w:r w:rsidRPr="00663B19" w:rsidDel="0048113B">
          <w:rPr>
            <w:rFonts w:ascii="Times New Roman" w:eastAsia="Times New Roman" w:hAnsi="Times New Roman" w:cs="Times New Roman"/>
            <w:sz w:val="24"/>
            <w:szCs w:val="24"/>
          </w:rPr>
          <w:delText xml:space="preserve">we </w:delText>
        </w:r>
      </w:del>
      <w:ins w:id="540" w:author="Väinölä, Risto" w:date="2020-09-15T04:09:00Z">
        <w:r w:rsidR="0048113B">
          <w:rPr>
            <w:rFonts w:ascii="Times New Roman" w:eastAsia="Times New Roman" w:hAnsi="Times New Roman" w:cs="Times New Roman"/>
            <w:sz w:val="24"/>
            <w:szCs w:val="24"/>
          </w:rPr>
          <w:t>W</w:t>
        </w:r>
        <w:r w:rsidR="0048113B" w:rsidRPr="00663B19">
          <w:rPr>
            <w:rFonts w:ascii="Times New Roman" w:eastAsia="Times New Roman" w:hAnsi="Times New Roman" w:cs="Times New Roman"/>
            <w:sz w:val="24"/>
            <w:szCs w:val="24"/>
          </w:rPr>
          <w:t xml:space="preserve">e </w:t>
        </w:r>
      </w:ins>
      <w:r w:rsidRPr="00663B19">
        <w:rPr>
          <w:rFonts w:ascii="Times New Roman" w:eastAsia="Times New Roman" w:hAnsi="Times New Roman" w:cs="Times New Roman"/>
          <w:sz w:val="24"/>
          <w:szCs w:val="24"/>
        </w:rPr>
        <w:t xml:space="preserve">sampled mussels in populations with high and low </w:t>
      </w:r>
      <w:del w:id="541" w:author="Väinölä, Risto" w:date="2020-09-15T04:09:00Z">
        <w:r w:rsidRPr="00663B19" w:rsidDel="0048113B">
          <w:rPr>
            <w:rFonts w:ascii="Times New Roman" w:eastAsia="Times New Roman" w:hAnsi="Times New Roman" w:cs="Times New Roman"/>
            <w:sz w:val="24"/>
            <w:szCs w:val="24"/>
          </w:rPr>
          <w:delText xml:space="preserve">frequencies of the </w:delText>
        </w:r>
      </w:del>
      <w:r w:rsidRPr="00663B19">
        <w:rPr>
          <w:rFonts w:ascii="Times New Roman" w:eastAsia="Times New Roman" w:hAnsi="Times New Roman" w:cs="Times New Roman"/>
          <w:sz w:val="24"/>
          <w:szCs w:val="24"/>
        </w:rPr>
        <w:t>T-morphotype</w:t>
      </w:r>
      <w:ins w:id="542" w:author="Väinölä, Risto" w:date="2020-09-15T04:09:00Z">
        <w:r w:rsidR="0048113B">
          <w:rPr>
            <w:rFonts w:ascii="Times New Roman" w:eastAsia="Times New Roman" w:hAnsi="Times New Roman" w:cs="Times New Roman"/>
            <w:sz w:val="24"/>
            <w:szCs w:val="24"/>
          </w:rPr>
          <w:t xml:space="preserve"> frequencis</w:t>
        </w:r>
      </w:ins>
      <w:proofErr w:type="gramStart"/>
      <w:r w:rsidRPr="00663B19">
        <w:rPr>
          <w:rFonts w:ascii="Times New Roman" w:eastAsia="Times New Roman" w:hAnsi="Times New Roman" w:cs="Times New Roman"/>
          <w:sz w:val="24"/>
          <w:szCs w:val="24"/>
        </w:rPr>
        <w:t>,</w:t>
      </w:r>
      <w:ins w:id="543" w:author="Väinölä, Risto" w:date="2020-09-15T04:10:00Z">
        <w:r w:rsidR="0048113B">
          <w:rPr>
            <w:rFonts w:ascii="Times New Roman" w:eastAsia="Times New Roman" w:hAnsi="Times New Roman" w:cs="Times New Roman"/>
            <w:sz w:val="24"/>
            <w:szCs w:val="24"/>
          </w:rPr>
          <w:t>and</w:t>
        </w:r>
      </w:ins>
      <w:proofErr w:type="gramEnd"/>
      <w:r w:rsidRPr="00663B19">
        <w:rPr>
          <w:rFonts w:ascii="Times New Roman" w:eastAsia="Times New Roman" w:hAnsi="Times New Roman" w:cs="Times New Roman"/>
          <w:sz w:val="24"/>
          <w:szCs w:val="24"/>
        </w:rPr>
        <w:t xml:space="preserve"> mixed them in equal proportions in </w:t>
      </w:r>
      <w:ins w:id="544" w:author="Väinölä, Risto" w:date="2020-09-15T04:10:00Z">
        <w:r w:rsidR="0048113B">
          <w:rPr>
            <w:rFonts w:ascii="Times New Roman" w:eastAsia="Times New Roman" w:hAnsi="Times New Roman" w:cs="Times New Roman"/>
            <w:sz w:val="24"/>
            <w:szCs w:val="24"/>
          </w:rPr>
          <w:t xml:space="preserve">an </w:t>
        </w:r>
      </w:ins>
      <w:r w:rsidRPr="00663B19">
        <w:rPr>
          <w:rFonts w:ascii="Times New Roman" w:eastAsia="Times New Roman" w:hAnsi="Times New Roman" w:cs="Times New Roman"/>
          <w:sz w:val="24"/>
          <w:szCs w:val="24"/>
        </w:rPr>
        <w:t xml:space="preserve">experimental </w:t>
      </w:r>
      <w:del w:id="545" w:author="Väinölä, Risto" w:date="2020-09-15T04:10:00Z">
        <w:r w:rsidRPr="00663B19" w:rsidDel="0048113B">
          <w:rPr>
            <w:rFonts w:ascii="Times New Roman" w:eastAsia="Times New Roman" w:hAnsi="Times New Roman" w:cs="Times New Roman"/>
            <w:sz w:val="24"/>
            <w:szCs w:val="24"/>
          </w:rPr>
          <w:delText>cages, and, after acclimation to ambient conditions, offered to the starfishes</w:delText>
        </w:r>
      </w:del>
      <w:ins w:id="546" w:author="Väinölä, Risto" w:date="2020-09-15T04:10:00Z">
        <w:r w:rsidR="0048113B">
          <w:rPr>
            <w:rFonts w:ascii="Times New Roman" w:eastAsia="Times New Roman" w:hAnsi="Times New Roman" w:cs="Times New Roman"/>
            <w:sz w:val="24"/>
            <w:szCs w:val="24"/>
          </w:rPr>
          <w:t>setup</w:t>
        </w:r>
      </w:ins>
      <w:r w:rsidRPr="00663B19">
        <w:rPr>
          <w:rFonts w:ascii="Times New Roman" w:eastAsia="Times New Roman" w:hAnsi="Times New Roman" w:cs="Times New Roman"/>
          <w:sz w:val="24"/>
          <w:szCs w:val="24"/>
        </w:rPr>
        <w:t>. The</w:t>
      </w:r>
      <w:del w:id="547" w:author="Väinölä, Risto" w:date="2020-09-15T04:10:00Z">
        <w:r w:rsidRPr="00663B19" w:rsidDel="0048113B">
          <w:rPr>
            <w:rFonts w:ascii="Times New Roman" w:eastAsia="Times New Roman" w:hAnsi="Times New Roman" w:cs="Times New Roman"/>
            <w:sz w:val="24"/>
            <w:szCs w:val="24"/>
          </w:rPr>
          <w:delText>se</w:delText>
        </w:r>
      </w:del>
      <w:r w:rsidRPr="00663B19">
        <w:rPr>
          <w:rFonts w:ascii="Times New Roman" w:eastAsia="Times New Roman" w:hAnsi="Times New Roman" w:cs="Times New Roman"/>
          <w:sz w:val="24"/>
          <w:szCs w:val="24"/>
        </w:rPr>
        <w:t xml:space="preserve"> predators selectively consumed mussels of the T-morphotype, which </w:t>
      </w:r>
      <w:proofErr w:type="gramStart"/>
      <w:r w:rsidRPr="00663B19">
        <w:rPr>
          <w:rFonts w:ascii="Times New Roman" w:eastAsia="Times New Roman" w:hAnsi="Times New Roman" w:cs="Times New Roman"/>
          <w:sz w:val="24"/>
          <w:szCs w:val="24"/>
        </w:rPr>
        <w:t>was interpreted</w:t>
      </w:r>
      <w:proofErr w:type="gramEnd"/>
      <w:r w:rsidRPr="00663B19">
        <w:rPr>
          <w:rFonts w:ascii="Times New Roman" w:eastAsia="Times New Roman" w:hAnsi="Times New Roman" w:cs="Times New Roman"/>
          <w:sz w:val="24"/>
          <w:szCs w:val="24"/>
        </w:rPr>
        <w:t xml:space="preserve"> as a preference towards </w:t>
      </w:r>
      <w:r w:rsidRPr="002E3061">
        <w:rPr>
          <w:rFonts w:ascii="Times New Roman" w:eastAsia="Times New Roman" w:hAnsi="Times New Roman" w:cs="Times New Roman"/>
          <w:i/>
          <w:sz w:val="24"/>
          <w:szCs w:val="24"/>
        </w:rPr>
        <w:t>M. trossulus</w:t>
      </w:r>
      <w:r w:rsidRPr="002E3061">
        <w:rPr>
          <w:rFonts w:ascii="Times New Roman" w:eastAsia="Times New Roman" w:hAnsi="Times New Roman" w:cs="Times New Roman"/>
          <w:sz w:val="24"/>
          <w:szCs w:val="24"/>
        </w:rPr>
        <w:t xml:space="preserve"> (</w:t>
      </w:r>
      <w:r w:rsidRPr="002E3061">
        <w:rPr>
          <w:rFonts w:ascii="Times New Roman" w:eastAsia="Times New Roman" w:hAnsi="Times New Roman" w:cs="Times New Roman"/>
          <w:color w:val="00B050"/>
          <w:sz w:val="24"/>
          <w:szCs w:val="24"/>
        </w:rPr>
        <w:t>Khaitov et al. 2018</w:t>
      </w:r>
      <w:r w:rsidRPr="002E3061">
        <w:rPr>
          <w:rFonts w:ascii="Times New Roman" w:eastAsia="Times New Roman" w:hAnsi="Times New Roman" w:cs="Times New Roman"/>
          <w:sz w:val="24"/>
          <w:szCs w:val="24"/>
        </w:rPr>
        <w:t xml:space="preserve">). </w:t>
      </w:r>
      <w:del w:id="548" w:author="Väinölä, Risto" w:date="2020-09-15T04:12:00Z">
        <w:r w:rsidRPr="002E3061" w:rsidDel="0048113B">
          <w:rPr>
            <w:rFonts w:ascii="Times New Roman" w:eastAsia="Times New Roman" w:hAnsi="Times New Roman" w:cs="Times New Roman"/>
            <w:sz w:val="24"/>
            <w:szCs w:val="24"/>
          </w:rPr>
          <w:delText xml:space="preserve">Now we know that </w:delText>
        </w:r>
      </w:del>
      <w:proofErr w:type="gramStart"/>
      <w:ins w:id="549" w:author="Väinölä, Risto" w:date="2020-09-15T04:12:00Z">
        <w:r w:rsidR="0048113B">
          <w:rPr>
            <w:rFonts w:ascii="Times New Roman" w:eastAsia="Times New Roman" w:hAnsi="Times New Roman" w:cs="Times New Roman"/>
            <w:sz w:val="24"/>
            <w:szCs w:val="24"/>
          </w:rPr>
          <w:t>A</w:t>
        </w:r>
      </w:ins>
      <w:proofErr w:type="gramEnd"/>
      <w:del w:id="550" w:author="Väinölä, Risto" w:date="2020-09-15T04:12:00Z">
        <w:r w:rsidRPr="002E3061" w:rsidDel="0048113B">
          <w:rPr>
            <w:rFonts w:ascii="Times New Roman" w:eastAsia="Times New Roman" w:hAnsi="Times New Roman" w:cs="Times New Roman"/>
            <w:sz w:val="24"/>
            <w:szCs w:val="24"/>
          </w:rPr>
          <w:delText>a</w:delText>
        </w:r>
      </w:del>
      <w:r w:rsidRPr="002E3061">
        <w:rPr>
          <w:rFonts w:ascii="Times New Roman" w:eastAsia="Times New Roman" w:hAnsi="Times New Roman" w:cs="Times New Roman"/>
          <w:sz w:val="24"/>
          <w:szCs w:val="24"/>
        </w:rPr>
        <w:t xml:space="preserve">n alternative and probably more </w:t>
      </w:r>
      <w:del w:id="551" w:author="Väinölä, Risto" w:date="2020-09-15T04:12:00Z">
        <w:r w:rsidRPr="002E3061" w:rsidDel="0048113B">
          <w:rPr>
            <w:rFonts w:ascii="Times New Roman" w:eastAsia="Times New Roman" w:hAnsi="Times New Roman" w:cs="Times New Roman"/>
            <w:sz w:val="24"/>
            <w:szCs w:val="24"/>
          </w:rPr>
          <w:delText xml:space="preserve">formal </w:delText>
        </w:r>
      </w:del>
      <w:ins w:id="552" w:author="Väinölä, Risto" w:date="2020-09-15T04:12:00Z">
        <w:r w:rsidR="0048113B">
          <w:rPr>
            <w:rFonts w:ascii="Times New Roman" w:eastAsia="Times New Roman" w:hAnsi="Times New Roman" w:cs="Times New Roman"/>
            <w:sz w:val="24"/>
            <w:szCs w:val="24"/>
          </w:rPr>
          <w:t xml:space="preserve">appropriate </w:t>
        </w:r>
      </w:ins>
      <w:r w:rsidRPr="002E3061">
        <w:rPr>
          <w:rFonts w:ascii="Times New Roman" w:eastAsia="Times New Roman" w:hAnsi="Times New Roman" w:cs="Times New Roman"/>
          <w:sz w:val="24"/>
          <w:szCs w:val="24"/>
        </w:rPr>
        <w:t xml:space="preserve">experimental design </w:t>
      </w:r>
      <w:del w:id="553" w:author="Väinölä, Risto" w:date="2020-09-15T04:12:00Z">
        <w:r w:rsidRPr="002E3061" w:rsidDel="0048113B">
          <w:rPr>
            <w:rFonts w:ascii="Times New Roman" w:eastAsia="Times New Roman" w:hAnsi="Times New Roman" w:cs="Times New Roman"/>
            <w:sz w:val="24"/>
            <w:szCs w:val="24"/>
          </w:rPr>
          <w:delText>could be to</w:delText>
        </w:r>
      </w:del>
      <w:ins w:id="554" w:author="Väinölä, Risto" w:date="2020-09-15T04:12:00Z">
        <w:r w:rsidR="0048113B">
          <w:rPr>
            <w:rFonts w:ascii="Times New Roman" w:eastAsia="Times New Roman" w:hAnsi="Times New Roman" w:cs="Times New Roman"/>
            <w:sz w:val="24"/>
            <w:szCs w:val="24"/>
          </w:rPr>
          <w:t>would</w:t>
        </w:r>
      </w:ins>
      <w:r w:rsidRPr="002E3061">
        <w:rPr>
          <w:rFonts w:ascii="Times New Roman" w:eastAsia="Times New Roman" w:hAnsi="Times New Roman" w:cs="Times New Roman"/>
          <w:sz w:val="24"/>
          <w:szCs w:val="24"/>
        </w:rPr>
        <w:t xml:space="preserve"> use sympatric mussels of T- and E-morphotypes from the most mixed population.</w:t>
      </w:r>
      <w:ins w:id="555" w:author="Väinölä, Risto" w:date="2020-09-15T04:13:00Z">
        <w:r w:rsidR="0048113B">
          <w:rPr>
            <w:rFonts w:ascii="Times New Roman" w:eastAsia="Times New Roman" w:hAnsi="Times New Roman" w:cs="Times New Roman"/>
            <w:sz w:val="24"/>
            <w:szCs w:val="24"/>
          </w:rPr>
          <w:t xml:space="preserve"> </w:t>
        </w:r>
        <w:proofErr w:type="gramStart"/>
        <w:r w:rsidR="0048113B">
          <w:rPr>
            <w:rFonts w:ascii="Times New Roman" w:eastAsia="Times New Roman" w:hAnsi="Times New Roman" w:cs="Times New Roman"/>
            <w:sz w:val="24"/>
            <w:szCs w:val="24"/>
          </w:rPr>
          <w:t>[</w:t>
        </w:r>
      </w:ins>
      <w:r w:rsidRPr="002E3061">
        <w:rPr>
          <w:rFonts w:ascii="Times New Roman" w:eastAsia="Times New Roman" w:hAnsi="Times New Roman" w:cs="Times New Roman"/>
          <w:sz w:val="24"/>
          <w:szCs w:val="24"/>
        </w:rPr>
        <w:t xml:space="preserve"> </w:t>
      </w:r>
      <w:r w:rsidRPr="002E3061">
        <w:rPr>
          <w:rFonts w:ascii="Times New Roman" w:eastAsia="Times New Roman" w:hAnsi="Times New Roman" w:cs="Times New Roman"/>
          <w:sz w:val="24"/>
          <w:szCs w:val="24"/>
          <w:lang w:val="en-GB"/>
        </w:rPr>
        <w:t>Under</w:t>
      </w:r>
      <w:proofErr w:type="gramEnd"/>
      <w:r w:rsidRPr="002E3061">
        <w:rPr>
          <w:rFonts w:ascii="Times New Roman" w:eastAsia="Times New Roman" w:hAnsi="Times New Roman" w:cs="Times New Roman"/>
          <w:sz w:val="24"/>
          <w:szCs w:val="24"/>
          <w:lang w:val="en-GB"/>
        </w:rPr>
        <w:t xml:space="preserve"> both designs</w:t>
      </w:r>
      <w:r w:rsidRPr="002E3061">
        <w:rPr>
          <w:rFonts w:ascii="Times New Roman" w:eastAsia="Times New Roman" w:hAnsi="Times New Roman" w:cs="Times New Roman"/>
          <w:sz w:val="24"/>
          <w:szCs w:val="24"/>
        </w:rPr>
        <w:t>, the accuracy of individual assignment of experimental mussels would be nearly the same.</w:t>
      </w:r>
      <w:ins w:id="556" w:author="Väinölä, Risto" w:date="2020-09-15T04:13:00Z">
        <w:r w:rsidR="0048113B">
          <w:rPr>
            <w:rFonts w:ascii="Times New Roman" w:eastAsia="Times New Roman" w:hAnsi="Times New Roman" w:cs="Times New Roman"/>
            <w:sz w:val="24"/>
            <w:szCs w:val="24"/>
          </w:rPr>
          <w:t xml:space="preserve"> ]</w:t>
        </w:r>
      </w:ins>
      <w:r w:rsidRPr="002E3061">
        <w:rPr>
          <w:rFonts w:ascii="Times New Roman" w:eastAsia="Times New Roman" w:hAnsi="Times New Roman" w:cs="Times New Roman"/>
          <w:sz w:val="24"/>
          <w:szCs w:val="24"/>
        </w:rPr>
        <w:t xml:space="preserve"> </w:t>
      </w:r>
    </w:p>
    <w:p w14:paraId="59B51027"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We would like to stress that, </w:t>
      </w:r>
      <w:r w:rsidRPr="00663B19">
        <w:rPr>
          <w:rFonts w:ascii="Times New Roman" w:eastAsia="Times New Roman" w:hAnsi="Times New Roman" w:cs="Times New Roman"/>
          <w:sz w:val="24"/>
          <w:szCs w:val="24"/>
          <w:lang w:val="en-GB"/>
        </w:rPr>
        <w:t xml:space="preserve">if one plans to use the </w:t>
      </w:r>
      <w:r w:rsidRPr="00663B19">
        <w:rPr>
          <w:rFonts w:ascii="Times New Roman" w:eastAsia="Times New Roman" w:hAnsi="Times New Roman" w:cs="Times New Roman"/>
          <w:sz w:val="24"/>
          <w:szCs w:val="24"/>
        </w:rPr>
        <w:t xml:space="preserve">morphotype test for individual assignment, reliable genetic references are </w:t>
      </w:r>
      <w:r w:rsidRPr="0048113B">
        <w:rPr>
          <w:rFonts w:ascii="Times New Roman" w:eastAsia="Times New Roman" w:hAnsi="Times New Roman" w:cs="Times New Roman"/>
          <w:sz w:val="24"/>
          <w:szCs w:val="24"/>
          <w:highlight w:val="lightGray"/>
        </w:rPr>
        <w:t>absolutely indispensable</w:t>
      </w:r>
      <w:r w:rsidRPr="00663B19">
        <w:rPr>
          <w:rFonts w:ascii="Times New Roman" w:eastAsia="Times New Roman" w:hAnsi="Times New Roman" w:cs="Times New Roman"/>
          <w:sz w:val="24"/>
          <w:szCs w:val="24"/>
        </w:rPr>
        <w:t xml:space="preserve">. These could be either empirical relationships between the proportions of the morphotypes in the samples and the probabilities of mussels of different </w:t>
      </w:r>
      <w:r w:rsidRPr="00A95563">
        <w:rPr>
          <w:rFonts w:ascii="Times New Roman" w:eastAsia="Times New Roman" w:hAnsi="Times New Roman" w:cs="Times New Roman"/>
          <w:sz w:val="24"/>
          <w:szCs w:val="24"/>
        </w:rPr>
        <w:t xml:space="preserve">morphotypes being </w:t>
      </w:r>
      <w:r w:rsidRPr="00A95563">
        <w:rPr>
          <w:rFonts w:ascii="Times New Roman" w:eastAsia="Times New Roman" w:hAnsi="Times New Roman" w:cs="Times New Roman"/>
          <w:i/>
          <w:sz w:val="24"/>
          <w:szCs w:val="24"/>
        </w:rPr>
        <w:t>M. trossulus</w:t>
      </w:r>
      <w:r w:rsidRPr="00A95563">
        <w:rPr>
          <w:rFonts w:ascii="Times New Roman" w:eastAsia="Times New Roman" w:hAnsi="Times New Roman" w:cs="Times New Roman"/>
          <w:sz w:val="24"/>
          <w:szCs w:val="24"/>
        </w:rPr>
        <w:t xml:space="preserve"> or </w:t>
      </w:r>
      <w:r w:rsidRPr="00A95563">
        <w:rPr>
          <w:rFonts w:ascii="Times New Roman" w:eastAsia="Times New Roman" w:hAnsi="Times New Roman" w:cs="Times New Roman"/>
          <w:i/>
          <w:sz w:val="24"/>
          <w:szCs w:val="24"/>
        </w:rPr>
        <w:t xml:space="preserve">M. </w:t>
      </w:r>
      <w:r w:rsidRPr="00A95563">
        <w:rPr>
          <w:rFonts w:ascii="Times New Roman" w:eastAsia="Times New Roman" w:hAnsi="Times New Roman" w:cs="Times New Roman"/>
          <w:sz w:val="24"/>
          <w:szCs w:val="24"/>
        </w:rPr>
        <w:t xml:space="preserve">edulis or control genotyping of mussels from the populations of interest. Still, it is noteworthy that the accuracy of individual identification of mussels could be approximated basing on the morphotype frequencies in three </w:t>
      </w:r>
      <w:bookmarkStart w:id="557" w:name="_GoBack"/>
      <w:bookmarkEnd w:id="557"/>
      <w:r w:rsidRPr="00A95563">
        <w:rPr>
          <w:rFonts w:ascii="Times New Roman" w:eastAsia="Times New Roman" w:hAnsi="Times New Roman" w:cs="Times New Roman"/>
          <w:sz w:val="24"/>
          <w:szCs w:val="24"/>
        </w:rPr>
        <w:t xml:space="preserve">“calibration” samples (those with the maximum, the minimum and the intermediate proportions of species) and eq. 1-3 (cf. </w:t>
      </w:r>
      <w:r w:rsidRPr="002A13BF">
        <w:rPr>
          <w:rFonts w:ascii="Times New Roman" w:eastAsia="Times New Roman" w:hAnsi="Times New Roman" w:cs="Times New Roman"/>
          <w:b/>
          <w:sz w:val="24"/>
          <w:szCs w:val="24"/>
        </w:rPr>
        <w:t xml:space="preserve">Fig. </w:t>
      </w:r>
      <w:r w:rsidR="002A13BF">
        <w:rPr>
          <w:rFonts w:ascii="Times New Roman" w:eastAsia="Times New Roman" w:hAnsi="Times New Roman" w:cs="Times New Roman"/>
          <w:b/>
          <w:sz w:val="24"/>
          <w:szCs w:val="24"/>
        </w:rPr>
        <w:t>3</w:t>
      </w:r>
      <w:r w:rsidRPr="00A95563">
        <w:rPr>
          <w:rFonts w:ascii="Times New Roman" w:eastAsia="Times New Roman" w:hAnsi="Times New Roman" w:cs="Times New Roman"/>
          <w:sz w:val="24"/>
          <w:szCs w:val="24"/>
        </w:rPr>
        <w:t xml:space="preserve">). </w:t>
      </w:r>
      <w:r w:rsidRPr="00663B19">
        <w:rPr>
          <w:rFonts w:ascii="Times New Roman" w:eastAsia="Times New Roman" w:hAnsi="Times New Roman" w:cs="Times New Roman"/>
          <w:sz w:val="24"/>
          <w:szCs w:val="24"/>
        </w:rPr>
        <w:t xml:space="preserve"> </w:t>
      </w:r>
    </w:p>
    <w:p w14:paraId="1239A082" w14:textId="77777777" w:rsidR="003D661E" w:rsidRPr="00A95563" w:rsidRDefault="003D661E" w:rsidP="004F5A70">
      <w:pPr>
        <w:spacing w:before="120" w:after="0" w:line="360" w:lineRule="auto"/>
        <w:rPr>
          <w:rFonts w:ascii="Times New Roman" w:eastAsia="Times New Roman" w:hAnsi="Times New Roman" w:cs="Times New Roman"/>
          <w:sz w:val="24"/>
          <w:szCs w:val="24"/>
        </w:rPr>
      </w:pPr>
      <w:r w:rsidRPr="00A95563">
        <w:rPr>
          <w:rFonts w:ascii="Times New Roman" w:eastAsia="Times New Roman" w:hAnsi="Times New Roman" w:cs="Times New Roman"/>
          <w:sz w:val="24"/>
          <w:szCs w:val="24"/>
        </w:rPr>
        <w:t>Pitfalls of the morphotype test</w:t>
      </w:r>
    </w:p>
    <w:p w14:paraId="47CF43C3" w14:textId="21AD73CD" w:rsidR="003D661E" w:rsidRPr="00FA774A" w:rsidRDefault="003D661E" w:rsidP="004F5A70">
      <w:pPr>
        <w:spacing w:before="120" w:after="0" w:line="360" w:lineRule="auto"/>
        <w:rPr>
          <w:rFonts w:ascii="Times New Roman" w:eastAsia="Times New Roman" w:hAnsi="Times New Roman" w:cs="Times New Roman"/>
          <w:sz w:val="24"/>
          <w:szCs w:val="24"/>
        </w:rPr>
      </w:pPr>
      <w:r w:rsidRPr="00FA774A">
        <w:rPr>
          <w:rFonts w:ascii="Times New Roman" w:eastAsia="Times New Roman" w:hAnsi="Times New Roman" w:cs="Times New Roman"/>
          <w:sz w:val="24"/>
          <w:szCs w:val="24"/>
        </w:rPr>
        <w:t xml:space="preserve">The morphotype test </w:t>
      </w:r>
      <w:del w:id="558" w:author="Väinölä, Risto" w:date="2020-09-14T09:53:00Z">
        <w:r w:rsidRPr="00FA774A" w:rsidDel="00EB152D">
          <w:rPr>
            <w:rFonts w:ascii="Times New Roman" w:eastAsia="Times New Roman" w:hAnsi="Times New Roman" w:cs="Times New Roman"/>
            <w:sz w:val="24"/>
            <w:szCs w:val="24"/>
          </w:rPr>
          <w:delText xml:space="preserve">is </w:delText>
        </w:r>
      </w:del>
      <w:ins w:id="559" w:author="Väinölä, Risto" w:date="2020-09-14T09:53:00Z">
        <w:r w:rsidR="00EB152D">
          <w:rPr>
            <w:rFonts w:ascii="Times New Roman" w:eastAsia="Times New Roman" w:hAnsi="Times New Roman" w:cs="Times New Roman"/>
            <w:sz w:val="24"/>
            <w:szCs w:val="24"/>
          </w:rPr>
          <w:t>comes</w:t>
        </w:r>
        <w:r w:rsidR="00EB152D" w:rsidRPr="00FA774A">
          <w:rPr>
            <w:rFonts w:ascii="Times New Roman" w:eastAsia="Times New Roman" w:hAnsi="Times New Roman" w:cs="Times New Roman"/>
            <w:sz w:val="24"/>
            <w:szCs w:val="24"/>
          </w:rPr>
          <w:t xml:space="preserve"> </w:t>
        </w:r>
      </w:ins>
      <w:del w:id="560" w:author="Väinölä, Risto" w:date="2020-09-14T09:52:00Z">
        <w:r w:rsidRPr="00FA774A" w:rsidDel="00EB152D">
          <w:rPr>
            <w:rFonts w:ascii="Times New Roman" w:eastAsia="Times New Roman" w:hAnsi="Times New Roman" w:cs="Times New Roman"/>
            <w:sz w:val="24"/>
            <w:szCs w:val="24"/>
          </w:rPr>
          <w:delText xml:space="preserve">not </w:delText>
        </w:r>
      </w:del>
      <w:r w:rsidRPr="00FA774A">
        <w:rPr>
          <w:rFonts w:ascii="Times New Roman" w:eastAsia="Times New Roman" w:hAnsi="Times New Roman" w:cs="Times New Roman"/>
          <w:sz w:val="24"/>
          <w:szCs w:val="24"/>
        </w:rPr>
        <w:t>with</w:t>
      </w:r>
      <w:del w:id="561" w:author="Väinölä, Risto" w:date="2020-09-14T09:52:00Z">
        <w:r w:rsidRPr="00FA774A" w:rsidDel="00EB152D">
          <w:rPr>
            <w:rFonts w:ascii="Times New Roman" w:eastAsia="Times New Roman" w:hAnsi="Times New Roman" w:cs="Times New Roman"/>
            <w:sz w:val="24"/>
            <w:szCs w:val="24"/>
          </w:rPr>
          <w:delText>out</w:delText>
        </w:r>
      </w:del>
      <w:r w:rsidRPr="00FA774A">
        <w:rPr>
          <w:rFonts w:ascii="Times New Roman" w:eastAsia="Times New Roman" w:hAnsi="Times New Roman" w:cs="Times New Roman"/>
          <w:sz w:val="24"/>
          <w:szCs w:val="24"/>
        </w:rPr>
        <w:t xml:space="preserve"> pitfalls. </w:t>
      </w:r>
      <w:r w:rsidR="0079708B" w:rsidRPr="00FA774A">
        <w:rPr>
          <w:rFonts w:ascii="Times New Roman" w:eastAsia="Times New Roman" w:hAnsi="Times New Roman" w:cs="Times New Roman"/>
          <w:sz w:val="24"/>
          <w:szCs w:val="24"/>
        </w:rPr>
        <w:t>One of the evident risks is a</w:t>
      </w:r>
      <w:r w:rsidRPr="00FA774A">
        <w:rPr>
          <w:rFonts w:ascii="Times New Roman" w:eastAsia="Times New Roman" w:hAnsi="Times New Roman" w:cs="Times New Roman"/>
          <w:sz w:val="24"/>
          <w:szCs w:val="24"/>
        </w:rPr>
        <w:t xml:space="preserve">n underestimation of </w:t>
      </w:r>
      <w:r w:rsidRPr="00FA774A">
        <w:rPr>
          <w:rFonts w:ascii="Times New Roman" w:eastAsia="Times New Roman" w:hAnsi="Times New Roman" w:cs="Times New Roman"/>
          <w:i/>
          <w:sz w:val="24"/>
          <w:szCs w:val="24"/>
        </w:rPr>
        <w:t>M. trossulus</w:t>
      </w:r>
      <w:r w:rsidRPr="00FA774A">
        <w:rPr>
          <w:rFonts w:ascii="Times New Roman" w:eastAsia="Times New Roman" w:hAnsi="Times New Roman" w:cs="Times New Roman"/>
          <w:sz w:val="24"/>
          <w:szCs w:val="24"/>
        </w:rPr>
        <w:t xml:space="preserve"> by morphotypes </w:t>
      </w:r>
      <w:r w:rsidRPr="00FA774A">
        <w:rPr>
          <w:rFonts w:ascii="Times New Roman" w:eastAsia="Times New Roman" w:hAnsi="Times New Roman" w:cs="Times New Roman"/>
          <w:sz w:val="24"/>
          <w:szCs w:val="24"/>
          <w:lang w:val="en-GB"/>
        </w:rPr>
        <w:t>in some populations</w:t>
      </w:r>
      <w:r w:rsidR="0079708B" w:rsidRPr="00FA774A">
        <w:rPr>
          <w:rFonts w:ascii="Times New Roman" w:eastAsia="Times New Roman" w:hAnsi="Times New Roman" w:cs="Times New Roman"/>
          <w:sz w:val="24"/>
          <w:szCs w:val="24"/>
          <w:lang w:val="en-GB"/>
        </w:rPr>
        <w:t>,</w:t>
      </w:r>
      <w:r w:rsidRPr="00FA774A">
        <w:rPr>
          <w:rFonts w:ascii="Times New Roman" w:eastAsia="Times New Roman" w:hAnsi="Times New Roman" w:cs="Times New Roman"/>
          <w:sz w:val="24"/>
          <w:szCs w:val="24"/>
          <w:lang w:val="en-GB"/>
        </w:rPr>
        <w:t xml:space="preserve"> such as those in </w:t>
      </w:r>
      <w:r w:rsidRPr="00FA774A">
        <w:rPr>
          <w:rFonts w:ascii="Times New Roman" w:eastAsia="Times New Roman" w:hAnsi="Times New Roman" w:cs="Times New Roman"/>
          <w:sz w:val="24"/>
          <w:szCs w:val="24"/>
        </w:rPr>
        <w:t xml:space="preserve">Norway and the Gulf of Maine, which were the sources of the “outlier” samples. </w:t>
      </w:r>
      <w:r w:rsidR="0079708B" w:rsidRPr="00FA774A">
        <w:rPr>
          <w:rFonts w:ascii="Times New Roman" w:eastAsia="Times New Roman" w:hAnsi="Times New Roman" w:cs="Times New Roman"/>
          <w:sz w:val="24"/>
          <w:szCs w:val="24"/>
        </w:rPr>
        <w:t>Another is t</w:t>
      </w:r>
      <w:r w:rsidRPr="00FA774A">
        <w:rPr>
          <w:rFonts w:ascii="Times New Roman" w:eastAsia="Times New Roman" w:hAnsi="Times New Roman" w:cs="Times New Roman"/>
          <w:sz w:val="24"/>
          <w:szCs w:val="24"/>
        </w:rPr>
        <w:t xml:space="preserve">he bias generated by a non-random association of morphotypes with size (or age) of conspecific mussels such as was observed in very rare (about 2%) samples. </w:t>
      </w:r>
      <w:r w:rsidR="0079708B" w:rsidRPr="00FA774A">
        <w:rPr>
          <w:rFonts w:ascii="Times New Roman" w:eastAsia="Times New Roman" w:hAnsi="Times New Roman" w:cs="Times New Roman"/>
          <w:sz w:val="24"/>
          <w:szCs w:val="24"/>
        </w:rPr>
        <w:t>A further risk are u</w:t>
      </w:r>
      <w:r w:rsidRPr="00FA774A">
        <w:rPr>
          <w:rFonts w:ascii="Times New Roman" w:eastAsia="Times New Roman" w:hAnsi="Times New Roman" w:cs="Times New Roman"/>
          <w:sz w:val="24"/>
          <w:szCs w:val="24"/>
        </w:rPr>
        <w:t>ncertainties in the application of the test to populations from intermediate salinities (about 30 ppt) in the Barents Sea. To note, four out of the five samples with a significant non-random association between the morphotypes and the size were from Tyuva inlet (</w:t>
      </w:r>
      <w:r w:rsidRPr="00FA774A">
        <w:rPr>
          <w:rFonts w:ascii="Times New Roman" w:eastAsia="Times New Roman" w:hAnsi="Times New Roman" w:cs="Times New Roman"/>
          <w:b/>
          <w:sz w:val="24"/>
          <w:szCs w:val="24"/>
        </w:rPr>
        <w:t>S3 table</w:t>
      </w:r>
      <w:r w:rsidRPr="00FA774A">
        <w:rPr>
          <w:rFonts w:ascii="Times New Roman" w:eastAsia="Times New Roman" w:hAnsi="Times New Roman" w:cs="Times New Roman"/>
          <w:sz w:val="24"/>
          <w:szCs w:val="24"/>
        </w:rPr>
        <w:t xml:space="preserve">) right at the border between </w:t>
      </w:r>
      <w:r w:rsidRPr="00FA774A">
        <w:rPr>
          <w:rFonts w:ascii="Times New Roman" w:eastAsia="Times New Roman" w:hAnsi="Times New Roman" w:cs="Times New Roman"/>
          <w:sz w:val="24"/>
          <w:szCs w:val="24"/>
          <w:lang w:val="en-GB"/>
        </w:rPr>
        <w:t>brackish</w:t>
      </w:r>
      <w:r w:rsidRPr="00FA774A">
        <w:rPr>
          <w:rFonts w:ascii="Times New Roman" w:eastAsia="Times New Roman" w:hAnsi="Times New Roman" w:cs="Times New Roman"/>
          <w:sz w:val="24"/>
          <w:szCs w:val="24"/>
        </w:rPr>
        <w:t xml:space="preserve"> and full saline areas of the Kola Bay. It is possible that temporal or ontogenetic trends in the morphotype frequencies are a local Barents Sea phenomenon related to the unusual salinity conditions as in Tyuva.</w:t>
      </w:r>
      <w:r w:rsidRPr="00FA774A">
        <w:rPr>
          <w:rFonts w:ascii="Times New Roman" w:eastAsia="Times New Roman" w:hAnsi="Times New Roman" w:cs="Times New Roman"/>
          <w:sz w:val="16"/>
          <w:szCs w:val="16"/>
        </w:rPr>
        <w:t xml:space="preserve"> </w:t>
      </w:r>
    </w:p>
    <w:p w14:paraId="756773F1" w14:textId="77777777" w:rsidR="003D661E" w:rsidRPr="00663B19" w:rsidRDefault="003D661E" w:rsidP="004F5A70">
      <w:pPr>
        <w:spacing w:before="120" w:after="0" w:line="360" w:lineRule="auto"/>
        <w:rPr>
          <w:rFonts w:ascii="Times New Roman" w:eastAsia="Gungsuh" w:hAnsi="Times New Roman" w:cs="Times New Roman"/>
          <w:b/>
          <w:sz w:val="24"/>
          <w:szCs w:val="24"/>
        </w:rPr>
      </w:pPr>
      <w:r w:rsidRPr="00663B19">
        <w:rPr>
          <w:rFonts w:ascii="Times New Roman" w:eastAsia="Gungsuh" w:hAnsi="Times New Roman" w:cs="Times New Roman"/>
          <w:b/>
          <w:sz w:val="24"/>
          <w:szCs w:val="24"/>
        </w:rPr>
        <w:t xml:space="preserve">Uses and abuses of single marker taxonomic tests </w:t>
      </w:r>
    </w:p>
    <w:p w14:paraId="1CD7D82B" w14:textId="6190DE72" w:rsidR="003D661E" w:rsidRPr="00663B19" w:rsidRDefault="003D661E" w:rsidP="004F5A70">
      <w:pPr>
        <w:spacing w:before="120" w:after="0" w:line="360" w:lineRule="auto"/>
        <w:rPr>
          <w:rFonts w:ascii="Times New Roman" w:eastAsia="Times New Roman" w:hAnsi="Times New Roman" w:cs="Times New Roman"/>
          <w:sz w:val="24"/>
          <w:szCs w:val="24"/>
        </w:rPr>
      </w:pPr>
      <w:r w:rsidRPr="005362D4">
        <w:rPr>
          <w:rFonts w:ascii="Times New Roman" w:eastAsia="Gungsuh" w:hAnsi="Times New Roman" w:cs="Times New Roman"/>
          <w:sz w:val="24"/>
          <w:szCs w:val="24"/>
        </w:rPr>
        <w:t xml:space="preserve">Traditional species identification relies on diagnostic (fixed) </w:t>
      </w:r>
      <w:r w:rsidR="00811FBB" w:rsidRPr="005362D4">
        <w:rPr>
          <w:rFonts w:ascii="Times New Roman" w:eastAsia="Gungsuh" w:hAnsi="Times New Roman" w:cs="Times New Roman"/>
          <w:sz w:val="24"/>
          <w:szCs w:val="24"/>
        </w:rPr>
        <w:t xml:space="preserve">morphologic </w:t>
      </w:r>
      <w:r w:rsidRPr="005362D4">
        <w:rPr>
          <w:rFonts w:ascii="Times New Roman" w:eastAsia="Gungsuh" w:hAnsi="Times New Roman" w:cs="Times New Roman"/>
          <w:sz w:val="24"/>
          <w:szCs w:val="24"/>
        </w:rPr>
        <w:t>traits of the organism, usually included in the diagnosis.</w:t>
      </w:r>
      <w:r w:rsidRPr="00663B19">
        <w:rPr>
          <w:rFonts w:ascii="Times New Roman" w:eastAsia="Gungsuh" w:hAnsi="Times New Roman" w:cs="Times New Roman"/>
          <w:sz w:val="24"/>
          <w:szCs w:val="24"/>
        </w:rPr>
        <w:t xml:space="preserve"> In the terms of the probability theory, </w:t>
      </w:r>
      <w:del w:id="562" w:author="Väinölä, Risto" w:date="2020-09-14T09:54:00Z">
        <w:r w:rsidRPr="00663B19" w:rsidDel="00EB152D">
          <w:rPr>
            <w:rFonts w:ascii="Times New Roman" w:eastAsia="Gungsuh" w:hAnsi="Times New Roman" w:cs="Times New Roman"/>
            <w:sz w:val="24"/>
            <w:szCs w:val="24"/>
          </w:rPr>
          <w:delText xml:space="preserve">it means that </w:delText>
        </w:r>
      </w:del>
      <w:r w:rsidRPr="00663B19">
        <w:rPr>
          <w:rFonts w:ascii="Times New Roman" w:eastAsia="Gungsuh" w:hAnsi="Times New Roman" w:cs="Times New Roman"/>
          <w:sz w:val="24"/>
          <w:szCs w:val="24"/>
        </w:rPr>
        <w:t>the probability of an individual with a species-specific diagnostic marker being a representative of th</w:t>
      </w:r>
      <w:ins w:id="563" w:author="Väinölä, Risto" w:date="2020-09-14T09:56:00Z">
        <w:r w:rsidR="00903305">
          <w:rPr>
            <w:rFonts w:ascii="Times New Roman" w:eastAsia="Gungsuh" w:hAnsi="Times New Roman" w:cs="Times New Roman"/>
            <w:sz w:val="24"/>
            <w:szCs w:val="24"/>
          </w:rPr>
          <w:t>is</w:t>
        </w:r>
      </w:ins>
      <w:del w:id="564" w:author="Väinölä, Risto" w:date="2020-09-14T09:56:00Z">
        <w:r w:rsidRPr="00663B19" w:rsidDel="00903305">
          <w:rPr>
            <w:rFonts w:ascii="Times New Roman" w:eastAsia="Gungsuh" w:hAnsi="Times New Roman" w:cs="Times New Roman"/>
            <w:sz w:val="24"/>
            <w:szCs w:val="24"/>
          </w:rPr>
          <w:delText>e</w:delText>
        </w:r>
      </w:del>
      <w:r w:rsidRPr="00663B19">
        <w:rPr>
          <w:rFonts w:ascii="Times New Roman" w:eastAsia="Gungsuh" w:hAnsi="Times New Roman" w:cs="Times New Roman"/>
          <w:sz w:val="24"/>
          <w:szCs w:val="24"/>
        </w:rPr>
        <w:t xml:space="preserve"> </w:t>
      </w:r>
      <w:del w:id="565" w:author="Väinölä, Risto" w:date="2020-09-14T09:56:00Z">
        <w:r w:rsidRPr="00663B19" w:rsidDel="00903305">
          <w:rPr>
            <w:rFonts w:ascii="Times New Roman" w:eastAsia="Gungsuh" w:hAnsi="Times New Roman" w:cs="Times New Roman"/>
            <w:sz w:val="24"/>
            <w:szCs w:val="24"/>
          </w:rPr>
          <w:delText xml:space="preserve">species in question </w:delText>
        </w:r>
      </w:del>
      <w:r w:rsidRPr="00663B19">
        <w:rPr>
          <w:rFonts w:ascii="Times New Roman" w:eastAsia="Gungsuh" w:hAnsi="Times New Roman" w:cs="Times New Roman"/>
          <w:sz w:val="24"/>
          <w:szCs w:val="24"/>
        </w:rPr>
        <w:t xml:space="preserve">is </w:t>
      </w:r>
      <w:del w:id="566" w:author="Väinölä, Risto" w:date="2020-09-14T09:56:00Z">
        <w:r w:rsidRPr="00663B19" w:rsidDel="00903305">
          <w:rPr>
            <w:rFonts w:ascii="Times New Roman" w:eastAsia="Gungsuh" w:hAnsi="Times New Roman" w:cs="Times New Roman"/>
            <w:sz w:val="24"/>
            <w:szCs w:val="24"/>
          </w:rPr>
          <w:delText xml:space="preserve">equal to </w:delText>
        </w:r>
      </w:del>
      <w:r w:rsidRPr="00663B19">
        <w:rPr>
          <w:rFonts w:ascii="Times New Roman" w:eastAsia="Gungsuh" w:hAnsi="Times New Roman" w:cs="Times New Roman"/>
          <w:sz w:val="24"/>
          <w:szCs w:val="24"/>
        </w:rPr>
        <w:t xml:space="preserve">one: </w:t>
      </w:r>
      <w:proofErr w:type="gramStart"/>
      <w:r w:rsidRPr="00663B19">
        <w:rPr>
          <w:rFonts w:ascii="Times New Roman" w:eastAsia="Gungsuh" w:hAnsi="Times New Roman" w:cs="Times New Roman"/>
          <w:i/>
          <w:sz w:val="24"/>
          <w:szCs w:val="24"/>
        </w:rPr>
        <w:t>P(</w:t>
      </w:r>
      <w:proofErr w:type="gramEnd"/>
      <w:r w:rsidRPr="00663B19">
        <w:rPr>
          <w:rFonts w:ascii="Times New Roman" w:eastAsia="Gungsuh" w:hAnsi="Times New Roman" w:cs="Times New Roman"/>
          <w:i/>
          <w:sz w:val="24"/>
          <w:szCs w:val="24"/>
        </w:rPr>
        <w:t>species|trait)</w:t>
      </w:r>
      <w:r w:rsidRPr="00663B19">
        <w:rPr>
          <w:rFonts w:ascii="Times New Roman" w:eastAsia="Gungsuh" w:hAnsi="Times New Roman" w:cs="Times New Roman"/>
          <w:sz w:val="24"/>
          <w:szCs w:val="24"/>
        </w:rPr>
        <w:t xml:space="preserve"> = 1. However, </w:t>
      </w:r>
      <w:ins w:id="567" w:author="Väinölä, Risto" w:date="2020-09-14T09:57:00Z">
        <w:r w:rsidR="00903305">
          <w:rPr>
            <w:rFonts w:ascii="Times New Roman" w:eastAsia="Gungsuh" w:hAnsi="Times New Roman" w:cs="Times New Roman"/>
            <w:sz w:val="24"/>
            <w:szCs w:val="24"/>
          </w:rPr>
          <w:t xml:space="preserve">in practice </w:t>
        </w:r>
      </w:ins>
      <w:r w:rsidRPr="00663B19">
        <w:rPr>
          <w:rFonts w:ascii="Times New Roman" w:eastAsia="Gungsuh" w:hAnsi="Times New Roman" w:cs="Times New Roman"/>
          <w:sz w:val="24"/>
          <w:szCs w:val="24"/>
        </w:rPr>
        <w:t>th</w:t>
      </w:r>
      <w:ins w:id="568" w:author="Väinölä, Risto" w:date="2020-09-14T09:57:00Z">
        <w:r w:rsidR="00903305">
          <w:rPr>
            <w:rFonts w:ascii="Times New Roman" w:eastAsia="Gungsuh" w:hAnsi="Times New Roman" w:cs="Times New Roman"/>
            <w:sz w:val="24"/>
            <w:szCs w:val="24"/>
          </w:rPr>
          <w:t>e</w:t>
        </w:r>
      </w:ins>
      <w:del w:id="569" w:author="Väinölä, Risto" w:date="2020-09-14T09:57:00Z">
        <w:r w:rsidRPr="00663B19" w:rsidDel="00903305">
          <w:rPr>
            <w:rFonts w:ascii="Times New Roman" w:eastAsia="Gungsuh" w:hAnsi="Times New Roman" w:cs="Times New Roman"/>
            <w:sz w:val="24"/>
            <w:szCs w:val="24"/>
          </w:rPr>
          <w:delText>is</w:delText>
        </w:r>
      </w:del>
      <w:r w:rsidRPr="00663B19">
        <w:rPr>
          <w:rFonts w:ascii="Times New Roman" w:eastAsia="Gungsuh" w:hAnsi="Times New Roman" w:cs="Times New Roman"/>
          <w:sz w:val="24"/>
          <w:szCs w:val="24"/>
        </w:rPr>
        <w:t xml:space="preserve"> probability </w:t>
      </w:r>
      <w:del w:id="570" w:author="Väinölä, Risto" w:date="2020-09-14T09:57:00Z">
        <w:r w:rsidRPr="00663B19" w:rsidDel="00903305">
          <w:rPr>
            <w:rFonts w:ascii="Times New Roman" w:eastAsia="Gungsuh" w:hAnsi="Times New Roman" w:cs="Times New Roman"/>
            <w:sz w:val="24"/>
            <w:szCs w:val="24"/>
          </w:rPr>
          <w:delText>may decrease</w:delText>
        </w:r>
      </w:del>
      <w:ins w:id="571" w:author="Väinölä, Risto" w:date="2020-09-14T09:57:00Z">
        <w:r w:rsidR="00903305">
          <w:rPr>
            <w:rFonts w:ascii="Times New Roman" w:eastAsia="Gungsuh" w:hAnsi="Times New Roman" w:cs="Times New Roman"/>
            <w:sz w:val="24"/>
            <w:szCs w:val="24"/>
          </w:rPr>
          <w:t>c</w:t>
        </w:r>
      </w:ins>
      <w:ins w:id="572" w:author="Väinölä, Risto" w:date="2020-09-14T10:04:00Z">
        <w:r w:rsidR="00903305">
          <w:rPr>
            <w:rFonts w:ascii="Times New Roman" w:eastAsia="Gungsuh" w:hAnsi="Times New Roman" w:cs="Times New Roman"/>
            <w:sz w:val="24"/>
            <w:szCs w:val="24"/>
          </w:rPr>
          <w:t>an</w:t>
        </w:r>
      </w:ins>
      <w:ins w:id="573" w:author="Väinölä, Risto" w:date="2020-09-14T09:57:00Z">
        <w:r w:rsidR="00903305">
          <w:rPr>
            <w:rFonts w:ascii="Times New Roman" w:eastAsia="Gungsuh" w:hAnsi="Times New Roman" w:cs="Times New Roman"/>
            <w:sz w:val="24"/>
            <w:szCs w:val="24"/>
          </w:rPr>
          <w:t xml:space="preserve"> be lower</w:t>
        </w:r>
      </w:ins>
      <w:r w:rsidRPr="00663B19">
        <w:rPr>
          <w:rFonts w:ascii="Times New Roman" w:eastAsia="Gungsuh" w:hAnsi="Times New Roman" w:cs="Times New Roman"/>
          <w:sz w:val="24"/>
          <w:szCs w:val="24"/>
        </w:rPr>
        <w:t xml:space="preserve"> for two reasons. </w:t>
      </w:r>
      <w:del w:id="574" w:author="Väinölä, Risto" w:date="2020-09-14T09:58:00Z">
        <w:r w:rsidRPr="00663B19" w:rsidDel="00903305">
          <w:rPr>
            <w:rFonts w:ascii="Times New Roman" w:eastAsia="Gungsuh" w:hAnsi="Times New Roman" w:cs="Times New Roman"/>
            <w:sz w:val="24"/>
            <w:szCs w:val="24"/>
          </w:rPr>
          <w:delText>An obvious reason is associated with</w:delText>
        </w:r>
      </w:del>
      <w:ins w:id="575" w:author="Väinölä, Risto" w:date="2020-09-14T09:58:00Z">
        <w:r w:rsidR="00903305">
          <w:rPr>
            <w:rFonts w:ascii="Times New Roman" w:eastAsia="Gungsuh" w:hAnsi="Times New Roman" w:cs="Times New Roman"/>
            <w:sz w:val="24"/>
            <w:szCs w:val="24"/>
          </w:rPr>
          <w:t>First,</w:t>
        </w:r>
      </w:ins>
      <w:r w:rsidRPr="00663B19">
        <w:rPr>
          <w:rFonts w:ascii="Times New Roman" w:eastAsia="Gungsuh" w:hAnsi="Times New Roman" w:cs="Times New Roman"/>
          <w:sz w:val="24"/>
          <w:szCs w:val="24"/>
        </w:rPr>
        <w:t xml:space="preserve"> </w:t>
      </w:r>
      <w:ins w:id="576" w:author="Väinölä, Risto" w:date="2020-09-14T10:03:00Z">
        <w:r w:rsidR="00903305">
          <w:rPr>
            <w:rFonts w:ascii="Times New Roman" w:eastAsia="Gungsuh" w:hAnsi="Times New Roman" w:cs="Times New Roman"/>
            <w:sz w:val="24"/>
            <w:szCs w:val="24"/>
          </w:rPr>
          <w:t xml:space="preserve">because of </w:t>
        </w:r>
      </w:ins>
      <w:ins w:id="577" w:author="Väinölä, Risto" w:date="2020-09-14T09:58:00Z">
        <w:r w:rsidR="00903305">
          <w:rPr>
            <w:rFonts w:ascii="Times New Roman" w:eastAsia="Gungsuh" w:hAnsi="Times New Roman" w:cs="Times New Roman"/>
            <w:sz w:val="24"/>
            <w:szCs w:val="24"/>
          </w:rPr>
          <w:t xml:space="preserve">scoring errors related to </w:t>
        </w:r>
      </w:ins>
      <w:del w:id="578" w:author="Väinölä, Risto" w:date="2020-09-14T10:01:00Z">
        <w:r w:rsidRPr="00663B19" w:rsidDel="00903305">
          <w:rPr>
            <w:rFonts w:ascii="Times New Roman" w:eastAsia="Gungsuh" w:hAnsi="Times New Roman" w:cs="Times New Roman"/>
            <w:sz w:val="24"/>
            <w:szCs w:val="24"/>
          </w:rPr>
          <w:delText xml:space="preserve">deficient skills of </w:delText>
        </w:r>
      </w:del>
      <w:r w:rsidRPr="00663B19">
        <w:rPr>
          <w:rFonts w:ascii="Times New Roman" w:eastAsia="Gungsuh" w:hAnsi="Times New Roman" w:cs="Times New Roman"/>
          <w:sz w:val="24"/>
          <w:szCs w:val="24"/>
        </w:rPr>
        <w:t>the researcher</w:t>
      </w:r>
      <w:ins w:id="579" w:author="Väinölä, Risto" w:date="2020-09-14T10:01:00Z">
        <w:r w:rsidR="00903305">
          <w:rPr>
            <w:rFonts w:ascii="Times New Roman" w:eastAsia="Gungsuh" w:hAnsi="Times New Roman" w:cs="Times New Roman"/>
            <w:sz w:val="24"/>
            <w:szCs w:val="24"/>
          </w:rPr>
          <w:t>’s skills</w:t>
        </w:r>
      </w:ins>
      <w:r w:rsidRPr="00663B19">
        <w:rPr>
          <w:rFonts w:ascii="Times New Roman" w:eastAsia="Gungsuh" w:hAnsi="Times New Roman" w:cs="Times New Roman"/>
          <w:sz w:val="24"/>
          <w:szCs w:val="24"/>
        </w:rPr>
        <w:t xml:space="preserve"> or </w:t>
      </w:r>
      <w:ins w:id="580" w:author="Väinölä, Risto" w:date="2020-09-14T10:02:00Z">
        <w:r w:rsidR="00903305">
          <w:rPr>
            <w:rFonts w:ascii="Times New Roman" w:eastAsia="Gungsuh" w:hAnsi="Times New Roman" w:cs="Times New Roman"/>
            <w:sz w:val="24"/>
            <w:szCs w:val="24"/>
          </w:rPr>
          <w:t xml:space="preserve">the </w:t>
        </w:r>
      </w:ins>
      <w:r w:rsidRPr="00663B19">
        <w:rPr>
          <w:rFonts w:ascii="Times New Roman" w:eastAsia="Gungsuh" w:hAnsi="Times New Roman" w:cs="Times New Roman"/>
          <w:sz w:val="24"/>
          <w:szCs w:val="24"/>
        </w:rPr>
        <w:t xml:space="preserve">defective condition of the specimen. </w:t>
      </w:r>
      <w:del w:id="581" w:author="Väinölä, Risto" w:date="2020-09-14T10:02:00Z">
        <w:r w:rsidRPr="00663B19" w:rsidDel="00903305">
          <w:rPr>
            <w:rFonts w:ascii="Times New Roman" w:eastAsia="Gungsuh" w:hAnsi="Times New Roman" w:cs="Times New Roman"/>
            <w:sz w:val="24"/>
            <w:szCs w:val="24"/>
          </w:rPr>
          <w:delText xml:space="preserve">A </w:delText>
        </w:r>
      </w:del>
      <w:ins w:id="582" w:author="Väinölä, Risto" w:date="2020-09-14T10:02:00Z">
        <w:r w:rsidR="00903305">
          <w:rPr>
            <w:rFonts w:ascii="Times New Roman" w:eastAsia="Gungsuh" w:hAnsi="Times New Roman" w:cs="Times New Roman"/>
            <w:sz w:val="24"/>
            <w:szCs w:val="24"/>
          </w:rPr>
          <w:t>Second</w:t>
        </w:r>
      </w:ins>
      <w:del w:id="583" w:author="Väinölä, Risto" w:date="2020-09-14T10:05:00Z">
        <w:r w:rsidRPr="00663B19" w:rsidDel="00B159F9">
          <w:rPr>
            <w:rFonts w:ascii="Times New Roman" w:eastAsia="Gungsuh" w:hAnsi="Times New Roman" w:cs="Times New Roman"/>
            <w:sz w:val="24"/>
            <w:szCs w:val="24"/>
          </w:rPr>
          <w:delText>less obvious</w:delText>
        </w:r>
      </w:del>
      <w:ins w:id="584" w:author="Väinölä, Risto" w:date="2020-09-14T10:02:00Z">
        <w:r w:rsidR="00903305">
          <w:rPr>
            <w:rFonts w:ascii="Times New Roman" w:eastAsia="Gungsuh" w:hAnsi="Times New Roman" w:cs="Times New Roman"/>
            <w:sz w:val="24"/>
            <w:szCs w:val="24"/>
          </w:rPr>
          <w:t xml:space="preserve">, for </w:t>
        </w:r>
      </w:ins>
      <w:del w:id="585" w:author="Väinölä, Risto" w:date="2020-09-14T10:02:00Z">
        <w:r w:rsidRPr="00663B19" w:rsidDel="00903305">
          <w:rPr>
            <w:rFonts w:ascii="Times New Roman" w:eastAsia="Gungsuh" w:hAnsi="Times New Roman" w:cs="Times New Roman"/>
            <w:sz w:val="24"/>
            <w:szCs w:val="24"/>
          </w:rPr>
          <w:delText xml:space="preserve"> source is </w:delText>
        </w:r>
      </w:del>
      <w:del w:id="586" w:author="Väinölä, Risto" w:date="2020-09-14T10:04:00Z">
        <w:r w:rsidRPr="00663B19" w:rsidDel="00903305">
          <w:rPr>
            <w:rFonts w:ascii="Times New Roman" w:eastAsia="Gungsuh" w:hAnsi="Times New Roman" w:cs="Times New Roman"/>
            <w:sz w:val="24"/>
            <w:szCs w:val="24"/>
          </w:rPr>
          <w:delText>an</w:delText>
        </w:r>
      </w:del>
      <w:ins w:id="587" w:author="Väinölä, Risto" w:date="2020-09-14T10:04:00Z">
        <w:r w:rsidR="00903305">
          <w:rPr>
            <w:rFonts w:ascii="Times New Roman" w:eastAsia="Gungsuh" w:hAnsi="Times New Roman" w:cs="Times New Roman"/>
            <w:sz w:val="24"/>
            <w:szCs w:val="24"/>
          </w:rPr>
          <w:t>the</w:t>
        </w:r>
      </w:ins>
      <w:r w:rsidRPr="00663B19">
        <w:rPr>
          <w:rFonts w:ascii="Times New Roman" w:eastAsia="Gungsuh" w:hAnsi="Times New Roman" w:cs="Times New Roman"/>
          <w:sz w:val="24"/>
          <w:szCs w:val="24"/>
        </w:rPr>
        <w:t xml:space="preserve"> ambiguity in the diagnosticity of a trait. </w:t>
      </w:r>
      <w:del w:id="588" w:author="Väinölä, Risto" w:date="2020-09-14T10:05:00Z">
        <w:r w:rsidRPr="00663B19" w:rsidDel="00B159F9">
          <w:rPr>
            <w:rFonts w:ascii="Times New Roman" w:eastAsia="Gungsuh" w:hAnsi="Times New Roman" w:cs="Times New Roman"/>
            <w:sz w:val="24"/>
            <w:szCs w:val="24"/>
          </w:rPr>
          <w:delText>It is generally</w:delText>
        </w:r>
      </w:del>
      <w:ins w:id="589" w:author="Väinölä, Risto" w:date="2020-09-14T10:05:00Z">
        <w:r w:rsidR="00B159F9">
          <w:rPr>
            <w:rFonts w:ascii="Times New Roman" w:eastAsia="Gungsuh" w:hAnsi="Times New Roman" w:cs="Times New Roman"/>
            <w:sz w:val="24"/>
            <w:szCs w:val="24"/>
          </w:rPr>
          <w:t>While</w:t>
        </w:r>
      </w:ins>
      <w:r w:rsidRPr="00663B19">
        <w:rPr>
          <w:rFonts w:ascii="Times New Roman" w:eastAsia="Gungsuh" w:hAnsi="Times New Roman" w:cs="Times New Roman"/>
          <w:sz w:val="24"/>
          <w:szCs w:val="24"/>
        </w:rPr>
        <w:t xml:space="preserve"> impossible to determine whether diagnostic characters are indeed fixed if the sample size is finite (</w:t>
      </w:r>
      <w:r w:rsidRPr="007A27C8">
        <w:rPr>
          <w:rFonts w:ascii="Times New Roman" w:eastAsia="Gungsuh" w:hAnsi="Times New Roman" w:cs="Times New Roman"/>
          <w:color w:val="00B050"/>
          <w:sz w:val="24"/>
          <w:szCs w:val="24"/>
        </w:rPr>
        <w:t>Wiens, Servedio 2000</w:t>
      </w:r>
      <w:r w:rsidRPr="00663B19">
        <w:rPr>
          <w:rFonts w:ascii="Times New Roman" w:eastAsia="Gungsuh" w:hAnsi="Times New Roman" w:cs="Times New Roman"/>
          <w:sz w:val="24"/>
          <w:szCs w:val="24"/>
        </w:rPr>
        <w:t xml:space="preserve">). Hence, in practice, for diagnostic markers </w:t>
      </w:r>
      <w:r w:rsidRPr="00663B19">
        <w:rPr>
          <w:rFonts w:ascii="Times New Roman" w:eastAsia="Gungsuh" w:hAnsi="Times New Roman" w:cs="Times New Roman"/>
          <w:i/>
          <w:sz w:val="24"/>
          <w:szCs w:val="24"/>
        </w:rPr>
        <w:t>P(species|trait)</w:t>
      </w:r>
      <w:r w:rsidRPr="00663B19">
        <w:rPr>
          <w:rFonts w:ascii="Times New Roman" w:eastAsia="Gungsuh" w:hAnsi="Times New Roman" w:cs="Times New Roman"/>
          <w:sz w:val="24"/>
          <w:szCs w:val="24"/>
        </w:rPr>
        <w:t xml:space="preserve"> ≤ 1.</w:t>
      </w:r>
    </w:p>
    <w:p w14:paraId="1F8CA797" w14:textId="77777777" w:rsidR="003D661E" w:rsidRPr="00663B19" w:rsidRDefault="009659B3"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t>
      </w:r>
      <w:r w:rsidR="00401B9B">
        <w:rPr>
          <w:rFonts w:ascii="Times New Roman" w:eastAsia="Times New Roman" w:hAnsi="Times New Roman" w:cs="Times New Roman"/>
          <w:sz w:val="24"/>
          <w:szCs w:val="24"/>
        </w:rPr>
        <w:t xml:space="preserve"> taxa</w:t>
      </w:r>
      <w:r>
        <w:rPr>
          <w:rFonts w:ascii="Times New Roman" w:eastAsia="Times New Roman" w:hAnsi="Times New Roman" w:cs="Times New Roman"/>
          <w:sz w:val="24"/>
          <w:szCs w:val="24"/>
        </w:rPr>
        <w:t xml:space="preserve">, however, lack diagnostic characters and have to be identified on the basis of semi-diagnostic ones. This is the case with the blue mussels (McDonald et al. 1991). </w:t>
      </w:r>
      <w:r w:rsidR="003D661E" w:rsidRPr="00663B19">
        <w:rPr>
          <w:rFonts w:ascii="Times New Roman" w:eastAsia="Times New Roman" w:hAnsi="Times New Roman" w:cs="Times New Roman"/>
          <w:sz w:val="24"/>
          <w:szCs w:val="24"/>
        </w:rPr>
        <w:t xml:space="preserve">In case of semi-diagnostic traits, </w:t>
      </w:r>
      <w:r w:rsidR="003D661E" w:rsidRPr="00663B19">
        <w:rPr>
          <w:rFonts w:ascii="Times New Roman" w:eastAsia="Times New Roman" w:hAnsi="Times New Roman" w:cs="Times New Roman"/>
          <w:sz w:val="24"/>
          <w:szCs w:val="24"/>
          <w:lang w:val="en-GB"/>
        </w:rPr>
        <w:t>the researchers</w:t>
      </w:r>
      <w:r w:rsidR="003D661E" w:rsidRPr="00663B19">
        <w:rPr>
          <w:rFonts w:ascii="Times New Roman" w:eastAsia="Times New Roman" w:hAnsi="Times New Roman" w:cs="Times New Roman"/>
          <w:sz w:val="24"/>
          <w:szCs w:val="24"/>
        </w:rPr>
        <w:t xml:space="preserve"> do not identify the species of a given individual but assess the probability of its assignment to one or another species. </w:t>
      </w:r>
      <w:r w:rsidR="003D661E" w:rsidRPr="00663B19">
        <w:rPr>
          <w:rFonts w:ascii="Times New Roman" w:eastAsia="Times New Roman" w:hAnsi="Times New Roman" w:cs="Times New Roman"/>
          <w:sz w:val="24"/>
          <w:szCs w:val="24"/>
          <w:lang w:val="en-GB"/>
        </w:rPr>
        <w:t xml:space="preserve">For these </w:t>
      </w:r>
      <w:r w:rsidR="003D661E" w:rsidRPr="00663B19">
        <w:rPr>
          <w:rFonts w:ascii="Times New Roman" w:eastAsia="Times New Roman" w:hAnsi="Times New Roman" w:cs="Times New Roman"/>
          <w:sz w:val="24"/>
          <w:szCs w:val="24"/>
        </w:rPr>
        <w:t xml:space="preserve">traits, </w:t>
      </w:r>
      <w:r w:rsidR="003D661E" w:rsidRPr="00663B19">
        <w:rPr>
          <w:rFonts w:ascii="Times New Roman" w:eastAsia="Times New Roman" w:hAnsi="Times New Roman" w:cs="Times New Roman"/>
          <w:i/>
          <w:sz w:val="24"/>
          <w:szCs w:val="24"/>
        </w:rPr>
        <w:t>P(species|trait)</w:t>
      </w:r>
      <w:r w:rsidR="003D661E" w:rsidRPr="00663B19">
        <w:rPr>
          <w:rFonts w:ascii="Times New Roman" w:eastAsia="Times New Roman" w:hAnsi="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sidR="003D661E" w:rsidRPr="00663B19">
        <w:rPr>
          <w:rFonts w:ascii="Times New Roman" w:eastAsia="Times New Roman" w:hAnsi="Times New Roman" w:cs="Times New Roman"/>
          <w:i/>
          <w:sz w:val="24"/>
          <w:szCs w:val="24"/>
        </w:rPr>
        <w:t xml:space="preserve">P(species|trait) </w:t>
      </w:r>
      <w:r w:rsidR="003D661E" w:rsidRPr="00663B19">
        <w:rPr>
          <w:rFonts w:ascii="Times New Roman" w:eastAsia="Times New Roman" w:hAnsi="Times New Roman" w:cs="Times New Roman"/>
          <w:sz w:val="24"/>
          <w:szCs w:val="24"/>
        </w:rPr>
        <w:t xml:space="preserve">is not constant but varies, yet in predictable manner, with the prevalence of a species in a range [0;1]. </w:t>
      </w:r>
    </w:p>
    <w:p w14:paraId="720607A5" w14:textId="10B4B19A" w:rsidR="003D661E" w:rsidRPr="007D1C1F"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w:t>
      </w:r>
      <w:r w:rsidRPr="007D1C1F">
        <w:rPr>
          <w:rFonts w:ascii="Times New Roman" w:eastAsia="Times New Roman" w:hAnsi="Times New Roman" w:cs="Times New Roman"/>
          <w:sz w:val="24"/>
          <w:szCs w:val="24"/>
        </w:rPr>
        <w:t xml:space="preserve">correct application of tests based on semi-diagnostic markers, such as clinical diagnostic tests, ultimately requires a “reference standard” used </w:t>
      </w:r>
      <w:r w:rsidRPr="002A13BF">
        <w:rPr>
          <w:rFonts w:ascii="Times New Roman" w:eastAsia="Times New Roman" w:hAnsi="Times New Roman" w:cs="Times New Roman"/>
          <w:sz w:val="24"/>
          <w:szCs w:val="24"/>
        </w:rPr>
        <w:t>for verification of the index test results (</w:t>
      </w:r>
      <w:r w:rsidRPr="002A13BF">
        <w:rPr>
          <w:rFonts w:ascii="Times New Roman" w:eastAsia="Times New Roman" w:hAnsi="Times New Roman" w:cs="Times New Roman"/>
          <w:color w:val="00B050"/>
          <w:sz w:val="24"/>
          <w:szCs w:val="24"/>
        </w:rPr>
        <w:t>Banoo et al. 2006</w:t>
      </w:r>
      <w:r w:rsidRPr="002A13BF">
        <w:rPr>
          <w:rFonts w:ascii="Times New Roman" w:eastAsia="Times New Roman" w:hAnsi="Times New Roman" w:cs="Times New Roman"/>
          <w:sz w:val="24"/>
          <w:szCs w:val="24"/>
        </w:rPr>
        <w:t>). In our case study of the blue mussels, we used as references the groups of multilocus genotypes (from 4 to 171 645 loci depending on the geographical sample set) defined by the dominance of alleles characteristic of one or the o</w:t>
      </w:r>
      <w:r w:rsidRPr="007D1C1F">
        <w:rPr>
          <w:rFonts w:ascii="Times New Roman" w:eastAsia="Times New Roman" w:hAnsi="Times New Roman" w:cs="Times New Roman"/>
          <w:sz w:val="24"/>
          <w:szCs w:val="24"/>
        </w:rPr>
        <w:t xml:space="preserve">ther species. These groups did not represent true species. They included hybrids, some of which (e.g. first- and second generation hybrids) were assigned into groups randomly. To note, multilocus </w:t>
      </w:r>
      <w:r w:rsidRPr="002A13BF">
        <w:rPr>
          <w:rFonts w:ascii="Times New Roman" w:eastAsia="Times New Roman" w:hAnsi="Times New Roman" w:cs="Times New Roman"/>
          <w:sz w:val="24"/>
          <w:szCs w:val="24"/>
        </w:rPr>
        <w:t xml:space="preserve">genotyping is </w:t>
      </w:r>
      <w:r w:rsidR="004A2717" w:rsidRPr="002A13BF">
        <w:rPr>
          <w:rFonts w:ascii="Times New Roman" w:eastAsia="Times New Roman" w:hAnsi="Times New Roman" w:cs="Times New Roman"/>
          <w:sz w:val="24"/>
          <w:szCs w:val="24"/>
        </w:rPr>
        <w:t>seldom</w:t>
      </w:r>
      <w:r w:rsidRPr="002A13BF">
        <w:rPr>
          <w:rFonts w:ascii="Times New Roman" w:eastAsia="Times New Roman" w:hAnsi="Times New Roman" w:cs="Times New Roman"/>
          <w:sz w:val="24"/>
          <w:szCs w:val="24"/>
        </w:rPr>
        <w:t xml:space="preserve"> employed for identification of cryptic mussel species. Most studies rely on singular or few</w:t>
      </w:r>
      <w:r w:rsidRPr="007D1C1F">
        <w:rPr>
          <w:rFonts w:ascii="Times New Roman" w:eastAsia="Times New Roman" w:hAnsi="Times New Roman" w:cs="Times New Roman"/>
          <w:sz w:val="24"/>
          <w:szCs w:val="24"/>
        </w:rPr>
        <w:t xml:space="preserve"> “standard” diagnost</w:t>
      </w:r>
      <w:r w:rsidRPr="005D5E78">
        <w:rPr>
          <w:rFonts w:ascii="Times New Roman" w:eastAsia="Times New Roman" w:hAnsi="Times New Roman" w:cs="Times New Roman"/>
          <w:sz w:val="24"/>
          <w:szCs w:val="24"/>
        </w:rPr>
        <w:t>ic PCR-based markers, usually nuclear Me15/16 and ITS and mitochondrial COI or 16S markers (</w:t>
      </w:r>
      <w:r w:rsidRPr="005D5E78">
        <w:rPr>
          <w:rFonts w:ascii="Times New Roman" w:eastAsia="Times New Roman" w:hAnsi="Times New Roman" w:cs="Times New Roman"/>
          <w:color w:val="00B050"/>
          <w:sz w:val="24"/>
          <w:szCs w:val="24"/>
        </w:rPr>
        <w:t>Larrian et al. 2019</w:t>
      </w:r>
      <w:r w:rsidRPr="005D5E78">
        <w:rPr>
          <w:rFonts w:ascii="Times New Roman" w:eastAsia="Times New Roman" w:hAnsi="Times New Roman" w:cs="Times New Roman"/>
          <w:sz w:val="24"/>
          <w:szCs w:val="24"/>
        </w:rPr>
        <w:t xml:space="preserve">). Offering the morphotype test as a rough but cost-efficient alternative to genotyping, we have to assess its reliability as compared to single- and few locus tests. It has been long known that the efficiency of “diagnostic” markers for discrimination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 xml:space="preserve">M. trossulus </w:t>
      </w:r>
      <w:r w:rsidRPr="005D5E78">
        <w:rPr>
          <w:rFonts w:ascii="Times New Roman" w:eastAsia="Times New Roman" w:hAnsi="Times New Roman" w:cs="Times New Roman"/>
          <w:sz w:val="24"/>
          <w:szCs w:val="24"/>
        </w:rPr>
        <w:t>is different in contact zon</w:t>
      </w:r>
      <w:r w:rsidR="009659B3" w:rsidRPr="005D5E78">
        <w:rPr>
          <w:rFonts w:ascii="Times New Roman" w:eastAsia="Times New Roman" w:hAnsi="Times New Roman" w:cs="Times New Roman"/>
          <w:sz w:val="24"/>
          <w:szCs w:val="24"/>
        </w:rPr>
        <w:t>es in w</w:t>
      </w:r>
      <w:r w:rsidRPr="005D5E78">
        <w:rPr>
          <w:rFonts w:ascii="Times New Roman" w:eastAsia="Times New Roman" w:hAnsi="Times New Roman" w:cs="Times New Roman"/>
          <w:sz w:val="24"/>
          <w:szCs w:val="24"/>
        </w:rPr>
        <w:t>estern Atlantic (i.e. the Gulf of Maine) and the Baltic Sea</w:t>
      </w:r>
      <w:r w:rsidR="002E1591">
        <w:rPr>
          <w:rFonts w:ascii="Times New Roman" w:eastAsia="Times New Roman" w:hAnsi="Times New Roman" w:cs="Times New Roman"/>
          <w:sz w:val="24"/>
          <w:szCs w:val="24"/>
        </w:rPr>
        <w:t xml:space="preserve"> </w:t>
      </w:r>
      <w:r w:rsidR="002E1591" w:rsidRPr="005D5E78">
        <w:rPr>
          <w:rFonts w:ascii="Times New Roman" w:eastAsia="Times New Roman" w:hAnsi="Times New Roman" w:cs="Times New Roman"/>
          <w:sz w:val="24"/>
          <w:szCs w:val="24"/>
        </w:rPr>
        <w:t>(</w:t>
      </w:r>
      <w:r w:rsidR="002E1591" w:rsidRPr="005D5E78">
        <w:rPr>
          <w:rFonts w:ascii="Times New Roman" w:eastAsia="Times New Roman" w:hAnsi="Times New Roman" w:cs="Times New Roman"/>
          <w:color w:val="00B050"/>
          <w:sz w:val="24"/>
          <w:szCs w:val="24"/>
        </w:rPr>
        <w:t>Riginos, Cunningham 2005</w:t>
      </w:r>
      <w:r w:rsidR="002E1591" w:rsidRPr="005D5E78">
        <w:rPr>
          <w:rFonts w:ascii="Times New Roman" w:eastAsia="Times New Roman" w:hAnsi="Times New Roman" w:cs="Times New Roman"/>
          <w:sz w:val="24"/>
          <w:szCs w:val="24"/>
        </w:rPr>
        <w:t>)</w:t>
      </w:r>
      <w:r w:rsidRPr="005D5E78">
        <w:rPr>
          <w:rFonts w:ascii="Times New Roman" w:eastAsia="Times New Roman" w:hAnsi="Times New Roman" w:cs="Times New Roman"/>
          <w:sz w:val="24"/>
          <w:szCs w:val="24"/>
        </w:rPr>
        <w:t xml:space="preserve">. In </w:t>
      </w:r>
      <w:del w:id="590" w:author="Väinölä, Risto" w:date="2020-09-15T04:00:00Z">
        <w:r w:rsidR="009659B3" w:rsidRPr="005D5E78" w:rsidDel="00A84A2C">
          <w:rPr>
            <w:rFonts w:ascii="Times New Roman" w:eastAsia="Times New Roman" w:hAnsi="Times New Roman" w:cs="Times New Roman"/>
            <w:sz w:val="24"/>
            <w:szCs w:val="24"/>
          </w:rPr>
          <w:delText>w</w:delText>
        </w:r>
        <w:r w:rsidRPr="005D5E78" w:rsidDel="00A84A2C">
          <w:rPr>
            <w:rFonts w:ascii="Times New Roman" w:eastAsia="Times New Roman" w:hAnsi="Times New Roman" w:cs="Times New Roman"/>
            <w:sz w:val="24"/>
            <w:szCs w:val="24"/>
          </w:rPr>
          <w:delText xml:space="preserve">estern </w:delText>
        </w:r>
      </w:del>
      <w:ins w:id="591" w:author="Väinölä, Risto" w:date="2020-09-15T04:00:00Z">
        <w:r w:rsidR="00A84A2C">
          <w:rPr>
            <w:rFonts w:ascii="Times New Roman" w:eastAsia="Times New Roman" w:hAnsi="Times New Roman" w:cs="Times New Roman"/>
            <w:sz w:val="24"/>
            <w:szCs w:val="24"/>
          </w:rPr>
          <w:t>the Northwest</w:t>
        </w:r>
        <w:r w:rsidR="00A84A2C" w:rsidRPr="005D5E78">
          <w:rPr>
            <w:rFonts w:ascii="Times New Roman" w:eastAsia="Times New Roman" w:hAnsi="Times New Roman" w:cs="Times New Roman"/>
            <w:sz w:val="24"/>
            <w:szCs w:val="24"/>
          </w:rPr>
          <w:t xml:space="preserve"> </w:t>
        </w:r>
      </w:ins>
      <w:r w:rsidRPr="005D5E78">
        <w:rPr>
          <w:rFonts w:ascii="Times New Roman" w:eastAsia="Times New Roman" w:hAnsi="Times New Roman" w:cs="Times New Roman"/>
          <w:sz w:val="24"/>
          <w:szCs w:val="24"/>
        </w:rPr>
        <w:t xml:space="preserve">Atlantic the species are nearly fixed for alternative alleles at Me15/16, ITS and mitochondrial markers, while in the Baltic Sea intraspecific differences at these loci are 20%, 32% and 0%, respectively, due to a </w:t>
      </w:r>
      <w:del w:id="592" w:author="Väinölä, Risto" w:date="2020-09-15T04:00:00Z">
        <w:r w:rsidRPr="005D5E78" w:rsidDel="00A84A2C">
          <w:rPr>
            <w:rFonts w:ascii="Times New Roman" w:eastAsia="Times New Roman" w:hAnsi="Times New Roman" w:cs="Times New Roman"/>
            <w:sz w:val="24"/>
            <w:szCs w:val="24"/>
          </w:rPr>
          <w:delText xml:space="preserve">mass </w:delText>
        </w:r>
      </w:del>
      <w:r w:rsidRPr="005D5E78">
        <w:rPr>
          <w:rFonts w:ascii="Times New Roman" w:eastAsia="Times New Roman" w:hAnsi="Times New Roman" w:cs="Times New Roman"/>
          <w:sz w:val="24"/>
          <w:szCs w:val="24"/>
        </w:rPr>
        <w:t xml:space="preserve">introgression of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genes into the local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genome (</w:t>
      </w:r>
      <w:r w:rsidRPr="005D5E78">
        <w:rPr>
          <w:rFonts w:ascii="Times New Roman" w:eastAsia="Times New Roman" w:hAnsi="Times New Roman" w:cs="Times New Roman"/>
          <w:color w:val="00B050"/>
          <w:sz w:val="24"/>
          <w:szCs w:val="24"/>
        </w:rPr>
        <w:t>Riginos, Cunningham 2005</w:t>
      </w:r>
      <w:r w:rsidRPr="005D5E78">
        <w:rPr>
          <w:rFonts w:ascii="Times New Roman" w:eastAsia="Times New Roman" w:hAnsi="Times New Roman" w:cs="Times New Roman"/>
          <w:sz w:val="24"/>
          <w:szCs w:val="24"/>
        </w:rPr>
        <w:t xml:space="preserve">). For comparison, </w:t>
      </w:r>
      <w:r w:rsidRPr="005D5E78">
        <w:rPr>
          <w:rFonts w:ascii="Times New Roman" w:eastAsia="Times New Roman" w:hAnsi="Times New Roman" w:cs="Times New Roman"/>
          <w:sz w:val="24"/>
          <w:szCs w:val="24"/>
          <w:lang w:val="en-GB"/>
        </w:rPr>
        <w:t xml:space="preserve">the </w:t>
      </w:r>
      <w:r w:rsidRPr="005D5E78">
        <w:rPr>
          <w:rFonts w:ascii="Times New Roman" w:eastAsia="Times New Roman" w:hAnsi="Times New Roman" w:cs="Times New Roman"/>
          <w:sz w:val="24"/>
          <w:szCs w:val="24"/>
        </w:rPr>
        <w:t xml:space="preserve">differences in morphotype frequencies between species in the Gulf of Maine and the Baltic Sea are 44% and 6%. As far as we know, the efficiency of taxonomic tests based on singular or </w:t>
      </w:r>
      <w:ins w:id="593" w:author="Väinölä, Risto" w:date="2020-09-15T04:01:00Z">
        <w:r w:rsidR="00A84A2C">
          <w:rPr>
            <w:rFonts w:ascii="Times New Roman" w:eastAsia="Times New Roman" w:hAnsi="Times New Roman" w:cs="Times New Roman"/>
            <w:sz w:val="24"/>
            <w:szCs w:val="24"/>
          </w:rPr>
          <w:t xml:space="preserve">a </w:t>
        </w:r>
      </w:ins>
      <w:r w:rsidRPr="005D5E78">
        <w:rPr>
          <w:rFonts w:ascii="Times New Roman" w:eastAsia="Times New Roman" w:hAnsi="Times New Roman" w:cs="Times New Roman"/>
          <w:sz w:val="24"/>
          <w:szCs w:val="24"/>
        </w:rPr>
        <w:t xml:space="preserve">few “standard” loci </w:t>
      </w:r>
      <w:proofErr w:type="gramStart"/>
      <w:r w:rsidRPr="005D5E78">
        <w:rPr>
          <w:rFonts w:ascii="Times New Roman" w:eastAsia="Times New Roman" w:hAnsi="Times New Roman" w:cs="Times New Roman"/>
          <w:sz w:val="24"/>
          <w:szCs w:val="24"/>
        </w:rPr>
        <w:t>has not been carefully evaluated</w:t>
      </w:r>
      <w:proofErr w:type="gramEnd"/>
      <w:r w:rsidRPr="005D5E78">
        <w:rPr>
          <w:rFonts w:ascii="Times New Roman" w:eastAsia="Times New Roman" w:hAnsi="Times New Roman" w:cs="Times New Roman"/>
          <w:sz w:val="24"/>
          <w:szCs w:val="24"/>
        </w:rPr>
        <w:t xml:space="preserve"> for other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contact zones, though some attempts have been made (see </w:t>
      </w:r>
      <w:r w:rsidRPr="005D5E78">
        <w:rPr>
          <w:rFonts w:ascii="Times New Roman" w:eastAsia="Times New Roman" w:hAnsi="Times New Roman" w:cs="Times New Roman"/>
          <w:color w:val="00B050"/>
          <w:sz w:val="24"/>
          <w:szCs w:val="24"/>
        </w:rPr>
        <w:t xml:space="preserve">Vainola, Strelkov 2011 </w:t>
      </w:r>
      <w:r w:rsidRPr="005D5E78">
        <w:rPr>
          <w:rFonts w:ascii="Times New Roman" w:eastAsia="Times New Roman" w:hAnsi="Times New Roman" w:cs="Times New Roman"/>
          <w:sz w:val="24"/>
          <w:szCs w:val="24"/>
        </w:rPr>
        <w:t xml:space="preserve">and </w:t>
      </w:r>
      <w:r w:rsidRPr="005D5E78">
        <w:rPr>
          <w:rFonts w:ascii="Times New Roman" w:eastAsia="Times New Roman" w:hAnsi="Times New Roman" w:cs="Times New Roman"/>
          <w:color w:val="00B050"/>
          <w:sz w:val="24"/>
          <w:szCs w:val="24"/>
        </w:rPr>
        <w:t>Wilson et al. 2018)</w:t>
      </w:r>
      <w:r w:rsidRPr="005D5E78">
        <w:rPr>
          <w:rFonts w:ascii="Times New Roman" w:eastAsia="Times New Roman" w:hAnsi="Times New Roman" w:cs="Times New Roman"/>
          <w:sz w:val="24"/>
          <w:szCs w:val="24"/>
        </w:rPr>
        <w:t xml:space="preserve">. The recent population genomic studies of hybridizing </w:t>
      </w:r>
      <w:r w:rsidRPr="005D5E78">
        <w:rPr>
          <w:rFonts w:ascii="Times New Roman" w:eastAsia="Times New Roman" w:hAnsi="Times New Roman" w:cs="Times New Roman"/>
          <w:i/>
          <w:sz w:val="24"/>
          <w:szCs w:val="24"/>
        </w:rPr>
        <w:t>Mytilus</w:t>
      </w:r>
      <w:r w:rsidRPr="005D5E78">
        <w:rPr>
          <w:rFonts w:ascii="Times New Roman" w:eastAsia="Times New Roman" w:hAnsi="Times New Roman" w:cs="Times New Roman"/>
          <w:sz w:val="24"/>
          <w:szCs w:val="24"/>
        </w:rPr>
        <w:t xml:space="preserve"> species indicate that these species can altogether lack fixed genetic differences due to ubiquitous introgression and that loci can introgress in unpredictable manner in different contact zones (</w:t>
      </w:r>
      <w:r w:rsidRPr="005D5E78">
        <w:rPr>
          <w:rFonts w:ascii="Times New Roman" w:eastAsia="Times New Roman" w:hAnsi="Times New Roman" w:cs="Times New Roman"/>
          <w:color w:val="00B050"/>
          <w:sz w:val="24"/>
          <w:szCs w:val="24"/>
        </w:rPr>
        <w:t>Fraïsse et al. 2016</w:t>
      </w:r>
      <w:r w:rsidRPr="005D5E78">
        <w:rPr>
          <w:rFonts w:ascii="Times New Roman" w:eastAsia="Times New Roman" w:hAnsi="Times New Roman" w:cs="Times New Roman"/>
          <w:sz w:val="24"/>
          <w:szCs w:val="24"/>
        </w:rPr>
        <w:t xml:space="preserve">;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On these grounds, the conventional approach </w:t>
      </w:r>
      <w:r w:rsidR="001E0492" w:rsidRPr="005D5E78">
        <w:rPr>
          <w:rFonts w:ascii="Times New Roman" w:eastAsia="Times New Roman" w:hAnsi="Times New Roman" w:cs="Times New Roman"/>
          <w:sz w:val="24"/>
          <w:szCs w:val="24"/>
          <w:lang w:val="en-GB"/>
        </w:rPr>
        <w:t xml:space="preserve">to </w:t>
      </w:r>
      <w:r w:rsidRPr="005D5E78">
        <w:rPr>
          <w:rFonts w:ascii="Times New Roman" w:eastAsia="Times New Roman" w:hAnsi="Times New Roman" w:cs="Times New Roman"/>
          <w:sz w:val="24"/>
          <w:szCs w:val="24"/>
        </w:rPr>
        <w:t xml:space="preserve">mussel species identification </w:t>
      </w:r>
      <w:r w:rsidR="001E0492" w:rsidRPr="005D5E78">
        <w:rPr>
          <w:rFonts w:ascii="Times New Roman" w:eastAsia="Times New Roman" w:hAnsi="Times New Roman" w:cs="Times New Roman"/>
          <w:sz w:val="24"/>
          <w:szCs w:val="24"/>
        </w:rPr>
        <w:t>based on</w:t>
      </w:r>
      <w:r w:rsidRPr="005D5E78">
        <w:rPr>
          <w:rFonts w:ascii="Times New Roman" w:eastAsia="Times New Roman" w:hAnsi="Times New Roman" w:cs="Times New Roman"/>
          <w:sz w:val="24"/>
          <w:szCs w:val="24"/>
        </w:rPr>
        <w:t xml:space="preserve"> singular molecular markers has been criticized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We do not claim that the morphotype test would fare better than most single-locus taxonomic tests in any contact zone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At the same time, we would like to point out that the performance of these </w:t>
      </w:r>
      <w:r w:rsidR="00B40572">
        <w:rPr>
          <w:rFonts w:ascii="Times New Roman" w:eastAsia="Times New Roman" w:hAnsi="Times New Roman" w:cs="Times New Roman"/>
          <w:sz w:val="24"/>
          <w:szCs w:val="24"/>
        </w:rPr>
        <w:t xml:space="preserve">genetic </w:t>
      </w:r>
      <w:r w:rsidRPr="005D5E78">
        <w:rPr>
          <w:rFonts w:ascii="Times New Roman" w:eastAsia="Times New Roman" w:hAnsi="Times New Roman" w:cs="Times New Roman"/>
          <w:sz w:val="24"/>
          <w:szCs w:val="24"/>
        </w:rPr>
        <w:t>tests has not been evaluated in most contact zones, while that of the morphotype test has been.</w:t>
      </w:r>
    </w:p>
    <w:p w14:paraId="6C604331" w14:textId="77777777" w:rsidR="003D661E" w:rsidRPr="007D1C1F" w:rsidRDefault="003D661E" w:rsidP="004F5A70">
      <w:pPr>
        <w:spacing w:before="120" w:after="0" w:line="360" w:lineRule="auto"/>
        <w:rPr>
          <w:rFonts w:ascii="Times New Roman" w:eastAsia="Times New Roman" w:hAnsi="Times New Roman" w:cs="Times New Roman"/>
          <w:sz w:val="24"/>
          <w:szCs w:val="24"/>
        </w:rPr>
      </w:pPr>
      <w:r w:rsidRPr="007D1C1F">
        <w:rPr>
          <w:rFonts w:ascii="Times New Roman" w:eastAsia="Times New Roman" w:hAnsi="Times New Roman" w:cs="Times New Roman"/>
          <w:sz w:val="24"/>
          <w:szCs w:val="24"/>
        </w:rPr>
        <w:t xml:space="preserve">A situation when one has to rely on a singular “informal” semi-diagnostic character to distinguish morphologically such old evolutionary lineages as </w:t>
      </w:r>
      <w:r w:rsidRPr="007D1C1F">
        <w:rPr>
          <w:rFonts w:ascii="Times New Roman" w:eastAsia="Times New Roman" w:hAnsi="Times New Roman" w:cs="Times New Roman"/>
          <w:i/>
          <w:sz w:val="24"/>
          <w:szCs w:val="24"/>
        </w:rPr>
        <w:t>M. edulis</w:t>
      </w:r>
      <w:r w:rsidRPr="007D1C1F">
        <w:rPr>
          <w:rFonts w:ascii="Times New Roman" w:eastAsia="Times New Roman" w:hAnsi="Times New Roman" w:cs="Times New Roman"/>
          <w:sz w:val="24"/>
          <w:szCs w:val="24"/>
        </w:rPr>
        <w:t xml:space="preserve"> and </w:t>
      </w:r>
      <w:r w:rsidRPr="007D1C1F">
        <w:rPr>
          <w:rFonts w:ascii="Times New Roman" w:eastAsia="Times New Roman" w:hAnsi="Times New Roman" w:cs="Times New Roman"/>
          <w:i/>
          <w:sz w:val="24"/>
          <w:szCs w:val="24"/>
        </w:rPr>
        <w:t>M. trossulus</w:t>
      </w:r>
      <w:r w:rsidRPr="007D1C1F">
        <w:rPr>
          <w:rFonts w:ascii="Times New Roman" w:eastAsia="Times New Roman" w:hAnsi="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w:t>
      </w:r>
      <w:r w:rsidR="00034F79">
        <w:rPr>
          <w:rFonts w:ascii="Times New Roman" w:eastAsia="Times New Roman" w:hAnsi="Times New Roman" w:cs="Times New Roman"/>
          <w:sz w:val="24"/>
          <w:szCs w:val="24"/>
        </w:rPr>
        <w:t>includ</w:t>
      </w:r>
      <w:r w:rsidR="00296913">
        <w:rPr>
          <w:rFonts w:ascii="Times New Roman" w:eastAsia="Times New Roman" w:hAnsi="Times New Roman" w:cs="Times New Roman"/>
          <w:sz w:val="24"/>
          <w:szCs w:val="24"/>
        </w:rPr>
        <w:t>e</w:t>
      </w:r>
      <w:r w:rsidRPr="007D1C1F">
        <w:rPr>
          <w:rFonts w:ascii="Times New Roman" w:eastAsia="Times New Roman" w:hAnsi="Times New Roman" w:cs="Times New Roman"/>
          <w:sz w:val="24"/>
          <w:szCs w:val="24"/>
        </w:rPr>
        <w:t xml:space="preserve"> subspecies defined according to the 75% rule (Am</w:t>
      </w:r>
      <w:r w:rsidRPr="005D5E78">
        <w:rPr>
          <w:rFonts w:ascii="Times New Roman" w:eastAsia="Times New Roman" w:hAnsi="Times New Roman" w:cs="Times New Roman"/>
          <w:color w:val="00B050"/>
          <w:sz w:val="24"/>
          <w:szCs w:val="24"/>
        </w:rPr>
        <w:t>adon, 1949</w:t>
      </w:r>
      <w:r w:rsidRPr="007D1C1F">
        <w:rPr>
          <w:rFonts w:ascii="Times New Roman" w:eastAsia="Times New Roman" w:hAnsi="Times New Roman" w:cs="Times New Roman"/>
          <w:sz w:val="24"/>
          <w:szCs w:val="24"/>
        </w:rPr>
        <w:t xml:space="preserve">), cryptic species with statistical differentiation (sensu </w:t>
      </w:r>
      <w:r w:rsidRPr="005D5E78">
        <w:rPr>
          <w:rFonts w:ascii="Times New Roman" w:eastAsia="Times New Roman" w:hAnsi="Times New Roman" w:cs="Times New Roman"/>
          <w:color w:val="00B050"/>
          <w:sz w:val="24"/>
          <w:szCs w:val="24"/>
        </w:rPr>
        <w:t>Chenuil et al. 2019</w:t>
      </w:r>
      <w:r w:rsidRPr="007D1C1F">
        <w:rPr>
          <w:rFonts w:ascii="Times New Roman" w:eastAsia="Times New Roman" w:hAnsi="Times New Roman" w:cs="Times New Roman"/>
          <w:sz w:val="24"/>
          <w:szCs w:val="24"/>
        </w:rPr>
        <w:t>) and hybridizing species that secondarily lost fixed differences due to introgressive hybridization (</w:t>
      </w:r>
      <w:r w:rsidRPr="005D5E78">
        <w:rPr>
          <w:rFonts w:ascii="Times New Roman" w:eastAsia="Times New Roman" w:hAnsi="Times New Roman" w:cs="Times New Roman"/>
          <w:color w:val="00B050"/>
          <w:sz w:val="24"/>
          <w:szCs w:val="24"/>
        </w:rPr>
        <w:t>Fitzpatrick et al. 2015</w:t>
      </w:r>
      <w:r w:rsidRPr="007D1C1F">
        <w:rPr>
          <w:rFonts w:ascii="Times New Roman" w:eastAsia="Times New Roman" w:hAnsi="Times New Roman" w:cs="Times New Roman"/>
          <w:sz w:val="24"/>
          <w:szCs w:val="24"/>
        </w:rPr>
        <w:t xml:space="preserve">). Therefore, we hope that our experience of dealing with a non-fixed taxonomic character would be interesting not only to </w:t>
      </w:r>
      <w:r w:rsidRPr="007D1C1F">
        <w:rPr>
          <w:rFonts w:ascii="Times New Roman" w:eastAsia="Times New Roman" w:hAnsi="Times New Roman" w:cs="Times New Roman"/>
          <w:sz w:val="24"/>
          <w:szCs w:val="24"/>
          <w:lang w:val="en-GB"/>
        </w:rPr>
        <w:t>our colleagues working with</w:t>
      </w:r>
      <w:r w:rsidRPr="007D1C1F">
        <w:rPr>
          <w:rFonts w:ascii="Times New Roman" w:eastAsia="Times New Roman" w:hAnsi="Times New Roman" w:cs="Times New Roman"/>
          <w:sz w:val="24"/>
          <w:szCs w:val="24"/>
        </w:rPr>
        <w:t xml:space="preserve"> blue mussels but also to the researchers who study sympatric taxa with vague morphologies and semi-isolated gene pools.</w:t>
      </w:r>
    </w:p>
    <w:p w14:paraId="43FEB18D" w14:textId="77777777" w:rsidR="00EA20B6" w:rsidRDefault="00427A27" w:rsidP="00EA20B6">
      <w:pPr>
        <w:spacing w:before="120" w:after="0" w:line="360" w:lineRule="auto"/>
        <w:rPr>
          <w:rFonts w:ascii="Times New Roman" w:eastAsia="Times New Roman" w:hAnsi="Times New Roman" w:cs="Times New Roman"/>
          <w:b/>
          <w:bCs/>
          <w:sz w:val="24"/>
          <w:szCs w:val="24"/>
        </w:rPr>
      </w:pPr>
      <w:r w:rsidRPr="00EA20B6">
        <w:rPr>
          <w:rFonts w:ascii="Times New Roman" w:eastAsia="Times New Roman" w:hAnsi="Times New Roman" w:cs="Times New Roman"/>
          <w:b/>
          <w:bCs/>
          <w:sz w:val="24"/>
          <w:szCs w:val="24"/>
        </w:rPr>
        <w:t>References</w:t>
      </w:r>
      <w:bookmarkStart w:id="594" w:name="ref-amadon1949seventy"/>
      <w:bookmarkStart w:id="595" w:name="refs"/>
    </w:p>
    <w:p w14:paraId="1CEE46B7" w14:textId="77777777" w:rsidR="00620EA6" w:rsidRPr="00C7101B" w:rsidRDefault="00620EA6" w:rsidP="00EA20B6">
      <w:pPr>
        <w:spacing w:before="120" w:after="0" w:line="360" w:lineRule="auto"/>
        <w:rPr>
          <w:rFonts w:ascii="Times New Roman" w:hAnsi="Times New Roman" w:cs="Times New Roman"/>
          <w:sz w:val="24"/>
          <w:szCs w:val="24"/>
        </w:rPr>
      </w:pPr>
      <w:r w:rsidRPr="00C7101B">
        <w:rPr>
          <w:rFonts w:ascii="Times New Roman" w:hAnsi="Times New Roman" w:cs="Times New Roman"/>
          <w:b/>
          <w:sz w:val="24"/>
          <w:szCs w:val="24"/>
        </w:rPr>
        <w:t>Amadon, 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1949</w:t>
      </w:r>
      <w:r w:rsidRPr="00C7101B">
        <w:rPr>
          <w:rFonts w:ascii="Times New Roman" w:hAnsi="Times New Roman" w:cs="Times New Roman"/>
          <w:sz w:val="24"/>
          <w:szCs w:val="24"/>
        </w:rPr>
        <w:t xml:space="preserve">. The seventy-five per cent rule for subspecies. </w:t>
      </w:r>
      <w:r w:rsidRPr="00C7101B">
        <w:rPr>
          <w:rFonts w:ascii="Times New Roman" w:hAnsi="Times New Roman" w:cs="Times New Roman"/>
          <w:i/>
          <w:sz w:val="24"/>
          <w:szCs w:val="24"/>
        </w:rPr>
        <w:t>The Condor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51</w:t>
      </w:r>
      <w:r w:rsidRPr="00C7101B">
        <w:rPr>
          <w:rFonts w:ascii="Times New Roman" w:hAnsi="Times New Roman" w:cs="Times New Roman"/>
          <w:sz w:val="24"/>
          <w:szCs w:val="24"/>
        </w:rPr>
        <w:t>: 250–258. JSTOR.</w:t>
      </w:r>
    </w:p>
    <w:p w14:paraId="7C1BA1CF" w14:textId="77777777" w:rsidR="00620EA6" w:rsidRPr="00C7101B" w:rsidRDefault="00620EA6" w:rsidP="00C7101B">
      <w:pPr>
        <w:spacing w:line="360" w:lineRule="auto"/>
        <w:rPr>
          <w:rFonts w:ascii="Times New Roman" w:hAnsi="Times New Roman" w:cs="Times New Roman"/>
          <w:sz w:val="24"/>
          <w:szCs w:val="24"/>
        </w:rPr>
      </w:pPr>
      <w:bookmarkStart w:id="596" w:name="ref-banoo2007evaluation"/>
      <w:bookmarkEnd w:id="594"/>
      <w:r w:rsidRPr="00C7101B">
        <w:rPr>
          <w:rFonts w:ascii="Times New Roman" w:hAnsi="Times New Roman" w:cs="Times New Roman"/>
          <w:b/>
          <w:sz w:val="24"/>
          <w:szCs w:val="24"/>
        </w:rPr>
        <w:t xml:space="preserve">Banoo, S., D. Bell, P. Bossuyt, A. Herring, D. Mabey, F. Poole, P. G. Smith, N. Sriram, C. Wongsrichanalai and R. Linke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2007</w:t>
      </w:r>
      <w:r w:rsidRPr="00C7101B">
        <w:rPr>
          <w:rFonts w:ascii="Times New Roman" w:hAnsi="Times New Roman" w:cs="Times New Roman"/>
          <w:sz w:val="24"/>
          <w:szCs w:val="24"/>
        </w:rPr>
        <w:t xml:space="preserve">. Evaluation of diagnostic tests for infectious diseases: General principles. </w:t>
      </w:r>
      <w:r w:rsidRPr="00C7101B">
        <w:rPr>
          <w:rFonts w:ascii="Times New Roman" w:hAnsi="Times New Roman" w:cs="Times New Roman"/>
          <w:i/>
          <w:sz w:val="24"/>
          <w:szCs w:val="24"/>
        </w:rPr>
        <w:t>Nature Reviews Microbiology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w:t>
      </w:r>
      <w:r w:rsidRPr="00C7101B">
        <w:rPr>
          <w:rFonts w:ascii="Times New Roman" w:hAnsi="Times New Roman" w:cs="Times New Roman"/>
          <w:sz w:val="24"/>
          <w:szCs w:val="24"/>
        </w:rPr>
        <w:t>: S21–S31. Nature Publishing Group.</w:t>
      </w:r>
    </w:p>
    <w:p w14:paraId="4B1B7F67" w14:textId="77777777" w:rsidR="00620EA6" w:rsidRPr="00C7101B" w:rsidRDefault="00620EA6" w:rsidP="00C7101B">
      <w:pPr>
        <w:spacing w:line="360" w:lineRule="auto"/>
        <w:rPr>
          <w:rFonts w:ascii="Times New Roman" w:hAnsi="Times New Roman" w:cs="Times New Roman"/>
          <w:sz w:val="24"/>
          <w:szCs w:val="24"/>
        </w:rPr>
      </w:pPr>
      <w:bookmarkStart w:id="597" w:name="ref-barton_mumin:_2016"/>
      <w:bookmarkEnd w:id="596"/>
      <w:r w:rsidRPr="00C7101B">
        <w:rPr>
          <w:rFonts w:ascii="Times New Roman" w:hAnsi="Times New Roman" w:cs="Times New Roman"/>
          <w:b/>
          <w:sz w:val="24"/>
          <w:szCs w:val="24"/>
        </w:rPr>
        <w:t>Barton,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MuMIn: Multi-model inference</w:t>
      </w:r>
      <w:r w:rsidRPr="00C7101B">
        <w:rPr>
          <w:rFonts w:ascii="Times New Roman" w:hAnsi="Times New Roman" w:cs="Times New Roman"/>
          <w:sz w:val="24"/>
          <w:szCs w:val="24"/>
        </w:rPr>
        <w:t>.</w:t>
      </w:r>
    </w:p>
    <w:p w14:paraId="78F38056" w14:textId="77777777" w:rsidR="00620EA6" w:rsidRPr="00C7101B" w:rsidRDefault="00620EA6" w:rsidP="00C7101B">
      <w:pPr>
        <w:spacing w:line="360" w:lineRule="auto"/>
        <w:rPr>
          <w:rFonts w:ascii="Times New Roman" w:hAnsi="Times New Roman" w:cs="Times New Roman"/>
          <w:sz w:val="24"/>
          <w:szCs w:val="24"/>
        </w:rPr>
      </w:pPr>
      <w:bookmarkStart w:id="598" w:name="ref-lme4"/>
      <w:bookmarkEnd w:id="597"/>
      <w:r w:rsidRPr="00C7101B">
        <w:rPr>
          <w:rFonts w:ascii="Times New Roman" w:hAnsi="Times New Roman" w:cs="Times New Roman"/>
          <w:b/>
          <w:sz w:val="24"/>
          <w:szCs w:val="24"/>
        </w:rPr>
        <w:t>Bates, D., M. Mächler, B. Bolker and S. Walker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Fitting linear mixed-effects models using lme4. </w:t>
      </w:r>
      <w:r w:rsidRPr="00C7101B">
        <w:rPr>
          <w:rFonts w:ascii="Times New Roman" w:hAnsi="Times New Roman" w:cs="Times New Roman"/>
          <w:i/>
          <w:sz w:val="24"/>
          <w:szCs w:val="24"/>
        </w:rPr>
        <w:t>Journal of Statistical Software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w:t>
      </w:r>
      <w:r w:rsidRPr="00C7101B">
        <w:rPr>
          <w:rFonts w:ascii="Times New Roman" w:hAnsi="Times New Roman" w:cs="Times New Roman"/>
          <w:sz w:val="24"/>
          <w:szCs w:val="24"/>
        </w:rPr>
        <w:t>: 1–48.</w:t>
      </w:r>
    </w:p>
    <w:p w14:paraId="308F4EFE" w14:textId="77777777" w:rsidR="00620EA6" w:rsidRPr="00C7101B" w:rsidRDefault="00620EA6" w:rsidP="00C7101B">
      <w:pPr>
        <w:spacing w:line="360" w:lineRule="auto"/>
        <w:rPr>
          <w:rFonts w:ascii="Times New Roman" w:hAnsi="Times New Roman" w:cs="Times New Roman"/>
          <w:sz w:val="24"/>
          <w:szCs w:val="24"/>
        </w:rPr>
      </w:pPr>
      <w:bookmarkStart w:id="599" w:name="ref-bates1995genetic"/>
      <w:bookmarkEnd w:id="598"/>
      <w:r w:rsidRPr="00C7101B">
        <w:rPr>
          <w:rFonts w:ascii="Times New Roman" w:hAnsi="Times New Roman" w:cs="Times New Roman"/>
          <w:b/>
          <w:sz w:val="24"/>
          <w:szCs w:val="24"/>
        </w:rPr>
        <w:t>Bates, J. and D. Innes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Genetic variation among populations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spp.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124</w:t>
      </w:r>
      <w:r w:rsidRPr="00C7101B">
        <w:rPr>
          <w:rFonts w:ascii="Times New Roman" w:hAnsi="Times New Roman" w:cs="Times New Roman"/>
          <w:sz w:val="24"/>
          <w:szCs w:val="24"/>
        </w:rPr>
        <w:t>: 417–424. Springer.</w:t>
      </w:r>
    </w:p>
    <w:p w14:paraId="04D6218C" w14:textId="77777777" w:rsidR="00620EA6" w:rsidRPr="00C7101B" w:rsidRDefault="00620EA6" w:rsidP="00C7101B">
      <w:pPr>
        <w:spacing w:line="360" w:lineRule="auto"/>
        <w:rPr>
          <w:rFonts w:ascii="Times New Roman" w:hAnsi="Times New Roman" w:cs="Times New Roman"/>
          <w:sz w:val="24"/>
          <w:szCs w:val="24"/>
        </w:rPr>
      </w:pPr>
      <w:bookmarkStart w:id="600" w:name="ref-beaumont2008three"/>
      <w:bookmarkEnd w:id="599"/>
      <w:r w:rsidRPr="00C7101B">
        <w:rPr>
          <w:rFonts w:ascii="Times New Roman" w:hAnsi="Times New Roman" w:cs="Times New Roman"/>
          <w:b/>
          <w:sz w:val="24"/>
          <w:szCs w:val="24"/>
        </w:rPr>
        <w:t>Beaumont, A. R., M. P. Hawkins, F. L. Doig, I. M.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their hybrids identified in a Scottish loch: Natives, relicts and invaders? </w:t>
      </w:r>
      <w:r w:rsidRPr="00C7101B">
        <w:rPr>
          <w:rFonts w:ascii="Times New Roman" w:hAnsi="Times New Roman" w:cs="Times New Roman"/>
          <w:i/>
          <w:sz w:val="24"/>
          <w:szCs w:val="24"/>
        </w:rPr>
        <w:t>Journal of Experimental Marine Biology and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367</w:t>
      </w:r>
      <w:r w:rsidRPr="00C7101B">
        <w:rPr>
          <w:rFonts w:ascii="Times New Roman" w:hAnsi="Times New Roman" w:cs="Times New Roman"/>
          <w:sz w:val="24"/>
          <w:szCs w:val="24"/>
        </w:rPr>
        <w:t>: 100–110. Elsevier.</w:t>
      </w:r>
    </w:p>
    <w:p w14:paraId="25D19EF9" w14:textId="77777777" w:rsidR="00620EA6" w:rsidRPr="00C7101B" w:rsidRDefault="00620EA6" w:rsidP="00C7101B">
      <w:pPr>
        <w:spacing w:line="360" w:lineRule="auto"/>
        <w:rPr>
          <w:rFonts w:ascii="Times New Roman" w:hAnsi="Times New Roman" w:cs="Times New Roman"/>
          <w:sz w:val="24"/>
          <w:szCs w:val="24"/>
        </w:rPr>
      </w:pPr>
      <w:bookmarkStart w:id="601" w:name="ref-beyer2017blue"/>
      <w:bookmarkEnd w:id="600"/>
      <w:r w:rsidRPr="00C7101B">
        <w:rPr>
          <w:rFonts w:ascii="Times New Roman" w:hAnsi="Times New Roman" w:cs="Times New Roman"/>
          <w:b/>
          <w:sz w:val="24"/>
          <w:szCs w:val="24"/>
        </w:rPr>
        <w:t>Beyer, J., N. W. Green, S. Brooks, I. J. Allan, A. Ruus, T. Gomes, I. L. N. Bråte and M. Schøyen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spp.) as sentinel organisms in coastal pollution monitoring: A review. </w:t>
      </w:r>
      <w:r w:rsidRPr="00C7101B">
        <w:rPr>
          <w:rFonts w:ascii="Times New Roman" w:hAnsi="Times New Roman" w:cs="Times New Roman"/>
          <w:i/>
          <w:sz w:val="24"/>
          <w:szCs w:val="24"/>
        </w:rPr>
        <w:t>Marine environmental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130</w:t>
      </w:r>
      <w:r w:rsidRPr="00C7101B">
        <w:rPr>
          <w:rFonts w:ascii="Times New Roman" w:hAnsi="Times New Roman" w:cs="Times New Roman"/>
          <w:sz w:val="24"/>
          <w:szCs w:val="24"/>
        </w:rPr>
        <w:t>: 338–365. Elsevier.</w:t>
      </w:r>
    </w:p>
    <w:p w14:paraId="75CC8940" w14:textId="77777777" w:rsidR="00620EA6" w:rsidRPr="009620DF" w:rsidRDefault="00620EA6" w:rsidP="00C7101B">
      <w:pPr>
        <w:spacing w:line="360" w:lineRule="auto"/>
        <w:rPr>
          <w:rFonts w:ascii="Times New Roman" w:hAnsi="Times New Roman" w:cs="Times New Roman"/>
          <w:sz w:val="24"/>
          <w:szCs w:val="24"/>
          <w:lang w:val="sv-SE"/>
        </w:rPr>
      </w:pPr>
      <w:bookmarkStart w:id="602" w:name="ref-bobkov2010tidal"/>
      <w:bookmarkEnd w:id="601"/>
      <w:r w:rsidRPr="00C7101B">
        <w:rPr>
          <w:rFonts w:ascii="Times New Roman" w:hAnsi="Times New Roman" w:cs="Times New Roman"/>
          <w:b/>
          <w:sz w:val="24"/>
          <w:szCs w:val="24"/>
        </w:rPr>
        <w:t>Bobkov, A., P. Strelkov and A. Il’Ina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Tidal variability of oceanological conditions of submarine landscapes on sublittoral of the inlet Ivanovskaya. </w:t>
      </w:r>
      <w:r w:rsidRPr="009620DF">
        <w:rPr>
          <w:rFonts w:ascii="Times New Roman" w:hAnsi="Times New Roman" w:cs="Times New Roman"/>
          <w:i/>
          <w:sz w:val="24"/>
          <w:szCs w:val="24"/>
          <w:lang w:val="sv-SE"/>
        </w:rPr>
        <w:t>Vestnik Sankt-Peterburgskogo Universiteta, Seriya Geologiya i Geografiya</w:t>
      </w:r>
      <w:r w:rsidRPr="009620DF">
        <w:rPr>
          <w:rFonts w:ascii="Times New Roman" w:hAnsi="Times New Roman" w:cs="Times New Roman"/>
          <w:sz w:val="24"/>
          <w:szCs w:val="24"/>
          <w:lang w:val="sv-SE"/>
        </w:rPr>
        <w:t xml:space="preserve"> </w:t>
      </w:r>
      <w:r w:rsidRPr="009620DF">
        <w:rPr>
          <w:rFonts w:ascii="Times New Roman" w:hAnsi="Times New Roman" w:cs="Times New Roman"/>
          <w:b/>
          <w:sz w:val="24"/>
          <w:szCs w:val="24"/>
          <w:lang w:val="sv-SE"/>
        </w:rPr>
        <w:t>2010</w:t>
      </w:r>
      <w:r w:rsidRPr="009620DF">
        <w:rPr>
          <w:rFonts w:ascii="Times New Roman" w:hAnsi="Times New Roman" w:cs="Times New Roman"/>
          <w:sz w:val="24"/>
          <w:szCs w:val="24"/>
          <w:lang w:val="sv-SE"/>
        </w:rPr>
        <w:t>: 86–99. Saint-Petersburg State University.</w:t>
      </w:r>
    </w:p>
    <w:p w14:paraId="42BA5170" w14:textId="77777777" w:rsidR="00620EA6" w:rsidRPr="00C7101B" w:rsidRDefault="00620EA6" w:rsidP="00C7101B">
      <w:pPr>
        <w:spacing w:line="360" w:lineRule="auto"/>
        <w:rPr>
          <w:rFonts w:ascii="Times New Roman" w:hAnsi="Times New Roman" w:cs="Times New Roman"/>
          <w:sz w:val="24"/>
          <w:szCs w:val="24"/>
        </w:rPr>
      </w:pPr>
      <w:bookmarkStart w:id="603" w:name="ref-bufalova2005mytilus"/>
      <w:bookmarkEnd w:id="602"/>
      <w:r w:rsidRPr="009620DF">
        <w:rPr>
          <w:rFonts w:ascii="Times New Roman" w:hAnsi="Times New Roman" w:cs="Times New Roman"/>
          <w:b/>
          <w:sz w:val="24"/>
          <w:szCs w:val="24"/>
          <w:lang w:val="fi-FI"/>
        </w:rPr>
        <w:t>Bufalova, E., P. Strelkov, M. Katolikova, A. Sukhotin and M. Kozin</w:t>
      </w:r>
      <w:r w:rsidRPr="009620DF">
        <w:rPr>
          <w:rFonts w:ascii="Times New Roman" w:hAnsi="Times New Roman" w:cs="Times New Roman"/>
          <w:sz w:val="24"/>
          <w:szCs w:val="24"/>
          <w:lang w:val="fi-FI"/>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of the Tuva Bay (Kola Bay, Barents Sea). </w:t>
      </w:r>
      <w:r w:rsidRPr="00C7101B">
        <w:rPr>
          <w:rFonts w:ascii="Times New Roman" w:hAnsi="Times New Roman" w:cs="Times New Roman"/>
          <w:i/>
          <w:sz w:val="24"/>
          <w:szCs w:val="24"/>
        </w:rPr>
        <w:t>Vestnik SPBGU</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w:t>
      </w:r>
      <w:r w:rsidRPr="00C7101B">
        <w:rPr>
          <w:rFonts w:ascii="Times New Roman" w:hAnsi="Times New Roman" w:cs="Times New Roman"/>
          <w:sz w:val="24"/>
          <w:szCs w:val="24"/>
        </w:rPr>
        <w:t>: 99–105.</w:t>
      </w:r>
    </w:p>
    <w:p w14:paraId="00D312D4" w14:textId="77777777" w:rsidR="00620EA6" w:rsidRPr="00C7101B" w:rsidRDefault="00620EA6" w:rsidP="00C7101B">
      <w:pPr>
        <w:spacing w:line="360" w:lineRule="auto"/>
        <w:rPr>
          <w:rFonts w:ascii="Times New Roman" w:hAnsi="Times New Roman" w:cs="Times New Roman"/>
          <w:sz w:val="24"/>
          <w:szCs w:val="24"/>
        </w:rPr>
      </w:pPr>
      <w:bookmarkStart w:id="604" w:name="ref-chenuil2019problems"/>
      <w:bookmarkEnd w:id="603"/>
      <w:r w:rsidRPr="00C7101B">
        <w:rPr>
          <w:rFonts w:ascii="Times New Roman" w:hAnsi="Times New Roman" w:cs="Times New Roman"/>
          <w:b/>
          <w:sz w:val="24"/>
          <w:szCs w:val="24"/>
        </w:rPr>
        <w:t>Chenuil, A., A. E. Cahill, N. Délémontey, E. D. S. du Luc and H. Fanton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Problems and questions posed by cryptic species. A framework to guide future studies. In: </w:t>
      </w:r>
      <w:r w:rsidRPr="00C7101B">
        <w:rPr>
          <w:rFonts w:ascii="Times New Roman" w:hAnsi="Times New Roman" w:cs="Times New Roman"/>
          <w:i/>
          <w:sz w:val="24"/>
          <w:szCs w:val="24"/>
        </w:rPr>
        <w:t>From assessing to conserving biodiversity</w:t>
      </w:r>
      <w:r w:rsidRPr="00C7101B">
        <w:rPr>
          <w:rFonts w:ascii="Times New Roman" w:hAnsi="Times New Roman" w:cs="Times New Roman"/>
          <w:sz w:val="24"/>
          <w:szCs w:val="24"/>
        </w:rPr>
        <w:t>, pp. 77–106. Springer, Cham.</w:t>
      </w:r>
    </w:p>
    <w:p w14:paraId="3C85FA06" w14:textId="77777777" w:rsidR="00620EA6" w:rsidRPr="00C7101B" w:rsidRDefault="00620EA6" w:rsidP="00C7101B">
      <w:pPr>
        <w:spacing w:line="360" w:lineRule="auto"/>
        <w:rPr>
          <w:rFonts w:ascii="Times New Roman" w:hAnsi="Times New Roman" w:cs="Times New Roman"/>
          <w:sz w:val="24"/>
          <w:szCs w:val="24"/>
        </w:rPr>
      </w:pPr>
      <w:bookmarkStart w:id="605" w:name="ref-currey1974mechanical"/>
      <w:bookmarkEnd w:id="604"/>
      <w:r w:rsidRPr="00C7101B">
        <w:rPr>
          <w:rFonts w:ascii="Times New Roman" w:hAnsi="Times New Roman" w:cs="Times New Roman"/>
          <w:b/>
          <w:sz w:val="24"/>
          <w:szCs w:val="24"/>
        </w:rPr>
        <w:t>Currey, J. and J. Taylor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1974</w:t>
      </w:r>
      <w:r w:rsidRPr="00C7101B">
        <w:rPr>
          <w:rFonts w:ascii="Times New Roman" w:hAnsi="Times New Roman" w:cs="Times New Roman"/>
          <w:sz w:val="24"/>
          <w:szCs w:val="24"/>
        </w:rPr>
        <w:t xml:space="preserve">. The mechanical behaviour of some molluscan hard tissues. </w:t>
      </w:r>
      <w:r w:rsidRPr="00C7101B">
        <w:rPr>
          <w:rFonts w:ascii="Times New Roman" w:hAnsi="Times New Roman" w:cs="Times New Roman"/>
          <w:i/>
          <w:sz w:val="24"/>
          <w:szCs w:val="24"/>
        </w:rPr>
        <w:t>Journal of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173</w:t>
      </w:r>
      <w:r w:rsidRPr="00C7101B">
        <w:rPr>
          <w:rFonts w:ascii="Times New Roman" w:hAnsi="Times New Roman" w:cs="Times New Roman"/>
          <w:sz w:val="24"/>
          <w:szCs w:val="24"/>
        </w:rPr>
        <w:t>: 395–406. Wiley Online Library.</w:t>
      </w:r>
    </w:p>
    <w:p w14:paraId="7AD59C0F" w14:textId="77777777" w:rsidR="00620EA6" w:rsidRPr="00C7101B" w:rsidRDefault="00620EA6" w:rsidP="00C7101B">
      <w:pPr>
        <w:spacing w:line="360" w:lineRule="auto"/>
        <w:rPr>
          <w:rFonts w:ascii="Times New Roman" w:hAnsi="Times New Roman" w:cs="Times New Roman"/>
          <w:sz w:val="24"/>
          <w:szCs w:val="24"/>
        </w:rPr>
      </w:pPr>
      <w:bookmarkStart w:id="606" w:name="ref-derjugin1915fauna"/>
      <w:bookmarkEnd w:id="605"/>
      <w:r w:rsidRPr="00C7101B">
        <w:rPr>
          <w:rFonts w:ascii="Times New Roman" w:hAnsi="Times New Roman" w:cs="Times New Roman"/>
          <w:b/>
          <w:sz w:val="24"/>
          <w:szCs w:val="24"/>
        </w:rPr>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1915</w:t>
      </w:r>
      <w:r w:rsidRPr="00C7101B">
        <w:rPr>
          <w:rFonts w:ascii="Times New Roman" w:hAnsi="Times New Roman" w:cs="Times New Roman"/>
          <w:sz w:val="24"/>
          <w:szCs w:val="24"/>
        </w:rPr>
        <w:t xml:space="preserve">. Fauna of the Kola Bay and conditions of its existence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Mémoires de l’Académie Impériale des Sciences, ser. 8, classe physico-mathématique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34</w:t>
      </w:r>
      <w:r w:rsidRPr="00C7101B">
        <w:rPr>
          <w:rFonts w:ascii="Times New Roman" w:hAnsi="Times New Roman" w:cs="Times New Roman"/>
          <w:sz w:val="24"/>
          <w:szCs w:val="24"/>
        </w:rPr>
        <w:t>: 1–929.</w:t>
      </w:r>
    </w:p>
    <w:p w14:paraId="6FD0D59F" w14:textId="77777777" w:rsidR="00620EA6" w:rsidRPr="00C7101B" w:rsidRDefault="00620EA6" w:rsidP="00C7101B">
      <w:pPr>
        <w:spacing w:line="360" w:lineRule="auto"/>
        <w:rPr>
          <w:rFonts w:ascii="Times New Roman" w:hAnsi="Times New Roman" w:cs="Times New Roman"/>
          <w:sz w:val="24"/>
          <w:szCs w:val="24"/>
        </w:rPr>
      </w:pPr>
      <w:bookmarkStart w:id="607" w:name="ref-derjugin1928fauna"/>
      <w:bookmarkEnd w:id="606"/>
      <w:r w:rsidRPr="00C7101B">
        <w:rPr>
          <w:rFonts w:ascii="Times New Roman" w:hAnsi="Times New Roman" w:cs="Times New Roman"/>
          <w:b/>
          <w:sz w:val="24"/>
          <w:szCs w:val="24"/>
        </w:rPr>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1928</w:t>
      </w:r>
      <w:r w:rsidRPr="00C7101B">
        <w:rPr>
          <w:rFonts w:ascii="Times New Roman" w:hAnsi="Times New Roman" w:cs="Times New Roman"/>
          <w:sz w:val="24"/>
          <w:szCs w:val="24"/>
        </w:rPr>
        <w:t xml:space="preserve">. Fauna of the White Sea and the environmental conditions of its existence (in Russian). </w:t>
      </w:r>
      <w:r w:rsidRPr="00C7101B">
        <w:rPr>
          <w:rFonts w:ascii="Times New Roman" w:hAnsi="Times New Roman" w:cs="Times New Roman"/>
          <w:i/>
          <w:sz w:val="24"/>
          <w:szCs w:val="24"/>
        </w:rPr>
        <w:t>Explorations of the Fauna of the Seas of the USSR, Leningrad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78</w:t>
      </w:r>
      <w:r w:rsidRPr="00C7101B">
        <w:rPr>
          <w:rFonts w:ascii="Times New Roman" w:hAnsi="Times New Roman" w:cs="Times New Roman"/>
          <w:sz w:val="24"/>
          <w:szCs w:val="24"/>
        </w:rPr>
        <w:t>: 512.</w:t>
      </w:r>
    </w:p>
    <w:p w14:paraId="39A01D70" w14:textId="77777777" w:rsidR="00620EA6" w:rsidRPr="00C7101B" w:rsidRDefault="00620EA6" w:rsidP="00C7101B">
      <w:pPr>
        <w:spacing w:line="360" w:lineRule="auto"/>
        <w:rPr>
          <w:rFonts w:ascii="Times New Roman" w:hAnsi="Times New Roman" w:cs="Times New Roman"/>
          <w:sz w:val="24"/>
          <w:szCs w:val="24"/>
        </w:rPr>
      </w:pPr>
      <w:bookmarkStart w:id="608" w:name="ref-der2020unveiling"/>
      <w:bookmarkEnd w:id="607"/>
      <w:r w:rsidRPr="009620DF">
        <w:rPr>
          <w:rFonts w:ascii="Times New Roman" w:hAnsi="Times New Roman" w:cs="Times New Roman"/>
          <w:b/>
          <w:sz w:val="24"/>
          <w:szCs w:val="24"/>
          <w:lang w:val="sv-SE"/>
        </w:rPr>
        <w:t>Der Sarkissian, C., P. Möller, C. Hofman, P. Ilsøe, T. Rick, T. Schiøtte, M. Vinther Sørensen, L. Dalén and L. Orlando</w:t>
      </w:r>
      <w:r w:rsidRPr="009620DF">
        <w:rPr>
          <w:rFonts w:ascii="Times New Roman" w:hAnsi="Times New Roman" w:cs="Times New Roman"/>
          <w:sz w:val="24"/>
          <w:szCs w:val="24"/>
          <w:lang w:val="sv-SE"/>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Unveiling the ecological applications of ancient DNA from mollusk shells. </w:t>
      </w:r>
      <w:r w:rsidRPr="00C7101B">
        <w:rPr>
          <w:rFonts w:ascii="Times New Roman" w:hAnsi="Times New Roman" w:cs="Times New Roman"/>
          <w:i/>
          <w:sz w:val="24"/>
          <w:szCs w:val="24"/>
        </w:rPr>
        <w:t>Frontiers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1–21. Frontiers.</w:t>
      </w:r>
    </w:p>
    <w:p w14:paraId="4E962216" w14:textId="77777777" w:rsidR="00620EA6" w:rsidRPr="00C7101B" w:rsidRDefault="00620EA6" w:rsidP="00C7101B">
      <w:pPr>
        <w:spacing w:line="360" w:lineRule="auto"/>
        <w:rPr>
          <w:rFonts w:ascii="Times New Roman" w:hAnsi="Times New Roman" w:cs="Times New Roman"/>
          <w:sz w:val="24"/>
          <w:szCs w:val="24"/>
        </w:rPr>
      </w:pPr>
      <w:bookmarkStart w:id="609" w:name="ref-dias2009mytilus"/>
      <w:bookmarkEnd w:id="608"/>
      <w:r w:rsidRPr="00C7101B">
        <w:rPr>
          <w:rFonts w:ascii="Times New Roman" w:hAnsi="Times New Roman" w:cs="Times New Roman"/>
          <w:b/>
          <w:sz w:val="24"/>
          <w:szCs w:val="24"/>
        </w:rPr>
        <w:t>Dias, P., M. Bland, A. Shanks, A. Beaumont, S. Piertney, I.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under rope culture in Scotland: Implications for management. </w:t>
      </w:r>
      <w:r w:rsidRPr="00C7101B">
        <w:rPr>
          <w:rFonts w:ascii="Times New Roman" w:hAnsi="Times New Roman" w:cs="Times New Roman"/>
          <w:i/>
          <w:sz w:val="24"/>
          <w:szCs w:val="24"/>
        </w:rPr>
        <w:t>Aquaculture international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w:t>
      </w:r>
      <w:r w:rsidRPr="00C7101B">
        <w:rPr>
          <w:rFonts w:ascii="Times New Roman" w:hAnsi="Times New Roman" w:cs="Times New Roman"/>
          <w:sz w:val="24"/>
          <w:szCs w:val="24"/>
        </w:rPr>
        <w:t>: 437–448. Springer.</w:t>
      </w:r>
    </w:p>
    <w:p w14:paraId="70A67C02" w14:textId="77777777" w:rsidR="00620EA6" w:rsidRPr="00C7101B" w:rsidRDefault="00620EA6" w:rsidP="00C7101B">
      <w:pPr>
        <w:spacing w:line="360" w:lineRule="auto"/>
        <w:rPr>
          <w:rFonts w:ascii="Times New Roman" w:hAnsi="Times New Roman" w:cs="Times New Roman"/>
          <w:sz w:val="24"/>
          <w:szCs w:val="24"/>
        </w:rPr>
      </w:pPr>
      <w:bookmarkStart w:id="610" w:name="ref-dias2011survey"/>
      <w:bookmarkEnd w:id="609"/>
      <w:r w:rsidRPr="00C7101B">
        <w:rPr>
          <w:rFonts w:ascii="Times New Roman" w:hAnsi="Times New Roman" w:cs="Times New Roman"/>
          <w:b/>
          <w:sz w:val="24"/>
          <w:szCs w:val="24"/>
        </w:rPr>
        <w:t>Dias, P. J., S. B. Piertney, M. Snow and I. M. Davies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Survey and management of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in scotland. </w:t>
      </w:r>
      <w:r w:rsidRPr="00C7101B">
        <w:rPr>
          <w:rFonts w:ascii="Times New Roman" w:hAnsi="Times New Roman" w:cs="Times New Roman"/>
          <w:i/>
          <w:sz w:val="24"/>
          <w:szCs w:val="24"/>
        </w:rPr>
        <w:t>Hydrobiologia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670</w:t>
      </w:r>
      <w:r w:rsidRPr="00C7101B">
        <w:rPr>
          <w:rFonts w:ascii="Times New Roman" w:hAnsi="Times New Roman" w:cs="Times New Roman"/>
          <w:sz w:val="24"/>
          <w:szCs w:val="24"/>
        </w:rPr>
        <w:t>: 127. Springer.</w:t>
      </w:r>
    </w:p>
    <w:p w14:paraId="3DF046A6" w14:textId="77777777" w:rsidR="00620EA6" w:rsidRPr="00C7101B" w:rsidRDefault="00620EA6" w:rsidP="00C7101B">
      <w:pPr>
        <w:spacing w:line="360" w:lineRule="auto"/>
        <w:rPr>
          <w:rFonts w:ascii="Times New Roman" w:hAnsi="Times New Roman" w:cs="Times New Roman"/>
          <w:sz w:val="24"/>
          <w:szCs w:val="24"/>
        </w:rPr>
      </w:pPr>
      <w:bookmarkStart w:id="611" w:name="ref-duarte2020dense"/>
      <w:bookmarkEnd w:id="610"/>
      <w:r w:rsidRPr="00C7101B">
        <w:rPr>
          <w:rFonts w:ascii="Times New Roman" w:hAnsi="Times New Roman" w:cs="Times New Roman"/>
          <w:b/>
          <w:sz w:val="24"/>
          <w:szCs w:val="24"/>
        </w:rPr>
        <w:t>Duarte, C. M., A. B. Rodriguez-Navarro, A. Delgado-Huertas and D. Krause-Jensen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Dense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sidRPr="00C7101B">
        <w:rPr>
          <w:rFonts w:ascii="Times New Roman" w:hAnsi="Times New Roman" w:cs="Times New Roman"/>
          <w:sz w:val="24"/>
          <w:szCs w:val="24"/>
        </w:rPr>
        <w:t xml:space="preserve"> shores: Resistance to corrosive waters under high food supply. </w:t>
      </w:r>
      <w:r w:rsidRPr="00C7101B">
        <w:rPr>
          <w:rFonts w:ascii="Times New Roman" w:hAnsi="Times New Roman" w:cs="Times New Roman"/>
          <w:i/>
          <w:sz w:val="24"/>
          <w:szCs w:val="24"/>
        </w:rPr>
        <w:t>Estuaries and Coasts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43</w:t>
      </w:r>
      <w:r w:rsidRPr="00C7101B">
        <w:rPr>
          <w:rFonts w:ascii="Times New Roman" w:hAnsi="Times New Roman" w:cs="Times New Roman"/>
          <w:sz w:val="24"/>
          <w:szCs w:val="24"/>
        </w:rPr>
        <w:t>: 387–395. Springer.</w:t>
      </w:r>
    </w:p>
    <w:p w14:paraId="45D313C3" w14:textId="77777777" w:rsidR="00620EA6" w:rsidRPr="00C7101B" w:rsidRDefault="00620EA6" w:rsidP="00C7101B">
      <w:pPr>
        <w:spacing w:line="360" w:lineRule="auto"/>
        <w:rPr>
          <w:rFonts w:ascii="Times New Roman" w:hAnsi="Times New Roman" w:cs="Times New Roman"/>
          <w:sz w:val="24"/>
          <w:szCs w:val="24"/>
        </w:rPr>
      </w:pPr>
      <w:bookmarkStart w:id="612" w:name="ref-FAO202"/>
      <w:bookmarkEnd w:id="611"/>
      <w:r w:rsidRPr="00C7101B">
        <w:rPr>
          <w:rFonts w:ascii="Times New Roman" w:hAnsi="Times New Roman" w:cs="Times New Roman"/>
          <w:b/>
          <w:sz w:val="24"/>
          <w:szCs w:val="24"/>
        </w:rPr>
        <w:t>FAO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Fisheries and aquaculture software. FishStatJ — software for fishery statistical time series</w:t>
      </w:r>
      <w:r w:rsidRPr="00C7101B">
        <w:rPr>
          <w:rFonts w:ascii="Times New Roman" w:hAnsi="Times New Roman" w:cs="Times New Roman"/>
          <w:sz w:val="24"/>
          <w:szCs w:val="24"/>
        </w:rPr>
        <w:t>. Rome. Italy.</w:t>
      </w:r>
    </w:p>
    <w:p w14:paraId="4DAA084A" w14:textId="77777777" w:rsidR="00620EA6" w:rsidRPr="00C7101B" w:rsidRDefault="00620EA6" w:rsidP="00C7101B">
      <w:pPr>
        <w:spacing w:line="360" w:lineRule="auto"/>
        <w:rPr>
          <w:rFonts w:ascii="Times New Roman" w:hAnsi="Times New Roman" w:cs="Times New Roman"/>
          <w:sz w:val="24"/>
          <w:szCs w:val="24"/>
        </w:rPr>
      </w:pPr>
      <w:bookmarkStart w:id="613" w:name="ref-fitzpatrick2015hybridization"/>
      <w:bookmarkEnd w:id="612"/>
      <w:r w:rsidRPr="00C7101B">
        <w:rPr>
          <w:rFonts w:ascii="Times New Roman" w:hAnsi="Times New Roman" w:cs="Times New Roman"/>
          <w:b/>
          <w:sz w:val="24"/>
          <w:szCs w:val="24"/>
        </w:rPr>
        <w:t>Fitzpatrick, B. M., M. E. Ryan, J. R. Johnson, J. Corush and E. T. Carter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Hybridization and the species problem in conservation. </w:t>
      </w:r>
      <w:r w:rsidRPr="00C7101B">
        <w:rPr>
          <w:rFonts w:ascii="Times New Roman" w:hAnsi="Times New Roman" w:cs="Times New Roman"/>
          <w:i/>
          <w:sz w:val="24"/>
          <w:szCs w:val="24"/>
        </w:rPr>
        <w:t>Current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61</w:t>
      </w:r>
      <w:r w:rsidRPr="00C7101B">
        <w:rPr>
          <w:rFonts w:ascii="Times New Roman" w:hAnsi="Times New Roman" w:cs="Times New Roman"/>
          <w:sz w:val="24"/>
          <w:szCs w:val="24"/>
        </w:rPr>
        <w:t>: 206–216. Oxford University Press Oxford, UK.</w:t>
      </w:r>
    </w:p>
    <w:p w14:paraId="0F0CE0AB" w14:textId="77777777" w:rsidR="00620EA6" w:rsidRPr="00C7101B" w:rsidRDefault="00620EA6" w:rsidP="00C7101B">
      <w:pPr>
        <w:spacing w:line="360" w:lineRule="auto"/>
        <w:rPr>
          <w:rFonts w:ascii="Times New Roman" w:hAnsi="Times New Roman" w:cs="Times New Roman"/>
          <w:sz w:val="24"/>
          <w:szCs w:val="24"/>
        </w:rPr>
      </w:pPr>
      <w:bookmarkStart w:id="614" w:name="ref-fraisse2016local"/>
      <w:bookmarkEnd w:id="613"/>
      <w:r w:rsidRPr="00C7101B">
        <w:rPr>
          <w:rFonts w:ascii="Times New Roman" w:hAnsi="Times New Roman" w:cs="Times New Roman"/>
          <w:b/>
          <w:sz w:val="24"/>
          <w:szCs w:val="24"/>
        </w:rPr>
        <w:t>Fraïsse, C., K. Belkhir,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Local interspecies introgression is the main cause of extreme levels of intraspecific differentiation in mussels.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269–286. Wiley Online Library.</w:t>
      </w:r>
    </w:p>
    <w:p w14:paraId="7C13B52B" w14:textId="77777777" w:rsidR="00620EA6" w:rsidRPr="00C7101B" w:rsidRDefault="00620EA6" w:rsidP="00C7101B">
      <w:pPr>
        <w:spacing w:line="360" w:lineRule="auto"/>
        <w:rPr>
          <w:rFonts w:ascii="Times New Roman" w:hAnsi="Times New Roman" w:cs="Times New Roman"/>
          <w:sz w:val="24"/>
          <w:szCs w:val="24"/>
        </w:rPr>
      </w:pPr>
      <w:bookmarkStart w:id="615" w:name="ref-geist2008use"/>
      <w:bookmarkEnd w:id="614"/>
      <w:r w:rsidRPr="00C7101B">
        <w:rPr>
          <w:rFonts w:ascii="Times New Roman" w:hAnsi="Times New Roman" w:cs="Times New Roman"/>
          <w:b/>
          <w:sz w:val="24"/>
          <w:szCs w:val="24"/>
        </w:rPr>
        <w:t>Geist, J., H. Wunderlich and R. Kuehn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Use of mollusc shells for DNA-based molecular analyses. </w:t>
      </w:r>
      <w:r w:rsidRPr="00C7101B">
        <w:rPr>
          <w:rFonts w:ascii="Times New Roman" w:hAnsi="Times New Roman" w:cs="Times New Roman"/>
          <w:i/>
          <w:sz w:val="24"/>
          <w:szCs w:val="24"/>
        </w:rPr>
        <w:t>Journal of Molluscan Studies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74</w:t>
      </w:r>
      <w:r w:rsidRPr="00C7101B">
        <w:rPr>
          <w:rFonts w:ascii="Times New Roman" w:hAnsi="Times New Roman" w:cs="Times New Roman"/>
          <w:sz w:val="24"/>
          <w:szCs w:val="24"/>
        </w:rPr>
        <w:t>: 337–343. Oxford University Press.</w:t>
      </w:r>
    </w:p>
    <w:p w14:paraId="1B1A238A" w14:textId="77777777" w:rsidR="00620EA6" w:rsidRPr="00C7101B" w:rsidRDefault="00620EA6" w:rsidP="00C7101B">
      <w:pPr>
        <w:spacing w:line="360" w:lineRule="auto"/>
        <w:rPr>
          <w:rFonts w:ascii="Times New Roman" w:hAnsi="Times New Roman" w:cs="Times New Roman"/>
          <w:sz w:val="24"/>
          <w:szCs w:val="24"/>
        </w:rPr>
      </w:pPr>
      <w:bookmarkStart w:id="616" w:name="ref-innes1999morphological"/>
      <w:bookmarkEnd w:id="615"/>
      <w:r w:rsidRPr="00C7101B">
        <w:rPr>
          <w:rFonts w:ascii="Times New Roman" w:hAnsi="Times New Roman" w:cs="Times New Roman"/>
          <w:b/>
          <w:sz w:val="24"/>
          <w:szCs w:val="24"/>
        </w:rPr>
        <w:t>Innes, D. and J. Bates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1999</w:t>
      </w:r>
      <w:r w:rsidRPr="00C7101B">
        <w:rPr>
          <w:rFonts w:ascii="Times New Roman" w:hAnsi="Times New Roman" w:cs="Times New Roman"/>
          <w:sz w:val="24"/>
          <w:szCs w:val="24"/>
        </w:rPr>
        <w:t xml:space="preserve">. Morphological variation of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133</w:t>
      </w:r>
      <w:r w:rsidRPr="00C7101B">
        <w:rPr>
          <w:rFonts w:ascii="Times New Roman" w:hAnsi="Times New Roman" w:cs="Times New Roman"/>
          <w:sz w:val="24"/>
          <w:szCs w:val="24"/>
        </w:rPr>
        <w:t>: 691–699. Springer.</w:t>
      </w:r>
    </w:p>
    <w:p w14:paraId="54D234C8" w14:textId="77777777" w:rsidR="00620EA6" w:rsidRPr="00C7101B" w:rsidRDefault="00620EA6" w:rsidP="00C7101B">
      <w:pPr>
        <w:spacing w:line="360" w:lineRule="auto"/>
        <w:rPr>
          <w:rFonts w:ascii="Times New Roman" w:hAnsi="Times New Roman" w:cs="Times New Roman"/>
          <w:sz w:val="24"/>
          <w:szCs w:val="24"/>
        </w:rPr>
      </w:pPr>
      <w:bookmarkStart w:id="617" w:name="ref-katolikova2016genetic"/>
      <w:bookmarkEnd w:id="616"/>
      <w:r w:rsidRPr="00C7101B">
        <w:rPr>
          <w:rFonts w:ascii="Times New Roman" w:hAnsi="Times New Roman" w:cs="Times New Roman"/>
          <w:b/>
          <w:sz w:val="24"/>
          <w:szCs w:val="24"/>
        </w:rPr>
        <w:t>Katolikova, M., V. Khaitov, R. Väinölä, M. Gantsevich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Genetic, ecological and morphological distinctness of the blue mussels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l. In the White Sea.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Public Library of Science.</w:t>
      </w:r>
    </w:p>
    <w:p w14:paraId="1F3FB9B8" w14:textId="77777777" w:rsidR="00620EA6" w:rsidRPr="00C7101B" w:rsidRDefault="00620EA6" w:rsidP="00C7101B">
      <w:pPr>
        <w:spacing w:line="360" w:lineRule="auto"/>
        <w:rPr>
          <w:rFonts w:ascii="Times New Roman" w:hAnsi="Times New Roman" w:cs="Times New Roman"/>
          <w:sz w:val="24"/>
          <w:szCs w:val="24"/>
        </w:rPr>
      </w:pPr>
      <w:bookmarkStart w:id="618" w:name="ref-khaitov2018discriminating"/>
      <w:bookmarkEnd w:id="617"/>
      <w:r w:rsidRPr="00C7101B">
        <w:rPr>
          <w:rFonts w:ascii="Times New Roman" w:hAnsi="Times New Roman" w:cs="Times New Roman"/>
          <w:b/>
          <w:sz w:val="24"/>
          <w:szCs w:val="24"/>
        </w:rPr>
        <w:t>Khaitov, V., A. Makarycheva, M. Gantsevich, N. Lentsman, M. Skazina, A. Gagarina, M. Katolikova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Discriminating eaters: Sea stars </w:t>
      </w:r>
      <w:r w:rsidRPr="00C7101B">
        <w:rPr>
          <w:rFonts w:ascii="Times New Roman" w:hAnsi="Times New Roman" w:cs="Times New Roman"/>
          <w:i/>
          <w:sz w:val="24"/>
          <w:szCs w:val="24"/>
        </w:rPr>
        <w:t>Asterias rubens</w:t>
      </w:r>
      <w:r w:rsidRPr="00C7101B">
        <w:rPr>
          <w:rFonts w:ascii="Times New Roman" w:hAnsi="Times New Roman" w:cs="Times New Roman"/>
          <w:sz w:val="24"/>
          <w:szCs w:val="24"/>
        </w:rPr>
        <w:t xml:space="preserve"> l. Feed preferably on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in mixed stocks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Mytilus edulis l. </w:t>
      </w:r>
      <w:r w:rsidRPr="00C7101B">
        <w:rPr>
          <w:rFonts w:ascii="Times New Roman" w:hAnsi="Times New Roman" w:cs="Times New Roman"/>
          <w:i/>
          <w:sz w:val="24"/>
          <w:szCs w:val="24"/>
        </w:rPr>
        <w:t>The Biological Bulletin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234</w:t>
      </w:r>
      <w:r w:rsidRPr="00C7101B">
        <w:rPr>
          <w:rFonts w:ascii="Times New Roman" w:hAnsi="Times New Roman" w:cs="Times New Roman"/>
          <w:sz w:val="24"/>
          <w:szCs w:val="24"/>
        </w:rPr>
        <w:t>: 85–95. University of Chicago Press Chicago, IL.</w:t>
      </w:r>
    </w:p>
    <w:p w14:paraId="6AC4923F" w14:textId="77777777" w:rsidR="00620EA6" w:rsidRPr="00C7101B" w:rsidRDefault="00620EA6" w:rsidP="00C7101B">
      <w:pPr>
        <w:spacing w:line="360" w:lineRule="auto"/>
        <w:rPr>
          <w:rFonts w:ascii="Times New Roman" w:hAnsi="Times New Roman" w:cs="Times New Roman"/>
          <w:sz w:val="24"/>
          <w:szCs w:val="24"/>
        </w:rPr>
      </w:pPr>
      <w:bookmarkStart w:id="619" w:name="ref-kingston2018linking"/>
      <w:bookmarkEnd w:id="618"/>
      <w:r w:rsidRPr="00C7101B">
        <w:rPr>
          <w:rFonts w:ascii="Times New Roman" w:hAnsi="Times New Roman" w:cs="Times New Roman"/>
          <w:b/>
          <w:sz w:val="24"/>
          <w:szCs w:val="24"/>
        </w:rPr>
        <w:t>Kingston, S., P. Martino, M. Melendy, F. Reed and D. Carlon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sidRPr="00C7101B">
        <w:rPr>
          <w:rFonts w:ascii="Times New Roman" w:hAnsi="Times New Roman" w:cs="Times New Roman"/>
          <w:i/>
          <w:sz w:val="24"/>
          <w:szCs w:val="24"/>
        </w:rPr>
        <w:t>Journal of evolutionary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31</w:t>
      </w:r>
      <w:r w:rsidRPr="00C7101B">
        <w:rPr>
          <w:rFonts w:ascii="Times New Roman" w:hAnsi="Times New Roman" w:cs="Times New Roman"/>
          <w:sz w:val="24"/>
          <w:szCs w:val="24"/>
        </w:rPr>
        <w:t>: 346–361. Wiley Online Library.</w:t>
      </w:r>
    </w:p>
    <w:p w14:paraId="122B62E4" w14:textId="77777777" w:rsidR="00620EA6" w:rsidRPr="00C7101B" w:rsidRDefault="00620EA6" w:rsidP="00C7101B">
      <w:pPr>
        <w:spacing w:line="360" w:lineRule="auto"/>
        <w:rPr>
          <w:rFonts w:ascii="Times New Roman" w:hAnsi="Times New Roman" w:cs="Times New Roman"/>
          <w:sz w:val="24"/>
          <w:szCs w:val="24"/>
        </w:rPr>
      </w:pPr>
      <w:bookmarkStart w:id="620" w:name="ref-larrain2019comparison"/>
      <w:bookmarkEnd w:id="619"/>
      <w:r w:rsidRPr="00C7101B">
        <w:rPr>
          <w:rFonts w:ascii="Times New Roman" w:hAnsi="Times New Roman" w:cs="Times New Roman"/>
          <w:b/>
          <w:sz w:val="24"/>
          <w:szCs w:val="24"/>
        </w:rPr>
        <w:t>Larraín, M. A., P. González, C. Pérez and C. Araneda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Comparison between single and multi-locus approaches for specimen identification in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mussels.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9</w:t>
      </w:r>
      <w:r w:rsidRPr="00C7101B">
        <w:rPr>
          <w:rFonts w:ascii="Times New Roman" w:hAnsi="Times New Roman" w:cs="Times New Roman"/>
          <w:sz w:val="24"/>
          <w:szCs w:val="24"/>
        </w:rPr>
        <w:t>: 1–13. Nature Publishing Group.</w:t>
      </w:r>
    </w:p>
    <w:p w14:paraId="257D7CCD" w14:textId="77777777" w:rsidR="00620EA6" w:rsidRPr="00C7101B" w:rsidRDefault="00620EA6" w:rsidP="00C7101B">
      <w:pPr>
        <w:spacing w:line="360" w:lineRule="auto"/>
        <w:rPr>
          <w:rFonts w:ascii="Times New Roman" w:hAnsi="Times New Roman" w:cs="Times New Roman"/>
          <w:sz w:val="24"/>
          <w:szCs w:val="24"/>
        </w:rPr>
      </w:pPr>
      <w:bookmarkStart w:id="621" w:name="ref-leeflang2009diagnostic"/>
      <w:bookmarkEnd w:id="620"/>
      <w:r w:rsidRPr="00C7101B">
        <w:rPr>
          <w:rFonts w:ascii="Times New Roman" w:hAnsi="Times New Roman" w:cs="Times New Roman"/>
          <w:b/>
          <w:sz w:val="24"/>
          <w:szCs w:val="24"/>
        </w:rPr>
        <w:t>Leeflang, M. M., P. M. Bossuyt and L. Irwig</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Diagnostic test accuracy may vary with prevalence: Implications for evidence-based diagnosis. </w:t>
      </w:r>
      <w:r w:rsidRPr="00C7101B">
        <w:rPr>
          <w:rFonts w:ascii="Times New Roman" w:hAnsi="Times New Roman" w:cs="Times New Roman"/>
          <w:i/>
          <w:sz w:val="24"/>
          <w:szCs w:val="24"/>
        </w:rPr>
        <w:t>Journal of clinical epidemiology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62</w:t>
      </w:r>
      <w:r w:rsidRPr="00C7101B">
        <w:rPr>
          <w:rFonts w:ascii="Times New Roman" w:hAnsi="Times New Roman" w:cs="Times New Roman"/>
          <w:sz w:val="24"/>
          <w:szCs w:val="24"/>
        </w:rPr>
        <w:t>: 5–12. Elsevier.</w:t>
      </w:r>
    </w:p>
    <w:p w14:paraId="5A29923F" w14:textId="77777777" w:rsidR="00620EA6" w:rsidRPr="00C7101B" w:rsidRDefault="00620EA6" w:rsidP="00C7101B">
      <w:pPr>
        <w:spacing w:line="360" w:lineRule="auto"/>
        <w:rPr>
          <w:rFonts w:ascii="Times New Roman" w:hAnsi="Times New Roman" w:cs="Times New Roman"/>
          <w:sz w:val="24"/>
          <w:szCs w:val="24"/>
        </w:rPr>
      </w:pPr>
      <w:bookmarkStart w:id="622" w:name="ref-leeflang2013variation"/>
      <w:bookmarkEnd w:id="621"/>
      <w:r w:rsidRPr="00C7101B">
        <w:rPr>
          <w:rFonts w:ascii="Times New Roman" w:hAnsi="Times New Roman" w:cs="Times New Roman"/>
          <w:b/>
          <w:sz w:val="24"/>
          <w:szCs w:val="24"/>
        </w:rPr>
        <w:t>Leeflang, M. M., A. W. Rutjes, J. B. Reitsma, L. Hooft and P. M. Bossuyt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Variation of a test’s sensitivity and specificity with disease prevalence. </w:t>
      </w:r>
      <w:r w:rsidRPr="00C7101B">
        <w:rPr>
          <w:rFonts w:ascii="Times New Roman" w:hAnsi="Times New Roman" w:cs="Times New Roman"/>
          <w:i/>
          <w:sz w:val="24"/>
          <w:szCs w:val="24"/>
        </w:rPr>
        <w:t>Cmaj</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185</w:t>
      </w:r>
      <w:r w:rsidRPr="00C7101B">
        <w:rPr>
          <w:rFonts w:ascii="Times New Roman" w:hAnsi="Times New Roman" w:cs="Times New Roman"/>
          <w:sz w:val="24"/>
          <w:szCs w:val="24"/>
        </w:rPr>
        <w:t>: E537–E544. Can Med Assoc.</w:t>
      </w:r>
    </w:p>
    <w:p w14:paraId="07DC698F" w14:textId="77777777" w:rsidR="00620EA6" w:rsidRPr="00C7101B" w:rsidRDefault="00620EA6" w:rsidP="00C7101B">
      <w:pPr>
        <w:spacing w:line="360" w:lineRule="auto"/>
        <w:rPr>
          <w:rFonts w:ascii="Times New Roman" w:hAnsi="Times New Roman" w:cs="Times New Roman"/>
          <w:sz w:val="24"/>
          <w:szCs w:val="24"/>
        </w:rPr>
      </w:pPr>
      <w:bookmarkStart w:id="623" w:name="ref-lobel1990recent"/>
      <w:bookmarkEnd w:id="622"/>
      <w:r w:rsidRPr="00C7101B">
        <w:rPr>
          <w:rFonts w:ascii="Times New Roman" w:hAnsi="Times New Roman" w:cs="Times New Roman"/>
          <w:b/>
          <w:sz w:val="24"/>
          <w:szCs w:val="24"/>
        </w:rPr>
        <w:t>Lobel, P., S. Belkhode, S. Jackson and H. Longerich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1990</w:t>
      </w:r>
      <w:r w:rsidRPr="00C7101B">
        <w:rPr>
          <w:rFonts w:ascii="Times New Roman" w:hAnsi="Times New Roman" w:cs="Times New Roman"/>
          <w:sz w:val="24"/>
          <w:szCs w:val="24"/>
        </w:rPr>
        <w:t xml:space="preserve">. Recent taxonomic discoveries concerning the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Implications for biomonitoring. </w:t>
      </w:r>
      <w:r w:rsidRPr="00C7101B">
        <w:rPr>
          <w:rFonts w:ascii="Times New Roman" w:hAnsi="Times New Roman" w:cs="Times New Roman"/>
          <w:i/>
          <w:sz w:val="24"/>
          <w:szCs w:val="24"/>
        </w:rPr>
        <w:t>Archives of Environmental Contamination and Toxicology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w:t>
      </w:r>
      <w:r w:rsidRPr="00C7101B">
        <w:rPr>
          <w:rFonts w:ascii="Times New Roman" w:hAnsi="Times New Roman" w:cs="Times New Roman"/>
          <w:sz w:val="24"/>
          <w:szCs w:val="24"/>
        </w:rPr>
        <w:t>: 508–512. Springer.</w:t>
      </w:r>
    </w:p>
    <w:p w14:paraId="2DCA514A" w14:textId="77777777" w:rsidR="00620EA6" w:rsidRPr="00C7101B" w:rsidRDefault="00620EA6" w:rsidP="00C7101B">
      <w:pPr>
        <w:spacing w:line="360" w:lineRule="auto"/>
        <w:rPr>
          <w:rFonts w:ascii="Times New Roman" w:hAnsi="Times New Roman" w:cs="Times New Roman"/>
          <w:sz w:val="24"/>
          <w:szCs w:val="24"/>
        </w:rPr>
      </w:pPr>
      <w:bookmarkStart w:id="624" w:name="ref-mallet1995comparative"/>
      <w:bookmarkEnd w:id="623"/>
      <w:r w:rsidRPr="00C7101B">
        <w:rPr>
          <w:rFonts w:ascii="Times New Roman" w:hAnsi="Times New Roman" w:cs="Times New Roman"/>
          <w:b/>
          <w:sz w:val="24"/>
          <w:szCs w:val="24"/>
        </w:rPr>
        <w:t>Mallet, A. L. and C. E. Carver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Comparative growth and survival patterns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in Atlantic Canada. </w:t>
      </w:r>
      <w:r w:rsidRPr="00C7101B">
        <w:rPr>
          <w:rFonts w:ascii="Times New Roman" w:hAnsi="Times New Roman" w:cs="Times New Roman"/>
          <w:i/>
          <w:sz w:val="24"/>
          <w:szCs w:val="24"/>
        </w:rPr>
        <w:t>Canadian Journal of Fisheries and Aquatic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52</w:t>
      </w:r>
      <w:r w:rsidRPr="00C7101B">
        <w:rPr>
          <w:rFonts w:ascii="Times New Roman" w:hAnsi="Times New Roman" w:cs="Times New Roman"/>
          <w:sz w:val="24"/>
          <w:szCs w:val="24"/>
        </w:rPr>
        <w:t>: 1873–1880. NRC Research Press.</w:t>
      </w:r>
    </w:p>
    <w:p w14:paraId="459D6284" w14:textId="77777777" w:rsidR="00620EA6" w:rsidRPr="00C7101B" w:rsidRDefault="00620EA6" w:rsidP="00C7101B">
      <w:pPr>
        <w:spacing w:line="360" w:lineRule="auto"/>
        <w:rPr>
          <w:rFonts w:ascii="Times New Roman" w:hAnsi="Times New Roman" w:cs="Times New Roman"/>
          <w:sz w:val="24"/>
          <w:szCs w:val="24"/>
        </w:rPr>
      </w:pPr>
      <w:bookmarkStart w:id="625" w:name="ref-mangerud2018holocene"/>
      <w:bookmarkEnd w:id="624"/>
      <w:r w:rsidRPr="009620DF">
        <w:rPr>
          <w:rFonts w:ascii="Times New Roman" w:hAnsi="Times New Roman" w:cs="Times New Roman"/>
          <w:b/>
          <w:sz w:val="24"/>
          <w:szCs w:val="24"/>
          <w:lang w:val="sv-SE"/>
        </w:rPr>
        <w:t>Mangerud, J. and J. I. Svendsen</w:t>
      </w:r>
      <w:r w:rsidRPr="009620DF">
        <w:rPr>
          <w:rFonts w:ascii="Times New Roman" w:hAnsi="Times New Roman" w:cs="Times New Roman"/>
          <w:sz w:val="24"/>
          <w:szCs w:val="24"/>
          <w:lang w:val="sv-SE"/>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The holocene thermal maximum around Svalbard, Arctic North Atlantic: Molluscs show early and exceptional warmth. </w:t>
      </w:r>
      <w:r w:rsidRPr="00C7101B">
        <w:rPr>
          <w:rFonts w:ascii="Times New Roman" w:hAnsi="Times New Roman" w:cs="Times New Roman"/>
          <w:i/>
          <w:sz w:val="24"/>
          <w:szCs w:val="24"/>
        </w:rPr>
        <w:t>The Holocene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28</w:t>
      </w:r>
      <w:r w:rsidRPr="00C7101B">
        <w:rPr>
          <w:rFonts w:ascii="Times New Roman" w:hAnsi="Times New Roman" w:cs="Times New Roman"/>
          <w:sz w:val="24"/>
          <w:szCs w:val="24"/>
        </w:rPr>
        <w:t>: 65–83. SAGE Publications Sage UK: London, England.</w:t>
      </w:r>
    </w:p>
    <w:p w14:paraId="41D94B9A" w14:textId="77777777" w:rsidR="00620EA6" w:rsidRPr="00C7101B" w:rsidRDefault="00620EA6" w:rsidP="00C7101B">
      <w:pPr>
        <w:spacing w:line="360" w:lineRule="auto"/>
        <w:rPr>
          <w:rFonts w:ascii="Times New Roman" w:hAnsi="Times New Roman" w:cs="Times New Roman"/>
          <w:sz w:val="24"/>
          <w:szCs w:val="24"/>
        </w:rPr>
      </w:pPr>
      <w:bookmarkStart w:id="626" w:name="ref-martino2019blue"/>
      <w:bookmarkEnd w:id="625"/>
      <w:r w:rsidRPr="00C7101B">
        <w:rPr>
          <w:rFonts w:ascii="Times New Roman" w:hAnsi="Times New Roman" w:cs="Times New Roman"/>
          <w:b/>
          <w:sz w:val="24"/>
          <w:szCs w:val="24"/>
        </w:rPr>
        <w:t>Martino, P. A., D. B. Carlon and S. E. Kingston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Blue mussel (genus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transcriptome response to simulated climate change in the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38</w:t>
      </w:r>
      <w:r w:rsidRPr="00C7101B">
        <w:rPr>
          <w:rFonts w:ascii="Times New Roman" w:hAnsi="Times New Roman" w:cs="Times New Roman"/>
          <w:sz w:val="24"/>
          <w:szCs w:val="24"/>
        </w:rPr>
        <w:t>: 587–602. BioOne.</w:t>
      </w:r>
    </w:p>
    <w:p w14:paraId="48363121" w14:textId="77777777" w:rsidR="00620EA6" w:rsidRPr="00C7101B" w:rsidRDefault="00620EA6" w:rsidP="00C7101B">
      <w:pPr>
        <w:spacing w:line="360" w:lineRule="auto"/>
        <w:rPr>
          <w:rFonts w:ascii="Times New Roman" w:hAnsi="Times New Roman" w:cs="Times New Roman"/>
          <w:sz w:val="24"/>
          <w:szCs w:val="24"/>
        </w:rPr>
      </w:pPr>
      <w:bookmarkStart w:id="627" w:name="ref-mcdonald1991allozymes"/>
      <w:bookmarkEnd w:id="626"/>
      <w:r w:rsidRPr="00C7101B">
        <w:rPr>
          <w:rFonts w:ascii="Times New Roman" w:hAnsi="Times New Roman" w:cs="Times New Roman"/>
          <w:b/>
          <w:sz w:val="24"/>
          <w:szCs w:val="24"/>
        </w:rPr>
        <w:t>McDonald, J., R. Seed and R. Koehn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1991</w:t>
      </w:r>
      <w:r w:rsidRPr="00C7101B">
        <w:rPr>
          <w:rFonts w:ascii="Times New Roman" w:hAnsi="Times New Roman" w:cs="Times New Roman"/>
          <w:sz w:val="24"/>
          <w:szCs w:val="24"/>
        </w:rPr>
        <w:t xml:space="preserve">. Allozymes and morphometric characters of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in the northern and southern hemispheres.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111</w:t>
      </w:r>
      <w:r w:rsidRPr="00C7101B">
        <w:rPr>
          <w:rFonts w:ascii="Times New Roman" w:hAnsi="Times New Roman" w:cs="Times New Roman"/>
          <w:sz w:val="24"/>
          <w:szCs w:val="24"/>
        </w:rPr>
        <w:t>: 323–333. Springer.</w:t>
      </w:r>
    </w:p>
    <w:p w14:paraId="6207A530" w14:textId="77777777" w:rsidR="00620EA6" w:rsidRPr="00C7101B" w:rsidRDefault="00620EA6" w:rsidP="00C7101B">
      <w:pPr>
        <w:spacing w:line="360" w:lineRule="auto"/>
        <w:rPr>
          <w:rFonts w:ascii="Times New Roman" w:hAnsi="Times New Roman" w:cs="Times New Roman"/>
          <w:sz w:val="24"/>
          <w:szCs w:val="24"/>
        </w:rPr>
      </w:pPr>
      <w:bookmarkStart w:id="628" w:name="ref-melzner2011food"/>
      <w:bookmarkEnd w:id="627"/>
      <w:r w:rsidRPr="00C7101B">
        <w:rPr>
          <w:rFonts w:ascii="Times New Roman" w:hAnsi="Times New Roman" w:cs="Times New Roman"/>
          <w:b/>
          <w:sz w:val="24"/>
          <w:szCs w:val="24"/>
        </w:rPr>
        <w:t>Melzner, F., P. Stange, K. Trübenbach, J. Thomsen, I. Casties, U. Panknin, S. N. Gorb and M. A. Gutowska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oMath>
      <w:r w:rsidRPr="00C7101B">
        <w:rPr>
          <w:rFonts w:ascii="Times New Roman" w:hAnsi="Times New Roman" w:cs="Times New Roman"/>
          <w:sz w:val="24"/>
          <w:szCs w:val="24"/>
        </w:rPr>
        <w:t xml:space="preserve"> impact calcification and internal shell dissolution in the blue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e24223. Public Library of Science.</w:t>
      </w:r>
    </w:p>
    <w:p w14:paraId="5A591959" w14:textId="77777777" w:rsidR="00620EA6" w:rsidRPr="00C7101B" w:rsidRDefault="00620EA6" w:rsidP="00C7101B">
      <w:pPr>
        <w:spacing w:line="360" w:lineRule="auto"/>
        <w:rPr>
          <w:rFonts w:ascii="Times New Roman" w:hAnsi="Times New Roman" w:cs="Times New Roman"/>
          <w:sz w:val="24"/>
          <w:szCs w:val="24"/>
        </w:rPr>
      </w:pPr>
      <w:bookmarkStart w:id="629" w:name="ref-michalek2016mytilus"/>
      <w:bookmarkEnd w:id="628"/>
      <w:r w:rsidRPr="00C7101B">
        <w:rPr>
          <w:rFonts w:ascii="Times New Roman" w:hAnsi="Times New Roman" w:cs="Times New Roman"/>
          <w:b/>
          <w:sz w:val="24"/>
          <w:szCs w:val="24"/>
        </w:rPr>
        <w:t>Michalek, K., A. Ventura and T. Sanders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hybridisation and impact on aquaculture: A minireview. </w:t>
      </w:r>
      <w:r w:rsidRPr="00C7101B">
        <w:rPr>
          <w:rFonts w:ascii="Times New Roman" w:hAnsi="Times New Roman" w:cs="Times New Roman"/>
          <w:i/>
          <w:sz w:val="24"/>
          <w:szCs w:val="24"/>
        </w:rPr>
        <w:t>Marine genomics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27</w:t>
      </w:r>
      <w:r w:rsidRPr="00C7101B">
        <w:rPr>
          <w:rFonts w:ascii="Times New Roman" w:hAnsi="Times New Roman" w:cs="Times New Roman"/>
          <w:sz w:val="24"/>
          <w:szCs w:val="24"/>
        </w:rPr>
        <w:t>: 3–7. Elsevier.</w:t>
      </w:r>
    </w:p>
    <w:p w14:paraId="272E4F4A" w14:textId="77777777" w:rsidR="00620EA6" w:rsidRPr="00C7101B" w:rsidRDefault="00620EA6" w:rsidP="00C7101B">
      <w:pPr>
        <w:spacing w:line="360" w:lineRule="auto"/>
        <w:rPr>
          <w:rFonts w:ascii="Times New Roman" w:hAnsi="Times New Roman" w:cs="Times New Roman"/>
          <w:sz w:val="24"/>
          <w:szCs w:val="24"/>
        </w:rPr>
      </w:pPr>
      <w:bookmarkStart w:id="630" w:name="ref-nakagawa_general_2013"/>
      <w:bookmarkEnd w:id="629"/>
      <w:r w:rsidRPr="00C7101B">
        <w:rPr>
          <w:rFonts w:ascii="Times New Roman" w:hAnsi="Times New Roman" w:cs="Times New Roman"/>
          <w:b/>
          <w:sz w:val="24"/>
          <w:szCs w:val="24"/>
        </w:rPr>
        <w:t>Nakagawa, S. and H. Schielzeth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A general and simple method for obtaining </w:t>
      </w:r>
      <w:r w:rsidRPr="00C7101B">
        <w:rPr>
          <w:rFonts w:ascii="Times New Roman" w:hAnsi="Times New Roman" w:cs="Times New Roman"/>
          <w:i/>
          <w:sz w:val="24"/>
          <w:szCs w:val="24"/>
        </w:rPr>
        <w:t>r</w:t>
      </w:r>
      <w:r w:rsidRPr="00C7101B">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e>
          <m:sup>
            <m:r>
              <m:rPr>
                <m:sty m:val="p"/>
              </m:rPr>
              <w:rPr>
                <w:rFonts w:ascii="Cambria Math" w:hAnsi="Cambria Math" w:cs="Times New Roman"/>
                <w:sz w:val="24"/>
                <w:szCs w:val="24"/>
              </w:rPr>
              <m:t>2</m:t>
            </m:r>
          </m:sup>
        </m:sSup>
      </m:oMath>
      <w:r w:rsidRPr="00C7101B">
        <w:rPr>
          <w:rFonts w:ascii="Times New Roman" w:hAnsi="Times New Roman" w:cs="Times New Roman"/>
          <w:sz w:val="24"/>
          <w:szCs w:val="24"/>
        </w:rPr>
        <w:t xml:space="preserve"> from generalized linear mixed-effects models. </w:t>
      </w:r>
      <w:r w:rsidRPr="00C7101B">
        <w:rPr>
          <w:rFonts w:ascii="Times New Roman" w:hAnsi="Times New Roman" w:cs="Times New Roman"/>
          <w:i/>
          <w:sz w:val="24"/>
          <w:szCs w:val="24"/>
        </w:rPr>
        <w:t>Methods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w:t>
      </w:r>
      <w:r w:rsidRPr="00C7101B">
        <w:rPr>
          <w:rFonts w:ascii="Times New Roman" w:hAnsi="Times New Roman" w:cs="Times New Roman"/>
          <w:sz w:val="24"/>
          <w:szCs w:val="24"/>
        </w:rPr>
        <w:t>: 133–142.</w:t>
      </w:r>
    </w:p>
    <w:p w14:paraId="36A48933" w14:textId="77777777" w:rsidR="00620EA6" w:rsidRPr="00C7101B" w:rsidRDefault="00620EA6" w:rsidP="00C7101B">
      <w:pPr>
        <w:spacing w:line="360" w:lineRule="auto"/>
        <w:rPr>
          <w:rFonts w:ascii="Times New Roman" w:hAnsi="Times New Roman" w:cs="Times New Roman"/>
          <w:sz w:val="24"/>
          <w:szCs w:val="24"/>
        </w:rPr>
      </w:pPr>
      <w:bookmarkStart w:id="631" w:name="ref-padial2010integrative"/>
      <w:bookmarkEnd w:id="630"/>
      <w:r w:rsidRPr="00C7101B">
        <w:rPr>
          <w:rFonts w:ascii="Times New Roman" w:hAnsi="Times New Roman" w:cs="Times New Roman"/>
          <w:b/>
          <w:sz w:val="24"/>
          <w:szCs w:val="24"/>
        </w:rPr>
        <w:t>Padial, J. M., A. Miralles, I. De la Riva and M. Vences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The integrative future of taxonomy. </w:t>
      </w:r>
      <w:r w:rsidRPr="00C7101B">
        <w:rPr>
          <w:rFonts w:ascii="Times New Roman" w:hAnsi="Times New Roman" w:cs="Times New Roman"/>
          <w:i/>
          <w:sz w:val="24"/>
          <w:szCs w:val="24"/>
        </w:rPr>
        <w:t>Frontiers in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w:t>
      </w:r>
      <w:r w:rsidRPr="00C7101B">
        <w:rPr>
          <w:rFonts w:ascii="Times New Roman" w:hAnsi="Times New Roman" w:cs="Times New Roman"/>
          <w:sz w:val="24"/>
          <w:szCs w:val="24"/>
        </w:rPr>
        <w:t>: 16. BioMed Central.</w:t>
      </w:r>
    </w:p>
    <w:p w14:paraId="61302FA9" w14:textId="77777777" w:rsidR="00620EA6" w:rsidRPr="00C7101B" w:rsidRDefault="00620EA6" w:rsidP="00C7101B">
      <w:pPr>
        <w:spacing w:line="360" w:lineRule="auto"/>
        <w:rPr>
          <w:rFonts w:ascii="Times New Roman" w:hAnsi="Times New Roman" w:cs="Times New Roman"/>
          <w:sz w:val="24"/>
          <w:szCs w:val="24"/>
        </w:rPr>
      </w:pPr>
      <w:bookmarkStart w:id="632" w:name="ref-penney2002comparative"/>
      <w:bookmarkEnd w:id="631"/>
      <w:r w:rsidRPr="00C7101B">
        <w:rPr>
          <w:rFonts w:ascii="Times New Roman" w:hAnsi="Times New Roman" w:cs="Times New Roman"/>
          <w:b/>
          <w:sz w:val="24"/>
          <w:szCs w:val="24"/>
        </w:rPr>
        <w:t>Penney, R. W., M. J. Hart and N. Templeman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Comparative growth of cultured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 trossulus</w:t>
      </w:r>
      <w:r w:rsidRPr="00C7101B">
        <w:rPr>
          <w:rFonts w:ascii="Times New Roman" w:hAnsi="Times New Roman" w:cs="Times New Roman"/>
          <w:sz w:val="24"/>
          <w:szCs w:val="24"/>
        </w:rPr>
        <w:t xml:space="preserve"> and their hybrids, in naturally occurring mixed-species stocks. </w:t>
      </w:r>
      <w:r w:rsidRPr="00C7101B">
        <w:rPr>
          <w:rFonts w:ascii="Times New Roman" w:hAnsi="Times New Roman" w:cs="Times New Roman"/>
          <w:i/>
          <w:sz w:val="24"/>
          <w:szCs w:val="24"/>
        </w:rPr>
        <w:t>Aquaculture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33</w:t>
      </w:r>
      <w:r w:rsidRPr="00C7101B">
        <w:rPr>
          <w:rFonts w:ascii="Times New Roman" w:hAnsi="Times New Roman" w:cs="Times New Roman"/>
          <w:sz w:val="24"/>
          <w:szCs w:val="24"/>
        </w:rPr>
        <w:t>: 693–702. Wiley Online Library.</w:t>
      </w:r>
    </w:p>
    <w:p w14:paraId="10A140D6" w14:textId="77777777" w:rsidR="00620EA6" w:rsidRPr="00C7101B" w:rsidRDefault="00620EA6" w:rsidP="00C7101B">
      <w:pPr>
        <w:spacing w:line="360" w:lineRule="auto"/>
        <w:rPr>
          <w:rFonts w:ascii="Times New Roman" w:hAnsi="Times New Roman" w:cs="Times New Roman"/>
          <w:sz w:val="24"/>
          <w:szCs w:val="24"/>
        </w:rPr>
      </w:pPr>
      <w:bookmarkStart w:id="633" w:name="ref-pritchard2000inference"/>
      <w:bookmarkEnd w:id="632"/>
      <w:r w:rsidRPr="00C7101B">
        <w:rPr>
          <w:rFonts w:ascii="Times New Roman" w:hAnsi="Times New Roman" w:cs="Times New Roman"/>
          <w:b/>
          <w:sz w:val="24"/>
          <w:szCs w:val="24"/>
        </w:rPr>
        <w:t>Pritchard, J. K., M. Stephens and P. Donnelly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Inference of population structure using multilocus genotype data.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155</w:t>
      </w:r>
      <w:r w:rsidRPr="00C7101B">
        <w:rPr>
          <w:rFonts w:ascii="Times New Roman" w:hAnsi="Times New Roman" w:cs="Times New Roman"/>
          <w:sz w:val="24"/>
          <w:szCs w:val="24"/>
        </w:rPr>
        <w:t>: 945–959. Genetics Soc America.</w:t>
      </w:r>
    </w:p>
    <w:p w14:paraId="15410E70" w14:textId="77777777" w:rsidR="00620EA6" w:rsidRPr="00C7101B" w:rsidRDefault="00620EA6" w:rsidP="00C7101B">
      <w:pPr>
        <w:spacing w:line="360" w:lineRule="auto"/>
        <w:rPr>
          <w:rFonts w:ascii="Times New Roman" w:hAnsi="Times New Roman" w:cs="Times New Roman"/>
          <w:sz w:val="24"/>
          <w:szCs w:val="24"/>
        </w:rPr>
      </w:pPr>
      <w:bookmarkStart w:id="634" w:name="ref-queen2002experimental"/>
      <w:bookmarkEnd w:id="633"/>
      <w:r w:rsidRPr="00C7101B">
        <w:rPr>
          <w:rFonts w:ascii="Times New Roman" w:hAnsi="Times New Roman" w:cs="Times New Roman"/>
          <w:b/>
          <w:sz w:val="24"/>
          <w:szCs w:val="24"/>
        </w:rPr>
        <w:t>Queen, J. P., G. P. Quinn and M. J. Keough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Experimental design and data analysis for biologists</w:t>
      </w:r>
      <w:r w:rsidRPr="00C7101B">
        <w:rPr>
          <w:rFonts w:ascii="Times New Roman" w:hAnsi="Times New Roman" w:cs="Times New Roman"/>
          <w:sz w:val="24"/>
          <w:szCs w:val="24"/>
        </w:rPr>
        <w:t>. Cambridge university press.</w:t>
      </w:r>
    </w:p>
    <w:p w14:paraId="7BD3971B" w14:textId="77777777" w:rsidR="00620EA6" w:rsidRPr="00C7101B" w:rsidRDefault="00620EA6" w:rsidP="00C7101B">
      <w:pPr>
        <w:spacing w:line="360" w:lineRule="auto"/>
        <w:rPr>
          <w:rFonts w:ascii="Times New Roman" w:hAnsi="Times New Roman" w:cs="Times New Roman"/>
          <w:sz w:val="24"/>
          <w:szCs w:val="24"/>
        </w:rPr>
      </w:pPr>
      <w:bookmarkStart w:id="635" w:name="ref-raj2014faststructure"/>
      <w:bookmarkEnd w:id="634"/>
      <w:r w:rsidRPr="00C7101B">
        <w:rPr>
          <w:rFonts w:ascii="Times New Roman" w:hAnsi="Times New Roman" w:cs="Times New Roman"/>
          <w:b/>
          <w:sz w:val="24"/>
          <w:szCs w:val="24"/>
        </w:rPr>
        <w:t>Raj, A., M. Stephens and J. K. Pritchard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2014</w:t>
      </w:r>
      <w:r w:rsidRPr="00C7101B">
        <w:rPr>
          <w:rFonts w:ascii="Times New Roman" w:hAnsi="Times New Roman" w:cs="Times New Roman"/>
          <w:sz w:val="24"/>
          <w:szCs w:val="24"/>
        </w:rPr>
        <w:t xml:space="preserve">. fastSTRUCTURE: Variational inference of population structure in large SNP data sets.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w:t>
      </w:r>
      <w:r w:rsidRPr="00C7101B">
        <w:rPr>
          <w:rFonts w:ascii="Times New Roman" w:hAnsi="Times New Roman" w:cs="Times New Roman"/>
          <w:sz w:val="24"/>
          <w:szCs w:val="24"/>
        </w:rPr>
        <w:t>: 573–589. Genetics Soc America.</w:t>
      </w:r>
    </w:p>
    <w:p w14:paraId="7F58DE64" w14:textId="77777777" w:rsidR="00620EA6" w:rsidRPr="00C7101B" w:rsidRDefault="00620EA6" w:rsidP="00C7101B">
      <w:pPr>
        <w:spacing w:line="360" w:lineRule="auto"/>
        <w:rPr>
          <w:rFonts w:ascii="Times New Roman" w:hAnsi="Times New Roman" w:cs="Times New Roman"/>
          <w:sz w:val="24"/>
          <w:szCs w:val="24"/>
        </w:rPr>
      </w:pPr>
      <w:bookmarkStart w:id="636" w:name="ref-rawson2009colonization"/>
      <w:bookmarkEnd w:id="635"/>
      <w:r w:rsidRPr="00C7101B">
        <w:rPr>
          <w:rFonts w:ascii="Times New Roman" w:hAnsi="Times New Roman" w:cs="Times New Roman"/>
          <w:b/>
          <w:sz w:val="24"/>
          <w:szCs w:val="24"/>
        </w:rPr>
        <w:t>Rawson, P. D. and F.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Colonization of the northwest Atlantic by the blue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postdates the last glacial maximum.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156</w:t>
      </w:r>
      <w:r w:rsidRPr="00C7101B">
        <w:rPr>
          <w:rFonts w:ascii="Times New Roman" w:hAnsi="Times New Roman" w:cs="Times New Roman"/>
          <w:sz w:val="24"/>
          <w:szCs w:val="24"/>
        </w:rPr>
        <w:t>: 1857–1868. Springer.</w:t>
      </w:r>
    </w:p>
    <w:p w14:paraId="0F589EA3" w14:textId="77777777" w:rsidR="00620EA6" w:rsidRPr="00C7101B" w:rsidRDefault="00620EA6" w:rsidP="00C7101B">
      <w:pPr>
        <w:spacing w:line="360" w:lineRule="auto"/>
        <w:rPr>
          <w:rFonts w:ascii="Times New Roman" w:hAnsi="Times New Roman" w:cs="Times New Roman"/>
          <w:sz w:val="24"/>
          <w:szCs w:val="24"/>
        </w:rPr>
      </w:pPr>
      <w:bookmarkStart w:id="637" w:name="ref-rawson2001species"/>
      <w:bookmarkEnd w:id="636"/>
      <w:r w:rsidRPr="00C7101B">
        <w:rPr>
          <w:rFonts w:ascii="Times New Roman" w:hAnsi="Times New Roman" w:cs="Times New Roman"/>
          <w:b/>
          <w:sz w:val="24"/>
          <w:szCs w:val="24"/>
        </w:rPr>
        <w:t>Rawson, P. D., S. Hayhurst and B. Vanscoyoc</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2001</w:t>
      </w:r>
      <w:r w:rsidRPr="00C7101B">
        <w:rPr>
          <w:rFonts w:ascii="Times New Roman" w:hAnsi="Times New Roman" w:cs="Times New Roman"/>
          <w:sz w:val="24"/>
          <w:szCs w:val="24"/>
        </w:rPr>
        <w:t xml:space="preserve">. Species composition of blue mussel populations in the northeastern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w:t>
      </w:r>
      <w:r w:rsidRPr="00C7101B">
        <w:rPr>
          <w:rFonts w:ascii="Times New Roman" w:hAnsi="Times New Roman" w:cs="Times New Roman"/>
          <w:sz w:val="24"/>
          <w:szCs w:val="24"/>
        </w:rPr>
        <w:t>: 31–38. NATL SHELLFISHERIES ASSOC C/O DR. SANDRA E. SHUMWAY, NATURAL SCIENCE ….</w:t>
      </w:r>
    </w:p>
    <w:p w14:paraId="55CA93E1" w14:textId="77777777" w:rsidR="00620EA6" w:rsidRPr="00C7101B" w:rsidRDefault="00620EA6" w:rsidP="00C7101B">
      <w:pPr>
        <w:spacing w:line="360" w:lineRule="auto"/>
        <w:rPr>
          <w:rFonts w:ascii="Times New Roman" w:hAnsi="Times New Roman" w:cs="Times New Roman"/>
          <w:sz w:val="24"/>
          <w:szCs w:val="24"/>
        </w:rPr>
      </w:pPr>
      <w:bookmarkStart w:id="638" w:name="ref-R_2019"/>
      <w:bookmarkEnd w:id="637"/>
      <w:r w:rsidRPr="00C7101B">
        <w:rPr>
          <w:rFonts w:ascii="Times New Roman" w:hAnsi="Times New Roman" w:cs="Times New Roman"/>
          <w:b/>
          <w:sz w:val="24"/>
          <w:szCs w:val="24"/>
        </w:rPr>
        <w:t>R Core Team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 A language and environment for statistical computing</w:t>
      </w:r>
      <w:r w:rsidRPr="00C7101B">
        <w:rPr>
          <w:rFonts w:ascii="Times New Roman" w:hAnsi="Times New Roman" w:cs="Times New Roman"/>
          <w:sz w:val="24"/>
          <w:szCs w:val="24"/>
        </w:rPr>
        <w:t>. R Foundation for Statistical Computing, Vienna, Austria.</w:t>
      </w:r>
    </w:p>
    <w:p w14:paraId="5797EF36" w14:textId="77777777" w:rsidR="00620EA6" w:rsidRPr="00C7101B" w:rsidRDefault="00620EA6" w:rsidP="00C7101B">
      <w:pPr>
        <w:spacing w:line="360" w:lineRule="auto"/>
        <w:rPr>
          <w:rFonts w:ascii="Times New Roman" w:hAnsi="Times New Roman" w:cs="Times New Roman"/>
          <w:sz w:val="24"/>
          <w:szCs w:val="24"/>
        </w:rPr>
      </w:pPr>
      <w:bookmarkStart w:id="639" w:name="ref-ridgway2004genotypes"/>
      <w:bookmarkEnd w:id="638"/>
      <w:r w:rsidRPr="00C7101B">
        <w:rPr>
          <w:rFonts w:ascii="Times New Roman" w:hAnsi="Times New Roman" w:cs="Times New Roman"/>
          <w:b/>
          <w:sz w:val="24"/>
          <w:szCs w:val="24"/>
        </w:rPr>
        <w:t>Ridgway, G. and G. Nævdal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2004</w:t>
      </w:r>
      <w:r w:rsidRPr="00C7101B">
        <w:rPr>
          <w:rFonts w:ascii="Times New Roman" w:hAnsi="Times New Roman" w:cs="Times New Roman"/>
          <w:sz w:val="24"/>
          <w:szCs w:val="24"/>
        </w:rPr>
        <w:t xml:space="preserve">. Genotypes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from waters of different salinity around Bergen, Norway. </w:t>
      </w:r>
      <w:r w:rsidRPr="00C7101B">
        <w:rPr>
          <w:rFonts w:ascii="Times New Roman" w:hAnsi="Times New Roman" w:cs="Times New Roman"/>
          <w:i/>
          <w:sz w:val="24"/>
          <w:szCs w:val="24"/>
        </w:rPr>
        <w:t>Helgoland Marine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58</w:t>
      </w:r>
      <w:r w:rsidRPr="00C7101B">
        <w:rPr>
          <w:rFonts w:ascii="Times New Roman" w:hAnsi="Times New Roman" w:cs="Times New Roman"/>
          <w:sz w:val="24"/>
          <w:szCs w:val="24"/>
        </w:rPr>
        <w:t>: 104. BioMed Central.</w:t>
      </w:r>
    </w:p>
    <w:p w14:paraId="7AC0C79A" w14:textId="77777777" w:rsidR="00620EA6" w:rsidRPr="00C7101B" w:rsidRDefault="00620EA6" w:rsidP="00C7101B">
      <w:pPr>
        <w:spacing w:line="360" w:lineRule="auto"/>
        <w:rPr>
          <w:rFonts w:ascii="Times New Roman" w:hAnsi="Times New Roman" w:cs="Times New Roman"/>
          <w:sz w:val="24"/>
          <w:szCs w:val="24"/>
        </w:rPr>
      </w:pPr>
      <w:bookmarkStart w:id="640" w:name="ref-riginos2005invited"/>
      <w:bookmarkEnd w:id="639"/>
      <w:r w:rsidRPr="00C7101B">
        <w:rPr>
          <w:rFonts w:ascii="Times New Roman" w:hAnsi="Times New Roman" w:cs="Times New Roman"/>
          <w:b/>
          <w:sz w:val="24"/>
          <w:szCs w:val="24"/>
        </w:rPr>
        <w:t>Riginos, C. and C. W. Cunningham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Invited review: Local adaptation and species segregation in two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m:oMath>
        <m:r>
          <w:rPr>
            <w:rFonts w:ascii="Cambria Math" w:hAnsi="Cambria Math" w:cs="Times New Roman"/>
            <w:sz w:val="24"/>
            <w:szCs w:val="24"/>
          </w:rPr>
          <m:t>×</m:t>
        </m:r>
      </m:oMath>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hybrid zones.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14</w:t>
      </w:r>
      <w:r w:rsidRPr="00C7101B">
        <w:rPr>
          <w:rFonts w:ascii="Times New Roman" w:hAnsi="Times New Roman" w:cs="Times New Roman"/>
          <w:sz w:val="24"/>
          <w:szCs w:val="24"/>
        </w:rPr>
        <w:t>: 381–400. Wiley Online Library.</w:t>
      </w:r>
    </w:p>
    <w:p w14:paraId="50B648BE" w14:textId="77777777" w:rsidR="00620EA6" w:rsidRPr="00C7101B" w:rsidRDefault="00620EA6" w:rsidP="00C7101B">
      <w:pPr>
        <w:spacing w:line="360" w:lineRule="auto"/>
        <w:rPr>
          <w:rFonts w:ascii="Times New Roman" w:hAnsi="Times New Roman" w:cs="Times New Roman"/>
          <w:sz w:val="24"/>
          <w:szCs w:val="24"/>
        </w:rPr>
      </w:pPr>
      <w:bookmarkStart w:id="641" w:name="ref-seed1992population"/>
      <w:bookmarkEnd w:id="640"/>
      <w:r w:rsidRPr="00C7101B">
        <w:rPr>
          <w:rFonts w:ascii="Times New Roman" w:hAnsi="Times New Roman" w:cs="Times New Roman"/>
          <w:b/>
          <w:sz w:val="24"/>
          <w:szCs w:val="24"/>
        </w:rPr>
        <w:t>Seed, R. and T. H. Suchanek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1992</w:t>
      </w:r>
      <w:r w:rsidRPr="00C7101B">
        <w:rPr>
          <w:rFonts w:ascii="Times New Roman" w:hAnsi="Times New Roman" w:cs="Times New Roman"/>
          <w:sz w:val="24"/>
          <w:szCs w:val="24"/>
        </w:rPr>
        <w:t xml:space="preserve">. Population and community ecology of Mytilus. </w:t>
      </w:r>
      <w:r w:rsidRPr="00C7101B">
        <w:rPr>
          <w:rFonts w:ascii="Times New Roman" w:hAnsi="Times New Roman" w:cs="Times New Roman"/>
          <w:i/>
          <w:sz w:val="24"/>
          <w:szCs w:val="24"/>
        </w:rPr>
        <w:t>The mussel Mytilus: ecology, physiology, genetics and culture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87–170. Elsevier Amsterdam.</w:t>
      </w:r>
    </w:p>
    <w:p w14:paraId="7C118D24" w14:textId="77777777" w:rsidR="00620EA6" w:rsidRPr="00C7101B" w:rsidRDefault="00620EA6" w:rsidP="00C7101B">
      <w:pPr>
        <w:spacing w:line="360" w:lineRule="auto"/>
        <w:rPr>
          <w:rFonts w:ascii="Times New Roman" w:hAnsi="Times New Roman" w:cs="Times New Roman"/>
          <w:sz w:val="24"/>
          <w:szCs w:val="24"/>
        </w:rPr>
      </w:pPr>
      <w:bookmarkStart w:id="642" w:name="ref-Oil2018"/>
      <w:bookmarkEnd w:id="641"/>
      <w:r w:rsidRPr="00C7101B">
        <w:rPr>
          <w:rFonts w:ascii="Times New Roman" w:hAnsi="Times New Roman" w:cs="Times New Roman"/>
          <w:b/>
          <w:sz w:val="24"/>
          <w:szCs w:val="24"/>
        </w:rPr>
        <w:t>Shavykin, A. (ed)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Kola Bay and oil: Biota, vulnerability maps, pollution</w:t>
      </w:r>
      <w:r w:rsidRPr="00C7101B">
        <w:rPr>
          <w:rFonts w:ascii="Times New Roman" w:hAnsi="Times New Roman" w:cs="Times New Roman"/>
          <w:sz w:val="24"/>
          <w:szCs w:val="24"/>
        </w:rPr>
        <w:t>. Saint Petersburg.</w:t>
      </w:r>
    </w:p>
    <w:p w14:paraId="4860A267" w14:textId="77777777" w:rsidR="00620EA6" w:rsidRPr="00C7101B" w:rsidRDefault="00620EA6" w:rsidP="00C7101B">
      <w:pPr>
        <w:spacing w:line="360" w:lineRule="auto"/>
        <w:rPr>
          <w:rFonts w:ascii="Times New Roman" w:hAnsi="Times New Roman" w:cs="Times New Roman"/>
          <w:sz w:val="24"/>
          <w:szCs w:val="24"/>
        </w:rPr>
      </w:pPr>
      <w:bookmarkStart w:id="643" w:name="ref-simon2020replicated"/>
      <w:bookmarkEnd w:id="642"/>
      <w:r w:rsidRPr="00C7101B">
        <w:rPr>
          <w:rFonts w:ascii="Times New Roman" w:hAnsi="Times New Roman" w:cs="Times New Roman"/>
          <w:b/>
          <w:sz w:val="24"/>
          <w:szCs w:val="24"/>
        </w:rPr>
        <w:t xml:space="preserve">Simon, A., C. Arbiol, E. E. Nielsen, J. Couteau, R. Sussarellu, T. Burgeot, I. Bernard, J. W. Coolen, J.-B. Lamy and S. Robert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Replicated anthropogenic hybridisations reveal parallel patterns of admixture in marine mussels. </w:t>
      </w:r>
      <w:r w:rsidRPr="00C7101B">
        <w:rPr>
          <w:rFonts w:ascii="Times New Roman" w:hAnsi="Times New Roman" w:cs="Times New Roman"/>
          <w:i/>
          <w:sz w:val="24"/>
          <w:szCs w:val="24"/>
        </w:rPr>
        <w:t>Evolutionary Applications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575–599. Wiley Online Library.</w:t>
      </w:r>
    </w:p>
    <w:p w14:paraId="3E431ADE" w14:textId="77777777" w:rsidR="00620EA6" w:rsidRPr="00C7101B" w:rsidRDefault="00620EA6" w:rsidP="00C7101B">
      <w:pPr>
        <w:spacing w:line="360" w:lineRule="auto"/>
        <w:rPr>
          <w:rFonts w:ascii="Times New Roman" w:hAnsi="Times New Roman" w:cs="Times New Roman"/>
          <w:sz w:val="24"/>
          <w:szCs w:val="24"/>
        </w:rPr>
      </w:pPr>
      <w:bookmarkStart w:id="644" w:name="ref-simon2019local"/>
      <w:bookmarkEnd w:id="643"/>
      <w:r w:rsidRPr="00C7101B">
        <w:rPr>
          <w:rFonts w:ascii="Times New Roman" w:hAnsi="Times New Roman" w:cs="Times New Roman"/>
          <w:b/>
          <w:sz w:val="24"/>
          <w:szCs w:val="24"/>
        </w:rPr>
        <w:t>Simon, A., C. Fraïsse, T. El Ayari, C. Liautard-Haag, P. Strelkov,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Local introgression at two spatial scales in mosaic hybrid zones of mussels. </w:t>
      </w:r>
      <w:r w:rsidRPr="00C7101B">
        <w:rPr>
          <w:rFonts w:ascii="Times New Roman" w:hAnsi="Times New Roman" w:cs="Times New Roman"/>
          <w:i/>
          <w:sz w:val="24"/>
          <w:szCs w:val="24"/>
        </w:rPr>
        <w:t>BioRxiv</w:t>
      </w:r>
      <w:r w:rsidRPr="00C7101B">
        <w:rPr>
          <w:rFonts w:ascii="Times New Roman" w:hAnsi="Times New Roman" w:cs="Times New Roman"/>
          <w:sz w:val="24"/>
          <w:szCs w:val="24"/>
        </w:rPr>
        <w:t xml:space="preserve"> 818559. Cold Spring Harbor Laboratory.</w:t>
      </w:r>
    </w:p>
    <w:p w14:paraId="2F6A7B22" w14:textId="77777777" w:rsidR="00620EA6" w:rsidRPr="00C7101B" w:rsidRDefault="00620EA6" w:rsidP="00C7101B">
      <w:pPr>
        <w:spacing w:line="360" w:lineRule="auto"/>
        <w:rPr>
          <w:rFonts w:ascii="Times New Roman" w:hAnsi="Times New Roman" w:cs="Times New Roman"/>
          <w:sz w:val="24"/>
          <w:szCs w:val="24"/>
        </w:rPr>
      </w:pPr>
      <w:bookmarkStart w:id="645" w:name="ref-steinacher2009imminent"/>
      <w:bookmarkEnd w:id="644"/>
      <w:r w:rsidRPr="00C7101B">
        <w:rPr>
          <w:rFonts w:ascii="Times New Roman" w:hAnsi="Times New Roman" w:cs="Times New Roman"/>
          <w:b/>
          <w:sz w:val="24"/>
          <w:szCs w:val="24"/>
        </w:rPr>
        <w:t>Steinacher, M., F. Joos, T. L. Frölicher, G.-K. Plattner and S. C. Doney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Imminent ocean acidification in the Arctic projected with the NCAR global coupled carbon cycle-climate model. </w:t>
      </w:r>
      <w:r w:rsidRPr="00C7101B">
        <w:rPr>
          <w:rFonts w:ascii="Times New Roman" w:hAnsi="Times New Roman" w:cs="Times New Roman"/>
          <w:i/>
          <w:sz w:val="24"/>
          <w:szCs w:val="24"/>
        </w:rPr>
        <w:t>Biogeosciences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515–533. Copernicus.</w:t>
      </w:r>
    </w:p>
    <w:p w14:paraId="2302A1F1" w14:textId="77777777" w:rsidR="00620EA6" w:rsidRPr="00C7101B" w:rsidRDefault="00620EA6" w:rsidP="00C7101B">
      <w:pPr>
        <w:spacing w:line="360" w:lineRule="auto"/>
        <w:rPr>
          <w:rFonts w:ascii="Times New Roman" w:hAnsi="Times New Roman" w:cs="Times New Roman"/>
          <w:sz w:val="24"/>
          <w:szCs w:val="24"/>
        </w:rPr>
      </w:pPr>
      <w:bookmarkStart w:id="646" w:name="ref-strelkov2017temporal"/>
      <w:bookmarkEnd w:id="645"/>
      <w:r w:rsidRPr="00C7101B">
        <w:rPr>
          <w:rFonts w:ascii="Times New Roman" w:hAnsi="Times New Roman" w:cs="Times New Roman"/>
          <w:b/>
          <w:sz w:val="24"/>
          <w:szCs w:val="24"/>
        </w:rPr>
        <w:t>Strelkov, P., M. Katolikova and R. Väinolä</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Temporal change of the baltic sea–north sea blue mussel hybrid zone over two decades.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214. Springer.</w:t>
      </w:r>
    </w:p>
    <w:p w14:paraId="370B652E" w14:textId="77777777" w:rsidR="00620EA6" w:rsidRPr="00C7101B" w:rsidRDefault="00620EA6" w:rsidP="00C7101B">
      <w:pPr>
        <w:spacing w:line="360" w:lineRule="auto"/>
        <w:rPr>
          <w:rFonts w:ascii="Times New Roman" w:hAnsi="Times New Roman" w:cs="Times New Roman"/>
          <w:sz w:val="24"/>
          <w:szCs w:val="24"/>
        </w:rPr>
      </w:pPr>
      <w:bookmarkStart w:id="647" w:name="ref-stuckas2017combining"/>
      <w:bookmarkEnd w:id="646"/>
      <w:r w:rsidRPr="00C7101B">
        <w:rPr>
          <w:rFonts w:ascii="Times New Roman" w:hAnsi="Times New Roman" w:cs="Times New Roman"/>
          <w:b/>
          <w:sz w:val="24"/>
          <w:szCs w:val="24"/>
        </w:rPr>
        <w:t>Stuckas, H., L. Knöbel, H. Schade, C. Breusing, H.-H. Hinrichsen, M. Bartel, K. Langguth and F. Melzner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Combining hydrodynamic modelling with genetics: Can passive larval drift shape the genetic structure of Baltic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populations?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w:t>
      </w:r>
      <w:r w:rsidRPr="00C7101B">
        <w:rPr>
          <w:rFonts w:ascii="Times New Roman" w:hAnsi="Times New Roman" w:cs="Times New Roman"/>
          <w:sz w:val="24"/>
          <w:szCs w:val="24"/>
        </w:rPr>
        <w:t>: 2765–2782. Wiley Online Library.</w:t>
      </w:r>
    </w:p>
    <w:p w14:paraId="4B356C41" w14:textId="77777777" w:rsidR="00620EA6" w:rsidRPr="00C7101B" w:rsidRDefault="00620EA6" w:rsidP="00C7101B">
      <w:pPr>
        <w:spacing w:line="360" w:lineRule="auto"/>
        <w:rPr>
          <w:rFonts w:ascii="Times New Roman" w:hAnsi="Times New Roman" w:cs="Times New Roman"/>
          <w:sz w:val="24"/>
          <w:szCs w:val="24"/>
        </w:rPr>
      </w:pPr>
      <w:bookmarkStart w:id="648" w:name="ref-smietanka2017disruption"/>
      <w:bookmarkEnd w:id="647"/>
      <w:r w:rsidRPr="00C7101B">
        <w:rPr>
          <w:rFonts w:ascii="Times New Roman" w:hAnsi="Times New Roman" w:cs="Times New Roman"/>
          <w:b/>
          <w:sz w:val="24"/>
          <w:szCs w:val="24"/>
        </w:rPr>
        <w:t>Śmietanka, B. and A. Burzyński</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Disruption of doubly uniparental inheritance of mitochondrial DNA associated with hybridization area of European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Norway.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209. Springer.</w:t>
      </w:r>
    </w:p>
    <w:p w14:paraId="5B86CB95" w14:textId="77777777" w:rsidR="00620EA6" w:rsidRPr="00C7101B" w:rsidRDefault="00620EA6" w:rsidP="00C7101B">
      <w:pPr>
        <w:spacing w:line="360" w:lineRule="auto"/>
        <w:rPr>
          <w:rFonts w:ascii="Times New Roman" w:hAnsi="Times New Roman" w:cs="Times New Roman"/>
          <w:sz w:val="24"/>
          <w:szCs w:val="24"/>
        </w:rPr>
      </w:pPr>
      <w:bookmarkStart w:id="649" w:name="ref-telesca2018blue"/>
      <w:bookmarkEnd w:id="648"/>
      <w:r w:rsidRPr="00C7101B">
        <w:rPr>
          <w:rFonts w:ascii="Times New Roman" w:hAnsi="Times New Roman" w:cs="Times New Roman"/>
          <w:b/>
          <w:sz w:val="24"/>
          <w:szCs w:val="24"/>
        </w:rPr>
        <w:t>Telesca, L., K. Michalek, T. Sanders, L. S. Peck, J. Thyrring and E.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Blue mussel shell shape plasticity and natural environments: A quantitative approach.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2865. Nature Publishing Group.</w:t>
      </w:r>
    </w:p>
    <w:p w14:paraId="5D3D0864" w14:textId="77777777" w:rsidR="00620EA6" w:rsidRPr="00C7101B" w:rsidRDefault="00620EA6" w:rsidP="00C7101B">
      <w:pPr>
        <w:spacing w:line="360" w:lineRule="auto"/>
        <w:rPr>
          <w:rFonts w:ascii="Times New Roman" w:hAnsi="Times New Roman" w:cs="Times New Roman"/>
          <w:sz w:val="24"/>
          <w:szCs w:val="24"/>
        </w:rPr>
      </w:pPr>
      <w:bookmarkStart w:id="650" w:name="ref-vainola2011mytilus"/>
      <w:bookmarkEnd w:id="649"/>
      <w:r w:rsidRPr="00C7101B">
        <w:rPr>
          <w:rFonts w:ascii="Times New Roman" w:hAnsi="Times New Roman" w:cs="Times New Roman"/>
          <w:b/>
          <w:sz w:val="24"/>
          <w:szCs w:val="24"/>
        </w:rPr>
        <w:t>Väinölä, R.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northern Europe.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158</w:t>
      </w:r>
      <w:r w:rsidRPr="00C7101B">
        <w:rPr>
          <w:rFonts w:ascii="Times New Roman" w:hAnsi="Times New Roman" w:cs="Times New Roman"/>
          <w:sz w:val="24"/>
          <w:szCs w:val="24"/>
        </w:rPr>
        <w:t>: 817–833. Springer.</w:t>
      </w:r>
    </w:p>
    <w:p w14:paraId="0977C870" w14:textId="77777777" w:rsidR="00620EA6" w:rsidRPr="00C7101B" w:rsidRDefault="00620EA6" w:rsidP="00C7101B">
      <w:pPr>
        <w:spacing w:line="360" w:lineRule="auto"/>
        <w:rPr>
          <w:rFonts w:ascii="Times New Roman" w:hAnsi="Times New Roman" w:cs="Times New Roman"/>
          <w:sz w:val="24"/>
          <w:szCs w:val="24"/>
        </w:rPr>
      </w:pPr>
      <w:bookmarkStart w:id="651" w:name="ref-vervoenen2000mytilus"/>
      <w:bookmarkEnd w:id="650"/>
      <w:r w:rsidRPr="00C7101B">
        <w:rPr>
          <w:rFonts w:ascii="Times New Roman" w:hAnsi="Times New Roman" w:cs="Times New Roman"/>
          <w:b/>
          <w:sz w:val="24"/>
          <w:szCs w:val="24"/>
        </w:rPr>
        <w:t>Vervoenen, M., F. Wesselingh and F. van Nieulande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Mytilus antiquorum j. Sowerby, 1821 and other pliocene mussels (Mollusca, Bivalvia) from the Southern North Sea Basin. </w:t>
      </w:r>
      <w:r w:rsidRPr="00C7101B">
        <w:rPr>
          <w:rFonts w:ascii="Times New Roman" w:hAnsi="Times New Roman" w:cs="Times New Roman"/>
          <w:i/>
          <w:sz w:val="24"/>
          <w:szCs w:val="24"/>
        </w:rPr>
        <w:t>Mededelingen van de Werkgroep voor Tertiaire en Kwartaire Geologie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37</w:t>
      </w:r>
      <w:r w:rsidRPr="00C7101B">
        <w:rPr>
          <w:rFonts w:ascii="Times New Roman" w:hAnsi="Times New Roman" w:cs="Times New Roman"/>
          <w:sz w:val="24"/>
          <w:szCs w:val="24"/>
        </w:rPr>
        <w:t>: 73–81.</w:t>
      </w:r>
    </w:p>
    <w:p w14:paraId="53511793" w14:textId="77777777" w:rsidR="00620EA6" w:rsidRPr="00C7101B" w:rsidRDefault="00620EA6" w:rsidP="00C7101B">
      <w:pPr>
        <w:spacing w:line="360" w:lineRule="auto"/>
        <w:rPr>
          <w:rFonts w:ascii="Times New Roman" w:hAnsi="Times New Roman" w:cs="Times New Roman"/>
          <w:sz w:val="24"/>
          <w:szCs w:val="24"/>
        </w:rPr>
      </w:pPr>
      <w:bookmarkStart w:id="652" w:name="ref-wenne2016first"/>
      <w:bookmarkEnd w:id="651"/>
      <w:r w:rsidRPr="00C7101B">
        <w:rPr>
          <w:rFonts w:ascii="Times New Roman" w:hAnsi="Times New Roman" w:cs="Times New Roman"/>
          <w:b/>
          <w:sz w:val="24"/>
          <w:szCs w:val="24"/>
        </w:rPr>
        <w:t>Wenne, R., L. Bach, M. Zbawicka, J. Strand and J. McDonald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A first report on coexistence and hybridization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mussels in Greenland. </w:t>
      </w:r>
      <w:r w:rsidRPr="00C7101B">
        <w:rPr>
          <w:rFonts w:ascii="Times New Roman" w:hAnsi="Times New Roman" w:cs="Times New Roman"/>
          <w:i/>
          <w:sz w:val="24"/>
          <w:szCs w:val="24"/>
        </w:rPr>
        <w:t>Polar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39</w:t>
      </w:r>
      <w:r w:rsidRPr="00C7101B">
        <w:rPr>
          <w:rFonts w:ascii="Times New Roman" w:hAnsi="Times New Roman" w:cs="Times New Roman"/>
          <w:sz w:val="24"/>
          <w:szCs w:val="24"/>
        </w:rPr>
        <w:t>: 343–355. Springer.</w:t>
      </w:r>
    </w:p>
    <w:p w14:paraId="690246A7" w14:textId="77777777" w:rsidR="00620EA6" w:rsidRPr="00C7101B" w:rsidRDefault="00620EA6" w:rsidP="00C7101B">
      <w:pPr>
        <w:spacing w:line="360" w:lineRule="auto"/>
        <w:rPr>
          <w:rFonts w:ascii="Times New Roman" w:hAnsi="Times New Roman" w:cs="Times New Roman"/>
          <w:sz w:val="24"/>
          <w:szCs w:val="24"/>
        </w:rPr>
      </w:pPr>
      <w:bookmarkStart w:id="653" w:name="ref-wenne2020trans"/>
      <w:bookmarkEnd w:id="652"/>
      <w:r w:rsidRPr="00C7101B">
        <w:rPr>
          <w:rFonts w:ascii="Times New Roman" w:hAnsi="Times New Roman" w:cs="Times New Roman"/>
          <w:b/>
          <w:sz w:val="24"/>
          <w:szCs w:val="24"/>
        </w:rPr>
        <w:t xml:space="preserve">Wenne, R., M. Zbawicka, L. Bach, P. Strelkov, M. Gantsevich, P. Kukliński, T. Kijewski, J. H. McDonald, K. K. Sundsaasen and M. Árnyasi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Trans-Atlantic distribution and introgression as inferred from single nucleotide polymorphism: Mussels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environmental factors. </w:t>
      </w:r>
      <w:r w:rsidRPr="00C7101B">
        <w:rPr>
          <w:rFonts w:ascii="Times New Roman" w:hAnsi="Times New Roman" w:cs="Times New Roman"/>
          <w:i/>
          <w:sz w:val="24"/>
          <w:szCs w:val="24"/>
        </w:rPr>
        <w:t>Genes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530. Multidisciplinary Digital Publishing Institute.</w:t>
      </w:r>
    </w:p>
    <w:p w14:paraId="175D7639" w14:textId="77777777" w:rsidR="00620EA6" w:rsidRPr="00C7101B" w:rsidRDefault="00620EA6" w:rsidP="00C7101B">
      <w:pPr>
        <w:spacing w:line="360" w:lineRule="auto"/>
        <w:rPr>
          <w:rFonts w:ascii="Times New Roman" w:hAnsi="Times New Roman" w:cs="Times New Roman"/>
          <w:sz w:val="24"/>
          <w:szCs w:val="24"/>
        </w:rPr>
      </w:pPr>
      <w:bookmarkStart w:id="654" w:name="ref-wiens2000species"/>
      <w:bookmarkEnd w:id="653"/>
      <w:r w:rsidRPr="00C7101B">
        <w:rPr>
          <w:rFonts w:ascii="Times New Roman" w:hAnsi="Times New Roman" w:cs="Times New Roman"/>
          <w:b/>
          <w:sz w:val="24"/>
          <w:szCs w:val="24"/>
        </w:rPr>
        <w:t>Wiens, J. J. and M. R. Servedio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Species delimitation in systematics: Inferring diagnostic differences between species. </w:t>
      </w:r>
      <w:r w:rsidRPr="00C7101B">
        <w:rPr>
          <w:rFonts w:ascii="Times New Roman" w:hAnsi="Times New Roman" w:cs="Times New Roman"/>
          <w:i/>
          <w:sz w:val="24"/>
          <w:szCs w:val="24"/>
        </w:rPr>
        <w:t>Proceedings of the Royal Society of London. Series B: Biological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267</w:t>
      </w:r>
      <w:r w:rsidRPr="00C7101B">
        <w:rPr>
          <w:rFonts w:ascii="Times New Roman" w:hAnsi="Times New Roman" w:cs="Times New Roman"/>
          <w:sz w:val="24"/>
          <w:szCs w:val="24"/>
        </w:rPr>
        <w:t>: 631–636. The Royal Society.</w:t>
      </w:r>
    </w:p>
    <w:p w14:paraId="778D1E5A" w14:textId="77777777" w:rsidR="00620EA6" w:rsidRPr="00C7101B" w:rsidRDefault="00620EA6" w:rsidP="00C7101B">
      <w:pPr>
        <w:spacing w:line="360" w:lineRule="auto"/>
        <w:rPr>
          <w:rFonts w:ascii="Times New Roman" w:hAnsi="Times New Roman" w:cs="Times New Roman"/>
          <w:sz w:val="24"/>
          <w:szCs w:val="24"/>
        </w:rPr>
      </w:pPr>
      <w:bookmarkStart w:id="655" w:name="ref-wilson2018new"/>
      <w:bookmarkEnd w:id="654"/>
      <w:r w:rsidRPr="00C7101B">
        <w:rPr>
          <w:rFonts w:ascii="Times New Roman" w:hAnsi="Times New Roman" w:cs="Times New Roman"/>
          <w:b/>
          <w:sz w:val="24"/>
          <w:szCs w:val="24"/>
        </w:rPr>
        <w:t>Wilson, J., I. Matejusova, R. E. McIntosh, S. Carboni and M. Bekaert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New diagnostic SNP molecular markers for the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complex.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e0200654. Public Library of Science San Francisco, CA USA.</w:t>
      </w:r>
    </w:p>
    <w:p w14:paraId="7BD264FE" w14:textId="77777777" w:rsidR="00620EA6" w:rsidRPr="00C7101B" w:rsidRDefault="00620EA6" w:rsidP="00C7101B">
      <w:pPr>
        <w:spacing w:line="360" w:lineRule="auto"/>
        <w:rPr>
          <w:rFonts w:ascii="Times New Roman" w:hAnsi="Times New Roman" w:cs="Times New Roman"/>
          <w:sz w:val="24"/>
          <w:szCs w:val="24"/>
        </w:rPr>
      </w:pPr>
      <w:bookmarkStart w:id="656" w:name="ref-zenkevitch1963biology"/>
      <w:bookmarkEnd w:id="655"/>
      <w:r w:rsidRPr="00C7101B">
        <w:rPr>
          <w:rFonts w:ascii="Times New Roman" w:hAnsi="Times New Roman" w:cs="Times New Roman"/>
          <w:b/>
          <w:sz w:val="24"/>
          <w:szCs w:val="24"/>
        </w:rPr>
        <w:t>Zenkevitch, 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1963</w:t>
      </w:r>
      <w:r w:rsidRPr="00C7101B">
        <w:rPr>
          <w:rFonts w:ascii="Times New Roman" w:hAnsi="Times New Roman" w:cs="Times New Roman"/>
          <w:sz w:val="24"/>
          <w:szCs w:val="24"/>
        </w:rPr>
        <w:t xml:space="preserve">. Biology of the seas of the USSR george allen &amp; unwin ltd. </w:t>
      </w:r>
      <w:r w:rsidRPr="00C7101B">
        <w:rPr>
          <w:rFonts w:ascii="Times New Roman" w:hAnsi="Times New Roman" w:cs="Times New Roman"/>
          <w:i/>
          <w:sz w:val="24"/>
          <w:szCs w:val="24"/>
        </w:rPr>
        <w:t>London, UK</w:t>
      </w:r>
      <w:r w:rsidRPr="00C7101B">
        <w:rPr>
          <w:rFonts w:ascii="Times New Roman" w:hAnsi="Times New Roman" w:cs="Times New Roman"/>
          <w:sz w:val="24"/>
          <w:szCs w:val="24"/>
        </w:rPr>
        <w:t>.</w:t>
      </w:r>
    </w:p>
    <w:p w14:paraId="51795FAE" w14:textId="77777777" w:rsidR="00620EA6" w:rsidRPr="00C7101B" w:rsidRDefault="00620EA6" w:rsidP="00C7101B">
      <w:pPr>
        <w:spacing w:line="360" w:lineRule="auto"/>
        <w:rPr>
          <w:rFonts w:ascii="Times New Roman" w:hAnsi="Times New Roman" w:cs="Times New Roman"/>
          <w:sz w:val="24"/>
          <w:szCs w:val="24"/>
        </w:rPr>
      </w:pPr>
      <w:bookmarkStart w:id="657" w:name="ref-Zolotar2002"/>
      <w:bookmarkEnd w:id="656"/>
      <w:r w:rsidRPr="00C7101B">
        <w:rPr>
          <w:rFonts w:ascii="Times New Roman" w:hAnsi="Times New Roman" w:cs="Times New Roman"/>
          <w:b/>
          <w:sz w:val="24"/>
          <w:szCs w:val="24"/>
        </w:rPr>
        <w:t>Zolotarev, 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Morphological differences in mussels from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group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Vestnik Zhitomerskogo pedagogicheskogo universiteta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10</w:t>
      </w:r>
      <w:r w:rsidRPr="00C7101B">
        <w:rPr>
          <w:rFonts w:ascii="Times New Roman" w:hAnsi="Times New Roman" w:cs="Times New Roman"/>
          <w:sz w:val="24"/>
          <w:szCs w:val="24"/>
        </w:rPr>
        <w:t>: 5–8.</w:t>
      </w:r>
    </w:p>
    <w:p w14:paraId="38587658" w14:textId="77777777" w:rsidR="00620EA6" w:rsidRPr="00C7101B" w:rsidRDefault="00620EA6" w:rsidP="00C7101B">
      <w:pPr>
        <w:spacing w:line="360" w:lineRule="auto"/>
        <w:rPr>
          <w:rFonts w:ascii="Times New Roman" w:hAnsi="Times New Roman" w:cs="Times New Roman"/>
          <w:sz w:val="24"/>
          <w:szCs w:val="24"/>
        </w:rPr>
      </w:pPr>
      <w:bookmarkStart w:id="658" w:name="ref-zolotarev1997relations"/>
      <w:bookmarkEnd w:id="657"/>
      <w:r w:rsidRPr="00C7101B">
        <w:rPr>
          <w:rFonts w:ascii="Times New Roman" w:hAnsi="Times New Roman" w:cs="Times New Roman"/>
          <w:b/>
          <w:sz w:val="24"/>
          <w:szCs w:val="24"/>
        </w:rPr>
        <w:t>Zolotarev, V. and N. Shurova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1997</w:t>
      </w:r>
      <w:r w:rsidRPr="00C7101B">
        <w:rPr>
          <w:rFonts w:ascii="Times New Roman" w:hAnsi="Times New Roman" w:cs="Times New Roman"/>
          <w:sz w:val="24"/>
          <w:szCs w:val="24"/>
        </w:rPr>
        <w:t xml:space="preserve">. Relations of prismatic and nacreous layers in the shells of the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Russian Journal of 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w:t>
      </w:r>
      <w:r w:rsidRPr="00C7101B">
        <w:rPr>
          <w:rFonts w:ascii="Times New Roman" w:hAnsi="Times New Roman" w:cs="Times New Roman"/>
          <w:sz w:val="24"/>
          <w:szCs w:val="24"/>
        </w:rPr>
        <w:t>: 26–31. New York, NY: Plenum Pub. Corp., 1992-.</w:t>
      </w:r>
    </w:p>
    <w:bookmarkEnd w:id="595"/>
    <w:bookmarkEnd w:id="658"/>
    <w:p w14:paraId="34C0E988" w14:textId="77777777" w:rsidR="007D1C1F" w:rsidRPr="00C7101B" w:rsidRDefault="007D1C1F" w:rsidP="00C7101B">
      <w:pPr>
        <w:spacing w:before="120" w:after="0" w:line="360" w:lineRule="auto"/>
        <w:rPr>
          <w:rFonts w:ascii="Times New Roman" w:eastAsia="Times New Roman" w:hAnsi="Times New Roman" w:cs="Times New Roman"/>
          <w:sz w:val="24"/>
          <w:szCs w:val="24"/>
        </w:rPr>
      </w:pPr>
    </w:p>
    <w:p w14:paraId="67CBDEE5" w14:textId="77777777" w:rsidR="003D661E" w:rsidRPr="00C7101B" w:rsidRDefault="003D661E" w:rsidP="00C7101B">
      <w:pPr>
        <w:spacing w:before="120" w:after="0" w:line="360" w:lineRule="auto"/>
        <w:rPr>
          <w:rFonts w:ascii="Times New Roman" w:eastAsia="Times New Roman" w:hAnsi="Times New Roman" w:cs="Times New Roman"/>
          <w:sz w:val="24"/>
          <w:szCs w:val="24"/>
        </w:rPr>
      </w:pPr>
    </w:p>
    <w:p w14:paraId="1332E4E4" w14:textId="77777777" w:rsidR="003D661E" w:rsidRPr="00C7101B" w:rsidRDefault="003D661E" w:rsidP="00C7101B">
      <w:pPr>
        <w:spacing w:line="360" w:lineRule="auto"/>
        <w:rPr>
          <w:rFonts w:ascii="Times New Roman" w:eastAsia="Times New Roman" w:hAnsi="Times New Roman" w:cs="Times New Roman"/>
          <w:b/>
          <w:sz w:val="24"/>
          <w:szCs w:val="24"/>
        </w:rPr>
      </w:pPr>
    </w:p>
    <w:sectPr w:rsidR="003D661E" w:rsidRPr="00C7101B">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rah Kingston" w:date="2020-08-03T16:40:00Z" w:initials="SEK">
    <w:p w14:paraId="4ABC3517" w14:textId="77777777" w:rsidR="009620DF" w:rsidRDefault="009620DF">
      <w:pPr>
        <w:pStyle w:val="CommentText"/>
      </w:pPr>
      <w:r>
        <w:rPr>
          <w:rStyle w:val="CommentReference"/>
        </w:rPr>
        <w:annotationRef/>
      </w:r>
      <w:r>
        <w:t>I usually use S. E. Kingston and probably should use both prior (where the samples and data were collected) and current affiliations:</w:t>
      </w:r>
    </w:p>
    <w:p w14:paraId="314D930A" w14:textId="77777777" w:rsidR="009620DF" w:rsidRDefault="009620DF">
      <w:pPr>
        <w:pStyle w:val="CommentText"/>
      </w:pPr>
      <w:r>
        <w:t>Bowdoin Schiller Coastal Studies Center, 240 Bayview Rd, Orrs Island, ME 04066</w:t>
      </w:r>
    </w:p>
    <w:p w14:paraId="080EBEC1" w14:textId="77777777" w:rsidR="009620DF" w:rsidRDefault="009620DF">
      <w:pPr>
        <w:pStyle w:val="CommentText"/>
      </w:pPr>
      <w:r w:rsidRPr="00C9237C">
        <w:t>School of Marine Sciences and Darling Marine Center, University of Maine, 193 Clarks Cove Rd, Walpole, ME 04573</w:t>
      </w:r>
    </w:p>
  </w:comment>
  <w:comment w:id="49" w:author="Sarah Kingston" w:date="2020-08-03T16:54:00Z" w:initials="SEK">
    <w:p w14:paraId="27D1C813" w14:textId="1376FC06" w:rsidR="009620DF" w:rsidRDefault="009620DF">
      <w:pPr>
        <w:pStyle w:val="CommentText"/>
      </w:pPr>
      <w:r>
        <w:rPr>
          <w:rStyle w:val="CommentReference"/>
        </w:rPr>
        <w:annotationRef/>
      </w:r>
      <w:r>
        <w:t>This is a really nice introduction of the concept of applying the clinical application approach</w:t>
      </w:r>
    </w:p>
  </w:comment>
  <w:comment w:id="99" w:author="Sarah Kingston" w:date="2020-08-03T16:59:00Z" w:initials="SEK">
    <w:p w14:paraId="63444D7D" w14:textId="02FEB827" w:rsidR="009620DF" w:rsidRDefault="009620DF">
      <w:pPr>
        <w:pStyle w:val="CommentText"/>
      </w:pPr>
      <w:r>
        <w:rPr>
          <w:rStyle w:val="CommentReference"/>
        </w:rPr>
        <w:annotationRef/>
      </w:r>
      <w:r>
        <w:t>This is just a consistency suggestion – when I see ‘sample’ I tend to think of a single mussel, so I might choose population or locality / location here and reserve sample or individual for single mussels?</w:t>
      </w:r>
    </w:p>
  </w:comment>
  <w:comment w:id="102" w:author="Sarah Kingston" w:date="2020-08-03T17:02:00Z" w:initials="SEK">
    <w:p w14:paraId="176C4178" w14:textId="380B0196" w:rsidR="009620DF" w:rsidRDefault="009620DF">
      <w:pPr>
        <w:pStyle w:val="CommentText"/>
      </w:pPr>
      <w:r>
        <w:rPr>
          <w:rStyle w:val="CommentReference"/>
        </w:rPr>
        <w:annotationRef/>
      </w:r>
      <w:r>
        <w:t>Or localities</w:t>
      </w:r>
    </w:p>
  </w:comment>
  <w:comment w:id="128" w:author="Sarah Kingston" w:date="2020-08-03T17:06:00Z" w:initials="SEK">
    <w:p w14:paraId="142AFBCC" w14:textId="3EF20CC5" w:rsidR="009620DF" w:rsidRDefault="009620DF">
      <w:pPr>
        <w:pStyle w:val="CommentText"/>
      </w:pPr>
      <w:r>
        <w:rPr>
          <w:rStyle w:val="CommentReference"/>
        </w:rPr>
        <w:annotationRef/>
      </w:r>
      <w:r>
        <w:t>I think this is wrong parenthetically throughout, but correct in the references (it’s confusing bc the acceptance/ online early was 2017, but publication date of the citation is 2018)</w:t>
      </w:r>
    </w:p>
  </w:comment>
  <w:comment w:id="145" w:author="Sarah Kingston" w:date="2020-08-03T17:28:00Z" w:initials="SEK">
    <w:p w14:paraId="3781A503" w14:textId="331AC698" w:rsidR="009620DF" w:rsidRDefault="009620DF">
      <w:pPr>
        <w:pStyle w:val="CommentText"/>
      </w:pPr>
      <w:r>
        <w:rPr>
          <w:rStyle w:val="CommentReference"/>
        </w:rPr>
        <w:annotationRef/>
      </w:r>
      <w:r>
        <w:t>I really like this figure!</w:t>
      </w:r>
    </w:p>
  </w:comment>
  <w:comment w:id="161" w:author="Sarah Kingston" w:date="2020-08-03T17:13:00Z" w:initials="SEK">
    <w:p w14:paraId="5178D73E" w14:textId="4AC003B1" w:rsidR="009620DF" w:rsidRDefault="009620DF">
      <w:pPr>
        <w:pStyle w:val="CommentText"/>
      </w:pPr>
      <w:r>
        <w:rPr>
          <w:rStyle w:val="CommentReference"/>
        </w:rPr>
        <w:annotationRef/>
      </w:r>
      <w:r>
        <w:t>The 175k SNPs # is from the 2018 study, and while the raw sequences for those samples are the same, we reanalyzed them after sequencing more populations, so the SNP # used in fastSTRUCTURE is slightly different. The trossulus-edulis assignment/ percent ancestry is nearly identical in both SNP sets, just different locus filtering for the bigger sample set. I am happy to create a VCF file for all the genotypes to submit to DRYAD data depository in association with this paper, as well as a fasta file for the SNP catalog ‘reference’ sequence. We can even create a non-public link for reviewers and then release a public link with the paper.</w:t>
      </w:r>
    </w:p>
  </w:comment>
  <w:comment w:id="312" w:author="Väinölä, Risto" w:date="2020-09-14T03:00:00Z" w:initials="VR">
    <w:p w14:paraId="78FA17BE" w14:textId="071626DE" w:rsidR="00B16380" w:rsidRDefault="00B16380">
      <w:pPr>
        <w:pStyle w:val="CommentText"/>
      </w:pPr>
      <w:r>
        <w:rPr>
          <w:rStyle w:val="CommentReference"/>
        </w:rPr>
        <w:annotationRef/>
      </w:r>
      <w:proofErr w:type="gramStart"/>
      <w:r>
        <w:t>such</w:t>
      </w:r>
      <w:proofErr w:type="gramEnd"/>
      <w:r>
        <w:t xml:space="preserve"> a table should preferably be in ESM, at least not in the paper itself</w:t>
      </w:r>
    </w:p>
  </w:comment>
  <w:comment w:id="315" w:author="Väinölä, Risto" w:date="2020-09-14T09:32:00Z" w:initials="VR">
    <w:p w14:paraId="7F41223C" w14:textId="135571F6" w:rsidR="00464FF9" w:rsidRDefault="00464FF9">
      <w:pPr>
        <w:pStyle w:val="CommentText"/>
      </w:pPr>
      <w:r>
        <w:rPr>
          <w:rStyle w:val="CommentReference"/>
        </w:rPr>
        <w:annotationRef/>
      </w:r>
      <w:proofErr w:type="gramStart"/>
      <w:r>
        <w:t>difficult</w:t>
      </w:r>
      <w:proofErr w:type="gramEnd"/>
      <w:r>
        <w:t xml:space="preserve"> sentence</w:t>
      </w:r>
    </w:p>
  </w:comment>
  <w:comment w:id="524" w:author="Sarah Kingston" w:date="2020-08-04T11:21:00Z" w:initials="SEK">
    <w:p w14:paraId="2EC98511" w14:textId="39B2AF82" w:rsidR="009620DF" w:rsidRDefault="009620DF">
      <w:pPr>
        <w:pStyle w:val="CommentText"/>
      </w:pPr>
      <w:r>
        <w:rPr>
          <w:rStyle w:val="CommentReference"/>
        </w:rPr>
        <w:annotationRef/>
      </w:r>
      <w:r>
        <w:t>This is a nice point – I definitely think these factors are likely contributors to the weird ones from Cobscook Bay. Those samples were in sandy sediment in a little bay with huge tidal flux, and likely some salinity flux.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EBEC1" w15:done="0"/>
  <w15:commentEx w15:paraId="27D1C813" w15:done="0"/>
  <w15:commentEx w15:paraId="63444D7D" w15:done="0"/>
  <w15:commentEx w15:paraId="176C4178" w15:done="0"/>
  <w15:commentEx w15:paraId="142AFBCC" w15:done="0"/>
  <w15:commentEx w15:paraId="3781A503" w15:done="0"/>
  <w15:commentEx w15:paraId="5178D73E" w15:done="0"/>
  <w15:commentEx w15:paraId="78FA17BE" w15:done="0"/>
  <w15:commentEx w15:paraId="7F41223C" w15:done="0"/>
  <w15:commentEx w15:paraId="2EC985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BC93" w16cex:dateUtc="2020-08-03T20:40:00Z"/>
  <w16cex:commentExtensible w16cex:durableId="22D2BFCF" w16cex:dateUtc="2020-08-03T20:54:00Z"/>
  <w16cex:commentExtensible w16cex:durableId="22D2C0FD" w16cex:dateUtc="2020-08-03T20:59:00Z"/>
  <w16cex:commentExtensible w16cex:durableId="22D2C18B" w16cex:dateUtc="2020-08-03T21:02:00Z"/>
  <w16cex:commentExtensible w16cex:durableId="22D2C28D" w16cex:dateUtc="2020-08-03T21:06:00Z"/>
  <w16cex:commentExtensible w16cex:durableId="22D2C7D2" w16cex:dateUtc="2020-08-03T21:28:00Z"/>
  <w16cex:commentExtensible w16cex:durableId="22D2C44F" w16cex:dateUtc="2020-08-03T21:13:00Z"/>
  <w16cex:commentExtensible w16cex:durableId="22D3C335" w16cex:dateUtc="2020-08-04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EBEC1" w16cid:durableId="22D2BC93"/>
  <w16cid:commentId w16cid:paraId="27D1C813" w16cid:durableId="22D2BFCF"/>
  <w16cid:commentId w16cid:paraId="63444D7D" w16cid:durableId="22D2C0FD"/>
  <w16cid:commentId w16cid:paraId="176C4178" w16cid:durableId="22D2C18B"/>
  <w16cid:commentId w16cid:paraId="142AFBCC" w16cid:durableId="22D2C28D"/>
  <w16cid:commentId w16cid:paraId="3781A503" w16cid:durableId="22D2C7D2"/>
  <w16cid:commentId w16cid:paraId="5178D73E" w16cid:durableId="22D2C44F"/>
  <w16cid:commentId w16cid:paraId="2EC98511" w16cid:durableId="22D3C3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1"/>
    <w:family w:val="roman"/>
    <w:pitch w:val="variable"/>
    <w:sig w:usb0="E00006FF" w:usb1="420024FF" w:usb2="02000000" w:usb3="00000000" w:csb0="0000019F" w:csb1="00000000"/>
  </w:font>
  <w:font w:name="Noto Sans Symbol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06106"/>
    <w:multiLevelType w:val="multilevel"/>
    <w:tmpl w:val="348061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1201F59"/>
    <w:multiLevelType w:val="multilevel"/>
    <w:tmpl w:val="71201F59"/>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1506616"/>
    <w:multiLevelType w:val="multilevel"/>
    <w:tmpl w:val="715066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äinölä, Risto">
    <w15:presenceInfo w15:providerId="AD" w15:userId="S-1-5-21-16020293-282541685-632688529-544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trackRevisions/>
  <w:doNotTrackFormatting/>
  <w:documentProtection w:edit="trackedChanges"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A0"/>
    <w:rsid w:val="000158AE"/>
    <w:rsid w:val="00016164"/>
    <w:rsid w:val="000219BB"/>
    <w:rsid w:val="000241EC"/>
    <w:rsid w:val="000343B3"/>
    <w:rsid w:val="00034F79"/>
    <w:rsid w:val="00036716"/>
    <w:rsid w:val="00037B67"/>
    <w:rsid w:val="00043C6C"/>
    <w:rsid w:val="00046A2F"/>
    <w:rsid w:val="000470FB"/>
    <w:rsid w:val="000475CA"/>
    <w:rsid w:val="00056F1B"/>
    <w:rsid w:val="00057B4F"/>
    <w:rsid w:val="00065802"/>
    <w:rsid w:val="00066999"/>
    <w:rsid w:val="000723FC"/>
    <w:rsid w:val="00076871"/>
    <w:rsid w:val="000812E3"/>
    <w:rsid w:val="0009411E"/>
    <w:rsid w:val="00095667"/>
    <w:rsid w:val="000A01AC"/>
    <w:rsid w:val="000A5E9D"/>
    <w:rsid w:val="000B7B8B"/>
    <w:rsid w:val="000D07E7"/>
    <w:rsid w:val="000D79CC"/>
    <w:rsid w:val="000E6FD4"/>
    <w:rsid w:val="000F01EB"/>
    <w:rsid w:val="000F266A"/>
    <w:rsid w:val="00110666"/>
    <w:rsid w:val="0011513F"/>
    <w:rsid w:val="00126CD9"/>
    <w:rsid w:val="00142EE0"/>
    <w:rsid w:val="00143C7A"/>
    <w:rsid w:val="00147A42"/>
    <w:rsid w:val="00152540"/>
    <w:rsid w:val="001550FB"/>
    <w:rsid w:val="0016270C"/>
    <w:rsid w:val="0016742C"/>
    <w:rsid w:val="00171DE5"/>
    <w:rsid w:val="00174BF2"/>
    <w:rsid w:val="001778F5"/>
    <w:rsid w:val="00184870"/>
    <w:rsid w:val="001858EC"/>
    <w:rsid w:val="0019723D"/>
    <w:rsid w:val="001B0CD1"/>
    <w:rsid w:val="001C37BE"/>
    <w:rsid w:val="001D1B8B"/>
    <w:rsid w:val="001D33D6"/>
    <w:rsid w:val="001D4910"/>
    <w:rsid w:val="001D6A73"/>
    <w:rsid w:val="001D7B2D"/>
    <w:rsid w:val="001E0492"/>
    <w:rsid w:val="001E33B8"/>
    <w:rsid w:val="001E49DD"/>
    <w:rsid w:val="001F17C3"/>
    <w:rsid w:val="001F5717"/>
    <w:rsid w:val="002025B0"/>
    <w:rsid w:val="00203403"/>
    <w:rsid w:val="0020548F"/>
    <w:rsid w:val="00205AEE"/>
    <w:rsid w:val="002114A3"/>
    <w:rsid w:val="002136D8"/>
    <w:rsid w:val="00224530"/>
    <w:rsid w:val="00224576"/>
    <w:rsid w:val="002255C9"/>
    <w:rsid w:val="0022686E"/>
    <w:rsid w:val="00230183"/>
    <w:rsid w:val="00230375"/>
    <w:rsid w:val="00231C52"/>
    <w:rsid w:val="002342B8"/>
    <w:rsid w:val="002350AB"/>
    <w:rsid w:val="00237EE1"/>
    <w:rsid w:val="00241250"/>
    <w:rsid w:val="00246627"/>
    <w:rsid w:val="002660A9"/>
    <w:rsid w:val="002734AF"/>
    <w:rsid w:val="00282ABE"/>
    <w:rsid w:val="0029175B"/>
    <w:rsid w:val="00296913"/>
    <w:rsid w:val="0029737E"/>
    <w:rsid w:val="002A13BF"/>
    <w:rsid w:val="002A2012"/>
    <w:rsid w:val="002A4F22"/>
    <w:rsid w:val="002A54F0"/>
    <w:rsid w:val="002C1C9C"/>
    <w:rsid w:val="002E1591"/>
    <w:rsid w:val="002E3061"/>
    <w:rsid w:val="002E3F95"/>
    <w:rsid w:val="002E6513"/>
    <w:rsid w:val="002E729F"/>
    <w:rsid w:val="002F055F"/>
    <w:rsid w:val="00303344"/>
    <w:rsid w:val="00320105"/>
    <w:rsid w:val="00322B61"/>
    <w:rsid w:val="00326801"/>
    <w:rsid w:val="00327016"/>
    <w:rsid w:val="00330551"/>
    <w:rsid w:val="00334273"/>
    <w:rsid w:val="00335901"/>
    <w:rsid w:val="00336995"/>
    <w:rsid w:val="003439D9"/>
    <w:rsid w:val="0034575B"/>
    <w:rsid w:val="0034786B"/>
    <w:rsid w:val="003507A4"/>
    <w:rsid w:val="00356975"/>
    <w:rsid w:val="00381344"/>
    <w:rsid w:val="0038159B"/>
    <w:rsid w:val="003852EB"/>
    <w:rsid w:val="00386401"/>
    <w:rsid w:val="003959D9"/>
    <w:rsid w:val="003A1E5D"/>
    <w:rsid w:val="003A27ED"/>
    <w:rsid w:val="003A42ED"/>
    <w:rsid w:val="003B2200"/>
    <w:rsid w:val="003B7941"/>
    <w:rsid w:val="003B7FF0"/>
    <w:rsid w:val="003C3F13"/>
    <w:rsid w:val="003C5B07"/>
    <w:rsid w:val="003C5C57"/>
    <w:rsid w:val="003D1479"/>
    <w:rsid w:val="003D661E"/>
    <w:rsid w:val="003E2B6E"/>
    <w:rsid w:val="003F05B1"/>
    <w:rsid w:val="003F2C00"/>
    <w:rsid w:val="003F38A3"/>
    <w:rsid w:val="00401B9B"/>
    <w:rsid w:val="0042096B"/>
    <w:rsid w:val="00427A27"/>
    <w:rsid w:val="004357E6"/>
    <w:rsid w:val="00435EBF"/>
    <w:rsid w:val="00442EE7"/>
    <w:rsid w:val="0044380E"/>
    <w:rsid w:val="00450019"/>
    <w:rsid w:val="00450E6A"/>
    <w:rsid w:val="00453343"/>
    <w:rsid w:val="00464FF9"/>
    <w:rsid w:val="0046619A"/>
    <w:rsid w:val="00466654"/>
    <w:rsid w:val="004703BA"/>
    <w:rsid w:val="0048113B"/>
    <w:rsid w:val="004820FD"/>
    <w:rsid w:val="00496783"/>
    <w:rsid w:val="004A2717"/>
    <w:rsid w:val="004B1480"/>
    <w:rsid w:val="004B591F"/>
    <w:rsid w:val="004D358A"/>
    <w:rsid w:val="004D67FD"/>
    <w:rsid w:val="004F06F0"/>
    <w:rsid w:val="004F5A70"/>
    <w:rsid w:val="00511188"/>
    <w:rsid w:val="0051211A"/>
    <w:rsid w:val="00512F0E"/>
    <w:rsid w:val="00530E99"/>
    <w:rsid w:val="00532475"/>
    <w:rsid w:val="005362D4"/>
    <w:rsid w:val="005549B7"/>
    <w:rsid w:val="00556330"/>
    <w:rsid w:val="00560729"/>
    <w:rsid w:val="0057762E"/>
    <w:rsid w:val="0058466C"/>
    <w:rsid w:val="005A187C"/>
    <w:rsid w:val="005A2EE2"/>
    <w:rsid w:val="005B19EC"/>
    <w:rsid w:val="005B424E"/>
    <w:rsid w:val="005C32D4"/>
    <w:rsid w:val="005C676D"/>
    <w:rsid w:val="005D3577"/>
    <w:rsid w:val="005D5E78"/>
    <w:rsid w:val="005D6103"/>
    <w:rsid w:val="005D6BC9"/>
    <w:rsid w:val="005D7083"/>
    <w:rsid w:val="005D75D5"/>
    <w:rsid w:val="005E77B0"/>
    <w:rsid w:val="0060409C"/>
    <w:rsid w:val="006116A4"/>
    <w:rsid w:val="00611BEA"/>
    <w:rsid w:val="0062060B"/>
    <w:rsid w:val="00620EA6"/>
    <w:rsid w:val="00632A8D"/>
    <w:rsid w:val="006407C3"/>
    <w:rsid w:val="006414C3"/>
    <w:rsid w:val="00642FAC"/>
    <w:rsid w:val="00644B77"/>
    <w:rsid w:val="006462A0"/>
    <w:rsid w:val="006524AA"/>
    <w:rsid w:val="00656BED"/>
    <w:rsid w:val="00666DE9"/>
    <w:rsid w:val="0067734D"/>
    <w:rsid w:val="006838CE"/>
    <w:rsid w:val="00685051"/>
    <w:rsid w:val="00685A2C"/>
    <w:rsid w:val="00685E30"/>
    <w:rsid w:val="00694F30"/>
    <w:rsid w:val="00694F80"/>
    <w:rsid w:val="006969C5"/>
    <w:rsid w:val="006A0A8B"/>
    <w:rsid w:val="006B6248"/>
    <w:rsid w:val="006B68D7"/>
    <w:rsid w:val="006B745D"/>
    <w:rsid w:val="006C6B9F"/>
    <w:rsid w:val="006D1DA2"/>
    <w:rsid w:val="006D7419"/>
    <w:rsid w:val="006E05FB"/>
    <w:rsid w:val="006E18A3"/>
    <w:rsid w:val="006E2803"/>
    <w:rsid w:val="006E5E11"/>
    <w:rsid w:val="006E62BC"/>
    <w:rsid w:val="006E72B3"/>
    <w:rsid w:val="006F2458"/>
    <w:rsid w:val="006F6029"/>
    <w:rsid w:val="00702F28"/>
    <w:rsid w:val="007046B6"/>
    <w:rsid w:val="0071026A"/>
    <w:rsid w:val="00710D58"/>
    <w:rsid w:val="007116AB"/>
    <w:rsid w:val="00713ADB"/>
    <w:rsid w:val="00713D28"/>
    <w:rsid w:val="00715455"/>
    <w:rsid w:val="007161BD"/>
    <w:rsid w:val="00722BB4"/>
    <w:rsid w:val="00744A9A"/>
    <w:rsid w:val="0075109A"/>
    <w:rsid w:val="007577E9"/>
    <w:rsid w:val="00760A75"/>
    <w:rsid w:val="00765275"/>
    <w:rsid w:val="007748E7"/>
    <w:rsid w:val="00775258"/>
    <w:rsid w:val="00775598"/>
    <w:rsid w:val="00775E5B"/>
    <w:rsid w:val="00776E9C"/>
    <w:rsid w:val="00781FE6"/>
    <w:rsid w:val="0079386D"/>
    <w:rsid w:val="00796DEB"/>
    <w:rsid w:val="0079708B"/>
    <w:rsid w:val="007A27C8"/>
    <w:rsid w:val="007A64FD"/>
    <w:rsid w:val="007A7C8F"/>
    <w:rsid w:val="007B6471"/>
    <w:rsid w:val="007B664A"/>
    <w:rsid w:val="007C27C5"/>
    <w:rsid w:val="007C396F"/>
    <w:rsid w:val="007C4922"/>
    <w:rsid w:val="007D17AF"/>
    <w:rsid w:val="007D1C1F"/>
    <w:rsid w:val="007D2DF8"/>
    <w:rsid w:val="007D71E2"/>
    <w:rsid w:val="007E4D64"/>
    <w:rsid w:val="007F0075"/>
    <w:rsid w:val="007F256C"/>
    <w:rsid w:val="007F35AB"/>
    <w:rsid w:val="007F54A4"/>
    <w:rsid w:val="00801E9B"/>
    <w:rsid w:val="0080238E"/>
    <w:rsid w:val="008025CA"/>
    <w:rsid w:val="00811FBB"/>
    <w:rsid w:val="00812155"/>
    <w:rsid w:val="00814078"/>
    <w:rsid w:val="00816B15"/>
    <w:rsid w:val="00822537"/>
    <w:rsid w:val="00827284"/>
    <w:rsid w:val="00842A1B"/>
    <w:rsid w:val="00854852"/>
    <w:rsid w:val="00857D89"/>
    <w:rsid w:val="00862D2A"/>
    <w:rsid w:val="00866A16"/>
    <w:rsid w:val="00870606"/>
    <w:rsid w:val="00873A9F"/>
    <w:rsid w:val="00881F02"/>
    <w:rsid w:val="00882538"/>
    <w:rsid w:val="00897B91"/>
    <w:rsid w:val="008A496B"/>
    <w:rsid w:val="008A7AF6"/>
    <w:rsid w:val="008B0DAE"/>
    <w:rsid w:val="008B61B0"/>
    <w:rsid w:val="008C0708"/>
    <w:rsid w:val="008C3D67"/>
    <w:rsid w:val="008D0A59"/>
    <w:rsid w:val="008D27F6"/>
    <w:rsid w:val="008F2498"/>
    <w:rsid w:val="008F2769"/>
    <w:rsid w:val="008F3589"/>
    <w:rsid w:val="008F6682"/>
    <w:rsid w:val="00903305"/>
    <w:rsid w:val="0091110E"/>
    <w:rsid w:val="00920889"/>
    <w:rsid w:val="00924808"/>
    <w:rsid w:val="00924E9A"/>
    <w:rsid w:val="00934472"/>
    <w:rsid w:val="0093761F"/>
    <w:rsid w:val="009461D7"/>
    <w:rsid w:val="009537DE"/>
    <w:rsid w:val="009620DF"/>
    <w:rsid w:val="009643B8"/>
    <w:rsid w:val="009659B3"/>
    <w:rsid w:val="00977647"/>
    <w:rsid w:val="00980BF0"/>
    <w:rsid w:val="00987194"/>
    <w:rsid w:val="00997DD3"/>
    <w:rsid w:val="009B38A4"/>
    <w:rsid w:val="009D6D38"/>
    <w:rsid w:val="009E4B4E"/>
    <w:rsid w:val="009E7E25"/>
    <w:rsid w:val="009F272A"/>
    <w:rsid w:val="009F5EAF"/>
    <w:rsid w:val="00A00228"/>
    <w:rsid w:val="00A03F0B"/>
    <w:rsid w:val="00A14E1F"/>
    <w:rsid w:val="00A2325F"/>
    <w:rsid w:val="00A24D11"/>
    <w:rsid w:val="00A30530"/>
    <w:rsid w:val="00A338C1"/>
    <w:rsid w:val="00A407D7"/>
    <w:rsid w:val="00A41A5F"/>
    <w:rsid w:val="00A44433"/>
    <w:rsid w:val="00A46552"/>
    <w:rsid w:val="00A55443"/>
    <w:rsid w:val="00A554F6"/>
    <w:rsid w:val="00A57053"/>
    <w:rsid w:val="00A60F63"/>
    <w:rsid w:val="00A73AF7"/>
    <w:rsid w:val="00A74A92"/>
    <w:rsid w:val="00A80549"/>
    <w:rsid w:val="00A84A2C"/>
    <w:rsid w:val="00A94F6C"/>
    <w:rsid w:val="00A95563"/>
    <w:rsid w:val="00AA46C0"/>
    <w:rsid w:val="00AA63D8"/>
    <w:rsid w:val="00AB08A6"/>
    <w:rsid w:val="00AB4F8A"/>
    <w:rsid w:val="00AC5E1E"/>
    <w:rsid w:val="00AC6B38"/>
    <w:rsid w:val="00AD0D52"/>
    <w:rsid w:val="00AF0992"/>
    <w:rsid w:val="00AF50FC"/>
    <w:rsid w:val="00B00140"/>
    <w:rsid w:val="00B02908"/>
    <w:rsid w:val="00B159F9"/>
    <w:rsid w:val="00B16380"/>
    <w:rsid w:val="00B20302"/>
    <w:rsid w:val="00B228C4"/>
    <w:rsid w:val="00B315C7"/>
    <w:rsid w:val="00B31989"/>
    <w:rsid w:val="00B34B90"/>
    <w:rsid w:val="00B4005B"/>
    <w:rsid w:val="00B40572"/>
    <w:rsid w:val="00B44577"/>
    <w:rsid w:val="00B46D89"/>
    <w:rsid w:val="00B519F6"/>
    <w:rsid w:val="00B5487A"/>
    <w:rsid w:val="00B67D76"/>
    <w:rsid w:val="00B712D0"/>
    <w:rsid w:val="00B76811"/>
    <w:rsid w:val="00B81F24"/>
    <w:rsid w:val="00B96F03"/>
    <w:rsid w:val="00BA1A86"/>
    <w:rsid w:val="00BA3C8F"/>
    <w:rsid w:val="00BB4209"/>
    <w:rsid w:val="00BE6F2A"/>
    <w:rsid w:val="00C02CB5"/>
    <w:rsid w:val="00C036C7"/>
    <w:rsid w:val="00C04B9F"/>
    <w:rsid w:val="00C05C77"/>
    <w:rsid w:val="00C07506"/>
    <w:rsid w:val="00C076F1"/>
    <w:rsid w:val="00C13870"/>
    <w:rsid w:val="00C23ED3"/>
    <w:rsid w:val="00C2566A"/>
    <w:rsid w:val="00C306F3"/>
    <w:rsid w:val="00C33D2A"/>
    <w:rsid w:val="00C408FA"/>
    <w:rsid w:val="00C4235D"/>
    <w:rsid w:val="00C430D5"/>
    <w:rsid w:val="00C47CFD"/>
    <w:rsid w:val="00C53D3E"/>
    <w:rsid w:val="00C550E7"/>
    <w:rsid w:val="00C7101B"/>
    <w:rsid w:val="00C715DC"/>
    <w:rsid w:val="00C724D4"/>
    <w:rsid w:val="00C76EDD"/>
    <w:rsid w:val="00C81A81"/>
    <w:rsid w:val="00C871BF"/>
    <w:rsid w:val="00C9237C"/>
    <w:rsid w:val="00CA3DA4"/>
    <w:rsid w:val="00CA4999"/>
    <w:rsid w:val="00CB4A8B"/>
    <w:rsid w:val="00CB711A"/>
    <w:rsid w:val="00CB7A8A"/>
    <w:rsid w:val="00CB7FFE"/>
    <w:rsid w:val="00CD16F4"/>
    <w:rsid w:val="00CD291D"/>
    <w:rsid w:val="00CD3413"/>
    <w:rsid w:val="00CD5380"/>
    <w:rsid w:val="00CE15FA"/>
    <w:rsid w:val="00CE4872"/>
    <w:rsid w:val="00CE4A27"/>
    <w:rsid w:val="00CE4AB8"/>
    <w:rsid w:val="00CF7468"/>
    <w:rsid w:val="00D02F22"/>
    <w:rsid w:val="00D04CFF"/>
    <w:rsid w:val="00D07276"/>
    <w:rsid w:val="00D1205F"/>
    <w:rsid w:val="00D205C6"/>
    <w:rsid w:val="00D267F5"/>
    <w:rsid w:val="00D27C09"/>
    <w:rsid w:val="00D34F53"/>
    <w:rsid w:val="00D34FDD"/>
    <w:rsid w:val="00D42579"/>
    <w:rsid w:val="00D5343D"/>
    <w:rsid w:val="00D549AE"/>
    <w:rsid w:val="00D56809"/>
    <w:rsid w:val="00D66511"/>
    <w:rsid w:val="00D74130"/>
    <w:rsid w:val="00D80664"/>
    <w:rsid w:val="00DA3C5A"/>
    <w:rsid w:val="00DB0517"/>
    <w:rsid w:val="00DB1EDF"/>
    <w:rsid w:val="00DB7397"/>
    <w:rsid w:val="00DC63CD"/>
    <w:rsid w:val="00DD3E59"/>
    <w:rsid w:val="00DE34B6"/>
    <w:rsid w:val="00DF4AEF"/>
    <w:rsid w:val="00E10B1E"/>
    <w:rsid w:val="00E15554"/>
    <w:rsid w:val="00E23223"/>
    <w:rsid w:val="00E24C41"/>
    <w:rsid w:val="00E2737A"/>
    <w:rsid w:val="00E33FFA"/>
    <w:rsid w:val="00E3447D"/>
    <w:rsid w:val="00E35FD0"/>
    <w:rsid w:val="00E360F5"/>
    <w:rsid w:val="00E40606"/>
    <w:rsid w:val="00E41B0A"/>
    <w:rsid w:val="00E711E1"/>
    <w:rsid w:val="00E71C5F"/>
    <w:rsid w:val="00E723D2"/>
    <w:rsid w:val="00E92108"/>
    <w:rsid w:val="00E93B6A"/>
    <w:rsid w:val="00EA20B6"/>
    <w:rsid w:val="00EB065F"/>
    <w:rsid w:val="00EB152D"/>
    <w:rsid w:val="00EB2EB5"/>
    <w:rsid w:val="00EB689C"/>
    <w:rsid w:val="00EC7E07"/>
    <w:rsid w:val="00EF4BD5"/>
    <w:rsid w:val="00EF6669"/>
    <w:rsid w:val="00F01128"/>
    <w:rsid w:val="00F06EA7"/>
    <w:rsid w:val="00F07DF3"/>
    <w:rsid w:val="00F120D4"/>
    <w:rsid w:val="00F122A2"/>
    <w:rsid w:val="00F221DA"/>
    <w:rsid w:val="00F223E0"/>
    <w:rsid w:val="00F3133F"/>
    <w:rsid w:val="00F62F70"/>
    <w:rsid w:val="00F671EB"/>
    <w:rsid w:val="00F76FFB"/>
    <w:rsid w:val="00F80B8A"/>
    <w:rsid w:val="00F847E7"/>
    <w:rsid w:val="00F9465C"/>
    <w:rsid w:val="00FA5B70"/>
    <w:rsid w:val="00FA774A"/>
    <w:rsid w:val="00FB199D"/>
    <w:rsid w:val="00FB505D"/>
    <w:rsid w:val="00FB715F"/>
    <w:rsid w:val="00FD1D78"/>
    <w:rsid w:val="00FD2C04"/>
    <w:rsid w:val="00FE271B"/>
    <w:rsid w:val="00FF3DFD"/>
    <w:rsid w:val="00FF676C"/>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BA3A"/>
  <w15:docId w15:val="{420C4691-68AD-9C46-9A5B-93A867AE3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2"/>
      <w:szCs w:val="22"/>
      <w:lang w:val="en-US"/>
    </w:rPr>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77"/>
        <w:tab w:val="right" w:pos="9355"/>
      </w:tabs>
      <w:spacing w:after="0" w:line="240" w:lineRule="auto"/>
    </w:pPr>
  </w:style>
  <w:style w:type="paragraph" w:styleId="Header">
    <w:name w:val="header"/>
    <w:basedOn w:val="Normal"/>
    <w:link w:val="HeaderChar"/>
    <w:uiPriority w:val="99"/>
    <w:unhideWhenUsed/>
    <w:pPr>
      <w:tabs>
        <w:tab w:val="center" w:pos="4677"/>
        <w:tab w:val="right" w:pos="9355"/>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qFormat/>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left w:w="108" w:type="dxa"/>
        <w:right w:w="108" w:type="dxa"/>
      </w:tblCellMar>
    </w:tblPr>
    <w:tblStylePr w:type="firstCol">
      <w:pPr>
        <w:jc w:val="left"/>
      </w:p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TableGrid">
    <w:name w:val="Table Grid"/>
    <w:basedOn w:val="TableNormal"/>
    <w:uiPriority w:val="59"/>
    <w:rsid w:val="003D661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C0708"/>
    <w:pPr>
      <w:spacing w:line="240" w:lineRule="auto"/>
      <w:jc w:val="both"/>
    </w:pPr>
    <w:rPr>
      <w:rFonts w:ascii="Times New Roman" w:eastAsia="Times New Roman" w:hAnsi="Times New Roman" w:cs="Times New Roman"/>
      <w:sz w:val="24"/>
      <w:szCs w:val="24"/>
      <w:lang w:val="ru-RU" w:eastAsia="en-US"/>
    </w:rPr>
  </w:style>
  <w:style w:type="character" w:customStyle="1" w:styleId="BodyTextChar">
    <w:name w:val="Body Text Char"/>
    <w:basedOn w:val="DefaultParagraphFont"/>
    <w:link w:val="BodyText"/>
    <w:qFormat/>
    <w:rsid w:val="008C0708"/>
    <w:rPr>
      <w:rFonts w:ascii="Times New Roman" w:eastAsia="Times New Roman" w:hAnsi="Times New Roman" w:cs="Times New Roman"/>
      <w:sz w:val="24"/>
      <w:szCs w:val="24"/>
      <w:lang w:eastAsia="en-US"/>
    </w:rPr>
  </w:style>
  <w:style w:type="character" w:styleId="PlaceholderText">
    <w:name w:val="Placeholder Text"/>
    <w:basedOn w:val="DefaultParagraphFont"/>
    <w:uiPriority w:val="99"/>
    <w:unhideWhenUsed/>
    <w:rsid w:val="00B4005B"/>
    <w:rPr>
      <w:color w:val="808080"/>
    </w:rPr>
  </w:style>
  <w:style w:type="character" w:customStyle="1" w:styleId="TitleChar">
    <w:name w:val="Title Char"/>
    <w:basedOn w:val="DefaultParagraphFont"/>
    <w:link w:val="Title"/>
    <w:qFormat/>
    <w:locked/>
    <w:rsid w:val="00620EA6"/>
    <w:rPr>
      <w:b/>
      <w:sz w:val="72"/>
      <w:szCs w:val="72"/>
      <w:lang w:val="en-US"/>
    </w:rPr>
  </w:style>
  <w:style w:type="paragraph" w:styleId="ListParagraph">
    <w:name w:val="List Paragraph"/>
    <w:basedOn w:val="Normal"/>
    <w:uiPriority w:val="99"/>
    <w:rsid w:val="006F6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50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larrain@uchile.cl"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hyperlink" Target="mailto:Kati.Michalek@sams.ac.uk" TargetMode="Externa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em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emf"/><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DC228F-69BA-49CE-AF9D-4D3E7EC1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42</Pages>
  <Words>11140</Words>
  <Characters>90234</Characters>
  <Application>Microsoft Office Word</Application>
  <DocSecurity>0</DocSecurity>
  <Lines>751</Lines>
  <Paragraphs>202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Arcella</dc:creator>
  <cp:lastModifiedBy>Väinölä, Risto</cp:lastModifiedBy>
  <cp:revision>4</cp:revision>
  <cp:lastPrinted>2020-09-10T16:55:00Z</cp:lastPrinted>
  <dcterms:created xsi:type="dcterms:W3CDTF">2020-09-14T05:25:00Z</dcterms:created>
  <dcterms:modified xsi:type="dcterms:W3CDTF">2020-09-15T01:28:00Z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