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svg" ContentType="image/svg+xml"/>
  <Override PartName="/word/media/image2.svg" ContentType="image/svg+xml"/>
  <Override PartName="/word/media/image3.svg" ContentType="image/svg+xml"/>
  <Override PartName="/word/media/image4.svg" ContentType="image/svg+xml"/>
  <Override PartName="/word/media/image5.svg" ContentType="image/svg+xml"/>
  <Override PartName="/word/media/image6.svg" ContentType="image/svg+xml"/>
  <Override PartName="/word/media/image7.svg" ContentType="image/svg+xml"/>
  <Override PartName="/word/media/image8.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both"/>
        <w:rPr>
          <w:rFonts w:hint="default" w:ascii="Verdana" w:hAnsi="Verdana" w:cs="Verdana"/>
          <w:i/>
          <w:iCs/>
          <w:sz w:val="18"/>
          <w:szCs w:val="18"/>
          <w:rPrChange w:id="0" w:author="google1599737165" w:date="2023-04-24T13:47:39Z">
            <w:rPr>
              <w:rFonts w:hint="default" w:ascii="Times New Roman" w:hAnsi="Times New Roman" w:cs="Times New Roman"/>
              <w:i/>
              <w:iCs/>
              <w:sz w:val="24"/>
              <w:szCs w:val="24"/>
            </w:rPr>
          </w:rPrChange>
        </w:rPr>
      </w:pPr>
      <w:r>
        <w:rPr>
          <w:rFonts w:hint="default" w:ascii="Verdana" w:hAnsi="Verdana" w:cs="Verdana"/>
          <w:b/>
          <w:bCs/>
          <w:sz w:val="18"/>
          <w:szCs w:val="18"/>
          <w:lang w:val="ru-RU"/>
          <w:rPrChange w:id="1" w:author="google1599737165" w:date="2023-04-24T13:47:39Z">
            <w:rPr>
              <w:rFonts w:hint="default" w:ascii="Times New Roman" w:hAnsi="Times New Roman" w:cs="Times New Roman"/>
              <w:b/>
              <w:bCs/>
              <w:sz w:val="24"/>
              <w:szCs w:val="24"/>
              <w:lang w:val="ru-RU"/>
            </w:rPr>
          </w:rPrChange>
        </w:rPr>
        <w:t xml:space="preserve">Регламент </w:t>
      </w:r>
      <w:r>
        <w:rPr>
          <w:rFonts w:hint="default" w:ascii="Verdana" w:hAnsi="Verdana" w:cs="Verdana"/>
          <w:b/>
          <w:bCs/>
          <w:sz w:val="18"/>
          <w:szCs w:val="18"/>
          <w:rPrChange w:id="2" w:author="google1599737165" w:date="2023-04-24T13:47:39Z">
            <w:rPr>
              <w:rFonts w:hint="default" w:ascii="Times New Roman" w:hAnsi="Times New Roman" w:cs="Times New Roman"/>
              <w:b/>
              <w:bCs/>
              <w:sz w:val="24"/>
              <w:szCs w:val="24"/>
            </w:rPr>
          </w:rPrChange>
        </w:rPr>
        <w:t>мониторинга и оценки биоразнообразия</w:t>
      </w:r>
      <w:r>
        <w:rPr>
          <w:rFonts w:ascii="Verdana" w:hAnsi="Verdana" w:cs="Verdana"/>
          <w:sz w:val="18"/>
          <w:szCs w:val="18"/>
          <w:rPrChange w:id="3" w:author="google1599737165" w:date="2023-04-24T13:47:39Z">
            <w:rPr/>
          </w:rPrChange>
        </w:rPr>
        <w:commentReference w:id="0"/>
      </w:r>
    </w:p>
    <w:p>
      <w:pPr>
        <w:jc w:val="both"/>
        <w:rPr>
          <w:rFonts w:hint="default" w:ascii="Verdana" w:hAnsi="Verdana" w:cs="Verdana"/>
          <w:i/>
          <w:iCs/>
          <w:sz w:val="18"/>
          <w:szCs w:val="18"/>
          <w:rPrChange w:id="4" w:author="google1599737165" w:date="2023-04-24T13:47:39Z">
            <w:rPr>
              <w:rFonts w:hint="default" w:ascii="Times New Roman" w:hAnsi="Times New Roman" w:cs="Times New Roman"/>
              <w:i/>
              <w:iCs/>
              <w:sz w:val="24"/>
              <w:szCs w:val="24"/>
            </w:rPr>
          </w:rPrChange>
        </w:rPr>
      </w:pPr>
    </w:p>
    <w:p>
      <w:pPr>
        <w:jc w:val="both"/>
        <w:rPr>
          <w:rFonts w:hint="default" w:ascii="Verdana" w:hAnsi="Verdana" w:cs="Verdana"/>
          <w:sz w:val="18"/>
          <w:szCs w:val="18"/>
          <w:lang w:val="ru-RU"/>
          <w:rPrChange w:id="5" w:author="google1599737165" w:date="2023-04-24T13:47:39Z">
            <w:rPr>
              <w:rFonts w:hint="default" w:ascii="Times New Roman" w:hAnsi="Times New Roman" w:cs="Times New Roman"/>
              <w:sz w:val="24"/>
              <w:szCs w:val="24"/>
              <w:lang w:val="ru-RU"/>
            </w:rPr>
          </w:rPrChange>
        </w:rPr>
      </w:pPr>
      <w:r>
        <w:rPr>
          <w:rFonts w:hint="default" w:ascii="Verdana" w:hAnsi="Verdana" w:cs="Verdana"/>
          <w:i/>
          <w:iCs/>
          <w:sz w:val="18"/>
          <w:szCs w:val="18"/>
          <w:rPrChange w:id="6" w:author="google1599737165" w:date="2023-04-24T13:47:39Z">
            <w:rPr>
              <w:rFonts w:hint="default" w:ascii="Times New Roman" w:hAnsi="Times New Roman" w:cs="Times New Roman"/>
              <w:i/>
              <w:iCs/>
              <w:sz w:val="24"/>
              <w:szCs w:val="24"/>
            </w:rPr>
          </w:rPrChange>
        </w:rPr>
        <w:t>1.1 Морс</w:t>
      </w:r>
    </w:p>
    <w:p>
      <w:pPr>
        <w:jc w:val="both"/>
        <w:rPr>
          <w:del w:id="7" w:author="Sergey Dudov" w:date="2023-04-24T09:07:39Z"/>
          <w:rFonts w:hint="default" w:ascii="Verdana" w:hAnsi="Verdana" w:cs="Verdana"/>
          <w:color w:val="0070C0"/>
          <w:sz w:val="18"/>
          <w:szCs w:val="18"/>
          <w:rPrChange w:id="8" w:author="google1599737165" w:date="2023-04-24T13:47:39Z">
            <w:rPr>
              <w:del w:id="9" w:author="Sergey Dudov" w:date="2023-04-24T09:07:39Z"/>
              <w:rFonts w:hint="default" w:ascii="Times New Roman" w:hAnsi="Times New Roman" w:cs="Times New Roman"/>
              <w:color w:val="0070C0"/>
              <w:sz w:val="24"/>
              <w:szCs w:val="24"/>
            </w:rPr>
          </w:rPrChange>
        </w:rPr>
      </w:pPr>
      <w:del w:id="10" w:author="Sergey Dudov" w:date="2023-04-24T09:07:39Z">
        <w:r>
          <w:rPr>
            <w:rFonts w:hint="default" w:ascii="Verdana" w:hAnsi="Verdana" w:cs="Verdana"/>
            <w:sz w:val="18"/>
            <w:szCs w:val="18"/>
            <w:rPrChange w:id="11" w:author="google1599737165" w:date="2023-04-24T13:47:39Z">
              <w:rPr>
                <w:rFonts w:hint="default" w:ascii="Times New Roman" w:hAnsi="Times New Roman" w:cs="Times New Roman"/>
                <w:sz w:val="24"/>
                <w:szCs w:val="24"/>
              </w:rPr>
            </w:rPrChange>
          </w:rPr>
          <w:delText>[</w:delText>
        </w:r>
      </w:del>
      <w:del w:id="12" w:author="Sergey Dudov" w:date="2023-04-24T09:07:39Z">
        <w:r>
          <w:rPr>
            <w:rFonts w:hint="default" w:ascii="Verdana" w:hAnsi="Verdana" w:cs="Verdana"/>
            <w:color w:val="5B9BD5" w:themeColor="accent1"/>
            <w:sz w:val="18"/>
            <w:szCs w:val="18"/>
            <w:rPrChange w:id="13" w:author="google1599737165" w:date="2023-04-24T13:47:39Z">
              <w:rPr>
                <w:rFonts w:hint="default" w:ascii="Times New Roman" w:hAnsi="Times New Roman" w:cs="Times New Roman"/>
                <w:color w:val="5B9BD5" w:themeColor="accent1"/>
                <w:sz w:val="24"/>
                <w:szCs w:val="24"/>
                <w14:textFill>
                  <w14:solidFill>
                    <w14:schemeClr w14:val="accent1"/>
                  </w14:solidFill>
                </w14:textFill>
              </w:rPr>
            </w:rPrChange>
            <w14:textFill>
              <w14:solidFill>
                <w14:schemeClr w14:val="accent1"/>
              </w14:solidFill>
            </w14:textFill>
          </w:rPr>
          <w:delText xml:space="preserve">Дается схема </w:delText>
        </w:r>
      </w:del>
      <w:del w:id="14" w:author="Sergey Dudov" w:date="2023-04-24T09:07:39Z">
        <w:r>
          <w:rPr>
            <w:rFonts w:hint="default" w:ascii="Verdana" w:hAnsi="Verdana" w:cs="Verdana"/>
            <w:color w:val="5B9BD5" w:themeColor="accent1"/>
            <w:sz w:val="18"/>
            <w:szCs w:val="18"/>
            <w:lang w:val="ru-RU"/>
            <w:rPrChange w:id="15" w:author="google1599737165" w:date="2023-04-24T13:47:39Z">
              <w:rPr>
                <w:rFonts w:hint="default" w:ascii="Times New Roman" w:hAnsi="Times New Roman" w:cs="Times New Roman"/>
                <w:color w:val="5B9BD5" w:themeColor="accent1"/>
                <w:sz w:val="24"/>
                <w:szCs w:val="24"/>
                <w:lang w:val="ru-RU"/>
                <w14:textFill>
                  <w14:solidFill>
                    <w14:schemeClr w14:val="accent1"/>
                  </w14:solidFill>
                </w14:textFill>
              </w:rPr>
            </w:rPrChange>
            <w14:textFill>
              <w14:solidFill>
                <w14:schemeClr w14:val="accent1"/>
              </w14:solidFill>
            </w14:textFill>
          </w:rPr>
          <w:delText>регламентов</w:delText>
        </w:r>
      </w:del>
      <w:del w:id="16" w:author="Sergey Dudov" w:date="2023-04-24T09:07:39Z">
        <w:r>
          <w:rPr>
            <w:rFonts w:hint="default" w:ascii="Verdana" w:hAnsi="Verdana" w:cs="Verdana"/>
            <w:color w:val="5B9BD5" w:themeColor="accent1"/>
            <w:sz w:val="18"/>
            <w:szCs w:val="18"/>
            <w:rPrChange w:id="17" w:author="google1599737165" w:date="2023-04-24T13:47:39Z">
              <w:rPr>
                <w:rFonts w:hint="default" w:ascii="Times New Roman" w:hAnsi="Times New Roman" w:cs="Times New Roman"/>
                <w:color w:val="5B9BD5" w:themeColor="accent1"/>
                <w:sz w:val="24"/>
                <w:szCs w:val="24"/>
                <w14:textFill>
                  <w14:solidFill>
                    <w14:schemeClr w14:val="accent1"/>
                  </w14:solidFill>
                </w14:textFill>
              </w:rPr>
            </w:rPrChange>
            <w14:textFill>
              <w14:solidFill>
                <w14:schemeClr w14:val="accent1"/>
              </w14:solidFill>
            </w14:textFill>
          </w:rPr>
          <w:delText xml:space="preserve"> с кратким описанием их задач и масштаба</w:delText>
        </w:r>
      </w:del>
      <w:del w:id="18" w:author="Sergey Dudov" w:date="2023-04-24T09:07:39Z">
        <w:r>
          <w:rPr>
            <w:rFonts w:hint="default" w:ascii="Verdana" w:hAnsi="Verdana" w:cs="Verdana"/>
            <w:color w:val="0070C0"/>
            <w:sz w:val="18"/>
            <w:szCs w:val="18"/>
            <w:rPrChange w:id="19" w:author="google1599737165" w:date="2023-04-24T13:47:39Z">
              <w:rPr>
                <w:rFonts w:hint="default" w:ascii="Times New Roman" w:hAnsi="Times New Roman" w:cs="Times New Roman"/>
                <w:color w:val="0070C0"/>
                <w:sz w:val="24"/>
                <w:szCs w:val="24"/>
              </w:rPr>
            </w:rPrChange>
          </w:rPr>
          <w:delText xml:space="preserve">. Каждый </w:delText>
        </w:r>
      </w:del>
      <w:del w:id="20" w:author="Sergey Dudov" w:date="2023-04-24T09:07:39Z">
        <w:r>
          <w:rPr>
            <w:rFonts w:hint="default" w:ascii="Verdana" w:hAnsi="Verdana" w:cs="Verdana"/>
            <w:color w:val="0070C0"/>
            <w:sz w:val="18"/>
            <w:szCs w:val="18"/>
            <w:lang w:val="ru-RU"/>
            <w:rPrChange w:id="21" w:author="google1599737165" w:date="2023-04-24T13:47:39Z">
              <w:rPr>
                <w:rFonts w:hint="default" w:ascii="Times New Roman" w:hAnsi="Times New Roman" w:cs="Times New Roman"/>
                <w:color w:val="0070C0"/>
                <w:sz w:val="24"/>
                <w:szCs w:val="24"/>
                <w:lang w:val="ru-RU"/>
              </w:rPr>
            </w:rPrChange>
          </w:rPr>
          <w:delText xml:space="preserve">регламент </w:delText>
        </w:r>
      </w:del>
      <w:del w:id="22" w:author="Sergey Dudov" w:date="2023-04-24T09:07:39Z">
        <w:r>
          <w:rPr>
            <w:rFonts w:hint="default" w:ascii="Verdana" w:hAnsi="Verdana" w:cs="Verdana"/>
            <w:color w:val="0070C0"/>
            <w:sz w:val="18"/>
            <w:szCs w:val="18"/>
            <w:rPrChange w:id="23" w:author="google1599737165" w:date="2023-04-24T13:47:39Z">
              <w:rPr>
                <w:rFonts w:hint="default" w:ascii="Times New Roman" w:hAnsi="Times New Roman" w:cs="Times New Roman"/>
                <w:color w:val="0070C0"/>
                <w:sz w:val="24"/>
                <w:szCs w:val="24"/>
              </w:rPr>
            </w:rPrChange>
          </w:rPr>
          <w:delText xml:space="preserve">дается как приложение к </w:delText>
        </w:r>
      </w:del>
      <w:del w:id="24" w:author="Sergey Dudov" w:date="2023-04-24T09:07:39Z">
        <w:r>
          <w:rPr>
            <w:rFonts w:hint="default" w:ascii="Verdana" w:hAnsi="Verdana" w:cs="Verdana"/>
            <w:color w:val="0070C0"/>
            <w:sz w:val="18"/>
            <w:szCs w:val="18"/>
            <w:lang w:val="en-US"/>
            <w:rPrChange w:id="25" w:author="google1599737165" w:date="2023-04-24T13:47:39Z">
              <w:rPr>
                <w:rFonts w:hint="default" w:ascii="Times New Roman" w:hAnsi="Times New Roman" w:cs="Times New Roman"/>
                <w:color w:val="0070C0"/>
                <w:sz w:val="24"/>
                <w:szCs w:val="24"/>
                <w:lang w:val="en-US"/>
              </w:rPr>
            </w:rPrChange>
          </w:rPr>
          <w:delText>BMEP</w:delText>
        </w:r>
      </w:del>
      <w:del w:id="26" w:author="Sergey Dudov" w:date="2023-04-24T09:07:39Z">
        <w:r>
          <w:rPr>
            <w:rFonts w:hint="default" w:ascii="Verdana" w:hAnsi="Verdana" w:cs="Verdana"/>
            <w:color w:val="0070C0"/>
            <w:sz w:val="18"/>
            <w:szCs w:val="18"/>
            <w:rPrChange w:id="27" w:author="google1599737165" w:date="2023-04-24T13:47:39Z">
              <w:rPr>
                <w:rFonts w:hint="default" w:ascii="Times New Roman" w:hAnsi="Times New Roman" w:cs="Times New Roman"/>
                <w:color w:val="0070C0"/>
                <w:sz w:val="24"/>
                <w:szCs w:val="24"/>
              </w:rPr>
            </w:rPrChange>
          </w:rPr>
          <w:delText>. Ниже рабочие названия</w:delText>
        </w:r>
      </w:del>
      <w:del w:id="28" w:author="Sergey Dudov" w:date="2023-04-24T09:07:39Z">
        <w:r>
          <w:rPr>
            <w:rFonts w:hint="default" w:ascii="Verdana" w:hAnsi="Verdana" w:cs="Verdana"/>
            <w:color w:val="0070C0"/>
            <w:sz w:val="18"/>
            <w:szCs w:val="18"/>
            <w:lang w:val="ru-RU"/>
            <w:rPrChange w:id="29" w:author="google1599737165" w:date="2023-04-24T13:47:39Z">
              <w:rPr>
                <w:rFonts w:hint="default" w:ascii="Times New Roman" w:hAnsi="Times New Roman" w:cs="Times New Roman"/>
                <w:color w:val="0070C0"/>
                <w:sz w:val="24"/>
                <w:szCs w:val="24"/>
                <w:lang w:val="ru-RU"/>
              </w:rPr>
            </w:rPrChange>
          </w:rPr>
          <w:delText xml:space="preserve"> всех разрабатываемых регламентов</w:delText>
        </w:r>
      </w:del>
      <w:del w:id="30" w:author="Sergey Dudov" w:date="2023-04-24T09:07:39Z">
        <w:r>
          <w:rPr>
            <w:rFonts w:hint="default" w:ascii="Verdana" w:hAnsi="Verdana" w:cs="Verdana"/>
            <w:color w:val="0070C0"/>
            <w:sz w:val="18"/>
            <w:szCs w:val="18"/>
            <w:rPrChange w:id="31" w:author="google1599737165" w:date="2023-04-24T13:47:39Z">
              <w:rPr>
                <w:rFonts w:hint="default" w:ascii="Times New Roman" w:hAnsi="Times New Roman" w:cs="Times New Roman"/>
                <w:color w:val="0070C0"/>
                <w:sz w:val="24"/>
                <w:szCs w:val="24"/>
              </w:rPr>
            </w:rPrChange>
          </w:rPr>
          <w:delText>]</w:delText>
        </w:r>
      </w:del>
    </w:p>
    <w:p>
      <w:pPr>
        <w:jc w:val="both"/>
        <w:rPr>
          <w:del w:id="32" w:author="Sergey Dudov" w:date="2023-04-24T09:07:39Z"/>
          <w:rFonts w:hint="default" w:ascii="Verdana" w:hAnsi="Verdana" w:cs="Verdana"/>
          <w:b/>
          <w:bCs/>
          <w:color w:val="auto"/>
          <w:sz w:val="18"/>
          <w:szCs w:val="18"/>
          <w:lang w:val="ru-RU"/>
          <w:rPrChange w:id="33" w:author="google1599737165" w:date="2023-04-24T13:47:39Z">
            <w:rPr>
              <w:del w:id="34" w:author="Sergey Dudov" w:date="2023-04-24T09:07:39Z"/>
              <w:rFonts w:hint="default" w:ascii="Times New Roman" w:hAnsi="Times New Roman" w:cs="Times New Roman"/>
              <w:b/>
              <w:bCs/>
              <w:color w:val="auto"/>
              <w:sz w:val="24"/>
              <w:szCs w:val="24"/>
              <w:lang w:val="ru-RU"/>
            </w:rPr>
          </w:rPrChange>
        </w:rPr>
      </w:pPr>
      <w:del w:id="35" w:author="Sergey Dudov" w:date="2023-04-24T09:07:39Z">
        <w:r>
          <w:rPr>
            <w:rFonts w:hint="default" w:ascii="Verdana" w:hAnsi="Verdana" w:cs="Verdana"/>
            <w:b/>
            <w:bCs/>
            <w:sz w:val="18"/>
            <w:szCs w:val="18"/>
            <w:rPrChange w:id="36" w:author="google1599737165" w:date="2023-04-24T13:47:39Z">
              <w:rPr>
                <w:rFonts w:hint="default" w:ascii="Times New Roman" w:hAnsi="Times New Roman" w:cs="Times New Roman"/>
                <w:b/>
                <w:bCs/>
                <w:sz w:val="24"/>
                <w:szCs w:val="24"/>
              </w:rPr>
            </w:rPrChange>
          </w:rPr>
          <w:delText>2.</w:delText>
        </w:r>
      </w:del>
      <w:del w:id="37" w:author="Sergey Dudov" w:date="2023-04-24T09:07:39Z">
        <w:r>
          <w:rPr>
            <w:rFonts w:hint="default" w:ascii="Verdana" w:hAnsi="Verdana" w:cs="Verdana"/>
            <w:b/>
            <w:bCs/>
            <w:sz w:val="18"/>
            <w:szCs w:val="18"/>
            <w:lang w:val="ru-RU"/>
            <w:rPrChange w:id="38" w:author="google1599737165" w:date="2023-04-24T13:47:39Z">
              <w:rPr>
                <w:rFonts w:hint="default" w:ascii="Times New Roman" w:hAnsi="Times New Roman" w:cs="Times New Roman"/>
                <w:b/>
                <w:bCs/>
                <w:sz w:val="24"/>
                <w:szCs w:val="24"/>
                <w:lang w:val="ru-RU"/>
              </w:rPr>
            </w:rPrChange>
          </w:rPr>
          <w:delText>3</w:delText>
        </w:r>
      </w:del>
      <w:del w:id="39" w:author="Sergey Dudov" w:date="2023-04-24T09:07:39Z">
        <w:r>
          <w:rPr>
            <w:rFonts w:hint="default" w:ascii="Verdana" w:hAnsi="Verdana" w:cs="Verdana"/>
            <w:b/>
            <w:bCs/>
            <w:sz w:val="18"/>
            <w:szCs w:val="18"/>
            <w:rPrChange w:id="40" w:author="google1599737165" w:date="2023-04-24T13:47:39Z">
              <w:rPr>
                <w:rFonts w:hint="default" w:ascii="Times New Roman" w:hAnsi="Times New Roman" w:cs="Times New Roman"/>
                <w:b/>
                <w:bCs/>
                <w:sz w:val="24"/>
                <w:szCs w:val="24"/>
              </w:rPr>
            </w:rPrChange>
          </w:rPr>
          <w:delText xml:space="preserve">.1 </w:delText>
        </w:r>
      </w:del>
      <w:del w:id="41" w:author="Sergey Dudov" w:date="2023-04-24T09:07:39Z">
        <w:r>
          <w:rPr>
            <w:rFonts w:hint="default" w:ascii="Verdana" w:hAnsi="Verdana" w:cs="Verdana"/>
            <w:b/>
            <w:bCs/>
            <w:color w:val="auto"/>
            <w:sz w:val="18"/>
            <w:szCs w:val="18"/>
            <w:lang w:val="ru-RU"/>
            <w:rPrChange w:id="42" w:author="google1599737165" w:date="2023-04-24T13:47:39Z">
              <w:rPr>
                <w:rFonts w:hint="default" w:ascii="Times New Roman" w:hAnsi="Times New Roman" w:cs="Times New Roman"/>
                <w:b/>
                <w:bCs/>
                <w:color w:val="auto"/>
                <w:sz w:val="24"/>
                <w:szCs w:val="24"/>
                <w:lang w:val="ru-RU"/>
              </w:rPr>
            </w:rPrChange>
          </w:rPr>
          <w:delText>Морские экосистемы</w:delText>
        </w:r>
      </w:del>
    </w:p>
    <w:p>
      <w:pPr>
        <w:jc w:val="both"/>
        <w:rPr>
          <w:rFonts w:hint="default" w:ascii="Verdana" w:hAnsi="Verdana" w:cs="Verdana"/>
          <w:sz w:val="18"/>
          <w:szCs w:val="18"/>
          <w:lang w:val="ru-RU"/>
          <w:rPrChange w:id="43" w:author="google1599737165" w:date="2023-04-24T13:47:39Z">
            <w:rPr>
              <w:rFonts w:hint="default" w:ascii="Times New Roman" w:hAnsi="Times New Roman" w:cs="Times New Roman"/>
              <w:sz w:val="24"/>
              <w:szCs w:val="24"/>
              <w:lang w:val="ru-RU"/>
            </w:rPr>
          </w:rPrChange>
        </w:rPr>
      </w:pPr>
      <w:del w:id="44" w:author="Sergey Dudov" w:date="2023-04-24T09:07:39Z">
        <w:r>
          <w:rPr>
            <w:rFonts w:hint="default" w:ascii="Verdana" w:hAnsi="Verdana" w:cs="Verdana"/>
            <w:sz w:val="18"/>
            <w:szCs w:val="18"/>
            <w:lang w:val="ru-RU"/>
            <w:rPrChange w:id="45" w:author="google1599737165" w:date="2023-04-24T13:47:39Z">
              <w:rPr>
                <w:rFonts w:hint="default" w:ascii="Times New Roman" w:hAnsi="Times New Roman" w:cs="Times New Roman"/>
                <w:sz w:val="24"/>
                <w:szCs w:val="24"/>
                <w:lang w:val="ru-RU"/>
              </w:rPr>
            </w:rPrChange>
          </w:rPr>
          <w:delText xml:space="preserve">- </w:delText>
        </w:r>
      </w:del>
      <w:del w:id="46" w:author="Sergey Dudov" w:date="2023-04-24T09:07:39Z">
        <w:r>
          <w:rPr>
            <w:rFonts w:hint="default" w:ascii="Verdana" w:hAnsi="Verdana" w:cs="Verdana"/>
            <w:b/>
            <w:bCs/>
            <w:sz w:val="18"/>
            <w:szCs w:val="18"/>
            <w:lang w:val="ru-RU"/>
            <w:rPrChange w:id="47" w:author="google1599737165" w:date="2023-04-24T13:47:39Z">
              <w:rPr>
                <w:rFonts w:hint="default" w:ascii="Times New Roman" w:hAnsi="Times New Roman" w:cs="Times New Roman"/>
                <w:b/>
                <w:bCs/>
                <w:sz w:val="24"/>
                <w:szCs w:val="24"/>
                <w:lang w:val="ru-RU"/>
              </w:rPr>
            </w:rPrChange>
          </w:rPr>
          <w:delText>Вариант названия:</w:delText>
        </w:r>
      </w:del>
      <w:del w:id="48" w:author="Sergey Dudov" w:date="2023-04-24T09:07:39Z">
        <w:r>
          <w:rPr>
            <w:rFonts w:hint="default" w:ascii="Verdana" w:hAnsi="Verdana" w:cs="Verdana"/>
            <w:sz w:val="18"/>
            <w:szCs w:val="18"/>
            <w:lang w:val="ru-RU"/>
            <w:rPrChange w:id="49" w:author="google1599737165" w:date="2023-04-24T13:47:39Z">
              <w:rPr>
                <w:rFonts w:hint="default" w:ascii="Times New Roman" w:hAnsi="Times New Roman" w:cs="Times New Roman"/>
                <w:sz w:val="24"/>
                <w:szCs w:val="24"/>
                <w:lang w:val="ru-RU"/>
              </w:rPr>
            </w:rPrChange>
          </w:rPr>
          <w:delText xml:space="preserve"> </w:delText>
        </w:r>
      </w:del>
      <w:r>
        <w:rPr>
          <w:rFonts w:hint="default" w:ascii="Verdana" w:hAnsi="Verdana" w:cs="Verdana"/>
          <w:i/>
          <w:iCs/>
          <w:sz w:val="18"/>
          <w:szCs w:val="18"/>
          <w:lang w:val="ru-RU"/>
          <w:rPrChange w:id="50" w:author="google1599737165" w:date="2023-04-24T13:47:39Z">
            <w:rPr>
              <w:rFonts w:hint="default" w:ascii="Times New Roman" w:hAnsi="Times New Roman" w:cs="Times New Roman"/>
              <w:i/>
              <w:iCs/>
              <w:sz w:val="24"/>
              <w:szCs w:val="24"/>
              <w:lang w:val="ru-RU"/>
            </w:rPr>
          </w:rPrChange>
        </w:rPr>
        <w:t>Сост</w:t>
      </w:r>
      <w:ins w:id="51" w:author="Sergey Dudov" w:date="2023-04-24T09:05:26Z">
        <w:r>
          <w:rPr>
            <w:rFonts w:hint="default" w:ascii="Verdana" w:hAnsi="Verdana" w:cs="Verdana"/>
            <w:i/>
            <w:iCs/>
            <w:sz w:val="18"/>
            <w:szCs w:val="18"/>
            <w:lang w:val="ru-RU"/>
            <w:rPrChange w:id="52" w:author="google1599737165" w:date="2023-04-24T13:47:39Z">
              <w:rPr>
                <w:rFonts w:hint="default" w:ascii="Times New Roman" w:hAnsi="Times New Roman" w:cs="Times New Roman"/>
                <w:i/>
                <w:iCs/>
                <w:sz w:val="24"/>
                <w:szCs w:val="24"/>
                <w:lang w:val="ru-RU"/>
              </w:rPr>
            </w:rPrChange>
          </w:rPr>
          <w:t>о</w:t>
        </w:r>
      </w:ins>
      <w:r>
        <w:rPr>
          <w:rFonts w:hint="default" w:ascii="Verdana" w:hAnsi="Verdana" w:cs="Verdana"/>
          <w:i/>
          <w:iCs/>
          <w:sz w:val="18"/>
          <w:szCs w:val="18"/>
          <w:lang w:val="ru-RU"/>
          <w:rPrChange w:id="53" w:author="google1599737165" w:date="2023-04-24T13:47:39Z">
            <w:rPr>
              <w:rFonts w:hint="default" w:ascii="Times New Roman" w:hAnsi="Times New Roman" w:cs="Times New Roman"/>
              <w:i/>
              <w:iCs/>
              <w:sz w:val="24"/>
              <w:szCs w:val="24"/>
              <w:lang w:val="ru-RU"/>
            </w:rPr>
          </w:rPrChange>
        </w:rPr>
        <w:t>яние и функционирование гидробиокомплексов акватории Обской губы</w:t>
      </w:r>
    </w:p>
    <w:p>
      <w:pPr>
        <w:jc w:val="both"/>
        <w:rPr>
          <w:rFonts w:hint="default" w:ascii="Verdana" w:hAnsi="Verdana" w:cs="Verdana"/>
          <w:sz w:val="18"/>
          <w:szCs w:val="18"/>
          <w:lang w:val="ru-RU"/>
          <w:rPrChange w:id="54" w:author="google1599737165" w:date="2023-04-24T13:47:39Z">
            <w:rPr>
              <w:rFonts w:hint="default" w:ascii="Times New Roman" w:hAnsi="Times New Roman" w:cs="Times New Roman"/>
              <w:sz w:val="24"/>
              <w:szCs w:val="24"/>
              <w:lang w:val="ru-RU"/>
            </w:rPr>
          </w:rPrChange>
        </w:rPr>
      </w:pPr>
    </w:p>
    <w:p>
      <w:pPr>
        <w:numPr>
          <w:ilvl w:val="0"/>
          <w:numId w:val="12"/>
        </w:numPr>
        <w:jc w:val="both"/>
        <w:rPr>
          <w:rFonts w:hint="default" w:ascii="Verdana" w:hAnsi="Verdana" w:cs="Verdana"/>
          <w:sz w:val="18"/>
          <w:szCs w:val="18"/>
          <w:lang w:val="en-US"/>
          <w:rPrChange w:id="55" w:author="google1599737165" w:date="2023-04-24T13:47:39Z">
            <w:rPr>
              <w:rFonts w:hint="default" w:ascii="Times New Roman" w:hAnsi="Times New Roman" w:cs="Times New Roman"/>
              <w:sz w:val="24"/>
              <w:szCs w:val="24"/>
              <w:lang w:val="en-US"/>
            </w:rPr>
          </w:rPrChange>
        </w:rPr>
      </w:pPr>
      <w:r>
        <w:rPr>
          <w:rFonts w:hint="default" w:ascii="Verdana" w:hAnsi="Verdana" w:cs="Verdana"/>
          <w:sz w:val="18"/>
          <w:szCs w:val="18"/>
          <w:rPrChange w:id="56" w:author="google1599737165" w:date="2023-04-24T13:47:39Z">
            <w:rPr>
              <w:rFonts w:hint="default" w:ascii="Times New Roman" w:hAnsi="Times New Roman" w:cs="Times New Roman"/>
              <w:sz w:val="24"/>
              <w:szCs w:val="24"/>
            </w:rPr>
          </w:rPrChange>
        </w:rPr>
        <w:t xml:space="preserve">Введение </w:t>
      </w:r>
      <w:r>
        <w:rPr>
          <w:rFonts w:hint="default" w:ascii="Verdana" w:hAnsi="Verdana" w:cs="Verdana"/>
          <w:sz w:val="18"/>
          <w:szCs w:val="18"/>
          <w:lang w:val="en-US"/>
          <w:rPrChange w:id="57" w:author="google1599737165" w:date="2023-04-24T13:47:39Z">
            <w:rPr>
              <w:rFonts w:hint="default" w:ascii="Times New Roman" w:hAnsi="Times New Roman" w:cs="Times New Roman"/>
              <w:sz w:val="24"/>
              <w:szCs w:val="24"/>
              <w:lang w:val="en-US"/>
            </w:rPr>
          </w:rPrChange>
        </w:rPr>
        <w:t>[</w:t>
      </w:r>
      <w:r>
        <w:rPr>
          <w:rFonts w:hint="default" w:ascii="Verdana" w:hAnsi="Verdana" w:cs="Verdana"/>
          <w:color w:val="2E75B6" w:themeColor="accent1" w:themeShade="BF"/>
          <w:sz w:val="18"/>
          <w:szCs w:val="18"/>
          <w:rPrChange w:id="58" w:author="google1599737165" w:date="2023-04-24T13:47:39Z">
            <w:rPr>
              <w:rFonts w:hint="default" w:ascii="Times New Roman" w:hAnsi="Times New Roman" w:cs="Times New Roman"/>
              <w:color w:val="2E75B6" w:themeColor="accent1" w:themeShade="BF"/>
              <w:sz w:val="24"/>
              <w:szCs w:val="24"/>
            </w:rPr>
          </w:rPrChange>
        </w:rPr>
        <w:t xml:space="preserve">Цель и задачи. </w:t>
      </w:r>
      <w:r>
        <w:rPr>
          <w:rFonts w:hint="default" w:ascii="Verdana" w:hAnsi="Verdana" w:cs="Verdana"/>
          <w:color w:val="2E75B6" w:themeColor="accent1" w:themeShade="BF"/>
          <w:sz w:val="18"/>
          <w:szCs w:val="18"/>
          <w:lang w:val="ru-RU"/>
          <w:rPrChange w:id="59" w:author="google1599737165" w:date="2023-04-24T13:47:39Z">
            <w:rPr>
              <w:rFonts w:hint="default" w:ascii="Times New Roman" w:hAnsi="Times New Roman" w:cs="Times New Roman"/>
              <w:color w:val="2E75B6" w:themeColor="accent1" w:themeShade="BF"/>
              <w:sz w:val="24"/>
              <w:szCs w:val="24"/>
              <w:lang w:val="ru-RU"/>
            </w:rPr>
          </w:rPrChange>
        </w:rPr>
        <w:t>Краткое обоснование необходимости. Связь с другими регламентами (например, один регламент может давать необходимые данные для интерпретации для других регламентов)</w:t>
      </w:r>
      <w:r>
        <w:rPr>
          <w:rFonts w:hint="default" w:ascii="Verdana" w:hAnsi="Verdana" w:cs="Verdana"/>
          <w:sz w:val="18"/>
          <w:szCs w:val="18"/>
          <w:lang w:val="en-US"/>
          <w:rPrChange w:id="60" w:author="google1599737165" w:date="2023-04-24T13:47:39Z">
            <w:rPr>
              <w:rFonts w:hint="default" w:ascii="Times New Roman" w:hAnsi="Times New Roman" w:cs="Times New Roman"/>
              <w:sz w:val="24"/>
              <w:szCs w:val="24"/>
              <w:lang w:val="en-US"/>
            </w:rPr>
          </w:rPrChange>
        </w:rPr>
        <w:t>]</w:t>
      </w:r>
    </w:p>
    <w:p>
      <w:pPr>
        <w:numPr>
          <w:ilvl w:val="0"/>
          <w:numId w:val="0"/>
        </w:numPr>
        <w:jc w:val="both"/>
        <w:rPr>
          <w:rFonts w:hint="default" w:ascii="Verdana" w:hAnsi="Verdana" w:cs="Verdana"/>
          <w:color w:val="2E75B6" w:themeColor="accent1" w:themeShade="BF"/>
          <w:sz w:val="18"/>
          <w:szCs w:val="18"/>
          <w:rPrChange w:id="61" w:author="google1599737165" w:date="2023-04-24T13:47:39Z">
            <w:rPr>
              <w:rFonts w:hint="default" w:ascii="Times New Roman" w:hAnsi="Times New Roman" w:cs="Times New Roman"/>
              <w:color w:val="2E75B6" w:themeColor="accent1" w:themeShade="BF"/>
              <w:sz w:val="24"/>
              <w:szCs w:val="24"/>
            </w:rPr>
          </w:rPrChange>
        </w:rPr>
      </w:pPr>
      <w:r>
        <w:rPr>
          <w:rFonts w:hint="default" w:ascii="Verdana" w:hAnsi="Verdana" w:cs="Verdana"/>
          <w:color w:val="2E75B6" w:themeColor="accent1" w:themeShade="BF"/>
          <w:sz w:val="18"/>
          <w:szCs w:val="18"/>
          <w:rPrChange w:id="62" w:author="google1599737165" w:date="2023-04-24T13:47:39Z">
            <w:rPr>
              <w:rFonts w:hint="default" w:ascii="Times New Roman" w:hAnsi="Times New Roman" w:cs="Times New Roman"/>
              <w:color w:val="2E75B6" w:themeColor="accent1" w:themeShade="BF"/>
              <w:sz w:val="24"/>
              <w:szCs w:val="24"/>
            </w:rPr>
          </w:rPrChange>
        </w:rPr>
        <w:t xml:space="preserve">Цель и задачи. </w:t>
      </w:r>
    </w:p>
    <w:p>
      <w:pPr>
        <w:numPr>
          <w:ilvl w:val="0"/>
          <w:numId w:val="0"/>
        </w:numPr>
        <w:jc w:val="both"/>
        <w:rPr>
          <w:rFonts w:hint="default" w:ascii="Verdana" w:hAnsi="Verdana" w:cs="Verdana"/>
          <w:color w:val="auto"/>
          <w:sz w:val="18"/>
          <w:szCs w:val="18"/>
          <w:lang w:val="ru-RU"/>
          <w:rPrChange w:id="63" w:author="google1599737165" w:date="2023-04-24T13:47:39Z">
            <w:rPr>
              <w:rFonts w:hint="default" w:ascii="Times New Roman" w:hAnsi="Times New Roman" w:cs="Times New Roman"/>
              <w:color w:val="auto"/>
              <w:sz w:val="24"/>
              <w:szCs w:val="24"/>
              <w:lang w:val="ru-RU"/>
            </w:rPr>
          </w:rPrChange>
        </w:rPr>
      </w:pPr>
      <w:r>
        <w:rPr>
          <w:rFonts w:hint="default" w:ascii="Verdana" w:hAnsi="Verdana" w:cs="Verdana"/>
          <w:color w:val="auto"/>
          <w:sz w:val="18"/>
          <w:szCs w:val="18"/>
          <w:lang w:val="ru-RU"/>
          <w:rPrChange w:id="64" w:author="google1599737165" w:date="2023-04-24T13:47:39Z">
            <w:rPr>
              <w:rFonts w:hint="default" w:ascii="Times New Roman" w:hAnsi="Times New Roman" w:cs="Times New Roman"/>
              <w:color w:val="auto"/>
              <w:sz w:val="24"/>
              <w:szCs w:val="24"/>
              <w:lang w:val="ru-RU"/>
            </w:rPr>
          </w:rPrChange>
        </w:rPr>
        <w:t xml:space="preserve">Цель </w:t>
      </w:r>
    </w:p>
    <w:p>
      <w:pPr>
        <w:numPr>
          <w:ilvl w:val="0"/>
          <w:numId w:val="0"/>
        </w:numPr>
        <w:jc w:val="both"/>
        <w:rPr>
          <w:rFonts w:hint="default" w:ascii="Verdana" w:hAnsi="Verdana" w:cs="Verdana"/>
          <w:color w:val="auto"/>
          <w:sz w:val="18"/>
          <w:szCs w:val="18"/>
          <w:lang w:val="ru-RU"/>
          <w:rPrChange w:id="65" w:author="google1599737165" w:date="2023-04-24T13:47:39Z">
            <w:rPr>
              <w:rFonts w:hint="default" w:ascii="Times New Roman" w:hAnsi="Times New Roman" w:cs="Times New Roman"/>
              <w:color w:val="auto"/>
              <w:sz w:val="24"/>
              <w:szCs w:val="24"/>
              <w:lang w:val="ru-RU"/>
            </w:rPr>
          </w:rPrChange>
        </w:rPr>
      </w:pPr>
      <w:ins w:id="66" w:author="Sergey Dudov" w:date="2023-04-24T09:08:10Z">
        <w:r>
          <w:rPr>
            <w:rFonts w:hint="default" w:ascii="Verdana" w:hAnsi="Verdana" w:cs="Verdana"/>
            <w:color w:val="auto"/>
            <w:sz w:val="18"/>
            <w:szCs w:val="18"/>
            <w:lang w:val="ru-RU"/>
            <w:rPrChange w:id="67" w:author="google1599737165" w:date="2023-04-24T13:47:39Z">
              <w:rPr>
                <w:rFonts w:hint="default" w:ascii="Times New Roman" w:hAnsi="Times New Roman" w:cs="Times New Roman"/>
                <w:color w:val="auto"/>
                <w:sz w:val="24"/>
                <w:szCs w:val="24"/>
                <w:lang w:val="ru-RU"/>
              </w:rPr>
            </w:rPrChange>
          </w:rPr>
          <w:t>Потен</w:t>
        </w:r>
      </w:ins>
      <w:ins w:id="68" w:author="Sergey Dudov" w:date="2023-04-24T09:08:11Z">
        <w:r>
          <w:rPr>
            <w:rFonts w:hint="default" w:ascii="Verdana" w:hAnsi="Verdana" w:cs="Verdana"/>
            <w:color w:val="auto"/>
            <w:sz w:val="18"/>
            <w:szCs w:val="18"/>
            <w:lang w:val="ru-RU"/>
            <w:rPrChange w:id="69" w:author="google1599737165" w:date="2023-04-24T13:47:39Z">
              <w:rPr>
                <w:rFonts w:hint="default" w:ascii="Times New Roman" w:hAnsi="Times New Roman" w:cs="Times New Roman"/>
                <w:color w:val="auto"/>
                <w:sz w:val="24"/>
                <w:szCs w:val="24"/>
                <w:lang w:val="ru-RU"/>
              </w:rPr>
            </w:rPrChange>
          </w:rPr>
          <w:t xml:space="preserve">циальное </w:t>
        </w:r>
      </w:ins>
      <w:ins w:id="70" w:author="Sergey Dudov" w:date="2023-04-24T09:08:12Z">
        <w:r>
          <w:rPr>
            <w:rFonts w:hint="default" w:ascii="Verdana" w:hAnsi="Verdana" w:cs="Verdana"/>
            <w:color w:val="auto"/>
            <w:sz w:val="18"/>
            <w:szCs w:val="18"/>
            <w:lang w:val="ru-RU"/>
            <w:rPrChange w:id="71" w:author="google1599737165" w:date="2023-04-24T13:47:39Z">
              <w:rPr>
                <w:rFonts w:hint="default" w:ascii="Times New Roman" w:hAnsi="Times New Roman" w:cs="Times New Roman"/>
                <w:color w:val="auto"/>
                <w:sz w:val="24"/>
                <w:szCs w:val="24"/>
                <w:lang w:val="ru-RU"/>
              </w:rPr>
            </w:rPrChange>
          </w:rPr>
          <w:t>а</w:t>
        </w:r>
      </w:ins>
      <w:ins w:id="72" w:author="Sergey Dudov" w:date="2023-04-24T09:08:13Z">
        <w:r>
          <w:rPr>
            <w:rFonts w:hint="default" w:ascii="Verdana" w:hAnsi="Verdana" w:cs="Verdana"/>
            <w:color w:val="auto"/>
            <w:sz w:val="18"/>
            <w:szCs w:val="18"/>
            <w:lang w:val="ru-RU"/>
            <w:rPrChange w:id="73" w:author="google1599737165" w:date="2023-04-24T13:47:39Z">
              <w:rPr>
                <w:rFonts w:hint="default" w:ascii="Times New Roman" w:hAnsi="Times New Roman" w:cs="Times New Roman"/>
                <w:color w:val="auto"/>
                <w:sz w:val="24"/>
                <w:szCs w:val="24"/>
                <w:lang w:val="ru-RU"/>
              </w:rPr>
            </w:rPrChange>
          </w:rPr>
          <w:t>нтроп</w:t>
        </w:r>
      </w:ins>
      <w:ins w:id="74" w:author="Sergey Dudov" w:date="2023-04-24T09:08:14Z">
        <w:r>
          <w:rPr>
            <w:rFonts w:hint="default" w:ascii="Verdana" w:hAnsi="Verdana" w:cs="Verdana"/>
            <w:color w:val="auto"/>
            <w:sz w:val="18"/>
            <w:szCs w:val="18"/>
            <w:lang w:val="ru-RU"/>
            <w:rPrChange w:id="75" w:author="google1599737165" w:date="2023-04-24T13:47:39Z">
              <w:rPr>
                <w:rFonts w:hint="default" w:ascii="Times New Roman" w:hAnsi="Times New Roman" w:cs="Times New Roman"/>
                <w:color w:val="auto"/>
                <w:sz w:val="24"/>
                <w:szCs w:val="24"/>
                <w:lang w:val="ru-RU"/>
              </w:rPr>
            </w:rPrChange>
          </w:rPr>
          <w:t xml:space="preserve">огенное </w:t>
        </w:r>
      </w:ins>
      <w:ins w:id="76" w:author="Sergey Dudov" w:date="2023-04-24T09:08:15Z">
        <w:r>
          <w:rPr>
            <w:rFonts w:hint="default" w:ascii="Verdana" w:hAnsi="Verdana" w:cs="Verdana"/>
            <w:color w:val="auto"/>
            <w:sz w:val="18"/>
            <w:szCs w:val="18"/>
            <w:lang w:val="ru-RU"/>
            <w:rPrChange w:id="77" w:author="google1599737165" w:date="2023-04-24T13:47:39Z">
              <w:rPr>
                <w:rFonts w:hint="default" w:ascii="Times New Roman" w:hAnsi="Times New Roman" w:cs="Times New Roman"/>
                <w:color w:val="auto"/>
                <w:sz w:val="24"/>
                <w:szCs w:val="24"/>
                <w:lang w:val="ru-RU"/>
              </w:rPr>
            </w:rPrChange>
          </w:rPr>
          <w:t>воз</w:t>
        </w:r>
      </w:ins>
      <w:ins w:id="78" w:author="Sergey Dudov" w:date="2023-04-24T09:08:16Z">
        <w:r>
          <w:rPr>
            <w:rFonts w:hint="default" w:ascii="Verdana" w:hAnsi="Verdana" w:cs="Verdana"/>
            <w:color w:val="auto"/>
            <w:sz w:val="18"/>
            <w:szCs w:val="18"/>
            <w:lang w:val="ru-RU"/>
            <w:rPrChange w:id="79" w:author="google1599737165" w:date="2023-04-24T13:47:39Z">
              <w:rPr>
                <w:rFonts w:hint="default" w:ascii="Times New Roman" w:hAnsi="Times New Roman" w:cs="Times New Roman"/>
                <w:color w:val="auto"/>
                <w:sz w:val="24"/>
                <w:szCs w:val="24"/>
                <w:lang w:val="ru-RU"/>
              </w:rPr>
            </w:rPrChange>
          </w:rPr>
          <w:t>действ</w:t>
        </w:r>
      </w:ins>
      <w:ins w:id="80" w:author="Sergey Dudov" w:date="2023-04-24T09:08:17Z">
        <w:r>
          <w:rPr>
            <w:rFonts w:hint="default" w:ascii="Verdana" w:hAnsi="Verdana" w:cs="Verdana"/>
            <w:color w:val="auto"/>
            <w:sz w:val="18"/>
            <w:szCs w:val="18"/>
            <w:lang w:val="ru-RU"/>
            <w:rPrChange w:id="81" w:author="google1599737165" w:date="2023-04-24T13:47:39Z">
              <w:rPr>
                <w:rFonts w:hint="default" w:ascii="Times New Roman" w:hAnsi="Times New Roman" w:cs="Times New Roman"/>
                <w:color w:val="auto"/>
                <w:sz w:val="24"/>
                <w:szCs w:val="24"/>
                <w:lang w:val="ru-RU"/>
              </w:rPr>
            </w:rPrChange>
          </w:rPr>
          <w:t>и</w:t>
        </w:r>
      </w:ins>
      <w:ins w:id="82" w:author="Sergey Dudov" w:date="2023-04-24T09:08:19Z">
        <w:r>
          <w:rPr>
            <w:rFonts w:hint="default" w:ascii="Verdana" w:hAnsi="Verdana" w:cs="Verdana"/>
            <w:color w:val="auto"/>
            <w:sz w:val="18"/>
            <w:szCs w:val="18"/>
            <w:lang w:val="ru-RU"/>
            <w:rPrChange w:id="83" w:author="google1599737165" w:date="2023-04-24T13:47:39Z">
              <w:rPr>
                <w:rFonts w:hint="default" w:ascii="Times New Roman" w:hAnsi="Times New Roman" w:cs="Times New Roman"/>
                <w:color w:val="auto"/>
                <w:sz w:val="24"/>
                <w:szCs w:val="24"/>
                <w:lang w:val="ru-RU"/>
              </w:rPr>
            </w:rPrChange>
          </w:rPr>
          <w:t xml:space="preserve">е на </w:t>
        </w:r>
      </w:ins>
      <w:ins w:id="84" w:author="Sergey Dudov" w:date="2023-04-24T09:08:20Z">
        <w:r>
          <w:rPr>
            <w:rFonts w:hint="default" w:ascii="Verdana" w:hAnsi="Verdana" w:cs="Verdana"/>
            <w:color w:val="auto"/>
            <w:sz w:val="18"/>
            <w:szCs w:val="18"/>
            <w:lang w:val="ru-RU"/>
            <w:rPrChange w:id="85" w:author="google1599737165" w:date="2023-04-24T13:47:39Z">
              <w:rPr>
                <w:rFonts w:hint="default" w:ascii="Times New Roman" w:hAnsi="Times New Roman" w:cs="Times New Roman"/>
                <w:color w:val="auto"/>
                <w:sz w:val="24"/>
                <w:szCs w:val="24"/>
                <w:lang w:val="ru-RU"/>
              </w:rPr>
            </w:rPrChange>
          </w:rPr>
          <w:t>акватор</w:t>
        </w:r>
      </w:ins>
      <w:ins w:id="86" w:author="Sergey Dudov" w:date="2023-04-24T09:08:21Z">
        <w:r>
          <w:rPr>
            <w:rFonts w:hint="default" w:ascii="Verdana" w:hAnsi="Verdana" w:cs="Verdana"/>
            <w:color w:val="auto"/>
            <w:sz w:val="18"/>
            <w:szCs w:val="18"/>
            <w:lang w:val="ru-RU"/>
            <w:rPrChange w:id="87" w:author="google1599737165" w:date="2023-04-24T13:47:39Z">
              <w:rPr>
                <w:rFonts w:hint="default" w:ascii="Times New Roman" w:hAnsi="Times New Roman" w:cs="Times New Roman"/>
                <w:color w:val="auto"/>
                <w:sz w:val="24"/>
                <w:szCs w:val="24"/>
                <w:lang w:val="ru-RU"/>
              </w:rPr>
            </w:rPrChange>
          </w:rPr>
          <w:t>ию Об</w:t>
        </w:r>
      </w:ins>
      <w:ins w:id="88" w:author="Sergey Dudov" w:date="2023-04-24T09:08:22Z">
        <w:r>
          <w:rPr>
            <w:rFonts w:hint="default" w:ascii="Verdana" w:hAnsi="Verdana" w:cs="Verdana"/>
            <w:color w:val="auto"/>
            <w:sz w:val="18"/>
            <w:szCs w:val="18"/>
            <w:lang w:val="ru-RU"/>
            <w:rPrChange w:id="89" w:author="google1599737165" w:date="2023-04-24T13:47:39Z">
              <w:rPr>
                <w:rFonts w:hint="default" w:ascii="Times New Roman" w:hAnsi="Times New Roman" w:cs="Times New Roman"/>
                <w:color w:val="auto"/>
                <w:sz w:val="24"/>
                <w:szCs w:val="24"/>
                <w:lang w:val="ru-RU"/>
              </w:rPr>
            </w:rPrChange>
          </w:rPr>
          <w:t>ской гу</w:t>
        </w:r>
      </w:ins>
      <w:ins w:id="90" w:author="Sergey Dudov" w:date="2023-04-24T09:08:23Z">
        <w:r>
          <w:rPr>
            <w:rFonts w:hint="default" w:ascii="Verdana" w:hAnsi="Verdana" w:cs="Verdana"/>
            <w:color w:val="auto"/>
            <w:sz w:val="18"/>
            <w:szCs w:val="18"/>
            <w:lang w:val="ru-RU"/>
            <w:rPrChange w:id="91" w:author="google1599737165" w:date="2023-04-24T13:47:39Z">
              <w:rPr>
                <w:rFonts w:hint="default" w:ascii="Times New Roman" w:hAnsi="Times New Roman" w:cs="Times New Roman"/>
                <w:color w:val="auto"/>
                <w:sz w:val="24"/>
                <w:szCs w:val="24"/>
                <w:lang w:val="ru-RU"/>
              </w:rPr>
            </w:rPrChange>
          </w:rPr>
          <w:t>бы</w:t>
        </w:r>
      </w:ins>
      <w:ins w:id="92" w:author="Sergey Dudov" w:date="2023-04-24T09:08:27Z">
        <w:r>
          <w:rPr>
            <w:rFonts w:hint="default" w:ascii="Verdana" w:hAnsi="Verdana" w:cs="Verdana"/>
            <w:color w:val="auto"/>
            <w:sz w:val="18"/>
            <w:szCs w:val="18"/>
            <w:lang w:val="ru-RU"/>
            <w:rPrChange w:id="93" w:author="google1599737165" w:date="2023-04-24T13:47:39Z">
              <w:rPr>
                <w:rFonts w:hint="default" w:ascii="Times New Roman" w:hAnsi="Times New Roman" w:cs="Times New Roman"/>
                <w:color w:val="auto"/>
                <w:sz w:val="24"/>
                <w:szCs w:val="24"/>
                <w:lang w:val="ru-RU"/>
              </w:rPr>
            </w:rPrChange>
          </w:rPr>
          <w:t>, с</w:t>
        </w:r>
      </w:ins>
      <w:ins w:id="94" w:author="Sergey Dudov" w:date="2023-04-24T09:08:29Z">
        <w:r>
          <w:rPr>
            <w:rFonts w:hint="default" w:ascii="Verdana" w:hAnsi="Verdana" w:cs="Verdana"/>
            <w:color w:val="auto"/>
            <w:sz w:val="18"/>
            <w:szCs w:val="18"/>
            <w:lang w:val="ru-RU"/>
            <w:rPrChange w:id="95" w:author="google1599737165" w:date="2023-04-24T13:47:39Z">
              <w:rPr>
                <w:rFonts w:hint="default" w:ascii="Times New Roman" w:hAnsi="Times New Roman" w:cs="Times New Roman"/>
                <w:color w:val="auto"/>
                <w:sz w:val="24"/>
                <w:szCs w:val="24"/>
                <w:lang w:val="ru-RU"/>
              </w:rPr>
            </w:rPrChange>
          </w:rPr>
          <w:t>вяза</w:t>
        </w:r>
      </w:ins>
      <w:ins w:id="96" w:author="Sergey Dudov" w:date="2023-04-24T09:08:30Z">
        <w:r>
          <w:rPr>
            <w:rFonts w:hint="default" w:ascii="Verdana" w:hAnsi="Verdana" w:cs="Verdana"/>
            <w:color w:val="auto"/>
            <w:sz w:val="18"/>
            <w:szCs w:val="18"/>
            <w:lang w:val="ru-RU"/>
            <w:rPrChange w:id="97" w:author="google1599737165" w:date="2023-04-24T13:47:39Z">
              <w:rPr>
                <w:rFonts w:hint="default" w:ascii="Times New Roman" w:hAnsi="Times New Roman" w:cs="Times New Roman"/>
                <w:color w:val="auto"/>
                <w:sz w:val="24"/>
                <w:szCs w:val="24"/>
                <w:lang w:val="ru-RU"/>
              </w:rPr>
            </w:rPrChange>
          </w:rPr>
          <w:t xml:space="preserve">нное </w:t>
        </w:r>
      </w:ins>
      <w:ins w:id="98" w:author="Sergey Dudov" w:date="2023-04-24T09:08:31Z">
        <w:r>
          <w:rPr>
            <w:rFonts w:hint="default" w:ascii="Verdana" w:hAnsi="Verdana" w:cs="Verdana"/>
            <w:color w:val="auto"/>
            <w:sz w:val="18"/>
            <w:szCs w:val="18"/>
            <w:lang w:val="ru-RU"/>
            <w:rPrChange w:id="99" w:author="google1599737165" w:date="2023-04-24T13:47:39Z">
              <w:rPr>
                <w:rFonts w:hint="default" w:ascii="Times New Roman" w:hAnsi="Times New Roman" w:cs="Times New Roman"/>
                <w:color w:val="auto"/>
                <w:sz w:val="24"/>
                <w:szCs w:val="24"/>
                <w:lang w:val="ru-RU"/>
              </w:rPr>
            </w:rPrChange>
          </w:rPr>
          <w:t>с</w:t>
        </w:r>
      </w:ins>
      <w:ins w:id="100" w:author="Sergey Dudov" w:date="2023-04-24T09:08:34Z">
        <w:r>
          <w:rPr>
            <w:rFonts w:hint="default" w:ascii="Verdana" w:hAnsi="Verdana" w:cs="Verdana"/>
            <w:color w:val="auto"/>
            <w:sz w:val="18"/>
            <w:szCs w:val="18"/>
            <w:lang w:val="ru-RU"/>
            <w:rPrChange w:id="101" w:author="google1599737165" w:date="2023-04-24T13:47:39Z">
              <w:rPr>
                <w:rFonts w:hint="default" w:ascii="Times New Roman" w:hAnsi="Times New Roman" w:cs="Times New Roman"/>
                <w:color w:val="auto"/>
                <w:sz w:val="24"/>
                <w:szCs w:val="24"/>
                <w:lang w:val="ru-RU"/>
              </w:rPr>
            </w:rPrChange>
          </w:rPr>
          <w:t xml:space="preserve"> Проек</w:t>
        </w:r>
      </w:ins>
      <w:ins w:id="102" w:author="Sergey Dudov" w:date="2023-04-24T09:08:35Z">
        <w:r>
          <w:rPr>
            <w:rFonts w:hint="default" w:ascii="Verdana" w:hAnsi="Verdana" w:cs="Verdana"/>
            <w:color w:val="auto"/>
            <w:sz w:val="18"/>
            <w:szCs w:val="18"/>
            <w:lang w:val="ru-RU"/>
            <w:rPrChange w:id="103" w:author="google1599737165" w:date="2023-04-24T13:47:39Z">
              <w:rPr>
                <w:rFonts w:hint="default" w:ascii="Times New Roman" w:hAnsi="Times New Roman" w:cs="Times New Roman"/>
                <w:color w:val="auto"/>
                <w:sz w:val="24"/>
                <w:szCs w:val="24"/>
                <w:lang w:val="ru-RU"/>
              </w:rPr>
            </w:rPrChange>
          </w:rPr>
          <w:t xml:space="preserve">том, </w:t>
        </w:r>
      </w:ins>
      <w:ins w:id="104" w:author="Sergey Dudov" w:date="2023-04-24T09:08:36Z">
        <w:r>
          <w:rPr>
            <w:rFonts w:hint="default" w:ascii="Verdana" w:hAnsi="Verdana" w:cs="Verdana"/>
            <w:color w:val="auto"/>
            <w:sz w:val="18"/>
            <w:szCs w:val="18"/>
            <w:lang w:val="ru-RU"/>
            <w:rPrChange w:id="105" w:author="google1599737165" w:date="2023-04-24T13:47:39Z">
              <w:rPr>
                <w:rFonts w:hint="default" w:ascii="Times New Roman" w:hAnsi="Times New Roman" w:cs="Times New Roman"/>
                <w:color w:val="auto"/>
                <w:sz w:val="24"/>
                <w:szCs w:val="24"/>
                <w:lang w:val="ru-RU"/>
              </w:rPr>
            </w:rPrChange>
          </w:rPr>
          <w:t>такж</w:t>
        </w:r>
      </w:ins>
      <w:ins w:id="106" w:author="Sergey Dudov" w:date="2023-04-24T09:08:37Z">
        <w:r>
          <w:rPr>
            <w:rFonts w:hint="default" w:ascii="Verdana" w:hAnsi="Verdana" w:cs="Verdana"/>
            <w:color w:val="auto"/>
            <w:sz w:val="18"/>
            <w:szCs w:val="18"/>
            <w:lang w:val="ru-RU"/>
            <w:rPrChange w:id="107" w:author="google1599737165" w:date="2023-04-24T13:47:39Z">
              <w:rPr>
                <w:rFonts w:hint="default" w:ascii="Times New Roman" w:hAnsi="Times New Roman" w:cs="Times New Roman"/>
                <w:color w:val="auto"/>
                <w:sz w:val="24"/>
                <w:szCs w:val="24"/>
                <w:lang w:val="ru-RU"/>
              </w:rPr>
            </w:rPrChange>
          </w:rPr>
          <w:t xml:space="preserve">е </w:t>
        </w:r>
      </w:ins>
      <w:del w:id="108" w:author="Sergey Dudov" w:date="2023-04-24T09:08:43Z">
        <w:r>
          <w:rPr>
            <w:rFonts w:hint="default" w:ascii="Verdana" w:hAnsi="Verdana" w:cs="Verdana"/>
            <w:color w:val="auto"/>
            <w:sz w:val="18"/>
            <w:szCs w:val="18"/>
            <w:lang w:val="ru-RU"/>
            <w:rPrChange w:id="109" w:author="google1599737165" w:date="2023-04-24T13:47:39Z">
              <w:rPr>
                <w:rFonts w:hint="default" w:ascii="Times New Roman" w:hAnsi="Times New Roman" w:cs="Times New Roman"/>
                <w:color w:val="auto"/>
                <w:sz w:val="24"/>
                <w:szCs w:val="24"/>
                <w:lang w:val="ru-RU"/>
              </w:rPr>
            </w:rPrChange>
          </w:rPr>
          <w:delText>Присутствие в акватории Обской губы нескольких</w:delText>
        </w:r>
      </w:del>
      <w:ins w:id="110" w:author="Sergey Dudov" w:date="2023-04-24T09:08:43Z">
        <w:r>
          <w:rPr>
            <w:rFonts w:hint="default" w:ascii="Verdana" w:hAnsi="Verdana" w:cs="Verdana"/>
            <w:color w:val="auto"/>
            <w:sz w:val="18"/>
            <w:szCs w:val="18"/>
            <w:lang w:val="ru-RU"/>
            <w:rPrChange w:id="111" w:author="google1599737165" w:date="2023-04-24T13:47:39Z">
              <w:rPr>
                <w:rFonts w:hint="default" w:ascii="Times New Roman" w:hAnsi="Times New Roman" w:cs="Times New Roman"/>
                <w:color w:val="auto"/>
                <w:sz w:val="24"/>
                <w:szCs w:val="24"/>
                <w:lang w:val="ru-RU"/>
              </w:rPr>
            </w:rPrChange>
          </w:rPr>
          <w:t>куму</w:t>
        </w:r>
      </w:ins>
      <w:ins w:id="112" w:author="Sergey Dudov" w:date="2023-04-24T09:08:44Z">
        <w:r>
          <w:rPr>
            <w:rFonts w:hint="default" w:ascii="Verdana" w:hAnsi="Verdana" w:cs="Verdana"/>
            <w:color w:val="auto"/>
            <w:sz w:val="18"/>
            <w:szCs w:val="18"/>
            <w:lang w:val="ru-RU"/>
            <w:rPrChange w:id="113" w:author="google1599737165" w:date="2023-04-24T13:47:39Z">
              <w:rPr>
                <w:rFonts w:hint="default" w:ascii="Times New Roman" w:hAnsi="Times New Roman" w:cs="Times New Roman"/>
                <w:color w:val="auto"/>
                <w:sz w:val="24"/>
                <w:szCs w:val="24"/>
                <w:lang w:val="ru-RU"/>
              </w:rPr>
            </w:rPrChange>
          </w:rPr>
          <w:t>ляти</w:t>
        </w:r>
      </w:ins>
      <w:ins w:id="114" w:author="Sergey Dudov" w:date="2023-04-24T09:08:45Z">
        <w:r>
          <w:rPr>
            <w:rFonts w:hint="default" w:ascii="Verdana" w:hAnsi="Verdana" w:cs="Verdana"/>
            <w:color w:val="auto"/>
            <w:sz w:val="18"/>
            <w:szCs w:val="18"/>
            <w:lang w:val="ru-RU"/>
            <w:rPrChange w:id="115" w:author="google1599737165" w:date="2023-04-24T13:47:39Z">
              <w:rPr>
                <w:rFonts w:hint="default" w:ascii="Times New Roman" w:hAnsi="Times New Roman" w:cs="Times New Roman"/>
                <w:color w:val="auto"/>
                <w:sz w:val="24"/>
                <w:szCs w:val="24"/>
                <w:lang w:val="ru-RU"/>
              </w:rPr>
            </w:rPrChange>
          </w:rPr>
          <w:t>в</w:t>
        </w:r>
      </w:ins>
      <w:ins w:id="116" w:author="Sergey Dudov" w:date="2023-04-24T09:08:46Z">
        <w:r>
          <w:rPr>
            <w:rFonts w:hint="default" w:ascii="Verdana" w:hAnsi="Verdana" w:cs="Verdana"/>
            <w:color w:val="auto"/>
            <w:sz w:val="18"/>
            <w:szCs w:val="18"/>
            <w:lang w:val="ru-RU"/>
            <w:rPrChange w:id="117" w:author="google1599737165" w:date="2023-04-24T13:47:39Z">
              <w:rPr>
                <w:rFonts w:hint="default" w:ascii="Times New Roman" w:hAnsi="Times New Roman" w:cs="Times New Roman"/>
                <w:color w:val="auto"/>
                <w:sz w:val="24"/>
                <w:szCs w:val="24"/>
                <w:lang w:val="ru-RU"/>
              </w:rPr>
            </w:rPrChange>
          </w:rPr>
          <w:t>ным</w:t>
        </w:r>
      </w:ins>
      <w:ins w:id="118" w:author="Sergey Dudov" w:date="2023-04-24T09:08:47Z">
        <w:r>
          <w:rPr>
            <w:rFonts w:hint="default" w:ascii="Verdana" w:hAnsi="Verdana" w:cs="Verdana"/>
            <w:color w:val="auto"/>
            <w:sz w:val="18"/>
            <w:szCs w:val="18"/>
            <w:lang w:val="ru-RU"/>
            <w:rPrChange w:id="119" w:author="google1599737165" w:date="2023-04-24T13:47:39Z">
              <w:rPr>
                <w:rFonts w:hint="default" w:ascii="Times New Roman" w:hAnsi="Times New Roman" w:cs="Times New Roman"/>
                <w:color w:val="auto"/>
                <w:sz w:val="24"/>
                <w:szCs w:val="24"/>
                <w:lang w:val="ru-RU"/>
              </w:rPr>
            </w:rPrChange>
          </w:rPr>
          <w:t xml:space="preserve"> во</w:t>
        </w:r>
      </w:ins>
      <w:ins w:id="120" w:author="Sergey Dudov" w:date="2023-04-24T09:08:48Z">
        <w:r>
          <w:rPr>
            <w:rFonts w:hint="default" w:ascii="Verdana" w:hAnsi="Verdana" w:cs="Verdana"/>
            <w:color w:val="auto"/>
            <w:sz w:val="18"/>
            <w:szCs w:val="18"/>
            <w:lang w:val="ru-RU"/>
            <w:rPrChange w:id="121" w:author="google1599737165" w:date="2023-04-24T13:47:39Z">
              <w:rPr>
                <w:rFonts w:hint="default" w:ascii="Times New Roman" w:hAnsi="Times New Roman" w:cs="Times New Roman"/>
                <w:color w:val="auto"/>
                <w:sz w:val="24"/>
                <w:szCs w:val="24"/>
                <w:lang w:val="ru-RU"/>
              </w:rPr>
            </w:rPrChange>
          </w:rPr>
          <w:t>здейств</w:t>
        </w:r>
      </w:ins>
      <w:ins w:id="122" w:author="Sergey Dudov" w:date="2023-04-24T09:08:49Z">
        <w:r>
          <w:rPr>
            <w:rFonts w:hint="default" w:ascii="Verdana" w:hAnsi="Verdana" w:cs="Verdana"/>
            <w:color w:val="auto"/>
            <w:sz w:val="18"/>
            <w:szCs w:val="18"/>
            <w:lang w:val="ru-RU"/>
            <w:rPrChange w:id="123" w:author="google1599737165" w:date="2023-04-24T13:47:39Z">
              <w:rPr>
                <w:rFonts w:hint="default" w:ascii="Times New Roman" w:hAnsi="Times New Roman" w:cs="Times New Roman"/>
                <w:color w:val="auto"/>
                <w:sz w:val="24"/>
                <w:szCs w:val="24"/>
                <w:lang w:val="ru-RU"/>
              </w:rPr>
            </w:rPrChange>
          </w:rPr>
          <w:t>ием д</w:t>
        </w:r>
      </w:ins>
      <w:ins w:id="124" w:author="Sergey Dudov" w:date="2023-04-24T09:08:50Z">
        <w:r>
          <w:rPr>
            <w:rFonts w:hint="default" w:ascii="Verdana" w:hAnsi="Verdana" w:cs="Verdana"/>
            <w:color w:val="auto"/>
            <w:sz w:val="18"/>
            <w:szCs w:val="18"/>
            <w:lang w:val="ru-RU"/>
            <w:rPrChange w:id="125" w:author="google1599737165" w:date="2023-04-24T13:47:39Z">
              <w:rPr>
                <w:rFonts w:hint="default" w:ascii="Times New Roman" w:hAnsi="Times New Roman" w:cs="Times New Roman"/>
                <w:color w:val="auto"/>
                <w:sz w:val="24"/>
                <w:szCs w:val="24"/>
                <w:lang w:val="ru-RU"/>
              </w:rPr>
            </w:rPrChange>
          </w:rPr>
          <w:t>руги</w:t>
        </w:r>
      </w:ins>
      <w:ins w:id="126" w:author="Sergey Dudov" w:date="2023-04-24T09:08:51Z">
        <w:r>
          <w:rPr>
            <w:rFonts w:hint="default" w:ascii="Verdana" w:hAnsi="Verdana" w:cs="Verdana"/>
            <w:color w:val="auto"/>
            <w:sz w:val="18"/>
            <w:szCs w:val="18"/>
            <w:lang w:val="ru-RU"/>
            <w:rPrChange w:id="127" w:author="google1599737165" w:date="2023-04-24T13:47:39Z">
              <w:rPr>
                <w:rFonts w:hint="default" w:ascii="Times New Roman" w:hAnsi="Times New Roman" w:cs="Times New Roman"/>
                <w:color w:val="auto"/>
                <w:sz w:val="24"/>
                <w:szCs w:val="24"/>
                <w:lang w:val="ru-RU"/>
              </w:rPr>
            </w:rPrChange>
          </w:rPr>
          <w:t>х</w:t>
        </w:r>
      </w:ins>
      <w:r>
        <w:rPr>
          <w:rFonts w:hint="default" w:ascii="Verdana" w:hAnsi="Verdana" w:cs="Verdana"/>
          <w:color w:val="auto"/>
          <w:sz w:val="18"/>
          <w:szCs w:val="18"/>
          <w:lang w:val="ru-RU"/>
          <w:rPrChange w:id="128" w:author="google1599737165" w:date="2023-04-24T13:47:39Z">
            <w:rPr>
              <w:rFonts w:hint="default" w:ascii="Times New Roman" w:hAnsi="Times New Roman" w:cs="Times New Roman"/>
              <w:color w:val="auto"/>
              <w:sz w:val="24"/>
              <w:szCs w:val="24"/>
              <w:lang w:val="ru-RU"/>
            </w:rPr>
          </w:rPrChange>
        </w:rPr>
        <w:t xml:space="preserve"> крупных промышленных объектов (</w:t>
      </w:r>
      <w:ins w:id="129" w:author="Sergey Dudov" w:date="2023-04-24T09:09:05Z">
        <w:r>
          <w:rPr>
            <w:rFonts w:hint="default" w:ascii="Verdana" w:hAnsi="Verdana" w:cs="Verdana"/>
            <w:color w:val="auto"/>
            <w:sz w:val="18"/>
            <w:szCs w:val="18"/>
            <w:lang w:val="ru-RU"/>
            <w:rPrChange w:id="130" w:author="google1599737165" w:date="2023-04-24T13:47:39Z">
              <w:rPr>
                <w:rFonts w:hint="default" w:ascii="Times New Roman" w:hAnsi="Times New Roman" w:cs="Times New Roman"/>
                <w:color w:val="auto"/>
                <w:sz w:val="24"/>
                <w:szCs w:val="24"/>
                <w:lang w:val="ru-RU"/>
              </w:rPr>
            </w:rPrChange>
          </w:rPr>
          <w:t>наприме</w:t>
        </w:r>
      </w:ins>
      <w:ins w:id="131" w:author="Sergey Dudov" w:date="2023-04-24T09:09:06Z">
        <w:r>
          <w:rPr>
            <w:rFonts w:hint="default" w:ascii="Verdana" w:hAnsi="Verdana" w:cs="Verdana"/>
            <w:color w:val="auto"/>
            <w:sz w:val="18"/>
            <w:szCs w:val="18"/>
            <w:lang w:val="ru-RU"/>
            <w:rPrChange w:id="132" w:author="google1599737165" w:date="2023-04-24T13:47:39Z">
              <w:rPr>
                <w:rFonts w:hint="default" w:ascii="Times New Roman" w:hAnsi="Times New Roman" w:cs="Times New Roman"/>
                <w:color w:val="auto"/>
                <w:sz w:val="24"/>
                <w:szCs w:val="24"/>
                <w:lang w:val="ru-RU"/>
              </w:rPr>
            </w:rPrChange>
          </w:rPr>
          <w:t>р,</w:t>
        </w:r>
      </w:ins>
      <w:ins w:id="133" w:author="Sergey Dudov" w:date="2023-04-24T09:09:07Z">
        <w:r>
          <w:rPr>
            <w:rFonts w:hint="default" w:ascii="Verdana" w:hAnsi="Verdana" w:cs="Verdana"/>
            <w:color w:val="auto"/>
            <w:sz w:val="18"/>
            <w:szCs w:val="18"/>
            <w:lang w:val="ru-RU"/>
            <w:rPrChange w:id="134" w:author="google1599737165" w:date="2023-04-24T13:47:39Z">
              <w:rPr>
                <w:rFonts w:hint="default" w:ascii="Times New Roman" w:hAnsi="Times New Roman" w:cs="Times New Roman"/>
                <w:color w:val="auto"/>
                <w:sz w:val="24"/>
                <w:szCs w:val="24"/>
                <w:lang w:val="ru-RU"/>
              </w:rPr>
            </w:rPrChange>
          </w:rPr>
          <w:t xml:space="preserve"> </w:t>
        </w:r>
      </w:ins>
      <w:r>
        <w:rPr>
          <w:rFonts w:hint="default" w:ascii="Verdana" w:hAnsi="Verdana" w:cs="Verdana"/>
          <w:color w:val="auto"/>
          <w:sz w:val="18"/>
          <w:szCs w:val="18"/>
          <w:lang w:val="ru-RU"/>
          <w:rPrChange w:id="135" w:author="google1599737165" w:date="2023-04-24T13:47:39Z">
            <w:rPr>
              <w:rFonts w:hint="default" w:ascii="Times New Roman" w:hAnsi="Times New Roman" w:cs="Times New Roman"/>
              <w:color w:val="auto"/>
              <w:sz w:val="24"/>
              <w:szCs w:val="24"/>
              <w:lang w:val="ru-RU"/>
            </w:rPr>
          </w:rPrChange>
        </w:rPr>
        <w:t>порт «Сабетта»</w:t>
      </w:r>
      <w:del w:id="136" w:author="Sergey Dudov" w:date="2023-04-24T09:09:02Z">
        <w:r>
          <w:rPr>
            <w:rFonts w:hint="default" w:ascii="Verdana" w:hAnsi="Verdana" w:cs="Verdana"/>
            <w:color w:val="auto"/>
            <w:sz w:val="18"/>
            <w:szCs w:val="18"/>
            <w:lang w:val="ru-RU"/>
            <w:rPrChange w:id="137" w:author="google1599737165" w:date="2023-04-24T13:47:39Z">
              <w:rPr>
                <w:rFonts w:hint="default" w:ascii="Times New Roman" w:hAnsi="Times New Roman" w:cs="Times New Roman"/>
                <w:color w:val="auto"/>
                <w:sz w:val="24"/>
                <w:szCs w:val="24"/>
                <w:lang w:val="ru-RU"/>
              </w:rPr>
            </w:rPrChange>
          </w:rPr>
          <w:delText>, терминал «Утренний»</w:delText>
        </w:r>
      </w:del>
      <w:r>
        <w:rPr>
          <w:rFonts w:hint="default" w:ascii="Verdana" w:hAnsi="Verdana" w:cs="Verdana"/>
          <w:color w:val="auto"/>
          <w:sz w:val="18"/>
          <w:szCs w:val="18"/>
          <w:lang w:val="ru-RU"/>
          <w:rPrChange w:id="138" w:author="google1599737165" w:date="2023-04-24T13:47:39Z">
            <w:rPr>
              <w:rFonts w:hint="default" w:ascii="Times New Roman" w:hAnsi="Times New Roman" w:cs="Times New Roman"/>
              <w:color w:val="auto"/>
              <w:sz w:val="24"/>
              <w:szCs w:val="24"/>
              <w:lang w:val="ru-RU"/>
            </w:rPr>
          </w:rPrChange>
        </w:rPr>
        <w:t>) и инфраструктуры, связанной с ними (судоходный канал</w:t>
      </w:r>
      <w:r>
        <w:rPr>
          <w:rFonts w:hint="default" w:ascii="Verdana" w:hAnsi="Verdana" w:cs="Verdana"/>
          <w:color w:val="auto"/>
          <w:sz w:val="18"/>
          <w:szCs w:val="18"/>
          <w:lang w:val="en-US"/>
          <w:rPrChange w:id="139" w:author="google1599737165" w:date="2023-04-24T13:47:39Z">
            <w:rPr>
              <w:rFonts w:hint="default" w:ascii="Times New Roman" w:hAnsi="Times New Roman" w:cs="Times New Roman"/>
              <w:color w:val="auto"/>
              <w:sz w:val="24"/>
              <w:szCs w:val="24"/>
              <w:lang w:val="en-US"/>
            </w:rPr>
          </w:rPrChange>
        </w:rPr>
        <w:t xml:space="preserve"> </w:t>
      </w:r>
      <w:r>
        <w:rPr>
          <w:rFonts w:hint="default" w:ascii="Verdana" w:hAnsi="Verdana" w:cs="Verdana"/>
          <w:color w:val="auto"/>
          <w:sz w:val="18"/>
          <w:szCs w:val="18"/>
          <w:lang w:val="ru-RU"/>
          <w:rPrChange w:id="140" w:author="google1599737165" w:date="2023-04-24T13:47:39Z">
            <w:rPr>
              <w:rFonts w:hint="default" w:ascii="Times New Roman" w:hAnsi="Times New Roman" w:cs="Times New Roman"/>
              <w:color w:val="auto"/>
              <w:sz w:val="24"/>
              <w:szCs w:val="24"/>
              <w:lang w:val="ru-RU"/>
            </w:rPr>
          </w:rPrChange>
        </w:rPr>
        <w:t xml:space="preserve">и связанные с его обслуживанием дноуглубительные работы; судовой трафик, как таковой) требует отслеживания </w:t>
      </w:r>
      <w:del w:id="141" w:author="Sergey Dudov" w:date="2023-04-24T09:09:20Z">
        <w:r>
          <w:rPr>
            <w:rFonts w:hint="default" w:ascii="Verdana" w:hAnsi="Verdana" w:cs="Verdana"/>
            <w:color w:val="auto"/>
            <w:sz w:val="18"/>
            <w:szCs w:val="18"/>
            <w:lang w:val="ru-RU"/>
            <w:rPrChange w:id="142" w:author="google1599737165" w:date="2023-04-24T13:47:39Z">
              <w:rPr>
                <w:rFonts w:hint="default" w:ascii="Times New Roman" w:hAnsi="Times New Roman" w:cs="Times New Roman"/>
                <w:color w:val="auto"/>
                <w:sz w:val="24"/>
                <w:szCs w:val="24"/>
                <w:lang w:val="ru-RU"/>
              </w:rPr>
            </w:rPrChange>
          </w:rPr>
          <w:delText>антропогенных воздействий, связанных с этими объектами</w:delText>
        </w:r>
      </w:del>
      <w:ins w:id="143" w:author="Sergey Dudov" w:date="2023-04-24T09:09:20Z">
        <w:r>
          <w:rPr>
            <w:rFonts w:hint="default" w:ascii="Verdana" w:hAnsi="Verdana" w:cs="Verdana"/>
            <w:color w:val="auto"/>
            <w:sz w:val="18"/>
            <w:szCs w:val="18"/>
            <w:lang w:val="ru-RU"/>
            <w:rPrChange w:id="144" w:author="google1599737165" w:date="2023-04-24T13:47:39Z">
              <w:rPr>
                <w:rFonts w:hint="default" w:ascii="Times New Roman" w:hAnsi="Times New Roman" w:cs="Times New Roman"/>
                <w:color w:val="auto"/>
                <w:sz w:val="24"/>
                <w:szCs w:val="24"/>
                <w:lang w:val="ru-RU"/>
              </w:rPr>
            </w:rPrChange>
          </w:rPr>
          <w:t>об</w:t>
        </w:r>
      </w:ins>
      <w:ins w:id="145" w:author="Sergey Dudov" w:date="2023-04-24T09:09:21Z">
        <w:r>
          <w:rPr>
            <w:rFonts w:hint="default" w:ascii="Verdana" w:hAnsi="Verdana" w:cs="Verdana"/>
            <w:color w:val="auto"/>
            <w:sz w:val="18"/>
            <w:szCs w:val="18"/>
            <w:lang w:val="ru-RU"/>
            <w:rPrChange w:id="146" w:author="google1599737165" w:date="2023-04-24T13:47:39Z">
              <w:rPr>
                <w:rFonts w:hint="default" w:ascii="Times New Roman" w:hAnsi="Times New Roman" w:cs="Times New Roman"/>
                <w:color w:val="auto"/>
                <w:sz w:val="24"/>
                <w:szCs w:val="24"/>
                <w:lang w:val="ru-RU"/>
              </w:rPr>
            </w:rPrChange>
          </w:rPr>
          <w:t xml:space="preserve">ратных </w:t>
        </w:r>
      </w:ins>
      <w:ins w:id="147" w:author="Sergey Dudov" w:date="2023-04-24T09:09:22Z">
        <w:r>
          <w:rPr>
            <w:rFonts w:hint="default" w:ascii="Verdana" w:hAnsi="Verdana" w:cs="Verdana"/>
            <w:color w:val="auto"/>
            <w:sz w:val="18"/>
            <w:szCs w:val="18"/>
            <w:lang w:val="ru-RU"/>
            <w:rPrChange w:id="148" w:author="google1599737165" w:date="2023-04-24T13:47:39Z">
              <w:rPr>
                <w:rFonts w:hint="default" w:ascii="Times New Roman" w:hAnsi="Times New Roman" w:cs="Times New Roman"/>
                <w:color w:val="auto"/>
                <w:sz w:val="24"/>
                <w:szCs w:val="24"/>
                <w:lang w:val="ru-RU"/>
              </w:rPr>
            </w:rPrChange>
          </w:rPr>
          <w:t>реа</w:t>
        </w:r>
      </w:ins>
      <w:ins w:id="149" w:author="Sergey Dudov" w:date="2023-04-24T09:09:23Z">
        <w:r>
          <w:rPr>
            <w:rFonts w:hint="default" w:ascii="Verdana" w:hAnsi="Verdana" w:cs="Verdana"/>
            <w:color w:val="auto"/>
            <w:sz w:val="18"/>
            <w:szCs w:val="18"/>
            <w:lang w:val="ru-RU"/>
            <w:rPrChange w:id="150" w:author="google1599737165" w:date="2023-04-24T13:47:39Z">
              <w:rPr>
                <w:rFonts w:hint="default" w:ascii="Times New Roman" w:hAnsi="Times New Roman" w:cs="Times New Roman"/>
                <w:color w:val="auto"/>
                <w:sz w:val="24"/>
                <w:szCs w:val="24"/>
                <w:lang w:val="ru-RU"/>
              </w:rPr>
            </w:rPrChange>
          </w:rPr>
          <w:t>к</w:t>
        </w:r>
      </w:ins>
      <w:ins w:id="151" w:author="Sergey Dudov" w:date="2023-04-24T09:09:24Z">
        <w:r>
          <w:rPr>
            <w:rFonts w:hint="default" w:ascii="Verdana" w:hAnsi="Verdana" w:cs="Verdana"/>
            <w:color w:val="auto"/>
            <w:sz w:val="18"/>
            <w:szCs w:val="18"/>
            <w:lang w:val="ru-RU"/>
            <w:rPrChange w:id="152" w:author="google1599737165" w:date="2023-04-24T13:47:39Z">
              <w:rPr>
                <w:rFonts w:hint="default" w:ascii="Times New Roman" w:hAnsi="Times New Roman" w:cs="Times New Roman"/>
                <w:color w:val="auto"/>
                <w:sz w:val="24"/>
                <w:szCs w:val="24"/>
                <w:lang w:val="ru-RU"/>
              </w:rPr>
            </w:rPrChange>
          </w:rPr>
          <w:t xml:space="preserve">ций </w:t>
        </w:r>
      </w:ins>
      <w:ins w:id="153" w:author="Sergey Dudov" w:date="2023-04-24T09:09:25Z">
        <w:r>
          <w:rPr>
            <w:rFonts w:hint="default" w:ascii="Verdana" w:hAnsi="Verdana" w:cs="Verdana"/>
            <w:color w:val="auto"/>
            <w:sz w:val="18"/>
            <w:szCs w:val="18"/>
            <w:lang w:val="ru-RU"/>
            <w:rPrChange w:id="154" w:author="google1599737165" w:date="2023-04-24T13:47:39Z">
              <w:rPr>
                <w:rFonts w:hint="default" w:ascii="Times New Roman" w:hAnsi="Times New Roman" w:cs="Times New Roman"/>
                <w:color w:val="auto"/>
                <w:sz w:val="24"/>
                <w:szCs w:val="24"/>
                <w:lang w:val="ru-RU"/>
              </w:rPr>
            </w:rPrChange>
          </w:rPr>
          <w:t>биоты</w:t>
        </w:r>
      </w:ins>
      <w:r>
        <w:rPr>
          <w:rFonts w:hint="default" w:ascii="Verdana" w:hAnsi="Verdana" w:cs="Verdana"/>
          <w:color w:val="auto"/>
          <w:sz w:val="18"/>
          <w:szCs w:val="18"/>
          <w:lang w:val="ru-RU"/>
          <w:rPrChange w:id="155" w:author="google1599737165" w:date="2023-04-24T13:47:39Z">
            <w:rPr>
              <w:rFonts w:hint="default" w:ascii="Times New Roman" w:hAnsi="Times New Roman" w:cs="Times New Roman"/>
              <w:color w:val="auto"/>
              <w:sz w:val="24"/>
              <w:szCs w:val="24"/>
              <w:lang w:val="ru-RU"/>
            </w:rPr>
          </w:rPrChange>
        </w:rPr>
        <w:t xml:space="preserve">. </w:t>
      </w:r>
    </w:p>
    <w:p>
      <w:pPr>
        <w:numPr>
          <w:ilvl w:val="0"/>
          <w:numId w:val="0"/>
        </w:numPr>
        <w:jc w:val="both"/>
        <w:rPr>
          <w:ins w:id="156" w:author="google1599737165" w:date="2023-04-24T10:20:56Z"/>
          <w:rFonts w:hint="default" w:ascii="Verdana" w:hAnsi="Verdana" w:cs="Verdana"/>
          <w:color w:val="auto"/>
          <w:sz w:val="18"/>
          <w:szCs w:val="18"/>
          <w:lang w:val="ru-RU"/>
          <w:rPrChange w:id="157" w:author="google1599737165" w:date="2023-04-24T13:47:39Z">
            <w:rPr>
              <w:ins w:id="158" w:author="google1599737165" w:date="2023-04-24T10:20:56Z"/>
              <w:rFonts w:hint="default" w:ascii="Times New Roman" w:hAnsi="Times New Roman" w:cs="Times New Roman"/>
              <w:color w:val="auto"/>
              <w:sz w:val="24"/>
              <w:szCs w:val="24"/>
              <w:lang w:val="ru-RU"/>
            </w:rPr>
          </w:rPrChange>
        </w:rPr>
      </w:pPr>
      <w:r>
        <w:rPr>
          <w:rFonts w:hint="default" w:ascii="Verdana" w:hAnsi="Verdana" w:cs="Verdana"/>
          <w:color w:val="auto"/>
          <w:sz w:val="18"/>
          <w:szCs w:val="18"/>
          <w:lang w:val="ru-RU"/>
          <w:rPrChange w:id="159" w:author="google1599737165" w:date="2023-04-24T13:47:39Z">
            <w:rPr>
              <w:rFonts w:hint="default" w:ascii="Times New Roman" w:hAnsi="Times New Roman" w:cs="Times New Roman"/>
              <w:color w:val="auto"/>
              <w:sz w:val="24"/>
              <w:szCs w:val="24"/>
              <w:lang w:val="ru-RU"/>
            </w:rPr>
          </w:rPrChange>
        </w:rPr>
        <w:t xml:space="preserve">Организация мониторинга в этой акватории осложняется высокой пространственно-временной изменчивостью условий. Для акватории харктерен ярко выраженный градиент солености, параметры которого подверженны значительным метеорологическим, сезонным и межгодовым колебаниям </w:t>
      </w:r>
      <w:r>
        <w:rPr>
          <w:rFonts w:hint="default" w:ascii="Verdana" w:hAnsi="Verdana" w:cs="Verdana"/>
          <w:sz w:val="18"/>
          <w:szCs w:val="18"/>
          <w:rPrChange w:id="160" w:author="google1599737165" w:date="2023-04-24T13:47:39Z">
            <w:rPr>
              <w:rFonts w:hint="default" w:ascii="Times New Roman" w:hAnsi="Times New Roman" w:cs="Times New Roman"/>
              <w:sz w:val="24"/>
              <w:szCs w:val="24"/>
            </w:rPr>
          </w:rPrChange>
        </w:rPr>
        <w:t>(Ильин, 2018)</w:t>
      </w:r>
      <w:r>
        <w:rPr>
          <w:rFonts w:hint="default" w:ascii="Verdana" w:hAnsi="Verdana" w:cs="Verdana"/>
          <w:color w:val="auto"/>
          <w:sz w:val="18"/>
          <w:szCs w:val="18"/>
          <w:lang w:val="ru-RU"/>
          <w:rPrChange w:id="161" w:author="google1599737165" w:date="2023-04-24T13:47:39Z">
            <w:rPr>
              <w:rFonts w:hint="default" w:ascii="Times New Roman" w:hAnsi="Times New Roman" w:cs="Times New Roman"/>
              <w:color w:val="auto"/>
              <w:sz w:val="24"/>
              <w:szCs w:val="24"/>
              <w:lang w:val="ru-RU"/>
            </w:rPr>
          </w:rPrChange>
        </w:rPr>
        <w:t xml:space="preserve">. Это существенно затрудняет задачи мониторинга гидробиокомплексов (популяций и сообществ планктона и бентоса), которые, вследствие описанных особенностей среды их существования, сами по себе являются крайне динамичными. </w:t>
      </w:r>
    </w:p>
    <w:p>
      <w:pPr>
        <w:numPr>
          <w:ilvl w:val="0"/>
          <w:numId w:val="0"/>
        </w:numPr>
        <w:jc w:val="both"/>
        <w:rPr>
          <w:del w:id="162" w:author="google1599737165" w:date="2023-04-24T10:24:19Z"/>
          <w:rFonts w:hint="default" w:ascii="Verdana" w:hAnsi="Verdana" w:cs="Verdana"/>
          <w:color w:val="auto"/>
          <w:sz w:val="18"/>
          <w:szCs w:val="18"/>
          <w:lang w:val="ru-RU"/>
          <w:rPrChange w:id="163" w:author="google1599737165" w:date="2023-04-24T13:47:39Z">
            <w:rPr>
              <w:del w:id="164" w:author="google1599737165" w:date="2023-04-24T10:24:19Z"/>
              <w:rFonts w:hint="default" w:ascii="Times New Roman" w:hAnsi="Times New Roman" w:cs="Times New Roman"/>
              <w:color w:val="auto"/>
              <w:sz w:val="24"/>
              <w:szCs w:val="24"/>
              <w:lang w:val="ru-RU"/>
            </w:rPr>
          </w:rPrChange>
        </w:rPr>
      </w:pPr>
    </w:p>
    <w:p>
      <w:pPr>
        <w:numPr>
          <w:ilvl w:val="0"/>
          <w:numId w:val="0"/>
        </w:numPr>
        <w:jc w:val="both"/>
        <w:rPr>
          <w:rFonts w:hint="default" w:ascii="Verdana" w:hAnsi="Verdana" w:cs="Verdana"/>
          <w:color w:val="auto"/>
          <w:sz w:val="18"/>
          <w:szCs w:val="18"/>
          <w:lang w:val="ru-RU"/>
          <w:rPrChange w:id="165" w:author="google1599737165" w:date="2023-04-24T13:47:39Z">
            <w:rPr>
              <w:rFonts w:hint="default" w:ascii="Times New Roman" w:hAnsi="Times New Roman" w:cs="Times New Roman"/>
              <w:color w:val="auto"/>
              <w:sz w:val="24"/>
              <w:szCs w:val="24"/>
              <w:lang w:val="ru-RU"/>
            </w:rPr>
          </w:rPrChange>
        </w:rPr>
      </w:pPr>
      <w:r>
        <w:rPr>
          <w:rFonts w:hint="default" w:ascii="Verdana" w:hAnsi="Verdana" w:cs="Verdana"/>
          <w:color w:val="auto"/>
          <w:sz w:val="18"/>
          <w:szCs w:val="18"/>
          <w:lang w:val="ru-RU"/>
          <w:rPrChange w:id="166" w:author="google1599737165" w:date="2023-04-24T13:47:39Z">
            <w:rPr>
              <w:rFonts w:hint="default" w:ascii="Times New Roman" w:hAnsi="Times New Roman" w:cs="Times New Roman"/>
              <w:color w:val="auto"/>
              <w:sz w:val="24"/>
              <w:szCs w:val="24"/>
              <w:lang w:val="ru-RU"/>
            </w:rPr>
          </w:rPrChange>
        </w:rPr>
        <w:t xml:space="preserve">Цель мониторинговых наблюдений - отслеживание состояния гидробиокомплексов, вычленение и фиксация актов их нарушения на фоне естественных процессов динамики, оценка последствий нарушений и прогнозов развития событий. </w:t>
      </w:r>
    </w:p>
    <w:p>
      <w:pPr>
        <w:numPr>
          <w:ilvl w:val="0"/>
          <w:numId w:val="0"/>
        </w:numPr>
        <w:jc w:val="both"/>
        <w:rPr>
          <w:rFonts w:hint="default" w:ascii="Verdana" w:hAnsi="Verdana" w:cs="Verdana"/>
          <w:color w:val="auto"/>
          <w:sz w:val="18"/>
          <w:szCs w:val="18"/>
          <w:lang w:val="ru-RU"/>
          <w:rPrChange w:id="167" w:author="google1599737165" w:date="2023-04-24T13:47:39Z">
            <w:rPr>
              <w:rFonts w:hint="default" w:ascii="Times New Roman" w:hAnsi="Times New Roman" w:cs="Times New Roman"/>
              <w:color w:val="auto"/>
              <w:sz w:val="24"/>
              <w:szCs w:val="24"/>
              <w:lang w:val="ru-RU"/>
            </w:rPr>
          </w:rPrChange>
        </w:rPr>
      </w:pPr>
      <w:r>
        <w:rPr>
          <w:rFonts w:hint="default" w:ascii="Verdana" w:hAnsi="Verdana" w:cs="Verdana"/>
          <w:color w:val="auto"/>
          <w:sz w:val="18"/>
          <w:szCs w:val="18"/>
          <w:lang w:val="ru-RU"/>
          <w:rPrChange w:id="168" w:author="google1599737165" w:date="2023-04-24T13:47:39Z">
            <w:rPr>
              <w:rFonts w:hint="default" w:ascii="Times New Roman" w:hAnsi="Times New Roman" w:cs="Times New Roman"/>
              <w:color w:val="auto"/>
              <w:sz w:val="24"/>
              <w:szCs w:val="24"/>
              <w:lang w:val="ru-RU"/>
            </w:rPr>
          </w:rPrChange>
        </w:rPr>
        <w:t>Задачи мониторинга связаны с отслеживанием естественного хода изменений в гидробиокомплексах и вычленение</w:t>
      </w:r>
      <w:ins w:id="169" w:author="google1599737165" w:date="2023-04-24T10:17:45Z">
        <w:r>
          <w:rPr>
            <w:rFonts w:hint="default" w:ascii="Verdana" w:hAnsi="Verdana" w:cs="Verdana"/>
            <w:color w:val="auto"/>
            <w:sz w:val="18"/>
            <w:szCs w:val="18"/>
            <w:lang w:val="ru-RU"/>
            <w:rPrChange w:id="170" w:author="google1599737165" w:date="2023-04-24T13:47:39Z">
              <w:rPr>
                <w:rFonts w:hint="default" w:ascii="Times New Roman" w:hAnsi="Times New Roman" w:cs="Times New Roman"/>
                <w:color w:val="auto"/>
                <w:sz w:val="24"/>
                <w:szCs w:val="24"/>
                <w:lang w:val="ru-RU"/>
              </w:rPr>
            </w:rPrChange>
          </w:rPr>
          <w:t>м</w:t>
        </w:r>
      </w:ins>
      <w:r>
        <w:rPr>
          <w:rFonts w:hint="default" w:ascii="Verdana" w:hAnsi="Verdana" w:cs="Verdana"/>
          <w:color w:val="auto"/>
          <w:sz w:val="18"/>
          <w:szCs w:val="18"/>
          <w:lang w:val="ru-RU"/>
          <w:rPrChange w:id="171" w:author="google1599737165" w:date="2023-04-24T13:47:39Z">
            <w:rPr>
              <w:rFonts w:hint="default" w:ascii="Times New Roman" w:hAnsi="Times New Roman" w:cs="Times New Roman"/>
              <w:color w:val="auto"/>
              <w:sz w:val="24"/>
              <w:szCs w:val="24"/>
              <w:lang w:val="ru-RU"/>
            </w:rPr>
          </w:rPrChange>
        </w:rPr>
        <w:t xml:space="preserve"> отклонений от них вследствие реализации следующих потенциальных техногенных воздействий.</w:t>
      </w:r>
    </w:p>
    <w:p>
      <w:pPr>
        <w:numPr>
          <w:ilvl w:val="0"/>
          <w:numId w:val="13"/>
        </w:numPr>
        <w:jc w:val="both"/>
        <w:rPr>
          <w:rFonts w:hint="default" w:ascii="Verdana" w:hAnsi="Verdana" w:cs="Verdana"/>
          <w:sz w:val="18"/>
          <w:szCs w:val="18"/>
          <w:lang w:val="ru-RU"/>
          <w:rPrChange w:id="172"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173" w:author="google1599737165" w:date="2023-04-24T13:47:39Z">
            <w:rPr>
              <w:rFonts w:hint="default" w:ascii="Times New Roman" w:hAnsi="Times New Roman" w:cs="Times New Roman"/>
              <w:sz w:val="24"/>
              <w:szCs w:val="24"/>
              <w:lang w:val="ru-RU"/>
            </w:rPr>
          </w:rPrChange>
        </w:rPr>
        <w:t>Прямое разрушение локальных сообществ в результате дноуглубительных работ.</w:t>
      </w:r>
    </w:p>
    <w:p>
      <w:pPr>
        <w:numPr>
          <w:ilvl w:val="0"/>
          <w:numId w:val="13"/>
        </w:numPr>
        <w:jc w:val="both"/>
        <w:rPr>
          <w:rFonts w:hint="default" w:ascii="Verdana" w:hAnsi="Verdana" w:cs="Verdana"/>
          <w:sz w:val="18"/>
          <w:szCs w:val="18"/>
          <w:lang w:val="ru-RU"/>
          <w:rPrChange w:id="174"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175" w:author="google1599737165" w:date="2023-04-24T13:47:39Z">
            <w:rPr>
              <w:rFonts w:hint="default" w:ascii="Times New Roman" w:hAnsi="Times New Roman" w:cs="Times New Roman"/>
              <w:sz w:val="24"/>
              <w:szCs w:val="24"/>
              <w:lang w:val="ru-RU"/>
            </w:rPr>
          </w:rPrChange>
        </w:rPr>
        <w:t>Изменение гидродинамического режима вследствие изменения рельефа дна.</w:t>
      </w:r>
    </w:p>
    <w:p>
      <w:pPr>
        <w:numPr>
          <w:ilvl w:val="0"/>
          <w:numId w:val="13"/>
        </w:numPr>
        <w:jc w:val="both"/>
        <w:rPr>
          <w:rFonts w:hint="default" w:ascii="Verdana" w:hAnsi="Verdana" w:cs="Verdana"/>
          <w:sz w:val="18"/>
          <w:szCs w:val="18"/>
          <w:lang w:val="ru-RU"/>
          <w:rPrChange w:id="176"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177" w:author="google1599737165" w:date="2023-04-24T13:47:39Z">
            <w:rPr>
              <w:rFonts w:hint="default" w:ascii="Times New Roman" w:hAnsi="Times New Roman" w:cs="Times New Roman"/>
              <w:sz w:val="24"/>
              <w:szCs w:val="24"/>
              <w:lang w:val="ru-RU"/>
            </w:rPr>
          </w:rPrChange>
        </w:rPr>
        <w:t>Изменение характера осадконакопления в результате строительных и дноуглубительных работ.</w:t>
      </w:r>
    </w:p>
    <w:p>
      <w:pPr>
        <w:numPr>
          <w:ilvl w:val="0"/>
          <w:numId w:val="13"/>
        </w:numPr>
        <w:jc w:val="both"/>
        <w:rPr>
          <w:rFonts w:hint="default" w:ascii="Verdana" w:hAnsi="Verdana" w:cs="Verdana"/>
          <w:sz w:val="18"/>
          <w:szCs w:val="18"/>
          <w:lang w:val="ru-RU"/>
          <w:rPrChange w:id="178" w:author="google1599737165" w:date="2023-04-24T13:47:39Z">
            <w:rPr>
              <w:rFonts w:hint="default" w:ascii="Times New Roman" w:hAnsi="Times New Roman" w:cs="Times New Roman"/>
              <w:sz w:val="24"/>
              <w:szCs w:val="24"/>
              <w:lang w:val="ru-RU"/>
            </w:rPr>
          </w:rPrChange>
        </w:rPr>
      </w:pPr>
      <w:del w:id="179" w:author="Sergey Dudov" w:date="2023-04-24T09:09:58Z">
        <w:r>
          <w:rPr>
            <w:rFonts w:hint="default" w:ascii="Verdana" w:hAnsi="Verdana" w:cs="Verdana"/>
            <w:sz w:val="18"/>
            <w:szCs w:val="18"/>
            <w:lang w:val="ru-RU"/>
            <w:rPrChange w:id="180" w:author="google1599737165" w:date="2023-04-24T13:47:39Z">
              <w:rPr>
                <w:rFonts w:hint="default" w:ascii="Times New Roman" w:hAnsi="Times New Roman" w:cs="Times New Roman"/>
                <w:sz w:val="24"/>
                <w:szCs w:val="24"/>
                <w:lang w:val="ru-RU"/>
              </w:rPr>
            </w:rPrChange>
          </w:rPr>
          <w:delText>Хроническое</w:delText>
        </w:r>
      </w:del>
      <w:ins w:id="181" w:author="Sergey Dudov" w:date="2023-04-24T09:09:58Z">
        <w:r>
          <w:rPr>
            <w:rFonts w:hint="default" w:ascii="Verdana" w:hAnsi="Verdana" w:cs="Verdana"/>
            <w:sz w:val="18"/>
            <w:szCs w:val="18"/>
            <w:lang w:val="ru-RU"/>
            <w:rPrChange w:id="182" w:author="google1599737165" w:date="2023-04-24T13:47:39Z">
              <w:rPr>
                <w:rFonts w:hint="default" w:ascii="Times New Roman" w:hAnsi="Times New Roman" w:cs="Times New Roman"/>
                <w:sz w:val="24"/>
                <w:szCs w:val="24"/>
                <w:lang w:val="ru-RU"/>
              </w:rPr>
            </w:rPrChange>
          </w:rPr>
          <w:t>Ан</w:t>
        </w:r>
      </w:ins>
      <w:ins w:id="183" w:author="Sergey Dudov" w:date="2023-04-24T09:09:59Z">
        <w:r>
          <w:rPr>
            <w:rFonts w:hint="default" w:ascii="Verdana" w:hAnsi="Verdana" w:cs="Verdana"/>
            <w:sz w:val="18"/>
            <w:szCs w:val="18"/>
            <w:lang w:val="ru-RU"/>
            <w:rPrChange w:id="184" w:author="google1599737165" w:date="2023-04-24T13:47:39Z">
              <w:rPr>
                <w:rFonts w:hint="default" w:ascii="Times New Roman" w:hAnsi="Times New Roman" w:cs="Times New Roman"/>
                <w:sz w:val="24"/>
                <w:szCs w:val="24"/>
                <w:lang w:val="ru-RU"/>
              </w:rPr>
            </w:rPrChange>
          </w:rPr>
          <w:t>тропоге</w:t>
        </w:r>
      </w:ins>
      <w:ins w:id="185" w:author="Sergey Dudov" w:date="2023-04-24T09:10:00Z">
        <w:r>
          <w:rPr>
            <w:rFonts w:hint="default" w:ascii="Verdana" w:hAnsi="Verdana" w:cs="Verdana"/>
            <w:sz w:val="18"/>
            <w:szCs w:val="18"/>
            <w:lang w:val="ru-RU"/>
            <w:rPrChange w:id="186" w:author="google1599737165" w:date="2023-04-24T13:47:39Z">
              <w:rPr>
                <w:rFonts w:hint="default" w:ascii="Times New Roman" w:hAnsi="Times New Roman" w:cs="Times New Roman"/>
                <w:sz w:val="24"/>
                <w:szCs w:val="24"/>
                <w:lang w:val="ru-RU"/>
              </w:rPr>
            </w:rPrChange>
          </w:rPr>
          <w:t>нное</w:t>
        </w:r>
      </w:ins>
      <w:r>
        <w:rPr>
          <w:rFonts w:hint="default" w:ascii="Verdana" w:hAnsi="Verdana" w:cs="Verdana"/>
          <w:sz w:val="18"/>
          <w:szCs w:val="18"/>
          <w:lang w:val="ru-RU"/>
          <w:rPrChange w:id="187" w:author="google1599737165" w:date="2023-04-24T13:47:39Z">
            <w:rPr>
              <w:rFonts w:hint="default" w:ascii="Times New Roman" w:hAnsi="Times New Roman" w:cs="Times New Roman"/>
              <w:sz w:val="24"/>
              <w:szCs w:val="24"/>
              <w:lang w:val="ru-RU"/>
            </w:rPr>
          </w:rPrChange>
        </w:rPr>
        <w:t xml:space="preserve"> загрязнение </w:t>
      </w:r>
      <w:del w:id="188" w:author="Sergey Dudov" w:date="2023-04-24T09:10:04Z">
        <w:r>
          <w:rPr>
            <w:rFonts w:hint="default" w:ascii="Verdana" w:hAnsi="Verdana" w:cs="Verdana"/>
            <w:sz w:val="18"/>
            <w:szCs w:val="18"/>
            <w:lang w:val="ru-RU"/>
            <w:rPrChange w:id="189" w:author="google1599737165" w:date="2023-04-24T13:47:39Z">
              <w:rPr>
                <w:rFonts w:hint="default" w:ascii="Times New Roman" w:hAnsi="Times New Roman" w:cs="Times New Roman"/>
                <w:sz w:val="24"/>
                <w:szCs w:val="24"/>
                <w:lang w:val="ru-RU"/>
              </w:rPr>
            </w:rPrChange>
          </w:rPr>
          <w:delText>промышленными отходами, нефтепродуктами и т.п</w:delText>
        </w:r>
      </w:del>
      <w:ins w:id="190" w:author="Sergey Dudov" w:date="2023-04-24T09:10:04Z">
        <w:r>
          <w:rPr>
            <w:rFonts w:hint="default" w:ascii="Verdana" w:hAnsi="Verdana" w:cs="Verdana"/>
            <w:sz w:val="18"/>
            <w:szCs w:val="18"/>
            <w:lang w:val="ru-RU"/>
            <w:rPrChange w:id="191" w:author="google1599737165" w:date="2023-04-24T13:47:39Z">
              <w:rPr>
                <w:rFonts w:hint="default" w:ascii="Times New Roman" w:hAnsi="Times New Roman" w:cs="Times New Roman"/>
                <w:sz w:val="24"/>
                <w:szCs w:val="24"/>
                <w:lang w:val="ru-RU"/>
              </w:rPr>
            </w:rPrChange>
          </w:rPr>
          <w:t>мо</w:t>
        </w:r>
      </w:ins>
      <w:ins w:id="192" w:author="Sergey Dudov" w:date="2023-04-24T09:10:05Z">
        <w:r>
          <w:rPr>
            <w:rFonts w:hint="default" w:ascii="Verdana" w:hAnsi="Verdana" w:cs="Verdana"/>
            <w:sz w:val="18"/>
            <w:szCs w:val="18"/>
            <w:lang w:val="ru-RU"/>
            <w:rPrChange w:id="193" w:author="google1599737165" w:date="2023-04-24T13:47:39Z">
              <w:rPr>
                <w:rFonts w:hint="default" w:ascii="Times New Roman" w:hAnsi="Times New Roman" w:cs="Times New Roman"/>
                <w:sz w:val="24"/>
                <w:szCs w:val="24"/>
                <w:lang w:val="ru-RU"/>
              </w:rPr>
            </w:rPrChange>
          </w:rPr>
          <w:t xml:space="preserve">рских </w:t>
        </w:r>
      </w:ins>
      <w:ins w:id="194" w:author="Sergey Dudov" w:date="2023-04-24T09:10:06Z">
        <w:r>
          <w:rPr>
            <w:rFonts w:hint="default" w:ascii="Verdana" w:hAnsi="Verdana" w:cs="Verdana"/>
            <w:sz w:val="18"/>
            <w:szCs w:val="18"/>
            <w:lang w:val="ru-RU"/>
            <w:rPrChange w:id="195" w:author="google1599737165" w:date="2023-04-24T13:47:39Z">
              <w:rPr>
                <w:rFonts w:hint="default" w:ascii="Times New Roman" w:hAnsi="Times New Roman" w:cs="Times New Roman"/>
                <w:sz w:val="24"/>
                <w:szCs w:val="24"/>
                <w:lang w:val="ru-RU"/>
              </w:rPr>
            </w:rPrChange>
          </w:rPr>
          <w:t>экосист</w:t>
        </w:r>
      </w:ins>
      <w:ins w:id="196" w:author="Sergey Dudov" w:date="2023-04-24T09:10:07Z">
        <w:r>
          <w:rPr>
            <w:rFonts w:hint="default" w:ascii="Verdana" w:hAnsi="Verdana" w:cs="Verdana"/>
            <w:sz w:val="18"/>
            <w:szCs w:val="18"/>
            <w:lang w:val="ru-RU"/>
            <w:rPrChange w:id="197" w:author="google1599737165" w:date="2023-04-24T13:47:39Z">
              <w:rPr>
                <w:rFonts w:hint="default" w:ascii="Times New Roman" w:hAnsi="Times New Roman" w:cs="Times New Roman"/>
                <w:sz w:val="24"/>
                <w:szCs w:val="24"/>
                <w:lang w:val="ru-RU"/>
              </w:rPr>
            </w:rPrChange>
          </w:rPr>
          <w:t>ем</w:t>
        </w:r>
      </w:ins>
      <w:r>
        <w:rPr>
          <w:rFonts w:hint="default" w:ascii="Verdana" w:hAnsi="Verdana" w:cs="Verdana"/>
          <w:sz w:val="18"/>
          <w:szCs w:val="18"/>
          <w:lang w:val="ru-RU"/>
          <w:rPrChange w:id="198" w:author="google1599737165" w:date="2023-04-24T13:47:39Z">
            <w:rPr>
              <w:rFonts w:hint="default" w:ascii="Times New Roman" w:hAnsi="Times New Roman" w:cs="Times New Roman"/>
              <w:sz w:val="24"/>
              <w:szCs w:val="24"/>
              <w:lang w:val="ru-RU"/>
            </w:rPr>
          </w:rPrChange>
        </w:rPr>
        <w:t>.</w:t>
      </w:r>
    </w:p>
    <w:p>
      <w:pPr>
        <w:numPr>
          <w:ilvl w:val="0"/>
          <w:numId w:val="13"/>
        </w:numPr>
        <w:jc w:val="both"/>
        <w:rPr>
          <w:rFonts w:hint="default" w:ascii="Verdana" w:hAnsi="Verdana" w:cs="Verdana"/>
          <w:sz w:val="18"/>
          <w:szCs w:val="18"/>
          <w:lang w:val="ru-RU"/>
          <w:rPrChange w:id="199"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200" w:author="google1599737165" w:date="2023-04-24T13:47:39Z">
            <w:rPr>
              <w:rFonts w:hint="default" w:ascii="Times New Roman" w:hAnsi="Times New Roman" w:cs="Times New Roman"/>
              <w:sz w:val="24"/>
              <w:szCs w:val="24"/>
              <w:lang w:val="ru-RU"/>
            </w:rPr>
          </w:rPrChange>
        </w:rPr>
        <w:t xml:space="preserve">Биологические инвазии за счет транспортного сообщения с другими регионами </w:t>
      </w:r>
      <w:r>
        <w:rPr>
          <w:rFonts w:hint="default" w:ascii="Verdana" w:hAnsi="Verdana" w:cs="Verdana"/>
          <w:b/>
          <w:bCs/>
          <w:sz w:val="18"/>
          <w:szCs w:val="18"/>
          <w:lang w:val="ru-RU"/>
          <w:rPrChange w:id="201" w:author="google1599737165" w:date="2023-04-24T13:47:39Z">
            <w:rPr>
              <w:rFonts w:hint="default" w:ascii="Times New Roman" w:hAnsi="Times New Roman" w:cs="Times New Roman"/>
              <w:b/>
              <w:bCs/>
              <w:sz w:val="24"/>
              <w:szCs w:val="24"/>
              <w:lang w:val="ru-RU"/>
            </w:rPr>
          </w:rPrChange>
        </w:rPr>
        <w:t>(см. Отдельный регламент)</w:t>
      </w:r>
      <w:r>
        <w:rPr>
          <w:rFonts w:hint="default" w:ascii="Verdana" w:hAnsi="Verdana" w:cs="Verdana"/>
          <w:sz w:val="18"/>
          <w:szCs w:val="18"/>
          <w:lang w:val="ru-RU"/>
          <w:rPrChange w:id="202" w:author="google1599737165" w:date="2023-04-24T13:47:39Z">
            <w:rPr>
              <w:rFonts w:hint="default" w:ascii="Times New Roman" w:hAnsi="Times New Roman" w:cs="Times New Roman"/>
              <w:sz w:val="24"/>
              <w:szCs w:val="24"/>
              <w:lang w:val="ru-RU"/>
            </w:rPr>
          </w:rPrChange>
        </w:rPr>
        <w:t>.</w:t>
      </w:r>
    </w:p>
    <w:p>
      <w:pPr>
        <w:numPr>
          <w:ilvl w:val="0"/>
          <w:numId w:val="0"/>
        </w:numPr>
        <w:jc w:val="both"/>
        <w:rPr>
          <w:rFonts w:hint="default" w:ascii="Verdana" w:hAnsi="Verdana" w:cs="Verdana"/>
          <w:color w:val="auto"/>
          <w:sz w:val="18"/>
          <w:szCs w:val="18"/>
          <w:lang w:val="ru-RU"/>
          <w:rPrChange w:id="203" w:author="google1599737165" w:date="2023-04-24T13:47:39Z">
            <w:rPr>
              <w:rFonts w:hint="default" w:ascii="Times New Roman" w:hAnsi="Times New Roman" w:cs="Times New Roman"/>
              <w:color w:val="auto"/>
              <w:sz w:val="24"/>
              <w:szCs w:val="24"/>
              <w:lang w:val="ru-RU"/>
            </w:rPr>
          </w:rPrChange>
        </w:rPr>
      </w:pPr>
    </w:p>
    <w:p>
      <w:pPr>
        <w:numPr>
          <w:ilvl w:val="0"/>
          <w:numId w:val="0"/>
        </w:numPr>
        <w:jc w:val="both"/>
        <w:rPr>
          <w:rFonts w:hint="default" w:ascii="Verdana" w:hAnsi="Verdana" w:cs="Verdana"/>
          <w:color w:val="auto"/>
          <w:sz w:val="18"/>
          <w:szCs w:val="18"/>
          <w:lang w:val="ru-RU"/>
          <w:rPrChange w:id="204" w:author="google1599737165" w:date="2023-04-24T13:47:39Z">
            <w:rPr>
              <w:rFonts w:hint="default" w:ascii="Times New Roman" w:hAnsi="Times New Roman" w:cs="Times New Roman"/>
              <w:color w:val="auto"/>
              <w:sz w:val="24"/>
              <w:szCs w:val="24"/>
              <w:lang w:val="ru-RU"/>
            </w:rPr>
          </w:rPrChange>
        </w:rPr>
      </w:pPr>
      <w:r>
        <w:rPr>
          <w:rFonts w:hint="default" w:ascii="Verdana" w:hAnsi="Verdana" w:cs="Verdana"/>
          <w:color w:val="2E75B6" w:themeColor="accent1" w:themeShade="BF"/>
          <w:sz w:val="18"/>
          <w:szCs w:val="18"/>
          <w:lang w:val="ru-RU"/>
          <w:rPrChange w:id="205" w:author="google1599737165" w:date="2023-04-24T13:47:39Z">
            <w:rPr>
              <w:rFonts w:hint="default" w:ascii="Times New Roman" w:hAnsi="Times New Roman" w:cs="Times New Roman"/>
              <w:color w:val="2E75B6" w:themeColor="accent1" w:themeShade="BF"/>
              <w:sz w:val="24"/>
              <w:szCs w:val="24"/>
              <w:lang w:val="ru-RU"/>
            </w:rPr>
          </w:rPrChange>
        </w:rPr>
        <w:t>Связь с другими регламентами</w:t>
      </w:r>
      <w:r>
        <w:rPr>
          <w:rFonts w:ascii="Verdana" w:hAnsi="Verdana" w:cs="Verdana"/>
          <w:sz w:val="18"/>
          <w:szCs w:val="18"/>
          <w:rPrChange w:id="206" w:author="google1599737165" w:date="2023-04-24T13:47:39Z">
            <w:rPr/>
          </w:rPrChange>
        </w:rPr>
        <w:commentReference w:id="1"/>
      </w:r>
    </w:p>
    <w:p>
      <w:pPr>
        <w:numPr>
          <w:ilvl w:val="0"/>
          <w:numId w:val="0"/>
        </w:numPr>
        <w:jc w:val="both"/>
        <w:rPr>
          <w:del w:id="207" w:author="google1599737165" w:date="2023-04-24T10:23:34Z"/>
          <w:rFonts w:hint="default" w:ascii="Verdana" w:hAnsi="Verdana" w:cs="Verdana"/>
          <w:color w:val="auto"/>
          <w:sz w:val="18"/>
          <w:szCs w:val="18"/>
          <w:highlight w:val="yellow"/>
          <w:lang w:val="ru-RU"/>
          <w:rPrChange w:id="208" w:author="google1599737165" w:date="2023-04-24T13:47:39Z">
            <w:rPr>
              <w:del w:id="209" w:author="google1599737165" w:date="2023-04-24T10:23:34Z"/>
              <w:rFonts w:hint="default" w:ascii="Times New Roman" w:hAnsi="Times New Roman" w:cs="Times New Roman"/>
              <w:color w:val="auto"/>
              <w:sz w:val="24"/>
              <w:szCs w:val="24"/>
              <w:highlight w:val="yellow"/>
              <w:lang w:val="ru-RU"/>
            </w:rPr>
          </w:rPrChange>
        </w:rPr>
      </w:pPr>
      <w:del w:id="210" w:author="google1599737165" w:date="2023-04-24T10:23:34Z">
        <w:r>
          <w:rPr>
            <w:rFonts w:hint="default" w:ascii="Verdana" w:hAnsi="Verdana" w:cs="Verdana"/>
            <w:i/>
            <w:iCs/>
            <w:color w:val="auto"/>
            <w:sz w:val="18"/>
            <w:szCs w:val="18"/>
            <w:highlight w:val="yellow"/>
            <w:lang w:val="ru-RU"/>
            <w:rPrChange w:id="211" w:author="google1599737165" w:date="2023-04-24T13:47:39Z">
              <w:rPr>
                <w:rFonts w:hint="default" w:ascii="Times New Roman" w:hAnsi="Times New Roman" w:cs="Times New Roman"/>
                <w:i/>
                <w:iCs/>
                <w:color w:val="auto"/>
                <w:sz w:val="24"/>
                <w:szCs w:val="24"/>
                <w:highlight w:val="yellow"/>
                <w:lang w:val="ru-RU"/>
              </w:rPr>
            </w:rPrChange>
          </w:rPr>
          <w:delText xml:space="preserve">Возможно надо описать связь с регламентом мониторинга гидрологических и гидрохимических параметров. В списке регламентов такого мониторинга нет, а это отдельная задача, не сводимая к гидробиологическому мониторингу. </w:delText>
        </w:r>
      </w:del>
    </w:p>
    <w:p>
      <w:pPr>
        <w:numPr>
          <w:ilvl w:val="0"/>
          <w:numId w:val="0"/>
        </w:numPr>
        <w:jc w:val="both"/>
        <w:rPr>
          <w:ins w:id="212" w:author="Sergey Dudov" w:date="2023-04-24T09:10:26Z"/>
          <w:rFonts w:hint="default" w:ascii="Verdana" w:hAnsi="Verdana" w:cs="Verdana"/>
          <w:color w:val="auto"/>
          <w:sz w:val="18"/>
          <w:szCs w:val="18"/>
          <w:lang w:val="ru-RU"/>
          <w:rPrChange w:id="213" w:author="google1599737165" w:date="2023-04-24T13:47:39Z">
            <w:rPr>
              <w:ins w:id="214" w:author="Sergey Dudov" w:date="2023-04-24T09:10:26Z"/>
              <w:rFonts w:hint="default" w:ascii="Times New Roman" w:hAnsi="Times New Roman" w:cs="Times New Roman"/>
              <w:color w:val="auto"/>
              <w:sz w:val="24"/>
              <w:szCs w:val="24"/>
              <w:lang w:val="ru-RU"/>
            </w:rPr>
          </w:rPrChange>
        </w:rPr>
      </w:pPr>
      <w:r>
        <w:rPr>
          <w:rFonts w:hint="default" w:ascii="Verdana" w:hAnsi="Verdana" w:cs="Verdana"/>
          <w:color w:val="auto"/>
          <w:sz w:val="18"/>
          <w:szCs w:val="18"/>
          <w:lang w:val="ru-RU"/>
          <w:rPrChange w:id="215" w:author="google1599737165" w:date="2023-04-24T13:47:39Z">
            <w:rPr>
              <w:rFonts w:hint="default" w:ascii="Times New Roman" w:hAnsi="Times New Roman" w:cs="Times New Roman"/>
              <w:color w:val="auto"/>
              <w:sz w:val="24"/>
              <w:szCs w:val="24"/>
              <w:lang w:val="ru-RU"/>
            </w:rPr>
          </w:rPrChange>
        </w:rPr>
        <w:t>Данный регламент связан с программой отслеживания биологически инвазий.</w:t>
      </w:r>
    </w:p>
    <w:p>
      <w:pPr>
        <w:numPr>
          <w:ilvl w:val="0"/>
          <w:numId w:val="0"/>
        </w:numPr>
        <w:jc w:val="both"/>
        <w:rPr>
          <w:rFonts w:hint="default" w:ascii="Verdana" w:hAnsi="Verdana" w:cs="Verdana"/>
          <w:color w:val="auto"/>
          <w:sz w:val="18"/>
          <w:szCs w:val="18"/>
          <w:lang w:val="ru-RU"/>
          <w:rPrChange w:id="216" w:author="google1599737165" w:date="2023-04-24T13:47:39Z">
            <w:rPr>
              <w:rFonts w:hint="default" w:ascii="Times New Roman" w:hAnsi="Times New Roman" w:cs="Times New Roman"/>
              <w:color w:val="auto"/>
              <w:sz w:val="24"/>
              <w:szCs w:val="24"/>
              <w:lang w:val="ru-RU"/>
            </w:rPr>
          </w:rPrChange>
        </w:rPr>
      </w:pPr>
      <w:ins w:id="217" w:author="google1599737165" w:date="2023-04-24T10:19:15Z">
        <w:r>
          <w:rPr>
            <w:rFonts w:hint="default" w:ascii="Verdana" w:hAnsi="Verdana" w:cs="Verdana"/>
            <w:sz w:val="18"/>
            <w:szCs w:val="18"/>
            <w:lang w:val="ru-RU"/>
            <w:rPrChange w:id="218" w:author="google1599737165" w:date="2023-04-24T13:47:39Z">
              <w:rPr>
                <w:rFonts w:hint="default"/>
                <w:lang w:val="ru-RU"/>
              </w:rPr>
            </w:rPrChange>
          </w:rPr>
          <w:t>П</w:t>
        </w:r>
      </w:ins>
      <w:ins w:id="219" w:author="google1599737165" w:date="2023-04-24T10:19:12Z">
        <w:r>
          <w:rPr>
            <w:rFonts w:hint="default" w:ascii="Verdana" w:hAnsi="Verdana" w:cs="Verdana"/>
            <w:sz w:val="18"/>
            <w:szCs w:val="18"/>
            <w:lang w:val="ru-RU"/>
            <w:rPrChange w:id="220" w:author="google1599737165" w:date="2023-04-24T13:47:39Z">
              <w:rPr>
                <w:rFonts w:hint="default"/>
                <w:lang w:val="ru-RU"/>
              </w:rPr>
            </w:rPrChange>
          </w:rPr>
          <w:t>реполагается получение данных по океанографическим и гидрохимическим показателям</w:t>
        </w:r>
      </w:ins>
      <w:ins w:id="221" w:author="google1599737165" w:date="2023-04-24T10:19:30Z">
        <w:r>
          <w:rPr>
            <w:rFonts w:hint="default" w:ascii="Verdana" w:hAnsi="Verdana" w:cs="Verdana"/>
            <w:sz w:val="18"/>
            <w:szCs w:val="18"/>
            <w:lang w:val="ru-RU"/>
            <w:rPrChange w:id="222" w:author="google1599737165" w:date="2023-04-24T13:47:39Z">
              <w:rPr>
                <w:rFonts w:hint="default"/>
                <w:lang w:val="ru-RU"/>
              </w:rPr>
            </w:rPrChange>
          </w:rPr>
          <w:t xml:space="preserve"> </w:t>
        </w:r>
      </w:ins>
      <w:ins w:id="223" w:author="google1599737165" w:date="2023-04-24T10:19:40Z">
        <w:r>
          <w:rPr>
            <w:rFonts w:hint="default" w:ascii="Verdana" w:hAnsi="Verdana" w:cs="Verdana"/>
            <w:sz w:val="18"/>
            <w:szCs w:val="18"/>
            <w:lang w:val="ru-RU"/>
            <w:rPrChange w:id="224" w:author="google1599737165" w:date="2023-04-24T13:47:39Z">
              <w:rPr>
                <w:rFonts w:hint="default"/>
                <w:lang w:val="ru-RU"/>
              </w:rPr>
            </w:rPrChange>
          </w:rPr>
          <w:t>в точ</w:t>
        </w:r>
      </w:ins>
      <w:ins w:id="225" w:author="google1599737165" w:date="2023-04-24T10:19:41Z">
        <w:r>
          <w:rPr>
            <w:rFonts w:hint="default" w:ascii="Verdana" w:hAnsi="Verdana" w:cs="Verdana"/>
            <w:sz w:val="18"/>
            <w:szCs w:val="18"/>
            <w:lang w:val="ru-RU"/>
            <w:rPrChange w:id="226" w:author="google1599737165" w:date="2023-04-24T13:47:39Z">
              <w:rPr>
                <w:rFonts w:hint="default"/>
                <w:lang w:val="ru-RU"/>
              </w:rPr>
            </w:rPrChange>
          </w:rPr>
          <w:t xml:space="preserve">ках </w:t>
        </w:r>
      </w:ins>
      <w:ins w:id="227" w:author="google1599737165" w:date="2023-04-24T10:19:42Z">
        <w:r>
          <w:rPr>
            <w:rFonts w:hint="default" w:ascii="Verdana" w:hAnsi="Verdana" w:cs="Verdana"/>
            <w:sz w:val="18"/>
            <w:szCs w:val="18"/>
            <w:lang w:val="ru-RU"/>
            <w:rPrChange w:id="228" w:author="google1599737165" w:date="2023-04-24T13:47:39Z">
              <w:rPr>
                <w:rFonts w:hint="default"/>
                <w:lang w:val="ru-RU"/>
              </w:rPr>
            </w:rPrChange>
          </w:rPr>
          <w:t>пров</w:t>
        </w:r>
      </w:ins>
      <w:ins w:id="229" w:author="google1599737165" w:date="2023-04-24T10:19:43Z">
        <w:r>
          <w:rPr>
            <w:rFonts w:hint="default" w:ascii="Verdana" w:hAnsi="Verdana" w:cs="Verdana"/>
            <w:sz w:val="18"/>
            <w:szCs w:val="18"/>
            <w:lang w:val="ru-RU"/>
            <w:rPrChange w:id="230" w:author="google1599737165" w:date="2023-04-24T13:47:39Z">
              <w:rPr>
                <w:rFonts w:hint="default"/>
                <w:lang w:val="ru-RU"/>
              </w:rPr>
            </w:rPrChange>
          </w:rPr>
          <w:t xml:space="preserve">едения </w:t>
        </w:r>
      </w:ins>
      <w:ins w:id="231" w:author="google1599737165" w:date="2023-04-24T10:19:44Z">
        <w:r>
          <w:rPr>
            <w:rFonts w:hint="default" w:ascii="Verdana" w:hAnsi="Verdana" w:cs="Verdana"/>
            <w:sz w:val="18"/>
            <w:szCs w:val="18"/>
            <w:lang w:val="ru-RU"/>
            <w:rPrChange w:id="232" w:author="google1599737165" w:date="2023-04-24T13:47:39Z">
              <w:rPr>
                <w:rFonts w:hint="default"/>
                <w:lang w:val="ru-RU"/>
              </w:rPr>
            </w:rPrChange>
          </w:rPr>
          <w:t>мони</w:t>
        </w:r>
      </w:ins>
      <w:ins w:id="233" w:author="google1599737165" w:date="2023-04-24T10:19:45Z">
        <w:r>
          <w:rPr>
            <w:rFonts w:hint="default" w:ascii="Verdana" w:hAnsi="Verdana" w:cs="Verdana"/>
            <w:sz w:val="18"/>
            <w:szCs w:val="18"/>
            <w:lang w:val="ru-RU"/>
            <w:rPrChange w:id="234" w:author="google1599737165" w:date="2023-04-24T13:47:39Z">
              <w:rPr>
                <w:rFonts w:hint="default"/>
                <w:lang w:val="ru-RU"/>
              </w:rPr>
            </w:rPrChange>
          </w:rPr>
          <w:t>торин</w:t>
        </w:r>
      </w:ins>
      <w:ins w:id="235" w:author="google1599737165" w:date="2023-04-24T10:19:46Z">
        <w:r>
          <w:rPr>
            <w:rFonts w:hint="default" w:ascii="Verdana" w:hAnsi="Verdana" w:cs="Verdana"/>
            <w:sz w:val="18"/>
            <w:szCs w:val="18"/>
            <w:lang w:val="ru-RU"/>
            <w:rPrChange w:id="236" w:author="google1599737165" w:date="2023-04-24T13:47:39Z">
              <w:rPr>
                <w:rFonts w:hint="default"/>
                <w:lang w:val="ru-RU"/>
              </w:rPr>
            </w:rPrChange>
          </w:rPr>
          <w:t>га</w:t>
        </w:r>
      </w:ins>
      <w:ins w:id="237" w:author="google1599737165" w:date="2023-04-24T10:19:50Z">
        <w:r>
          <w:rPr>
            <w:rFonts w:hint="default" w:ascii="Verdana" w:hAnsi="Verdana" w:cs="Verdana"/>
            <w:sz w:val="18"/>
            <w:szCs w:val="18"/>
            <w:lang w:val="ru-RU"/>
            <w:rPrChange w:id="238" w:author="google1599737165" w:date="2023-04-24T13:47:39Z">
              <w:rPr>
                <w:rFonts w:hint="default"/>
                <w:lang w:val="ru-RU"/>
              </w:rPr>
            </w:rPrChange>
          </w:rPr>
          <w:t>.</w:t>
        </w:r>
      </w:ins>
      <w:r>
        <w:rPr>
          <w:rFonts w:hint="default" w:ascii="Verdana" w:hAnsi="Verdana" w:cs="Verdana"/>
          <w:color w:val="auto"/>
          <w:sz w:val="18"/>
          <w:szCs w:val="18"/>
          <w:lang w:val="ru-RU"/>
          <w:rPrChange w:id="239" w:author="google1599737165" w:date="2023-04-24T13:47:39Z">
            <w:rPr>
              <w:rFonts w:hint="default" w:ascii="Times New Roman" w:hAnsi="Times New Roman" w:cs="Times New Roman"/>
              <w:color w:val="auto"/>
              <w:sz w:val="24"/>
              <w:szCs w:val="24"/>
              <w:lang w:val="ru-RU"/>
            </w:rPr>
          </w:rPrChange>
        </w:rPr>
        <w:t xml:space="preserve"> </w:t>
      </w:r>
    </w:p>
    <w:p>
      <w:pPr>
        <w:jc w:val="both"/>
        <w:rPr>
          <w:rFonts w:hint="default" w:ascii="Verdana" w:hAnsi="Verdana" w:cs="Verdana"/>
          <w:sz w:val="18"/>
          <w:szCs w:val="18"/>
          <w:rPrChange w:id="240" w:author="google1599737165" w:date="2023-04-24T13:47:39Z">
            <w:rPr>
              <w:rFonts w:hint="default" w:ascii="Times New Roman" w:hAnsi="Times New Roman" w:cs="Times New Roman"/>
              <w:sz w:val="24"/>
              <w:szCs w:val="24"/>
            </w:rPr>
          </w:rPrChange>
        </w:rPr>
      </w:pPr>
      <w:r>
        <w:rPr>
          <w:rFonts w:hint="default" w:ascii="Verdana" w:hAnsi="Verdana" w:cs="Verdana"/>
          <w:sz w:val="18"/>
          <w:szCs w:val="18"/>
          <w:rPrChange w:id="241" w:author="google1599737165" w:date="2023-04-24T13:47:39Z">
            <w:rPr>
              <w:rFonts w:hint="default" w:ascii="Times New Roman" w:hAnsi="Times New Roman" w:cs="Times New Roman"/>
              <w:sz w:val="24"/>
              <w:szCs w:val="24"/>
            </w:rPr>
          </w:rPrChange>
        </w:rPr>
        <w:t>2. Контрагент (контрагенты) [</w:t>
      </w:r>
      <w:r>
        <w:rPr>
          <w:rFonts w:hint="default" w:ascii="Verdana" w:hAnsi="Verdana" w:cs="Verdana"/>
          <w:color w:val="2F5597" w:themeColor="accent5" w:themeShade="BF"/>
          <w:sz w:val="18"/>
          <w:szCs w:val="18"/>
          <w:lang w:val="ru-RU"/>
          <w:rPrChange w:id="242" w:author="google1599737165" w:date="2023-04-24T13:47:39Z">
            <w:rPr>
              <w:rFonts w:hint="default" w:ascii="Times New Roman" w:hAnsi="Times New Roman" w:cs="Times New Roman"/>
              <w:color w:val="2F5597" w:themeColor="accent5" w:themeShade="BF"/>
              <w:sz w:val="24"/>
              <w:szCs w:val="24"/>
              <w:lang w:val="ru-RU"/>
            </w:rPr>
          </w:rPrChange>
        </w:rPr>
        <w:t>для планируемых работ указываем - «определяется по конкурсной процедуре»</w:t>
      </w:r>
      <w:r>
        <w:rPr>
          <w:rFonts w:hint="default" w:ascii="Verdana" w:hAnsi="Verdana" w:cs="Verdana"/>
          <w:sz w:val="18"/>
          <w:szCs w:val="18"/>
          <w:rPrChange w:id="243" w:author="google1599737165" w:date="2023-04-24T13:47:39Z">
            <w:rPr>
              <w:rFonts w:hint="default" w:ascii="Times New Roman" w:hAnsi="Times New Roman" w:cs="Times New Roman"/>
              <w:sz w:val="24"/>
              <w:szCs w:val="24"/>
            </w:rPr>
          </w:rPrChange>
        </w:rPr>
        <w:t>]</w:t>
      </w:r>
    </w:p>
    <w:p>
      <w:pPr>
        <w:jc w:val="both"/>
        <w:rPr>
          <w:rFonts w:hint="default" w:ascii="Verdana" w:hAnsi="Verdana" w:cs="Verdana"/>
          <w:sz w:val="18"/>
          <w:szCs w:val="18"/>
          <w:lang w:val="ru-RU"/>
          <w:rPrChange w:id="244"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245" w:author="google1599737165" w:date="2023-04-24T13:47:39Z">
            <w:rPr>
              <w:rFonts w:hint="default" w:ascii="Times New Roman" w:hAnsi="Times New Roman" w:cs="Times New Roman"/>
              <w:sz w:val="24"/>
              <w:szCs w:val="24"/>
              <w:lang w:val="ru-RU"/>
            </w:rPr>
          </w:rPrChange>
        </w:rPr>
        <w:t>Определяется по конкурсной процедуре.</w:t>
      </w:r>
    </w:p>
    <w:p>
      <w:pPr>
        <w:jc w:val="both"/>
        <w:rPr>
          <w:rFonts w:hint="default" w:ascii="Verdana" w:hAnsi="Verdana" w:cs="Verdana"/>
          <w:sz w:val="18"/>
          <w:szCs w:val="18"/>
          <w:highlight w:val="yellow"/>
          <w:lang w:val="ru-RU"/>
          <w:rPrChange w:id="246" w:author="google1599737165" w:date="2023-04-24T13:47:39Z">
            <w:rPr>
              <w:rFonts w:hint="default" w:ascii="Times New Roman" w:hAnsi="Times New Roman" w:cs="Times New Roman"/>
              <w:sz w:val="24"/>
              <w:szCs w:val="24"/>
              <w:highlight w:val="yellow"/>
              <w:lang w:val="ru-RU"/>
            </w:rPr>
          </w:rPrChange>
        </w:rPr>
      </w:pPr>
      <w:r>
        <w:rPr>
          <w:rFonts w:hint="default" w:ascii="Verdana" w:hAnsi="Verdana" w:cs="Verdana"/>
          <w:sz w:val="18"/>
          <w:szCs w:val="18"/>
          <w:lang w:val="ru-RU"/>
          <w:rPrChange w:id="247" w:author="google1599737165" w:date="2023-04-24T13:47:39Z">
            <w:rPr>
              <w:rFonts w:hint="default" w:ascii="Times New Roman" w:hAnsi="Times New Roman" w:cs="Times New Roman"/>
              <w:sz w:val="24"/>
              <w:szCs w:val="24"/>
              <w:lang w:val="ru-RU"/>
            </w:rPr>
          </w:rPrChange>
        </w:rPr>
        <w:t xml:space="preserve">Список компетенций контрагента, необходимых для реализации программы </w:t>
      </w:r>
      <w:r>
        <w:rPr>
          <w:rFonts w:hint="default" w:ascii="Verdana" w:hAnsi="Verdana" w:cs="Verdana"/>
          <w:b/>
          <w:bCs/>
          <w:sz w:val="18"/>
          <w:szCs w:val="18"/>
          <w:highlight w:val="yellow"/>
          <w:lang w:val="ru-RU"/>
          <w:rPrChange w:id="248" w:author="google1599737165" w:date="2023-04-24T13:47:39Z">
            <w:rPr>
              <w:rFonts w:hint="default" w:ascii="Times New Roman" w:hAnsi="Times New Roman" w:cs="Times New Roman"/>
              <w:b/>
              <w:bCs/>
              <w:sz w:val="24"/>
              <w:szCs w:val="24"/>
              <w:highlight w:val="yellow"/>
              <w:lang w:val="ru-RU"/>
            </w:rPr>
          </w:rPrChange>
        </w:rPr>
        <w:t>(не знаю, надо ли, но где-то в регламенте это должно быть прописано)</w:t>
      </w:r>
      <w:r>
        <w:rPr>
          <w:rFonts w:hint="default" w:ascii="Verdana" w:hAnsi="Verdana" w:cs="Verdana"/>
          <w:sz w:val="18"/>
          <w:szCs w:val="18"/>
          <w:highlight w:val="yellow"/>
          <w:lang w:val="ru-RU"/>
          <w:rPrChange w:id="249" w:author="google1599737165" w:date="2023-04-24T13:47:39Z">
            <w:rPr>
              <w:rFonts w:hint="default" w:ascii="Times New Roman" w:hAnsi="Times New Roman" w:cs="Times New Roman"/>
              <w:sz w:val="24"/>
              <w:szCs w:val="24"/>
              <w:highlight w:val="yellow"/>
              <w:lang w:val="ru-RU"/>
            </w:rPr>
          </w:rPrChange>
        </w:rPr>
        <w:t>.</w:t>
      </w:r>
    </w:p>
    <w:p>
      <w:pPr>
        <w:numPr>
          <w:ilvl w:val="0"/>
          <w:numId w:val="14"/>
        </w:numPr>
        <w:jc w:val="both"/>
        <w:rPr>
          <w:rFonts w:hint="default" w:ascii="Verdana" w:hAnsi="Verdana" w:cs="Verdana"/>
          <w:sz w:val="18"/>
          <w:szCs w:val="18"/>
          <w:lang w:val="ru-RU"/>
          <w:rPrChange w:id="250"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251" w:author="google1599737165" w:date="2023-04-24T13:47:39Z">
            <w:rPr>
              <w:rFonts w:hint="default" w:ascii="Times New Roman" w:hAnsi="Times New Roman" w:cs="Times New Roman"/>
              <w:sz w:val="24"/>
              <w:szCs w:val="24"/>
              <w:lang w:val="ru-RU"/>
            </w:rPr>
          </w:rPrChange>
        </w:rPr>
        <w:t>Наличие специалистов по таксономии зообентоса и зоопланктона.</w:t>
      </w:r>
    </w:p>
    <w:p>
      <w:pPr>
        <w:numPr>
          <w:ilvl w:val="0"/>
          <w:numId w:val="14"/>
        </w:numPr>
        <w:jc w:val="both"/>
        <w:rPr>
          <w:rFonts w:hint="default" w:ascii="Verdana" w:hAnsi="Verdana" w:cs="Verdana"/>
          <w:sz w:val="18"/>
          <w:szCs w:val="18"/>
          <w:lang w:val="ru-RU"/>
          <w:rPrChange w:id="252"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253" w:author="google1599737165" w:date="2023-04-24T13:47:39Z">
            <w:rPr>
              <w:rFonts w:hint="default" w:ascii="Times New Roman" w:hAnsi="Times New Roman" w:cs="Times New Roman"/>
              <w:sz w:val="24"/>
              <w:szCs w:val="24"/>
              <w:lang w:val="ru-RU"/>
            </w:rPr>
          </w:rPrChange>
        </w:rPr>
        <w:t>Наличие специалистов, имеющих опыт взятия и разборки количественных проб бентоса и планктона.</w:t>
      </w:r>
    </w:p>
    <w:p>
      <w:pPr>
        <w:numPr>
          <w:ilvl w:val="0"/>
          <w:numId w:val="14"/>
        </w:numPr>
        <w:jc w:val="both"/>
        <w:rPr>
          <w:rFonts w:hint="default" w:ascii="Verdana" w:hAnsi="Verdana" w:cs="Verdana"/>
          <w:sz w:val="18"/>
          <w:szCs w:val="18"/>
          <w:lang w:val="ru-RU"/>
          <w:rPrChange w:id="254"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255" w:author="google1599737165" w:date="2023-04-24T13:47:39Z">
            <w:rPr>
              <w:rFonts w:hint="default" w:ascii="Times New Roman" w:hAnsi="Times New Roman" w:cs="Times New Roman"/>
              <w:sz w:val="24"/>
              <w:szCs w:val="24"/>
              <w:lang w:val="ru-RU"/>
            </w:rPr>
          </w:rPrChange>
        </w:rPr>
        <w:t>Опыт в создании баз данных.</w:t>
      </w:r>
    </w:p>
    <w:p>
      <w:pPr>
        <w:numPr>
          <w:ilvl w:val="0"/>
          <w:numId w:val="14"/>
        </w:numPr>
        <w:jc w:val="both"/>
        <w:rPr>
          <w:rFonts w:hint="default" w:ascii="Verdana" w:hAnsi="Verdana" w:cs="Verdana"/>
          <w:sz w:val="18"/>
          <w:szCs w:val="18"/>
          <w:lang w:val="ru-RU"/>
          <w:rPrChange w:id="256"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257" w:author="google1599737165" w:date="2023-04-24T13:47:39Z">
            <w:rPr>
              <w:rFonts w:hint="default" w:ascii="Times New Roman" w:hAnsi="Times New Roman" w:cs="Times New Roman"/>
              <w:sz w:val="24"/>
              <w:szCs w:val="24"/>
              <w:lang w:val="ru-RU"/>
            </w:rPr>
          </w:rPrChange>
        </w:rPr>
        <w:t>Опыт в статистической обработке данных.</w:t>
      </w:r>
    </w:p>
    <w:p>
      <w:pPr>
        <w:numPr>
          <w:ilvl w:val="0"/>
          <w:numId w:val="14"/>
        </w:numPr>
        <w:jc w:val="both"/>
        <w:rPr>
          <w:rFonts w:hint="default" w:ascii="Verdana" w:hAnsi="Verdana" w:cs="Verdana"/>
          <w:sz w:val="18"/>
          <w:szCs w:val="18"/>
          <w:lang w:val="ru-RU"/>
          <w:rPrChange w:id="258"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259" w:author="google1599737165" w:date="2023-04-24T13:47:39Z">
            <w:rPr>
              <w:rFonts w:hint="default" w:ascii="Times New Roman" w:hAnsi="Times New Roman" w:cs="Times New Roman"/>
              <w:sz w:val="24"/>
              <w:szCs w:val="24"/>
              <w:lang w:val="ru-RU"/>
            </w:rPr>
          </w:rPrChange>
        </w:rPr>
        <w:t>Наличие ресурсов, необходимых для хранения и обслуживания мониторинговых коллекций.</w:t>
      </w:r>
    </w:p>
    <w:p>
      <w:pPr>
        <w:numPr>
          <w:ilvl w:val="0"/>
          <w:numId w:val="0"/>
        </w:numPr>
        <w:spacing w:after="160" w:line="259" w:lineRule="auto"/>
        <w:jc w:val="both"/>
        <w:rPr>
          <w:rFonts w:hint="default" w:ascii="Verdana" w:hAnsi="Verdana" w:cs="Verdana"/>
          <w:sz w:val="18"/>
          <w:szCs w:val="18"/>
          <w:lang w:val="ru-RU"/>
          <w:rPrChange w:id="260" w:author="google1599737165" w:date="2023-04-24T13:47:39Z">
            <w:rPr>
              <w:rFonts w:hint="default" w:ascii="Times New Roman" w:hAnsi="Times New Roman" w:cs="Times New Roman"/>
              <w:sz w:val="24"/>
              <w:szCs w:val="24"/>
              <w:lang w:val="ru-RU"/>
            </w:rPr>
          </w:rPrChange>
        </w:rPr>
      </w:pPr>
    </w:p>
    <w:p>
      <w:pPr>
        <w:numPr>
          <w:ilvl w:val="0"/>
          <w:numId w:val="0"/>
        </w:numPr>
        <w:spacing w:after="160" w:line="259" w:lineRule="auto"/>
        <w:jc w:val="both"/>
        <w:rPr>
          <w:del w:id="261" w:author="Sergey Dudov" w:date="2023-04-24T09:30:12Z"/>
          <w:rFonts w:hint="default" w:ascii="Verdana" w:hAnsi="Verdana" w:cs="Verdana"/>
          <w:sz w:val="18"/>
          <w:szCs w:val="18"/>
          <w:lang w:val="ru-RU"/>
          <w:rPrChange w:id="262" w:author="google1599737165" w:date="2023-04-24T13:47:39Z">
            <w:rPr>
              <w:del w:id="263" w:author="Sergey Dudov" w:date="2023-04-24T09:30:12Z"/>
              <w:rFonts w:hint="default" w:ascii="Times New Roman" w:hAnsi="Times New Roman" w:cs="Times New Roman"/>
              <w:sz w:val="24"/>
              <w:szCs w:val="24"/>
              <w:lang w:val="ru-RU"/>
            </w:rPr>
          </w:rPrChange>
        </w:rPr>
      </w:pPr>
    </w:p>
    <w:p>
      <w:pPr>
        <w:numPr>
          <w:ilvl w:val="0"/>
          <w:numId w:val="0"/>
        </w:numPr>
        <w:spacing w:after="160" w:line="259" w:lineRule="auto"/>
        <w:jc w:val="both"/>
        <w:rPr>
          <w:rFonts w:hint="default" w:ascii="Verdana" w:hAnsi="Verdana" w:cs="Verdana"/>
          <w:sz w:val="18"/>
          <w:szCs w:val="18"/>
          <w:lang w:val="ru-RU"/>
          <w:rPrChange w:id="264" w:author="google1599737165" w:date="2023-04-24T13:47:39Z">
            <w:rPr>
              <w:rFonts w:hint="default" w:ascii="Times New Roman" w:hAnsi="Times New Roman" w:cs="Times New Roman"/>
              <w:sz w:val="24"/>
              <w:szCs w:val="24"/>
              <w:lang w:val="ru-RU"/>
            </w:rPr>
          </w:rPrChange>
        </w:rPr>
      </w:pPr>
    </w:p>
    <w:p>
      <w:pPr>
        <w:jc w:val="both"/>
        <w:rPr>
          <w:rFonts w:hint="default" w:ascii="Verdana" w:hAnsi="Verdana" w:cs="Verdana"/>
          <w:sz w:val="18"/>
          <w:szCs w:val="18"/>
          <w:rPrChange w:id="265" w:author="google1599737165" w:date="2023-04-24T13:47:39Z">
            <w:rPr>
              <w:rFonts w:hint="default" w:ascii="Times New Roman" w:hAnsi="Times New Roman" w:cs="Times New Roman"/>
              <w:sz w:val="24"/>
              <w:szCs w:val="24"/>
            </w:rPr>
          </w:rPrChange>
        </w:rPr>
      </w:pPr>
      <w:r>
        <w:rPr>
          <w:rFonts w:hint="default" w:ascii="Verdana" w:hAnsi="Verdana" w:cs="Verdana"/>
          <w:sz w:val="18"/>
          <w:szCs w:val="18"/>
          <w:rPrChange w:id="266" w:author="google1599737165" w:date="2023-04-24T13:47:39Z">
            <w:rPr>
              <w:rFonts w:hint="default" w:ascii="Times New Roman" w:hAnsi="Times New Roman" w:cs="Times New Roman"/>
              <w:sz w:val="24"/>
              <w:szCs w:val="24"/>
            </w:rPr>
          </w:rPrChange>
        </w:rPr>
        <w:t>3. Сроки выполнения. Преемственность. Статус [</w:t>
      </w:r>
      <w:r>
        <w:rPr>
          <w:rFonts w:hint="default" w:ascii="Verdana" w:hAnsi="Verdana" w:cs="Verdana"/>
          <w:color w:val="5B9BD5" w:themeColor="accent1"/>
          <w:sz w:val="18"/>
          <w:szCs w:val="18"/>
          <w:rPrChange w:id="267" w:author="google1599737165" w:date="2023-04-24T13:47:39Z">
            <w:rPr>
              <w:rFonts w:hint="default" w:ascii="Times New Roman" w:hAnsi="Times New Roman" w:cs="Times New Roman"/>
              <w:color w:val="5B9BD5" w:themeColor="accent1"/>
              <w:sz w:val="24"/>
              <w:szCs w:val="24"/>
              <w14:textFill>
                <w14:solidFill>
                  <w14:schemeClr w14:val="accent1"/>
                </w14:solidFill>
              </w14:textFill>
            </w:rPr>
          </w:rPrChange>
          <w14:textFill>
            <w14:solidFill>
              <w14:schemeClr w14:val="accent1"/>
            </w14:solidFill>
          </w14:textFill>
        </w:rPr>
        <w:t>продолжается, завершено и т.п.</w:t>
      </w:r>
      <w:r>
        <w:rPr>
          <w:rFonts w:hint="default" w:ascii="Verdana" w:hAnsi="Verdana" w:cs="Verdana"/>
          <w:sz w:val="18"/>
          <w:szCs w:val="18"/>
          <w:rPrChange w:id="268" w:author="google1599737165" w:date="2023-04-24T13:47:39Z">
            <w:rPr>
              <w:rFonts w:hint="default" w:ascii="Times New Roman" w:hAnsi="Times New Roman" w:cs="Times New Roman"/>
              <w:sz w:val="24"/>
              <w:szCs w:val="24"/>
            </w:rPr>
          </w:rPrChange>
        </w:rPr>
        <w:t>]</w:t>
      </w:r>
    </w:p>
    <w:p>
      <w:pPr>
        <w:jc w:val="both"/>
        <w:rPr>
          <w:ins w:id="269" w:author="Sergey Dudov" w:date="2023-04-24T09:30:19Z"/>
          <w:del w:id="270" w:author="google1599737165" w:date="2023-04-24T10:24:08Z"/>
          <w:rFonts w:hint="default" w:ascii="Verdana" w:hAnsi="Verdana" w:cs="Verdana"/>
          <w:b/>
          <w:bCs/>
          <w:sz w:val="18"/>
          <w:szCs w:val="18"/>
          <w:highlight w:val="yellow"/>
          <w:lang w:val="ru-RU"/>
          <w:rPrChange w:id="271" w:author="google1599737165" w:date="2023-04-24T13:47:39Z">
            <w:rPr>
              <w:ins w:id="272" w:author="Sergey Dudov" w:date="2023-04-24T09:30:19Z"/>
              <w:del w:id="273" w:author="google1599737165" w:date="2023-04-24T10:24:08Z"/>
              <w:rFonts w:hint="default" w:ascii="Times New Roman" w:hAnsi="Times New Roman" w:cs="Times New Roman"/>
              <w:b/>
              <w:bCs/>
              <w:sz w:val="24"/>
              <w:szCs w:val="24"/>
              <w:highlight w:val="yellow"/>
              <w:lang w:val="ru-RU"/>
            </w:rPr>
          </w:rPrChange>
        </w:rPr>
      </w:pPr>
      <w:del w:id="274" w:author="google1599737165" w:date="2023-04-24T10:24:08Z">
        <w:r>
          <w:rPr>
            <w:rFonts w:hint="default" w:ascii="Verdana" w:hAnsi="Verdana" w:cs="Verdana"/>
            <w:b/>
            <w:bCs/>
            <w:sz w:val="18"/>
            <w:szCs w:val="18"/>
            <w:highlight w:val="yellow"/>
            <w:lang w:val="ru-RU"/>
            <w:rPrChange w:id="275" w:author="google1599737165" w:date="2023-04-24T13:47:39Z">
              <w:rPr>
                <w:rFonts w:hint="default" w:ascii="Times New Roman" w:hAnsi="Times New Roman" w:cs="Times New Roman"/>
                <w:b/>
                <w:bCs/>
                <w:sz w:val="24"/>
                <w:szCs w:val="24"/>
                <w:highlight w:val="yellow"/>
                <w:lang w:val="ru-RU"/>
              </w:rPr>
            </w:rPrChange>
          </w:rPr>
          <w:delText>Не понимаю, что здесь писать</w:delText>
        </w:r>
      </w:del>
    </w:p>
    <w:p>
      <w:pPr>
        <w:jc w:val="both"/>
        <w:rPr>
          <w:ins w:id="276" w:author="Sergey Dudov" w:date="2023-04-24T09:30:19Z"/>
          <w:del w:id="277" w:author="google1599737165" w:date="2023-04-24T10:24:08Z"/>
          <w:rFonts w:hint="default" w:ascii="Verdana" w:hAnsi="Verdana" w:cs="Verdana"/>
          <w:b/>
          <w:bCs/>
          <w:sz w:val="18"/>
          <w:szCs w:val="18"/>
          <w:highlight w:val="yellow"/>
          <w:lang w:val="ru-RU"/>
          <w:rPrChange w:id="278" w:author="google1599737165" w:date="2023-04-24T13:47:39Z">
            <w:rPr>
              <w:ins w:id="279" w:author="Sergey Dudov" w:date="2023-04-24T09:30:19Z"/>
              <w:del w:id="280" w:author="google1599737165" w:date="2023-04-24T10:24:08Z"/>
              <w:rFonts w:hint="default" w:ascii="Times New Roman" w:hAnsi="Times New Roman" w:cs="Times New Roman"/>
              <w:b/>
              <w:bCs/>
              <w:sz w:val="24"/>
              <w:szCs w:val="24"/>
              <w:highlight w:val="yellow"/>
              <w:lang w:val="ru-RU"/>
            </w:rPr>
          </w:rPrChange>
        </w:rPr>
      </w:pPr>
      <w:del w:id="281" w:author="google1599737165" w:date="2023-04-24T10:24:08Z">
        <w:r>
          <w:rPr>
            <w:rFonts w:ascii="Verdana" w:hAnsi="Verdana" w:cs="Verdana"/>
            <w:sz w:val="18"/>
            <w:szCs w:val="18"/>
            <w:rPrChange w:id="282" w:author="google1599737165" w:date="2023-04-24T13:47:39Z">
              <w:rPr/>
            </w:rPrChange>
          </w:rPr>
          <w:commentReference w:id="2"/>
        </w:r>
      </w:del>
    </w:p>
    <w:p>
      <w:pPr>
        <w:numPr>
          <w:ilvl w:val="0"/>
          <w:numId w:val="0"/>
        </w:numPr>
        <w:jc w:val="both"/>
        <w:rPr>
          <w:ins w:id="283" w:author="google1599737165" w:date="2023-04-24T10:24:46Z"/>
          <w:rFonts w:hint="default" w:ascii="Verdana" w:hAnsi="Verdana" w:cs="Verdana"/>
          <w:sz w:val="18"/>
          <w:szCs w:val="18"/>
          <w:lang w:val="ru-RU"/>
          <w:rPrChange w:id="284" w:author="google1599737165" w:date="2023-04-24T13:47:39Z">
            <w:rPr>
              <w:ins w:id="285" w:author="google1599737165" w:date="2023-04-24T10:24:46Z"/>
              <w:rFonts w:hint="default"/>
              <w:lang w:val="ru-RU"/>
            </w:rPr>
          </w:rPrChange>
        </w:rPr>
      </w:pPr>
      <w:ins w:id="286" w:author="google1599737165" w:date="2023-04-24T10:24:26Z">
        <w:r>
          <w:rPr>
            <w:rFonts w:hint="default" w:ascii="Verdana" w:hAnsi="Verdana" w:cs="Verdana"/>
            <w:color w:val="auto"/>
            <w:sz w:val="18"/>
            <w:szCs w:val="18"/>
            <w:lang w:val="ru-RU"/>
            <w:rPrChange w:id="287" w:author="google1599737165" w:date="2023-04-24T13:47:39Z">
              <w:rPr>
                <w:rFonts w:hint="default" w:ascii="Times New Roman" w:hAnsi="Times New Roman" w:cs="Times New Roman"/>
                <w:color w:val="auto"/>
                <w:sz w:val="24"/>
                <w:szCs w:val="24"/>
                <w:lang w:val="ru-RU"/>
              </w:rPr>
            </w:rPrChange>
          </w:rPr>
          <w:t xml:space="preserve">Регламент мониторинга разработан на основе масштабных </w:t>
        </w:r>
      </w:ins>
      <w:ins w:id="288" w:author="google1599737165" w:date="2023-04-24T10:24:26Z">
        <w:r>
          <w:rPr>
            <w:rFonts w:hint="default" w:ascii="Verdana" w:hAnsi="Verdana" w:cs="Verdana"/>
            <w:sz w:val="18"/>
            <w:szCs w:val="18"/>
            <w:lang w:val="ru-RU"/>
            <w:rPrChange w:id="289" w:author="google1599737165" w:date="2023-04-24T13:47:39Z">
              <w:rPr>
                <w:rFonts w:hint="default"/>
                <w:lang w:val="ru-RU"/>
              </w:rPr>
            </w:rPrChange>
          </w:rPr>
          <w:t>исследований сообществ бентоса и планктона, а также гидрологических и гидрохимических показателей, проведенных в 2020, 2021, 2022 гг. (</w:t>
        </w:r>
      </w:ins>
      <w:ins w:id="290" w:author="google1599737165" w:date="2023-04-24T10:24:26Z">
        <w:r>
          <w:rPr>
            <w:rFonts w:hint="default" w:ascii="Verdana" w:hAnsi="Verdana" w:cs="Verdana"/>
            <w:b/>
            <w:bCs/>
            <w:sz w:val="18"/>
            <w:szCs w:val="18"/>
            <w:highlight w:val="yellow"/>
            <w:lang w:val="ru-RU"/>
            <w:rPrChange w:id="291" w:author="google1599737165" w:date="2023-04-24T13:47:39Z">
              <w:rPr>
                <w:rFonts w:hint="default"/>
                <w:b/>
                <w:bCs/>
                <w:highlight w:val="yellow"/>
                <w:lang w:val="ru-RU"/>
              </w:rPr>
            </w:rPrChange>
          </w:rPr>
          <w:t>Ссылка на отчеты</w:t>
        </w:r>
      </w:ins>
      <w:ins w:id="292" w:author="google1599737165" w:date="2023-04-24T10:24:26Z">
        <w:r>
          <w:rPr>
            <w:rFonts w:hint="default" w:ascii="Verdana" w:hAnsi="Verdana" w:cs="Verdana"/>
            <w:sz w:val="18"/>
            <w:szCs w:val="18"/>
            <w:lang w:val="ru-RU"/>
            <w:rPrChange w:id="293" w:author="google1599737165" w:date="2023-04-24T13:47:39Z">
              <w:rPr>
                <w:rFonts w:hint="default"/>
                <w:lang w:val="ru-RU"/>
              </w:rPr>
            </w:rPrChange>
          </w:rPr>
          <w:t xml:space="preserve">). </w:t>
        </w:r>
      </w:ins>
    </w:p>
    <w:p>
      <w:pPr>
        <w:numPr>
          <w:ilvl w:val="0"/>
          <w:numId w:val="0"/>
        </w:numPr>
        <w:jc w:val="both"/>
        <w:rPr>
          <w:ins w:id="294" w:author="google1599737165" w:date="2023-04-24T10:25:22Z"/>
          <w:rFonts w:hint="default" w:ascii="Verdana" w:hAnsi="Verdana" w:cs="Verdana"/>
          <w:sz w:val="18"/>
          <w:szCs w:val="18"/>
          <w:lang w:val="ru-RU"/>
          <w:rPrChange w:id="295" w:author="google1599737165" w:date="2023-04-24T13:47:39Z">
            <w:rPr>
              <w:ins w:id="296" w:author="google1599737165" w:date="2023-04-24T10:25:22Z"/>
              <w:rFonts w:hint="default"/>
              <w:lang w:val="ru-RU"/>
            </w:rPr>
          </w:rPrChange>
        </w:rPr>
      </w:pPr>
      <w:ins w:id="297" w:author="google1599737165" w:date="2023-04-24T10:24:49Z">
        <w:r>
          <w:rPr>
            <w:rFonts w:hint="default" w:ascii="Verdana" w:hAnsi="Verdana" w:cs="Verdana"/>
            <w:sz w:val="18"/>
            <w:szCs w:val="18"/>
            <w:lang w:val="ru-RU"/>
            <w:rPrChange w:id="298" w:author="google1599737165" w:date="2023-04-24T13:47:39Z">
              <w:rPr>
                <w:rFonts w:hint="default"/>
                <w:lang w:val="ru-RU"/>
              </w:rPr>
            </w:rPrChange>
          </w:rPr>
          <w:t>Мо</w:t>
        </w:r>
      </w:ins>
      <w:ins w:id="299" w:author="google1599737165" w:date="2023-04-24T10:24:50Z">
        <w:r>
          <w:rPr>
            <w:rFonts w:hint="default" w:ascii="Verdana" w:hAnsi="Verdana" w:cs="Verdana"/>
            <w:sz w:val="18"/>
            <w:szCs w:val="18"/>
            <w:lang w:val="ru-RU"/>
            <w:rPrChange w:id="300" w:author="google1599737165" w:date="2023-04-24T13:47:39Z">
              <w:rPr>
                <w:rFonts w:hint="default"/>
                <w:lang w:val="ru-RU"/>
              </w:rPr>
            </w:rPrChange>
          </w:rPr>
          <w:t>нитор</w:t>
        </w:r>
      </w:ins>
      <w:ins w:id="301" w:author="google1599737165" w:date="2023-04-24T10:24:51Z">
        <w:r>
          <w:rPr>
            <w:rFonts w:hint="default" w:ascii="Verdana" w:hAnsi="Verdana" w:cs="Verdana"/>
            <w:sz w:val="18"/>
            <w:szCs w:val="18"/>
            <w:lang w:val="ru-RU"/>
            <w:rPrChange w:id="302" w:author="google1599737165" w:date="2023-04-24T13:47:39Z">
              <w:rPr>
                <w:rFonts w:hint="default"/>
                <w:lang w:val="ru-RU"/>
              </w:rPr>
            </w:rPrChange>
          </w:rPr>
          <w:t>ин</w:t>
        </w:r>
      </w:ins>
      <w:ins w:id="303" w:author="google1599737165" w:date="2023-04-24T10:24:52Z">
        <w:r>
          <w:rPr>
            <w:rFonts w:hint="default" w:ascii="Verdana" w:hAnsi="Verdana" w:cs="Verdana"/>
            <w:sz w:val="18"/>
            <w:szCs w:val="18"/>
            <w:lang w:val="ru-RU"/>
            <w:rPrChange w:id="304" w:author="google1599737165" w:date="2023-04-24T13:47:39Z">
              <w:rPr>
                <w:rFonts w:hint="default"/>
                <w:lang w:val="ru-RU"/>
              </w:rPr>
            </w:rPrChange>
          </w:rPr>
          <w:t>говые</w:t>
        </w:r>
      </w:ins>
      <w:ins w:id="305" w:author="google1599737165" w:date="2023-04-24T10:24:53Z">
        <w:r>
          <w:rPr>
            <w:rFonts w:hint="default" w:ascii="Verdana" w:hAnsi="Verdana" w:cs="Verdana"/>
            <w:sz w:val="18"/>
            <w:szCs w:val="18"/>
            <w:lang w:val="ru-RU"/>
            <w:rPrChange w:id="306" w:author="google1599737165" w:date="2023-04-24T13:47:39Z">
              <w:rPr>
                <w:rFonts w:hint="default"/>
                <w:lang w:val="ru-RU"/>
              </w:rPr>
            </w:rPrChange>
          </w:rPr>
          <w:t xml:space="preserve"> набл</w:t>
        </w:r>
      </w:ins>
      <w:ins w:id="307" w:author="google1599737165" w:date="2023-04-24T10:24:54Z">
        <w:r>
          <w:rPr>
            <w:rFonts w:hint="default" w:ascii="Verdana" w:hAnsi="Verdana" w:cs="Verdana"/>
            <w:sz w:val="18"/>
            <w:szCs w:val="18"/>
            <w:lang w:val="ru-RU"/>
            <w:rPrChange w:id="308" w:author="google1599737165" w:date="2023-04-24T13:47:39Z">
              <w:rPr>
                <w:rFonts w:hint="default"/>
                <w:lang w:val="ru-RU"/>
              </w:rPr>
            </w:rPrChange>
          </w:rPr>
          <w:t>юде</w:t>
        </w:r>
      </w:ins>
      <w:ins w:id="309" w:author="google1599737165" w:date="2023-04-24T10:24:55Z">
        <w:r>
          <w:rPr>
            <w:rFonts w:hint="default" w:ascii="Verdana" w:hAnsi="Verdana" w:cs="Verdana"/>
            <w:sz w:val="18"/>
            <w:szCs w:val="18"/>
            <w:lang w:val="ru-RU"/>
            <w:rPrChange w:id="310" w:author="google1599737165" w:date="2023-04-24T13:47:39Z">
              <w:rPr>
                <w:rFonts w:hint="default"/>
                <w:lang w:val="ru-RU"/>
              </w:rPr>
            </w:rPrChange>
          </w:rPr>
          <w:t xml:space="preserve">ния </w:t>
        </w:r>
      </w:ins>
      <w:ins w:id="311" w:author="google1599737165" w:date="2023-04-24T10:24:56Z">
        <w:r>
          <w:rPr>
            <w:rFonts w:hint="default" w:ascii="Verdana" w:hAnsi="Verdana" w:cs="Verdana"/>
            <w:sz w:val="18"/>
            <w:szCs w:val="18"/>
            <w:lang w:val="ru-RU"/>
            <w:rPrChange w:id="312" w:author="google1599737165" w:date="2023-04-24T13:47:39Z">
              <w:rPr>
                <w:rFonts w:hint="default"/>
                <w:lang w:val="ru-RU"/>
              </w:rPr>
            </w:rPrChange>
          </w:rPr>
          <w:t>явл</w:t>
        </w:r>
      </w:ins>
      <w:ins w:id="313" w:author="google1599737165" w:date="2023-04-24T10:24:57Z">
        <w:r>
          <w:rPr>
            <w:rFonts w:hint="default" w:ascii="Verdana" w:hAnsi="Verdana" w:cs="Verdana"/>
            <w:sz w:val="18"/>
            <w:szCs w:val="18"/>
            <w:lang w:val="ru-RU"/>
            <w:rPrChange w:id="314" w:author="google1599737165" w:date="2023-04-24T13:47:39Z">
              <w:rPr>
                <w:rFonts w:hint="default"/>
                <w:lang w:val="ru-RU"/>
              </w:rPr>
            </w:rPrChange>
          </w:rPr>
          <w:t xml:space="preserve">яются </w:t>
        </w:r>
      </w:ins>
      <w:ins w:id="315" w:author="google1599737165" w:date="2023-04-24T10:24:58Z">
        <w:r>
          <w:rPr>
            <w:rFonts w:hint="default" w:ascii="Verdana" w:hAnsi="Verdana" w:cs="Verdana"/>
            <w:sz w:val="18"/>
            <w:szCs w:val="18"/>
            <w:lang w:val="ru-RU"/>
            <w:rPrChange w:id="316" w:author="google1599737165" w:date="2023-04-24T13:47:39Z">
              <w:rPr>
                <w:rFonts w:hint="default"/>
                <w:lang w:val="ru-RU"/>
              </w:rPr>
            </w:rPrChange>
          </w:rPr>
          <w:t>долго</w:t>
        </w:r>
      </w:ins>
      <w:ins w:id="317" w:author="google1599737165" w:date="2023-04-24T10:25:00Z">
        <w:r>
          <w:rPr>
            <w:rFonts w:hint="default" w:ascii="Verdana" w:hAnsi="Verdana" w:cs="Verdana"/>
            <w:sz w:val="18"/>
            <w:szCs w:val="18"/>
            <w:lang w:val="ru-RU"/>
            <w:rPrChange w:id="318" w:author="google1599737165" w:date="2023-04-24T13:47:39Z">
              <w:rPr>
                <w:rFonts w:hint="default"/>
                <w:lang w:val="ru-RU"/>
              </w:rPr>
            </w:rPrChange>
          </w:rPr>
          <w:t>сроч</w:t>
        </w:r>
      </w:ins>
      <w:ins w:id="319" w:author="google1599737165" w:date="2023-04-24T10:25:01Z">
        <w:r>
          <w:rPr>
            <w:rFonts w:hint="default" w:ascii="Verdana" w:hAnsi="Verdana" w:cs="Verdana"/>
            <w:sz w:val="18"/>
            <w:szCs w:val="18"/>
            <w:lang w:val="ru-RU"/>
            <w:rPrChange w:id="320" w:author="google1599737165" w:date="2023-04-24T13:47:39Z">
              <w:rPr>
                <w:rFonts w:hint="default"/>
                <w:lang w:val="ru-RU"/>
              </w:rPr>
            </w:rPrChange>
          </w:rPr>
          <w:t xml:space="preserve">ной </w:t>
        </w:r>
      </w:ins>
      <w:ins w:id="321" w:author="google1599737165" w:date="2023-04-24T10:25:02Z">
        <w:r>
          <w:rPr>
            <w:rFonts w:hint="default" w:ascii="Verdana" w:hAnsi="Verdana" w:cs="Verdana"/>
            <w:sz w:val="18"/>
            <w:szCs w:val="18"/>
            <w:lang w:val="ru-RU"/>
            <w:rPrChange w:id="322" w:author="google1599737165" w:date="2023-04-24T13:47:39Z">
              <w:rPr>
                <w:rFonts w:hint="default"/>
                <w:lang w:val="ru-RU"/>
              </w:rPr>
            </w:rPrChange>
          </w:rPr>
          <w:t>(</w:t>
        </w:r>
      </w:ins>
      <w:ins w:id="323" w:author="google1599737165" w:date="2023-04-24T10:25:03Z">
        <w:r>
          <w:rPr>
            <w:rFonts w:hint="default" w:ascii="Verdana" w:hAnsi="Verdana" w:cs="Verdana"/>
            <w:sz w:val="18"/>
            <w:szCs w:val="18"/>
            <w:lang w:val="ru-RU"/>
            <w:rPrChange w:id="324" w:author="google1599737165" w:date="2023-04-24T13:47:39Z">
              <w:rPr>
                <w:rFonts w:hint="default"/>
                <w:lang w:val="ru-RU"/>
              </w:rPr>
            </w:rPrChange>
          </w:rPr>
          <w:t>многоле</w:t>
        </w:r>
      </w:ins>
      <w:ins w:id="325" w:author="google1599737165" w:date="2023-04-24T10:25:04Z">
        <w:r>
          <w:rPr>
            <w:rFonts w:hint="default" w:ascii="Verdana" w:hAnsi="Verdana" w:cs="Verdana"/>
            <w:sz w:val="18"/>
            <w:szCs w:val="18"/>
            <w:lang w:val="ru-RU"/>
            <w:rPrChange w:id="326" w:author="google1599737165" w:date="2023-04-24T13:47:39Z">
              <w:rPr>
                <w:rFonts w:hint="default"/>
                <w:lang w:val="ru-RU"/>
              </w:rPr>
            </w:rPrChange>
          </w:rPr>
          <w:t>тней</w:t>
        </w:r>
      </w:ins>
      <w:ins w:id="327" w:author="google1599737165" w:date="2023-04-24T10:25:05Z">
        <w:r>
          <w:rPr>
            <w:rFonts w:hint="default" w:ascii="Verdana" w:hAnsi="Verdana" w:cs="Verdana"/>
            <w:sz w:val="18"/>
            <w:szCs w:val="18"/>
            <w:lang w:val="ru-RU"/>
            <w:rPrChange w:id="328" w:author="google1599737165" w:date="2023-04-24T13:47:39Z">
              <w:rPr>
                <w:rFonts w:hint="default"/>
                <w:lang w:val="ru-RU"/>
              </w:rPr>
            </w:rPrChange>
          </w:rPr>
          <w:t>) п</w:t>
        </w:r>
      </w:ins>
      <w:ins w:id="329" w:author="google1599737165" w:date="2023-04-24T10:25:06Z">
        <w:r>
          <w:rPr>
            <w:rFonts w:hint="default" w:ascii="Verdana" w:hAnsi="Verdana" w:cs="Verdana"/>
            <w:sz w:val="18"/>
            <w:szCs w:val="18"/>
            <w:lang w:val="ru-RU"/>
            <w:rPrChange w:id="330" w:author="google1599737165" w:date="2023-04-24T13:47:39Z">
              <w:rPr>
                <w:rFonts w:hint="default"/>
                <w:lang w:val="ru-RU"/>
              </w:rPr>
            </w:rPrChange>
          </w:rPr>
          <w:t>рограмм</w:t>
        </w:r>
      </w:ins>
      <w:ins w:id="331" w:author="google1599737165" w:date="2023-04-24T10:25:07Z">
        <w:r>
          <w:rPr>
            <w:rFonts w:hint="default" w:ascii="Verdana" w:hAnsi="Verdana" w:cs="Verdana"/>
            <w:sz w:val="18"/>
            <w:szCs w:val="18"/>
            <w:lang w:val="ru-RU"/>
            <w:rPrChange w:id="332" w:author="google1599737165" w:date="2023-04-24T13:47:39Z">
              <w:rPr>
                <w:rFonts w:hint="default"/>
                <w:lang w:val="ru-RU"/>
              </w:rPr>
            </w:rPrChange>
          </w:rPr>
          <w:t>ой</w:t>
        </w:r>
      </w:ins>
      <w:ins w:id="333" w:author="google1599737165" w:date="2023-04-24T10:25:09Z">
        <w:r>
          <w:rPr>
            <w:rFonts w:hint="default" w:ascii="Verdana" w:hAnsi="Verdana" w:cs="Verdana"/>
            <w:sz w:val="18"/>
            <w:szCs w:val="18"/>
            <w:lang w:val="ru-RU"/>
            <w:rPrChange w:id="334" w:author="google1599737165" w:date="2023-04-24T13:47:39Z">
              <w:rPr>
                <w:rFonts w:hint="default"/>
                <w:lang w:val="ru-RU"/>
              </w:rPr>
            </w:rPrChange>
          </w:rPr>
          <w:t xml:space="preserve">. </w:t>
        </w:r>
      </w:ins>
    </w:p>
    <w:p>
      <w:pPr>
        <w:numPr>
          <w:ilvl w:val="0"/>
          <w:numId w:val="0"/>
        </w:numPr>
        <w:jc w:val="both"/>
        <w:rPr>
          <w:ins w:id="335" w:author="google1599737165" w:date="2023-04-24T10:24:26Z"/>
          <w:rFonts w:hint="default" w:ascii="Verdana" w:hAnsi="Verdana" w:cs="Verdana"/>
          <w:sz w:val="18"/>
          <w:szCs w:val="18"/>
          <w:lang w:val="ru-RU"/>
          <w:rPrChange w:id="336" w:author="google1599737165" w:date="2023-04-24T13:47:39Z">
            <w:rPr>
              <w:ins w:id="337" w:author="google1599737165" w:date="2023-04-24T10:24:26Z"/>
              <w:rFonts w:hint="default"/>
              <w:lang w:val="ru-RU"/>
            </w:rPr>
          </w:rPrChange>
        </w:rPr>
      </w:pPr>
      <w:ins w:id="338" w:author="google1599737165" w:date="2023-04-24T10:25:33Z">
        <w:r>
          <w:rPr>
            <w:rFonts w:hint="default" w:ascii="Verdana" w:hAnsi="Verdana" w:cs="Verdana"/>
            <w:sz w:val="18"/>
            <w:szCs w:val="18"/>
            <w:lang w:val="ru-RU"/>
            <w:rPrChange w:id="339" w:author="google1599737165" w:date="2023-04-24T13:47:39Z">
              <w:rPr>
                <w:rFonts w:hint="default"/>
                <w:lang w:val="ru-RU"/>
              </w:rPr>
            </w:rPrChange>
          </w:rPr>
          <w:t>Ст</w:t>
        </w:r>
      </w:ins>
      <w:ins w:id="340" w:author="google1599737165" w:date="2023-04-24T10:25:34Z">
        <w:r>
          <w:rPr>
            <w:rFonts w:hint="default" w:ascii="Verdana" w:hAnsi="Verdana" w:cs="Verdana"/>
            <w:sz w:val="18"/>
            <w:szCs w:val="18"/>
            <w:lang w:val="ru-RU"/>
            <w:rPrChange w:id="341" w:author="google1599737165" w:date="2023-04-24T13:47:39Z">
              <w:rPr>
                <w:rFonts w:hint="default"/>
                <w:lang w:val="ru-RU"/>
              </w:rPr>
            </w:rPrChange>
          </w:rPr>
          <w:t>андарт</w:t>
        </w:r>
      </w:ins>
      <w:ins w:id="342" w:author="google1599737165" w:date="2023-04-24T10:25:35Z">
        <w:r>
          <w:rPr>
            <w:rFonts w:hint="default" w:ascii="Verdana" w:hAnsi="Verdana" w:cs="Verdana"/>
            <w:sz w:val="18"/>
            <w:szCs w:val="18"/>
            <w:lang w:val="ru-RU"/>
            <w:rPrChange w:id="343" w:author="google1599737165" w:date="2023-04-24T13:47:39Z">
              <w:rPr>
                <w:rFonts w:hint="default"/>
                <w:lang w:val="ru-RU"/>
              </w:rPr>
            </w:rPrChange>
          </w:rPr>
          <w:t xml:space="preserve">ы </w:t>
        </w:r>
      </w:ins>
      <w:ins w:id="344" w:author="google1599737165" w:date="2023-04-24T10:25:36Z">
        <w:r>
          <w:rPr>
            <w:rFonts w:hint="default" w:ascii="Verdana" w:hAnsi="Verdana" w:cs="Verdana"/>
            <w:sz w:val="18"/>
            <w:szCs w:val="18"/>
            <w:lang w:val="ru-RU"/>
            <w:rPrChange w:id="345" w:author="google1599737165" w:date="2023-04-24T13:47:39Z">
              <w:rPr>
                <w:rFonts w:hint="default"/>
                <w:lang w:val="ru-RU"/>
              </w:rPr>
            </w:rPrChange>
          </w:rPr>
          <w:t>офор</w:t>
        </w:r>
      </w:ins>
      <w:ins w:id="346" w:author="google1599737165" w:date="2023-04-24T10:25:37Z">
        <w:r>
          <w:rPr>
            <w:rFonts w:hint="default" w:ascii="Verdana" w:hAnsi="Verdana" w:cs="Verdana"/>
            <w:sz w:val="18"/>
            <w:szCs w:val="18"/>
            <w:lang w:val="ru-RU"/>
            <w:rPrChange w:id="347" w:author="google1599737165" w:date="2023-04-24T13:47:39Z">
              <w:rPr>
                <w:rFonts w:hint="default"/>
                <w:lang w:val="ru-RU"/>
              </w:rPr>
            </w:rPrChange>
          </w:rPr>
          <w:t>мле</w:t>
        </w:r>
      </w:ins>
      <w:ins w:id="348" w:author="google1599737165" w:date="2023-04-24T10:25:39Z">
        <w:r>
          <w:rPr>
            <w:rFonts w:hint="default" w:ascii="Verdana" w:hAnsi="Verdana" w:cs="Verdana"/>
            <w:sz w:val="18"/>
            <w:szCs w:val="18"/>
            <w:lang w:val="ru-RU"/>
            <w:rPrChange w:id="349" w:author="google1599737165" w:date="2023-04-24T13:47:39Z">
              <w:rPr>
                <w:rFonts w:hint="default"/>
                <w:lang w:val="ru-RU"/>
              </w:rPr>
            </w:rPrChange>
          </w:rPr>
          <w:t>ни</w:t>
        </w:r>
      </w:ins>
      <w:ins w:id="350" w:author="google1599737165" w:date="2023-04-24T10:25:40Z">
        <w:r>
          <w:rPr>
            <w:rFonts w:hint="default" w:ascii="Verdana" w:hAnsi="Verdana" w:cs="Verdana"/>
            <w:sz w:val="18"/>
            <w:szCs w:val="18"/>
            <w:lang w:val="ru-RU"/>
            <w:rPrChange w:id="351" w:author="google1599737165" w:date="2023-04-24T13:47:39Z">
              <w:rPr>
                <w:rFonts w:hint="default"/>
                <w:lang w:val="ru-RU"/>
              </w:rPr>
            </w:rPrChange>
          </w:rPr>
          <w:t>я до</w:t>
        </w:r>
      </w:ins>
      <w:ins w:id="352" w:author="google1599737165" w:date="2023-04-24T10:25:41Z">
        <w:r>
          <w:rPr>
            <w:rFonts w:hint="default" w:ascii="Verdana" w:hAnsi="Verdana" w:cs="Verdana"/>
            <w:sz w:val="18"/>
            <w:szCs w:val="18"/>
            <w:lang w:val="ru-RU"/>
            <w:rPrChange w:id="353" w:author="google1599737165" w:date="2023-04-24T13:47:39Z">
              <w:rPr>
                <w:rFonts w:hint="default"/>
                <w:lang w:val="ru-RU"/>
              </w:rPr>
            </w:rPrChange>
          </w:rPr>
          <w:t>кумен</w:t>
        </w:r>
      </w:ins>
      <w:ins w:id="354" w:author="google1599737165" w:date="2023-04-24T10:25:42Z">
        <w:r>
          <w:rPr>
            <w:rFonts w:hint="default" w:ascii="Verdana" w:hAnsi="Verdana" w:cs="Verdana"/>
            <w:sz w:val="18"/>
            <w:szCs w:val="18"/>
            <w:lang w:val="ru-RU"/>
            <w:rPrChange w:id="355" w:author="google1599737165" w:date="2023-04-24T13:47:39Z">
              <w:rPr>
                <w:rFonts w:hint="default"/>
                <w:lang w:val="ru-RU"/>
              </w:rPr>
            </w:rPrChange>
          </w:rPr>
          <w:t>тации</w:t>
        </w:r>
      </w:ins>
      <w:ins w:id="356" w:author="google1599737165" w:date="2023-04-24T10:25:50Z">
        <w:r>
          <w:rPr>
            <w:rFonts w:hint="default" w:ascii="Verdana" w:hAnsi="Verdana" w:cs="Verdana"/>
            <w:sz w:val="18"/>
            <w:szCs w:val="18"/>
            <w:lang w:val="ru-RU"/>
            <w:rPrChange w:id="357" w:author="google1599737165" w:date="2023-04-24T13:47:39Z">
              <w:rPr>
                <w:rFonts w:hint="default"/>
                <w:lang w:val="ru-RU"/>
              </w:rPr>
            </w:rPrChange>
          </w:rPr>
          <w:t>, о</w:t>
        </w:r>
      </w:ins>
      <w:ins w:id="358" w:author="google1599737165" w:date="2023-04-24T10:25:51Z">
        <w:r>
          <w:rPr>
            <w:rFonts w:hint="default" w:ascii="Verdana" w:hAnsi="Verdana" w:cs="Verdana"/>
            <w:sz w:val="18"/>
            <w:szCs w:val="18"/>
            <w:lang w:val="ru-RU"/>
            <w:rPrChange w:id="359" w:author="google1599737165" w:date="2023-04-24T13:47:39Z">
              <w:rPr>
                <w:rFonts w:hint="default"/>
                <w:lang w:val="ru-RU"/>
              </w:rPr>
            </w:rPrChange>
          </w:rPr>
          <w:t>писы</w:t>
        </w:r>
      </w:ins>
      <w:ins w:id="360" w:author="google1599737165" w:date="2023-04-24T10:25:52Z">
        <w:r>
          <w:rPr>
            <w:rFonts w:hint="default" w:ascii="Verdana" w:hAnsi="Verdana" w:cs="Verdana"/>
            <w:sz w:val="18"/>
            <w:szCs w:val="18"/>
            <w:lang w:val="ru-RU"/>
            <w:rPrChange w:id="361" w:author="google1599737165" w:date="2023-04-24T13:47:39Z">
              <w:rPr>
                <w:rFonts w:hint="default"/>
                <w:lang w:val="ru-RU"/>
              </w:rPr>
            </w:rPrChange>
          </w:rPr>
          <w:t>вающе</w:t>
        </w:r>
      </w:ins>
      <w:ins w:id="362" w:author="google1599737165" w:date="2023-04-24T10:25:53Z">
        <w:r>
          <w:rPr>
            <w:rFonts w:hint="default" w:ascii="Verdana" w:hAnsi="Verdana" w:cs="Verdana"/>
            <w:sz w:val="18"/>
            <w:szCs w:val="18"/>
            <w:lang w:val="ru-RU"/>
            <w:rPrChange w:id="363" w:author="google1599737165" w:date="2023-04-24T13:47:39Z">
              <w:rPr>
                <w:rFonts w:hint="default"/>
                <w:lang w:val="ru-RU"/>
              </w:rPr>
            </w:rPrChange>
          </w:rPr>
          <w:t>й</w:t>
        </w:r>
      </w:ins>
      <w:ins w:id="364" w:author="google1599737165" w:date="2023-04-24T10:25:54Z">
        <w:r>
          <w:rPr>
            <w:rFonts w:hint="default" w:ascii="Verdana" w:hAnsi="Verdana" w:cs="Verdana"/>
            <w:sz w:val="18"/>
            <w:szCs w:val="18"/>
            <w:lang w:val="ru-RU"/>
            <w:rPrChange w:id="365" w:author="google1599737165" w:date="2023-04-24T13:47:39Z">
              <w:rPr>
                <w:rFonts w:hint="default"/>
                <w:lang w:val="ru-RU"/>
              </w:rPr>
            </w:rPrChange>
          </w:rPr>
          <w:t xml:space="preserve"> </w:t>
        </w:r>
      </w:ins>
      <w:ins w:id="366" w:author="google1599737165" w:date="2023-04-24T10:25:55Z">
        <w:r>
          <w:rPr>
            <w:rFonts w:hint="default" w:ascii="Verdana" w:hAnsi="Verdana" w:cs="Verdana"/>
            <w:sz w:val="18"/>
            <w:szCs w:val="18"/>
            <w:lang w:val="ru-RU"/>
            <w:rPrChange w:id="367" w:author="google1599737165" w:date="2023-04-24T13:47:39Z">
              <w:rPr>
                <w:rFonts w:hint="default"/>
                <w:lang w:val="ru-RU"/>
              </w:rPr>
            </w:rPrChange>
          </w:rPr>
          <w:t>резу</w:t>
        </w:r>
      </w:ins>
      <w:ins w:id="368" w:author="google1599737165" w:date="2023-04-24T10:25:56Z">
        <w:r>
          <w:rPr>
            <w:rFonts w:hint="default" w:ascii="Verdana" w:hAnsi="Verdana" w:cs="Verdana"/>
            <w:sz w:val="18"/>
            <w:szCs w:val="18"/>
            <w:lang w:val="ru-RU"/>
            <w:rPrChange w:id="369" w:author="google1599737165" w:date="2023-04-24T13:47:39Z">
              <w:rPr>
                <w:rFonts w:hint="default"/>
                <w:lang w:val="ru-RU"/>
              </w:rPr>
            </w:rPrChange>
          </w:rPr>
          <w:t>льтат</w:t>
        </w:r>
      </w:ins>
      <w:ins w:id="370" w:author="google1599737165" w:date="2023-04-24T10:25:57Z">
        <w:r>
          <w:rPr>
            <w:rFonts w:hint="default" w:ascii="Verdana" w:hAnsi="Verdana" w:cs="Verdana"/>
            <w:sz w:val="18"/>
            <w:szCs w:val="18"/>
            <w:lang w:val="ru-RU"/>
            <w:rPrChange w:id="371" w:author="google1599737165" w:date="2023-04-24T13:47:39Z">
              <w:rPr>
                <w:rFonts w:hint="default"/>
                <w:lang w:val="ru-RU"/>
              </w:rPr>
            </w:rPrChange>
          </w:rPr>
          <w:t xml:space="preserve">ы </w:t>
        </w:r>
      </w:ins>
      <w:ins w:id="372" w:author="google1599737165" w:date="2023-04-24T10:26:03Z">
        <w:r>
          <w:rPr>
            <w:rFonts w:hint="default" w:ascii="Verdana" w:hAnsi="Verdana" w:cs="Verdana"/>
            <w:sz w:val="18"/>
            <w:szCs w:val="18"/>
            <w:lang w:val="ru-RU"/>
            <w:rPrChange w:id="373" w:author="google1599737165" w:date="2023-04-24T13:47:39Z">
              <w:rPr>
                <w:rFonts w:hint="default"/>
                <w:lang w:val="ru-RU"/>
              </w:rPr>
            </w:rPrChange>
          </w:rPr>
          <w:t>сб</w:t>
        </w:r>
      </w:ins>
      <w:ins w:id="374" w:author="google1599737165" w:date="2023-04-24T10:26:04Z">
        <w:r>
          <w:rPr>
            <w:rFonts w:hint="default" w:ascii="Verdana" w:hAnsi="Verdana" w:cs="Verdana"/>
            <w:sz w:val="18"/>
            <w:szCs w:val="18"/>
            <w:lang w:val="ru-RU"/>
            <w:rPrChange w:id="375" w:author="google1599737165" w:date="2023-04-24T13:47:39Z">
              <w:rPr>
                <w:rFonts w:hint="default"/>
                <w:lang w:val="ru-RU"/>
              </w:rPr>
            </w:rPrChange>
          </w:rPr>
          <w:t xml:space="preserve">ора </w:t>
        </w:r>
      </w:ins>
      <w:ins w:id="376" w:author="google1599737165" w:date="2023-04-24T10:26:05Z">
        <w:r>
          <w:rPr>
            <w:rFonts w:hint="default" w:ascii="Verdana" w:hAnsi="Verdana" w:cs="Verdana"/>
            <w:sz w:val="18"/>
            <w:szCs w:val="18"/>
            <w:lang w:val="ru-RU"/>
            <w:rPrChange w:id="377" w:author="google1599737165" w:date="2023-04-24T13:47:39Z">
              <w:rPr>
                <w:rFonts w:hint="default"/>
                <w:lang w:val="ru-RU"/>
              </w:rPr>
            </w:rPrChange>
          </w:rPr>
          <w:t>ин</w:t>
        </w:r>
      </w:ins>
      <w:ins w:id="378" w:author="google1599737165" w:date="2023-04-24T10:26:07Z">
        <w:r>
          <w:rPr>
            <w:rFonts w:hint="default" w:ascii="Verdana" w:hAnsi="Verdana" w:cs="Verdana"/>
            <w:sz w:val="18"/>
            <w:szCs w:val="18"/>
            <w:lang w:val="ru-RU"/>
            <w:rPrChange w:id="379" w:author="google1599737165" w:date="2023-04-24T13:47:39Z">
              <w:rPr>
                <w:rFonts w:hint="default"/>
                <w:lang w:val="ru-RU"/>
              </w:rPr>
            </w:rPrChange>
          </w:rPr>
          <w:t>форма</w:t>
        </w:r>
      </w:ins>
      <w:ins w:id="380" w:author="google1599737165" w:date="2023-04-24T10:26:08Z">
        <w:r>
          <w:rPr>
            <w:rFonts w:hint="default" w:ascii="Verdana" w:hAnsi="Verdana" w:cs="Verdana"/>
            <w:sz w:val="18"/>
            <w:szCs w:val="18"/>
            <w:lang w:val="ru-RU"/>
            <w:rPrChange w:id="381" w:author="google1599737165" w:date="2023-04-24T13:47:39Z">
              <w:rPr>
                <w:rFonts w:hint="default"/>
                <w:lang w:val="ru-RU"/>
              </w:rPr>
            </w:rPrChange>
          </w:rPr>
          <w:t>ции</w:t>
        </w:r>
      </w:ins>
      <w:ins w:id="382" w:author="google1599737165" w:date="2023-04-24T10:26:09Z">
        <w:r>
          <w:rPr>
            <w:rFonts w:hint="default" w:ascii="Verdana" w:hAnsi="Verdana" w:cs="Verdana"/>
            <w:sz w:val="18"/>
            <w:szCs w:val="18"/>
            <w:lang w:val="ru-RU"/>
            <w:rPrChange w:id="383" w:author="google1599737165" w:date="2023-04-24T13:47:39Z">
              <w:rPr>
                <w:rFonts w:hint="default"/>
                <w:lang w:val="ru-RU"/>
              </w:rPr>
            </w:rPrChange>
          </w:rPr>
          <w:t>,</w:t>
        </w:r>
      </w:ins>
      <w:ins w:id="384" w:author="google1599737165" w:date="2023-04-24T10:25:42Z">
        <w:r>
          <w:rPr>
            <w:rFonts w:hint="default" w:ascii="Verdana" w:hAnsi="Verdana" w:cs="Verdana"/>
            <w:sz w:val="18"/>
            <w:szCs w:val="18"/>
            <w:lang w:val="ru-RU"/>
            <w:rPrChange w:id="385" w:author="google1599737165" w:date="2023-04-24T13:47:39Z">
              <w:rPr>
                <w:rFonts w:hint="default"/>
                <w:lang w:val="ru-RU"/>
              </w:rPr>
            </w:rPrChange>
          </w:rPr>
          <w:t xml:space="preserve"> </w:t>
        </w:r>
      </w:ins>
      <w:ins w:id="386" w:author="google1599737165" w:date="2023-04-24T10:25:45Z">
        <w:r>
          <w:rPr>
            <w:rFonts w:hint="default" w:ascii="Verdana" w:hAnsi="Verdana" w:cs="Verdana"/>
            <w:sz w:val="18"/>
            <w:szCs w:val="18"/>
            <w:lang w:val="ru-RU"/>
            <w:rPrChange w:id="387" w:author="google1599737165" w:date="2023-04-24T13:47:39Z">
              <w:rPr>
                <w:rFonts w:hint="default"/>
                <w:lang w:val="ru-RU"/>
              </w:rPr>
            </w:rPrChange>
          </w:rPr>
          <w:t xml:space="preserve">и </w:t>
        </w:r>
      </w:ins>
      <w:ins w:id="388" w:author="google1599737165" w:date="2023-04-24T10:25:46Z">
        <w:r>
          <w:rPr>
            <w:rFonts w:hint="default" w:ascii="Verdana" w:hAnsi="Verdana" w:cs="Verdana"/>
            <w:sz w:val="18"/>
            <w:szCs w:val="18"/>
            <w:lang w:val="ru-RU"/>
            <w:rPrChange w:id="389" w:author="google1599737165" w:date="2023-04-24T13:47:39Z">
              <w:rPr>
                <w:rFonts w:hint="default"/>
                <w:lang w:val="ru-RU"/>
              </w:rPr>
            </w:rPrChange>
          </w:rPr>
          <w:t>б</w:t>
        </w:r>
      </w:ins>
      <w:ins w:id="390" w:author="google1599737165" w:date="2023-04-24T10:25:48Z">
        <w:r>
          <w:rPr>
            <w:rFonts w:hint="default" w:ascii="Verdana" w:hAnsi="Verdana" w:cs="Verdana"/>
            <w:sz w:val="18"/>
            <w:szCs w:val="18"/>
            <w:lang w:val="ru-RU"/>
            <w:rPrChange w:id="391" w:author="google1599737165" w:date="2023-04-24T13:47:39Z">
              <w:rPr>
                <w:rFonts w:hint="default"/>
                <w:lang w:val="ru-RU"/>
              </w:rPr>
            </w:rPrChange>
          </w:rPr>
          <w:t>а</w:t>
        </w:r>
      </w:ins>
      <w:ins w:id="392" w:author="google1599737165" w:date="2023-04-24T10:26:12Z">
        <w:r>
          <w:rPr>
            <w:rFonts w:hint="default" w:ascii="Verdana" w:hAnsi="Verdana" w:cs="Verdana"/>
            <w:sz w:val="18"/>
            <w:szCs w:val="18"/>
            <w:lang w:val="ru-RU"/>
            <w:rPrChange w:id="393" w:author="google1599737165" w:date="2023-04-24T13:47:39Z">
              <w:rPr>
                <w:rFonts w:hint="default"/>
                <w:lang w:val="ru-RU"/>
              </w:rPr>
            </w:rPrChange>
          </w:rPr>
          <w:t xml:space="preserve">зы </w:t>
        </w:r>
      </w:ins>
      <w:ins w:id="394" w:author="google1599737165" w:date="2023-04-24T10:26:13Z">
        <w:r>
          <w:rPr>
            <w:rFonts w:hint="default" w:ascii="Verdana" w:hAnsi="Verdana" w:cs="Verdana"/>
            <w:sz w:val="18"/>
            <w:szCs w:val="18"/>
            <w:lang w:val="ru-RU"/>
            <w:rPrChange w:id="395" w:author="google1599737165" w:date="2023-04-24T13:47:39Z">
              <w:rPr>
                <w:rFonts w:hint="default"/>
                <w:lang w:val="ru-RU"/>
              </w:rPr>
            </w:rPrChange>
          </w:rPr>
          <w:t>данных</w:t>
        </w:r>
      </w:ins>
      <w:ins w:id="396" w:author="google1599737165" w:date="2023-04-24T10:27:33Z">
        <w:r>
          <w:rPr>
            <w:rFonts w:hint="default" w:ascii="Verdana" w:hAnsi="Verdana" w:cs="Verdana"/>
            <w:sz w:val="18"/>
            <w:szCs w:val="18"/>
            <w:lang w:val="ru-RU"/>
            <w:rPrChange w:id="397" w:author="google1599737165" w:date="2023-04-24T13:47:39Z">
              <w:rPr>
                <w:rFonts w:hint="default"/>
                <w:lang w:val="ru-RU"/>
              </w:rPr>
            </w:rPrChange>
          </w:rPr>
          <w:t xml:space="preserve"> </w:t>
        </w:r>
      </w:ins>
      <w:ins w:id="398" w:author="google1599737165" w:date="2023-04-24T10:27:45Z">
        <w:r>
          <w:rPr>
            <w:rFonts w:hint="default" w:ascii="Verdana" w:hAnsi="Verdana" w:cs="Verdana"/>
            <w:sz w:val="18"/>
            <w:szCs w:val="18"/>
            <w:lang w:val="ru-RU"/>
            <w:rPrChange w:id="399" w:author="google1599737165" w:date="2023-04-24T13:47:39Z">
              <w:rPr>
                <w:rFonts w:hint="default"/>
                <w:lang w:val="ru-RU"/>
              </w:rPr>
            </w:rPrChange>
          </w:rPr>
          <w:t>измер</w:t>
        </w:r>
      </w:ins>
      <w:ins w:id="400" w:author="google1599737165" w:date="2023-04-24T10:27:46Z">
        <w:r>
          <w:rPr>
            <w:rFonts w:hint="default" w:ascii="Verdana" w:hAnsi="Verdana" w:cs="Verdana"/>
            <w:sz w:val="18"/>
            <w:szCs w:val="18"/>
            <w:lang w:val="ru-RU"/>
            <w:rPrChange w:id="401" w:author="google1599737165" w:date="2023-04-24T13:47:39Z">
              <w:rPr>
                <w:rFonts w:hint="default"/>
                <w:lang w:val="ru-RU"/>
              </w:rPr>
            </w:rPrChange>
          </w:rPr>
          <w:t>ений мет</w:t>
        </w:r>
      </w:ins>
      <w:ins w:id="402" w:author="google1599737165" w:date="2023-04-24T10:27:47Z">
        <w:r>
          <w:rPr>
            <w:rFonts w:hint="default" w:ascii="Verdana" w:hAnsi="Verdana" w:cs="Verdana"/>
            <w:sz w:val="18"/>
            <w:szCs w:val="18"/>
            <w:lang w:val="ru-RU"/>
            <w:rPrChange w:id="403" w:author="google1599737165" w:date="2023-04-24T13:47:39Z">
              <w:rPr>
                <w:rFonts w:hint="default"/>
                <w:lang w:val="ru-RU"/>
              </w:rPr>
            </w:rPrChange>
          </w:rPr>
          <w:t>рик</w:t>
        </w:r>
      </w:ins>
      <w:ins w:id="404" w:author="google1599737165" w:date="2023-04-24T10:26:14Z">
        <w:r>
          <w:rPr>
            <w:rFonts w:hint="default" w:ascii="Verdana" w:hAnsi="Verdana" w:cs="Verdana"/>
            <w:sz w:val="18"/>
            <w:szCs w:val="18"/>
            <w:lang w:val="ru-RU"/>
            <w:rPrChange w:id="405" w:author="google1599737165" w:date="2023-04-24T13:47:39Z">
              <w:rPr>
                <w:rFonts w:hint="default"/>
                <w:lang w:val="ru-RU"/>
              </w:rPr>
            </w:rPrChange>
          </w:rPr>
          <w:t xml:space="preserve"> </w:t>
        </w:r>
      </w:ins>
      <w:ins w:id="406" w:author="google1599737165" w:date="2023-04-24T10:26:16Z">
        <w:r>
          <w:rPr>
            <w:rFonts w:hint="default" w:ascii="Verdana" w:hAnsi="Verdana" w:cs="Verdana"/>
            <w:sz w:val="18"/>
            <w:szCs w:val="18"/>
            <w:lang w:val="ru-RU"/>
            <w:rPrChange w:id="407" w:author="google1599737165" w:date="2023-04-24T13:47:39Z">
              <w:rPr>
                <w:rFonts w:hint="default"/>
                <w:lang w:val="ru-RU"/>
              </w:rPr>
            </w:rPrChange>
          </w:rPr>
          <w:t>по</w:t>
        </w:r>
      </w:ins>
      <w:ins w:id="408" w:author="google1599737165" w:date="2023-04-24T10:26:17Z">
        <w:r>
          <w:rPr>
            <w:rFonts w:hint="default" w:ascii="Verdana" w:hAnsi="Verdana" w:cs="Verdana"/>
            <w:sz w:val="18"/>
            <w:szCs w:val="18"/>
            <w:lang w:val="ru-RU"/>
            <w:rPrChange w:id="409" w:author="google1599737165" w:date="2023-04-24T13:47:39Z">
              <w:rPr>
                <w:rFonts w:hint="default"/>
                <w:lang w:val="ru-RU"/>
              </w:rPr>
            </w:rPrChange>
          </w:rPr>
          <w:t>дразу</w:t>
        </w:r>
      </w:ins>
      <w:ins w:id="410" w:author="google1599737165" w:date="2023-04-24T10:26:18Z">
        <w:r>
          <w:rPr>
            <w:rFonts w:hint="default" w:ascii="Verdana" w:hAnsi="Verdana" w:cs="Verdana"/>
            <w:sz w:val="18"/>
            <w:szCs w:val="18"/>
            <w:lang w:val="ru-RU"/>
            <w:rPrChange w:id="411" w:author="google1599737165" w:date="2023-04-24T13:47:39Z">
              <w:rPr>
                <w:rFonts w:hint="default"/>
                <w:lang w:val="ru-RU"/>
              </w:rPr>
            </w:rPrChange>
          </w:rPr>
          <w:t>мева</w:t>
        </w:r>
      </w:ins>
      <w:ins w:id="412" w:author="google1599737165" w:date="2023-04-24T10:26:19Z">
        <w:r>
          <w:rPr>
            <w:rFonts w:hint="default" w:ascii="Verdana" w:hAnsi="Verdana" w:cs="Verdana"/>
            <w:sz w:val="18"/>
            <w:szCs w:val="18"/>
            <w:lang w:val="ru-RU"/>
            <w:rPrChange w:id="413" w:author="google1599737165" w:date="2023-04-24T13:47:39Z">
              <w:rPr>
                <w:rFonts w:hint="default"/>
                <w:lang w:val="ru-RU"/>
              </w:rPr>
            </w:rPrChange>
          </w:rPr>
          <w:t xml:space="preserve">ют </w:t>
        </w:r>
      </w:ins>
      <w:ins w:id="414" w:author="google1599737165" w:date="2023-04-24T10:26:32Z">
        <w:r>
          <w:rPr>
            <w:rFonts w:hint="default" w:ascii="Verdana" w:hAnsi="Verdana" w:cs="Verdana"/>
            <w:sz w:val="18"/>
            <w:szCs w:val="18"/>
            <w:lang w:val="ru-RU"/>
            <w:rPrChange w:id="415" w:author="google1599737165" w:date="2023-04-24T13:47:39Z">
              <w:rPr>
                <w:rFonts w:hint="default"/>
                <w:lang w:val="ru-RU"/>
              </w:rPr>
            </w:rPrChange>
          </w:rPr>
          <w:t>т</w:t>
        </w:r>
      </w:ins>
      <w:ins w:id="416" w:author="google1599737165" w:date="2023-04-24T10:26:33Z">
        <w:r>
          <w:rPr>
            <w:rFonts w:hint="default" w:ascii="Verdana" w:hAnsi="Verdana" w:cs="Verdana"/>
            <w:sz w:val="18"/>
            <w:szCs w:val="18"/>
            <w:lang w:val="ru-RU"/>
            <w:rPrChange w:id="417" w:author="google1599737165" w:date="2023-04-24T13:47:39Z">
              <w:rPr>
                <w:rFonts w:hint="default"/>
                <w:lang w:val="ru-RU"/>
              </w:rPr>
            </w:rPrChange>
          </w:rPr>
          <w:t>ран</w:t>
        </w:r>
      </w:ins>
      <w:ins w:id="418" w:author="google1599737165" w:date="2023-04-24T10:26:35Z">
        <w:r>
          <w:rPr>
            <w:rFonts w:hint="default" w:ascii="Verdana" w:hAnsi="Verdana" w:cs="Verdana"/>
            <w:sz w:val="18"/>
            <w:szCs w:val="18"/>
            <w:lang w:val="ru-RU"/>
            <w:rPrChange w:id="419" w:author="google1599737165" w:date="2023-04-24T13:47:39Z">
              <w:rPr>
                <w:rFonts w:hint="default"/>
                <w:lang w:val="ru-RU"/>
              </w:rPr>
            </w:rPrChange>
          </w:rPr>
          <w:t>сфе</w:t>
        </w:r>
      </w:ins>
      <w:ins w:id="420" w:author="google1599737165" w:date="2023-04-24T10:26:36Z">
        <w:r>
          <w:rPr>
            <w:rFonts w:hint="default" w:ascii="Verdana" w:hAnsi="Verdana" w:cs="Verdana"/>
            <w:sz w:val="18"/>
            <w:szCs w:val="18"/>
            <w:lang w:val="ru-RU"/>
            <w:rPrChange w:id="421" w:author="google1599737165" w:date="2023-04-24T13:47:39Z">
              <w:rPr>
                <w:rFonts w:hint="default"/>
                <w:lang w:val="ru-RU"/>
              </w:rPr>
            </w:rPrChange>
          </w:rPr>
          <w:t xml:space="preserve">р </w:t>
        </w:r>
      </w:ins>
      <w:ins w:id="422" w:author="google1599737165" w:date="2023-04-24T10:26:40Z">
        <w:r>
          <w:rPr>
            <w:rFonts w:hint="default" w:ascii="Verdana" w:hAnsi="Verdana" w:cs="Verdana"/>
            <w:sz w:val="18"/>
            <w:szCs w:val="18"/>
            <w:lang w:val="ru-RU"/>
            <w:rPrChange w:id="423" w:author="google1599737165" w:date="2023-04-24T13:47:39Z">
              <w:rPr>
                <w:rFonts w:hint="default"/>
                <w:lang w:val="ru-RU"/>
              </w:rPr>
            </w:rPrChange>
          </w:rPr>
          <w:t>п</w:t>
        </w:r>
      </w:ins>
      <w:ins w:id="424" w:author="google1599737165" w:date="2023-04-24T10:26:41Z">
        <w:r>
          <w:rPr>
            <w:rFonts w:hint="default" w:ascii="Verdana" w:hAnsi="Verdana" w:cs="Verdana"/>
            <w:sz w:val="18"/>
            <w:szCs w:val="18"/>
            <w:lang w:val="ru-RU"/>
            <w:rPrChange w:id="425" w:author="google1599737165" w:date="2023-04-24T13:47:39Z">
              <w:rPr>
                <w:rFonts w:hint="default"/>
                <w:lang w:val="ru-RU"/>
              </w:rPr>
            </w:rPrChange>
          </w:rPr>
          <w:t>рограм</w:t>
        </w:r>
      </w:ins>
      <w:ins w:id="426" w:author="google1599737165" w:date="2023-04-24T10:26:42Z">
        <w:r>
          <w:rPr>
            <w:rFonts w:hint="default" w:ascii="Verdana" w:hAnsi="Verdana" w:cs="Verdana"/>
            <w:sz w:val="18"/>
            <w:szCs w:val="18"/>
            <w:lang w:val="ru-RU"/>
            <w:rPrChange w:id="427" w:author="google1599737165" w:date="2023-04-24T13:47:39Z">
              <w:rPr>
                <w:rFonts w:hint="default"/>
                <w:lang w:val="ru-RU"/>
              </w:rPr>
            </w:rPrChange>
          </w:rPr>
          <w:t>м</w:t>
        </w:r>
      </w:ins>
      <w:ins w:id="428" w:author="google1599737165" w:date="2023-04-24T10:26:43Z">
        <w:r>
          <w:rPr>
            <w:rFonts w:hint="default" w:ascii="Verdana" w:hAnsi="Verdana" w:cs="Verdana"/>
            <w:sz w:val="18"/>
            <w:szCs w:val="18"/>
            <w:lang w:val="ru-RU"/>
            <w:rPrChange w:id="429" w:author="google1599737165" w:date="2023-04-24T13:47:39Z">
              <w:rPr>
                <w:rFonts w:hint="default"/>
                <w:lang w:val="ru-RU"/>
              </w:rPr>
            </w:rPrChange>
          </w:rPr>
          <w:t xml:space="preserve">ы </w:t>
        </w:r>
      </w:ins>
      <w:ins w:id="430" w:author="google1599737165" w:date="2023-04-24T10:26:54Z">
        <w:r>
          <w:rPr>
            <w:rFonts w:hint="default" w:ascii="Verdana" w:hAnsi="Verdana" w:cs="Verdana"/>
            <w:sz w:val="18"/>
            <w:szCs w:val="18"/>
            <w:lang w:val="ru-RU"/>
            <w:rPrChange w:id="431" w:author="google1599737165" w:date="2023-04-24T13:47:39Z">
              <w:rPr>
                <w:rFonts w:hint="default"/>
                <w:lang w:val="ru-RU"/>
              </w:rPr>
            </w:rPrChange>
          </w:rPr>
          <w:t>мо</w:t>
        </w:r>
      </w:ins>
      <w:ins w:id="432" w:author="google1599737165" w:date="2023-04-24T10:26:55Z">
        <w:r>
          <w:rPr>
            <w:rFonts w:hint="default" w:ascii="Verdana" w:hAnsi="Verdana" w:cs="Verdana"/>
            <w:sz w:val="18"/>
            <w:szCs w:val="18"/>
            <w:lang w:val="ru-RU"/>
            <w:rPrChange w:id="433" w:author="google1599737165" w:date="2023-04-24T13:47:39Z">
              <w:rPr>
                <w:rFonts w:hint="default"/>
                <w:lang w:val="ru-RU"/>
              </w:rPr>
            </w:rPrChange>
          </w:rPr>
          <w:t>ниторин</w:t>
        </w:r>
      </w:ins>
      <w:ins w:id="434" w:author="google1599737165" w:date="2023-04-24T10:26:56Z">
        <w:r>
          <w:rPr>
            <w:rFonts w:hint="default" w:ascii="Verdana" w:hAnsi="Verdana" w:cs="Verdana"/>
            <w:sz w:val="18"/>
            <w:szCs w:val="18"/>
            <w:lang w:val="ru-RU"/>
            <w:rPrChange w:id="435" w:author="google1599737165" w:date="2023-04-24T13:47:39Z">
              <w:rPr>
                <w:rFonts w:hint="default"/>
                <w:lang w:val="ru-RU"/>
              </w:rPr>
            </w:rPrChange>
          </w:rPr>
          <w:t xml:space="preserve">га </w:t>
        </w:r>
      </w:ins>
      <w:ins w:id="436" w:author="google1599737165" w:date="2023-04-24T10:27:02Z">
        <w:r>
          <w:rPr>
            <w:rFonts w:hint="default" w:ascii="Verdana" w:hAnsi="Verdana" w:cs="Verdana"/>
            <w:sz w:val="18"/>
            <w:szCs w:val="18"/>
            <w:lang w:val="ru-RU"/>
            <w:rPrChange w:id="437" w:author="google1599737165" w:date="2023-04-24T13:47:39Z">
              <w:rPr>
                <w:rFonts w:hint="default"/>
                <w:lang w:val="ru-RU"/>
              </w:rPr>
            </w:rPrChange>
          </w:rPr>
          <w:t>ме</w:t>
        </w:r>
      </w:ins>
      <w:ins w:id="438" w:author="google1599737165" w:date="2023-04-24T10:27:03Z">
        <w:r>
          <w:rPr>
            <w:rFonts w:hint="default" w:ascii="Verdana" w:hAnsi="Verdana" w:cs="Verdana"/>
            <w:sz w:val="18"/>
            <w:szCs w:val="18"/>
            <w:lang w:val="ru-RU"/>
            <w:rPrChange w:id="439" w:author="google1599737165" w:date="2023-04-24T13:47:39Z">
              <w:rPr>
                <w:rFonts w:hint="default"/>
                <w:lang w:val="ru-RU"/>
              </w:rPr>
            </w:rPrChange>
          </w:rPr>
          <w:t>жду ра</w:t>
        </w:r>
      </w:ins>
      <w:ins w:id="440" w:author="google1599737165" w:date="2023-04-24T10:27:04Z">
        <w:r>
          <w:rPr>
            <w:rFonts w:hint="default" w:ascii="Verdana" w:hAnsi="Verdana" w:cs="Verdana"/>
            <w:sz w:val="18"/>
            <w:szCs w:val="18"/>
            <w:lang w:val="ru-RU"/>
            <w:rPrChange w:id="441" w:author="google1599737165" w:date="2023-04-24T13:47:39Z">
              <w:rPr>
                <w:rFonts w:hint="default"/>
                <w:lang w:val="ru-RU"/>
              </w:rPr>
            </w:rPrChange>
          </w:rPr>
          <w:t>зными</w:t>
        </w:r>
      </w:ins>
      <w:ins w:id="442" w:author="google1599737165" w:date="2023-04-24T10:27:05Z">
        <w:r>
          <w:rPr>
            <w:rFonts w:hint="default" w:ascii="Verdana" w:hAnsi="Verdana" w:cs="Verdana"/>
            <w:sz w:val="18"/>
            <w:szCs w:val="18"/>
            <w:lang w:val="ru-RU"/>
            <w:rPrChange w:id="443" w:author="google1599737165" w:date="2023-04-24T13:47:39Z">
              <w:rPr>
                <w:rFonts w:hint="default"/>
                <w:lang w:val="ru-RU"/>
              </w:rPr>
            </w:rPrChange>
          </w:rPr>
          <w:t xml:space="preserve"> </w:t>
        </w:r>
      </w:ins>
      <w:ins w:id="444" w:author="google1599737165" w:date="2023-04-24T10:26:45Z">
        <w:r>
          <w:rPr>
            <w:rFonts w:hint="default" w:ascii="Verdana" w:hAnsi="Verdana" w:cs="Verdana"/>
            <w:sz w:val="18"/>
            <w:szCs w:val="18"/>
            <w:lang w:val="ru-RU"/>
            <w:rPrChange w:id="445" w:author="google1599737165" w:date="2023-04-24T13:47:39Z">
              <w:rPr>
                <w:rFonts w:hint="default"/>
                <w:lang w:val="ru-RU"/>
              </w:rPr>
            </w:rPrChange>
          </w:rPr>
          <w:t>ко</w:t>
        </w:r>
      </w:ins>
      <w:ins w:id="446" w:author="google1599737165" w:date="2023-04-24T10:26:46Z">
        <w:r>
          <w:rPr>
            <w:rFonts w:hint="default" w:ascii="Verdana" w:hAnsi="Verdana" w:cs="Verdana"/>
            <w:sz w:val="18"/>
            <w:szCs w:val="18"/>
            <w:lang w:val="ru-RU"/>
            <w:rPrChange w:id="447" w:author="google1599737165" w:date="2023-04-24T13:47:39Z">
              <w:rPr>
                <w:rFonts w:hint="default"/>
                <w:lang w:val="ru-RU"/>
              </w:rPr>
            </w:rPrChange>
          </w:rPr>
          <w:t>нтра</w:t>
        </w:r>
      </w:ins>
      <w:ins w:id="448" w:author="google1599737165" w:date="2023-04-24T10:26:47Z">
        <w:r>
          <w:rPr>
            <w:rFonts w:hint="default" w:ascii="Verdana" w:hAnsi="Verdana" w:cs="Verdana"/>
            <w:sz w:val="18"/>
            <w:szCs w:val="18"/>
            <w:lang w:val="ru-RU"/>
            <w:rPrChange w:id="449" w:author="google1599737165" w:date="2023-04-24T13:47:39Z">
              <w:rPr>
                <w:rFonts w:hint="default"/>
                <w:lang w:val="ru-RU"/>
              </w:rPr>
            </w:rPrChange>
          </w:rPr>
          <w:t>ген</w:t>
        </w:r>
      </w:ins>
      <w:ins w:id="450" w:author="google1599737165" w:date="2023-04-24T10:26:48Z">
        <w:r>
          <w:rPr>
            <w:rFonts w:hint="default" w:ascii="Verdana" w:hAnsi="Verdana" w:cs="Verdana"/>
            <w:sz w:val="18"/>
            <w:szCs w:val="18"/>
            <w:lang w:val="ru-RU"/>
            <w:rPrChange w:id="451" w:author="google1599737165" w:date="2023-04-24T13:47:39Z">
              <w:rPr>
                <w:rFonts w:hint="default"/>
                <w:lang w:val="ru-RU"/>
              </w:rPr>
            </w:rPrChange>
          </w:rPr>
          <w:t>т</w:t>
        </w:r>
      </w:ins>
      <w:ins w:id="452" w:author="google1599737165" w:date="2023-04-24T10:26:49Z">
        <w:r>
          <w:rPr>
            <w:rFonts w:hint="default" w:ascii="Verdana" w:hAnsi="Verdana" w:cs="Verdana"/>
            <w:sz w:val="18"/>
            <w:szCs w:val="18"/>
            <w:lang w:val="ru-RU"/>
            <w:rPrChange w:id="453" w:author="google1599737165" w:date="2023-04-24T13:47:39Z">
              <w:rPr>
                <w:rFonts w:hint="default"/>
                <w:lang w:val="ru-RU"/>
              </w:rPr>
            </w:rPrChange>
          </w:rPr>
          <w:t>а</w:t>
        </w:r>
      </w:ins>
      <w:ins w:id="454" w:author="google1599737165" w:date="2023-04-24T10:27:08Z">
        <w:r>
          <w:rPr>
            <w:rFonts w:hint="default" w:ascii="Verdana" w:hAnsi="Verdana" w:cs="Verdana"/>
            <w:sz w:val="18"/>
            <w:szCs w:val="18"/>
            <w:lang w:val="ru-RU"/>
            <w:rPrChange w:id="455" w:author="google1599737165" w:date="2023-04-24T13:47:39Z">
              <w:rPr>
                <w:rFonts w:hint="default"/>
                <w:lang w:val="ru-RU"/>
              </w:rPr>
            </w:rPrChange>
          </w:rPr>
          <w:t>ми</w:t>
        </w:r>
      </w:ins>
      <w:ins w:id="456" w:author="google1599737165" w:date="2023-04-24T10:27:09Z">
        <w:r>
          <w:rPr>
            <w:rFonts w:hint="default" w:ascii="Verdana" w:hAnsi="Verdana" w:cs="Verdana"/>
            <w:sz w:val="18"/>
            <w:szCs w:val="18"/>
            <w:lang w:val="ru-RU"/>
            <w:rPrChange w:id="457" w:author="google1599737165" w:date="2023-04-24T13:47:39Z">
              <w:rPr>
                <w:rFonts w:hint="default"/>
                <w:lang w:val="ru-RU"/>
              </w:rPr>
            </w:rPrChange>
          </w:rPr>
          <w:t xml:space="preserve"> бе</w:t>
        </w:r>
      </w:ins>
      <w:ins w:id="458" w:author="google1599737165" w:date="2023-04-24T10:27:10Z">
        <w:r>
          <w:rPr>
            <w:rFonts w:hint="default" w:ascii="Verdana" w:hAnsi="Verdana" w:cs="Verdana"/>
            <w:sz w:val="18"/>
            <w:szCs w:val="18"/>
            <w:lang w:val="ru-RU"/>
            <w:rPrChange w:id="459" w:author="google1599737165" w:date="2023-04-24T13:47:39Z">
              <w:rPr>
                <w:rFonts w:hint="default"/>
                <w:lang w:val="ru-RU"/>
              </w:rPr>
            </w:rPrChange>
          </w:rPr>
          <w:t>з по</w:t>
        </w:r>
      </w:ins>
      <w:ins w:id="460" w:author="google1599737165" w:date="2023-04-24T10:27:21Z">
        <w:r>
          <w:rPr>
            <w:rFonts w:hint="default" w:ascii="Verdana" w:hAnsi="Verdana" w:cs="Verdana"/>
            <w:sz w:val="18"/>
            <w:szCs w:val="18"/>
            <w:lang w:val="ru-RU"/>
            <w:rPrChange w:id="461" w:author="google1599737165" w:date="2023-04-24T13:47:39Z">
              <w:rPr>
                <w:rFonts w:hint="default"/>
                <w:lang w:val="ru-RU"/>
              </w:rPr>
            </w:rPrChange>
          </w:rPr>
          <w:t>тери</w:t>
        </w:r>
      </w:ins>
      <w:ins w:id="462" w:author="google1599737165" w:date="2023-04-24T10:27:22Z">
        <w:r>
          <w:rPr>
            <w:rFonts w:hint="default" w:ascii="Verdana" w:hAnsi="Verdana" w:cs="Verdana"/>
            <w:sz w:val="18"/>
            <w:szCs w:val="18"/>
            <w:lang w:val="ru-RU"/>
            <w:rPrChange w:id="463" w:author="google1599737165" w:date="2023-04-24T13:47:39Z">
              <w:rPr>
                <w:rFonts w:hint="default"/>
                <w:lang w:val="ru-RU"/>
              </w:rPr>
            </w:rPrChange>
          </w:rPr>
          <w:t xml:space="preserve"> да</w:t>
        </w:r>
      </w:ins>
      <w:ins w:id="464" w:author="google1599737165" w:date="2023-04-24T10:27:23Z">
        <w:r>
          <w:rPr>
            <w:rFonts w:hint="default" w:ascii="Verdana" w:hAnsi="Verdana" w:cs="Verdana"/>
            <w:sz w:val="18"/>
            <w:szCs w:val="18"/>
            <w:lang w:val="ru-RU"/>
            <w:rPrChange w:id="465" w:author="google1599737165" w:date="2023-04-24T13:47:39Z">
              <w:rPr>
                <w:rFonts w:hint="default"/>
                <w:lang w:val="ru-RU"/>
              </w:rPr>
            </w:rPrChange>
          </w:rPr>
          <w:t>нных.</w:t>
        </w:r>
      </w:ins>
      <w:ins w:id="466" w:author="google1599737165" w:date="2023-04-24T10:27:24Z">
        <w:r>
          <w:rPr>
            <w:rFonts w:hint="default" w:ascii="Verdana" w:hAnsi="Verdana" w:cs="Verdana"/>
            <w:sz w:val="18"/>
            <w:szCs w:val="18"/>
            <w:lang w:val="ru-RU"/>
            <w:rPrChange w:id="467" w:author="google1599737165" w:date="2023-04-24T13:47:39Z">
              <w:rPr>
                <w:rFonts w:hint="default"/>
                <w:lang w:val="ru-RU"/>
              </w:rPr>
            </w:rPrChange>
          </w:rPr>
          <w:t xml:space="preserve"> </w:t>
        </w:r>
      </w:ins>
    </w:p>
    <w:p>
      <w:pPr>
        <w:jc w:val="both"/>
        <w:rPr>
          <w:rFonts w:hint="default" w:ascii="Verdana" w:hAnsi="Verdana" w:cs="Verdana"/>
          <w:b/>
          <w:bCs/>
          <w:sz w:val="18"/>
          <w:szCs w:val="18"/>
          <w:highlight w:val="yellow"/>
          <w:lang w:val="ru-RU"/>
          <w:rPrChange w:id="468" w:author="google1599737165" w:date="2023-04-24T13:47:39Z">
            <w:rPr>
              <w:rFonts w:hint="default" w:ascii="Times New Roman" w:hAnsi="Times New Roman" w:cs="Times New Roman"/>
              <w:b/>
              <w:bCs/>
              <w:sz w:val="24"/>
              <w:szCs w:val="24"/>
              <w:highlight w:val="yellow"/>
              <w:lang w:val="ru-RU"/>
            </w:rPr>
          </w:rPrChange>
        </w:rPr>
      </w:pPr>
    </w:p>
    <w:p>
      <w:pPr>
        <w:jc w:val="both"/>
        <w:rPr>
          <w:ins w:id="469" w:author="Sergey Dudov" w:date="2023-04-24T09:31:10Z"/>
          <w:rFonts w:hint="default" w:ascii="Verdana" w:hAnsi="Verdana" w:cs="Verdana"/>
          <w:sz w:val="18"/>
          <w:szCs w:val="18"/>
          <w:rPrChange w:id="470" w:author="google1599737165" w:date="2023-04-24T13:47:39Z">
            <w:rPr>
              <w:ins w:id="471" w:author="Sergey Dudov" w:date="2023-04-24T09:31:10Z"/>
              <w:rFonts w:hint="default" w:ascii="Times New Roman" w:hAnsi="Times New Roman" w:cs="Times New Roman"/>
              <w:sz w:val="24"/>
              <w:szCs w:val="24"/>
            </w:rPr>
          </w:rPrChange>
        </w:rPr>
      </w:pPr>
      <w:r>
        <w:rPr>
          <w:rFonts w:hint="default" w:ascii="Verdana" w:hAnsi="Verdana" w:cs="Verdana"/>
          <w:sz w:val="18"/>
          <w:szCs w:val="18"/>
          <w:rPrChange w:id="472" w:author="google1599737165" w:date="2023-04-24T13:47:39Z">
            <w:rPr>
              <w:rFonts w:hint="default" w:ascii="Times New Roman" w:hAnsi="Times New Roman" w:cs="Times New Roman"/>
              <w:sz w:val="24"/>
              <w:szCs w:val="24"/>
            </w:rPr>
          </w:rPrChange>
        </w:rPr>
        <w:t>4. Анализируемые биологические индикаторы [</w:t>
      </w:r>
      <w:r>
        <w:rPr>
          <w:rFonts w:hint="default" w:ascii="Verdana" w:hAnsi="Verdana" w:cs="Verdana"/>
          <w:color w:val="5B9BD5" w:themeColor="accent1"/>
          <w:sz w:val="18"/>
          <w:szCs w:val="18"/>
          <w:rPrChange w:id="473" w:author="google1599737165" w:date="2023-04-24T13:47:39Z">
            <w:rPr>
              <w:rFonts w:hint="default" w:ascii="Times New Roman" w:hAnsi="Times New Roman" w:cs="Times New Roman"/>
              <w:color w:val="5B9BD5" w:themeColor="accent1"/>
              <w:sz w:val="24"/>
              <w:szCs w:val="24"/>
              <w14:textFill>
                <w14:solidFill>
                  <w14:schemeClr w14:val="accent1"/>
                </w14:solidFill>
              </w14:textFill>
            </w:rPr>
          </w:rPrChange>
          <w14:textFill>
            <w14:solidFill>
              <w14:schemeClr w14:val="accent1"/>
            </w14:solidFill>
          </w14:textFill>
        </w:rPr>
        <w:t xml:space="preserve">согласно </w:t>
      </w:r>
      <w:r>
        <w:rPr>
          <w:rFonts w:hint="default" w:ascii="Verdana" w:hAnsi="Verdana" w:cs="Verdana"/>
          <w:color w:val="5B9BD5" w:themeColor="accent1"/>
          <w:sz w:val="18"/>
          <w:szCs w:val="18"/>
          <w:lang w:val="en-US"/>
          <w:rPrChange w:id="474" w:author="google1599737165" w:date="2023-04-24T13:47:39Z">
            <w:rPr>
              <w:rFonts w:hint="default" w:ascii="Times New Roman" w:hAnsi="Times New Roman" w:cs="Times New Roman"/>
              <w:color w:val="5B9BD5" w:themeColor="accent1"/>
              <w:sz w:val="24"/>
              <w:szCs w:val="24"/>
              <w:lang w:val="en-US"/>
              <w14:textFill>
                <w14:solidFill>
                  <w14:schemeClr w14:val="accent1"/>
                </w14:solidFill>
              </w14:textFill>
            </w:rPr>
          </w:rPrChange>
          <w14:textFill>
            <w14:solidFill>
              <w14:schemeClr w14:val="accent1"/>
            </w14:solidFill>
          </w14:textFill>
        </w:rPr>
        <w:t>Biodiversity</w:t>
      </w:r>
      <w:r>
        <w:rPr>
          <w:rFonts w:hint="default" w:ascii="Verdana" w:hAnsi="Verdana" w:cs="Verdana"/>
          <w:color w:val="5B9BD5" w:themeColor="accent1"/>
          <w:sz w:val="18"/>
          <w:szCs w:val="18"/>
          <w:rPrChange w:id="475" w:author="google1599737165" w:date="2023-04-24T13:47:39Z">
            <w:rPr>
              <w:rFonts w:hint="default" w:ascii="Times New Roman" w:hAnsi="Times New Roman" w:cs="Times New Roman"/>
              <w:color w:val="5B9BD5" w:themeColor="accent1"/>
              <w:sz w:val="24"/>
              <w:szCs w:val="24"/>
              <w14:textFill>
                <w14:solidFill>
                  <w14:schemeClr w14:val="accent1"/>
                </w14:solidFill>
              </w14:textFill>
            </w:rPr>
          </w:rPrChange>
          <w14:textFill>
            <w14:solidFill>
              <w14:schemeClr w14:val="accent1"/>
            </w14:solidFill>
          </w14:textFill>
        </w:rPr>
        <w:t xml:space="preserve"> </w:t>
      </w:r>
      <w:r>
        <w:rPr>
          <w:rFonts w:hint="default" w:ascii="Verdana" w:hAnsi="Verdana" w:cs="Verdana"/>
          <w:color w:val="5B9BD5" w:themeColor="accent1"/>
          <w:sz w:val="18"/>
          <w:szCs w:val="18"/>
          <w:lang w:val="en-US"/>
          <w:rPrChange w:id="476" w:author="google1599737165" w:date="2023-04-24T13:47:39Z">
            <w:rPr>
              <w:rFonts w:hint="default" w:ascii="Times New Roman" w:hAnsi="Times New Roman" w:cs="Times New Roman"/>
              <w:color w:val="5B9BD5" w:themeColor="accent1"/>
              <w:sz w:val="24"/>
              <w:szCs w:val="24"/>
              <w:lang w:val="en-US"/>
              <w14:textFill>
                <w14:solidFill>
                  <w14:schemeClr w14:val="accent1"/>
                </w14:solidFill>
              </w14:textFill>
            </w:rPr>
          </w:rPrChange>
          <w14:textFill>
            <w14:solidFill>
              <w14:schemeClr w14:val="accent1"/>
            </w14:solidFill>
          </w14:textFill>
        </w:rPr>
        <w:t xml:space="preserve">metric: FEC, </w:t>
      </w:r>
      <w:r>
        <w:rPr>
          <w:rFonts w:hint="default" w:ascii="Verdana" w:hAnsi="Verdana" w:cs="Verdana"/>
          <w:color w:val="5B9BD5" w:themeColor="accent1"/>
          <w:sz w:val="18"/>
          <w:szCs w:val="18"/>
          <w:lang w:val="ru-RU"/>
          <w:rPrChange w:id="477" w:author="google1599737165" w:date="2023-04-24T13:47:39Z">
            <w:rPr>
              <w:rFonts w:hint="default" w:ascii="Times New Roman" w:hAnsi="Times New Roman" w:cs="Times New Roman"/>
              <w:color w:val="5B9BD5" w:themeColor="accent1"/>
              <w:sz w:val="24"/>
              <w:szCs w:val="24"/>
              <w:lang w:val="ru-RU"/>
              <w14:textFill>
                <w14:solidFill>
                  <w14:schemeClr w14:val="accent1"/>
                </w14:solidFill>
              </w14:textFill>
            </w:rPr>
          </w:rPrChange>
          <w14:textFill>
            <w14:solidFill>
              <w14:schemeClr w14:val="accent1"/>
            </w14:solidFill>
          </w14:textFill>
        </w:rPr>
        <w:t>параметры, переменные</w:t>
      </w:r>
      <w:r>
        <w:rPr>
          <w:rFonts w:hint="default" w:ascii="Verdana" w:hAnsi="Verdana" w:cs="Verdana"/>
          <w:color w:val="5B9BD5" w:themeColor="accent1"/>
          <w:sz w:val="18"/>
          <w:szCs w:val="18"/>
          <w:lang w:val="en-US"/>
          <w:rPrChange w:id="478" w:author="google1599737165" w:date="2023-04-24T13:47:39Z">
            <w:rPr>
              <w:rFonts w:hint="default" w:ascii="Times New Roman" w:hAnsi="Times New Roman" w:cs="Times New Roman"/>
              <w:color w:val="5B9BD5" w:themeColor="accent1"/>
              <w:sz w:val="24"/>
              <w:szCs w:val="24"/>
              <w:lang w:val="en-US"/>
              <w14:textFill>
                <w14:solidFill>
                  <w14:schemeClr w14:val="accent1"/>
                </w14:solidFill>
              </w14:textFill>
            </w:rPr>
          </w:rPrChange>
          <w14:textFill>
            <w14:solidFill>
              <w14:schemeClr w14:val="accent1"/>
            </w14:solidFill>
          </w14:textFill>
        </w:rPr>
        <w:t xml:space="preserve">, </w:t>
      </w:r>
      <w:r>
        <w:rPr>
          <w:rFonts w:hint="default" w:ascii="Verdana" w:hAnsi="Verdana" w:cs="Verdana"/>
          <w:color w:val="5B9BD5" w:themeColor="accent1"/>
          <w:sz w:val="18"/>
          <w:szCs w:val="18"/>
          <w:lang w:val="ru-RU"/>
          <w:rPrChange w:id="479" w:author="google1599737165" w:date="2023-04-24T13:47:39Z">
            <w:rPr>
              <w:rFonts w:hint="default" w:ascii="Times New Roman" w:hAnsi="Times New Roman" w:cs="Times New Roman"/>
              <w:color w:val="5B9BD5" w:themeColor="accent1"/>
              <w:sz w:val="24"/>
              <w:szCs w:val="24"/>
              <w:lang w:val="ru-RU"/>
              <w14:textFill>
                <w14:solidFill>
                  <w14:schemeClr w14:val="accent1"/>
                </w14:solidFill>
              </w14:textFill>
            </w:rPr>
          </w:rPrChange>
          <w14:textFill>
            <w14:solidFill>
              <w14:schemeClr w14:val="accent1"/>
            </w14:solidFill>
          </w14:textFill>
        </w:rPr>
        <w:t xml:space="preserve">таблица согласно </w:t>
      </w:r>
      <w:r>
        <w:rPr>
          <w:rFonts w:hint="default" w:ascii="Verdana" w:hAnsi="Verdana" w:cs="Verdana"/>
          <w:color w:val="5B9BD5" w:themeColor="accent1"/>
          <w:sz w:val="18"/>
          <w:szCs w:val="18"/>
          <w:lang w:val="en-US"/>
          <w:rPrChange w:id="480" w:author="google1599737165" w:date="2023-04-24T13:47:39Z">
            <w:rPr>
              <w:rFonts w:hint="default" w:ascii="Times New Roman" w:hAnsi="Times New Roman" w:cs="Times New Roman"/>
              <w:color w:val="5B9BD5" w:themeColor="accent1"/>
              <w:sz w:val="24"/>
              <w:szCs w:val="24"/>
              <w:lang w:val="en-US"/>
              <w14:textFill>
                <w14:solidFill>
                  <w14:schemeClr w14:val="accent1"/>
                </w14:solidFill>
              </w14:textFill>
            </w:rPr>
          </w:rPrChange>
          <w14:textFill>
            <w14:solidFill>
              <w14:schemeClr w14:val="accent1"/>
            </w14:solidFill>
          </w14:textFill>
        </w:rPr>
        <w:t xml:space="preserve">Biodiversity Metric + </w:t>
      </w:r>
      <w:r>
        <w:rPr>
          <w:rFonts w:hint="default" w:ascii="Verdana" w:hAnsi="Verdana" w:cs="Verdana"/>
          <w:color w:val="5B9BD5" w:themeColor="accent1"/>
          <w:sz w:val="18"/>
          <w:szCs w:val="18"/>
          <w:lang w:val="ru-RU"/>
          <w:rPrChange w:id="481" w:author="google1599737165" w:date="2023-04-24T13:47:39Z">
            <w:rPr>
              <w:rFonts w:hint="default" w:ascii="Times New Roman" w:hAnsi="Times New Roman" w:cs="Times New Roman"/>
              <w:color w:val="5B9BD5" w:themeColor="accent1"/>
              <w:sz w:val="24"/>
              <w:szCs w:val="24"/>
              <w:lang w:val="ru-RU"/>
              <w14:textFill>
                <w14:solidFill>
                  <w14:schemeClr w14:val="accent1"/>
                </w14:solidFill>
              </w14:textFill>
            </w:rPr>
          </w:rPrChange>
          <w14:textFill>
            <w14:solidFill>
              <w14:schemeClr w14:val="accent1"/>
            </w14:solidFill>
          </w14:textFill>
        </w:rPr>
        <w:t xml:space="preserve">краткий текст с пояснениями. Можно вносить корректировки относительно </w:t>
      </w:r>
      <w:r>
        <w:rPr>
          <w:rFonts w:hint="default" w:ascii="Verdana" w:hAnsi="Verdana" w:cs="Verdana"/>
          <w:color w:val="5B9BD5" w:themeColor="accent1"/>
          <w:sz w:val="18"/>
          <w:szCs w:val="18"/>
          <w:lang w:val="en-US"/>
          <w:rPrChange w:id="482" w:author="google1599737165" w:date="2023-04-24T13:47:39Z">
            <w:rPr>
              <w:rFonts w:hint="default" w:ascii="Times New Roman" w:hAnsi="Times New Roman" w:cs="Times New Roman"/>
              <w:color w:val="5B9BD5" w:themeColor="accent1"/>
              <w:sz w:val="24"/>
              <w:szCs w:val="24"/>
              <w:lang w:val="en-US"/>
              <w14:textFill>
                <w14:solidFill>
                  <w14:schemeClr w14:val="accent1"/>
                </w14:solidFill>
              </w14:textFill>
            </w:rPr>
          </w:rPrChange>
          <w14:textFill>
            <w14:solidFill>
              <w14:schemeClr w14:val="accent1"/>
            </w14:solidFill>
          </w14:textFill>
        </w:rPr>
        <w:t>Biodiversity Metric</w:t>
      </w:r>
      <w:r>
        <w:rPr>
          <w:rFonts w:hint="default" w:ascii="Verdana" w:hAnsi="Verdana" w:cs="Verdana"/>
          <w:sz w:val="18"/>
          <w:szCs w:val="18"/>
          <w:rPrChange w:id="483" w:author="google1599737165" w:date="2023-04-24T13:47:39Z">
            <w:rPr>
              <w:rFonts w:hint="default" w:ascii="Times New Roman" w:hAnsi="Times New Roman" w:cs="Times New Roman"/>
              <w:sz w:val="24"/>
              <w:szCs w:val="24"/>
            </w:rPr>
          </w:rPrChange>
        </w:rPr>
        <w:t>]</w:t>
      </w:r>
    </w:p>
    <w:p>
      <w:pPr>
        <w:jc w:val="both"/>
        <w:rPr>
          <w:ins w:id="484" w:author="Sergey Dudov" w:date="2023-04-24T09:31:16Z"/>
          <w:rFonts w:hint="default" w:ascii="Verdana" w:hAnsi="Verdana" w:cs="Verdana"/>
          <w:sz w:val="18"/>
          <w:szCs w:val="18"/>
          <w:rPrChange w:id="485" w:author="google1599737165" w:date="2023-04-24T13:47:39Z">
            <w:rPr>
              <w:ins w:id="486" w:author="Sergey Dudov" w:date="2023-04-24T09:31:16Z"/>
              <w:rFonts w:hint="default" w:ascii="Times New Roman" w:hAnsi="Times New Roman" w:cs="Times New Roman"/>
              <w:sz w:val="24"/>
              <w:szCs w:val="24"/>
            </w:rPr>
          </w:rPrChange>
        </w:rPr>
      </w:pPr>
      <w:r>
        <w:rPr>
          <w:rFonts w:ascii="Verdana" w:hAnsi="Verdana" w:cs="Verdana"/>
          <w:sz w:val="18"/>
          <w:szCs w:val="18"/>
          <w:rPrChange w:id="487" w:author="google1599737165" w:date="2023-04-24T13:47:39Z">
            <w:rPr/>
          </w:rPrChange>
        </w:rPr>
        <w:commentReference w:id="3"/>
      </w:r>
    </w:p>
    <w:p>
      <w:pPr>
        <w:jc w:val="both"/>
        <w:rPr>
          <w:ins w:id="488" w:author="Sergey Dudov" w:date="2023-04-24T09:31:16Z"/>
          <w:rFonts w:hint="default" w:ascii="Verdana" w:hAnsi="Verdana" w:cs="Verdana"/>
          <w:sz w:val="18"/>
          <w:szCs w:val="18"/>
          <w:rPrChange w:id="489" w:author="google1599737165" w:date="2023-04-24T13:47:39Z">
            <w:rPr>
              <w:ins w:id="490" w:author="Sergey Dudov" w:date="2023-04-24T09:31:16Z"/>
              <w:rFonts w:hint="default" w:ascii="Times New Roman" w:hAnsi="Times New Roman" w:cs="Times New Roman"/>
              <w:sz w:val="24"/>
              <w:szCs w:val="24"/>
            </w:rPr>
          </w:rPrChange>
        </w:rPr>
      </w:pPr>
    </w:p>
    <w:p>
      <w:pPr>
        <w:jc w:val="both"/>
        <w:rPr>
          <w:rFonts w:hint="default" w:ascii="Verdana" w:hAnsi="Verdana" w:cs="Verdana"/>
          <w:sz w:val="18"/>
          <w:szCs w:val="18"/>
          <w:rPrChange w:id="491" w:author="google1599737165" w:date="2023-04-24T13:47:39Z">
            <w:rPr>
              <w:rFonts w:hint="default" w:ascii="Times New Roman" w:hAnsi="Times New Roman" w:cs="Times New Roman"/>
              <w:sz w:val="24"/>
              <w:szCs w:val="24"/>
            </w:rPr>
          </w:rPrChange>
        </w:rPr>
      </w:pPr>
    </w:p>
    <w:p>
      <w:pPr>
        <w:jc w:val="both"/>
        <w:rPr>
          <w:rFonts w:hint="default" w:ascii="Verdana" w:hAnsi="Verdana" w:cs="Verdana"/>
          <w:sz w:val="18"/>
          <w:szCs w:val="18"/>
          <w:rPrChange w:id="492" w:author="google1599737165" w:date="2023-04-24T13:47:39Z">
            <w:rPr>
              <w:rFonts w:hint="default" w:ascii="Times New Roman" w:hAnsi="Times New Roman" w:cs="Times New Roman"/>
              <w:sz w:val="24"/>
              <w:szCs w:val="24"/>
            </w:rPr>
          </w:rPrChange>
        </w:rPr>
      </w:pPr>
      <w:r>
        <w:rPr>
          <w:rFonts w:hint="default" w:ascii="Verdana" w:hAnsi="Verdana" w:cs="Verdana"/>
          <w:sz w:val="18"/>
          <w:szCs w:val="18"/>
          <w:rPrChange w:id="493" w:author="google1599737165" w:date="2023-04-24T13:47:39Z">
            <w:rPr>
              <w:rFonts w:hint="default" w:ascii="Times New Roman" w:hAnsi="Times New Roman" w:cs="Times New Roman"/>
              <w:sz w:val="24"/>
              <w:szCs w:val="24"/>
            </w:rPr>
          </w:rPrChange>
        </w:rPr>
        <w:t>Виды-индикаторы должны соответствовать следующим критериям:</w:t>
      </w:r>
    </w:p>
    <w:p>
      <w:pPr>
        <w:pStyle w:val="155"/>
        <w:numPr>
          <w:ilvl w:val="0"/>
          <w:numId w:val="15"/>
        </w:numPr>
        <w:jc w:val="both"/>
        <w:rPr>
          <w:rFonts w:hint="default" w:ascii="Verdana" w:hAnsi="Verdana" w:eastAsia="Yu Mincho" w:cs="Verdana"/>
          <w:sz w:val="18"/>
          <w:szCs w:val="18"/>
          <w:rPrChange w:id="494" w:author="google1599737165" w:date="2023-04-24T13:47:39Z">
            <w:rPr>
              <w:rFonts w:hint="default" w:ascii="Times New Roman" w:hAnsi="Times New Roman" w:eastAsia="Yu Mincho" w:cs="Times New Roman"/>
              <w:sz w:val="24"/>
              <w:szCs w:val="24"/>
            </w:rPr>
          </w:rPrChange>
        </w:rPr>
      </w:pPr>
      <w:r>
        <w:rPr>
          <w:rFonts w:hint="default" w:ascii="Verdana" w:hAnsi="Verdana" w:cs="Verdana"/>
          <w:sz w:val="18"/>
          <w:szCs w:val="18"/>
          <w:rPrChange w:id="495" w:author="google1599737165" w:date="2023-04-24T13:47:39Z">
            <w:rPr>
              <w:rFonts w:hint="default" w:ascii="Times New Roman" w:hAnsi="Times New Roman" w:cs="Times New Roman"/>
              <w:sz w:val="24"/>
              <w:szCs w:val="24"/>
            </w:rPr>
          </w:rPrChange>
        </w:rPr>
        <w:t>они должны регулярно встречаться в районе, где проводится мониторинг, их численность должна быть обычно большой и стабильной, чтобы можно было легко обнаружить отклонения от многолетней нормы;</w:t>
      </w:r>
    </w:p>
    <w:p>
      <w:pPr>
        <w:pStyle w:val="155"/>
        <w:numPr>
          <w:ilvl w:val="0"/>
          <w:numId w:val="15"/>
        </w:numPr>
        <w:jc w:val="both"/>
        <w:rPr>
          <w:rFonts w:hint="default" w:ascii="Verdana" w:hAnsi="Verdana" w:eastAsia="Yu Mincho" w:cs="Verdana"/>
          <w:sz w:val="18"/>
          <w:szCs w:val="18"/>
          <w:rPrChange w:id="496" w:author="google1599737165" w:date="2023-04-24T13:47:39Z">
            <w:rPr>
              <w:rFonts w:hint="default" w:ascii="Times New Roman" w:hAnsi="Times New Roman" w:eastAsia="Yu Mincho" w:cs="Times New Roman"/>
              <w:sz w:val="24"/>
              <w:szCs w:val="24"/>
            </w:rPr>
          </w:rPrChange>
        </w:rPr>
      </w:pPr>
      <w:r>
        <w:rPr>
          <w:rFonts w:hint="default" w:ascii="Verdana" w:hAnsi="Verdana" w:cs="Verdana"/>
          <w:sz w:val="18"/>
          <w:szCs w:val="18"/>
          <w:rPrChange w:id="497" w:author="google1599737165" w:date="2023-04-24T13:47:39Z">
            <w:rPr>
              <w:rFonts w:hint="default" w:ascii="Times New Roman" w:hAnsi="Times New Roman" w:cs="Times New Roman"/>
              <w:sz w:val="24"/>
              <w:szCs w:val="24"/>
            </w:rPr>
          </w:rPrChange>
        </w:rPr>
        <w:t>виды-индикаторы должны иметь большое хозяйственное, социальное и культурное значение;</w:t>
      </w:r>
    </w:p>
    <w:p>
      <w:pPr>
        <w:pStyle w:val="155"/>
        <w:numPr>
          <w:ilvl w:val="0"/>
          <w:numId w:val="15"/>
        </w:numPr>
        <w:jc w:val="both"/>
        <w:rPr>
          <w:rFonts w:hint="default" w:ascii="Verdana" w:hAnsi="Verdana" w:eastAsia="Yu Mincho" w:cs="Verdana"/>
          <w:sz w:val="18"/>
          <w:szCs w:val="18"/>
          <w:rPrChange w:id="498" w:author="google1599737165" w:date="2023-04-24T13:47:39Z">
            <w:rPr>
              <w:rFonts w:hint="default" w:ascii="Times New Roman" w:hAnsi="Times New Roman" w:eastAsia="Yu Mincho" w:cs="Times New Roman"/>
              <w:sz w:val="24"/>
              <w:szCs w:val="24"/>
            </w:rPr>
          </w:rPrChange>
        </w:rPr>
      </w:pPr>
      <w:r>
        <w:rPr>
          <w:rFonts w:hint="default" w:ascii="Verdana" w:hAnsi="Verdana" w:cs="Verdana"/>
          <w:sz w:val="18"/>
          <w:szCs w:val="18"/>
          <w:rPrChange w:id="499" w:author="google1599737165" w:date="2023-04-24T13:47:39Z">
            <w:rPr>
              <w:rFonts w:hint="default" w:ascii="Times New Roman" w:hAnsi="Times New Roman" w:cs="Times New Roman"/>
              <w:sz w:val="24"/>
              <w:szCs w:val="24"/>
            </w:rPr>
          </w:rPrChange>
        </w:rPr>
        <w:t>должны быть восприимчивы к антропогенному воздействию;</w:t>
      </w:r>
    </w:p>
    <w:p>
      <w:pPr>
        <w:pStyle w:val="155"/>
        <w:numPr>
          <w:ilvl w:val="0"/>
          <w:numId w:val="15"/>
        </w:numPr>
        <w:jc w:val="both"/>
        <w:rPr>
          <w:rFonts w:hint="default" w:ascii="Verdana" w:hAnsi="Verdana" w:eastAsia="Yu Mincho" w:cs="Verdana"/>
          <w:sz w:val="18"/>
          <w:szCs w:val="18"/>
          <w:rPrChange w:id="500" w:author="google1599737165" w:date="2023-04-24T13:47:39Z">
            <w:rPr>
              <w:rFonts w:hint="default" w:ascii="Times New Roman" w:hAnsi="Times New Roman" w:eastAsia="Yu Mincho" w:cs="Times New Roman"/>
              <w:sz w:val="24"/>
              <w:szCs w:val="24"/>
            </w:rPr>
          </w:rPrChange>
        </w:rPr>
      </w:pPr>
      <w:r>
        <w:rPr>
          <w:rFonts w:hint="default" w:ascii="Verdana" w:hAnsi="Verdana" w:cs="Verdana"/>
          <w:sz w:val="18"/>
          <w:szCs w:val="18"/>
          <w:rPrChange w:id="501" w:author="google1599737165" w:date="2023-04-24T13:47:39Z">
            <w:rPr>
              <w:rFonts w:hint="default" w:ascii="Times New Roman" w:hAnsi="Times New Roman" w:cs="Times New Roman"/>
              <w:sz w:val="24"/>
              <w:szCs w:val="24"/>
            </w:rPr>
          </w:rPrChange>
        </w:rPr>
        <w:t>должны иметь четкую таксономию;</w:t>
      </w:r>
    </w:p>
    <w:p>
      <w:pPr>
        <w:pStyle w:val="155"/>
        <w:numPr>
          <w:ilvl w:val="0"/>
          <w:numId w:val="15"/>
        </w:numPr>
        <w:jc w:val="both"/>
        <w:rPr>
          <w:rFonts w:hint="default" w:ascii="Verdana" w:hAnsi="Verdana" w:eastAsia="Yu Mincho" w:cs="Verdana"/>
          <w:sz w:val="18"/>
          <w:szCs w:val="18"/>
          <w:rPrChange w:id="502" w:author="google1599737165" w:date="2023-04-24T13:47:39Z">
            <w:rPr>
              <w:rFonts w:hint="default" w:ascii="Times New Roman" w:hAnsi="Times New Roman" w:eastAsia="Yu Mincho" w:cs="Times New Roman"/>
              <w:sz w:val="24"/>
              <w:szCs w:val="24"/>
            </w:rPr>
          </w:rPrChange>
        </w:rPr>
      </w:pPr>
      <w:r>
        <w:rPr>
          <w:rFonts w:hint="default" w:ascii="Verdana" w:hAnsi="Verdana" w:cs="Verdana"/>
          <w:sz w:val="18"/>
          <w:szCs w:val="18"/>
          <w:rPrChange w:id="503" w:author="google1599737165" w:date="2023-04-24T13:47:39Z">
            <w:rPr>
              <w:rFonts w:hint="default" w:ascii="Times New Roman" w:hAnsi="Times New Roman" w:cs="Times New Roman"/>
              <w:sz w:val="24"/>
              <w:szCs w:val="24"/>
            </w:rPr>
          </w:rPrChange>
        </w:rPr>
        <w:t>должны принадлежать к научно обоснованной экологической группе;</w:t>
      </w:r>
    </w:p>
    <w:p>
      <w:pPr>
        <w:pStyle w:val="155"/>
        <w:numPr>
          <w:ilvl w:val="0"/>
          <w:numId w:val="15"/>
        </w:numPr>
        <w:jc w:val="both"/>
        <w:rPr>
          <w:rFonts w:hint="default" w:ascii="Verdana" w:hAnsi="Verdana" w:eastAsia="Yu Mincho" w:cs="Verdana"/>
          <w:sz w:val="18"/>
          <w:szCs w:val="18"/>
          <w:rPrChange w:id="504" w:author="google1599737165" w:date="2023-04-24T13:47:39Z">
            <w:rPr>
              <w:rFonts w:hint="default" w:ascii="Times New Roman" w:hAnsi="Times New Roman" w:eastAsia="Yu Mincho" w:cs="Times New Roman"/>
              <w:sz w:val="24"/>
              <w:szCs w:val="24"/>
            </w:rPr>
          </w:rPrChange>
        </w:rPr>
      </w:pPr>
      <w:r>
        <w:rPr>
          <w:rFonts w:hint="default" w:ascii="Verdana" w:hAnsi="Verdana" w:cs="Verdana"/>
          <w:sz w:val="18"/>
          <w:szCs w:val="18"/>
          <w:rPrChange w:id="505" w:author="google1599737165" w:date="2023-04-24T13:47:39Z">
            <w:rPr>
              <w:rFonts w:hint="default" w:ascii="Times New Roman" w:hAnsi="Times New Roman" w:cs="Times New Roman"/>
              <w:sz w:val="24"/>
              <w:szCs w:val="24"/>
            </w:rPr>
          </w:rPrChange>
        </w:rPr>
        <w:t>должны легко определяться в полевых условиях.</w:t>
      </w:r>
    </w:p>
    <w:p>
      <w:pPr>
        <w:jc w:val="both"/>
        <w:rPr>
          <w:rFonts w:hint="default" w:ascii="Verdana" w:hAnsi="Verdana" w:eastAsia="Yu Mincho" w:cs="Verdana"/>
          <w:sz w:val="18"/>
          <w:szCs w:val="18"/>
          <w:rPrChange w:id="506" w:author="google1599737165" w:date="2023-04-24T13:47:39Z">
            <w:rPr>
              <w:rFonts w:hint="default" w:ascii="Times New Roman" w:hAnsi="Times New Roman" w:eastAsia="Yu Mincho" w:cs="Times New Roman"/>
              <w:sz w:val="24"/>
              <w:szCs w:val="24"/>
            </w:rPr>
          </w:rPrChange>
        </w:rPr>
      </w:pPr>
      <w:r>
        <w:rPr>
          <w:rFonts w:hint="default" w:ascii="Verdana" w:hAnsi="Verdana" w:cs="Verdana"/>
          <w:sz w:val="18"/>
          <w:szCs w:val="18"/>
          <w:lang w:val="ru-RU"/>
          <w:rPrChange w:id="507" w:author="google1599737165" w:date="2023-04-24T13:47:39Z">
            <w:rPr>
              <w:rFonts w:hint="default" w:ascii="Times New Roman" w:hAnsi="Times New Roman" w:cs="Times New Roman"/>
              <w:sz w:val="24"/>
              <w:szCs w:val="24"/>
              <w:lang w:val="ru-RU"/>
            </w:rPr>
          </w:rPrChange>
        </w:rPr>
        <w:t>В</w:t>
      </w:r>
      <w:r>
        <w:rPr>
          <w:rFonts w:hint="default" w:ascii="Verdana" w:hAnsi="Verdana" w:cs="Verdana"/>
          <w:sz w:val="18"/>
          <w:szCs w:val="18"/>
          <w:rPrChange w:id="508" w:author="google1599737165" w:date="2023-04-24T13:47:39Z">
            <w:rPr>
              <w:rFonts w:hint="default" w:ascii="Times New Roman" w:hAnsi="Times New Roman" w:cs="Times New Roman"/>
              <w:sz w:val="24"/>
              <w:szCs w:val="24"/>
            </w:rPr>
          </w:rPrChange>
        </w:rPr>
        <w:t>иды-индикаторы следующих воздействий и условий:</w:t>
      </w:r>
    </w:p>
    <w:p>
      <w:pPr>
        <w:pStyle w:val="155"/>
        <w:numPr>
          <w:ilvl w:val="0"/>
          <w:numId w:val="15"/>
        </w:numPr>
        <w:jc w:val="both"/>
        <w:rPr>
          <w:rFonts w:hint="default" w:ascii="Verdana" w:hAnsi="Verdana" w:eastAsia="Yu Mincho" w:cs="Verdana"/>
          <w:sz w:val="18"/>
          <w:szCs w:val="18"/>
          <w:rPrChange w:id="509" w:author="google1599737165" w:date="2023-04-24T13:47:39Z">
            <w:rPr>
              <w:rFonts w:hint="default" w:ascii="Times New Roman" w:hAnsi="Times New Roman" w:eastAsia="Yu Mincho" w:cs="Times New Roman"/>
              <w:sz w:val="24"/>
              <w:szCs w:val="24"/>
            </w:rPr>
          </w:rPrChange>
        </w:rPr>
      </w:pPr>
      <w:r>
        <w:rPr>
          <w:rFonts w:hint="default" w:ascii="Verdana" w:hAnsi="Verdana" w:cs="Verdana"/>
          <w:sz w:val="18"/>
          <w:szCs w:val="18"/>
          <w:rPrChange w:id="510" w:author="google1599737165" w:date="2023-04-24T13:47:39Z">
            <w:rPr>
              <w:rFonts w:hint="default" w:ascii="Times New Roman" w:hAnsi="Times New Roman" w:cs="Times New Roman"/>
              <w:sz w:val="24"/>
              <w:szCs w:val="24"/>
            </w:rPr>
          </w:rPrChange>
        </w:rPr>
        <w:t>повышение мутности как основное следствие антропогенного нарушения Обской губы;</w:t>
      </w:r>
    </w:p>
    <w:p>
      <w:pPr>
        <w:pStyle w:val="155"/>
        <w:numPr>
          <w:ilvl w:val="0"/>
          <w:numId w:val="15"/>
        </w:numPr>
        <w:jc w:val="both"/>
        <w:rPr>
          <w:rFonts w:hint="default" w:ascii="Verdana" w:hAnsi="Verdana" w:eastAsia="Yu Mincho" w:cs="Verdana"/>
          <w:sz w:val="18"/>
          <w:szCs w:val="18"/>
          <w:rPrChange w:id="511" w:author="google1599737165" w:date="2023-04-24T13:47:39Z">
            <w:rPr>
              <w:rFonts w:hint="default" w:ascii="Times New Roman" w:hAnsi="Times New Roman" w:eastAsia="Yu Mincho" w:cs="Times New Roman"/>
              <w:sz w:val="24"/>
              <w:szCs w:val="24"/>
            </w:rPr>
          </w:rPrChange>
        </w:rPr>
      </w:pPr>
      <w:r>
        <w:rPr>
          <w:rFonts w:hint="default" w:ascii="Verdana" w:hAnsi="Verdana" w:cs="Verdana"/>
          <w:sz w:val="18"/>
          <w:szCs w:val="18"/>
          <w:rPrChange w:id="512" w:author="google1599737165" w:date="2023-04-24T13:47:39Z">
            <w:rPr>
              <w:rFonts w:hint="default" w:ascii="Times New Roman" w:hAnsi="Times New Roman" w:cs="Times New Roman"/>
              <w:sz w:val="24"/>
              <w:szCs w:val="24"/>
            </w:rPr>
          </w:rPrChange>
        </w:rPr>
        <w:t>изменение уровня солености, которое может свидетельствовать об изменении соотношения масс воды вследствие строительства объектов и последующего нарушения гидродинамических условий в акватории губы;</w:t>
      </w:r>
    </w:p>
    <w:p>
      <w:pPr>
        <w:pStyle w:val="155"/>
        <w:numPr>
          <w:ilvl w:val="0"/>
          <w:numId w:val="15"/>
        </w:numPr>
        <w:jc w:val="both"/>
        <w:rPr>
          <w:rFonts w:hint="default" w:ascii="Verdana" w:hAnsi="Verdana" w:eastAsia="Yu Mincho" w:cs="Verdana"/>
          <w:sz w:val="18"/>
          <w:szCs w:val="18"/>
          <w:rPrChange w:id="513" w:author="google1599737165" w:date="2023-04-24T13:47:39Z">
            <w:rPr>
              <w:rFonts w:hint="default" w:ascii="Times New Roman" w:hAnsi="Times New Roman" w:eastAsia="Yu Mincho" w:cs="Times New Roman"/>
              <w:sz w:val="24"/>
              <w:szCs w:val="24"/>
            </w:rPr>
          </w:rPrChange>
        </w:rPr>
      </w:pPr>
      <w:r>
        <w:rPr>
          <w:rFonts w:hint="default" w:ascii="Verdana" w:hAnsi="Verdana" w:cs="Verdana"/>
          <w:sz w:val="18"/>
          <w:szCs w:val="18"/>
          <w:rPrChange w:id="514" w:author="google1599737165" w:date="2023-04-24T13:47:39Z">
            <w:rPr>
              <w:rFonts w:hint="default" w:ascii="Times New Roman" w:hAnsi="Times New Roman" w:cs="Times New Roman"/>
              <w:sz w:val="24"/>
              <w:szCs w:val="24"/>
            </w:rPr>
          </w:rPrChange>
        </w:rPr>
        <w:t>антропогенное загрязнение;</w:t>
      </w:r>
    </w:p>
    <w:p>
      <w:pPr>
        <w:pStyle w:val="155"/>
        <w:numPr>
          <w:ilvl w:val="0"/>
          <w:numId w:val="15"/>
        </w:numPr>
        <w:jc w:val="both"/>
        <w:rPr>
          <w:rFonts w:hint="default" w:ascii="Verdana" w:hAnsi="Verdana" w:eastAsia="Yu Mincho" w:cs="Verdana"/>
          <w:sz w:val="18"/>
          <w:szCs w:val="18"/>
          <w:rPrChange w:id="515" w:author="google1599737165" w:date="2023-04-24T13:47:39Z">
            <w:rPr>
              <w:rFonts w:hint="default" w:ascii="Times New Roman" w:hAnsi="Times New Roman" w:eastAsia="Yu Mincho" w:cs="Times New Roman"/>
              <w:sz w:val="24"/>
              <w:szCs w:val="24"/>
            </w:rPr>
          </w:rPrChange>
        </w:rPr>
      </w:pPr>
      <w:r>
        <w:rPr>
          <w:rFonts w:hint="default" w:ascii="Verdana" w:hAnsi="Verdana" w:cs="Verdana"/>
          <w:sz w:val="18"/>
          <w:szCs w:val="18"/>
          <w:rPrChange w:id="516" w:author="google1599737165" w:date="2023-04-24T13:47:39Z">
            <w:rPr>
              <w:rFonts w:hint="default" w:ascii="Times New Roman" w:hAnsi="Times New Roman" w:cs="Times New Roman"/>
              <w:sz w:val="24"/>
              <w:szCs w:val="24"/>
            </w:rPr>
          </w:rPrChange>
        </w:rPr>
        <w:t>изменение трофического статуса акватории;</w:t>
      </w:r>
    </w:p>
    <w:p>
      <w:pPr>
        <w:pStyle w:val="155"/>
        <w:numPr>
          <w:ilvl w:val="0"/>
          <w:numId w:val="15"/>
        </w:numPr>
        <w:jc w:val="both"/>
        <w:rPr>
          <w:rFonts w:hint="default" w:ascii="Verdana" w:hAnsi="Verdana" w:eastAsia="Yu Mincho" w:cs="Verdana"/>
          <w:sz w:val="18"/>
          <w:szCs w:val="18"/>
          <w:rPrChange w:id="517" w:author="google1599737165" w:date="2023-04-24T13:47:39Z">
            <w:rPr>
              <w:rFonts w:hint="default" w:ascii="Times New Roman" w:hAnsi="Times New Roman" w:eastAsia="Yu Mincho" w:cs="Times New Roman"/>
              <w:sz w:val="24"/>
              <w:szCs w:val="24"/>
            </w:rPr>
          </w:rPrChange>
        </w:rPr>
      </w:pPr>
      <w:r>
        <w:rPr>
          <w:rFonts w:hint="default" w:ascii="Verdana" w:hAnsi="Verdana" w:cs="Verdana"/>
          <w:sz w:val="18"/>
          <w:szCs w:val="18"/>
          <w:rPrChange w:id="518" w:author="google1599737165" w:date="2023-04-24T13:47:39Z">
            <w:rPr>
              <w:rFonts w:hint="default" w:ascii="Times New Roman" w:hAnsi="Times New Roman" w:cs="Times New Roman"/>
              <w:sz w:val="24"/>
              <w:szCs w:val="24"/>
            </w:rPr>
          </w:rPrChange>
        </w:rPr>
        <w:t>Проникновение чужеродных видов.</w:t>
      </w:r>
    </w:p>
    <w:p>
      <w:pPr>
        <w:jc w:val="both"/>
        <w:rPr>
          <w:rFonts w:hint="default" w:ascii="Verdana" w:hAnsi="Verdana" w:cs="Verdana"/>
          <w:sz w:val="18"/>
          <w:szCs w:val="18"/>
          <w:lang w:val="ru-RU"/>
          <w:rPrChange w:id="519"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rPrChange w:id="520" w:author="google1599737165" w:date="2023-04-24T13:47:39Z">
            <w:rPr>
              <w:rFonts w:hint="default" w:ascii="Times New Roman" w:hAnsi="Times New Roman" w:cs="Times New Roman"/>
              <w:sz w:val="24"/>
              <w:szCs w:val="24"/>
            </w:rPr>
          </w:rPrChange>
        </w:rPr>
        <w:t>Кроме того, в качестве индикатора, отражающего степень нарушенности, может служить структура сообщества в целом</w:t>
      </w:r>
      <w:r>
        <w:rPr>
          <w:rFonts w:hint="default" w:ascii="Verdana" w:hAnsi="Verdana" w:cs="Verdana"/>
          <w:sz w:val="18"/>
          <w:szCs w:val="18"/>
          <w:lang w:val="ru-RU"/>
          <w:rPrChange w:id="521" w:author="google1599737165" w:date="2023-04-24T13:47:39Z">
            <w:rPr>
              <w:rFonts w:hint="default" w:ascii="Times New Roman" w:hAnsi="Times New Roman" w:cs="Times New Roman"/>
              <w:sz w:val="24"/>
              <w:szCs w:val="24"/>
              <w:lang w:val="ru-RU"/>
            </w:rPr>
          </w:rPrChange>
        </w:rPr>
        <w:t xml:space="preserve">, выраженная в оценках общего обилия организмов, видового богатства и/или индексах, оценивающих разнообразие сообщества. </w:t>
      </w:r>
    </w:p>
    <w:p>
      <w:pPr>
        <w:pStyle w:val="155"/>
        <w:numPr>
          <w:ilvl w:val="0"/>
          <w:numId w:val="0"/>
        </w:numPr>
        <w:jc w:val="both"/>
        <w:rPr>
          <w:rFonts w:hint="default" w:ascii="Verdana" w:hAnsi="Verdana" w:cs="Verdana"/>
          <w:b w:val="0"/>
          <w:bCs w:val="0"/>
          <w:sz w:val="18"/>
          <w:szCs w:val="18"/>
          <w:lang w:val="ru-RU"/>
          <w:rPrChange w:id="522" w:author="google1599737165" w:date="2023-04-24T13:47:39Z">
            <w:rPr>
              <w:rFonts w:hint="default" w:ascii="Times New Roman" w:hAnsi="Times New Roman" w:cs="Times New Roman"/>
              <w:b w:val="0"/>
              <w:bCs w:val="0"/>
              <w:sz w:val="24"/>
              <w:szCs w:val="24"/>
              <w:lang w:val="ru-RU"/>
            </w:rPr>
          </w:rPrChange>
        </w:rPr>
      </w:pPr>
    </w:p>
    <w:p>
      <w:pPr>
        <w:pStyle w:val="155"/>
        <w:numPr>
          <w:ilvl w:val="0"/>
          <w:numId w:val="0"/>
        </w:numPr>
        <w:jc w:val="both"/>
        <w:rPr>
          <w:rFonts w:hint="default" w:ascii="Verdana" w:hAnsi="Verdana" w:cs="Verdana"/>
          <w:b w:val="0"/>
          <w:bCs w:val="0"/>
          <w:sz w:val="18"/>
          <w:szCs w:val="18"/>
          <w:lang w:val="ru-RU"/>
          <w:rPrChange w:id="523" w:author="google1599737165" w:date="2023-04-24T13:47:39Z">
            <w:rPr>
              <w:rFonts w:hint="default" w:ascii="Times New Roman" w:hAnsi="Times New Roman" w:cs="Times New Roman"/>
              <w:b w:val="0"/>
              <w:bCs w:val="0"/>
              <w:sz w:val="24"/>
              <w:szCs w:val="24"/>
              <w:lang w:val="ru-RU"/>
            </w:rPr>
          </w:rPrChange>
        </w:rPr>
      </w:pPr>
    </w:p>
    <w:p>
      <w:pPr>
        <w:pStyle w:val="155"/>
        <w:numPr>
          <w:ilvl w:val="0"/>
          <w:numId w:val="0"/>
        </w:numPr>
        <w:jc w:val="both"/>
        <w:rPr>
          <w:rFonts w:hint="default" w:ascii="Verdana" w:hAnsi="Verdana" w:cs="Verdana"/>
          <w:b/>
          <w:bCs/>
          <w:sz w:val="18"/>
          <w:szCs w:val="18"/>
          <w:rPrChange w:id="524" w:author="google1599737165" w:date="2023-04-24T13:47:39Z">
            <w:rPr>
              <w:rFonts w:hint="default" w:ascii="Times New Roman" w:hAnsi="Times New Roman" w:cs="Times New Roman"/>
              <w:b/>
              <w:bCs/>
              <w:sz w:val="24"/>
              <w:szCs w:val="24"/>
            </w:rPr>
          </w:rPrChange>
        </w:rPr>
      </w:pPr>
    </w:p>
    <w:p>
      <w:pPr>
        <w:pStyle w:val="155"/>
        <w:numPr>
          <w:ilvl w:val="0"/>
          <w:numId w:val="0"/>
        </w:numPr>
        <w:jc w:val="both"/>
        <w:rPr>
          <w:rFonts w:hint="default" w:ascii="Verdana" w:hAnsi="Verdana" w:cs="Verdana"/>
          <w:b/>
          <w:bCs/>
          <w:sz w:val="18"/>
          <w:szCs w:val="18"/>
          <w:rPrChange w:id="525" w:author="google1599737165" w:date="2023-04-24T13:47:39Z">
            <w:rPr>
              <w:rFonts w:hint="default" w:ascii="Times New Roman" w:hAnsi="Times New Roman" w:cs="Times New Roman"/>
              <w:b/>
              <w:bCs/>
              <w:sz w:val="24"/>
              <w:szCs w:val="24"/>
            </w:rPr>
          </w:rPrChange>
        </w:rPr>
      </w:pPr>
    </w:p>
    <w:p>
      <w:pPr>
        <w:pStyle w:val="155"/>
        <w:numPr>
          <w:ilvl w:val="0"/>
          <w:numId w:val="0"/>
        </w:numPr>
        <w:jc w:val="both"/>
        <w:rPr>
          <w:rFonts w:hint="default" w:ascii="Verdana" w:hAnsi="Verdana" w:eastAsia="Yu Mincho" w:cs="Verdana"/>
          <w:b/>
          <w:bCs/>
          <w:sz w:val="18"/>
          <w:szCs w:val="18"/>
          <w:rPrChange w:id="526" w:author="google1599737165" w:date="2023-04-24T13:47:39Z">
            <w:rPr>
              <w:rFonts w:hint="default" w:ascii="Times New Roman" w:hAnsi="Times New Roman" w:eastAsia="Yu Mincho" w:cs="Times New Roman"/>
              <w:b/>
              <w:bCs/>
              <w:sz w:val="24"/>
              <w:szCs w:val="24"/>
            </w:rPr>
          </w:rPrChange>
        </w:rPr>
      </w:pPr>
      <w:r>
        <w:rPr>
          <w:rFonts w:hint="default" w:ascii="Verdana" w:hAnsi="Verdana" w:cs="Verdana"/>
          <w:b/>
          <w:bCs/>
          <w:sz w:val="18"/>
          <w:szCs w:val="18"/>
          <w:rPrChange w:id="527" w:author="google1599737165" w:date="2023-04-24T13:47:39Z">
            <w:rPr>
              <w:rFonts w:hint="default" w:ascii="Times New Roman" w:hAnsi="Times New Roman" w:cs="Times New Roman"/>
              <w:b/>
              <w:bCs/>
              <w:sz w:val="24"/>
              <w:szCs w:val="24"/>
            </w:rPr>
          </w:rPrChange>
        </w:rPr>
        <w:t>Виды-индикаторы водных масс – колебания солености</w:t>
      </w:r>
    </w:p>
    <w:p>
      <w:pPr>
        <w:pStyle w:val="41"/>
        <w:jc w:val="both"/>
        <w:rPr>
          <w:ins w:id="528" w:author="google1599737165" w:date="2023-04-24T10:44:07Z"/>
          <w:rFonts w:hint="default" w:ascii="Verdana" w:hAnsi="Verdana" w:cs="Verdana"/>
          <w:sz w:val="18"/>
          <w:szCs w:val="18"/>
          <w:lang w:val="ru-RU"/>
          <w:rPrChange w:id="529" w:author="google1599737165" w:date="2023-04-24T13:47:39Z">
            <w:rPr>
              <w:ins w:id="530" w:author="google1599737165" w:date="2023-04-24T10:44:07Z"/>
              <w:rFonts w:hint="default" w:ascii="Times New Roman" w:hAnsi="Times New Roman" w:cs="Times New Roman"/>
              <w:sz w:val="24"/>
              <w:szCs w:val="24"/>
              <w:lang w:val="ru-RU"/>
            </w:rPr>
          </w:rPrChange>
        </w:rPr>
      </w:pPr>
      <w:r>
        <w:rPr>
          <w:rFonts w:hint="default" w:ascii="Verdana" w:hAnsi="Verdana" w:cs="Verdana"/>
          <w:sz w:val="18"/>
          <w:szCs w:val="18"/>
          <w:rPrChange w:id="531" w:author="google1599737165" w:date="2023-04-24T13:47:39Z">
            <w:rPr>
              <w:rFonts w:hint="default" w:ascii="Times New Roman" w:hAnsi="Times New Roman" w:cs="Times New Roman"/>
              <w:sz w:val="24"/>
              <w:szCs w:val="24"/>
            </w:rPr>
          </w:rPrChange>
        </w:rPr>
        <w:t>В Обской губе, как и в любом эстуарии, водные массы имеют двойное происхождение: морское и речное. Водная масса речного происхождения занимает всю толщу воды в южной части акватории, а морская - в северной. Однако в средней части губы водные массы могут сменяться, занимая в разное время разные горизонты глубин.</w:t>
      </w:r>
      <w:r>
        <w:rPr>
          <w:rFonts w:hint="default" w:ascii="Verdana" w:hAnsi="Verdana" w:cs="Verdana"/>
          <w:sz w:val="18"/>
          <w:szCs w:val="18"/>
          <w:lang w:val="ru-RU"/>
          <w:rPrChange w:id="532" w:author="google1599737165" w:date="2023-04-24T13:47:39Z">
            <w:rPr>
              <w:rFonts w:hint="default" w:ascii="Times New Roman" w:hAnsi="Times New Roman" w:cs="Times New Roman"/>
              <w:sz w:val="24"/>
              <w:szCs w:val="24"/>
              <w:lang w:val="ru-RU"/>
            </w:rPr>
          </w:rPrChange>
        </w:rPr>
        <w:t xml:space="preserve"> </w:t>
      </w:r>
    </w:p>
    <w:p>
      <w:pPr>
        <w:rPr>
          <w:ins w:id="533" w:author="google1599737165" w:date="2023-04-24T10:44:07Z"/>
          <w:rFonts w:hint="default" w:ascii="Verdana" w:hAnsi="Verdana" w:cs="Verdana"/>
          <w:sz w:val="18"/>
          <w:szCs w:val="18"/>
          <w:lang w:val="ru-RU"/>
          <w:rPrChange w:id="534" w:author="google1599737165" w:date="2023-04-24T13:47:39Z">
            <w:rPr>
              <w:ins w:id="535" w:author="google1599737165" w:date="2023-04-24T10:44:07Z"/>
              <w:rFonts w:hint="default" w:ascii="Times New Roman" w:hAnsi="Times New Roman" w:cs="Times New Roman"/>
              <w:sz w:val="24"/>
              <w:szCs w:val="24"/>
              <w:lang w:val="ru-RU"/>
            </w:rPr>
          </w:rPrChange>
        </w:rPr>
      </w:pPr>
    </w:p>
    <w:p>
      <w:pPr>
        <w:rPr>
          <w:rFonts w:hint="default" w:ascii="Verdana" w:hAnsi="Verdana" w:cs="Verdana"/>
          <w:sz w:val="18"/>
          <w:szCs w:val="18"/>
          <w:lang w:val="ru-RU"/>
          <w:rPrChange w:id="536" w:author="google1599737165" w:date="2023-04-24T13:47:39Z">
            <w:rPr>
              <w:rFonts w:hint="default" w:ascii="Times New Roman" w:hAnsi="Times New Roman" w:cs="Times New Roman"/>
              <w:sz w:val="24"/>
              <w:szCs w:val="24"/>
              <w:lang w:val="ru-RU"/>
            </w:rPr>
          </w:rPrChange>
        </w:rPr>
      </w:pPr>
      <w:ins w:id="537" w:author="google1599737165" w:date="2023-04-24T10:44:09Z">
        <w:r>
          <w:rPr>
            <w:rFonts w:ascii="Verdana" w:hAnsi="Verdana" w:cs="Verdana"/>
            <w:sz w:val="18"/>
            <w:szCs w:val="18"/>
            <w:lang w:val="ru-RU" w:eastAsia="ru-RU"/>
            <w:rPrChange w:id="540" w:author="google1599737165" w:date="2023-04-24T13:47:39Z">
              <w:rPr>
                <w:lang w:val="ru-RU" w:eastAsia="ru-RU"/>
              </w:rPr>
            </w:rPrChange>
          </w:rPr>
          <w:drawing>
            <wp:inline distT="0" distB="0" distL="114300" distR="114300">
              <wp:extent cx="4440555" cy="5434965"/>
              <wp:effectExtent l="0" t="0" r="9525" b="5715"/>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8"/>
                      <a:stretch>
                        <a:fillRect/>
                      </a:stretch>
                    </pic:blipFill>
                    <pic:spPr>
                      <a:xfrm>
                        <a:off x="0" y="0"/>
                        <a:ext cx="4440555" cy="5434965"/>
                      </a:xfrm>
                      <a:prstGeom prst="rect">
                        <a:avLst/>
                      </a:prstGeom>
                      <a:noFill/>
                      <a:ln w="9525">
                        <a:noFill/>
                      </a:ln>
                    </pic:spPr>
                  </pic:pic>
                </a:graphicData>
              </a:graphic>
            </wp:inline>
          </w:drawing>
        </w:r>
      </w:ins>
    </w:p>
    <w:p>
      <w:pPr>
        <w:pStyle w:val="41"/>
        <w:jc w:val="both"/>
        <w:rPr>
          <w:ins w:id="541" w:author="google1599737165" w:date="2023-04-24T10:44:36Z"/>
          <w:rFonts w:hint="default" w:ascii="Verdana" w:hAnsi="Verdana" w:cs="Verdana"/>
          <w:sz w:val="18"/>
          <w:szCs w:val="18"/>
          <w:lang w:val="ru-RU"/>
          <w:rPrChange w:id="542" w:author="google1599737165" w:date="2023-04-24T13:47:39Z">
            <w:rPr>
              <w:ins w:id="543" w:author="google1599737165" w:date="2023-04-24T10:44:36Z"/>
              <w:rFonts w:hint="default" w:ascii="Times New Roman" w:hAnsi="Times New Roman" w:cs="Times New Roman"/>
              <w:sz w:val="24"/>
              <w:szCs w:val="24"/>
              <w:lang w:val="ru-RU"/>
            </w:rPr>
          </w:rPrChange>
        </w:rPr>
      </w:pPr>
      <w:ins w:id="544" w:author="google1599737165" w:date="2023-04-24T10:44:46Z">
        <w:r>
          <w:rPr>
            <w:rFonts w:hint="default" w:ascii="Verdana" w:hAnsi="Verdana" w:cs="Verdana"/>
            <w:sz w:val="18"/>
            <w:szCs w:val="18"/>
            <w:lang w:val="ru-RU"/>
            <w:rPrChange w:id="545" w:author="google1599737165" w:date="2023-04-24T13:47:39Z">
              <w:rPr>
                <w:rFonts w:hint="default" w:ascii="Times New Roman" w:hAnsi="Times New Roman" w:cs="Times New Roman"/>
                <w:sz w:val="24"/>
                <w:szCs w:val="24"/>
                <w:lang w:val="ru-RU"/>
              </w:rPr>
            </w:rPrChange>
          </w:rPr>
          <w:t>Р</w:t>
        </w:r>
      </w:ins>
      <w:ins w:id="546" w:author="google1599737165" w:date="2023-04-24T10:44:47Z">
        <w:r>
          <w:rPr>
            <w:rFonts w:hint="default" w:ascii="Verdana" w:hAnsi="Verdana" w:cs="Verdana"/>
            <w:sz w:val="18"/>
            <w:szCs w:val="18"/>
            <w:lang w:val="ru-RU"/>
            <w:rPrChange w:id="547" w:author="google1599737165" w:date="2023-04-24T13:47:39Z">
              <w:rPr>
                <w:rFonts w:hint="default" w:ascii="Times New Roman" w:hAnsi="Times New Roman" w:cs="Times New Roman"/>
                <w:sz w:val="24"/>
                <w:szCs w:val="24"/>
                <w:lang w:val="ru-RU"/>
              </w:rPr>
            </w:rPrChange>
          </w:rPr>
          <w:t>и</w:t>
        </w:r>
      </w:ins>
      <w:ins w:id="548" w:author="google1599737165" w:date="2023-04-24T10:44:48Z">
        <w:r>
          <w:rPr>
            <w:rFonts w:hint="default" w:ascii="Verdana" w:hAnsi="Verdana" w:cs="Verdana"/>
            <w:sz w:val="18"/>
            <w:szCs w:val="18"/>
            <w:lang w:val="ru-RU"/>
            <w:rPrChange w:id="549" w:author="google1599737165" w:date="2023-04-24T13:47:39Z">
              <w:rPr>
                <w:rFonts w:hint="default" w:ascii="Times New Roman" w:hAnsi="Times New Roman" w:cs="Times New Roman"/>
                <w:sz w:val="24"/>
                <w:szCs w:val="24"/>
                <w:lang w:val="ru-RU"/>
              </w:rPr>
            </w:rPrChange>
          </w:rPr>
          <w:t>с</w:t>
        </w:r>
      </w:ins>
      <w:ins w:id="550" w:author="google1599737165" w:date="2023-04-24T10:44:50Z">
        <w:r>
          <w:rPr>
            <w:rFonts w:hint="default" w:ascii="Verdana" w:hAnsi="Verdana" w:cs="Verdana"/>
            <w:sz w:val="18"/>
            <w:szCs w:val="18"/>
            <w:lang w:val="ru-RU"/>
            <w:rPrChange w:id="551" w:author="google1599737165" w:date="2023-04-24T13:47:39Z">
              <w:rPr>
                <w:rFonts w:hint="default" w:ascii="Times New Roman" w:hAnsi="Times New Roman" w:cs="Times New Roman"/>
                <w:sz w:val="24"/>
                <w:szCs w:val="24"/>
                <w:lang w:val="ru-RU"/>
              </w:rPr>
            </w:rPrChange>
          </w:rPr>
          <w:t>унок</w:t>
        </w:r>
      </w:ins>
      <w:ins w:id="552" w:author="google1599737165" w:date="2023-04-24T10:44:51Z">
        <w:r>
          <w:rPr>
            <w:rFonts w:hint="default" w:ascii="Verdana" w:hAnsi="Verdana" w:cs="Verdana"/>
            <w:sz w:val="18"/>
            <w:szCs w:val="18"/>
            <w:lang w:val="ru-RU"/>
            <w:rPrChange w:id="553" w:author="google1599737165" w:date="2023-04-24T13:47:39Z">
              <w:rPr>
                <w:rFonts w:hint="default" w:ascii="Times New Roman" w:hAnsi="Times New Roman" w:cs="Times New Roman"/>
                <w:sz w:val="24"/>
                <w:szCs w:val="24"/>
                <w:lang w:val="ru-RU"/>
              </w:rPr>
            </w:rPrChange>
          </w:rPr>
          <w:t xml:space="preserve"> +</w:t>
        </w:r>
      </w:ins>
      <w:ins w:id="554" w:author="google1599737165" w:date="2023-04-24T10:44:54Z">
        <w:r>
          <w:rPr>
            <w:rFonts w:hint="default" w:ascii="Verdana" w:hAnsi="Verdana" w:cs="Verdana"/>
            <w:sz w:val="18"/>
            <w:szCs w:val="18"/>
            <w:lang w:val="ru-RU"/>
            <w:rPrChange w:id="555" w:author="google1599737165" w:date="2023-04-24T13:47:39Z">
              <w:rPr>
                <w:rFonts w:hint="default" w:ascii="Times New Roman" w:hAnsi="Times New Roman" w:cs="Times New Roman"/>
                <w:sz w:val="24"/>
                <w:szCs w:val="24"/>
                <w:lang w:val="ru-RU"/>
              </w:rPr>
            </w:rPrChange>
          </w:rPr>
          <w:t>.</w:t>
        </w:r>
      </w:ins>
      <w:ins w:id="556" w:author="google1599737165" w:date="2023-04-24T10:44:56Z">
        <w:r>
          <w:rPr>
            <w:rFonts w:hint="default" w:ascii="Verdana" w:hAnsi="Verdana" w:cs="Verdana"/>
            <w:sz w:val="18"/>
            <w:szCs w:val="18"/>
            <w:lang w:val="ru-RU"/>
            <w:rPrChange w:id="557" w:author="google1599737165" w:date="2023-04-24T13:47:39Z">
              <w:rPr>
                <w:rFonts w:hint="default" w:ascii="Times New Roman" w:hAnsi="Times New Roman" w:cs="Times New Roman"/>
                <w:sz w:val="24"/>
                <w:szCs w:val="24"/>
                <w:lang w:val="ru-RU"/>
              </w:rPr>
            </w:rPrChange>
          </w:rPr>
          <w:t xml:space="preserve">+ </w:t>
        </w:r>
      </w:ins>
      <w:ins w:id="558" w:author="google1599737165" w:date="2023-04-24T10:44:57Z">
        <w:r>
          <w:rPr>
            <w:rFonts w:hint="default" w:ascii="Verdana" w:hAnsi="Verdana" w:cs="Verdana"/>
            <w:sz w:val="18"/>
            <w:szCs w:val="18"/>
            <w:lang w:val="ru-RU"/>
            <w:rPrChange w:id="559" w:author="google1599737165" w:date="2023-04-24T13:47:39Z">
              <w:rPr>
                <w:rFonts w:hint="default" w:ascii="Times New Roman" w:hAnsi="Times New Roman" w:cs="Times New Roman"/>
                <w:sz w:val="24"/>
                <w:szCs w:val="24"/>
                <w:lang w:val="ru-RU"/>
              </w:rPr>
            </w:rPrChange>
          </w:rPr>
          <w:t>Расп</w:t>
        </w:r>
      </w:ins>
      <w:ins w:id="560" w:author="google1599737165" w:date="2023-04-24T10:44:58Z">
        <w:r>
          <w:rPr>
            <w:rFonts w:hint="default" w:ascii="Verdana" w:hAnsi="Verdana" w:cs="Verdana"/>
            <w:sz w:val="18"/>
            <w:szCs w:val="18"/>
            <w:lang w:val="ru-RU"/>
            <w:rPrChange w:id="561" w:author="google1599737165" w:date="2023-04-24T13:47:39Z">
              <w:rPr>
                <w:rFonts w:hint="default" w:ascii="Times New Roman" w:hAnsi="Times New Roman" w:cs="Times New Roman"/>
                <w:sz w:val="24"/>
                <w:szCs w:val="24"/>
                <w:lang w:val="ru-RU"/>
              </w:rPr>
            </w:rPrChange>
          </w:rPr>
          <w:t>редел</w:t>
        </w:r>
      </w:ins>
      <w:ins w:id="562" w:author="google1599737165" w:date="2023-04-24T10:45:01Z">
        <w:r>
          <w:rPr>
            <w:rFonts w:hint="default" w:ascii="Verdana" w:hAnsi="Verdana" w:cs="Verdana"/>
            <w:sz w:val="18"/>
            <w:szCs w:val="18"/>
            <w:lang w:val="ru-RU"/>
            <w:rPrChange w:id="563" w:author="google1599737165" w:date="2023-04-24T13:47:39Z">
              <w:rPr>
                <w:rFonts w:hint="default" w:ascii="Times New Roman" w:hAnsi="Times New Roman" w:cs="Times New Roman"/>
                <w:sz w:val="24"/>
                <w:szCs w:val="24"/>
                <w:lang w:val="ru-RU"/>
              </w:rPr>
            </w:rPrChange>
          </w:rPr>
          <w:t xml:space="preserve">ение </w:t>
        </w:r>
      </w:ins>
      <w:ins w:id="564" w:author="google1599737165" w:date="2023-04-24T10:45:05Z">
        <w:r>
          <w:rPr>
            <w:rFonts w:hint="default" w:ascii="Verdana" w:hAnsi="Verdana" w:cs="Verdana"/>
            <w:sz w:val="18"/>
            <w:szCs w:val="18"/>
            <w:lang w:val="ru-RU"/>
            <w:rPrChange w:id="565" w:author="google1599737165" w:date="2023-04-24T13:47:39Z">
              <w:rPr>
                <w:rFonts w:hint="default" w:ascii="Times New Roman" w:hAnsi="Times New Roman" w:cs="Times New Roman"/>
                <w:sz w:val="24"/>
                <w:szCs w:val="24"/>
                <w:lang w:val="ru-RU"/>
              </w:rPr>
            </w:rPrChange>
          </w:rPr>
          <w:t>п</w:t>
        </w:r>
      </w:ins>
      <w:ins w:id="566" w:author="google1599737165" w:date="2023-04-24T10:45:06Z">
        <w:r>
          <w:rPr>
            <w:rFonts w:hint="default" w:ascii="Verdana" w:hAnsi="Verdana" w:cs="Verdana"/>
            <w:sz w:val="18"/>
            <w:szCs w:val="18"/>
            <w:lang w:val="ru-RU"/>
            <w:rPrChange w:id="567" w:author="google1599737165" w:date="2023-04-24T13:47:39Z">
              <w:rPr>
                <w:rFonts w:hint="default" w:ascii="Times New Roman" w:hAnsi="Times New Roman" w:cs="Times New Roman"/>
                <w:sz w:val="24"/>
                <w:szCs w:val="24"/>
                <w:lang w:val="ru-RU"/>
              </w:rPr>
            </w:rPrChange>
          </w:rPr>
          <w:t>о</w:t>
        </w:r>
      </w:ins>
      <w:ins w:id="568" w:author="google1599737165" w:date="2023-04-24T10:45:09Z">
        <w:r>
          <w:rPr>
            <w:rFonts w:hint="default" w:ascii="Verdana" w:hAnsi="Verdana" w:cs="Verdana"/>
            <w:sz w:val="18"/>
            <w:szCs w:val="18"/>
            <w:lang w:val="ru-RU"/>
            <w:rPrChange w:id="569" w:author="google1599737165" w:date="2023-04-24T13:47:39Z">
              <w:rPr>
                <w:rFonts w:hint="default" w:ascii="Times New Roman" w:hAnsi="Times New Roman" w:cs="Times New Roman"/>
                <w:sz w:val="24"/>
                <w:szCs w:val="24"/>
                <w:lang w:val="ru-RU"/>
              </w:rPr>
            </w:rPrChange>
          </w:rPr>
          <w:t>верх</w:t>
        </w:r>
      </w:ins>
      <w:ins w:id="570" w:author="google1599737165" w:date="2023-04-24T10:45:10Z">
        <w:r>
          <w:rPr>
            <w:rFonts w:hint="default" w:ascii="Verdana" w:hAnsi="Verdana" w:cs="Verdana"/>
            <w:sz w:val="18"/>
            <w:szCs w:val="18"/>
            <w:lang w:val="ru-RU"/>
            <w:rPrChange w:id="571" w:author="google1599737165" w:date="2023-04-24T13:47:39Z">
              <w:rPr>
                <w:rFonts w:hint="default" w:ascii="Times New Roman" w:hAnsi="Times New Roman" w:cs="Times New Roman"/>
                <w:sz w:val="24"/>
                <w:szCs w:val="24"/>
                <w:lang w:val="ru-RU"/>
              </w:rPr>
            </w:rPrChange>
          </w:rPr>
          <w:t>ностн</w:t>
        </w:r>
      </w:ins>
      <w:ins w:id="572" w:author="google1599737165" w:date="2023-04-24T10:45:11Z">
        <w:r>
          <w:rPr>
            <w:rFonts w:hint="default" w:ascii="Verdana" w:hAnsi="Verdana" w:cs="Verdana"/>
            <w:sz w:val="18"/>
            <w:szCs w:val="18"/>
            <w:lang w:val="ru-RU"/>
            <w:rPrChange w:id="573" w:author="google1599737165" w:date="2023-04-24T13:47:39Z">
              <w:rPr>
                <w:rFonts w:hint="default" w:ascii="Times New Roman" w:hAnsi="Times New Roman" w:cs="Times New Roman"/>
                <w:sz w:val="24"/>
                <w:szCs w:val="24"/>
                <w:lang w:val="ru-RU"/>
              </w:rPr>
            </w:rPrChange>
          </w:rPr>
          <w:t>ой соле</w:t>
        </w:r>
      </w:ins>
      <w:ins w:id="574" w:author="google1599737165" w:date="2023-04-24T10:45:12Z">
        <w:r>
          <w:rPr>
            <w:rFonts w:hint="default" w:ascii="Verdana" w:hAnsi="Verdana" w:cs="Verdana"/>
            <w:sz w:val="18"/>
            <w:szCs w:val="18"/>
            <w:lang w:val="ru-RU"/>
            <w:rPrChange w:id="575" w:author="google1599737165" w:date="2023-04-24T13:47:39Z">
              <w:rPr>
                <w:rFonts w:hint="default" w:ascii="Times New Roman" w:hAnsi="Times New Roman" w:cs="Times New Roman"/>
                <w:sz w:val="24"/>
                <w:szCs w:val="24"/>
                <w:lang w:val="ru-RU"/>
              </w:rPr>
            </w:rPrChange>
          </w:rPr>
          <w:t xml:space="preserve">ности </w:t>
        </w:r>
      </w:ins>
      <w:ins w:id="576" w:author="google1599737165" w:date="2023-04-24T10:45:19Z">
        <w:r>
          <w:rPr>
            <w:rFonts w:hint="default" w:ascii="Verdana" w:hAnsi="Verdana" w:cs="Verdana"/>
            <w:sz w:val="18"/>
            <w:szCs w:val="18"/>
            <w:lang w:val="ru-RU"/>
            <w:rPrChange w:id="577" w:author="google1599737165" w:date="2023-04-24T13:47:39Z">
              <w:rPr>
                <w:rFonts w:hint="default" w:ascii="Times New Roman" w:hAnsi="Times New Roman" w:cs="Times New Roman"/>
                <w:sz w:val="24"/>
                <w:szCs w:val="24"/>
                <w:lang w:val="ru-RU"/>
              </w:rPr>
            </w:rPrChange>
          </w:rPr>
          <w:t>по ре</w:t>
        </w:r>
      </w:ins>
      <w:ins w:id="578" w:author="google1599737165" w:date="2023-04-24T10:45:20Z">
        <w:r>
          <w:rPr>
            <w:rFonts w:hint="default" w:ascii="Verdana" w:hAnsi="Verdana" w:cs="Verdana"/>
            <w:sz w:val="18"/>
            <w:szCs w:val="18"/>
            <w:lang w:val="ru-RU"/>
            <w:rPrChange w:id="579" w:author="google1599737165" w:date="2023-04-24T13:47:39Z">
              <w:rPr>
                <w:rFonts w:hint="default" w:ascii="Times New Roman" w:hAnsi="Times New Roman" w:cs="Times New Roman"/>
                <w:sz w:val="24"/>
                <w:szCs w:val="24"/>
                <w:lang w:val="ru-RU"/>
              </w:rPr>
            </w:rPrChange>
          </w:rPr>
          <w:t>зульт</w:t>
        </w:r>
      </w:ins>
      <w:ins w:id="580" w:author="google1599737165" w:date="2023-04-24T10:45:21Z">
        <w:r>
          <w:rPr>
            <w:rFonts w:hint="default" w:ascii="Verdana" w:hAnsi="Verdana" w:cs="Verdana"/>
            <w:sz w:val="18"/>
            <w:szCs w:val="18"/>
            <w:lang w:val="ru-RU"/>
            <w:rPrChange w:id="581" w:author="google1599737165" w:date="2023-04-24T13:47:39Z">
              <w:rPr>
                <w:rFonts w:hint="default" w:ascii="Times New Roman" w:hAnsi="Times New Roman" w:cs="Times New Roman"/>
                <w:sz w:val="24"/>
                <w:szCs w:val="24"/>
                <w:lang w:val="ru-RU"/>
              </w:rPr>
            </w:rPrChange>
          </w:rPr>
          <w:t>ат</w:t>
        </w:r>
      </w:ins>
      <w:ins w:id="582" w:author="google1599737165" w:date="2023-04-24T10:45:24Z">
        <w:r>
          <w:rPr>
            <w:rFonts w:hint="default" w:ascii="Verdana" w:hAnsi="Verdana" w:cs="Verdana"/>
            <w:sz w:val="18"/>
            <w:szCs w:val="18"/>
            <w:lang w:val="ru-RU"/>
            <w:rPrChange w:id="583" w:author="google1599737165" w:date="2023-04-24T13:47:39Z">
              <w:rPr>
                <w:rFonts w:hint="default" w:ascii="Times New Roman" w:hAnsi="Times New Roman" w:cs="Times New Roman"/>
                <w:sz w:val="24"/>
                <w:szCs w:val="24"/>
                <w:lang w:val="ru-RU"/>
              </w:rPr>
            </w:rPrChange>
          </w:rPr>
          <w:t xml:space="preserve">ам </w:t>
        </w:r>
      </w:ins>
      <w:ins w:id="584" w:author="google1599737165" w:date="2023-04-24T10:45:25Z">
        <w:r>
          <w:rPr>
            <w:rFonts w:hint="default" w:ascii="Verdana" w:hAnsi="Verdana" w:cs="Verdana"/>
            <w:sz w:val="18"/>
            <w:szCs w:val="18"/>
            <w:lang w:val="ru-RU"/>
            <w:rPrChange w:id="585" w:author="google1599737165" w:date="2023-04-24T13:47:39Z">
              <w:rPr>
                <w:rFonts w:hint="default" w:ascii="Times New Roman" w:hAnsi="Times New Roman" w:cs="Times New Roman"/>
                <w:sz w:val="24"/>
                <w:szCs w:val="24"/>
                <w:lang w:val="ru-RU"/>
              </w:rPr>
            </w:rPrChange>
          </w:rPr>
          <w:t>набл</w:t>
        </w:r>
      </w:ins>
      <w:ins w:id="586" w:author="google1599737165" w:date="2023-04-24T10:45:26Z">
        <w:r>
          <w:rPr>
            <w:rFonts w:hint="default" w:ascii="Verdana" w:hAnsi="Verdana" w:cs="Verdana"/>
            <w:sz w:val="18"/>
            <w:szCs w:val="18"/>
            <w:lang w:val="ru-RU"/>
            <w:rPrChange w:id="587" w:author="google1599737165" w:date="2023-04-24T13:47:39Z">
              <w:rPr>
                <w:rFonts w:hint="default" w:ascii="Times New Roman" w:hAnsi="Times New Roman" w:cs="Times New Roman"/>
                <w:sz w:val="24"/>
                <w:szCs w:val="24"/>
                <w:lang w:val="ru-RU"/>
              </w:rPr>
            </w:rPrChange>
          </w:rPr>
          <w:t>юдени</w:t>
        </w:r>
      </w:ins>
      <w:ins w:id="588" w:author="google1599737165" w:date="2023-04-24T10:46:05Z">
        <w:r>
          <w:rPr>
            <w:rFonts w:hint="default" w:ascii="Verdana" w:hAnsi="Verdana" w:cs="Verdana"/>
            <w:sz w:val="18"/>
            <w:szCs w:val="18"/>
            <w:lang w:val="ru-RU"/>
            <w:rPrChange w:id="589" w:author="google1599737165" w:date="2023-04-24T13:47:39Z">
              <w:rPr>
                <w:rFonts w:hint="default" w:ascii="Times New Roman" w:hAnsi="Times New Roman" w:cs="Times New Roman"/>
                <w:sz w:val="24"/>
                <w:szCs w:val="24"/>
                <w:lang w:val="ru-RU"/>
              </w:rPr>
            </w:rPrChange>
          </w:rPr>
          <w:t>й</w:t>
        </w:r>
      </w:ins>
      <w:ins w:id="590" w:author="google1599737165" w:date="2023-04-24T10:46:08Z">
        <w:r>
          <w:rPr>
            <w:rFonts w:hint="default" w:ascii="Verdana" w:hAnsi="Verdana" w:cs="Verdana"/>
            <w:sz w:val="18"/>
            <w:szCs w:val="18"/>
            <w:lang w:val="ru-RU"/>
            <w:rPrChange w:id="591" w:author="google1599737165" w:date="2023-04-24T13:47:39Z">
              <w:rPr>
                <w:rFonts w:hint="default" w:ascii="Times New Roman" w:hAnsi="Times New Roman" w:cs="Times New Roman"/>
                <w:sz w:val="24"/>
                <w:szCs w:val="24"/>
                <w:lang w:val="ru-RU"/>
              </w:rPr>
            </w:rPrChange>
          </w:rPr>
          <w:t xml:space="preserve"> </w:t>
        </w:r>
      </w:ins>
      <w:ins w:id="592" w:author="google1599737165" w:date="2023-04-24T10:46:09Z">
        <w:r>
          <w:rPr>
            <w:rFonts w:hint="default" w:ascii="Verdana" w:hAnsi="Verdana" w:cs="Verdana"/>
            <w:sz w:val="18"/>
            <w:szCs w:val="18"/>
            <w:lang w:val="ru-RU"/>
            <w:rPrChange w:id="593" w:author="google1599737165" w:date="2023-04-24T13:47:39Z">
              <w:rPr>
                <w:rFonts w:hint="default" w:ascii="Times New Roman" w:hAnsi="Times New Roman" w:cs="Times New Roman"/>
                <w:sz w:val="24"/>
                <w:szCs w:val="24"/>
                <w:lang w:val="ru-RU"/>
              </w:rPr>
            </w:rPrChange>
          </w:rPr>
          <w:t>в разн</w:t>
        </w:r>
      </w:ins>
      <w:ins w:id="594" w:author="google1599737165" w:date="2023-04-24T10:46:10Z">
        <w:r>
          <w:rPr>
            <w:rFonts w:hint="default" w:ascii="Verdana" w:hAnsi="Verdana" w:cs="Verdana"/>
            <w:sz w:val="18"/>
            <w:szCs w:val="18"/>
            <w:lang w:val="ru-RU"/>
            <w:rPrChange w:id="595" w:author="google1599737165" w:date="2023-04-24T13:47:39Z">
              <w:rPr>
                <w:rFonts w:hint="default" w:ascii="Times New Roman" w:hAnsi="Times New Roman" w:cs="Times New Roman"/>
                <w:sz w:val="24"/>
                <w:szCs w:val="24"/>
                <w:lang w:val="ru-RU"/>
              </w:rPr>
            </w:rPrChange>
          </w:rPr>
          <w:t>ые се</w:t>
        </w:r>
      </w:ins>
      <w:ins w:id="596" w:author="google1599737165" w:date="2023-04-24T10:46:11Z">
        <w:r>
          <w:rPr>
            <w:rFonts w:hint="default" w:ascii="Verdana" w:hAnsi="Verdana" w:cs="Verdana"/>
            <w:sz w:val="18"/>
            <w:szCs w:val="18"/>
            <w:lang w:val="ru-RU"/>
            <w:rPrChange w:id="597" w:author="google1599737165" w:date="2023-04-24T13:47:39Z">
              <w:rPr>
                <w:rFonts w:hint="default" w:ascii="Times New Roman" w:hAnsi="Times New Roman" w:cs="Times New Roman"/>
                <w:sz w:val="24"/>
                <w:szCs w:val="24"/>
                <w:lang w:val="ru-RU"/>
              </w:rPr>
            </w:rPrChange>
          </w:rPr>
          <w:t>зоны</w:t>
        </w:r>
      </w:ins>
      <w:ins w:id="598" w:author="google1599737165" w:date="2023-04-24T10:46:13Z">
        <w:r>
          <w:rPr>
            <w:rFonts w:hint="default" w:ascii="Verdana" w:hAnsi="Verdana" w:cs="Verdana"/>
            <w:sz w:val="18"/>
            <w:szCs w:val="18"/>
            <w:lang w:val="ru-RU"/>
            <w:rPrChange w:id="599" w:author="google1599737165" w:date="2023-04-24T13:47:39Z">
              <w:rPr>
                <w:rFonts w:hint="default" w:ascii="Times New Roman" w:hAnsi="Times New Roman" w:cs="Times New Roman"/>
                <w:sz w:val="24"/>
                <w:szCs w:val="24"/>
                <w:lang w:val="ru-RU"/>
              </w:rPr>
            </w:rPrChange>
          </w:rPr>
          <w:t>.</w:t>
        </w:r>
      </w:ins>
    </w:p>
    <w:p>
      <w:pPr>
        <w:pStyle w:val="41"/>
        <w:jc w:val="both"/>
        <w:rPr>
          <w:ins w:id="600" w:author="google1599737165" w:date="2023-04-24T10:44:36Z"/>
          <w:rFonts w:hint="default" w:ascii="Verdana" w:hAnsi="Verdana" w:cs="Verdana"/>
          <w:sz w:val="18"/>
          <w:szCs w:val="18"/>
          <w:lang w:val="ru-RU"/>
          <w:rPrChange w:id="601" w:author="google1599737165" w:date="2023-04-24T13:47:39Z">
            <w:rPr>
              <w:ins w:id="602" w:author="google1599737165" w:date="2023-04-24T10:44:36Z"/>
              <w:rFonts w:hint="default" w:ascii="Times New Roman" w:hAnsi="Times New Roman" w:cs="Times New Roman"/>
              <w:sz w:val="24"/>
              <w:szCs w:val="24"/>
              <w:lang w:val="ru-RU"/>
            </w:rPr>
          </w:rPrChange>
        </w:rPr>
      </w:pPr>
    </w:p>
    <w:p>
      <w:pPr>
        <w:pStyle w:val="41"/>
        <w:jc w:val="both"/>
        <w:rPr>
          <w:rFonts w:hint="default" w:ascii="Verdana" w:hAnsi="Verdana" w:cs="Verdana"/>
          <w:sz w:val="18"/>
          <w:szCs w:val="18"/>
          <w:lang w:val="ru-RU"/>
          <w:rPrChange w:id="603"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604" w:author="google1599737165" w:date="2023-04-24T13:47:39Z">
            <w:rPr>
              <w:rFonts w:hint="default" w:ascii="Times New Roman" w:hAnsi="Times New Roman" w:cs="Times New Roman"/>
              <w:sz w:val="24"/>
              <w:szCs w:val="24"/>
              <w:lang w:val="ru-RU"/>
            </w:rPr>
          </w:rPrChange>
        </w:rPr>
        <w:t xml:space="preserve">При фиксированном положении стационаров мониторинга (см. «Пространственный дизайн мониторинга гидробиокомплексов») изменение взаиморасположения водных масс может быть причиной ошибочных трактовок: естественные изменения солености и связанные с ними изменения гидробиокомплексов могут восприниматься, как следствие антропогенного воздействия. При реализации мониторинга следует в первую очередь обращать внимание на обилие индикаторов водных масс. Поскольку фитопланктон, чутко реагирующий на характеристики водных масс, крайне трудоемок для таксономического анализа, предполагается ориентироваться в первую очередь на зоопланктон и зообентос.  </w:t>
      </w:r>
    </w:p>
    <w:p>
      <w:pPr>
        <w:pStyle w:val="41"/>
        <w:jc w:val="both"/>
        <w:rPr>
          <w:rFonts w:hint="default" w:ascii="Verdana" w:hAnsi="Verdana" w:cs="Verdana"/>
          <w:sz w:val="18"/>
          <w:szCs w:val="18"/>
          <w:rPrChange w:id="605" w:author="google1599737165" w:date="2023-04-24T13:47:39Z">
            <w:rPr>
              <w:rFonts w:hint="default" w:ascii="Times New Roman" w:hAnsi="Times New Roman" w:cs="Times New Roman"/>
              <w:sz w:val="24"/>
              <w:szCs w:val="24"/>
            </w:rPr>
          </w:rPrChange>
        </w:rPr>
      </w:pPr>
    </w:p>
    <w:p>
      <w:pPr>
        <w:spacing w:line="240" w:lineRule="atLeast"/>
        <w:jc w:val="both"/>
        <w:rPr>
          <w:rFonts w:hint="default" w:ascii="Verdana" w:hAnsi="Verdana" w:cs="Verdana"/>
          <w:bCs/>
          <w:sz w:val="18"/>
          <w:szCs w:val="18"/>
          <w:u w:val="single"/>
          <w:rPrChange w:id="606" w:author="google1599737165" w:date="2023-04-24T13:47:39Z">
            <w:rPr>
              <w:rFonts w:hint="default" w:ascii="Times New Roman" w:hAnsi="Times New Roman" w:cs="Times New Roman"/>
              <w:bCs/>
              <w:sz w:val="24"/>
              <w:szCs w:val="24"/>
              <w:u w:val="single"/>
            </w:rPr>
          </w:rPrChange>
        </w:rPr>
      </w:pPr>
      <w:r>
        <w:rPr>
          <w:rFonts w:hint="default" w:ascii="Verdana" w:hAnsi="Verdana" w:cs="Verdana"/>
          <w:bCs/>
          <w:sz w:val="18"/>
          <w:szCs w:val="18"/>
          <w:u w:val="single"/>
          <w:rPrChange w:id="607" w:author="google1599737165" w:date="2023-04-24T13:47:39Z">
            <w:rPr>
              <w:rFonts w:hint="default" w:ascii="Times New Roman" w:hAnsi="Times New Roman" w:cs="Times New Roman"/>
              <w:bCs/>
              <w:sz w:val="24"/>
              <w:szCs w:val="24"/>
              <w:u w:val="single"/>
            </w:rPr>
          </w:rPrChange>
        </w:rPr>
        <w:t>Зоопланктон</w:t>
      </w:r>
    </w:p>
    <w:p>
      <w:pPr>
        <w:spacing w:line="240" w:lineRule="atLeast"/>
        <w:jc w:val="both"/>
        <w:rPr>
          <w:rFonts w:hint="default" w:ascii="Verdana" w:hAnsi="Verdana" w:cs="Verdana"/>
          <w:bCs/>
          <w:sz w:val="18"/>
          <w:szCs w:val="18"/>
          <w:u w:val="none"/>
          <w:lang w:val="ru-RU"/>
        </w:rPr>
      </w:pPr>
      <w:r>
        <w:rPr>
          <w:sz w:val="18"/>
        </w:rPr>
        <mc:AlternateContent>
          <mc:Choice Requires="wps">
            <w:drawing>
              <wp:anchor distT="0" distB="0" distL="114300" distR="114300" simplePos="0" relativeHeight="251666432" behindDoc="0" locked="0" layoutInCell="1" allowOverlap="1">
                <wp:simplePos x="0" y="0"/>
                <wp:positionH relativeFrom="column">
                  <wp:posOffset>2491740</wp:posOffset>
                </wp:positionH>
                <wp:positionV relativeFrom="paragraph">
                  <wp:posOffset>623570</wp:posOffset>
                </wp:positionV>
                <wp:extent cx="1459230" cy="339090"/>
                <wp:effectExtent l="0" t="0" r="3810" b="11430"/>
                <wp:wrapNone/>
                <wp:docPr id="20" name="Текстовое поле 20"/>
                <wp:cNvGraphicFramePr/>
                <a:graphic xmlns:a="http://schemas.openxmlformats.org/drawingml/2006/main">
                  <a:graphicData uri="http://schemas.microsoft.com/office/word/2010/wordprocessingShape">
                    <wps:wsp>
                      <wps:cNvSpPr txBox="1"/>
                      <wps:spPr>
                        <a:xfrm>
                          <a:off x="0" y="0"/>
                          <a:ext cx="1459230" cy="3390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6"/>
                                <w:szCs w:val="16"/>
                                <w:lang w:val="ru-RU"/>
                              </w:rPr>
                            </w:pPr>
                            <w:r>
                              <w:rPr>
                                <w:rFonts w:hint="default"/>
                                <w:sz w:val="16"/>
                                <w:szCs w:val="16"/>
                                <w:lang w:val="ru-RU"/>
                              </w:rPr>
                              <w:t>Индикаторы опресненной водной массы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6.2pt;margin-top:49.1pt;height:26.7pt;width:114.9pt;z-index:251666432;mso-width-relative:page;mso-height-relative:page;" fillcolor="#FFFFFF [3201]" filled="t" stroked="f" coordsize="21600,21600" o:gfxdata="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HbDFVPVAAAACgEAAA8AAAAAAAAAAQAgAAAAIgAAAGRycy9kb3ducmV2LnhtbFBLAQIUABQAAAAI&#10;AIdO4kAc7ITAYgIAAKMEAAAOAAAAAAAAAAEAIAAAACQBAABkcnMvZTJvRG9jLnhtbFBLBQYAAAAA&#10;BgAGAFkBAAD4BQAAAAA=&#10;">
                <v:fill on="t" focussize="0,0"/>
                <v:stroke on="f" weight="0.5pt"/>
                <v:imagedata o:title=""/>
                <o:lock v:ext="edit" aspectratio="f"/>
                <v:textbox>
                  <w:txbxContent>
                    <w:p>
                      <w:pPr>
                        <w:rPr>
                          <w:rFonts w:hint="default"/>
                          <w:sz w:val="16"/>
                          <w:szCs w:val="16"/>
                          <w:lang w:val="ru-RU"/>
                        </w:rPr>
                      </w:pPr>
                      <w:r>
                        <w:rPr>
                          <w:rFonts w:hint="default"/>
                          <w:sz w:val="16"/>
                          <w:szCs w:val="16"/>
                          <w:lang w:val="ru-RU"/>
                        </w:rPr>
                        <w:t>Индикаторы опресненной водной массы</w:t>
                      </w:r>
                    </w:p>
                  </w:txbxContent>
                </v:textbox>
              </v:shape>
            </w:pict>
          </mc:Fallback>
        </mc:AlternateContent>
      </w:r>
      <w:r>
        <w:rPr>
          <w:sz w:val="18"/>
        </w:rPr>
        <mc:AlternateContent>
          <mc:Choice Requires="wps">
            <w:drawing>
              <wp:anchor distT="0" distB="0" distL="114300" distR="114300" simplePos="0" relativeHeight="251665408" behindDoc="0" locked="0" layoutInCell="1" allowOverlap="1">
                <wp:simplePos x="0" y="0"/>
                <wp:positionH relativeFrom="column">
                  <wp:posOffset>513715</wp:posOffset>
                </wp:positionH>
                <wp:positionV relativeFrom="paragraph">
                  <wp:posOffset>624840</wp:posOffset>
                </wp:positionV>
                <wp:extent cx="1459230" cy="339090"/>
                <wp:effectExtent l="0" t="0" r="3810" b="11430"/>
                <wp:wrapNone/>
                <wp:docPr id="19" name="Текстовое поле 19"/>
                <wp:cNvGraphicFramePr/>
                <a:graphic xmlns:a="http://schemas.openxmlformats.org/drawingml/2006/main">
                  <a:graphicData uri="http://schemas.microsoft.com/office/word/2010/wordprocessingShape">
                    <wps:wsp>
                      <wps:cNvSpPr txBox="1"/>
                      <wps:spPr>
                        <a:xfrm>
                          <a:off x="1656715" y="3195320"/>
                          <a:ext cx="1459230" cy="3390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6"/>
                                <w:szCs w:val="16"/>
                                <w:lang w:val="ru-RU"/>
                              </w:rPr>
                            </w:pPr>
                            <w:r>
                              <w:rPr>
                                <w:rFonts w:hint="default"/>
                                <w:sz w:val="16"/>
                                <w:szCs w:val="16"/>
                                <w:lang w:val="ru-RU"/>
                              </w:rPr>
                              <w:t>Индикаторы осолоненной водной массы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45pt;margin-top:49.2pt;height:26.7pt;width:114.9pt;z-index:251665408;mso-width-relative:page;mso-height-relative:page;" fillcolor="#FFFFFF [3201]" filled="t" stroked="f" coordsize="21600,21600" o:gfxdata="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kvjTR1AAAAAkBAAAPAAAAAAAAAAEAIAAAACIAAABkcnMvZG93bnJldi54bWxQ&#10;SwECFAAUAAAACACHTuJAZAgYzm0CAACvBAAADgAAAAAAAAABACAAAAAjAQAAZHJzL2Uyb0RvYy54&#10;bWxQSwUGAAAAAAYABgBZAQAAAgYAAAAA&#10;">
                <v:fill on="t" focussize="0,0"/>
                <v:stroke on="f" weight="0.5pt"/>
                <v:imagedata o:title=""/>
                <o:lock v:ext="edit" aspectratio="f"/>
                <v:textbox>
                  <w:txbxContent>
                    <w:p>
                      <w:pPr>
                        <w:rPr>
                          <w:rFonts w:hint="default"/>
                          <w:sz w:val="16"/>
                          <w:szCs w:val="16"/>
                          <w:lang w:val="ru-RU"/>
                        </w:rPr>
                      </w:pPr>
                      <w:r>
                        <w:rPr>
                          <w:rFonts w:hint="default"/>
                          <w:sz w:val="16"/>
                          <w:szCs w:val="16"/>
                          <w:lang w:val="ru-RU"/>
                        </w:rPr>
                        <w:t>Индикаторы осолоненной водной массы</w:t>
                      </w:r>
                    </w:p>
                  </w:txbxContent>
                </v:textbox>
              </v:shape>
            </w:pict>
          </mc:Fallback>
        </mc:AlternateContent>
      </w:r>
      <w:r>
        <w:rPr>
          <w:rFonts w:hint="default" w:ascii="Verdana" w:hAnsi="Verdana" w:cs="Verdana"/>
          <w:bCs/>
          <w:sz w:val="18"/>
          <w:szCs w:val="18"/>
          <w:u w:val="none"/>
          <w:lang w:val="ru-RU"/>
          <w:rPrChange w:id="608" w:author="google1599737165" w:date="2023-04-24T13:47:39Z">
            <w:rPr>
              <w:rFonts w:hint="default" w:ascii="Times New Roman" w:hAnsi="Times New Roman" w:cs="Times New Roman"/>
              <w:bCs/>
              <w:sz w:val="24"/>
              <w:szCs w:val="24"/>
              <w:u w:val="none"/>
              <w:lang w:val="ru-RU"/>
            </w:rPr>
          </w:rPrChange>
        </w:rPr>
        <w:t xml:space="preserve">В пробах, отбираемых на мониторинговых станциях, следует измерять соотношение обилий индикаторов морской и пресноводной водной массы. Изменение этого соотношения следует трактовать, как следствие прихода в точку наблюдения той или иной водной массы. </w:t>
      </w:r>
    </w:p>
    <w:p>
      <w:pPr>
        <w:spacing w:line="240" w:lineRule="atLeast"/>
        <w:jc w:val="both"/>
        <w:rPr>
          <w:ins w:id="609" w:author="google1599737165" w:date="2023-04-24T10:58:55Z"/>
          <w:rFonts w:hint="default" w:ascii="Verdana" w:hAnsi="Verdana" w:cs="Verdana"/>
          <w:bCs/>
          <w:sz w:val="18"/>
          <w:szCs w:val="18"/>
          <w:u w:val="none"/>
          <w:lang w:val="ru-RU"/>
          <w:rPrChange w:id="610" w:author="google1599737165" w:date="2023-04-24T13:47:39Z">
            <w:rPr>
              <w:ins w:id="611" w:author="google1599737165" w:date="2023-04-24T10:58:55Z"/>
              <w:rFonts w:hint="default" w:ascii="Times New Roman" w:hAnsi="Times New Roman" w:cs="Times New Roman"/>
              <w:bCs/>
              <w:sz w:val="24"/>
              <w:szCs w:val="24"/>
              <w:u w:val="none"/>
              <w:lang w:val="ru-RU"/>
            </w:rPr>
          </w:rPrChange>
        </w:rPr>
      </w:pPr>
    </w:p>
    <w:p>
      <w:pPr>
        <w:spacing w:line="240" w:lineRule="atLeast"/>
        <w:jc w:val="both"/>
        <w:rPr>
          <w:ins w:id="612" w:author="google1599737165" w:date="2023-04-24T10:59:00Z"/>
          <w:rFonts w:ascii="Verdana" w:hAnsi="Verdana" w:cs="Verdana"/>
          <w:sz w:val="18"/>
          <w:szCs w:val="18"/>
          <w:rPrChange w:id="613" w:author="google1599737165" w:date="2023-04-24T13:47:39Z">
            <w:rPr>
              <w:ins w:id="614" w:author="google1599737165" w:date="2023-04-24T10:59:00Z"/>
            </w:rPr>
          </w:rPrChange>
        </w:rPr>
      </w:pPr>
      <w:ins w:id="615" w:author="google1599737165" w:date="2023-04-24T10:58:57Z">
        <w:r>
          <w:rPr>
            <w:rFonts w:ascii="Verdana" w:hAnsi="Verdana" w:cs="Verdana"/>
            <w:sz w:val="18"/>
            <w:szCs w:val="18"/>
            <w:rPrChange w:id="618" w:author="google1599737165" w:date="2023-04-24T13:47:39Z">
              <w:rPr/>
            </w:rPrChange>
          </w:rPr>
          <w:drawing>
            <wp:inline distT="0" distB="0" distL="114300" distR="114300">
              <wp:extent cx="4000500" cy="2809875"/>
              <wp:effectExtent l="0" t="0" r="7620" b="9525"/>
              <wp:docPr id="456" name="Picture" descr="Рисунок 2. Обилие видов-индикаторов из числа зоопланктона в разных водных масс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descr="Рисунок 2. Обилие видов-индикаторов из числа зоопланктона в разных водных массах"/>
                      <pic:cNvPicPr>
                        <a:picLocks noChangeAspect="1" noChangeArrowheads="1"/>
                      </pic:cNvPicPr>
                    </pic:nvPicPr>
                    <pic:blipFill>
                      <a:blip r:embed="rId9"/>
                      <a:srcRect t="11607" b="595"/>
                      <a:stretch>
                        <a:fillRect/>
                      </a:stretch>
                    </pic:blipFill>
                    <pic:spPr>
                      <a:xfrm>
                        <a:off x="0" y="0"/>
                        <a:ext cx="4000934" cy="2809875"/>
                      </a:xfrm>
                      <a:prstGeom prst="rect">
                        <a:avLst/>
                      </a:prstGeom>
                      <a:noFill/>
                      <a:ln w="9525">
                        <a:noFill/>
                      </a:ln>
                    </pic:spPr>
                  </pic:pic>
                </a:graphicData>
              </a:graphic>
            </wp:inline>
          </w:drawing>
        </w:r>
      </w:ins>
    </w:p>
    <w:p>
      <w:pPr>
        <w:pStyle w:val="41"/>
        <w:rPr>
          <w:ins w:id="619" w:author="google1599737165" w:date="2023-04-24T10:59:24Z"/>
          <w:rFonts w:ascii="Verdana" w:hAnsi="Verdana" w:cs="Verdana" w:eastAsiaTheme="minorHAnsi"/>
          <w:sz w:val="18"/>
          <w:szCs w:val="18"/>
          <w:rPrChange w:id="620" w:author="google1599737165" w:date="2023-04-24T13:47:39Z">
            <w:rPr>
              <w:ins w:id="621" w:author="google1599737165" w:date="2023-04-24T10:59:24Z"/>
              <w:rFonts w:cs="Verdana" w:eastAsiaTheme="minorHAnsi"/>
              <w:szCs w:val="22"/>
            </w:rPr>
          </w:rPrChange>
        </w:rPr>
      </w:pPr>
      <w:ins w:id="622" w:author="google1599737165" w:date="2023-04-24T10:59:24Z">
        <w:bookmarkStart w:id="0" w:name="_Toc111225099"/>
        <w:r>
          <w:rPr>
            <w:rFonts w:ascii="Verdana" w:hAnsi="Verdana" w:cs="Verdana"/>
            <w:sz w:val="18"/>
            <w:szCs w:val="18"/>
            <w:rPrChange w:id="623" w:author="google1599737165" w:date="2023-04-24T13:47:39Z">
              <w:rPr/>
            </w:rPrChange>
          </w:rPr>
          <w:t xml:space="preserve">Рисунок </w:t>
        </w:r>
      </w:ins>
      <w:ins w:id="624" w:author="google1599737165" w:date="2023-04-24T10:59:28Z">
        <w:r>
          <w:rPr>
            <w:rFonts w:hint="default" w:ascii="Verdana" w:hAnsi="Verdana" w:cs="Verdana"/>
            <w:sz w:val="18"/>
            <w:szCs w:val="18"/>
            <w:lang w:val="ru-RU"/>
            <w:rPrChange w:id="625" w:author="google1599737165" w:date="2023-04-24T13:47:39Z">
              <w:rPr>
                <w:rFonts w:hint="default"/>
                <w:lang w:val="ru-RU"/>
              </w:rPr>
            </w:rPrChange>
          </w:rPr>
          <w:t>++</w:t>
        </w:r>
      </w:ins>
      <w:ins w:id="626" w:author="google1599737165" w:date="2023-04-24T10:59:29Z">
        <w:r>
          <w:rPr>
            <w:rFonts w:hint="default" w:ascii="Verdana" w:hAnsi="Verdana" w:cs="Verdana"/>
            <w:sz w:val="18"/>
            <w:szCs w:val="18"/>
            <w:lang w:val="ru-RU"/>
            <w:rPrChange w:id="627" w:author="google1599737165" w:date="2023-04-24T13:47:39Z">
              <w:rPr>
                <w:rFonts w:hint="default"/>
                <w:lang w:val="ru-RU"/>
              </w:rPr>
            </w:rPrChange>
          </w:rPr>
          <w:t>+</w:t>
        </w:r>
      </w:ins>
      <w:ins w:id="628" w:author="google1599737165" w:date="2023-04-24T10:59:24Z">
        <w:r>
          <w:rPr>
            <w:rFonts w:ascii="Verdana" w:hAnsi="Verdana" w:cs="Verdana"/>
            <w:sz w:val="18"/>
            <w:szCs w:val="18"/>
            <w:rPrChange w:id="629" w:author="google1599737165" w:date="2023-04-24T13:47:39Z">
              <w:rPr/>
            </w:rPrChange>
          </w:rPr>
          <w:t>: Численность зоопланктонных видов-индикаторов в различных водных массах</w:t>
        </w:r>
        <w:bookmarkEnd w:id="0"/>
      </w:ins>
    </w:p>
    <w:p>
      <w:pPr>
        <w:spacing w:line="240" w:lineRule="atLeast"/>
        <w:jc w:val="both"/>
        <w:rPr>
          <w:rFonts w:hint="default" w:ascii="Verdana" w:hAnsi="Verdana" w:cs="Verdana"/>
          <w:sz w:val="18"/>
          <w:szCs w:val="18"/>
          <w:lang w:val="ru-RU"/>
          <w:rPrChange w:id="630" w:author="google1599737165" w:date="2023-04-24T13:47:39Z">
            <w:rPr>
              <w:rFonts w:hint="default"/>
              <w:lang w:val="ru-RU"/>
            </w:rPr>
          </w:rPrChange>
        </w:rPr>
      </w:pPr>
    </w:p>
    <w:p>
      <w:pPr>
        <w:pStyle w:val="41"/>
        <w:jc w:val="both"/>
        <w:rPr>
          <w:rFonts w:hint="default" w:ascii="Verdana" w:hAnsi="Verdana" w:eastAsia="Yu Mincho" w:cs="Verdana"/>
          <w:sz w:val="18"/>
          <w:szCs w:val="18"/>
          <w:rPrChange w:id="631" w:author="google1599737165" w:date="2023-04-24T13:47:39Z">
            <w:rPr>
              <w:rFonts w:hint="default" w:ascii="Times New Roman" w:hAnsi="Times New Roman" w:eastAsia="Yu Mincho" w:cs="Times New Roman"/>
              <w:sz w:val="24"/>
              <w:szCs w:val="24"/>
            </w:rPr>
          </w:rPrChange>
        </w:rPr>
      </w:pPr>
      <w:bookmarkStart w:id="1" w:name="_Toc111225145"/>
      <w:r>
        <w:rPr>
          <w:rFonts w:hint="default" w:ascii="Verdana" w:hAnsi="Verdana" w:cs="Verdana"/>
          <w:sz w:val="18"/>
          <w:szCs w:val="18"/>
          <w:rPrChange w:id="632" w:author="google1599737165" w:date="2023-04-24T13:47:39Z">
            <w:rPr>
              <w:rFonts w:hint="default" w:ascii="Times New Roman" w:hAnsi="Times New Roman" w:cs="Times New Roman"/>
              <w:sz w:val="24"/>
              <w:szCs w:val="24"/>
            </w:rPr>
          </w:rPrChange>
        </w:rPr>
        <w:t xml:space="preserve">Таблица </w:t>
      </w:r>
      <w:r>
        <w:rPr>
          <w:rFonts w:hint="default" w:ascii="Verdana" w:hAnsi="Verdana" w:cs="Verdana"/>
          <w:sz w:val="18"/>
          <w:szCs w:val="18"/>
          <w:lang w:val="ru-RU"/>
          <w:rPrChange w:id="633" w:author="google1599737165" w:date="2023-04-24T13:47:39Z">
            <w:rPr>
              <w:rFonts w:hint="default" w:ascii="Times New Roman" w:hAnsi="Times New Roman" w:cs="Times New Roman"/>
              <w:sz w:val="24"/>
              <w:szCs w:val="24"/>
              <w:lang w:val="ru-RU"/>
            </w:rPr>
          </w:rPrChange>
        </w:rPr>
        <w:t>++</w:t>
      </w:r>
      <w:r>
        <w:rPr>
          <w:rFonts w:hint="default" w:ascii="Verdana" w:hAnsi="Verdana" w:cs="Verdana"/>
          <w:sz w:val="18"/>
          <w:szCs w:val="18"/>
          <w:rPrChange w:id="634" w:author="google1599737165" w:date="2023-04-24T13:47:39Z">
            <w:rPr>
              <w:rFonts w:hint="default" w:ascii="Times New Roman" w:hAnsi="Times New Roman" w:cs="Times New Roman"/>
              <w:sz w:val="24"/>
              <w:szCs w:val="24"/>
            </w:rPr>
          </w:rPrChange>
        </w:rPr>
        <w:t xml:space="preserve">: Виды-индикаторы </w:t>
      </w:r>
      <w:r>
        <w:rPr>
          <w:rFonts w:hint="default" w:ascii="Verdana" w:hAnsi="Verdana" w:cs="Verdana"/>
          <w:sz w:val="18"/>
          <w:szCs w:val="18"/>
          <w:lang w:val="ru-RU"/>
          <w:rPrChange w:id="635" w:author="google1599737165" w:date="2023-04-24T13:47:39Z">
            <w:rPr>
              <w:rFonts w:hint="default" w:ascii="Times New Roman" w:hAnsi="Times New Roman" w:cs="Times New Roman"/>
              <w:sz w:val="24"/>
              <w:szCs w:val="24"/>
              <w:lang w:val="ru-RU"/>
            </w:rPr>
          </w:rPrChange>
        </w:rPr>
        <w:t xml:space="preserve">зоопланктона для </w:t>
      </w:r>
      <w:r>
        <w:rPr>
          <w:rFonts w:hint="default" w:ascii="Verdana" w:hAnsi="Verdana" w:cs="Verdana"/>
          <w:sz w:val="18"/>
          <w:szCs w:val="18"/>
          <w:rPrChange w:id="636" w:author="google1599737165" w:date="2023-04-24T13:47:39Z">
            <w:rPr>
              <w:rFonts w:hint="default" w:ascii="Times New Roman" w:hAnsi="Times New Roman" w:cs="Times New Roman"/>
              <w:sz w:val="24"/>
              <w:szCs w:val="24"/>
            </w:rPr>
          </w:rPrChange>
        </w:rPr>
        <w:t>водных масс морского и речного происхождения</w:t>
      </w:r>
      <w:bookmarkEnd w:id="1"/>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4228"/>
        <w:gridCol w:w="41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trPr>
        <w:tc>
          <w:tcPr>
            <w:tcW w:w="2518" w:type="pct"/>
            <w:shd w:val="clear" w:color="auto" w:fill="00B0F0"/>
            <w:tcMar>
              <w:top w:w="75" w:type="dxa"/>
              <w:left w:w="75" w:type="dxa"/>
              <w:bottom w:w="75" w:type="dxa"/>
              <w:right w:w="75" w:type="dxa"/>
            </w:tcMar>
            <w:vAlign w:val="bottom"/>
          </w:tcPr>
          <w:p>
            <w:pPr>
              <w:keepNext/>
              <w:spacing w:before="80" w:after="40" w:line="240" w:lineRule="auto"/>
              <w:jc w:val="both"/>
              <w:rPr>
                <w:rFonts w:hint="default" w:ascii="Verdana" w:hAnsi="Verdana" w:eastAsia="Times New Roman" w:cs="Verdana"/>
                <w:b/>
                <w:color w:val="FFFFFF"/>
                <w:sz w:val="18"/>
                <w:szCs w:val="18"/>
                <w:rPrChange w:id="637" w:author="google1599737165" w:date="2023-04-24T13:47:39Z">
                  <w:rPr>
                    <w:rFonts w:hint="default" w:ascii="Times New Roman" w:hAnsi="Times New Roman" w:eastAsia="Times New Roman" w:cs="Times New Roman"/>
                    <w:b/>
                    <w:color w:val="FFFFFF"/>
                    <w:sz w:val="24"/>
                    <w:szCs w:val="24"/>
                  </w:rPr>
                </w:rPrChange>
              </w:rPr>
            </w:pPr>
            <w:r>
              <w:rPr>
                <w:rFonts w:hint="default" w:ascii="Verdana" w:hAnsi="Verdana" w:cs="Verdana"/>
                <w:b/>
                <w:color w:val="FFFFFF"/>
                <w:sz w:val="18"/>
                <w:szCs w:val="18"/>
                <w:rPrChange w:id="638" w:author="google1599737165" w:date="2023-04-24T13:47:39Z">
                  <w:rPr>
                    <w:rFonts w:hint="default" w:ascii="Times New Roman" w:hAnsi="Times New Roman" w:cs="Times New Roman"/>
                    <w:b/>
                    <w:color w:val="FFFFFF"/>
                    <w:sz w:val="24"/>
                    <w:szCs w:val="24"/>
                  </w:rPr>
                </w:rPrChange>
              </w:rPr>
              <w:t>Морская вода</w:t>
            </w:r>
          </w:p>
        </w:tc>
        <w:tc>
          <w:tcPr>
            <w:tcW w:w="2482" w:type="pct"/>
            <w:shd w:val="clear" w:color="auto" w:fill="00B0F0"/>
          </w:tcPr>
          <w:p>
            <w:pPr>
              <w:keepNext/>
              <w:spacing w:before="80" w:after="40" w:line="240" w:lineRule="auto"/>
              <w:jc w:val="both"/>
              <w:rPr>
                <w:rFonts w:hint="default" w:ascii="Verdana" w:hAnsi="Verdana" w:eastAsia="Times New Roman" w:cs="Verdana"/>
                <w:b/>
                <w:color w:val="FFFFFF"/>
                <w:sz w:val="18"/>
                <w:szCs w:val="18"/>
                <w:rPrChange w:id="639" w:author="google1599737165" w:date="2023-04-24T13:47:39Z">
                  <w:rPr>
                    <w:rFonts w:hint="default" w:ascii="Times New Roman" w:hAnsi="Times New Roman" w:eastAsia="Times New Roman" w:cs="Times New Roman"/>
                    <w:b/>
                    <w:color w:val="FFFFFF"/>
                    <w:sz w:val="24"/>
                    <w:szCs w:val="24"/>
                  </w:rPr>
                </w:rPrChange>
              </w:rPr>
            </w:pPr>
            <w:r>
              <w:rPr>
                <w:rFonts w:hint="default" w:ascii="Verdana" w:hAnsi="Verdana" w:cs="Verdana"/>
                <w:b/>
                <w:color w:val="FFFFFF"/>
                <w:sz w:val="18"/>
                <w:szCs w:val="18"/>
                <w:rPrChange w:id="640" w:author="google1599737165" w:date="2023-04-24T13:47:39Z">
                  <w:rPr>
                    <w:rFonts w:hint="default" w:ascii="Times New Roman" w:hAnsi="Times New Roman" w:cs="Times New Roman"/>
                    <w:b/>
                    <w:color w:val="FFFFFF"/>
                    <w:sz w:val="24"/>
                    <w:szCs w:val="24"/>
                  </w:rPr>
                </w:rPrChange>
              </w:rPr>
              <w:t>Пресная (речная) вода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641"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642" w:author="google1599737165" w:date="2023-04-24T13:47:39Z">
                  <w:rPr>
                    <w:rFonts w:hint="default" w:ascii="Times New Roman" w:hAnsi="Times New Roman" w:cs="Times New Roman"/>
                    <w:i/>
                    <w:iCs/>
                    <w:sz w:val="24"/>
                    <w:szCs w:val="24"/>
                  </w:rPr>
                </w:rPrChange>
              </w:rPr>
              <w:t>Acartia longiremis</w:t>
            </w:r>
          </w:p>
        </w:tc>
        <w:tc>
          <w:tcPr>
            <w:tcW w:w="2482" w:type="pct"/>
            <w:shd w:val="clear" w:color="auto" w:fill="FFFFFF"/>
          </w:tcPr>
          <w:p>
            <w:pPr>
              <w:spacing w:after="0" w:line="240" w:lineRule="auto"/>
              <w:jc w:val="both"/>
              <w:rPr>
                <w:rFonts w:hint="default" w:ascii="Verdana" w:hAnsi="Verdana" w:eastAsia="Verdana" w:cs="Verdana"/>
                <w:i/>
                <w:iCs/>
                <w:sz w:val="18"/>
                <w:szCs w:val="18"/>
                <w:rPrChange w:id="643"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644" w:author="google1599737165" w:date="2023-04-24T13:47:39Z">
                  <w:rPr>
                    <w:rFonts w:hint="default" w:ascii="Times New Roman" w:hAnsi="Times New Roman" w:cs="Times New Roman"/>
                    <w:i/>
                    <w:iCs/>
                    <w:sz w:val="24"/>
                    <w:szCs w:val="24"/>
                  </w:rPr>
                </w:rPrChange>
              </w:rPr>
              <w:t>Acanthocyclops vernalis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645"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646" w:author="google1599737165" w:date="2023-04-24T13:47:39Z">
                  <w:rPr>
                    <w:rFonts w:hint="default" w:ascii="Times New Roman" w:hAnsi="Times New Roman" w:cs="Times New Roman"/>
                    <w:i/>
                    <w:iCs/>
                    <w:sz w:val="24"/>
                    <w:szCs w:val="24"/>
                  </w:rPr>
                </w:rPrChange>
              </w:rPr>
              <w:t>Aglantha digitale</w:t>
            </w:r>
          </w:p>
        </w:tc>
        <w:tc>
          <w:tcPr>
            <w:tcW w:w="2482" w:type="pct"/>
            <w:shd w:val="clear" w:color="auto" w:fill="FFFFFF"/>
          </w:tcPr>
          <w:p>
            <w:pPr>
              <w:spacing w:after="0" w:line="240" w:lineRule="auto"/>
              <w:jc w:val="both"/>
              <w:rPr>
                <w:rFonts w:hint="default" w:ascii="Verdana" w:hAnsi="Verdana" w:eastAsia="Verdana" w:cs="Verdana"/>
                <w:i/>
                <w:iCs/>
                <w:sz w:val="18"/>
                <w:szCs w:val="18"/>
                <w:rPrChange w:id="647"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648" w:author="google1599737165" w:date="2023-04-24T13:47:39Z">
                  <w:rPr>
                    <w:rFonts w:hint="default" w:ascii="Times New Roman" w:hAnsi="Times New Roman" w:cs="Times New Roman"/>
                    <w:i/>
                    <w:iCs/>
                    <w:sz w:val="24"/>
                    <w:szCs w:val="24"/>
                  </w:rPr>
                </w:rPrChange>
              </w:rPr>
              <w:t>Arctodiaptomus bacillifer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649"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650" w:author="google1599737165" w:date="2023-04-24T13:47:39Z">
                  <w:rPr>
                    <w:rFonts w:hint="default" w:ascii="Times New Roman" w:hAnsi="Times New Roman" w:cs="Times New Roman"/>
                    <w:i/>
                    <w:iCs/>
                    <w:sz w:val="24"/>
                    <w:szCs w:val="24"/>
                  </w:rPr>
                </w:rPrChange>
              </w:rPr>
              <w:t>Bivalvia larvae</w:t>
            </w:r>
          </w:p>
        </w:tc>
        <w:tc>
          <w:tcPr>
            <w:tcW w:w="2482" w:type="pct"/>
            <w:shd w:val="clear" w:color="auto" w:fill="FFFFFF"/>
          </w:tcPr>
          <w:p>
            <w:pPr>
              <w:spacing w:after="0" w:line="240" w:lineRule="auto"/>
              <w:jc w:val="both"/>
              <w:rPr>
                <w:rFonts w:hint="default" w:ascii="Verdana" w:hAnsi="Verdana" w:eastAsia="Verdana" w:cs="Verdana"/>
                <w:i/>
                <w:iCs/>
                <w:sz w:val="18"/>
                <w:szCs w:val="18"/>
                <w:rPrChange w:id="651"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652" w:author="google1599737165" w:date="2023-04-24T13:47:39Z">
                  <w:rPr>
                    <w:rFonts w:hint="default" w:ascii="Times New Roman" w:hAnsi="Times New Roman" w:cs="Times New Roman"/>
                    <w:i/>
                    <w:iCs/>
                    <w:sz w:val="24"/>
                    <w:szCs w:val="24"/>
                  </w:rPr>
                </w:rPrChange>
              </w:rPr>
              <w:t>Bosmina longirostris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653"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654" w:author="google1599737165" w:date="2023-04-24T13:47:39Z">
                  <w:rPr>
                    <w:rFonts w:hint="default" w:ascii="Times New Roman" w:hAnsi="Times New Roman" w:cs="Times New Roman"/>
                    <w:i/>
                    <w:iCs/>
                    <w:sz w:val="24"/>
                    <w:szCs w:val="24"/>
                  </w:rPr>
                </w:rPrChange>
              </w:rPr>
              <w:t>Calanus finmarchicus</w:t>
            </w:r>
          </w:p>
        </w:tc>
        <w:tc>
          <w:tcPr>
            <w:tcW w:w="2482" w:type="pct"/>
            <w:shd w:val="clear" w:color="auto" w:fill="FFFFFF"/>
          </w:tcPr>
          <w:p>
            <w:pPr>
              <w:spacing w:after="0" w:line="240" w:lineRule="auto"/>
              <w:jc w:val="both"/>
              <w:rPr>
                <w:rFonts w:hint="default" w:ascii="Verdana" w:hAnsi="Verdana" w:eastAsia="Verdana" w:cs="Verdana"/>
                <w:i/>
                <w:iCs/>
                <w:sz w:val="18"/>
                <w:szCs w:val="18"/>
                <w:rPrChange w:id="655"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656" w:author="google1599737165" w:date="2023-04-24T13:47:39Z">
                  <w:rPr>
                    <w:rFonts w:hint="default" w:ascii="Times New Roman" w:hAnsi="Times New Roman" w:cs="Times New Roman"/>
                    <w:i/>
                    <w:iCs/>
                    <w:sz w:val="24"/>
                    <w:szCs w:val="24"/>
                  </w:rPr>
                </w:rPrChange>
              </w:rPr>
              <w:t>Brachionus angularis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657"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658" w:author="google1599737165" w:date="2023-04-24T13:47:39Z">
                  <w:rPr>
                    <w:rFonts w:hint="default" w:ascii="Times New Roman" w:hAnsi="Times New Roman" w:cs="Times New Roman"/>
                    <w:i/>
                    <w:iCs/>
                    <w:sz w:val="24"/>
                    <w:szCs w:val="24"/>
                  </w:rPr>
                </w:rPrChange>
              </w:rPr>
              <w:t>Calanus glacialis</w:t>
            </w:r>
          </w:p>
        </w:tc>
        <w:tc>
          <w:tcPr>
            <w:tcW w:w="2482" w:type="pct"/>
            <w:shd w:val="clear" w:color="auto" w:fill="FFFFFF"/>
          </w:tcPr>
          <w:p>
            <w:pPr>
              <w:spacing w:after="0" w:line="240" w:lineRule="auto"/>
              <w:jc w:val="both"/>
              <w:rPr>
                <w:rFonts w:hint="default" w:ascii="Verdana" w:hAnsi="Verdana" w:eastAsia="Verdana" w:cs="Verdana"/>
                <w:i/>
                <w:iCs/>
                <w:sz w:val="18"/>
                <w:szCs w:val="18"/>
                <w:rPrChange w:id="659"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660" w:author="google1599737165" w:date="2023-04-24T13:47:39Z">
                  <w:rPr>
                    <w:rFonts w:hint="default" w:ascii="Times New Roman" w:hAnsi="Times New Roman" w:cs="Times New Roman"/>
                    <w:i/>
                    <w:iCs/>
                    <w:sz w:val="24"/>
                    <w:szCs w:val="24"/>
                  </w:rPr>
                </w:rPrChange>
              </w:rPr>
              <w:t>Bythotrephes longimanus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661"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662" w:author="google1599737165" w:date="2023-04-24T13:47:39Z">
                  <w:rPr>
                    <w:rFonts w:hint="default" w:ascii="Times New Roman" w:hAnsi="Times New Roman" w:cs="Times New Roman"/>
                    <w:i/>
                    <w:iCs/>
                    <w:sz w:val="24"/>
                    <w:szCs w:val="24"/>
                  </w:rPr>
                </w:rPrChange>
              </w:rPr>
              <w:t>Cerianthus sp.</w:t>
            </w:r>
          </w:p>
        </w:tc>
        <w:tc>
          <w:tcPr>
            <w:tcW w:w="2482" w:type="pct"/>
            <w:shd w:val="clear" w:color="auto" w:fill="FFFFFF"/>
          </w:tcPr>
          <w:p>
            <w:pPr>
              <w:spacing w:after="0" w:line="240" w:lineRule="auto"/>
              <w:jc w:val="both"/>
              <w:rPr>
                <w:rFonts w:hint="default" w:ascii="Verdana" w:hAnsi="Verdana" w:eastAsia="Verdana" w:cs="Verdana"/>
                <w:i/>
                <w:iCs/>
                <w:sz w:val="18"/>
                <w:szCs w:val="18"/>
                <w:rPrChange w:id="663"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664" w:author="google1599737165" w:date="2023-04-24T13:47:39Z">
                  <w:rPr>
                    <w:rFonts w:hint="default" w:ascii="Times New Roman" w:hAnsi="Times New Roman" w:cs="Times New Roman"/>
                    <w:i/>
                    <w:iCs/>
                    <w:sz w:val="24"/>
                    <w:szCs w:val="24"/>
                  </w:rPr>
                </w:rPrChange>
              </w:rPr>
              <w:t>Cyclops abyssorum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665"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666" w:author="google1599737165" w:date="2023-04-24T13:47:39Z">
                  <w:rPr>
                    <w:rFonts w:hint="default" w:ascii="Times New Roman" w:hAnsi="Times New Roman" w:cs="Times New Roman"/>
                    <w:i/>
                    <w:iCs/>
                    <w:sz w:val="24"/>
                    <w:szCs w:val="24"/>
                  </w:rPr>
                </w:rPrChange>
              </w:rPr>
              <w:t>Euphysa flammea</w:t>
            </w:r>
          </w:p>
        </w:tc>
        <w:tc>
          <w:tcPr>
            <w:tcW w:w="2482" w:type="pct"/>
            <w:shd w:val="clear" w:color="auto" w:fill="FFFFFF"/>
          </w:tcPr>
          <w:p>
            <w:pPr>
              <w:spacing w:after="0" w:line="240" w:lineRule="auto"/>
              <w:jc w:val="both"/>
              <w:rPr>
                <w:rFonts w:hint="default" w:ascii="Verdana" w:hAnsi="Verdana" w:eastAsia="Verdana" w:cs="Verdana"/>
                <w:i/>
                <w:iCs/>
                <w:sz w:val="18"/>
                <w:szCs w:val="18"/>
                <w:rPrChange w:id="667"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668" w:author="google1599737165" w:date="2023-04-24T13:47:39Z">
                  <w:rPr>
                    <w:rFonts w:hint="default" w:ascii="Times New Roman" w:hAnsi="Times New Roman" w:cs="Times New Roman"/>
                    <w:i/>
                    <w:iCs/>
                    <w:sz w:val="24"/>
                    <w:szCs w:val="24"/>
                  </w:rPr>
                </w:rPrChange>
              </w:rPr>
              <w:t>Cyclops scutifer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669"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670" w:author="google1599737165" w:date="2023-04-24T13:47:39Z">
                  <w:rPr>
                    <w:rFonts w:hint="default" w:ascii="Times New Roman" w:hAnsi="Times New Roman" w:cs="Times New Roman"/>
                    <w:i/>
                    <w:iCs/>
                    <w:sz w:val="24"/>
                    <w:szCs w:val="24"/>
                  </w:rPr>
                </w:rPrChange>
              </w:rPr>
              <w:t>Harpacticus uniremis</w:t>
            </w:r>
          </w:p>
        </w:tc>
        <w:tc>
          <w:tcPr>
            <w:tcW w:w="2482" w:type="pct"/>
            <w:shd w:val="clear" w:color="auto" w:fill="FFFFFF"/>
          </w:tcPr>
          <w:p>
            <w:pPr>
              <w:spacing w:after="0" w:line="240" w:lineRule="auto"/>
              <w:jc w:val="both"/>
              <w:rPr>
                <w:rFonts w:hint="default" w:ascii="Verdana" w:hAnsi="Verdana" w:eastAsia="Verdana" w:cs="Verdana"/>
                <w:i/>
                <w:iCs/>
                <w:sz w:val="18"/>
                <w:szCs w:val="18"/>
                <w:rPrChange w:id="671"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672" w:author="google1599737165" w:date="2023-04-24T13:47:39Z">
                  <w:rPr>
                    <w:rFonts w:hint="default" w:ascii="Times New Roman" w:hAnsi="Times New Roman" w:cs="Times New Roman"/>
                    <w:i/>
                    <w:iCs/>
                    <w:sz w:val="24"/>
                    <w:szCs w:val="24"/>
                  </w:rPr>
                </w:rPrChange>
              </w:rPr>
              <w:t>Diacyclops bisetotus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673"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674" w:author="google1599737165" w:date="2023-04-24T13:47:39Z">
                  <w:rPr>
                    <w:rFonts w:hint="default" w:ascii="Times New Roman" w:hAnsi="Times New Roman" w:cs="Times New Roman"/>
                    <w:i/>
                    <w:iCs/>
                    <w:sz w:val="24"/>
                    <w:szCs w:val="24"/>
                  </w:rPr>
                </w:rPrChange>
              </w:rPr>
              <w:t>Larvae Polychaeta</w:t>
            </w:r>
          </w:p>
        </w:tc>
        <w:tc>
          <w:tcPr>
            <w:tcW w:w="2482" w:type="pct"/>
            <w:shd w:val="clear" w:color="auto" w:fill="FFFFFF"/>
          </w:tcPr>
          <w:p>
            <w:pPr>
              <w:spacing w:after="0" w:line="240" w:lineRule="auto"/>
              <w:jc w:val="both"/>
              <w:rPr>
                <w:rFonts w:hint="default" w:ascii="Verdana" w:hAnsi="Verdana" w:eastAsia="Verdana" w:cs="Verdana"/>
                <w:i/>
                <w:iCs/>
                <w:sz w:val="18"/>
                <w:szCs w:val="18"/>
                <w:rPrChange w:id="675"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676" w:author="google1599737165" w:date="2023-04-24T13:47:39Z">
                  <w:rPr>
                    <w:rFonts w:hint="default" w:ascii="Times New Roman" w:hAnsi="Times New Roman" w:cs="Times New Roman"/>
                    <w:i/>
                    <w:iCs/>
                    <w:sz w:val="24"/>
                    <w:szCs w:val="24"/>
                  </w:rPr>
                </w:rPrChange>
              </w:rPr>
              <w:t>Eucyclops serrulatus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677"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678" w:author="google1599737165" w:date="2023-04-24T13:47:39Z">
                  <w:rPr>
                    <w:rFonts w:hint="default" w:ascii="Times New Roman" w:hAnsi="Times New Roman" w:cs="Times New Roman"/>
                    <w:i/>
                    <w:iCs/>
                    <w:sz w:val="24"/>
                    <w:szCs w:val="24"/>
                  </w:rPr>
                </w:rPrChange>
              </w:rPr>
              <w:t>Mesochra lilljeborgii</w:t>
            </w:r>
          </w:p>
        </w:tc>
        <w:tc>
          <w:tcPr>
            <w:tcW w:w="2482" w:type="pct"/>
            <w:shd w:val="clear" w:color="auto" w:fill="FFFFFF"/>
          </w:tcPr>
          <w:p>
            <w:pPr>
              <w:spacing w:after="0" w:line="240" w:lineRule="auto"/>
              <w:jc w:val="both"/>
              <w:rPr>
                <w:rFonts w:hint="default" w:ascii="Verdana" w:hAnsi="Verdana" w:eastAsia="Verdana" w:cs="Verdana"/>
                <w:i/>
                <w:iCs/>
                <w:sz w:val="18"/>
                <w:szCs w:val="18"/>
                <w:rPrChange w:id="679"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680" w:author="google1599737165" w:date="2023-04-24T13:47:39Z">
                  <w:rPr>
                    <w:rFonts w:hint="default" w:ascii="Times New Roman" w:hAnsi="Times New Roman" w:cs="Times New Roman"/>
                    <w:i/>
                    <w:iCs/>
                    <w:sz w:val="24"/>
                    <w:szCs w:val="24"/>
                  </w:rPr>
                </w:rPrChange>
              </w:rPr>
              <w:t>Eudiaptomus gracilis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681"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682" w:author="google1599737165" w:date="2023-04-24T13:47:39Z">
                  <w:rPr>
                    <w:rFonts w:hint="default" w:ascii="Times New Roman" w:hAnsi="Times New Roman" w:cs="Times New Roman"/>
                    <w:i/>
                    <w:iCs/>
                    <w:sz w:val="24"/>
                    <w:szCs w:val="24"/>
                  </w:rPr>
                </w:rPrChange>
              </w:rPr>
              <w:t>Microsetella norvegica</w:t>
            </w:r>
          </w:p>
        </w:tc>
        <w:tc>
          <w:tcPr>
            <w:tcW w:w="2482" w:type="pct"/>
            <w:shd w:val="clear" w:color="auto" w:fill="FFFFFF"/>
          </w:tcPr>
          <w:p>
            <w:pPr>
              <w:spacing w:after="0" w:line="240" w:lineRule="auto"/>
              <w:jc w:val="both"/>
              <w:rPr>
                <w:rFonts w:hint="default" w:ascii="Verdana" w:hAnsi="Verdana" w:eastAsia="Verdana" w:cs="Verdana"/>
                <w:i/>
                <w:iCs/>
                <w:sz w:val="18"/>
                <w:szCs w:val="18"/>
                <w:rPrChange w:id="683"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684" w:author="google1599737165" w:date="2023-04-24T13:47:39Z">
                  <w:rPr>
                    <w:rFonts w:hint="default" w:ascii="Times New Roman" w:hAnsi="Times New Roman" w:cs="Times New Roman"/>
                    <w:i/>
                    <w:iCs/>
                    <w:sz w:val="24"/>
                    <w:szCs w:val="24"/>
                  </w:rPr>
                </w:rPrChange>
              </w:rPr>
              <w:t>Eurytemora lacustris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685"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686" w:author="google1599737165" w:date="2023-04-24T13:47:39Z">
                  <w:rPr>
                    <w:rFonts w:hint="default" w:ascii="Times New Roman" w:hAnsi="Times New Roman" w:cs="Times New Roman"/>
                    <w:i/>
                    <w:iCs/>
                    <w:sz w:val="24"/>
                    <w:szCs w:val="24"/>
                  </w:rPr>
                </w:rPrChange>
              </w:rPr>
              <w:t>Nauplia Temora</w:t>
            </w:r>
          </w:p>
        </w:tc>
        <w:tc>
          <w:tcPr>
            <w:tcW w:w="2482" w:type="pct"/>
            <w:shd w:val="clear" w:color="auto" w:fill="FFFFFF"/>
          </w:tcPr>
          <w:p>
            <w:pPr>
              <w:spacing w:after="0" w:line="240" w:lineRule="auto"/>
              <w:jc w:val="both"/>
              <w:rPr>
                <w:rFonts w:hint="default" w:ascii="Verdana" w:hAnsi="Verdana" w:eastAsia="Verdana" w:cs="Verdana"/>
                <w:i/>
                <w:iCs/>
                <w:sz w:val="18"/>
                <w:szCs w:val="18"/>
                <w:rPrChange w:id="687"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688" w:author="google1599737165" w:date="2023-04-24T13:47:39Z">
                  <w:rPr>
                    <w:rFonts w:hint="default" w:ascii="Times New Roman" w:hAnsi="Times New Roman" w:cs="Times New Roman"/>
                    <w:i/>
                    <w:iCs/>
                    <w:sz w:val="24"/>
                    <w:szCs w:val="24"/>
                  </w:rPr>
                </w:rPrChange>
              </w:rPr>
              <w:t>Keratella quadrata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689"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690" w:author="google1599737165" w:date="2023-04-24T13:47:39Z">
                  <w:rPr>
                    <w:rFonts w:hint="default" w:ascii="Times New Roman" w:hAnsi="Times New Roman" w:cs="Times New Roman"/>
                    <w:i/>
                    <w:iCs/>
                    <w:sz w:val="24"/>
                    <w:szCs w:val="24"/>
                  </w:rPr>
                </w:rPrChange>
              </w:rPr>
              <w:t>Obelia longissimi</w:t>
            </w:r>
          </w:p>
        </w:tc>
        <w:tc>
          <w:tcPr>
            <w:tcW w:w="2482" w:type="pct"/>
            <w:shd w:val="clear" w:color="auto" w:fill="FFFFFF"/>
          </w:tcPr>
          <w:p>
            <w:pPr>
              <w:spacing w:after="0" w:line="240" w:lineRule="auto"/>
              <w:jc w:val="both"/>
              <w:rPr>
                <w:rFonts w:hint="default" w:ascii="Verdana" w:hAnsi="Verdana" w:eastAsia="Verdana" w:cs="Verdana"/>
                <w:i/>
                <w:iCs/>
                <w:sz w:val="18"/>
                <w:szCs w:val="18"/>
                <w:rPrChange w:id="691"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692" w:author="google1599737165" w:date="2023-04-24T13:47:39Z">
                  <w:rPr>
                    <w:rFonts w:hint="default" w:ascii="Times New Roman" w:hAnsi="Times New Roman" w:cs="Times New Roman"/>
                    <w:i/>
                    <w:iCs/>
                    <w:sz w:val="24"/>
                    <w:szCs w:val="24"/>
                  </w:rPr>
                </w:rPrChange>
              </w:rPr>
              <w:t>Leptodora kindtii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693"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694" w:author="google1599737165" w:date="2023-04-24T13:47:39Z">
                  <w:rPr>
                    <w:rFonts w:hint="default" w:ascii="Times New Roman" w:hAnsi="Times New Roman" w:cs="Times New Roman"/>
                    <w:i/>
                    <w:iCs/>
                    <w:sz w:val="24"/>
                    <w:szCs w:val="24"/>
                  </w:rPr>
                </w:rPrChange>
              </w:rPr>
              <w:t>Oithona atlantica</w:t>
            </w:r>
          </w:p>
        </w:tc>
        <w:tc>
          <w:tcPr>
            <w:tcW w:w="2482" w:type="pct"/>
            <w:shd w:val="clear" w:color="auto" w:fill="FFFFFF"/>
          </w:tcPr>
          <w:p>
            <w:pPr>
              <w:spacing w:after="0" w:line="240" w:lineRule="auto"/>
              <w:jc w:val="both"/>
              <w:rPr>
                <w:rFonts w:hint="default" w:ascii="Verdana" w:hAnsi="Verdana" w:eastAsia="Verdana" w:cs="Verdana"/>
                <w:i/>
                <w:iCs/>
                <w:sz w:val="18"/>
                <w:szCs w:val="18"/>
                <w:rPrChange w:id="695"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696" w:author="google1599737165" w:date="2023-04-24T13:47:39Z">
                  <w:rPr>
                    <w:rFonts w:hint="default" w:ascii="Times New Roman" w:hAnsi="Times New Roman" w:cs="Times New Roman"/>
                    <w:i/>
                    <w:iCs/>
                    <w:sz w:val="24"/>
                    <w:szCs w:val="24"/>
                  </w:rPr>
                </w:rPrChange>
              </w:rPr>
              <w:t>Megacyclops viridis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697"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698" w:author="google1599737165" w:date="2023-04-24T13:47:39Z">
                  <w:rPr>
                    <w:rFonts w:hint="default" w:ascii="Times New Roman" w:hAnsi="Times New Roman" w:cs="Times New Roman"/>
                    <w:i/>
                    <w:iCs/>
                    <w:sz w:val="24"/>
                    <w:szCs w:val="24"/>
                  </w:rPr>
                </w:rPrChange>
              </w:rPr>
              <w:t>Oithona similis</w:t>
            </w:r>
          </w:p>
        </w:tc>
        <w:tc>
          <w:tcPr>
            <w:tcW w:w="2482" w:type="pct"/>
            <w:shd w:val="clear" w:color="auto" w:fill="FFFFFF"/>
          </w:tcPr>
          <w:p>
            <w:pPr>
              <w:spacing w:after="0" w:line="240" w:lineRule="auto"/>
              <w:jc w:val="both"/>
              <w:rPr>
                <w:rFonts w:hint="default" w:ascii="Verdana" w:hAnsi="Verdana" w:eastAsia="Verdana" w:cs="Verdana"/>
                <w:i/>
                <w:iCs/>
                <w:sz w:val="18"/>
                <w:szCs w:val="18"/>
                <w:rPrChange w:id="699"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700" w:author="google1599737165" w:date="2023-04-24T13:47:39Z">
                  <w:rPr>
                    <w:rFonts w:hint="default" w:ascii="Times New Roman" w:hAnsi="Times New Roman" w:cs="Times New Roman"/>
                    <w:i/>
                    <w:iCs/>
                    <w:sz w:val="24"/>
                    <w:szCs w:val="24"/>
                  </w:rPr>
                </w:rPrChange>
              </w:rPr>
              <w:t>Mesocyclops leuckarti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701"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702" w:author="google1599737165" w:date="2023-04-24T13:47:39Z">
                  <w:rPr>
                    <w:rFonts w:hint="default" w:ascii="Times New Roman" w:hAnsi="Times New Roman" w:cs="Times New Roman"/>
                    <w:i/>
                    <w:iCs/>
                    <w:sz w:val="24"/>
                    <w:szCs w:val="24"/>
                  </w:rPr>
                </w:rPrChange>
              </w:rPr>
              <w:t>Podon leuckarti</w:t>
            </w:r>
          </w:p>
        </w:tc>
        <w:tc>
          <w:tcPr>
            <w:tcW w:w="2482" w:type="pct"/>
            <w:shd w:val="clear" w:color="auto" w:fill="FFFFFF"/>
          </w:tcPr>
          <w:p>
            <w:pPr>
              <w:spacing w:after="0" w:line="240" w:lineRule="auto"/>
              <w:jc w:val="both"/>
              <w:rPr>
                <w:rFonts w:hint="default" w:ascii="Verdana" w:hAnsi="Verdana" w:eastAsia="Verdana" w:cs="Verdana"/>
                <w:i/>
                <w:iCs/>
                <w:sz w:val="18"/>
                <w:szCs w:val="18"/>
                <w:rPrChange w:id="703"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704" w:author="google1599737165" w:date="2023-04-24T13:47:39Z">
                  <w:rPr>
                    <w:rFonts w:hint="default" w:ascii="Times New Roman" w:hAnsi="Times New Roman" w:cs="Times New Roman"/>
                    <w:i/>
                    <w:iCs/>
                    <w:sz w:val="24"/>
                    <w:szCs w:val="24"/>
                  </w:rPr>
                </w:rPrChange>
              </w:rPr>
              <w:t>Microcyclops varicans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705"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706" w:author="google1599737165" w:date="2023-04-24T13:47:39Z">
                  <w:rPr>
                    <w:rFonts w:hint="default" w:ascii="Times New Roman" w:hAnsi="Times New Roman" w:cs="Times New Roman"/>
                    <w:i/>
                    <w:iCs/>
                    <w:sz w:val="24"/>
                    <w:szCs w:val="24"/>
                  </w:rPr>
                </w:rPrChange>
              </w:rPr>
              <w:t>Pseudocalanus acuspes</w:t>
            </w:r>
          </w:p>
        </w:tc>
        <w:tc>
          <w:tcPr>
            <w:tcW w:w="2482" w:type="pct"/>
            <w:shd w:val="clear" w:color="auto" w:fill="FFFFFF"/>
          </w:tcPr>
          <w:p>
            <w:pPr>
              <w:spacing w:after="0" w:line="240" w:lineRule="auto"/>
              <w:jc w:val="both"/>
              <w:rPr>
                <w:rFonts w:hint="default" w:ascii="Verdana" w:hAnsi="Verdana" w:eastAsia="Verdana" w:cs="Verdana"/>
                <w:i/>
                <w:iCs/>
                <w:sz w:val="18"/>
                <w:szCs w:val="18"/>
                <w:rPrChange w:id="707"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708" w:author="google1599737165" w:date="2023-04-24T13:47:39Z">
                  <w:rPr>
                    <w:rFonts w:hint="default" w:ascii="Times New Roman" w:hAnsi="Times New Roman" w:cs="Times New Roman"/>
                    <w:i/>
                    <w:iCs/>
                    <w:sz w:val="24"/>
                    <w:szCs w:val="24"/>
                  </w:rPr>
                </w:rPrChange>
              </w:rPr>
              <w:t>Notholca acuminata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709"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710" w:author="google1599737165" w:date="2023-04-24T13:47:39Z">
                  <w:rPr>
                    <w:rFonts w:hint="default" w:ascii="Times New Roman" w:hAnsi="Times New Roman" w:cs="Times New Roman"/>
                    <w:i/>
                    <w:iCs/>
                    <w:sz w:val="24"/>
                    <w:szCs w:val="24"/>
                  </w:rPr>
                </w:rPrChange>
              </w:rPr>
              <w:t>Pseudocalanus minutus</w:t>
            </w:r>
          </w:p>
        </w:tc>
        <w:tc>
          <w:tcPr>
            <w:tcW w:w="2482" w:type="pct"/>
            <w:shd w:val="clear" w:color="auto" w:fill="FFFFFF"/>
          </w:tcPr>
          <w:p>
            <w:pPr>
              <w:spacing w:after="0" w:line="240" w:lineRule="auto"/>
              <w:jc w:val="both"/>
              <w:rPr>
                <w:rFonts w:hint="default" w:ascii="Verdana" w:hAnsi="Verdana" w:eastAsia="Verdana" w:cs="Verdana"/>
                <w:i/>
                <w:iCs/>
                <w:sz w:val="18"/>
                <w:szCs w:val="18"/>
                <w:rPrChange w:id="711"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712" w:author="google1599737165" w:date="2023-04-24T13:47:39Z">
                  <w:rPr>
                    <w:rFonts w:hint="default" w:ascii="Times New Roman" w:hAnsi="Times New Roman" w:cs="Times New Roman"/>
                    <w:i/>
                    <w:iCs/>
                    <w:sz w:val="24"/>
                    <w:szCs w:val="24"/>
                  </w:rPr>
                </w:rPrChange>
              </w:rPr>
              <w:t>Polyarthra dolichoptera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713"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714" w:author="google1599737165" w:date="2023-04-24T13:47:39Z">
                  <w:rPr>
                    <w:rFonts w:hint="default" w:ascii="Times New Roman" w:hAnsi="Times New Roman" w:cs="Times New Roman"/>
                    <w:i/>
                    <w:iCs/>
                    <w:sz w:val="24"/>
                    <w:szCs w:val="24"/>
                  </w:rPr>
                </w:rPrChange>
              </w:rPr>
              <w:t>Senecella calanoides</w:t>
            </w:r>
          </w:p>
        </w:tc>
        <w:tc>
          <w:tcPr>
            <w:tcW w:w="2482" w:type="pct"/>
            <w:shd w:val="clear" w:color="auto" w:fill="FFFFFF"/>
          </w:tcPr>
          <w:p>
            <w:pPr>
              <w:spacing w:after="0" w:line="240" w:lineRule="auto"/>
              <w:jc w:val="both"/>
              <w:rPr>
                <w:rFonts w:hint="default" w:ascii="Verdana" w:hAnsi="Verdana" w:eastAsia="Verdana" w:cs="Verdana"/>
                <w:i/>
                <w:iCs/>
                <w:sz w:val="18"/>
                <w:szCs w:val="18"/>
                <w:rPrChange w:id="715"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716" w:author="google1599737165" w:date="2023-04-24T13:47:39Z">
                  <w:rPr>
                    <w:rFonts w:hint="default" w:ascii="Times New Roman" w:hAnsi="Times New Roman" w:cs="Times New Roman"/>
                    <w:i/>
                    <w:iCs/>
                    <w:sz w:val="24"/>
                    <w:szCs w:val="24"/>
                  </w:rPr>
                </w:rPrChange>
              </w:rPr>
              <w:t>Synchaeta kitina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717"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718" w:author="google1599737165" w:date="2023-04-24T13:47:39Z">
                  <w:rPr>
                    <w:rFonts w:hint="default" w:ascii="Times New Roman" w:hAnsi="Times New Roman" w:cs="Times New Roman"/>
                    <w:i/>
                    <w:iCs/>
                    <w:sz w:val="24"/>
                    <w:szCs w:val="24"/>
                  </w:rPr>
                </w:rPrChange>
              </w:rPr>
              <w:t>Temora longicornis</w:t>
            </w:r>
          </w:p>
        </w:tc>
        <w:tc>
          <w:tcPr>
            <w:tcW w:w="2482" w:type="pct"/>
            <w:shd w:val="clear" w:color="auto" w:fill="FFFFFF"/>
          </w:tcPr>
          <w:p>
            <w:pPr>
              <w:spacing w:after="0" w:line="240" w:lineRule="auto"/>
              <w:jc w:val="both"/>
              <w:rPr>
                <w:rFonts w:hint="default" w:ascii="Verdana" w:hAnsi="Verdana" w:eastAsia="Verdana" w:cs="Verdana"/>
                <w:i/>
                <w:iCs/>
                <w:sz w:val="18"/>
                <w:szCs w:val="18"/>
                <w:rPrChange w:id="719"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720" w:author="google1599737165" w:date="2023-04-24T13:47:39Z">
                  <w:rPr>
                    <w:rFonts w:hint="default" w:ascii="Times New Roman" w:hAnsi="Times New Roman" w:cs="Times New Roman"/>
                    <w:i/>
                    <w:iCs/>
                    <w:sz w:val="24"/>
                    <w:szCs w:val="24"/>
                  </w:rPr>
                </w:rPrChange>
              </w:rPr>
              <w:t>Trichocerca capucina</w:t>
            </w:r>
          </w:p>
        </w:tc>
      </w:tr>
    </w:tbl>
    <w:p>
      <w:pPr>
        <w:jc w:val="both"/>
        <w:rPr>
          <w:rFonts w:hint="default" w:ascii="Verdana" w:hAnsi="Verdana" w:cs="Verdana"/>
          <w:sz w:val="18"/>
          <w:szCs w:val="18"/>
          <w:lang w:val="en-US"/>
          <w:rPrChange w:id="721" w:author="google1599737165" w:date="2023-04-24T13:47:39Z">
            <w:rPr>
              <w:rFonts w:hint="default" w:ascii="Times New Roman" w:hAnsi="Times New Roman" w:cs="Times New Roman"/>
              <w:sz w:val="24"/>
              <w:szCs w:val="24"/>
              <w:lang w:val="en-US"/>
            </w:rPr>
          </w:rPrChange>
        </w:rPr>
      </w:pPr>
    </w:p>
    <w:p>
      <w:pPr>
        <w:spacing w:line="240" w:lineRule="atLeast"/>
        <w:jc w:val="both"/>
        <w:rPr>
          <w:rFonts w:hint="default" w:ascii="Verdana" w:hAnsi="Verdana" w:eastAsia="Yu Mincho" w:cs="Verdana"/>
          <w:sz w:val="18"/>
          <w:szCs w:val="18"/>
          <w:lang w:val="ru-RU"/>
          <w:rPrChange w:id="722" w:author="google1599737165" w:date="2023-04-24T13:47:39Z">
            <w:rPr>
              <w:rFonts w:hint="default" w:ascii="Times New Roman" w:hAnsi="Times New Roman" w:eastAsia="Yu Mincho" w:cs="Times New Roman"/>
              <w:sz w:val="24"/>
              <w:szCs w:val="24"/>
              <w:lang w:val="ru-RU"/>
            </w:rPr>
          </w:rPrChange>
        </w:rPr>
      </w:pPr>
      <w:r>
        <w:rPr>
          <w:rFonts w:hint="default" w:ascii="Verdana" w:hAnsi="Verdana" w:eastAsia="Yu Mincho" w:cs="Verdana"/>
          <w:sz w:val="18"/>
          <w:szCs w:val="18"/>
          <w:lang w:val="ru-RU"/>
          <w:rPrChange w:id="723" w:author="google1599737165" w:date="2023-04-24T13:47:39Z">
            <w:rPr>
              <w:rFonts w:hint="default" w:ascii="Times New Roman" w:hAnsi="Times New Roman" w:eastAsia="Yu Mincho" w:cs="Times New Roman"/>
              <w:sz w:val="24"/>
              <w:szCs w:val="24"/>
              <w:lang w:val="ru-RU"/>
            </w:rPr>
          </w:rPrChange>
        </w:rPr>
        <w:t>Регистрируемый показатель: После разборки проб зоопланктона следует определить суммарную численность индикаторов морской и пресной водных масс. Далее эту величину выразить в процентах (или долях от единицы).</w:t>
      </w:r>
    </w:p>
    <w:p>
      <w:pPr>
        <w:spacing w:line="240" w:lineRule="atLeast"/>
        <w:jc w:val="both"/>
        <w:rPr>
          <w:rFonts w:hint="default" w:ascii="Verdana" w:hAnsi="Verdana" w:eastAsia="Yu Mincho" w:cs="Verdana"/>
          <w:bCs/>
          <w:sz w:val="18"/>
          <w:szCs w:val="18"/>
          <w:u w:val="single"/>
          <w:rPrChange w:id="724" w:author="google1599737165" w:date="2023-04-24T13:47:39Z">
            <w:rPr>
              <w:rFonts w:hint="default" w:ascii="Times New Roman" w:hAnsi="Times New Roman" w:eastAsia="Yu Mincho" w:cs="Times New Roman"/>
              <w:bCs/>
              <w:sz w:val="24"/>
              <w:szCs w:val="24"/>
              <w:u w:val="single"/>
            </w:rPr>
          </w:rPrChange>
        </w:rPr>
      </w:pPr>
      <w:r>
        <w:rPr>
          <w:rFonts w:hint="default" w:ascii="Verdana" w:hAnsi="Verdana" w:cs="Verdana"/>
          <w:bCs/>
          <w:sz w:val="18"/>
          <w:szCs w:val="18"/>
          <w:u w:val="single"/>
          <w:rPrChange w:id="725" w:author="google1599737165" w:date="2023-04-24T13:47:39Z">
            <w:rPr>
              <w:rFonts w:hint="default" w:ascii="Times New Roman" w:hAnsi="Times New Roman" w:cs="Times New Roman"/>
              <w:bCs/>
              <w:sz w:val="24"/>
              <w:szCs w:val="24"/>
              <w:u w:val="single"/>
            </w:rPr>
          </w:rPrChange>
        </w:rPr>
        <w:t>Зообентос</w:t>
      </w:r>
    </w:p>
    <w:p>
      <w:pPr>
        <w:jc w:val="both"/>
        <w:rPr>
          <w:ins w:id="726" w:author="google1599737165" w:date="2023-04-24T10:59:50Z"/>
          <w:rFonts w:hint="default" w:ascii="Verdana" w:hAnsi="Verdana" w:cs="Verdana"/>
          <w:sz w:val="18"/>
          <w:szCs w:val="18"/>
          <w:rPrChange w:id="727" w:author="google1599737165" w:date="2023-04-24T13:47:39Z">
            <w:rPr>
              <w:ins w:id="728" w:author="google1599737165" w:date="2023-04-24T10:59:50Z"/>
              <w:rFonts w:hint="default" w:ascii="Times New Roman" w:hAnsi="Times New Roman" w:cs="Times New Roman"/>
              <w:sz w:val="24"/>
              <w:szCs w:val="24"/>
            </w:rPr>
          </w:rPrChange>
        </w:rPr>
      </w:pPr>
      <w:r>
        <w:rPr>
          <w:rFonts w:hint="default" w:ascii="Verdana" w:hAnsi="Verdana" w:cs="Verdana"/>
          <w:sz w:val="18"/>
          <w:szCs w:val="18"/>
          <w:rPrChange w:id="729" w:author="google1599737165" w:date="2023-04-24T13:47:39Z">
            <w:rPr>
              <w:rFonts w:hint="default" w:ascii="Times New Roman" w:hAnsi="Times New Roman" w:cs="Times New Roman"/>
              <w:sz w:val="24"/>
              <w:szCs w:val="24"/>
            </w:rPr>
          </w:rPrChange>
        </w:rPr>
        <w:t>Донные сообщества имеют некоторые особенности, которые затрудняют корректное определение роли бентосных видов в качестве индикаторов водных масс. Тем не менее, нам удалось выявить четко очерченную группу морских видов и несколько групп, связанных с пресными и солоноватыми водами. Последние являются маркерами эстуарных</w:t>
      </w:r>
      <w:r>
        <w:rPr>
          <w:rFonts w:hint="default" w:ascii="Verdana" w:hAnsi="Verdana" w:cs="Verdana"/>
          <w:sz w:val="18"/>
          <w:szCs w:val="18"/>
          <w:lang w:val="ru-RU"/>
          <w:rPrChange w:id="730" w:author="google1599737165" w:date="2023-04-24T13:47:39Z">
            <w:rPr>
              <w:rFonts w:hint="default" w:ascii="Times New Roman" w:hAnsi="Times New Roman" w:cs="Times New Roman"/>
              <w:sz w:val="24"/>
              <w:szCs w:val="24"/>
              <w:lang w:val="ru-RU"/>
            </w:rPr>
          </w:rPrChange>
        </w:rPr>
        <w:t xml:space="preserve">, но не </w:t>
      </w:r>
      <w:r>
        <w:rPr>
          <w:rFonts w:hint="default" w:ascii="Verdana" w:hAnsi="Verdana" w:cs="Verdana"/>
          <w:sz w:val="18"/>
          <w:szCs w:val="18"/>
          <w:rPrChange w:id="731" w:author="google1599737165" w:date="2023-04-24T13:47:39Z">
            <w:rPr>
              <w:rFonts w:hint="default" w:ascii="Times New Roman" w:hAnsi="Times New Roman" w:cs="Times New Roman"/>
              <w:sz w:val="24"/>
              <w:szCs w:val="24"/>
            </w:rPr>
          </w:rPrChange>
        </w:rPr>
        <w:t>пресноводных</w:t>
      </w:r>
      <w:r>
        <w:rPr>
          <w:rFonts w:hint="default" w:ascii="Verdana" w:hAnsi="Verdana" w:cs="Verdana"/>
          <w:sz w:val="18"/>
          <w:szCs w:val="18"/>
          <w:lang w:val="ru-RU"/>
          <w:rPrChange w:id="732" w:author="google1599737165" w:date="2023-04-24T13:47:39Z">
            <w:rPr>
              <w:rFonts w:hint="default" w:ascii="Times New Roman" w:hAnsi="Times New Roman" w:cs="Times New Roman"/>
              <w:sz w:val="24"/>
              <w:szCs w:val="24"/>
              <w:lang w:val="ru-RU"/>
            </w:rPr>
          </w:rPrChange>
        </w:rPr>
        <w:t>, условий</w:t>
      </w:r>
      <w:r>
        <w:rPr>
          <w:rFonts w:hint="default" w:ascii="Verdana" w:hAnsi="Verdana" w:cs="Verdana"/>
          <w:sz w:val="18"/>
          <w:szCs w:val="18"/>
          <w:rPrChange w:id="733" w:author="google1599737165" w:date="2023-04-24T13:47:39Z">
            <w:rPr>
              <w:rFonts w:hint="default" w:ascii="Times New Roman" w:hAnsi="Times New Roman" w:cs="Times New Roman"/>
              <w:sz w:val="24"/>
              <w:szCs w:val="24"/>
            </w:rPr>
          </w:rPrChange>
        </w:rPr>
        <w:t>.</w:t>
      </w:r>
    </w:p>
    <w:p>
      <w:pPr>
        <w:jc w:val="both"/>
        <w:rPr>
          <w:ins w:id="734" w:author="google1599737165" w:date="2023-04-24T10:59:50Z"/>
          <w:rFonts w:hint="default" w:ascii="Verdana" w:hAnsi="Verdana" w:cs="Verdana"/>
          <w:sz w:val="18"/>
          <w:szCs w:val="18"/>
          <w:rPrChange w:id="735" w:author="google1599737165" w:date="2023-04-24T13:47:39Z">
            <w:rPr>
              <w:ins w:id="736" w:author="google1599737165" w:date="2023-04-24T10:59:50Z"/>
              <w:rFonts w:hint="default" w:ascii="Times New Roman" w:hAnsi="Times New Roman" w:cs="Times New Roman"/>
              <w:sz w:val="24"/>
              <w:szCs w:val="24"/>
            </w:rPr>
          </w:rPrChange>
        </w:rPr>
      </w:pPr>
    </w:p>
    <w:p>
      <w:pPr>
        <w:jc w:val="both"/>
        <w:rPr>
          <w:ins w:id="737" w:author="google1599737165" w:date="2023-04-24T11:00:11Z"/>
          <w:rFonts w:ascii="Verdana" w:hAnsi="Verdana" w:cs="Verdana"/>
          <w:sz w:val="18"/>
          <w:szCs w:val="18"/>
          <w:rPrChange w:id="738" w:author="google1599737165" w:date="2023-04-24T13:47:39Z">
            <w:rPr>
              <w:ins w:id="739" w:author="google1599737165" w:date="2023-04-24T11:00:11Z"/>
            </w:rPr>
          </w:rPrChange>
        </w:rPr>
      </w:pPr>
      <w:ins w:id="740" w:author="google1599737165" w:date="2023-04-24T11:00:09Z">
        <w:r>
          <w:rPr>
            <w:rFonts w:ascii="Verdana" w:hAnsi="Verdana" w:cs="Verdana"/>
            <w:sz w:val="18"/>
            <w:szCs w:val="18"/>
            <w:rPrChange w:id="743" w:author="google1599737165" w:date="2023-04-24T13:47:39Z">
              <w:rPr/>
            </w:rPrChange>
          </w:rPr>
          <w:drawing>
            <wp:inline distT="0" distB="0" distL="0" distR="0">
              <wp:extent cx="4619625" cy="3695700"/>
              <wp:effectExtent l="0" t="0" r="13335" b="7620"/>
              <wp:docPr id="457" name="Picture" descr="Рисунок 3. Обилие видов-индикаторов зообентоса в разных водных масс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descr="Рисунок 3. Обилие видов-индикаторов зообентоса в разных водных массах"/>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619626" cy="3695700"/>
                      </a:xfrm>
                      <a:prstGeom prst="rect">
                        <a:avLst/>
                      </a:prstGeom>
                      <a:ln w="9525"/>
                    </pic:spPr>
                  </pic:pic>
                </a:graphicData>
              </a:graphic>
            </wp:inline>
          </w:drawing>
        </w:r>
      </w:ins>
    </w:p>
    <w:p>
      <w:pPr>
        <w:pStyle w:val="41"/>
        <w:rPr>
          <w:ins w:id="744" w:author="google1599737165" w:date="2023-04-24T11:00:24Z"/>
          <w:rFonts w:ascii="Verdana" w:hAnsi="Verdana" w:cs="Verdana"/>
          <w:sz w:val="18"/>
          <w:szCs w:val="18"/>
          <w:rPrChange w:id="745" w:author="google1599737165" w:date="2023-04-24T13:47:39Z">
            <w:rPr>
              <w:ins w:id="746" w:author="google1599737165" w:date="2023-04-24T11:00:24Z"/>
            </w:rPr>
          </w:rPrChange>
        </w:rPr>
      </w:pPr>
      <w:ins w:id="747" w:author="google1599737165" w:date="2023-04-24T11:00:24Z">
        <w:bookmarkStart w:id="2" w:name="_Toc111225101"/>
        <w:r>
          <w:rPr>
            <w:rFonts w:ascii="Verdana" w:hAnsi="Verdana" w:cs="Verdana"/>
            <w:sz w:val="18"/>
            <w:szCs w:val="18"/>
            <w:rPrChange w:id="748" w:author="google1599737165" w:date="2023-04-24T13:47:39Z">
              <w:rPr/>
            </w:rPrChange>
          </w:rPr>
          <w:t xml:space="preserve">Рисунок </w:t>
        </w:r>
      </w:ins>
      <w:ins w:id="749" w:author="google1599737165" w:date="2023-04-24T11:00:44Z">
        <w:r>
          <w:rPr>
            <w:rFonts w:hint="default" w:ascii="Verdana" w:hAnsi="Verdana" w:cs="Verdana"/>
            <w:sz w:val="18"/>
            <w:szCs w:val="18"/>
            <w:lang w:val="ru-RU"/>
            <w:rPrChange w:id="750" w:author="google1599737165" w:date="2023-04-24T13:47:39Z">
              <w:rPr>
                <w:rFonts w:hint="default"/>
                <w:lang w:val="ru-RU"/>
              </w:rPr>
            </w:rPrChange>
          </w:rPr>
          <w:t>++</w:t>
        </w:r>
      </w:ins>
      <w:ins w:id="751" w:author="google1599737165" w:date="2023-04-24T11:00:24Z">
        <w:r>
          <w:rPr>
            <w:rFonts w:ascii="Verdana" w:hAnsi="Verdana" w:cs="Verdana"/>
            <w:sz w:val="18"/>
            <w:szCs w:val="18"/>
            <w:rPrChange w:id="752" w:author="google1599737165" w:date="2023-04-24T13:47:39Z">
              <w:rPr/>
            </w:rPrChange>
          </w:rPr>
          <w:t>: Численность зообентосных видов-индикаторов в различных водных массах</w:t>
        </w:r>
        <w:bookmarkEnd w:id="2"/>
      </w:ins>
    </w:p>
    <w:p>
      <w:pPr>
        <w:jc w:val="both"/>
        <w:rPr>
          <w:rFonts w:hint="default" w:ascii="Verdana" w:hAnsi="Verdana" w:cs="Verdana"/>
          <w:sz w:val="18"/>
          <w:szCs w:val="18"/>
          <w:rPrChange w:id="753" w:author="google1599737165" w:date="2023-04-24T13:47:39Z">
            <w:rPr>
              <w:rFonts w:hint="default"/>
            </w:rPr>
          </w:rPrChange>
        </w:rPr>
      </w:pPr>
    </w:p>
    <w:p>
      <w:pPr>
        <w:jc w:val="both"/>
        <w:rPr>
          <w:rFonts w:hint="default" w:ascii="Verdana" w:hAnsi="Verdana" w:cs="Verdana"/>
          <w:sz w:val="18"/>
          <w:szCs w:val="18"/>
          <w:rPrChange w:id="754" w:author="google1599737165" w:date="2023-04-24T13:47:39Z">
            <w:rPr>
              <w:rFonts w:hint="default" w:ascii="Times New Roman" w:hAnsi="Times New Roman" w:cs="Times New Roman"/>
              <w:sz w:val="24"/>
              <w:szCs w:val="24"/>
            </w:rPr>
          </w:rPrChange>
        </w:rPr>
      </w:pPr>
      <w:r>
        <w:rPr>
          <w:rFonts w:hint="default" w:ascii="Verdana" w:hAnsi="Verdana" w:cs="Verdana"/>
          <w:sz w:val="18"/>
          <w:szCs w:val="18"/>
          <w:rPrChange w:id="755" w:author="google1599737165" w:date="2023-04-24T13:47:39Z">
            <w:rPr>
              <w:rFonts w:hint="default" w:ascii="Times New Roman" w:hAnsi="Times New Roman" w:cs="Times New Roman"/>
              <w:sz w:val="24"/>
              <w:szCs w:val="24"/>
            </w:rPr>
          </w:rPrChange>
        </w:rPr>
        <w:t>В отношении поиска в зообентосе видов-индикаторов водной массы следует сделать ряд оговорок. Во-первых, донные животные живут дольше большинства планктонных организмов и, соответственно, их популяции в меньшей мере зависят от кратковременных изменений при движении водных масс. Во-вторых, многие донные животные, обитающие в эстуариях, являются осморегуляторами и умеют приспосабливаться к значительным изменениям уровня солености. В-третьих, соленость может быть заметным лимитирующим фактором только для морских форм, тогда как пресноводные многоклеточные организмы легче переносят повышение уровня солености. Иными словами, увеличение притока пресной воды может быть фатальным для морских форм, тогда как проникновение морских вод в пресноводные области для донных организмов</w:t>
      </w:r>
      <w:r>
        <w:rPr>
          <w:rFonts w:hint="default" w:ascii="Verdana" w:hAnsi="Verdana" w:cs="Verdana"/>
          <w:sz w:val="18"/>
          <w:szCs w:val="18"/>
          <w:lang w:val="ru-RU"/>
          <w:rPrChange w:id="756" w:author="google1599737165" w:date="2023-04-24T13:47:39Z">
            <w:rPr>
              <w:rFonts w:hint="default" w:ascii="Times New Roman" w:hAnsi="Times New Roman" w:cs="Times New Roman"/>
              <w:sz w:val="24"/>
              <w:szCs w:val="24"/>
              <w:lang w:val="ru-RU"/>
            </w:rPr>
          </w:rPrChange>
        </w:rPr>
        <w:t xml:space="preserve"> </w:t>
      </w:r>
      <w:r>
        <w:rPr>
          <w:rFonts w:hint="default" w:ascii="Verdana" w:hAnsi="Verdana" w:cs="Verdana"/>
          <w:sz w:val="18"/>
          <w:szCs w:val="18"/>
          <w:rPrChange w:id="757" w:author="google1599737165" w:date="2023-04-24T13:47:39Z">
            <w:rPr>
              <w:rFonts w:hint="default" w:ascii="Times New Roman" w:hAnsi="Times New Roman" w:cs="Times New Roman"/>
              <w:sz w:val="24"/>
              <w:szCs w:val="24"/>
            </w:rPr>
          </w:rPrChange>
        </w:rPr>
        <w:t>не столь ощутимо. В-четвертых, вследствие различных локальных нарушений, организмы очень неравномерно распределены по дну Обской губы. Такая мозаичность может маскировать градиенты, связанные с распределением водных масс.</w:t>
      </w:r>
    </w:p>
    <w:p>
      <w:pPr>
        <w:jc w:val="both"/>
        <w:rPr>
          <w:rFonts w:hint="default" w:ascii="Verdana" w:hAnsi="Verdana" w:cs="Verdana"/>
          <w:sz w:val="18"/>
          <w:szCs w:val="18"/>
          <w:lang w:val="ru-RU"/>
          <w:rPrChange w:id="758"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rPrChange w:id="759" w:author="google1599737165" w:date="2023-04-24T13:47:39Z">
            <w:rPr>
              <w:rFonts w:hint="default" w:ascii="Times New Roman" w:hAnsi="Times New Roman" w:cs="Times New Roman"/>
              <w:sz w:val="24"/>
              <w:szCs w:val="24"/>
            </w:rPr>
          </w:rPrChange>
        </w:rPr>
        <w:t xml:space="preserve">Все вышеизложенное значительно снижает возможность корректного определения роли донных видов в качестве индикаторов водных масс. </w:t>
      </w:r>
      <w:r>
        <w:rPr>
          <w:rFonts w:hint="default" w:ascii="Verdana" w:hAnsi="Verdana" w:cs="Verdana"/>
          <w:sz w:val="18"/>
          <w:szCs w:val="18"/>
          <w:lang w:val="ru-RU"/>
          <w:rPrChange w:id="760" w:author="google1599737165" w:date="2023-04-24T13:47:39Z">
            <w:rPr>
              <w:rFonts w:hint="default" w:ascii="Times New Roman" w:hAnsi="Times New Roman" w:cs="Times New Roman"/>
              <w:sz w:val="24"/>
              <w:szCs w:val="24"/>
              <w:lang w:val="ru-RU"/>
            </w:rPr>
          </w:rPrChange>
        </w:rPr>
        <w:t xml:space="preserve">Поэтому зообентос может рассматриваться лишь как дополнительный индикатор присутствия той или иной водной массы. </w:t>
      </w:r>
    </w:p>
    <w:p>
      <w:pPr>
        <w:pStyle w:val="41"/>
        <w:jc w:val="both"/>
        <w:rPr>
          <w:rFonts w:hint="default" w:ascii="Verdana" w:hAnsi="Verdana" w:eastAsia="Yu Mincho" w:cs="Verdana"/>
          <w:sz w:val="18"/>
          <w:szCs w:val="18"/>
          <w:rPrChange w:id="761" w:author="google1599737165" w:date="2023-04-24T13:47:39Z">
            <w:rPr>
              <w:rFonts w:hint="default" w:ascii="Times New Roman" w:hAnsi="Times New Roman" w:eastAsia="Yu Mincho" w:cs="Times New Roman"/>
              <w:sz w:val="24"/>
              <w:szCs w:val="24"/>
            </w:rPr>
          </w:rPrChange>
        </w:rPr>
      </w:pPr>
      <w:bookmarkStart w:id="3" w:name="_Toc111225146"/>
      <w:r>
        <w:rPr>
          <w:rFonts w:hint="default" w:ascii="Verdana" w:hAnsi="Verdana" w:cs="Verdana"/>
          <w:sz w:val="18"/>
          <w:szCs w:val="18"/>
          <w:rPrChange w:id="762" w:author="google1599737165" w:date="2023-04-24T13:47:39Z">
            <w:rPr>
              <w:rFonts w:hint="default" w:ascii="Times New Roman" w:hAnsi="Times New Roman" w:cs="Times New Roman"/>
              <w:sz w:val="24"/>
              <w:szCs w:val="24"/>
            </w:rPr>
          </w:rPrChange>
        </w:rPr>
        <w:t xml:space="preserve">Таблица </w:t>
      </w:r>
      <w:r>
        <w:rPr>
          <w:rFonts w:hint="default" w:ascii="Verdana" w:hAnsi="Verdana" w:cs="Verdana"/>
          <w:sz w:val="18"/>
          <w:szCs w:val="18"/>
          <w:lang w:val="ru-RU"/>
          <w:rPrChange w:id="763" w:author="google1599737165" w:date="2023-04-24T13:47:39Z">
            <w:rPr>
              <w:rFonts w:hint="default" w:ascii="Times New Roman" w:hAnsi="Times New Roman" w:cs="Times New Roman"/>
              <w:sz w:val="24"/>
              <w:szCs w:val="24"/>
              <w:lang w:val="ru-RU"/>
            </w:rPr>
          </w:rPrChange>
        </w:rPr>
        <w:t>+++</w:t>
      </w:r>
      <w:r>
        <w:rPr>
          <w:rFonts w:hint="default" w:ascii="Verdana" w:hAnsi="Verdana" w:cs="Verdana"/>
          <w:sz w:val="18"/>
          <w:szCs w:val="18"/>
          <w:rPrChange w:id="764" w:author="google1599737165" w:date="2023-04-24T13:47:39Z">
            <w:rPr>
              <w:rFonts w:hint="default" w:ascii="Times New Roman" w:hAnsi="Times New Roman" w:cs="Times New Roman"/>
              <w:sz w:val="24"/>
              <w:szCs w:val="24"/>
            </w:rPr>
          </w:rPrChange>
        </w:rPr>
        <w:t>: Виды-индикаторы</w:t>
      </w:r>
      <w:r>
        <w:rPr>
          <w:rFonts w:hint="default" w:ascii="Verdana" w:hAnsi="Verdana" w:cs="Verdana"/>
          <w:sz w:val="18"/>
          <w:szCs w:val="18"/>
          <w:lang w:val="ru-RU"/>
          <w:rPrChange w:id="765" w:author="google1599737165" w:date="2023-04-24T13:47:39Z">
            <w:rPr>
              <w:rFonts w:hint="default" w:ascii="Times New Roman" w:hAnsi="Times New Roman" w:cs="Times New Roman"/>
              <w:sz w:val="24"/>
              <w:szCs w:val="24"/>
              <w:lang w:val="ru-RU"/>
            </w:rPr>
          </w:rPrChange>
        </w:rPr>
        <w:t xml:space="preserve"> зообентоса</w:t>
      </w:r>
      <w:r>
        <w:rPr>
          <w:rFonts w:hint="default" w:ascii="Verdana" w:hAnsi="Verdana" w:cs="Verdana"/>
          <w:sz w:val="18"/>
          <w:szCs w:val="18"/>
          <w:rPrChange w:id="766" w:author="google1599737165" w:date="2023-04-24T13:47:39Z">
            <w:rPr>
              <w:rFonts w:hint="default" w:ascii="Times New Roman" w:hAnsi="Times New Roman" w:cs="Times New Roman"/>
              <w:sz w:val="24"/>
              <w:szCs w:val="24"/>
            </w:rPr>
          </w:rPrChange>
        </w:rPr>
        <w:t xml:space="preserve"> водных масс </w:t>
      </w:r>
      <w:r>
        <w:rPr>
          <w:rFonts w:hint="default" w:ascii="Verdana" w:hAnsi="Verdana" w:cs="Verdana"/>
          <w:sz w:val="18"/>
          <w:szCs w:val="18"/>
          <w:lang w:val="ru-RU"/>
          <w:rPrChange w:id="767" w:author="google1599737165" w:date="2023-04-24T13:47:39Z">
            <w:rPr>
              <w:rFonts w:hint="default" w:ascii="Times New Roman" w:hAnsi="Times New Roman" w:cs="Times New Roman"/>
              <w:sz w:val="24"/>
              <w:szCs w:val="24"/>
              <w:lang w:val="ru-RU"/>
            </w:rPr>
          </w:rPrChange>
        </w:rPr>
        <w:t xml:space="preserve">для </w:t>
      </w:r>
      <w:r>
        <w:rPr>
          <w:rFonts w:hint="default" w:ascii="Verdana" w:hAnsi="Verdana" w:cs="Verdana"/>
          <w:sz w:val="18"/>
          <w:szCs w:val="18"/>
          <w:rPrChange w:id="768" w:author="google1599737165" w:date="2023-04-24T13:47:39Z">
            <w:rPr>
              <w:rFonts w:hint="default" w:ascii="Times New Roman" w:hAnsi="Times New Roman" w:cs="Times New Roman"/>
              <w:sz w:val="24"/>
              <w:szCs w:val="24"/>
            </w:rPr>
          </w:rPrChange>
        </w:rPr>
        <w:t>морского и речного происхождения</w:t>
      </w:r>
      <w:bookmarkEnd w:id="3"/>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4228"/>
        <w:gridCol w:w="41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rPr>
        <w:tc>
          <w:tcPr>
            <w:tcW w:w="2518" w:type="pct"/>
            <w:shd w:val="clear" w:color="auto" w:fill="00B0F0"/>
            <w:tcMar>
              <w:top w:w="75" w:type="dxa"/>
              <w:left w:w="75" w:type="dxa"/>
              <w:bottom w:w="75" w:type="dxa"/>
              <w:right w:w="75" w:type="dxa"/>
            </w:tcMar>
          </w:tcPr>
          <w:p>
            <w:pPr>
              <w:keepNext/>
              <w:spacing w:before="80" w:after="40" w:line="240" w:lineRule="auto"/>
              <w:jc w:val="both"/>
              <w:rPr>
                <w:rFonts w:hint="default" w:ascii="Verdana" w:hAnsi="Verdana" w:eastAsia="Times New Roman" w:cs="Verdana"/>
                <w:b/>
                <w:color w:val="FFFFFF"/>
                <w:sz w:val="18"/>
                <w:szCs w:val="18"/>
                <w:rPrChange w:id="769" w:author="google1599737165" w:date="2023-04-24T13:47:39Z">
                  <w:rPr>
                    <w:rFonts w:hint="default" w:ascii="Times New Roman" w:hAnsi="Times New Roman" w:eastAsia="Times New Roman" w:cs="Times New Roman"/>
                    <w:b/>
                    <w:color w:val="FFFFFF"/>
                    <w:sz w:val="24"/>
                    <w:szCs w:val="24"/>
                  </w:rPr>
                </w:rPrChange>
              </w:rPr>
            </w:pPr>
            <w:r>
              <w:rPr>
                <w:rFonts w:hint="default" w:ascii="Verdana" w:hAnsi="Verdana" w:cs="Verdana"/>
                <w:b/>
                <w:color w:val="FFFFFF"/>
                <w:sz w:val="18"/>
                <w:szCs w:val="18"/>
                <w:rPrChange w:id="770" w:author="google1599737165" w:date="2023-04-24T13:47:39Z">
                  <w:rPr>
                    <w:rFonts w:hint="default" w:ascii="Times New Roman" w:hAnsi="Times New Roman" w:cs="Times New Roman"/>
                    <w:b/>
                    <w:color w:val="FFFFFF"/>
                    <w:sz w:val="24"/>
                    <w:szCs w:val="24"/>
                  </w:rPr>
                </w:rPrChange>
              </w:rPr>
              <w:t>Морская вода</w:t>
            </w:r>
          </w:p>
        </w:tc>
        <w:tc>
          <w:tcPr>
            <w:tcW w:w="2482" w:type="pct"/>
            <w:shd w:val="clear" w:color="auto" w:fill="00B0F0"/>
          </w:tcPr>
          <w:p>
            <w:pPr>
              <w:keepNext/>
              <w:spacing w:before="80" w:after="40" w:line="240" w:lineRule="auto"/>
              <w:jc w:val="both"/>
              <w:rPr>
                <w:rFonts w:hint="default" w:ascii="Verdana" w:hAnsi="Verdana" w:eastAsia="Times New Roman" w:cs="Verdana"/>
                <w:b/>
                <w:color w:val="FFFFFF"/>
                <w:sz w:val="18"/>
                <w:szCs w:val="18"/>
                <w:rPrChange w:id="771" w:author="google1599737165" w:date="2023-04-24T13:47:39Z">
                  <w:rPr>
                    <w:rFonts w:hint="default" w:ascii="Times New Roman" w:hAnsi="Times New Roman" w:eastAsia="Times New Roman" w:cs="Times New Roman"/>
                    <w:b/>
                    <w:color w:val="FFFFFF"/>
                    <w:sz w:val="24"/>
                    <w:szCs w:val="24"/>
                  </w:rPr>
                </w:rPrChange>
              </w:rPr>
            </w:pPr>
            <w:r>
              <w:rPr>
                <w:rFonts w:hint="default" w:ascii="Verdana" w:hAnsi="Verdana" w:cs="Verdana"/>
                <w:b/>
                <w:color w:val="FFFFFF"/>
                <w:sz w:val="18"/>
                <w:szCs w:val="18"/>
                <w:rPrChange w:id="772" w:author="google1599737165" w:date="2023-04-24T13:47:39Z">
                  <w:rPr>
                    <w:rFonts w:hint="default" w:ascii="Times New Roman" w:hAnsi="Times New Roman" w:cs="Times New Roman"/>
                    <w:b/>
                    <w:color w:val="FFFFFF"/>
                    <w:sz w:val="24"/>
                    <w:szCs w:val="24"/>
                  </w:rPr>
                </w:rPrChange>
              </w:rPr>
              <w:t>Пресная (речная) вода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773"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774" w:author="google1599737165" w:date="2023-04-24T13:47:39Z">
                  <w:rPr>
                    <w:rFonts w:hint="default" w:ascii="Times New Roman" w:hAnsi="Times New Roman" w:cs="Times New Roman"/>
                    <w:i/>
                    <w:iCs/>
                    <w:sz w:val="24"/>
                    <w:szCs w:val="24"/>
                  </w:rPr>
                </w:rPrChange>
              </w:rPr>
              <w:t>Ampharete vega</w:t>
            </w:r>
          </w:p>
        </w:tc>
        <w:tc>
          <w:tcPr>
            <w:tcW w:w="2482" w:type="pct"/>
            <w:shd w:val="clear" w:color="auto" w:fill="FFFFFF"/>
          </w:tcPr>
          <w:p>
            <w:pPr>
              <w:spacing w:after="0" w:line="240" w:lineRule="auto"/>
              <w:jc w:val="both"/>
              <w:rPr>
                <w:rFonts w:hint="default" w:ascii="Verdana" w:hAnsi="Verdana" w:eastAsia="Verdana" w:cs="Verdana"/>
                <w:i/>
                <w:iCs/>
                <w:sz w:val="18"/>
                <w:szCs w:val="18"/>
                <w:rPrChange w:id="775"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776" w:author="google1599737165" w:date="2023-04-24T13:47:39Z">
                  <w:rPr>
                    <w:rFonts w:hint="default" w:ascii="Times New Roman" w:hAnsi="Times New Roman" w:cs="Times New Roman"/>
                    <w:i/>
                    <w:iCs/>
                    <w:sz w:val="24"/>
                    <w:szCs w:val="24"/>
                  </w:rPr>
                </w:rPrChange>
              </w:rPr>
              <w:t>Senecella siberica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777"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778" w:author="google1599737165" w:date="2023-04-24T13:47:39Z">
                  <w:rPr>
                    <w:rFonts w:hint="default" w:ascii="Times New Roman" w:hAnsi="Times New Roman" w:cs="Times New Roman"/>
                    <w:i/>
                    <w:iCs/>
                    <w:sz w:val="24"/>
                    <w:szCs w:val="24"/>
                  </w:rPr>
                </w:rPrChange>
              </w:rPr>
              <w:t>Ostracoda gen. sp.</w:t>
            </w:r>
          </w:p>
        </w:tc>
        <w:tc>
          <w:tcPr>
            <w:tcW w:w="2482" w:type="pct"/>
            <w:shd w:val="clear" w:color="auto" w:fill="FFFFFF"/>
          </w:tcPr>
          <w:p>
            <w:pPr>
              <w:spacing w:after="0" w:line="240" w:lineRule="auto"/>
              <w:jc w:val="both"/>
              <w:rPr>
                <w:rFonts w:hint="default" w:ascii="Verdana" w:hAnsi="Verdana" w:eastAsia="Verdana" w:cs="Verdana"/>
                <w:i/>
                <w:iCs/>
                <w:sz w:val="18"/>
                <w:szCs w:val="18"/>
                <w:rPrChange w:id="779"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780" w:author="google1599737165" w:date="2023-04-24T13:47:39Z">
                  <w:rPr>
                    <w:rFonts w:hint="default" w:ascii="Times New Roman" w:hAnsi="Times New Roman" w:cs="Times New Roman"/>
                    <w:i/>
                    <w:iCs/>
                    <w:sz w:val="24"/>
                    <w:szCs w:val="24"/>
                  </w:rPr>
                </w:rPrChange>
              </w:rPr>
              <w:t>Mysis relicta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781"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782" w:author="google1599737165" w:date="2023-04-24T13:47:39Z">
                  <w:rPr>
                    <w:rFonts w:hint="default" w:ascii="Times New Roman" w:hAnsi="Times New Roman" w:cs="Times New Roman"/>
                    <w:i/>
                    <w:iCs/>
                    <w:sz w:val="24"/>
                    <w:szCs w:val="24"/>
                  </w:rPr>
                </w:rPrChange>
              </w:rPr>
              <w:t>Diastylis sulcata</w:t>
            </w:r>
          </w:p>
        </w:tc>
        <w:tc>
          <w:tcPr>
            <w:tcW w:w="2482" w:type="pct"/>
            <w:shd w:val="clear" w:color="auto" w:fill="FFFFFF"/>
          </w:tcPr>
          <w:p>
            <w:pPr>
              <w:spacing w:after="0" w:line="240" w:lineRule="auto"/>
              <w:jc w:val="both"/>
              <w:rPr>
                <w:rFonts w:hint="default" w:ascii="Verdana" w:hAnsi="Verdana" w:eastAsia="Verdana" w:cs="Verdana"/>
                <w:i/>
                <w:iCs/>
                <w:sz w:val="18"/>
                <w:szCs w:val="18"/>
                <w:rPrChange w:id="783"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784" w:author="google1599737165" w:date="2023-04-24T13:47:39Z">
                  <w:rPr>
                    <w:rFonts w:hint="default" w:ascii="Times New Roman" w:hAnsi="Times New Roman" w:cs="Times New Roman"/>
                    <w:i/>
                    <w:iCs/>
                    <w:sz w:val="24"/>
                    <w:szCs w:val="24"/>
                  </w:rPr>
                </w:rPrChange>
              </w:rPr>
              <w:t>Saduria entomon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785"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786" w:author="google1599737165" w:date="2023-04-24T13:47:39Z">
                  <w:rPr>
                    <w:rFonts w:hint="default" w:ascii="Times New Roman" w:hAnsi="Times New Roman" w:cs="Times New Roman"/>
                    <w:i/>
                    <w:iCs/>
                    <w:sz w:val="24"/>
                    <w:szCs w:val="24"/>
                  </w:rPr>
                </w:rPrChange>
              </w:rPr>
              <w:t>Pontoporeia femorata</w:t>
            </w:r>
          </w:p>
        </w:tc>
        <w:tc>
          <w:tcPr>
            <w:tcW w:w="2482" w:type="pct"/>
            <w:shd w:val="clear" w:color="auto" w:fill="FFFFFF"/>
          </w:tcPr>
          <w:p>
            <w:pPr>
              <w:spacing w:after="0" w:line="240" w:lineRule="auto"/>
              <w:jc w:val="both"/>
              <w:rPr>
                <w:rFonts w:hint="default" w:ascii="Verdana" w:hAnsi="Verdana" w:eastAsia="Verdana" w:cs="Verdana"/>
                <w:i/>
                <w:iCs/>
                <w:sz w:val="18"/>
                <w:szCs w:val="18"/>
                <w:rPrChange w:id="787"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788" w:author="google1599737165" w:date="2023-04-24T13:47:39Z">
                  <w:rPr>
                    <w:rFonts w:hint="default" w:ascii="Times New Roman" w:hAnsi="Times New Roman" w:cs="Times New Roman"/>
                    <w:i/>
                    <w:iCs/>
                    <w:sz w:val="24"/>
                    <w:szCs w:val="24"/>
                  </w:rPr>
                </w:rPrChange>
              </w:rPr>
              <w:t>Monoporeia affinis</w:t>
            </w:r>
          </w:p>
        </w:tc>
      </w:tr>
    </w:tbl>
    <w:p>
      <w:pPr>
        <w:spacing w:line="240" w:lineRule="atLeast"/>
        <w:jc w:val="both"/>
        <w:rPr>
          <w:rFonts w:hint="default" w:ascii="Verdana" w:hAnsi="Verdana" w:eastAsia="Yu Mincho" w:cs="Verdana"/>
          <w:sz w:val="18"/>
          <w:szCs w:val="18"/>
          <w:lang w:val="en-GB"/>
          <w:rPrChange w:id="789" w:author="google1599737165" w:date="2023-04-24T13:47:39Z">
            <w:rPr>
              <w:rFonts w:hint="default" w:ascii="Times New Roman" w:hAnsi="Times New Roman" w:eastAsia="Yu Mincho" w:cs="Times New Roman"/>
              <w:sz w:val="24"/>
              <w:szCs w:val="24"/>
              <w:lang w:val="en-GB"/>
            </w:rPr>
          </w:rPrChange>
        </w:rPr>
      </w:pPr>
    </w:p>
    <w:p>
      <w:pPr>
        <w:jc w:val="both"/>
        <w:rPr>
          <w:rFonts w:hint="default" w:ascii="Verdana" w:hAnsi="Verdana" w:cs="Verdana"/>
          <w:sz w:val="18"/>
          <w:szCs w:val="18"/>
          <w:rPrChange w:id="790" w:author="google1599737165" w:date="2023-04-24T13:47:39Z">
            <w:rPr>
              <w:rFonts w:hint="default" w:ascii="Times New Roman" w:hAnsi="Times New Roman" w:cs="Times New Roman"/>
              <w:sz w:val="24"/>
              <w:szCs w:val="24"/>
            </w:rPr>
          </w:rPrChange>
        </w:rPr>
      </w:pPr>
      <w:r>
        <w:rPr>
          <w:rFonts w:hint="default" w:ascii="Verdana" w:hAnsi="Verdana" w:cs="Verdana"/>
          <w:sz w:val="18"/>
          <w:szCs w:val="18"/>
          <w:rPrChange w:id="791" w:author="google1599737165" w:date="2023-04-24T13:47:39Z">
            <w:rPr>
              <w:rFonts w:hint="default" w:ascii="Times New Roman" w:hAnsi="Times New Roman" w:cs="Times New Roman"/>
              <w:sz w:val="24"/>
              <w:szCs w:val="24"/>
            </w:rPr>
          </w:rPrChange>
        </w:rPr>
        <w:t>Общая численность видов обеих групп, демонстрирует корреляцию с водными массами, но эта связь прослеживается заметно слабее, чем для планктонных форм.</w:t>
      </w:r>
    </w:p>
    <w:p>
      <w:pPr>
        <w:pStyle w:val="155"/>
        <w:numPr>
          <w:ilvl w:val="0"/>
          <w:numId w:val="0"/>
        </w:numPr>
        <w:jc w:val="both"/>
        <w:rPr>
          <w:rFonts w:hint="default" w:ascii="Verdana" w:hAnsi="Verdana" w:cs="Verdana"/>
          <w:b w:val="0"/>
          <w:bCs w:val="0"/>
          <w:sz w:val="18"/>
          <w:szCs w:val="18"/>
          <w:lang w:val="ru-RU"/>
          <w:rPrChange w:id="792" w:author="google1599737165" w:date="2023-04-24T13:47:39Z">
            <w:rPr>
              <w:rFonts w:hint="default" w:ascii="Times New Roman" w:hAnsi="Times New Roman" w:cs="Times New Roman"/>
              <w:b w:val="0"/>
              <w:bCs w:val="0"/>
              <w:sz w:val="24"/>
              <w:szCs w:val="24"/>
              <w:lang w:val="ru-RU"/>
            </w:rPr>
          </w:rPrChange>
        </w:rPr>
      </w:pPr>
      <w:r>
        <w:rPr>
          <w:rFonts w:hint="default" w:ascii="Verdana" w:hAnsi="Verdana" w:eastAsia="Yu Mincho" w:cs="Verdana"/>
          <w:sz w:val="18"/>
          <w:szCs w:val="18"/>
          <w:lang w:val="ru-RU"/>
          <w:rPrChange w:id="793" w:author="google1599737165" w:date="2023-04-24T13:47:39Z">
            <w:rPr>
              <w:rFonts w:hint="default" w:ascii="Times New Roman" w:hAnsi="Times New Roman" w:eastAsia="Yu Mincho" w:cs="Times New Roman"/>
              <w:sz w:val="24"/>
              <w:szCs w:val="24"/>
              <w:lang w:val="ru-RU"/>
            </w:rPr>
          </w:rPrChange>
        </w:rPr>
        <w:t xml:space="preserve">Регистрируемый показатель: </w:t>
      </w:r>
      <w:r>
        <w:rPr>
          <w:rFonts w:hint="default" w:ascii="Verdana" w:hAnsi="Verdana" w:cs="Verdana"/>
          <w:b w:val="0"/>
          <w:bCs w:val="0"/>
          <w:sz w:val="18"/>
          <w:szCs w:val="18"/>
          <w:lang w:val="ru-RU"/>
          <w:rPrChange w:id="794" w:author="google1599737165" w:date="2023-04-24T13:47:39Z">
            <w:rPr>
              <w:rFonts w:hint="default" w:ascii="Times New Roman" w:hAnsi="Times New Roman" w:cs="Times New Roman"/>
              <w:b w:val="0"/>
              <w:bCs w:val="0"/>
              <w:sz w:val="24"/>
              <w:szCs w:val="24"/>
              <w:lang w:val="ru-RU"/>
            </w:rPr>
          </w:rPrChange>
        </w:rPr>
        <w:t xml:space="preserve">Как и в случае с зоопланктоном, в каждой пробе, отобранной на станциях мониторинга необходимо определить общее соотношение обилия видов каждой из двух групп. </w:t>
      </w:r>
    </w:p>
    <w:p>
      <w:pPr>
        <w:pStyle w:val="155"/>
        <w:numPr>
          <w:ilvl w:val="0"/>
          <w:numId w:val="0"/>
        </w:numPr>
        <w:jc w:val="both"/>
        <w:rPr>
          <w:ins w:id="795" w:author="google1599737165" w:date="2023-04-24T10:31:32Z"/>
          <w:rFonts w:hint="default" w:ascii="Verdana" w:hAnsi="Verdana" w:cs="Verdana"/>
          <w:b/>
          <w:bCs/>
          <w:sz w:val="18"/>
          <w:szCs w:val="18"/>
          <w:rPrChange w:id="796" w:author="google1599737165" w:date="2023-04-24T13:47:39Z">
            <w:rPr>
              <w:ins w:id="797" w:author="google1599737165" w:date="2023-04-24T10:31:32Z"/>
              <w:rFonts w:hint="default" w:ascii="Times New Roman" w:hAnsi="Times New Roman" w:cs="Times New Roman"/>
              <w:b/>
              <w:bCs/>
              <w:sz w:val="24"/>
              <w:szCs w:val="24"/>
            </w:rPr>
          </w:rPrChange>
        </w:rPr>
      </w:pPr>
    </w:p>
    <w:p>
      <w:pPr>
        <w:pStyle w:val="155"/>
        <w:numPr>
          <w:ilvl w:val="0"/>
          <w:numId w:val="0"/>
        </w:numPr>
        <w:jc w:val="both"/>
        <w:rPr>
          <w:rFonts w:hint="default" w:ascii="Verdana" w:hAnsi="Verdana" w:cs="Verdana"/>
          <w:b w:val="0"/>
          <w:bCs w:val="0"/>
          <w:sz w:val="18"/>
          <w:szCs w:val="18"/>
          <w:lang w:val="ru-RU"/>
          <w:rPrChange w:id="798" w:author="google1599737165" w:date="2023-04-24T13:47:39Z">
            <w:rPr>
              <w:rFonts w:hint="default" w:ascii="Times New Roman" w:hAnsi="Times New Roman" w:cs="Times New Roman"/>
              <w:b/>
              <w:bCs/>
              <w:sz w:val="24"/>
              <w:szCs w:val="24"/>
              <w:lang w:val="ru-RU"/>
            </w:rPr>
          </w:rPrChange>
        </w:rPr>
      </w:pPr>
      <w:ins w:id="799" w:author="google1599737165" w:date="2023-04-24T10:34:54Z">
        <w:r>
          <w:rPr>
            <w:rFonts w:hint="default" w:ascii="Verdana" w:hAnsi="Verdana" w:cs="Verdana"/>
            <w:b w:val="0"/>
            <w:bCs w:val="0"/>
            <w:sz w:val="18"/>
            <w:szCs w:val="18"/>
            <w:lang w:val="ru-RU"/>
            <w:rPrChange w:id="800" w:author="google1599737165" w:date="2023-04-24T13:47:39Z">
              <w:rPr>
                <w:rFonts w:hint="default" w:ascii="Times New Roman" w:hAnsi="Times New Roman" w:cs="Times New Roman"/>
                <w:b/>
                <w:bCs/>
                <w:sz w:val="24"/>
                <w:szCs w:val="24"/>
                <w:lang w:val="ru-RU"/>
              </w:rPr>
            </w:rPrChange>
          </w:rPr>
          <w:t>О</w:t>
        </w:r>
      </w:ins>
      <w:ins w:id="801" w:author="google1599737165" w:date="2023-04-24T10:33:44Z">
        <w:r>
          <w:rPr>
            <w:rFonts w:hint="default" w:ascii="Verdana" w:hAnsi="Verdana" w:cs="Verdana"/>
            <w:b w:val="0"/>
            <w:bCs w:val="0"/>
            <w:sz w:val="18"/>
            <w:szCs w:val="18"/>
            <w:lang w:val="ru-RU"/>
            <w:rPrChange w:id="802" w:author="google1599737165" w:date="2023-04-24T13:47:39Z">
              <w:rPr>
                <w:rFonts w:hint="default" w:ascii="Times New Roman" w:hAnsi="Times New Roman" w:cs="Times New Roman"/>
                <w:b/>
                <w:bCs/>
                <w:sz w:val="24"/>
                <w:szCs w:val="24"/>
                <w:lang w:val="ru-RU"/>
              </w:rPr>
            </w:rPrChange>
          </w:rPr>
          <w:t>ж</w:t>
        </w:r>
      </w:ins>
      <w:ins w:id="803" w:author="google1599737165" w:date="2023-04-24T10:33:45Z">
        <w:r>
          <w:rPr>
            <w:rFonts w:hint="default" w:ascii="Verdana" w:hAnsi="Verdana" w:cs="Verdana"/>
            <w:b w:val="0"/>
            <w:bCs w:val="0"/>
            <w:sz w:val="18"/>
            <w:szCs w:val="18"/>
            <w:lang w:val="ru-RU"/>
            <w:rPrChange w:id="804" w:author="google1599737165" w:date="2023-04-24T13:47:39Z">
              <w:rPr>
                <w:rFonts w:hint="default" w:ascii="Times New Roman" w:hAnsi="Times New Roman" w:cs="Times New Roman"/>
                <w:b/>
                <w:bCs/>
                <w:sz w:val="24"/>
                <w:szCs w:val="24"/>
                <w:lang w:val="ru-RU"/>
              </w:rPr>
            </w:rPrChange>
          </w:rPr>
          <w:t>идаем</w:t>
        </w:r>
      </w:ins>
      <w:ins w:id="805" w:author="google1599737165" w:date="2023-04-24T10:33:46Z">
        <w:r>
          <w:rPr>
            <w:rFonts w:hint="default" w:ascii="Verdana" w:hAnsi="Verdana" w:cs="Verdana"/>
            <w:b w:val="0"/>
            <w:bCs w:val="0"/>
            <w:sz w:val="18"/>
            <w:szCs w:val="18"/>
            <w:lang w:val="ru-RU"/>
            <w:rPrChange w:id="806" w:author="google1599737165" w:date="2023-04-24T13:47:39Z">
              <w:rPr>
                <w:rFonts w:hint="default" w:ascii="Times New Roman" w:hAnsi="Times New Roman" w:cs="Times New Roman"/>
                <w:b/>
                <w:bCs/>
                <w:sz w:val="24"/>
                <w:szCs w:val="24"/>
                <w:lang w:val="ru-RU"/>
              </w:rPr>
            </w:rPrChange>
          </w:rPr>
          <w:t xml:space="preserve">ые </w:t>
        </w:r>
      </w:ins>
      <w:ins w:id="807" w:author="google1599737165" w:date="2023-04-24T10:33:21Z">
        <w:r>
          <w:rPr>
            <w:rFonts w:hint="default" w:ascii="Verdana" w:hAnsi="Verdana" w:cs="Verdana"/>
            <w:b w:val="0"/>
            <w:bCs w:val="0"/>
            <w:sz w:val="18"/>
            <w:szCs w:val="18"/>
            <w:lang w:val="ru-RU"/>
            <w:rPrChange w:id="808" w:author="google1599737165" w:date="2023-04-24T13:47:39Z">
              <w:rPr>
                <w:rFonts w:hint="default" w:ascii="Times New Roman" w:hAnsi="Times New Roman" w:cs="Times New Roman"/>
                <w:b/>
                <w:bCs/>
                <w:sz w:val="24"/>
                <w:szCs w:val="24"/>
                <w:lang w:val="ru-RU"/>
              </w:rPr>
            </w:rPrChange>
          </w:rPr>
          <w:t>ан</w:t>
        </w:r>
      </w:ins>
      <w:ins w:id="809" w:author="google1599737165" w:date="2023-04-24T10:33:22Z">
        <w:r>
          <w:rPr>
            <w:rFonts w:hint="default" w:ascii="Verdana" w:hAnsi="Verdana" w:cs="Verdana"/>
            <w:b w:val="0"/>
            <w:bCs w:val="0"/>
            <w:sz w:val="18"/>
            <w:szCs w:val="18"/>
            <w:lang w:val="ru-RU"/>
            <w:rPrChange w:id="810" w:author="google1599737165" w:date="2023-04-24T13:47:39Z">
              <w:rPr>
                <w:rFonts w:hint="default" w:ascii="Times New Roman" w:hAnsi="Times New Roman" w:cs="Times New Roman"/>
                <w:b/>
                <w:bCs/>
                <w:sz w:val="24"/>
                <w:szCs w:val="24"/>
                <w:lang w:val="ru-RU"/>
              </w:rPr>
            </w:rPrChange>
          </w:rPr>
          <w:t>тропо</w:t>
        </w:r>
      </w:ins>
      <w:ins w:id="811" w:author="google1599737165" w:date="2023-04-24T10:33:26Z">
        <w:r>
          <w:rPr>
            <w:rFonts w:hint="default" w:ascii="Verdana" w:hAnsi="Verdana" w:cs="Verdana"/>
            <w:b w:val="0"/>
            <w:bCs w:val="0"/>
            <w:sz w:val="18"/>
            <w:szCs w:val="18"/>
            <w:lang w:val="ru-RU"/>
            <w:rPrChange w:id="812" w:author="google1599737165" w:date="2023-04-24T13:47:39Z">
              <w:rPr>
                <w:rFonts w:hint="default" w:ascii="Times New Roman" w:hAnsi="Times New Roman" w:cs="Times New Roman"/>
                <w:b/>
                <w:bCs/>
                <w:sz w:val="24"/>
                <w:szCs w:val="24"/>
                <w:lang w:val="ru-RU"/>
              </w:rPr>
            </w:rPrChange>
          </w:rPr>
          <w:t>генн</w:t>
        </w:r>
      </w:ins>
      <w:ins w:id="813" w:author="google1599737165" w:date="2023-04-24T10:33:27Z">
        <w:r>
          <w:rPr>
            <w:rFonts w:hint="default" w:ascii="Verdana" w:hAnsi="Verdana" w:cs="Verdana"/>
            <w:b w:val="0"/>
            <w:bCs w:val="0"/>
            <w:sz w:val="18"/>
            <w:szCs w:val="18"/>
            <w:lang w:val="ru-RU"/>
            <w:rPrChange w:id="814" w:author="google1599737165" w:date="2023-04-24T13:47:39Z">
              <w:rPr>
                <w:rFonts w:hint="default" w:ascii="Times New Roman" w:hAnsi="Times New Roman" w:cs="Times New Roman"/>
                <w:b/>
                <w:bCs/>
                <w:sz w:val="24"/>
                <w:szCs w:val="24"/>
                <w:lang w:val="ru-RU"/>
              </w:rPr>
            </w:rPrChange>
          </w:rPr>
          <w:t xml:space="preserve">ые </w:t>
        </w:r>
      </w:ins>
      <w:ins w:id="815" w:author="google1599737165" w:date="2023-04-24T10:35:09Z">
        <w:r>
          <w:rPr>
            <w:rFonts w:hint="default" w:ascii="Verdana" w:hAnsi="Verdana" w:cs="Verdana"/>
            <w:b w:val="0"/>
            <w:bCs w:val="0"/>
            <w:sz w:val="18"/>
            <w:szCs w:val="18"/>
            <w:lang w:val="ru-RU"/>
            <w:rPrChange w:id="816" w:author="google1599737165" w:date="2023-04-24T13:47:39Z">
              <w:rPr>
                <w:rFonts w:hint="default" w:ascii="Times New Roman" w:hAnsi="Times New Roman" w:cs="Times New Roman"/>
                <w:b w:val="0"/>
                <w:bCs w:val="0"/>
                <w:sz w:val="24"/>
                <w:szCs w:val="24"/>
                <w:lang w:val="ru-RU"/>
              </w:rPr>
            </w:rPrChange>
          </w:rPr>
          <w:t>воз</w:t>
        </w:r>
      </w:ins>
      <w:ins w:id="817" w:author="google1599737165" w:date="2023-04-24T10:35:10Z">
        <w:r>
          <w:rPr>
            <w:rFonts w:hint="default" w:ascii="Verdana" w:hAnsi="Verdana" w:cs="Verdana"/>
            <w:b w:val="0"/>
            <w:bCs w:val="0"/>
            <w:sz w:val="18"/>
            <w:szCs w:val="18"/>
            <w:lang w:val="ru-RU"/>
            <w:rPrChange w:id="818" w:author="google1599737165" w:date="2023-04-24T13:47:39Z">
              <w:rPr>
                <w:rFonts w:hint="default" w:ascii="Times New Roman" w:hAnsi="Times New Roman" w:cs="Times New Roman"/>
                <w:b w:val="0"/>
                <w:bCs w:val="0"/>
                <w:sz w:val="24"/>
                <w:szCs w:val="24"/>
                <w:lang w:val="ru-RU"/>
              </w:rPr>
            </w:rPrChange>
          </w:rPr>
          <w:t>дейс</w:t>
        </w:r>
      </w:ins>
      <w:ins w:id="819" w:author="google1599737165" w:date="2023-04-24T10:35:11Z">
        <w:r>
          <w:rPr>
            <w:rFonts w:hint="default" w:ascii="Verdana" w:hAnsi="Verdana" w:cs="Verdana"/>
            <w:b w:val="0"/>
            <w:bCs w:val="0"/>
            <w:sz w:val="18"/>
            <w:szCs w:val="18"/>
            <w:lang w:val="ru-RU"/>
            <w:rPrChange w:id="820" w:author="google1599737165" w:date="2023-04-24T13:47:39Z">
              <w:rPr>
                <w:rFonts w:hint="default" w:ascii="Times New Roman" w:hAnsi="Times New Roman" w:cs="Times New Roman"/>
                <w:b w:val="0"/>
                <w:bCs w:val="0"/>
                <w:sz w:val="24"/>
                <w:szCs w:val="24"/>
                <w:lang w:val="ru-RU"/>
              </w:rPr>
            </w:rPrChange>
          </w:rPr>
          <w:t>твия</w:t>
        </w:r>
      </w:ins>
      <w:ins w:id="821" w:author="google1599737165" w:date="2023-04-24T10:33:29Z">
        <w:r>
          <w:rPr>
            <w:rFonts w:hint="default" w:ascii="Verdana" w:hAnsi="Verdana" w:cs="Verdana"/>
            <w:b w:val="0"/>
            <w:bCs w:val="0"/>
            <w:sz w:val="18"/>
            <w:szCs w:val="18"/>
            <w:lang w:val="ru-RU"/>
            <w:rPrChange w:id="822" w:author="google1599737165" w:date="2023-04-24T13:47:39Z">
              <w:rPr>
                <w:rFonts w:hint="default" w:ascii="Times New Roman" w:hAnsi="Times New Roman" w:cs="Times New Roman"/>
                <w:b/>
                <w:bCs/>
                <w:sz w:val="24"/>
                <w:szCs w:val="24"/>
                <w:lang w:val="ru-RU"/>
              </w:rPr>
            </w:rPrChange>
          </w:rPr>
          <w:t xml:space="preserve"> н</w:t>
        </w:r>
      </w:ins>
      <w:ins w:id="823" w:author="google1599737165" w:date="2023-04-24T10:33:30Z">
        <w:r>
          <w:rPr>
            <w:rFonts w:hint="default" w:ascii="Verdana" w:hAnsi="Verdana" w:cs="Verdana"/>
            <w:b w:val="0"/>
            <w:bCs w:val="0"/>
            <w:sz w:val="18"/>
            <w:szCs w:val="18"/>
            <w:lang w:val="ru-RU"/>
            <w:rPrChange w:id="824" w:author="google1599737165" w:date="2023-04-24T13:47:39Z">
              <w:rPr>
                <w:rFonts w:hint="default" w:ascii="Times New Roman" w:hAnsi="Times New Roman" w:cs="Times New Roman"/>
                <w:b/>
                <w:bCs/>
                <w:sz w:val="24"/>
                <w:szCs w:val="24"/>
                <w:lang w:val="ru-RU"/>
              </w:rPr>
            </w:rPrChange>
          </w:rPr>
          <w:t>е м</w:t>
        </w:r>
      </w:ins>
      <w:ins w:id="825" w:author="google1599737165" w:date="2023-04-24T10:33:31Z">
        <w:r>
          <w:rPr>
            <w:rFonts w:hint="default" w:ascii="Verdana" w:hAnsi="Verdana" w:cs="Verdana"/>
            <w:b w:val="0"/>
            <w:bCs w:val="0"/>
            <w:sz w:val="18"/>
            <w:szCs w:val="18"/>
            <w:lang w:val="ru-RU"/>
            <w:rPrChange w:id="826" w:author="google1599737165" w:date="2023-04-24T13:47:39Z">
              <w:rPr>
                <w:rFonts w:hint="default" w:ascii="Times New Roman" w:hAnsi="Times New Roman" w:cs="Times New Roman"/>
                <w:b/>
                <w:bCs/>
                <w:sz w:val="24"/>
                <w:szCs w:val="24"/>
                <w:lang w:val="ru-RU"/>
              </w:rPr>
            </w:rPrChange>
          </w:rPr>
          <w:t>огут</w:t>
        </w:r>
      </w:ins>
      <w:ins w:id="827" w:author="google1599737165" w:date="2023-04-24T10:33:49Z">
        <w:r>
          <w:rPr>
            <w:rFonts w:hint="default" w:ascii="Verdana" w:hAnsi="Verdana" w:cs="Verdana"/>
            <w:b w:val="0"/>
            <w:bCs w:val="0"/>
            <w:sz w:val="18"/>
            <w:szCs w:val="18"/>
            <w:lang w:val="ru-RU"/>
            <w:rPrChange w:id="828" w:author="google1599737165" w:date="2023-04-24T13:47:39Z">
              <w:rPr>
                <w:rFonts w:hint="default" w:ascii="Times New Roman" w:hAnsi="Times New Roman" w:cs="Times New Roman"/>
                <w:b/>
                <w:bCs/>
                <w:sz w:val="24"/>
                <w:szCs w:val="24"/>
                <w:lang w:val="ru-RU"/>
              </w:rPr>
            </w:rPrChange>
          </w:rPr>
          <w:t xml:space="preserve"> </w:t>
        </w:r>
      </w:ins>
      <w:ins w:id="829" w:author="google1599737165" w:date="2023-04-24T10:34:10Z">
        <w:r>
          <w:rPr>
            <w:rFonts w:hint="default" w:ascii="Verdana" w:hAnsi="Verdana" w:cs="Verdana"/>
            <w:b w:val="0"/>
            <w:bCs w:val="0"/>
            <w:sz w:val="18"/>
            <w:szCs w:val="18"/>
            <w:lang w:val="ru-RU"/>
            <w:rPrChange w:id="830" w:author="google1599737165" w:date="2023-04-24T13:47:39Z">
              <w:rPr>
                <w:rFonts w:hint="default" w:ascii="Times New Roman" w:hAnsi="Times New Roman" w:cs="Times New Roman"/>
                <w:b/>
                <w:bCs/>
                <w:sz w:val="24"/>
                <w:szCs w:val="24"/>
                <w:lang w:val="ru-RU"/>
              </w:rPr>
            </w:rPrChange>
          </w:rPr>
          <w:t>карди</w:t>
        </w:r>
      </w:ins>
      <w:ins w:id="831" w:author="google1599737165" w:date="2023-04-24T10:34:11Z">
        <w:r>
          <w:rPr>
            <w:rFonts w:hint="default" w:ascii="Verdana" w:hAnsi="Verdana" w:cs="Verdana"/>
            <w:b w:val="0"/>
            <w:bCs w:val="0"/>
            <w:sz w:val="18"/>
            <w:szCs w:val="18"/>
            <w:lang w:val="ru-RU"/>
            <w:rPrChange w:id="832" w:author="google1599737165" w:date="2023-04-24T13:47:39Z">
              <w:rPr>
                <w:rFonts w:hint="default" w:ascii="Times New Roman" w:hAnsi="Times New Roman" w:cs="Times New Roman"/>
                <w:b/>
                <w:bCs/>
                <w:sz w:val="24"/>
                <w:szCs w:val="24"/>
                <w:lang w:val="ru-RU"/>
              </w:rPr>
            </w:rPrChange>
          </w:rPr>
          <w:t>нальны</w:t>
        </w:r>
      </w:ins>
      <w:ins w:id="833" w:author="google1599737165" w:date="2023-04-24T10:34:12Z">
        <w:r>
          <w:rPr>
            <w:rFonts w:hint="default" w:ascii="Verdana" w:hAnsi="Verdana" w:cs="Verdana"/>
            <w:b w:val="0"/>
            <w:bCs w:val="0"/>
            <w:sz w:val="18"/>
            <w:szCs w:val="18"/>
            <w:lang w:val="ru-RU"/>
            <w:rPrChange w:id="834" w:author="google1599737165" w:date="2023-04-24T13:47:39Z">
              <w:rPr>
                <w:rFonts w:hint="default" w:ascii="Times New Roman" w:hAnsi="Times New Roman" w:cs="Times New Roman"/>
                <w:b/>
                <w:bCs/>
                <w:sz w:val="24"/>
                <w:szCs w:val="24"/>
                <w:lang w:val="ru-RU"/>
              </w:rPr>
            </w:rPrChange>
          </w:rPr>
          <w:t>м о</w:t>
        </w:r>
      </w:ins>
      <w:ins w:id="835" w:author="google1599737165" w:date="2023-04-24T10:34:13Z">
        <w:r>
          <w:rPr>
            <w:rFonts w:hint="default" w:ascii="Verdana" w:hAnsi="Verdana" w:cs="Verdana"/>
            <w:b w:val="0"/>
            <w:bCs w:val="0"/>
            <w:sz w:val="18"/>
            <w:szCs w:val="18"/>
            <w:lang w:val="ru-RU"/>
            <w:rPrChange w:id="836" w:author="google1599737165" w:date="2023-04-24T13:47:39Z">
              <w:rPr>
                <w:rFonts w:hint="default" w:ascii="Times New Roman" w:hAnsi="Times New Roman" w:cs="Times New Roman"/>
                <w:b/>
                <w:bCs/>
                <w:sz w:val="24"/>
                <w:szCs w:val="24"/>
                <w:lang w:val="ru-RU"/>
              </w:rPr>
            </w:rPrChange>
          </w:rPr>
          <w:t>бразо</w:t>
        </w:r>
      </w:ins>
      <w:ins w:id="837" w:author="google1599737165" w:date="2023-04-24T10:34:14Z">
        <w:r>
          <w:rPr>
            <w:rFonts w:hint="default" w:ascii="Verdana" w:hAnsi="Verdana" w:cs="Verdana"/>
            <w:b w:val="0"/>
            <w:bCs w:val="0"/>
            <w:sz w:val="18"/>
            <w:szCs w:val="18"/>
            <w:lang w:val="ru-RU"/>
            <w:rPrChange w:id="838" w:author="google1599737165" w:date="2023-04-24T13:47:39Z">
              <w:rPr>
                <w:rFonts w:hint="default" w:ascii="Times New Roman" w:hAnsi="Times New Roman" w:cs="Times New Roman"/>
                <w:b/>
                <w:bCs/>
                <w:sz w:val="24"/>
                <w:szCs w:val="24"/>
                <w:lang w:val="ru-RU"/>
              </w:rPr>
            </w:rPrChange>
          </w:rPr>
          <w:t xml:space="preserve">м </w:t>
        </w:r>
      </w:ins>
      <w:ins w:id="839" w:author="google1599737165" w:date="2023-04-24T10:33:54Z">
        <w:r>
          <w:rPr>
            <w:rFonts w:hint="default" w:ascii="Verdana" w:hAnsi="Verdana" w:cs="Verdana"/>
            <w:b w:val="0"/>
            <w:bCs w:val="0"/>
            <w:sz w:val="18"/>
            <w:szCs w:val="18"/>
            <w:lang w:val="ru-RU"/>
            <w:rPrChange w:id="840" w:author="google1599737165" w:date="2023-04-24T13:47:39Z">
              <w:rPr>
                <w:rFonts w:hint="default" w:ascii="Times New Roman" w:hAnsi="Times New Roman" w:cs="Times New Roman"/>
                <w:b/>
                <w:bCs/>
                <w:sz w:val="24"/>
                <w:szCs w:val="24"/>
                <w:lang w:val="ru-RU"/>
              </w:rPr>
            </w:rPrChange>
          </w:rPr>
          <w:t>из</w:t>
        </w:r>
      </w:ins>
      <w:ins w:id="841" w:author="google1599737165" w:date="2023-04-24T10:33:55Z">
        <w:r>
          <w:rPr>
            <w:rFonts w:hint="default" w:ascii="Verdana" w:hAnsi="Verdana" w:cs="Verdana"/>
            <w:b w:val="0"/>
            <w:bCs w:val="0"/>
            <w:sz w:val="18"/>
            <w:szCs w:val="18"/>
            <w:lang w:val="ru-RU"/>
            <w:rPrChange w:id="842" w:author="google1599737165" w:date="2023-04-24T13:47:39Z">
              <w:rPr>
                <w:rFonts w:hint="default" w:ascii="Times New Roman" w:hAnsi="Times New Roman" w:cs="Times New Roman"/>
                <w:b/>
                <w:bCs/>
                <w:sz w:val="24"/>
                <w:szCs w:val="24"/>
                <w:lang w:val="ru-RU"/>
              </w:rPr>
            </w:rPrChange>
          </w:rPr>
          <w:t xml:space="preserve">менить </w:t>
        </w:r>
      </w:ins>
      <w:ins w:id="843" w:author="google1599737165" w:date="2023-04-24T10:33:56Z">
        <w:r>
          <w:rPr>
            <w:rFonts w:hint="default" w:ascii="Verdana" w:hAnsi="Verdana" w:cs="Verdana"/>
            <w:b w:val="0"/>
            <w:bCs w:val="0"/>
            <w:sz w:val="18"/>
            <w:szCs w:val="18"/>
            <w:lang w:val="ru-RU"/>
            <w:rPrChange w:id="844" w:author="google1599737165" w:date="2023-04-24T13:47:39Z">
              <w:rPr>
                <w:rFonts w:hint="default" w:ascii="Times New Roman" w:hAnsi="Times New Roman" w:cs="Times New Roman"/>
                <w:b/>
                <w:bCs/>
                <w:sz w:val="24"/>
                <w:szCs w:val="24"/>
                <w:lang w:val="ru-RU"/>
              </w:rPr>
            </w:rPrChange>
          </w:rPr>
          <w:t>п</w:t>
        </w:r>
      </w:ins>
      <w:ins w:id="845" w:author="google1599737165" w:date="2023-04-24T10:33:57Z">
        <w:r>
          <w:rPr>
            <w:rFonts w:hint="default" w:ascii="Verdana" w:hAnsi="Verdana" w:cs="Verdana"/>
            <w:b w:val="0"/>
            <w:bCs w:val="0"/>
            <w:sz w:val="18"/>
            <w:szCs w:val="18"/>
            <w:lang w:val="ru-RU"/>
            <w:rPrChange w:id="846" w:author="google1599737165" w:date="2023-04-24T13:47:39Z">
              <w:rPr>
                <w:rFonts w:hint="default" w:ascii="Times New Roman" w:hAnsi="Times New Roman" w:cs="Times New Roman"/>
                <w:b/>
                <w:bCs/>
                <w:sz w:val="24"/>
                <w:szCs w:val="24"/>
                <w:lang w:val="ru-RU"/>
              </w:rPr>
            </w:rPrChange>
          </w:rPr>
          <w:t>арам</w:t>
        </w:r>
      </w:ins>
      <w:ins w:id="847" w:author="google1599737165" w:date="2023-04-24T10:34:01Z">
        <w:r>
          <w:rPr>
            <w:rFonts w:hint="default" w:ascii="Verdana" w:hAnsi="Verdana" w:cs="Verdana"/>
            <w:b w:val="0"/>
            <w:bCs w:val="0"/>
            <w:sz w:val="18"/>
            <w:szCs w:val="18"/>
            <w:lang w:val="ru-RU"/>
            <w:rPrChange w:id="848" w:author="google1599737165" w:date="2023-04-24T13:47:39Z">
              <w:rPr>
                <w:rFonts w:hint="default" w:ascii="Times New Roman" w:hAnsi="Times New Roman" w:cs="Times New Roman"/>
                <w:b/>
                <w:bCs/>
                <w:sz w:val="24"/>
                <w:szCs w:val="24"/>
                <w:lang w:val="ru-RU"/>
              </w:rPr>
            </w:rPrChange>
          </w:rPr>
          <w:t>етры</w:t>
        </w:r>
      </w:ins>
      <w:ins w:id="849" w:author="google1599737165" w:date="2023-04-24T10:34:18Z">
        <w:r>
          <w:rPr>
            <w:rFonts w:hint="default" w:ascii="Verdana" w:hAnsi="Verdana" w:cs="Verdana"/>
            <w:b w:val="0"/>
            <w:bCs w:val="0"/>
            <w:sz w:val="18"/>
            <w:szCs w:val="18"/>
            <w:lang w:val="ru-RU"/>
            <w:rPrChange w:id="850" w:author="google1599737165" w:date="2023-04-24T13:47:39Z">
              <w:rPr>
                <w:rFonts w:hint="default" w:ascii="Times New Roman" w:hAnsi="Times New Roman" w:cs="Times New Roman"/>
                <w:b/>
                <w:bCs/>
                <w:sz w:val="24"/>
                <w:szCs w:val="24"/>
                <w:lang w:val="ru-RU"/>
              </w:rPr>
            </w:rPrChange>
          </w:rPr>
          <w:t xml:space="preserve"> </w:t>
        </w:r>
      </w:ins>
      <w:ins w:id="851" w:author="google1599737165" w:date="2023-04-24T10:34:26Z">
        <w:r>
          <w:rPr>
            <w:rFonts w:hint="default" w:ascii="Verdana" w:hAnsi="Verdana" w:cs="Verdana"/>
            <w:b w:val="0"/>
            <w:bCs w:val="0"/>
            <w:sz w:val="18"/>
            <w:szCs w:val="18"/>
            <w:lang w:val="ru-RU"/>
            <w:rPrChange w:id="852" w:author="google1599737165" w:date="2023-04-24T13:47:39Z">
              <w:rPr>
                <w:rFonts w:hint="default" w:ascii="Times New Roman" w:hAnsi="Times New Roman" w:cs="Times New Roman"/>
                <w:b/>
                <w:bCs/>
                <w:sz w:val="24"/>
                <w:szCs w:val="24"/>
                <w:lang w:val="ru-RU"/>
              </w:rPr>
            </w:rPrChange>
          </w:rPr>
          <w:t>гради</w:t>
        </w:r>
      </w:ins>
      <w:ins w:id="853" w:author="google1599737165" w:date="2023-04-24T10:34:27Z">
        <w:r>
          <w:rPr>
            <w:rFonts w:hint="default" w:ascii="Verdana" w:hAnsi="Verdana" w:cs="Verdana"/>
            <w:b w:val="0"/>
            <w:bCs w:val="0"/>
            <w:sz w:val="18"/>
            <w:szCs w:val="18"/>
            <w:lang w:val="ru-RU"/>
            <w:rPrChange w:id="854" w:author="google1599737165" w:date="2023-04-24T13:47:39Z">
              <w:rPr>
                <w:rFonts w:hint="default" w:ascii="Times New Roman" w:hAnsi="Times New Roman" w:cs="Times New Roman"/>
                <w:b/>
                <w:bCs/>
                <w:sz w:val="24"/>
                <w:szCs w:val="24"/>
                <w:lang w:val="ru-RU"/>
              </w:rPr>
            </w:rPrChange>
          </w:rPr>
          <w:t xml:space="preserve">ента </w:t>
        </w:r>
      </w:ins>
      <w:ins w:id="855" w:author="google1599737165" w:date="2023-04-24T10:34:28Z">
        <w:r>
          <w:rPr>
            <w:rFonts w:hint="default" w:ascii="Verdana" w:hAnsi="Verdana" w:cs="Verdana"/>
            <w:b w:val="0"/>
            <w:bCs w:val="0"/>
            <w:sz w:val="18"/>
            <w:szCs w:val="18"/>
            <w:lang w:val="ru-RU"/>
            <w:rPrChange w:id="856" w:author="google1599737165" w:date="2023-04-24T13:47:39Z">
              <w:rPr>
                <w:rFonts w:hint="default" w:ascii="Times New Roman" w:hAnsi="Times New Roman" w:cs="Times New Roman"/>
                <w:b/>
                <w:bCs/>
                <w:sz w:val="24"/>
                <w:szCs w:val="24"/>
                <w:lang w:val="ru-RU"/>
              </w:rPr>
            </w:rPrChange>
          </w:rPr>
          <w:t>соленост</w:t>
        </w:r>
      </w:ins>
      <w:ins w:id="857" w:author="google1599737165" w:date="2023-04-24T10:34:29Z">
        <w:r>
          <w:rPr>
            <w:rFonts w:hint="default" w:ascii="Verdana" w:hAnsi="Verdana" w:cs="Verdana"/>
            <w:b w:val="0"/>
            <w:bCs w:val="0"/>
            <w:sz w:val="18"/>
            <w:szCs w:val="18"/>
            <w:lang w:val="ru-RU"/>
            <w:rPrChange w:id="858" w:author="google1599737165" w:date="2023-04-24T13:47:39Z">
              <w:rPr>
                <w:rFonts w:hint="default" w:ascii="Times New Roman" w:hAnsi="Times New Roman" w:cs="Times New Roman"/>
                <w:b/>
                <w:bCs/>
                <w:sz w:val="24"/>
                <w:szCs w:val="24"/>
                <w:lang w:val="ru-RU"/>
              </w:rPr>
            </w:rPrChange>
          </w:rPr>
          <w:t xml:space="preserve">и </w:t>
        </w:r>
      </w:ins>
      <w:ins w:id="859" w:author="google1599737165" w:date="2023-04-24T10:34:30Z">
        <w:r>
          <w:rPr>
            <w:rFonts w:hint="default" w:ascii="Verdana" w:hAnsi="Verdana" w:cs="Verdana"/>
            <w:b w:val="0"/>
            <w:bCs w:val="0"/>
            <w:sz w:val="18"/>
            <w:szCs w:val="18"/>
            <w:lang w:val="ru-RU"/>
            <w:rPrChange w:id="860" w:author="google1599737165" w:date="2023-04-24T13:47:39Z">
              <w:rPr>
                <w:rFonts w:hint="default" w:ascii="Times New Roman" w:hAnsi="Times New Roman" w:cs="Times New Roman"/>
                <w:b/>
                <w:bCs/>
                <w:sz w:val="24"/>
                <w:szCs w:val="24"/>
                <w:lang w:val="ru-RU"/>
              </w:rPr>
            </w:rPrChange>
          </w:rPr>
          <w:t>(</w:t>
        </w:r>
      </w:ins>
      <w:ins w:id="861" w:author="google1599737165" w:date="2023-04-24T10:34:31Z">
        <w:r>
          <w:rPr>
            <w:rFonts w:hint="default" w:ascii="Verdana" w:hAnsi="Verdana" w:cs="Verdana"/>
            <w:b w:val="0"/>
            <w:bCs w:val="0"/>
            <w:sz w:val="18"/>
            <w:szCs w:val="18"/>
            <w:highlight w:val="yellow"/>
            <w:lang w:val="ru-RU"/>
            <w:rPrChange w:id="862" w:author="google1599737165" w:date="2023-04-24T13:47:39Z">
              <w:rPr>
                <w:rFonts w:hint="default" w:ascii="Times New Roman" w:hAnsi="Times New Roman" w:cs="Times New Roman"/>
                <w:b/>
                <w:bCs/>
                <w:sz w:val="24"/>
                <w:szCs w:val="24"/>
                <w:lang w:val="ru-RU"/>
              </w:rPr>
            </w:rPrChange>
          </w:rPr>
          <w:t>ссы</w:t>
        </w:r>
      </w:ins>
      <w:ins w:id="863" w:author="google1599737165" w:date="2023-04-24T10:34:32Z">
        <w:r>
          <w:rPr>
            <w:rFonts w:hint="default" w:ascii="Verdana" w:hAnsi="Verdana" w:cs="Verdana"/>
            <w:b w:val="0"/>
            <w:bCs w:val="0"/>
            <w:sz w:val="18"/>
            <w:szCs w:val="18"/>
            <w:highlight w:val="yellow"/>
            <w:lang w:val="ru-RU"/>
            <w:rPrChange w:id="864" w:author="google1599737165" w:date="2023-04-24T13:47:39Z">
              <w:rPr>
                <w:rFonts w:hint="default" w:ascii="Times New Roman" w:hAnsi="Times New Roman" w:cs="Times New Roman"/>
                <w:b/>
                <w:bCs/>
                <w:sz w:val="24"/>
                <w:szCs w:val="24"/>
                <w:lang w:val="ru-RU"/>
              </w:rPr>
            </w:rPrChange>
          </w:rPr>
          <w:t xml:space="preserve">лка на </w:t>
        </w:r>
      </w:ins>
      <w:ins w:id="865" w:author="google1599737165" w:date="2023-04-24T10:34:33Z">
        <w:r>
          <w:rPr>
            <w:rFonts w:hint="default" w:ascii="Verdana" w:hAnsi="Verdana" w:cs="Verdana"/>
            <w:b w:val="0"/>
            <w:bCs w:val="0"/>
            <w:sz w:val="18"/>
            <w:szCs w:val="18"/>
            <w:highlight w:val="yellow"/>
            <w:lang w:val="ru-RU"/>
            <w:rPrChange w:id="866" w:author="google1599737165" w:date="2023-04-24T13:47:39Z">
              <w:rPr>
                <w:rFonts w:hint="default" w:ascii="Times New Roman" w:hAnsi="Times New Roman" w:cs="Times New Roman"/>
                <w:b/>
                <w:bCs/>
                <w:sz w:val="24"/>
                <w:szCs w:val="24"/>
                <w:lang w:val="ru-RU"/>
              </w:rPr>
            </w:rPrChange>
          </w:rPr>
          <w:t>отчет</w:t>
        </w:r>
      </w:ins>
      <w:ins w:id="867" w:author="google1599737165" w:date="2023-04-24T10:34:44Z">
        <w:r>
          <w:rPr>
            <w:rFonts w:hint="default" w:ascii="Verdana" w:hAnsi="Verdana" w:cs="Verdana"/>
            <w:b w:val="0"/>
            <w:bCs w:val="0"/>
            <w:sz w:val="18"/>
            <w:szCs w:val="18"/>
            <w:highlight w:val="yellow"/>
            <w:lang w:val="ru-RU"/>
            <w:rPrChange w:id="868" w:author="google1599737165" w:date="2023-04-24T13:47:39Z">
              <w:rPr>
                <w:rFonts w:hint="default" w:ascii="Times New Roman" w:hAnsi="Times New Roman" w:cs="Times New Roman"/>
                <w:b/>
                <w:bCs/>
                <w:sz w:val="24"/>
                <w:szCs w:val="24"/>
                <w:highlight w:val="yellow"/>
                <w:lang w:val="ru-RU"/>
              </w:rPr>
            </w:rPrChange>
          </w:rPr>
          <w:t xml:space="preserve"> с</w:t>
        </w:r>
      </w:ins>
      <w:ins w:id="869" w:author="google1599737165" w:date="2023-04-24T10:34:46Z">
        <w:r>
          <w:rPr>
            <w:rFonts w:hint="default" w:ascii="Verdana" w:hAnsi="Verdana" w:cs="Verdana"/>
            <w:b w:val="0"/>
            <w:bCs w:val="0"/>
            <w:sz w:val="18"/>
            <w:szCs w:val="18"/>
            <w:highlight w:val="yellow"/>
            <w:lang w:val="ru-RU"/>
            <w:rPrChange w:id="870" w:author="google1599737165" w:date="2023-04-24T13:47:39Z">
              <w:rPr>
                <w:rFonts w:hint="default" w:ascii="Times New Roman" w:hAnsi="Times New Roman" w:cs="Times New Roman"/>
                <w:b/>
                <w:bCs/>
                <w:sz w:val="24"/>
                <w:szCs w:val="24"/>
                <w:highlight w:val="yellow"/>
                <w:lang w:val="ru-RU"/>
              </w:rPr>
            </w:rPrChange>
          </w:rPr>
          <w:t xml:space="preserve"> </w:t>
        </w:r>
      </w:ins>
      <w:ins w:id="871" w:author="google1599737165" w:date="2023-04-24T10:34:47Z">
        <w:r>
          <w:rPr>
            <w:rFonts w:hint="default" w:ascii="Verdana" w:hAnsi="Verdana" w:cs="Verdana"/>
            <w:b w:val="0"/>
            <w:bCs w:val="0"/>
            <w:sz w:val="18"/>
            <w:szCs w:val="18"/>
            <w:highlight w:val="yellow"/>
            <w:lang w:val="ru-RU"/>
            <w:rPrChange w:id="872" w:author="google1599737165" w:date="2023-04-24T13:47:39Z">
              <w:rPr>
                <w:rFonts w:hint="default" w:ascii="Times New Roman" w:hAnsi="Times New Roman" w:cs="Times New Roman"/>
                <w:b/>
                <w:bCs/>
                <w:sz w:val="24"/>
                <w:szCs w:val="24"/>
                <w:highlight w:val="yellow"/>
                <w:lang w:val="ru-RU"/>
              </w:rPr>
            </w:rPrChange>
          </w:rPr>
          <w:t>модел</w:t>
        </w:r>
      </w:ins>
      <w:ins w:id="873" w:author="google1599737165" w:date="2023-04-24T10:34:48Z">
        <w:r>
          <w:rPr>
            <w:rFonts w:hint="default" w:ascii="Verdana" w:hAnsi="Verdana" w:cs="Verdana"/>
            <w:b w:val="0"/>
            <w:bCs w:val="0"/>
            <w:sz w:val="18"/>
            <w:szCs w:val="18"/>
            <w:highlight w:val="yellow"/>
            <w:lang w:val="ru-RU"/>
            <w:rPrChange w:id="874" w:author="google1599737165" w:date="2023-04-24T13:47:39Z">
              <w:rPr>
                <w:rFonts w:hint="default" w:ascii="Times New Roman" w:hAnsi="Times New Roman" w:cs="Times New Roman"/>
                <w:b/>
                <w:bCs/>
                <w:sz w:val="24"/>
                <w:szCs w:val="24"/>
                <w:highlight w:val="yellow"/>
                <w:lang w:val="ru-RU"/>
              </w:rPr>
            </w:rPrChange>
          </w:rPr>
          <w:t>ью</w:t>
        </w:r>
      </w:ins>
      <w:ins w:id="875" w:author="google1599737165" w:date="2023-04-24T10:34:35Z">
        <w:r>
          <w:rPr>
            <w:rFonts w:hint="default" w:ascii="Verdana" w:hAnsi="Verdana" w:cs="Verdana"/>
            <w:b w:val="0"/>
            <w:bCs w:val="0"/>
            <w:sz w:val="18"/>
            <w:szCs w:val="18"/>
            <w:lang w:val="ru-RU"/>
            <w:rPrChange w:id="876" w:author="google1599737165" w:date="2023-04-24T13:47:39Z">
              <w:rPr>
                <w:rFonts w:hint="default" w:ascii="Times New Roman" w:hAnsi="Times New Roman" w:cs="Times New Roman"/>
                <w:b/>
                <w:bCs/>
                <w:sz w:val="24"/>
                <w:szCs w:val="24"/>
                <w:lang w:val="ru-RU"/>
              </w:rPr>
            </w:rPrChange>
          </w:rPr>
          <w:t>)</w:t>
        </w:r>
      </w:ins>
      <w:ins w:id="877" w:author="google1599737165" w:date="2023-04-24T10:35:20Z">
        <w:r>
          <w:rPr>
            <w:rFonts w:hint="default" w:ascii="Verdana" w:hAnsi="Verdana" w:cs="Verdana"/>
            <w:b w:val="0"/>
            <w:bCs w:val="0"/>
            <w:sz w:val="18"/>
            <w:szCs w:val="18"/>
            <w:lang w:val="ru-RU"/>
            <w:rPrChange w:id="878" w:author="google1599737165" w:date="2023-04-24T13:47:39Z">
              <w:rPr>
                <w:rFonts w:hint="default" w:ascii="Times New Roman" w:hAnsi="Times New Roman" w:cs="Times New Roman"/>
                <w:b w:val="0"/>
                <w:bCs w:val="0"/>
                <w:sz w:val="24"/>
                <w:szCs w:val="24"/>
                <w:lang w:val="ru-RU"/>
              </w:rPr>
            </w:rPrChange>
          </w:rPr>
          <w:t>.</w:t>
        </w:r>
      </w:ins>
      <w:ins w:id="879" w:author="google1599737165" w:date="2023-04-24T10:35:21Z">
        <w:r>
          <w:rPr>
            <w:rFonts w:hint="default" w:ascii="Verdana" w:hAnsi="Verdana" w:cs="Verdana"/>
            <w:b w:val="0"/>
            <w:bCs w:val="0"/>
            <w:sz w:val="18"/>
            <w:szCs w:val="18"/>
            <w:lang w:val="ru-RU"/>
            <w:rPrChange w:id="880" w:author="google1599737165" w:date="2023-04-24T13:47:39Z">
              <w:rPr>
                <w:rFonts w:hint="default" w:ascii="Times New Roman" w:hAnsi="Times New Roman" w:cs="Times New Roman"/>
                <w:b w:val="0"/>
                <w:bCs w:val="0"/>
                <w:sz w:val="24"/>
                <w:szCs w:val="24"/>
                <w:lang w:val="ru-RU"/>
              </w:rPr>
            </w:rPrChange>
          </w:rPr>
          <w:t xml:space="preserve"> </w:t>
        </w:r>
      </w:ins>
      <w:ins w:id="881" w:author="google1599737165" w:date="2023-04-24T10:35:22Z">
        <w:r>
          <w:rPr>
            <w:rFonts w:hint="default" w:ascii="Verdana" w:hAnsi="Verdana" w:cs="Verdana"/>
            <w:b w:val="0"/>
            <w:bCs w:val="0"/>
            <w:sz w:val="18"/>
            <w:szCs w:val="18"/>
            <w:lang w:val="ru-RU"/>
            <w:rPrChange w:id="882" w:author="google1599737165" w:date="2023-04-24T13:47:39Z">
              <w:rPr>
                <w:rFonts w:hint="default" w:ascii="Times New Roman" w:hAnsi="Times New Roman" w:cs="Times New Roman"/>
                <w:b w:val="0"/>
                <w:bCs w:val="0"/>
                <w:sz w:val="24"/>
                <w:szCs w:val="24"/>
                <w:lang w:val="ru-RU"/>
              </w:rPr>
            </w:rPrChange>
          </w:rPr>
          <w:t>По</w:t>
        </w:r>
      </w:ins>
      <w:ins w:id="883" w:author="google1599737165" w:date="2023-04-24T10:35:24Z">
        <w:r>
          <w:rPr>
            <w:rFonts w:hint="default" w:ascii="Verdana" w:hAnsi="Verdana" w:cs="Verdana"/>
            <w:b w:val="0"/>
            <w:bCs w:val="0"/>
            <w:sz w:val="18"/>
            <w:szCs w:val="18"/>
            <w:lang w:val="ru-RU"/>
            <w:rPrChange w:id="884" w:author="google1599737165" w:date="2023-04-24T13:47:39Z">
              <w:rPr>
                <w:rFonts w:hint="default" w:ascii="Times New Roman" w:hAnsi="Times New Roman" w:cs="Times New Roman"/>
                <w:b w:val="0"/>
                <w:bCs w:val="0"/>
                <w:sz w:val="24"/>
                <w:szCs w:val="24"/>
                <w:lang w:val="ru-RU"/>
              </w:rPr>
            </w:rPrChange>
          </w:rPr>
          <w:t>этому</w:t>
        </w:r>
      </w:ins>
      <w:ins w:id="885" w:author="google1599737165" w:date="2023-04-24T10:35:25Z">
        <w:r>
          <w:rPr>
            <w:rFonts w:hint="default" w:ascii="Verdana" w:hAnsi="Verdana" w:cs="Verdana"/>
            <w:b w:val="0"/>
            <w:bCs w:val="0"/>
            <w:sz w:val="18"/>
            <w:szCs w:val="18"/>
            <w:lang w:val="ru-RU"/>
            <w:rPrChange w:id="886" w:author="google1599737165" w:date="2023-04-24T13:47:39Z">
              <w:rPr>
                <w:rFonts w:hint="default" w:ascii="Times New Roman" w:hAnsi="Times New Roman" w:cs="Times New Roman"/>
                <w:b w:val="0"/>
                <w:bCs w:val="0"/>
                <w:sz w:val="24"/>
                <w:szCs w:val="24"/>
                <w:lang w:val="ru-RU"/>
              </w:rPr>
            </w:rPrChange>
          </w:rPr>
          <w:t xml:space="preserve"> </w:t>
        </w:r>
      </w:ins>
      <w:ins w:id="887" w:author="google1599737165" w:date="2023-04-24T10:35:28Z">
        <w:r>
          <w:rPr>
            <w:rFonts w:hint="default" w:ascii="Verdana" w:hAnsi="Verdana" w:cs="Verdana"/>
            <w:b w:val="0"/>
            <w:bCs w:val="0"/>
            <w:sz w:val="18"/>
            <w:szCs w:val="18"/>
            <w:lang w:val="ru-RU"/>
            <w:rPrChange w:id="888" w:author="google1599737165" w:date="2023-04-24T13:47:39Z">
              <w:rPr>
                <w:rFonts w:hint="default" w:ascii="Times New Roman" w:hAnsi="Times New Roman" w:cs="Times New Roman"/>
                <w:b w:val="0"/>
                <w:bCs w:val="0"/>
                <w:sz w:val="24"/>
                <w:szCs w:val="24"/>
                <w:lang w:val="ru-RU"/>
              </w:rPr>
            </w:rPrChange>
          </w:rPr>
          <w:t>о</w:t>
        </w:r>
      </w:ins>
      <w:ins w:id="889" w:author="google1599737165" w:date="2023-04-24T10:31:40Z">
        <w:r>
          <w:rPr>
            <w:rFonts w:hint="default" w:ascii="Verdana" w:hAnsi="Verdana" w:cs="Verdana"/>
            <w:b w:val="0"/>
            <w:bCs w:val="0"/>
            <w:sz w:val="18"/>
            <w:szCs w:val="18"/>
            <w:lang w:val="ru-RU"/>
            <w:rPrChange w:id="890" w:author="google1599737165" w:date="2023-04-24T13:47:39Z">
              <w:rPr>
                <w:rFonts w:hint="default" w:ascii="Times New Roman" w:hAnsi="Times New Roman" w:cs="Times New Roman"/>
                <w:b/>
                <w:bCs/>
                <w:sz w:val="24"/>
                <w:szCs w:val="24"/>
                <w:lang w:val="ru-RU"/>
              </w:rPr>
            </w:rPrChange>
          </w:rPr>
          <w:t>ба</w:t>
        </w:r>
      </w:ins>
      <w:ins w:id="891" w:author="google1599737165" w:date="2023-04-24T10:31:41Z">
        <w:r>
          <w:rPr>
            <w:rFonts w:hint="default" w:ascii="Verdana" w:hAnsi="Verdana" w:cs="Verdana"/>
            <w:b w:val="0"/>
            <w:bCs w:val="0"/>
            <w:sz w:val="18"/>
            <w:szCs w:val="18"/>
            <w:lang w:val="ru-RU"/>
            <w:rPrChange w:id="892" w:author="google1599737165" w:date="2023-04-24T13:47:39Z">
              <w:rPr>
                <w:rFonts w:hint="default" w:ascii="Times New Roman" w:hAnsi="Times New Roman" w:cs="Times New Roman"/>
                <w:b/>
                <w:bCs/>
                <w:sz w:val="24"/>
                <w:szCs w:val="24"/>
                <w:lang w:val="ru-RU"/>
              </w:rPr>
            </w:rPrChange>
          </w:rPr>
          <w:t xml:space="preserve"> ре</w:t>
        </w:r>
      </w:ins>
      <w:ins w:id="893" w:author="google1599737165" w:date="2023-04-24T10:31:42Z">
        <w:r>
          <w:rPr>
            <w:rFonts w:hint="default" w:ascii="Verdana" w:hAnsi="Verdana" w:cs="Verdana"/>
            <w:b w:val="0"/>
            <w:bCs w:val="0"/>
            <w:sz w:val="18"/>
            <w:szCs w:val="18"/>
            <w:lang w:val="ru-RU"/>
            <w:rPrChange w:id="894" w:author="google1599737165" w:date="2023-04-24T13:47:39Z">
              <w:rPr>
                <w:rFonts w:hint="default" w:ascii="Times New Roman" w:hAnsi="Times New Roman" w:cs="Times New Roman"/>
                <w:b/>
                <w:bCs/>
                <w:sz w:val="24"/>
                <w:szCs w:val="24"/>
                <w:lang w:val="ru-RU"/>
              </w:rPr>
            </w:rPrChange>
          </w:rPr>
          <w:t>г</w:t>
        </w:r>
      </w:ins>
      <w:ins w:id="895" w:author="google1599737165" w:date="2023-04-24T10:31:43Z">
        <w:r>
          <w:rPr>
            <w:rFonts w:hint="default" w:ascii="Verdana" w:hAnsi="Verdana" w:cs="Verdana"/>
            <w:b w:val="0"/>
            <w:bCs w:val="0"/>
            <w:sz w:val="18"/>
            <w:szCs w:val="18"/>
            <w:lang w:val="ru-RU"/>
            <w:rPrChange w:id="896" w:author="google1599737165" w:date="2023-04-24T13:47:39Z">
              <w:rPr>
                <w:rFonts w:hint="default" w:ascii="Times New Roman" w:hAnsi="Times New Roman" w:cs="Times New Roman"/>
                <w:b/>
                <w:bCs/>
                <w:sz w:val="24"/>
                <w:szCs w:val="24"/>
                <w:lang w:val="ru-RU"/>
              </w:rPr>
            </w:rPrChange>
          </w:rPr>
          <w:t>ист</w:t>
        </w:r>
      </w:ins>
      <w:ins w:id="897" w:author="google1599737165" w:date="2023-04-24T10:31:44Z">
        <w:r>
          <w:rPr>
            <w:rFonts w:hint="default" w:ascii="Verdana" w:hAnsi="Verdana" w:cs="Verdana"/>
            <w:b w:val="0"/>
            <w:bCs w:val="0"/>
            <w:sz w:val="18"/>
            <w:szCs w:val="18"/>
            <w:lang w:val="ru-RU"/>
            <w:rPrChange w:id="898" w:author="google1599737165" w:date="2023-04-24T13:47:39Z">
              <w:rPr>
                <w:rFonts w:hint="default" w:ascii="Times New Roman" w:hAnsi="Times New Roman" w:cs="Times New Roman"/>
                <w:b/>
                <w:bCs/>
                <w:sz w:val="24"/>
                <w:szCs w:val="24"/>
                <w:lang w:val="ru-RU"/>
              </w:rPr>
            </w:rPrChange>
          </w:rPr>
          <w:t>рируе</w:t>
        </w:r>
      </w:ins>
      <w:ins w:id="899" w:author="google1599737165" w:date="2023-04-24T10:31:45Z">
        <w:r>
          <w:rPr>
            <w:rFonts w:hint="default" w:ascii="Verdana" w:hAnsi="Verdana" w:cs="Verdana"/>
            <w:b w:val="0"/>
            <w:bCs w:val="0"/>
            <w:sz w:val="18"/>
            <w:szCs w:val="18"/>
            <w:lang w:val="ru-RU"/>
            <w:rPrChange w:id="900" w:author="google1599737165" w:date="2023-04-24T13:47:39Z">
              <w:rPr>
                <w:rFonts w:hint="default" w:ascii="Times New Roman" w:hAnsi="Times New Roman" w:cs="Times New Roman"/>
                <w:b/>
                <w:bCs/>
                <w:sz w:val="24"/>
                <w:szCs w:val="24"/>
                <w:lang w:val="ru-RU"/>
              </w:rPr>
            </w:rPrChange>
          </w:rPr>
          <w:t xml:space="preserve">мых </w:t>
        </w:r>
      </w:ins>
      <w:ins w:id="901" w:author="google1599737165" w:date="2023-04-24T10:32:29Z">
        <w:r>
          <w:rPr>
            <w:rFonts w:hint="default" w:ascii="Verdana" w:hAnsi="Verdana" w:cs="Verdana"/>
            <w:b w:val="0"/>
            <w:bCs w:val="0"/>
            <w:sz w:val="18"/>
            <w:szCs w:val="18"/>
            <w:lang w:val="ru-RU"/>
            <w:rPrChange w:id="902" w:author="google1599737165" w:date="2023-04-24T13:47:39Z">
              <w:rPr>
                <w:rFonts w:hint="default" w:ascii="Times New Roman" w:hAnsi="Times New Roman" w:cs="Times New Roman"/>
                <w:b/>
                <w:bCs/>
                <w:sz w:val="24"/>
                <w:szCs w:val="24"/>
                <w:lang w:val="ru-RU"/>
              </w:rPr>
            </w:rPrChange>
          </w:rPr>
          <w:t>пока</w:t>
        </w:r>
      </w:ins>
      <w:ins w:id="903" w:author="google1599737165" w:date="2023-04-24T10:32:30Z">
        <w:r>
          <w:rPr>
            <w:rFonts w:hint="default" w:ascii="Verdana" w:hAnsi="Verdana" w:cs="Verdana"/>
            <w:b w:val="0"/>
            <w:bCs w:val="0"/>
            <w:sz w:val="18"/>
            <w:szCs w:val="18"/>
            <w:lang w:val="ru-RU"/>
            <w:rPrChange w:id="904" w:author="google1599737165" w:date="2023-04-24T13:47:39Z">
              <w:rPr>
                <w:rFonts w:hint="default" w:ascii="Times New Roman" w:hAnsi="Times New Roman" w:cs="Times New Roman"/>
                <w:b/>
                <w:bCs/>
                <w:sz w:val="24"/>
                <w:szCs w:val="24"/>
                <w:lang w:val="ru-RU"/>
              </w:rPr>
            </w:rPrChange>
          </w:rPr>
          <w:t>зателя</w:t>
        </w:r>
      </w:ins>
      <w:ins w:id="905" w:author="google1599737165" w:date="2023-04-24T10:31:52Z">
        <w:r>
          <w:rPr>
            <w:rFonts w:hint="default" w:ascii="Verdana" w:hAnsi="Verdana" w:cs="Verdana"/>
            <w:b w:val="0"/>
            <w:bCs w:val="0"/>
            <w:sz w:val="18"/>
            <w:szCs w:val="18"/>
            <w:lang w:val="ru-RU"/>
            <w:rPrChange w:id="906" w:author="google1599737165" w:date="2023-04-24T13:47:39Z">
              <w:rPr>
                <w:rFonts w:hint="default" w:ascii="Times New Roman" w:hAnsi="Times New Roman" w:cs="Times New Roman"/>
                <w:b/>
                <w:bCs/>
                <w:sz w:val="24"/>
                <w:szCs w:val="24"/>
                <w:lang w:val="ru-RU"/>
              </w:rPr>
            </w:rPrChange>
          </w:rPr>
          <w:t xml:space="preserve"> (</w:t>
        </w:r>
      </w:ins>
      <w:ins w:id="907" w:author="google1599737165" w:date="2023-04-24T10:31:53Z">
        <w:r>
          <w:rPr>
            <w:rFonts w:hint="default" w:ascii="Verdana" w:hAnsi="Verdana" w:cs="Verdana"/>
            <w:b w:val="0"/>
            <w:bCs w:val="0"/>
            <w:sz w:val="18"/>
            <w:szCs w:val="18"/>
            <w:lang w:val="ru-RU"/>
            <w:rPrChange w:id="908" w:author="google1599737165" w:date="2023-04-24T13:47:39Z">
              <w:rPr>
                <w:rFonts w:hint="default" w:ascii="Times New Roman" w:hAnsi="Times New Roman" w:cs="Times New Roman"/>
                <w:b/>
                <w:bCs/>
                <w:sz w:val="24"/>
                <w:szCs w:val="24"/>
                <w:lang w:val="ru-RU"/>
              </w:rPr>
            </w:rPrChange>
          </w:rPr>
          <w:t xml:space="preserve">как </w:t>
        </w:r>
      </w:ins>
      <w:ins w:id="909" w:author="google1599737165" w:date="2023-04-24T10:31:54Z">
        <w:r>
          <w:rPr>
            <w:rFonts w:hint="default" w:ascii="Verdana" w:hAnsi="Verdana" w:cs="Verdana"/>
            <w:b w:val="0"/>
            <w:bCs w:val="0"/>
            <w:sz w:val="18"/>
            <w:szCs w:val="18"/>
            <w:lang w:val="ru-RU"/>
            <w:rPrChange w:id="910" w:author="google1599737165" w:date="2023-04-24T13:47:39Z">
              <w:rPr>
                <w:rFonts w:hint="default" w:ascii="Times New Roman" w:hAnsi="Times New Roman" w:cs="Times New Roman"/>
                <w:b/>
                <w:bCs/>
                <w:sz w:val="24"/>
                <w:szCs w:val="24"/>
                <w:lang w:val="ru-RU"/>
              </w:rPr>
            </w:rPrChange>
          </w:rPr>
          <w:t xml:space="preserve">для </w:t>
        </w:r>
      </w:ins>
      <w:ins w:id="911" w:author="google1599737165" w:date="2023-04-24T10:32:03Z">
        <w:r>
          <w:rPr>
            <w:rFonts w:hint="default" w:ascii="Verdana" w:hAnsi="Verdana" w:cs="Verdana"/>
            <w:b w:val="0"/>
            <w:bCs w:val="0"/>
            <w:sz w:val="18"/>
            <w:szCs w:val="18"/>
            <w:lang w:val="ru-RU"/>
            <w:rPrChange w:id="912" w:author="google1599737165" w:date="2023-04-24T13:47:39Z">
              <w:rPr>
                <w:rFonts w:hint="default" w:ascii="Times New Roman" w:hAnsi="Times New Roman" w:cs="Times New Roman"/>
                <w:b/>
                <w:bCs/>
                <w:sz w:val="24"/>
                <w:szCs w:val="24"/>
                <w:lang w:val="ru-RU"/>
              </w:rPr>
            </w:rPrChange>
          </w:rPr>
          <w:t>з</w:t>
        </w:r>
      </w:ins>
      <w:ins w:id="913" w:author="google1599737165" w:date="2023-04-24T10:32:04Z">
        <w:r>
          <w:rPr>
            <w:rFonts w:hint="default" w:ascii="Verdana" w:hAnsi="Verdana" w:cs="Verdana"/>
            <w:b w:val="0"/>
            <w:bCs w:val="0"/>
            <w:sz w:val="18"/>
            <w:szCs w:val="18"/>
            <w:lang w:val="ru-RU"/>
            <w:rPrChange w:id="914" w:author="google1599737165" w:date="2023-04-24T13:47:39Z">
              <w:rPr>
                <w:rFonts w:hint="default" w:ascii="Times New Roman" w:hAnsi="Times New Roman" w:cs="Times New Roman"/>
                <w:b/>
                <w:bCs/>
                <w:sz w:val="24"/>
                <w:szCs w:val="24"/>
                <w:lang w:val="ru-RU"/>
              </w:rPr>
            </w:rPrChange>
          </w:rPr>
          <w:t>оо</w:t>
        </w:r>
      </w:ins>
      <w:ins w:id="915" w:author="google1599737165" w:date="2023-04-24T10:31:54Z">
        <w:r>
          <w:rPr>
            <w:rFonts w:hint="default" w:ascii="Verdana" w:hAnsi="Verdana" w:cs="Verdana"/>
            <w:b w:val="0"/>
            <w:bCs w:val="0"/>
            <w:sz w:val="18"/>
            <w:szCs w:val="18"/>
            <w:lang w:val="ru-RU"/>
            <w:rPrChange w:id="916" w:author="google1599737165" w:date="2023-04-24T13:47:39Z">
              <w:rPr>
                <w:rFonts w:hint="default" w:ascii="Times New Roman" w:hAnsi="Times New Roman" w:cs="Times New Roman"/>
                <w:b/>
                <w:bCs/>
                <w:sz w:val="24"/>
                <w:szCs w:val="24"/>
                <w:lang w:val="ru-RU"/>
              </w:rPr>
            </w:rPrChange>
          </w:rPr>
          <w:t>п</w:t>
        </w:r>
      </w:ins>
      <w:ins w:id="917" w:author="google1599737165" w:date="2023-04-24T10:31:55Z">
        <w:r>
          <w:rPr>
            <w:rFonts w:hint="default" w:ascii="Verdana" w:hAnsi="Verdana" w:cs="Verdana"/>
            <w:b w:val="0"/>
            <w:bCs w:val="0"/>
            <w:sz w:val="18"/>
            <w:szCs w:val="18"/>
            <w:lang w:val="ru-RU"/>
            <w:rPrChange w:id="918" w:author="google1599737165" w:date="2023-04-24T13:47:39Z">
              <w:rPr>
                <w:rFonts w:hint="default" w:ascii="Times New Roman" w:hAnsi="Times New Roman" w:cs="Times New Roman"/>
                <w:b/>
                <w:bCs/>
                <w:sz w:val="24"/>
                <w:szCs w:val="24"/>
                <w:lang w:val="ru-RU"/>
              </w:rPr>
            </w:rPrChange>
          </w:rPr>
          <w:t>ланкт</w:t>
        </w:r>
      </w:ins>
      <w:ins w:id="919" w:author="google1599737165" w:date="2023-04-24T10:31:56Z">
        <w:r>
          <w:rPr>
            <w:rFonts w:hint="default" w:ascii="Verdana" w:hAnsi="Verdana" w:cs="Verdana"/>
            <w:b w:val="0"/>
            <w:bCs w:val="0"/>
            <w:sz w:val="18"/>
            <w:szCs w:val="18"/>
            <w:lang w:val="ru-RU"/>
            <w:rPrChange w:id="920" w:author="google1599737165" w:date="2023-04-24T13:47:39Z">
              <w:rPr>
                <w:rFonts w:hint="default" w:ascii="Times New Roman" w:hAnsi="Times New Roman" w:cs="Times New Roman"/>
                <w:b/>
                <w:bCs/>
                <w:sz w:val="24"/>
                <w:szCs w:val="24"/>
                <w:lang w:val="ru-RU"/>
              </w:rPr>
            </w:rPrChange>
          </w:rPr>
          <w:t>она</w:t>
        </w:r>
      </w:ins>
      <w:ins w:id="921" w:author="google1599737165" w:date="2023-04-24T10:31:57Z">
        <w:r>
          <w:rPr>
            <w:rFonts w:hint="default" w:ascii="Verdana" w:hAnsi="Verdana" w:cs="Verdana"/>
            <w:b w:val="0"/>
            <w:bCs w:val="0"/>
            <w:sz w:val="18"/>
            <w:szCs w:val="18"/>
            <w:lang w:val="ru-RU"/>
            <w:rPrChange w:id="922" w:author="google1599737165" w:date="2023-04-24T13:47:39Z">
              <w:rPr>
                <w:rFonts w:hint="default" w:ascii="Times New Roman" w:hAnsi="Times New Roman" w:cs="Times New Roman"/>
                <w:b/>
                <w:bCs/>
                <w:sz w:val="24"/>
                <w:szCs w:val="24"/>
                <w:lang w:val="ru-RU"/>
              </w:rPr>
            </w:rPrChange>
          </w:rPr>
          <w:t>, та</w:t>
        </w:r>
      </w:ins>
      <w:ins w:id="923" w:author="google1599737165" w:date="2023-04-24T10:31:58Z">
        <w:r>
          <w:rPr>
            <w:rFonts w:hint="default" w:ascii="Verdana" w:hAnsi="Verdana" w:cs="Verdana"/>
            <w:b w:val="0"/>
            <w:bCs w:val="0"/>
            <w:sz w:val="18"/>
            <w:szCs w:val="18"/>
            <w:lang w:val="ru-RU"/>
            <w:rPrChange w:id="924" w:author="google1599737165" w:date="2023-04-24T13:47:39Z">
              <w:rPr>
                <w:rFonts w:hint="default" w:ascii="Times New Roman" w:hAnsi="Times New Roman" w:cs="Times New Roman"/>
                <w:b/>
                <w:bCs/>
                <w:sz w:val="24"/>
                <w:szCs w:val="24"/>
                <w:lang w:val="ru-RU"/>
              </w:rPr>
            </w:rPrChange>
          </w:rPr>
          <w:t>к и</w:t>
        </w:r>
      </w:ins>
      <w:ins w:id="925" w:author="google1599737165" w:date="2023-04-24T10:32:07Z">
        <w:r>
          <w:rPr>
            <w:rFonts w:hint="default" w:ascii="Verdana" w:hAnsi="Verdana" w:cs="Verdana"/>
            <w:b w:val="0"/>
            <w:bCs w:val="0"/>
            <w:sz w:val="18"/>
            <w:szCs w:val="18"/>
            <w:lang w:val="ru-RU"/>
            <w:rPrChange w:id="926" w:author="google1599737165" w:date="2023-04-24T13:47:39Z">
              <w:rPr>
                <w:rFonts w:hint="default" w:ascii="Times New Roman" w:hAnsi="Times New Roman" w:cs="Times New Roman"/>
                <w:b/>
                <w:bCs/>
                <w:sz w:val="24"/>
                <w:szCs w:val="24"/>
                <w:lang w:val="ru-RU"/>
              </w:rPr>
            </w:rPrChange>
          </w:rPr>
          <w:t xml:space="preserve"> </w:t>
        </w:r>
      </w:ins>
      <w:ins w:id="927" w:author="google1599737165" w:date="2023-04-24T10:32:08Z">
        <w:r>
          <w:rPr>
            <w:rFonts w:hint="default" w:ascii="Verdana" w:hAnsi="Verdana" w:cs="Verdana"/>
            <w:b w:val="0"/>
            <w:bCs w:val="0"/>
            <w:sz w:val="18"/>
            <w:szCs w:val="18"/>
            <w:lang w:val="ru-RU"/>
            <w:rPrChange w:id="928" w:author="google1599737165" w:date="2023-04-24T13:47:39Z">
              <w:rPr>
                <w:rFonts w:hint="default" w:ascii="Times New Roman" w:hAnsi="Times New Roman" w:cs="Times New Roman"/>
                <w:b/>
                <w:bCs/>
                <w:sz w:val="24"/>
                <w:szCs w:val="24"/>
                <w:lang w:val="ru-RU"/>
              </w:rPr>
            </w:rPrChange>
          </w:rPr>
          <w:t xml:space="preserve">для </w:t>
        </w:r>
      </w:ins>
      <w:ins w:id="929" w:author="google1599737165" w:date="2023-04-24T10:32:09Z">
        <w:r>
          <w:rPr>
            <w:rFonts w:hint="default" w:ascii="Verdana" w:hAnsi="Verdana" w:cs="Verdana"/>
            <w:b w:val="0"/>
            <w:bCs w:val="0"/>
            <w:sz w:val="18"/>
            <w:szCs w:val="18"/>
            <w:lang w:val="ru-RU"/>
            <w:rPrChange w:id="930" w:author="google1599737165" w:date="2023-04-24T13:47:39Z">
              <w:rPr>
                <w:rFonts w:hint="default" w:ascii="Times New Roman" w:hAnsi="Times New Roman" w:cs="Times New Roman"/>
                <w:b/>
                <w:bCs/>
                <w:sz w:val="24"/>
                <w:szCs w:val="24"/>
                <w:lang w:val="ru-RU"/>
              </w:rPr>
            </w:rPrChange>
          </w:rPr>
          <w:t>зообе</w:t>
        </w:r>
      </w:ins>
      <w:ins w:id="931" w:author="google1599737165" w:date="2023-04-24T10:32:10Z">
        <w:r>
          <w:rPr>
            <w:rFonts w:hint="default" w:ascii="Verdana" w:hAnsi="Verdana" w:cs="Verdana"/>
            <w:b w:val="0"/>
            <w:bCs w:val="0"/>
            <w:sz w:val="18"/>
            <w:szCs w:val="18"/>
            <w:lang w:val="ru-RU"/>
            <w:rPrChange w:id="932" w:author="google1599737165" w:date="2023-04-24T13:47:39Z">
              <w:rPr>
                <w:rFonts w:hint="default" w:ascii="Times New Roman" w:hAnsi="Times New Roman" w:cs="Times New Roman"/>
                <w:b/>
                <w:bCs/>
                <w:sz w:val="24"/>
                <w:szCs w:val="24"/>
                <w:lang w:val="ru-RU"/>
              </w:rPr>
            </w:rPrChange>
          </w:rPr>
          <w:t>нтоса</w:t>
        </w:r>
      </w:ins>
      <w:ins w:id="933" w:author="google1599737165" w:date="2023-04-24T10:32:11Z">
        <w:r>
          <w:rPr>
            <w:rFonts w:hint="default" w:ascii="Verdana" w:hAnsi="Verdana" w:cs="Verdana"/>
            <w:b w:val="0"/>
            <w:bCs w:val="0"/>
            <w:sz w:val="18"/>
            <w:szCs w:val="18"/>
            <w:lang w:val="ru-RU"/>
            <w:rPrChange w:id="934" w:author="google1599737165" w:date="2023-04-24T13:47:39Z">
              <w:rPr>
                <w:rFonts w:hint="default" w:ascii="Times New Roman" w:hAnsi="Times New Roman" w:cs="Times New Roman"/>
                <w:b/>
                <w:bCs/>
                <w:sz w:val="24"/>
                <w:szCs w:val="24"/>
                <w:lang w:val="ru-RU"/>
              </w:rPr>
            </w:rPrChange>
          </w:rPr>
          <w:t>)</w:t>
        </w:r>
      </w:ins>
      <w:ins w:id="935" w:author="google1599737165" w:date="2023-04-24T10:31:58Z">
        <w:r>
          <w:rPr>
            <w:rFonts w:hint="default" w:ascii="Verdana" w:hAnsi="Verdana" w:cs="Verdana"/>
            <w:b w:val="0"/>
            <w:bCs w:val="0"/>
            <w:sz w:val="18"/>
            <w:szCs w:val="18"/>
            <w:lang w:val="ru-RU"/>
            <w:rPrChange w:id="936" w:author="google1599737165" w:date="2023-04-24T13:47:39Z">
              <w:rPr>
                <w:rFonts w:hint="default" w:ascii="Times New Roman" w:hAnsi="Times New Roman" w:cs="Times New Roman"/>
                <w:b/>
                <w:bCs/>
                <w:sz w:val="24"/>
                <w:szCs w:val="24"/>
                <w:lang w:val="ru-RU"/>
              </w:rPr>
            </w:rPrChange>
          </w:rPr>
          <w:t xml:space="preserve"> </w:t>
        </w:r>
      </w:ins>
      <w:ins w:id="937" w:author="google1599737165" w:date="2023-04-24T10:33:04Z">
        <w:r>
          <w:rPr>
            <w:rFonts w:hint="default" w:ascii="Verdana" w:hAnsi="Verdana" w:cs="Verdana"/>
            <w:b w:val="0"/>
            <w:bCs w:val="0"/>
            <w:sz w:val="18"/>
            <w:szCs w:val="18"/>
            <w:lang w:val="ru-RU"/>
            <w:rPrChange w:id="938" w:author="google1599737165" w:date="2023-04-24T13:47:39Z">
              <w:rPr>
                <w:rFonts w:hint="default" w:ascii="Times New Roman" w:hAnsi="Times New Roman" w:cs="Times New Roman"/>
                <w:b/>
                <w:bCs/>
                <w:sz w:val="24"/>
                <w:szCs w:val="24"/>
                <w:lang w:val="ru-RU"/>
              </w:rPr>
            </w:rPrChange>
          </w:rPr>
          <w:t>не</w:t>
        </w:r>
      </w:ins>
      <w:ins w:id="939" w:author="google1599737165" w:date="2023-04-24T10:33:05Z">
        <w:r>
          <w:rPr>
            <w:rFonts w:hint="default" w:ascii="Verdana" w:hAnsi="Verdana" w:cs="Verdana"/>
            <w:b w:val="0"/>
            <w:bCs w:val="0"/>
            <w:sz w:val="18"/>
            <w:szCs w:val="18"/>
            <w:lang w:val="ru-RU"/>
            <w:rPrChange w:id="940" w:author="google1599737165" w:date="2023-04-24T13:47:39Z">
              <w:rPr>
                <w:rFonts w:hint="default" w:ascii="Times New Roman" w:hAnsi="Times New Roman" w:cs="Times New Roman"/>
                <w:b/>
                <w:bCs/>
                <w:sz w:val="24"/>
                <w:szCs w:val="24"/>
                <w:lang w:val="ru-RU"/>
              </w:rPr>
            </w:rPrChange>
          </w:rPr>
          <w:t xml:space="preserve">сут </w:t>
        </w:r>
      </w:ins>
      <w:ins w:id="941" w:author="google1599737165" w:date="2023-04-24T10:33:06Z">
        <w:r>
          <w:rPr>
            <w:rFonts w:hint="default" w:ascii="Verdana" w:hAnsi="Verdana" w:cs="Verdana"/>
            <w:b w:val="0"/>
            <w:bCs w:val="0"/>
            <w:sz w:val="18"/>
            <w:szCs w:val="18"/>
            <w:lang w:val="ru-RU"/>
            <w:rPrChange w:id="942" w:author="google1599737165" w:date="2023-04-24T13:47:39Z">
              <w:rPr>
                <w:rFonts w:hint="default" w:ascii="Times New Roman" w:hAnsi="Times New Roman" w:cs="Times New Roman"/>
                <w:b/>
                <w:bCs/>
                <w:sz w:val="24"/>
                <w:szCs w:val="24"/>
                <w:lang w:val="ru-RU"/>
              </w:rPr>
            </w:rPrChange>
          </w:rPr>
          <w:t>инфо</w:t>
        </w:r>
      </w:ins>
      <w:ins w:id="943" w:author="google1599737165" w:date="2023-04-24T10:33:07Z">
        <w:r>
          <w:rPr>
            <w:rFonts w:hint="default" w:ascii="Verdana" w:hAnsi="Verdana" w:cs="Verdana"/>
            <w:b w:val="0"/>
            <w:bCs w:val="0"/>
            <w:sz w:val="18"/>
            <w:szCs w:val="18"/>
            <w:lang w:val="ru-RU"/>
            <w:rPrChange w:id="944" w:author="google1599737165" w:date="2023-04-24T13:47:39Z">
              <w:rPr>
                <w:rFonts w:hint="default" w:ascii="Times New Roman" w:hAnsi="Times New Roman" w:cs="Times New Roman"/>
                <w:b/>
                <w:bCs/>
                <w:sz w:val="24"/>
                <w:szCs w:val="24"/>
                <w:lang w:val="ru-RU"/>
              </w:rPr>
            </w:rPrChange>
          </w:rPr>
          <w:t>рмаци</w:t>
        </w:r>
      </w:ins>
      <w:ins w:id="945" w:author="google1599737165" w:date="2023-04-24T10:33:08Z">
        <w:r>
          <w:rPr>
            <w:rFonts w:hint="default" w:ascii="Verdana" w:hAnsi="Verdana" w:cs="Verdana"/>
            <w:b w:val="0"/>
            <w:bCs w:val="0"/>
            <w:sz w:val="18"/>
            <w:szCs w:val="18"/>
            <w:lang w:val="ru-RU"/>
            <w:rPrChange w:id="946" w:author="google1599737165" w:date="2023-04-24T13:47:39Z">
              <w:rPr>
                <w:rFonts w:hint="default" w:ascii="Times New Roman" w:hAnsi="Times New Roman" w:cs="Times New Roman"/>
                <w:b/>
                <w:bCs/>
                <w:sz w:val="24"/>
                <w:szCs w:val="24"/>
                <w:lang w:val="ru-RU"/>
              </w:rPr>
            </w:rPrChange>
          </w:rPr>
          <w:t>ю</w:t>
        </w:r>
      </w:ins>
      <w:ins w:id="947" w:author="google1599737165" w:date="2023-04-24T10:33:09Z">
        <w:r>
          <w:rPr>
            <w:rFonts w:hint="default" w:ascii="Verdana" w:hAnsi="Verdana" w:cs="Verdana"/>
            <w:b w:val="0"/>
            <w:bCs w:val="0"/>
            <w:sz w:val="18"/>
            <w:szCs w:val="18"/>
            <w:lang w:val="ru-RU"/>
            <w:rPrChange w:id="948" w:author="google1599737165" w:date="2023-04-24T13:47:39Z">
              <w:rPr>
                <w:rFonts w:hint="default" w:ascii="Times New Roman" w:hAnsi="Times New Roman" w:cs="Times New Roman"/>
                <w:b/>
                <w:bCs/>
                <w:sz w:val="24"/>
                <w:szCs w:val="24"/>
                <w:lang w:val="ru-RU"/>
              </w:rPr>
            </w:rPrChange>
          </w:rPr>
          <w:t xml:space="preserve"> о </w:t>
        </w:r>
      </w:ins>
      <w:ins w:id="949" w:author="google1599737165" w:date="2023-04-24T10:33:10Z">
        <w:r>
          <w:rPr>
            <w:rFonts w:hint="default" w:ascii="Verdana" w:hAnsi="Verdana" w:cs="Verdana"/>
            <w:b w:val="0"/>
            <w:bCs w:val="0"/>
            <w:sz w:val="18"/>
            <w:szCs w:val="18"/>
            <w:lang w:val="ru-RU"/>
            <w:rPrChange w:id="950" w:author="google1599737165" w:date="2023-04-24T13:47:39Z">
              <w:rPr>
                <w:rFonts w:hint="default" w:ascii="Times New Roman" w:hAnsi="Times New Roman" w:cs="Times New Roman"/>
                <w:b/>
                <w:bCs/>
                <w:sz w:val="24"/>
                <w:szCs w:val="24"/>
                <w:lang w:val="ru-RU"/>
              </w:rPr>
            </w:rPrChange>
          </w:rPr>
          <w:t>есте</w:t>
        </w:r>
      </w:ins>
      <w:ins w:id="951" w:author="google1599737165" w:date="2023-04-24T10:33:11Z">
        <w:r>
          <w:rPr>
            <w:rFonts w:hint="default" w:ascii="Verdana" w:hAnsi="Verdana" w:cs="Verdana"/>
            <w:b w:val="0"/>
            <w:bCs w:val="0"/>
            <w:sz w:val="18"/>
            <w:szCs w:val="18"/>
            <w:lang w:val="ru-RU"/>
            <w:rPrChange w:id="952" w:author="google1599737165" w:date="2023-04-24T13:47:39Z">
              <w:rPr>
                <w:rFonts w:hint="default" w:ascii="Times New Roman" w:hAnsi="Times New Roman" w:cs="Times New Roman"/>
                <w:b/>
                <w:bCs/>
                <w:sz w:val="24"/>
                <w:szCs w:val="24"/>
                <w:lang w:val="ru-RU"/>
              </w:rPr>
            </w:rPrChange>
          </w:rPr>
          <w:t>ственн</w:t>
        </w:r>
      </w:ins>
      <w:ins w:id="953" w:author="google1599737165" w:date="2023-04-24T10:33:12Z">
        <w:r>
          <w:rPr>
            <w:rFonts w:hint="default" w:ascii="Verdana" w:hAnsi="Verdana" w:cs="Verdana"/>
            <w:b w:val="0"/>
            <w:bCs w:val="0"/>
            <w:sz w:val="18"/>
            <w:szCs w:val="18"/>
            <w:lang w:val="ru-RU"/>
            <w:rPrChange w:id="954" w:author="google1599737165" w:date="2023-04-24T13:47:39Z">
              <w:rPr>
                <w:rFonts w:hint="default" w:ascii="Times New Roman" w:hAnsi="Times New Roman" w:cs="Times New Roman"/>
                <w:b/>
                <w:bCs/>
                <w:sz w:val="24"/>
                <w:szCs w:val="24"/>
                <w:lang w:val="ru-RU"/>
              </w:rPr>
            </w:rPrChange>
          </w:rPr>
          <w:t>ых</w:t>
        </w:r>
      </w:ins>
      <w:ins w:id="955" w:author="google1599737165" w:date="2023-04-24T10:35:38Z">
        <w:r>
          <w:rPr>
            <w:rFonts w:hint="default" w:ascii="Verdana" w:hAnsi="Verdana" w:cs="Verdana"/>
            <w:b w:val="0"/>
            <w:bCs w:val="0"/>
            <w:sz w:val="18"/>
            <w:szCs w:val="18"/>
            <w:lang w:val="ru-RU"/>
            <w:rPrChange w:id="956" w:author="google1599737165" w:date="2023-04-24T13:47:39Z">
              <w:rPr>
                <w:rFonts w:hint="default" w:ascii="Times New Roman" w:hAnsi="Times New Roman" w:cs="Times New Roman"/>
                <w:b w:val="0"/>
                <w:bCs w:val="0"/>
                <w:sz w:val="24"/>
                <w:szCs w:val="24"/>
                <w:lang w:val="ru-RU"/>
              </w:rPr>
            </w:rPrChange>
          </w:rPr>
          <w:t xml:space="preserve"> </w:t>
        </w:r>
      </w:ins>
      <w:ins w:id="957" w:author="google1599737165" w:date="2023-04-24T10:35:44Z">
        <w:r>
          <w:rPr>
            <w:rFonts w:hint="default" w:ascii="Verdana" w:hAnsi="Verdana" w:cs="Verdana"/>
            <w:b w:val="0"/>
            <w:bCs w:val="0"/>
            <w:sz w:val="18"/>
            <w:szCs w:val="18"/>
            <w:lang w:val="ru-RU"/>
            <w:rPrChange w:id="958" w:author="google1599737165" w:date="2023-04-24T13:47:39Z">
              <w:rPr>
                <w:rFonts w:hint="default" w:ascii="Times New Roman" w:hAnsi="Times New Roman" w:cs="Times New Roman"/>
                <w:b w:val="0"/>
                <w:bCs w:val="0"/>
                <w:sz w:val="24"/>
                <w:szCs w:val="24"/>
                <w:lang w:val="ru-RU"/>
              </w:rPr>
            </w:rPrChange>
          </w:rPr>
          <w:t>п</w:t>
        </w:r>
      </w:ins>
      <w:ins w:id="959" w:author="google1599737165" w:date="2023-04-24T10:35:45Z">
        <w:r>
          <w:rPr>
            <w:rFonts w:hint="default" w:ascii="Verdana" w:hAnsi="Verdana" w:cs="Verdana"/>
            <w:b w:val="0"/>
            <w:bCs w:val="0"/>
            <w:sz w:val="18"/>
            <w:szCs w:val="18"/>
            <w:lang w:val="ru-RU"/>
            <w:rPrChange w:id="960" w:author="google1599737165" w:date="2023-04-24T13:47:39Z">
              <w:rPr>
                <w:rFonts w:hint="default" w:ascii="Times New Roman" w:hAnsi="Times New Roman" w:cs="Times New Roman"/>
                <w:b w:val="0"/>
                <w:bCs w:val="0"/>
                <w:sz w:val="24"/>
                <w:szCs w:val="24"/>
                <w:lang w:val="ru-RU"/>
              </w:rPr>
            </w:rPrChange>
          </w:rPr>
          <w:t>роц</w:t>
        </w:r>
      </w:ins>
      <w:ins w:id="961" w:author="google1599737165" w:date="2023-04-24T10:35:46Z">
        <w:r>
          <w:rPr>
            <w:rFonts w:hint="default" w:ascii="Verdana" w:hAnsi="Verdana" w:cs="Verdana"/>
            <w:b w:val="0"/>
            <w:bCs w:val="0"/>
            <w:sz w:val="18"/>
            <w:szCs w:val="18"/>
            <w:lang w:val="ru-RU"/>
            <w:rPrChange w:id="962" w:author="google1599737165" w:date="2023-04-24T13:47:39Z">
              <w:rPr>
                <w:rFonts w:hint="default" w:ascii="Times New Roman" w:hAnsi="Times New Roman" w:cs="Times New Roman"/>
                <w:b w:val="0"/>
                <w:bCs w:val="0"/>
                <w:sz w:val="24"/>
                <w:szCs w:val="24"/>
                <w:lang w:val="ru-RU"/>
              </w:rPr>
            </w:rPrChange>
          </w:rPr>
          <w:t>есса</w:t>
        </w:r>
      </w:ins>
      <w:ins w:id="963" w:author="google1599737165" w:date="2023-04-24T10:35:52Z">
        <w:r>
          <w:rPr>
            <w:rFonts w:hint="default" w:ascii="Verdana" w:hAnsi="Verdana" w:cs="Verdana"/>
            <w:b w:val="0"/>
            <w:bCs w:val="0"/>
            <w:sz w:val="18"/>
            <w:szCs w:val="18"/>
            <w:lang w:val="ru-RU"/>
            <w:rPrChange w:id="964" w:author="google1599737165" w:date="2023-04-24T13:47:39Z">
              <w:rPr>
                <w:rFonts w:hint="default" w:ascii="Times New Roman" w:hAnsi="Times New Roman" w:cs="Times New Roman"/>
                <w:b w:val="0"/>
                <w:bCs w:val="0"/>
                <w:sz w:val="24"/>
                <w:szCs w:val="24"/>
                <w:lang w:val="ru-RU"/>
              </w:rPr>
            </w:rPrChange>
          </w:rPr>
          <w:t xml:space="preserve"> с</w:t>
        </w:r>
      </w:ins>
      <w:ins w:id="965" w:author="google1599737165" w:date="2023-04-24T10:35:53Z">
        <w:r>
          <w:rPr>
            <w:rFonts w:hint="default" w:ascii="Verdana" w:hAnsi="Verdana" w:cs="Verdana"/>
            <w:b w:val="0"/>
            <w:bCs w:val="0"/>
            <w:sz w:val="18"/>
            <w:szCs w:val="18"/>
            <w:lang w:val="ru-RU"/>
            <w:rPrChange w:id="966" w:author="google1599737165" w:date="2023-04-24T13:47:39Z">
              <w:rPr>
                <w:rFonts w:hint="default" w:ascii="Times New Roman" w:hAnsi="Times New Roman" w:cs="Times New Roman"/>
                <w:b w:val="0"/>
                <w:bCs w:val="0"/>
                <w:sz w:val="24"/>
                <w:szCs w:val="24"/>
                <w:lang w:val="ru-RU"/>
              </w:rPr>
            </w:rPrChange>
          </w:rPr>
          <w:t>мен</w:t>
        </w:r>
      </w:ins>
      <w:ins w:id="967" w:author="google1599737165" w:date="2023-04-24T10:35:54Z">
        <w:r>
          <w:rPr>
            <w:rFonts w:hint="default" w:ascii="Verdana" w:hAnsi="Verdana" w:cs="Verdana"/>
            <w:b w:val="0"/>
            <w:bCs w:val="0"/>
            <w:sz w:val="18"/>
            <w:szCs w:val="18"/>
            <w:lang w:val="ru-RU"/>
            <w:rPrChange w:id="968" w:author="google1599737165" w:date="2023-04-24T13:47:39Z">
              <w:rPr>
                <w:rFonts w:hint="default" w:ascii="Times New Roman" w:hAnsi="Times New Roman" w:cs="Times New Roman"/>
                <w:b w:val="0"/>
                <w:bCs w:val="0"/>
                <w:sz w:val="24"/>
                <w:szCs w:val="24"/>
                <w:lang w:val="ru-RU"/>
              </w:rPr>
            </w:rPrChange>
          </w:rPr>
          <w:t>ы вод</w:t>
        </w:r>
      </w:ins>
      <w:ins w:id="969" w:author="google1599737165" w:date="2023-04-24T10:35:55Z">
        <w:r>
          <w:rPr>
            <w:rFonts w:hint="default" w:ascii="Verdana" w:hAnsi="Verdana" w:cs="Verdana"/>
            <w:b w:val="0"/>
            <w:bCs w:val="0"/>
            <w:sz w:val="18"/>
            <w:szCs w:val="18"/>
            <w:lang w:val="ru-RU"/>
            <w:rPrChange w:id="970" w:author="google1599737165" w:date="2023-04-24T13:47:39Z">
              <w:rPr>
                <w:rFonts w:hint="default" w:ascii="Times New Roman" w:hAnsi="Times New Roman" w:cs="Times New Roman"/>
                <w:b w:val="0"/>
                <w:bCs w:val="0"/>
                <w:sz w:val="24"/>
                <w:szCs w:val="24"/>
                <w:lang w:val="ru-RU"/>
              </w:rPr>
            </w:rPrChange>
          </w:rPr>
          <w:t>ных м</w:t>
        </w:r>
      </w:ins>
      <w:ins w:id="971" w:author="google1599737165" w:date="2023-04-24T10:35:56Z">
        <w:r>
          <w:rPr>
            <w:rFonts w:hint="default" w:ascii="Verdana" w:hAnsi="Verdana" w:cs="Verdana"/>
            <w:b w:val="0"/>
            <w:bCs w:val="0"/>
            <w:sz w:val="18"/>
            <w:szCs w:val="18"/>
            <w:lang w:val="ru-RU"/>
            <w:rPrChange w:id="972" w:author="google1599737165" w:date="2023-04-24T13:47:39Z">
              <w:rPr>
                <w:rFonts w:hint="default" w:ascii="Times New Roman" w:hAnsi="Times New Roman" w:cs="Times New Roman"/>
                <w:b w:val="0"/>
                <w:bCs w:val="0"/>
                <w:sz w:val="24"/>
                <w:szCs w:val="24"/>
                <w:lang w:val="ru-RU"/>
              </w:rPr>
            </w:rPrChange>
          </w:rPr>
          <w:t>асс.</w:t>
        </w:r>
      </w:ins>
      <w:ins w:id="973" w:author="google1599737165" w:date="2023-04-24T10:35:57Z">
        <w:r>
          <w:rPr>
            <w:rFonts w:hint="default" w:ascii="Verdana" w:hAnsi="Verdana" w:cs="Verdana"/>
            <w:b w:val="0"/>
            <w:bCs w:val="0"/>
            <w:sz w:val="18"/>
            <w:szCs w:val="18"/>
            <w:lang w:val="ru-RU"/>
            <w:rPrChange w:id="974" w:author="google1599737165" w:date="2023-04-24T13:47:39Z">
              <w:rPr>
                <w:rFonts w:hint="default" w:ascii="Times New Roman" w:hAnsi="Times New Roman" w:cs="Times New Roman"/>
                <w:b w:val="0"/>
                <w:bCs w:val="0"/>
                <w:sz w:val="24"/>
                <w:szCs w:val="24"/>
                <w:lang w:val="ru-RU"/>
              </w:rPr>
            </w:rPrChange>
          </w:rPr>
          <w:t xml:space="preserve"> </w:t>
        </w:r>
      </w:ins>
      <w:ins w:id="975" w:author="google1599737165" w:date="2023-04-24T10:35:58Z">
        <w:r>
          <w:rPr>
            <w:rFonts w:hint="default" w:ascii="Verdana" w:hAnsi="Verdana" w:cs="Verdana"/>
            <w:b w:val="0"/>
            <w:bCs w:val="0"/>
            <w:sz w:val="18"/>
            <w:szCs w:val="18"/>
            <w:lang w:val="ru-RU"/>
            <w:rPrChange w:id="976" w:author="google1599737165" w:date="2023-04-24T13:47:39Z">
              <w:rPr>
                <w:rFonts w:hint="default" w:ascii="Times New Roman" w:hAnsi="Times New Roman" w:cs="Times New Roman"/>
                <w:b w:val="0"/>
                <w:bCs w:val="0"/>
                <w:sz w:val="24"/>
                <w:szCs w:val="24"/>
                <w:lang w:val="ru-RU"/>
              </w:rPr>
            </w:rPrChange>
          </w:rPr>
          <w:t>Ес</w:t>
        </w:r>
      </w:ins>
      <w:ins w:id="977" w:author="google1599737165" w:date="2023-04-24T10:35:59Z">
        <w:r>
          <w:rPr>
            <w:rFonts w:hint="default" w:ascii="Verdana" w:hAnsi="Verdana" w:cs="Verdana"/>
            <w:b w:val="0"/>
            <w:bCs w:val="0"/>
            <w:sz w:val="18"/>
            <w:szCs w:val="18"/>
            <w:lang w:val="ru-RU"/>
            <w:rPrChange w:id="978" w:author="google1599737165" w:date="2023-04-24T13:47:39Z">
              <w:rPr>
                <w:rFonts w:hint="default" w:ascii="Times New Roman" w:hAnsi="Times New Roman" w:cs="Times New Roman"/>
                <w:b w:val="0"/>
                <w:bCs w:val="0"/>
                <w:sz w:val="24"/>
                <w:szCs w:val="24"/>
                <w:lang w:val="ru-RU"/>
              </w:rPr>
            </w:rPrChange>
          </w:rPr>
          <w:t xml:space="preserve">ли </w:t>
        </w:r>
      </w:ins>
      <w:ins w:id="979" w:author="google1599737165" w:date="2023-04-24T10:36:08Z">
        <w:r>
          <w:rPr>
            <w:rFonts w:hint="default" w:ascii="Verdana" w:hAnsi="Verdana" w:cs="Verdana"/>
            <w:b w:val="0"/>
            <w:bCs w:val="0"/>
            <w:sz w:val="18"/>
            <w:szCs w:val="18"/>
            <w:lang w:val="ru-RU"/>
            <w:rPrChange w:id="980" w:author="google1599737165" w:date="2023-04-24T13:47:39Z">
              <w:rPr>
                <w:rFonts w:hint="default" w:ascii="Times New Roman" w:hAnsi="Times New Roman" w:cs="Times New Roman"/>
                <w:b w:val="0"/>
                <w:bCs w:val="0"/>
                <w:sz w:val="24"/>
                <w:szCs w:val="24"/>
                <w:lang w:val="ru-RU"/>
              </w:rPr>
            </w:rPrChange>
          </w:rPr>
          <w:t xml:space="preserve">в </w:t>
        </w:r>
      </w:ins>
      <w:ins w:id="981" w:author="google1599737165" w:date="2023-04-24T10:36:09Z">
        <w:r>
          <w:rPr>
            <w:rFonts w:hint="default" w:ascii="Verdana" w:hAnsi="Verdana" w:cs="Verdana"/>
            <w:b w:val="0"/>
            <w:bCs w:val="0"/>
            <w:sz w:val="18"/>
            <w:szCs w:val="18"/>
            <w:lang w:val="ru-RU"/>
            <w:rPrChange w:id="982" w:author="google1599737165" w:date="2023-04-24T13:47:39Z">
              <w:rPr>
                <w:rFonts w:hint="default" w:ascii="Times New Roman" w:hAnsi="Times New Roman" w:cs="Times New Roman"/>
                <w:b w:val="0"/>
                <w:bCs w:val="0"/>
                <w:sz w:val="24"/>
                <w:szCs w:val="24"/>
                <w:lang w:val="ru-RU"/>
              </w:rPr>
            </w:rPrChange>
          </w:rPr>
          <w:t>резул</w:t>
        </w:r>
      </w:ins>
      <w:ins w:id="983" w:author="google1599737165" w:date="2023-04-24T10:36:10Z">
        <w:r>
          <w:rPr>
            <w:rFonts w:hint="default" w:ascii="Verdana" w:hAnsi="Verdana" w:cs="Verdana"/>
            <w:b w:val="0"/>
            <w:bCs w:val="0"/>
            <w:sz w:val="18"/>
            <w:szCs w:val="18"/>
            <w:lang w:val="ru-RU"/>
            <w:rPrChange w:id="984" w:author="google1599737165" w:date="2023-04-24T13:47:39Z">
              <w:rPr>
                <w:rFonts w:hint="default" w:ascii="Times New Roman" w:hAnsi="Times New Roman" w:cs="Times New Roman"/>
                <w:b w:val="0"/>
                <w:bCs w:val="0"/>
                <w:sz w:val="24"/>
                <w:szCs w:val="24"/>
                <w:lang w:val="ru-RU"/>
              </w:rPr>
            </w:rPrChange>
          </w:rPr>
          <w:t xml:space="preserve">ьтате </w:t>
        </w:r>
      </w:ins>
      <w:ins w:id="985" w:author="google1599737165" w:date="2023-04-24T10:36:11Z">
        <w:r>
          <w:rPr>
            <w:rFonts w:hint="default" w:ascii="Verdana" w:hAnsi="Verdana" w:cs="Verdana"/>
            <w:b w:val="0"/>
            <w:bCs w:val="0"/>
            <w:sz w:val="18"/>
            <w:szCs w:val="18"/>
            <w:lang w:val="ru-RU"/>
            <w:rPrChange w:id="986" w:author="google1599737165" w:date="2023-04-24T13:47:39Z">
              <w:rPr>
                <w:rFonts w:hint="default" w:ascii="Times New Roman" w:hAnsi="Times New Roman" w:cs="Times New Roman"/>
                <w:b w:val="0"/>
                <w:bCs w:val="0"/>
                <w:sz w:val="24"/>
                <w:szCs w:val="24"/>
                <w:lang w:val="ru-RU"/>
              </w:rPr>
            </w:rPrChange>
          </w:rPr>
          <w:t>мо</w:t>
        </w:r>
      </w:ins>
      <w:ins w:id="987" w:author="google1599737165" w:date="2023-04-24T10:36:12Z">
        <w:r>
          <w:rPr>
            <w:rFonts w:hint="default" w:ascii="Verdana" w:hAnsi="Verdana" w:cs="Verdana"/>
            <w:b w:val="0"/>
            <w:bCs w:val="0"/>
            <w:sz w:val="18"/>
            <w:szCs w:val="18"/>
            <w:lang w:val="ru-RU"/>
            <w:rPrChange w:id="988" w:author="google1599737165" w:date="2023-04-24T13:47:39Z">
              <w:rPr>
                <w:rFonts w:hint="default" w:ascii="Times New Roman" w:hAnsi="Times New Roman" w:cs="Times New Roman"/>
                <w:b w:val="0"/>
                <w:bCs w:val="0"/>
                <w:sz w:val="24"/>
                <w:szCs w:val="24"/>
                <w:lang w:val="ru-RU"/>
              </w:rPr>
            </w:rPrChange>
          </w:rPr>
          <w:t>нито</w:t>
        </w:r>
      </w:ins>
      <w:ins w:id="989" w:author="google1599737165" w:date="2023-04-24T10:36:13Z">
        <w:r>
          <w:rPr>
            <w:rFonts w:hint="default" w:ascii="Verdana" w:hAnsi="Verdana" w:cs="Verdana"/>
            <w:b w:val="0"/>
            <w:bCs w:val="0"/>
            <w:sz w:val="18"/>
            <w:szCs w:val="18"/>
            <w:lang w:val="ru-RU"/>
            <w:rPrChange w:id="990" w:author="google1599737165" w:date="2023-04-24T13:47:39Z">
              <w:rPr>
                <w:rFonts w:hint="default" w:ascii="Times New Roman" w:hAnsi="Times New Roman" w:cs="Times New Roman"/>
                <w:b w:val="0"/>
                <w:bCs w:val="0"/>
                <w:sz w:val="24"/>
                <w:szCs w:val="24"/>
                <w:lang w:val="ru-RU"/>
              </w:rPr>
            </w:rPrChange>
          </w:rPr>
          <w:t>р</w:t>
        </w:r>
      </w:ins>
      <w:ins w:id="991" w:author="google1599737165" w:date="2023-04-24T10:36:14Z">
        <w:r>
          <w:rPr>
            <w:rFonts w:hint="default" w:ascii="Verdana" w:hAnsi="Verdana" w:cs="Verdana"/>
            <w:b w:val="0"/>
            <w:bCs w:val="0"/>
            <w:sz w:val="18"/>
            <w:szCs w:val="18"/>
            <w:lang w:val="ru-RU"/>
            <w:rPrChange w:id="992" w:author="google1599737165" w:date="2023-04-24T13:47:39Z">
              <w:rPr>
                <w:rFonts w:hint="default" w:ascii="Times New Roman" w:hAnsi="Times New Roman" w:cs="Times New Roman"/>
                <w:b w:val="0"/>
                <w:bCs w:val="0"/>
                <w:sz w:val="24"/>
                <w:szCs w:val="24"/>
                <w:lang w:val="ru-RU"/>
              </w:rPr>
            </w:rPrChange>
          </w:rPr>
          <w:t>ингов</w:t>
        </w:r>
      </w:ins>
      <w:ins w:id="993" w:author="google1599737165" w:date="2023-04-24T10:36:15Z">
        <w:r>
          <w:rPr>
            <w:rFonts w:hint="default" w:ascii="Verdana" w:hAnsi="Verdana" w:cs="Verdana"/>
            <w:b w:val="0"/>
            <w:bCs w:val="0"/>
            <w:sz w:val="18"/>
            <w:szCs w:val="18"/>
            <w:lang w:val="ru-RU"/>
            <w:rPrChange w:id="994" w:author="google1599737165" w:date="2023-04-24T13:47:39Z">
              <w:rPr>
                <w:rFonts w:hint="default" w:ascii="Times New Roman" w:hAnsi="Times New Roman" w:cs="Times New Roman"/>
                <w:b w:val="0"/>
                <w:bCs w:val="0"/>
                <w:sz w:val="24"/>
                <w:szCs w:val="24"/>
                <w:lang w:val="ru-RU"/>
              </w:rPr>
            </w:rPrChange>
          </w:rPr>
          <w:t>ых на</w:t>
        </w:r>
      </w:ins>
      <w:ins w:id="995" w:author="google1599737165" w:date="2023-04-24T10:36:16Z">
        <w:r>
          <w:rPr>
            <w:rFonts w:hint="default" w:ascii="Verdana" w:hAnsi="Verdana" w:cs="Verdana"/>
            <w:b w:val="0"/>
            <w:bCs w:val="0"/>
            <w:sz w:val="18"/>
            <w:szCs w:val="18"/>
            <w:lang w:val="ru-RU"/>
            <w:rPrChange w:id="996" w:author="google1599737165" w:date="2023-04-24T13:47:39Z">
              <w:rPr>
                <w:rFonts w:hint="default" w:ascii="Times New Roman" w:hAnsi="Times New Roman" w:cs="Times New Roman"/>
                <w:b w:val="0"/>
                <w:bCs w:val="0"/>
                <w:sz w:val="24"/>
                <w:szCs w:val="24"/>
                <w:lang w:val="ru-RU"/>
              </w:rPr>
            </w:rPrChange>
          </w:rPr>
          <w:t>блюден</w:t>
        </w:r>
      </w:ins>
      <w:ins w:id="997" w:author="google1599737165" w:date="2023-04-24T10:36:17Z">
        <w:r>
          <w:rPr>
            <w:rFonts w:hint="default" w:ascii="Verdana" w:hAnsi="Verdana" w:cs="Verdana"/>
            <w:b w:val="0"/>
            <w:bCs w:val="0"/>
            <w:sz w:val="18"/>
            <w:szCs w:val="18"/>
            <w:lang w:val="ru-RU"/>
            <w:rPrChange w:id="998" w:author="google1599737165" w:date="2023-04-24T13:47:39Z">
              <w:rPr>
                <w:rFonts w:hint="default" w:ascii="Times New Roman" w:hAnsi="Times New Roman" w:cs="Times New Roman"/>
                <w:b w:val="0"/>
                <w:bCs w:val="0"/>
                <w:sz w:val="24"/>
                <w:szCs w:val="24"/>
                <w:lang w:val="ru-RU"/>
              </w:rPr>
            </w:rPrChange>
          </w:rPr>
          <w:t xml:space="preserve">ий </w:t>
        </w:r>
      </w:ins>
      <w:ins w:id="999" w:author="google1599737165" w:date="2023-04-24T10:36:18Z">
        <w:r>
          <w:rPr>
            <w:rFonts w:hint="default" w:ascii="Verdana" w:hAnsi="Verdana" w:cs="Verdana"/>
            <w:b w:val="0"/>
            <w:bCs w:val="0"/>
            <w:sz w:val="18"/>
            <w:szCs w:val="18"/>
            <w:lang w:val="ru-RU"/>
            <w:rPrChange w:id="1000" w:author="google1599737165" w:date="2023-04-24T13:47:39Z">
              <w:rPr>
                <w:rFonts w:hint="default" w:ascii="Times New Roman" w:hAnsi="Times New Roman" w:cs="Times New Roman"/>
                <w:b w:val="0"/>
                <w:bCs w:val="0"/>
                <w:sz w:val="24"/>
                <w:szCs w:val="24"/>
                <w:lang w:val="ru-RU"/>
              </w:rPr>
            </w:rPrChange>
          </w:rPr>
          <w:t>буду</w:t>
        </w:r>
      </w:ins>
      <w:ins w:id="1001" w:author="google1599737165" w:date="2023-04-24T10:36:19Z">
        <w:r>
          <w:rPr>
            <w:rFonts w:hint="default" w:ascii="Verdana" w:hAnsi="Verdana" w:cs="Verdana"/>
            <w:b w:val="0"/>
            <w:bCs w:val="0"/>
            <w:sz w:val="18"/>
            <w:szCs w:val="18"/>
            <w:lang w:val="ru-RU"/>
            <w:rPrChange w:id="1002" w:author="google1599737165" w:date="2023-04-24T13:47:39Z">
              <w:rPr>
                <w:rFonts w:hint="default" w:ascii="Times New Roman" w:hAnsi="Times New Roman" w:cs="Times New Roman"/>
                <w:b w:val="0"/>
                <w:bCs w:val="0"/>
                <w:sz w:val="24"/>
                <w:szCs w:val="24"/>
                <w:lang w:val="ru-RU"/>
              </w:rPr>
            </w:rPrChange>
          </w:rPr>
          <w:t>т отм</w:t>
        </w:r>
      </w:ins>
      <w:ins w:id="1003" w:author="google1599737165" w:date="2023-04-24T10:36:20Z">
        <w:r>
          <w:rPr>
            <w:rFonts w:hint="default" w:ascii="Verdana" w:hAnsi="Verdana" w:cs="Verdana"/>
            <w:b w:val="0"/>
            <w:bCs w:val="0"/>
            <w:sz w:val="18"/>
            <w:szCs w:val="18"/>
            <w:lang w:val="ru-RU"/>
            <w:rPrChange w:id="1004" w:author="google1599737165" w:date="2023-04-24T13:47:39Z">
              <w:rPr>
                <w:rFonts w:hint="default" w:ascii="Times New Roman" w:hAnsi="Times New Roman" w:cs="Times New Roman"/>
                <w:b w:val="0"/>
                <w:bCs w:val="0"/>
                <w:sz w:val="24"/>
                <w:szCs w:val="24"/>
                <w:lang w:val="ru-RU"/>
              </w:rPr>
            </w:rPrChange>
          </w:rPr>
          <w:t>ечены</w:t>
        </w:r>
      </w:ins>
      <w:ins w:id="1005" w:author="google1599737165" w:date="2023-04-24T10:36:21Z">
        <w:r>
          <w:rPr>
            <w:rFonts w:hint="default" w:ascii="Verdana" w:hAnsi="Verdana" w:cs="Verdana"/>
            <w:b w:val="0"/>
            <w:bCs w:val="0"/>
            <w:sz w:val="18"/>
            <w:szCs w:val="18"/>
            <w:lang w:val="ru-RU"/>
            <w:rPrChange w:id="1006" w:author="google1599737165" w:date="2023-04-24T13:47:39Z">
              <w:rPr>
                <w:rFonts w:hint="default" w:ascii="Times New Roman" w:hAnsi="Times New Roman" w:cs="Times New Roman"/>
                <w:b w:val="0"/>
                <w:bCs w:val="0"/>
                <w:sz w:val="24"/>
                <w:szCs w:val="24"/>
                <w:lang w:val="ru-RU"/>
              </w:rPr>
            </w:rPrChange>
          </w:rPr>
          <w:t xml:space="preserve"> сущ</w:t>
        </w:r>
      </w:ins>
      <w:ins w:id="1007" w:author="google1599737165" w:date="2023-04-24T10:36:22Z">
        <w:r>
          <w:rPr>
            <w:rFonts w:hint="default" w:ascii="Verdana" w:hAnsi="Verdana" w:cs="Verdana"/>
            <w:b w:val="0"/>
            <w:bCs w:val="0"/>
            <w:sz w:val="18"/>
            <w:szCs w:val="18"/>
            <w:lang w:val="ru-RU"/>
            <w:rPrChange w:id="1008" w:author="google1599737165" w:date="2023-04-24T13:47:39Z">
              <w:rPr>
                <w:rFonts w:hint="default" w:ascii="Times New Roman" w:hAnsi="Times New Roman" w:cs="Times New Roman"/>
                <w:b w:val="0"/>
                <w:bCs w:val="0"/>
                <w:sz w:val="24"/>
                <w:szCs w:val="24"/>
                <w:lang w:val="ru-RU"/>
              </w:rPr>
            </w:rPrChange>
          </w:rPr>
          <w:t>ественн</w:t>
        </w:r>
      </w:ins>
      <w:ins w:id="1009" w:author="google1599737165" w:date="2023-04-24T10:36:23Z">
        <w:r>
          <w:rPr>
            <w:rFonts w:hint="default" w:ascii="Verdana" w:hAnsi="Verdana" w:cs="Verdana"/>
            <w:b w:val="0"/>
            <w:bCs w:val="0"/>
            <w:sz w:val="18"/>
            <w:szCs w:val="18"/>
            <w:lang w:val="ru-RU"/>
            <w:rPrChange w:id="1010" w:author="google1599737165" w:date="2023-04-24T13:47:39Z">
              <w:rPr>
                <w:rFonts w:hint="default" w:ascii="Times New Roman" w:hAnsi="Times New Roman" w:cs="Times New Roman"/>
                <w:b w:val="0"/>
                <w:bCs w:val="0"/>
                <w:sz w:val="24"/>
                <w:szCs w:val="24"/>
                <w:lang w:val="ru-RU"/>
              </w:rPr>
            </w:rPrChange>
          </w:rPr>
          <w:t xml:space="preserve">ые </w:t>
        </w:r>
      </w:ins>
      <w:ins w:id="1011" w:author="google1599737165" w:date="2023-04-24T10:36:26Z">
        <w:r>
          <w:rPr>
            <w:rFonts w:hint="default" w:ascii="Verdana" w:hAnsi="Verdana" w:cs="Verdana"/>
            <w:b w:val="0"/>
            <w:bCs w:val="0"/>
            <w:sz w:val="18"/>
            <w:szCs w:val="18"/>
            <w:lang w:val="ru-RU"/>
            <w:rPrChange w:id="1012" w:author="google1599737165" w:date="2023-04-24T13:47:39Z">
              <w:rPr>
                <w:rFonts w:hint="default" w:ascii="Times New Roman" w:hAnsi="Times New Roman" w:cs="Times New Roman"/>
                <w:b w:val="0"/>
                <w:bCs w:val="0"/>
                <w:sz w:val="24"/>
                <w:szCs w:val="24"/>
                <w:lang w:val="ru-RU"/>
              </w:rPr>
            </w:rPrChange>
          </w:rPr>
          <w:t>изме</w:t>
        </w:r>
      </w:ins>
      <w:ins w:id="1013" w:author="google1599737165" w:date="2023-04-24T10:36:27Z">
        <w:r>
          <w:rPr>
            <w:rFonts w:hint="default" w:ascii="Verdana" w:hAnsi="Verdana" w:cs="Verdana"/>
            <w:b w:val="0"/>
            <w:bCs w:val="0"/>
            <w:sz w:val="18"/>
            <w:szCs w:val="18"/>
            <w:lang w:val="ru-RU"/>
            <w:rPrChange w:id="1014" w:author="google1599737165" w:date="2023-04-24T13:47:39Z">
              <w:rPr>
                <w:rFonts w:hint="default" w:ascii="Times New Roman" w:hAnsi="Times New Roman" w:cs="Times New Roman"/>
                <w:b w:val="0"/>
                <w:bCs w:val="0"/>
                <w:sz w:val="24"/>
                <w:szCs w:val="24"/>
                <w:lang w:val="ru-RU"/>
              </w:rPr>
            </w:rPrChange>
          </w:rPr>
          <w:t>не</w:t>
        </w:r>
      </w:ins>
      <w:ins w:id="1015" w:author="google1599737165" w:date="2023-04-24T10:36:29Z">
        <w:r>
          <w:rPr>
            <w:rFonts w:hint="default" w:ascii="Verdana" w:hAnsi="Verdana" w:cs="Verdana"/>
            <w:b w:val="0"/>
            <w:bCs w:val="0"/>
            <w:sz w:val="18"/>
            <w:szCs w:val="18"/>
            <w:lang w:val="ru-RU"/>
            <w:rPrChange w:id="1016" w:author="google1599737165" w:date="2023-04-24T13:47:39Z">
              <w:rPr>
                <w:rFonts w:hint="default" w:ascii="Times New Roman" w:hAnsi="Times New Roman" w:cs="Times New Roman"/>
                <w:b w:val="0"/>
                <w:bCs w:val="0"/>
                <w:sz w:val="24"/>
                <w:szCs w:val="24"/>
                <w:lang w:val="ru-RU"/>
              </w:rPr>
            </w:rPrChange>
          </w:rPr>
          <w:t xml:space="preserve">ния </w:t>
        </w:r>
      </w:ins>
      <w:ins w:id="1017" w:author="google1599737165" w:date="2023-04-24T10:36:30Z">
        <w:r>
          <w:rPr>
            <w:rFonts w:hint="default" w:ascii="Verdana" w:hAnsi="Verdana" w:cs="Verdana"/>
            <w:b w:val="0"/>
            <w:bCs w:val="0"/>
            <w:sz w:val="18"/>
            <w:szCs w:val="18"/>
            <w:lang w:val="ru-RU"/>
            <w:rPrChange w:id="1018" w:author="google1599737165" w:date="2023-04-24T13:47:39Z">
              <w:rPr>
                <w:rFonts w:hint="default" w:ascii="Times New Roman" w:hAnsi="Times New Roman" w:cs="Times New Roman"/>
                <w:b w:val="0"/>
                <w:bCs w:val="0"/>
                <w:sz w:val="24"/>
                <w:szCs w:val="24"/>
                <w:lang w:val="ru-RU"/>
              </w:rPr>
            </w:rPrChange>
          </w:rPr>
          <w:t xml:space="preserve">в </w:t>
        </w:r>
      </w:ins>
      <w:ins w:id="1019" w:author="google1599737165" w:date="2023-04-24T10:36:31Z">
        <w:r>
          <w:rPr>
            <w:rFonts w:hint="default" w:ascii="Verdana" w:hAnsi="Verdana" w:cs="Verdana"/>
            <w:b w:val="0"/>
            <w:bCs w:val="0"/>
            <w:sz w:val="18"/>
            <w:szCs w:val="18"/>
            <w:lang w:val="ru-RU"/>
            <w:rPrChange w:id="1020" w:author="google1599737165" w:date="2023-04-24T13:47:39Z">
              <w:rPr>
                <w:rFonts w:hint="default" w:ascii="Times New Roman" w:hAnsi="Times New Roman" w:cs="Times New Roman"/>
                <w:b w:val="0"/>
                <w:bCs w:val="0"/>
                <w:sz w:val="24"/>
                <w:szCs w:val="24"/>
                <w:lang w:val="ru-RU"/>
              </w:rPr>
            </w:rPrChange>
          </w:rPr>
          <w:t>у</w:t>
        </w:r>
      </w:ins>
      <w:ins w:id="1021" w:author="google1599737165" w:date="2023-04-24T10:36:32Z">
        <w:r>
          <w:rPr>
            <w:rFonts w:hint="default" w:ascii="Verdana" w:hAnsi="Verdana" w:cs="Verdana"/>
            <w:b w:val="0"/>
            <w:bCs w:val="0"/>
            <w:sz w:val="18"/>
            <w:szCs w:val="18"/>
            <w:lang w:val="ru-RU"/>
            <w:rPrChange w:id="1022" w:author="google1599737165" w:date="2023-04-24T13:47:39Z">
              <w:rPr>
                <w:rFonts w:hint="default" w:ascii="Times New Roman" w:hAnsi="Times New Roman" w:cs="Times New Roman"/>
                <w:b w:val="0"/>
                <w:bCs w:val="0"/>
                <w:sz w:val="24"/>
                <w:szCs w:val="24"/>
                <w:lang w:val="ru-RU"/>
              </w:rPr>
            </w:rPrChange>
          </w:rPr>
          <w:t>каза</w:t>
        </w:r>
      </w:ins>
      <w:ins w:id="1023" w:author="google1599737165" w:date="2023-04-24T10:36:33Z">
        <w:r>
          <w:rPr>
            <w:rFonts w:hint="default" w:ascii="Verdana" w:hAnsi="Verdana" w:cs="Verdana"/>
            <w:b w:val="0"/>
            <w:bCs w:val="0"/>
            <w:sz w:val="18"/>
            <w:szCs w:val="18"/>
            <w:lang w:val="ru-RU"/>
            <w:rPrChange w:id="1024" w:author="google1599737165" w:date="2023-04-24T13:47:39Z">
              <w:rPr>
                <w:rFonts w:hint="default" w:ascii="Times New Roman" w:hAnsi="Times New Roman" w:cs="Times New Roman"/>
                <w:b w:val="0"/>
                <w:bCs w:val="0"/>
                <w:sz w:val="24"/>
                <w:szCs w:val="24"/>
                <w:lang w:val="ru-RU"/>
              </w:rPr>
            </w:rPrChange>
          </w:rPr>
          <w:t>нных п</w:t>
        </w:r>
      </w:ins>
      <w:ins w:id="1025" w:author="google1599737165" w:date="2023-04-24T10:36:34Z">
        <w:r>
          <w:rPr>
            <w:rFonts w:hint="default" w:ascii="Verdana" w:hAnsi="Verdana" w:cs="Verdana"/>
            <w:b w:val="0"/>
            <w:bCs w:val="0"/>
            <w:sz w:val="18"/>
            <w:szCs w:val="18"/>
            <w:lang w:val="ru-RU"/>
            <w:rPrChange w:id="1026" w:author="google1599737165" w:date="2023-04-24T13:47:39Z">
              <w:rPr>
                <w:rFonts w:hint="default" w:ascii="Times New Roman" w:hAnsi="Times New Roman" w:cs="Times New Roman"/>
                <w:b w:val="0"/>
                <w:bCs w:val="0"/>
                <w:sz w:val="24"/>
                <w:szCs w:val="24"/>
                <w:lang w:val="ru-RU"/>
              </w:rPr>
            </w:rPrChange>
          </w:rPr>
          <w:t>оказ</w:t>
        </w:r>
      </w:ins>
      <w:ins w:id="1027" w:author="google1599737165" w:date="2023-04-24T10:36:35Z">
        <w:r>
          <w:rPr>
            <w:rFonts w:hint="default" w:ascii="Verdana" w:hAnsi="Verdana" w:cs="Verdana"/>
            <w:b w:val="0"/>
            <w:bCs w:val="0"/>
            <w:sz w:val="18"/>
            <w:szCs w:val="18"/>
            <w:lang w:val="ru-RU"/>
            <w:rPrChange w:id="1028" w:author="google1599737165" w:date="2023-04-24T13:47:39Z">
              <w:rPr>
                <w:rFonts w:hint="default" w:ascii="Times New Roman" w:hAnsi="Times New Roman" w:cs="Times New Roman"/>
                <w:b w:val="0"/>
                <w:bCs w:val="0"/>
                <w:sz w:val="24"/>
                <w:szCs w:val="24"/>
                <w:lang w:val="ru-RU"/>
              </w:rPr>
            </w:rPrChange>
          </w:rPr>
          <w:t>ателях</w:t>
        </w:r>
      </w:ins>
      <w:ins w:id="1029" w:author="google1599737165" w:date="2023-04-24T10:36:37Z">
        <w:r>
          <w:rPr>
            <w:rFonts w:hint="default" w:ascii="Verdana" w:hAnsi="Verdana" w:cs="Verdana"/>
            <w:b w:val="0"/>
            <w:bCs w:val="0"/>
            <w:sz w:val="18"/>
            <w:szCs w:val="18"/>
            <w:lang w:val="ru-RU"/>
            <w:rPrChange w:id="1030" w:author="google1599737165" w:date="2023-04-24T13:47:39Z">
              <w:rPr>
                <w:rFonts w:hint="default" w:ascii="Times New Roman" w:hAnsi="Times New Roman" w:cs="Times New Roman"/>
                <w:b w:val="0"/>
                <w:bCs w:val="0"/>
                <w:sz w:val="24"/>
                <w:szCs w:val="24"/>
                <w:lang w:val="ru-RU"/>
              </w:rPr>
            </w:rPrChange>
          </w:rPr>
          <w:t xml:space="preserve">, то </w:t>
        </w:r>
      </w:ins>
      <w:ins w:id="1031" w:author="google1599737165" w:date="2023-04-24T10:36:53Z">
        <w:r>
          <w:rPr>
            <w:rFonts w:hint="default" w:ascii="Verdana" w:hAnsi="Verdana" w:cs="Verdana"/>
            <w:b w:val="0"/>
            <w:bCs w:val="0"/>
            <w:sz w:val="18"/>
            <w:szCs w:val="18"/>
            <w:lang w:val="ru-RU"/>
            <w:rPrChange w:id="1032" w:author="google1599737165" w:date="2023-04-24T13:47:39Z">
              <w:rPr>
                <w:rFonts w:hint="default" w:ascii="Times New Roman" w:hAnsi="Times New Roman" w:cs="Times New Roman"/>
                <w:b w:val="0"/>
                <w:bCs w:val="0"/>
                <w:sz w:val="24"/>
                <w:szCs w:val="24"/>
                <w:lang w:val="ru-RU"/>
              </w:rPr>
            </w:rPrChange>
          </w:rPr>
          <w:t>это</w:t>
        </w:r>
      </w:ins>
      <w:ins w:id="1033" w:author="google1599737165" w:date="2023-04-24T10:37:13Z">
        <w:r>
          <w:rPr>
            <w:rFonts w:hint="default" w:ascii="Verdana" w:hAnsi="Verdana" w:cs="Verdana"/>
            <w:b w:val="0"/>
            <w:bCs w:val="0"/>
            <w:sz w:val="18"/>
            <w:szCs w:val="18"/>
            <w:lang w:val="ru-RU"/>
            <w:rPrChange w:id="1034" w:author="google1599737165" w:date="2023-04-24T13:47:39Z">
              <w:rPr>
                <w:rFonts w:hint="default" w:ascii="Times New Roman" w:hAnsi="Times New Roman" w:cs="Times New Roman"/>
                <w:b w:val="0"/>
                <w:bCs w:val="0"/>
                <w:sz w:val="24"/>
                <w:szCs w:val="24"/>
                <w:lang w:val="ru-RU"/>
              </w:rPr>
            </w:rPrChange>
          </w:rPr>
          <w:t xml:space="preserve"> </w:t>
        </w:r>
      </w:ins>
      <w:ins w:id="1035" w:author="google1599737165" w:date="2023-04-24T10:37:06Z">
        <w:r>
          <w:rPr>
            <w:rFonts w:hint="default" w:ascii="Verdana" w:hAnsi="Verdana" w:cs="Verdana"/>
            <w:b w:val="0"/>
            <w:bCs w:val="0"/>
            <w:sz w:val="18"/>
            <w:szCs w:val="18"/>
            <w:lang w:val="ru-RU"/>
            <w:rPrChange w:id="1036" w:author="google1599737165" w:date="2023-04-24T13:47:39Z">
              <w:rPr>
                <w:rFonts w:hint="default" w:ascii="Times New Roman" w:hAnsi="Times New Roman" w:cs="Times New Roman"/>
                <w:b w:val="0"/>
                <w:bCs w:val="0"/>
                <w:sz w:val="24"/>
                <w:szCs w:val="24"/>
                <w:lang w:val="ru-RU"/>
              </w:rPr>
            </w:rPrChange>
          </w:rPr>
          <w:t>сл</w:t>
        </w:r>
      </w:ins>
      <w:ins w:id="1037" w:author="google1599737165" w:date="2023-04-24T10:37:07Z">
        <w:r>
          <w:rPr>
            <w:rFonts w:hint="default" w:ascii="Verdana" w:hAnsi="Verdana" w:cs="Verdana"/>
            <w:b w:val="0"/>
            <w:bCs w:val="0"/>
            <w:sz w:val="18"/>
            <w:szCs w:val="18"/>
            <w:lang w:val="ru-RU"/>
            <w:rPrChange w:id="1038" w:author="google1599737165" w:date="2023-04-24T13:47:39Z">
              <w:rPr>
                <w:rFonts w:hint="default" w:ascii="Times New Roman" w:hAnsi="Times New Roman" w:cs="Times New Roman"/>
                <w:b w:val="0"/>
                <w:bCs w:val="0"/>
                <w:sz w:val="24"/>
                <w:szCs w:val="24"/>
                <w:lang w:val="ru-RU"/>
              </w:rPr>
            </w:rPrChange>
          </w:rPr>
          <w:t xml:space="preserve">едует </w:t>
        </w:r>
      </w:ins>
      <w:ins w:id="1039" w:author="google1599737165" w:date="2023-04-24T10:37:08Z">
        <w:r>
          <w:rPr>
            <w:rFonts w:hint="default" w:ascii="Verdana" w:hAnsi="Verdana" w:cs="Verdana"/>
            <w:b w:val="0"/>
            <w:bCs w:val="0"/>
            <w:sz w:val="18"/>
            <w:szCs w:val="18"/>
            <w:lang w:val="ru-RU"/>
            <w:rPrChange w:id="1040" w:author="google1599737165" w:date="2023-04-24T13:47:39Z">
              <w:rPr>
                <w:rFonts w:hint="default" w:ascii="Times New Roman" w:hAnsi="Times New Roman" w:cs="Times New Roman"/>
                <w:b w:val="0"/>
                <w:bCs w:val="0"/>
                <w:sz w:val="24"/>
                <w:szCs w:val="24"/>
                <w:lang w:val="ru-RU"/>
              </w:rPr>
            </w:rPrChange>
          </w:rPr>
          <w:t>у</w:t>
        </w:r>
      </w:ins>
      <w:ins w:id="1041" w:author="google1599737165" w:date="2023-04-24T10:37:09Z">
        <w:r>
          <w:rPr>
            <w:rFonts w:hint="default" w:ascii="Verdana" w:hAnsi="Verdana" w:cs="Verdana"/>
            <w:b w:val="0"/>
            <w:bCs w:val="0"/>
            <w:sz w:val="18"/>
            <w:szCs w:val="18"/>
            <w:lang w:val="ru-RU"/>
            <w:rPrChange w:id="1042" w:author="google1599737165" w:date="2023-04-24T13:47:39Z">
              <w:rPr>
                <w:rFonts w:hint="default" w:ascii="Times New Roman" w:hAnsi="Times New Roman" w:cs="Times New Roman"/>
                <w:b w:val="0"/>
                <w:bCs w:val="0"/>
                <w:sz w:val="24"/>
                <w:szCs w:val="24"/>
                <w:lang w:val="ru-RU"/>
              </w:rPr>
            </w:rPrChange>
          </w:rPr>
          <w:t>читы</w:t>
        </w:r>
      </w:ins>
      <w:ins w:id="1043" w:author="google1599737165" w:date="2023-04-24T10:37:10Z">
        <w:r>
          <w:rPr>
            <w:rFonts w:hint="default" w:ascii="Verdana" w:hAnsi="Verdana" w:cs="Verdana"/>
            <w:b w:val="0"/>
            <w:bCs w:val="0"/>
            <w:sz w:val="18"/>
            <w:szCs w:val="18"/>
            <w:lang w:val="ru-RU"/>
            <w:rPrChange w:id="1044" w:author="google1599737165" w:date="2023-04-24T13:47:39Z">
              <w:rPr>
                <w:rFonts w:hint="default" w:ascii="Times New Roman" w:hAnsi="Times New Roman" w:cs="Times New Roman"/>
                <w:b w:val="0"/>
                <w:bCs w:val="0"/>
                <w:sz w:val="24"/>
                <w:szCs w:val="24"/>
                <w:lang w:val="ru-RU"/>
              </w:rPr>
            </w:rPrChange>
          </w:rPr>
          <w:t>вать</w:t>
        </w:r>
      </w:ins>
      <w:ins w:id="1045" w:author="google1599737165" w:date="2023-04-24T10:37:16Z">
        <w:r>
          <w:rPr>
            <w:rFonts w:hint="default" w:ascii="Verdana" w:hAnsi="Verdana" w:cs="Verdana"/>
            <w:b w:val="0"/>
            <w:bCs w:val="0"/>
            <w:sz w:val="18"/>
            <w:szCs w:val="18"/>
            <w:lang w:val="ru-RU"/>
            <w:rPrChange w:id="1046" w:author="google1599737165" w:date="2023-04-24T13:47:39Z">
              <w:rPr>
                <w:rFonts w:hint="default" w:ascii="Times New Roman" w:hAnsi="Times New Roman" w:cs="Times New Roman"/>
                <w:b w:val="0"/>
                <w:bCs w:val="0"/>
                <w:sz w:val="24"/>
                <w:szCs w:val="24"/>
                <w:lang w:val="ru-RU"/>
              </w:rPr>
            </w:rPrChange>
          </w:rPr>
          <w:t xml:space="preserve"> при </w:t>
        </w:r>
      </w:ins>
      <w:ins w:id="1047" w:author="google1599737165" w:date="2023-04-24T10:37:17Z">
        <w:r>
          <w:rPr>
            <w:rFonts w:hint="default" w:ascii="Verdana" w:hAnsi="Verdana" w:cs="Verdana"/>
            <w:b w:val="0"/>
            <w:bCs w:val="0"/>
            <w:sz w:val="18"/>
            <w:szCs w:val="18"/>
            <w:lang w:val="ru-RU"/>
            <w:rPrChange w:id="1048" w:author="google1599737165" w:date="2023-04-24T13:47:39Z">
              <w:rPr>
                <w:rFonts w:hint="default" w:ascii="Times New Roman" w:hAnsi="Times New Roman" w:cs="Times New Roman"/>
                <w:b w:val="0"/>
                <w:bCs w:val="0"/>
                <w:sz w:val="24"/>
                <w:szCs w:val="24"/>
                <w:lang w:val="ru-RU"/>
              </w:rPr>
            </w:rPrChange>
          </w:rPr>
          <w:t>тракто</w:t>
        </w:r>
      </w:ins>
      <w:ins w:id="1049" w:author="google1599737165" w:date="2023-04-24T10:37:18Z">
        <w:r>
          <w:rPr>
            <w:rFonts w:hint="default" w:ascii="Verdana" w:hAnsi="Verdana" w:cs="Verdana"/>
            <w:b w:val="0"/>
            <w:bCs w:val="0"/>
            <w:sz w:val="18"/>
            <w:szCs w:val="18"/>
            <w:lang w:val="ru-RU"/>
            <w:rPrChange w:id="1050" w:author="google1599737165" w:date="2023-04-24T13:47:39Z">
              <w:rPr>
                <w:rFonts w:hint="default" w:ascii="Times New Roman" w:hAnsi="Times New Roman" w:cs="Times New Roman"/>
                <w:b w:val="0"/>
                <w:bCs w:val="0"/>
                <w:sz w:val="24"/>
                <w:szCs w:val="24"/>
                <w:lang w:val="ru-RU"/>
              </w:rPr>
            </w:rPrChange>
          </w:rPr>
          <w:t>вк</w:t>
        </w:r>
      </w:ins>
      <w:ins w:id="1051" w:author="google1599737165" w:date="2023-04-24T10:37:21Z">
        <w:r>
          <w:rPr>
            <w:rFonts w:hint="default" w:ascii="Verdana" w:hAnsi="Verdana" w:cs="Verdana"/>
            <w:b w:val="0"/>
            <w:bCs w:val="0"/>
            <w:sz w:val="18"/>
            <w:szCs w:val="18"/>
            <w:lang w:val="ru-RU"/>
            <w:rPrChange w:id="1052" w:author="google1599737165" w:date="2023-04-24T13:47:39Z">
              <w:rPr>
                <w:rFonts w:hint="default" w:ascii="Times New Roman" w:hAnsi="Times New Roman" w:cs="Times New Roman"/>
                <w:b w:val="0"/>
                <w:bCs w:val="0"/>
                <w:sz w:val="24"/>
                <w:szCs w:val="24"/>
                <w:lang w:val="ru-RU"/>
              </w:rPr>
            </w:rPrChange>
          </w:rPr>
          <w:t xml:space="preserve">е </w:t>
        </w:r>
      </w:ins>
      <w:ins w:id="1053" w:author="google1599737165" w:date="2023-04-24T10:37:22Z">
        <w:r>
          <w:rPr>
            <w:rFonts w:hint="default" w:ascii="Verdana" w:hAnsi="Verdana" w:cs="Verdana"/>
            <w:b w:val="0"/>
            <w:bCs w:val="0"/>
            <w:sz w:val="18"/>
            <w:szCs w:val="18"/>
            <w:lang w:val="ru-RU"/>
            <w:rPrChange w:id="1054" w:author="google1599737165" w:date="2023-04-24T13:47:39Z">
              <w:rPr>
                <w:rFonts w:hint="default" w:ascii="Times New Roman" w:hAnsi="Times New Roman" w:cs="Times New Roman"/>
                <w:b w:val="0"/>
                <w:bCs w:val="0"/>
                <w:sz w:val="24"/>
                <w:szCs w:val="24"/>
                <w:lang w:val="ru-RU"/>
              </w:rPr>
            </w:rPrChange>
          </w:rPr>
          <w:t>изм</w:t>
        </w:r>
      </w:ins>
      <w:ins w:id="1055" w:author="google1599737165" w:date="2023-04-24T10:37:23Z">
        <w:r>
          <w:rPr>
            <w:rFonts w:hint="default" w:ascii="Verdana" w:hAnsi="Verdana" w:cs="Verdana"/>
            <w:b w:val="0"/>
            <w:bCs w:val="0"/>
            <w:sz w:val="18"/>
            <w:szCs w:val="18"/>
            <w:lang w:val="ru-RU"/>
            <w:rPrChange w:id="1056" w:author="google1599737165" w:date="2023-04-24T13:47:39Z">
              <w:rPr>
                <w:rFonts w:hint="default" w:ascii="Times New Roman" w:hAnsi="Times New Roman" w:cs="Times New Roman"/>
                <w:b w:val="0"/>
                <w:bCs w:val="0"/>
                <w:sz w:val="24"/>
                <w:szCs w:val="24"/>
                <w:lang w:val="ru-RU"/>
              </w:rPr>
            </w:rPrChange>
          </w:rPr>
          <w:t xml:space="preserve">енений </w:t>
        </w:r>
      </w:ins>
      <w:ins w:id="1057" w:author="google1599737165" w:date="2023-04-24T10:37:24Z">
        <w:r>
          <w:rPr>
            <w:rFonts w:hint="default" w:ascii="Verdana" w:hAnsi="Verdana" w:cs="Verdana"/>
            <w:b w:val="0"/>
            <w:bCs w:val="0"/>
            <w:sz w:val="18"/>
            <w:szCs w:val="18"/>
            <w:lang w:val="ru-RU"/>
            <w:rPrChange w:id="1058" w:author="google1599737165" w:date="2023-04-24T13:47:39Z">
              <w:rPr>
                <w:rFonts w:hint="default" w:ascii="Times New Roman" w:hAnsi="Times New Roman" w:cs="Times New Roman"/>
                <w:b w:val="0"/>
                <w:bCs w:val="0"/>
                <w:sz w:val="24"/>
                <w:szCs w:val="24"/>
                <w:lang w:val="ru-RU"/>
              </w:rPr>
            </w:rPrChange>
          </w:rPr>
          <w:t>всех</w:t>
        </w:r>
      </w:ins>
      <w:ins w:id="1059" w:author="google1599737165" w:date="2023-04-24T10:37:25Z">
        <w:r>
          <w:rPr>
            <w:rFonts w:hint="default" w:ascii="Verdana" w:hAnsi="Verdana" w:cs="Verdana"/>
            <w:b w:val="0"/>
            <w:bCs w:val="0"/>
            <w:sz w:val="18"/>
            <w:szCs w:val="18"/>
            <w:lang w:val="ru-RU"/>
            <w:rPrChange w:id="1060" w:author="google1599737165" w:date="2023-04-24T13:47:39Z">
              <w:rPr>
                <w:rFonts w:hint="default" w:ascii="Times New Roman" w:hAnsi="Times New Roman" w:cs="Times New Roman"/>
                <w:b w:val="0"/>
                <w:bCs w:val="0"/>
                <w:sz w:val="24"/>
                <w:szCs w:val="24"/>
                <w:lang w:val="ru-RU"/>
              </w:rPr>
            </w:rPrChange>
          </w:rPr>
          <w:t xml:space="preserve"> осталь</w:t>
        </w:r>
      </w:ins>
      <w:ins w:id="1061" w:author="google1599737165" w:date="2023-04-24T10:37:26Z">
        <w:r>
          <w:rPr>
            <w:rFonts w:hint="default" w:ascii="Verdana" w:hAnsi="Verdana" w:cs="Verdana"/>
            <w:b w:val="0"/>
            <w:bCs w:val="0"/>
            <w:sz w:val="18"/>
            <w:szCs w:val="18"/>
            <w:lang w:val="ru-RU"/>
            <w:rPrChange w:id="1062" w:author="google1599737165" w:date="2023-04-24T13:47:39Z">
              <w:rPr>
                <w:rFonts w:hint="default" w:ascii="Times New Roman" w:hAnsi="Times New Roman" w:cs="Times New Roman"/>
                <w:b w:val="0"/>
                <w:bCs w:val="0"/>
                <w:sz w:val="24"/>
                <w:szCs w:val="24"/>
                <w:lang w:val="ru-RU"/>
              </w:rPr>
            </w:rPrChange>
          </w:rPr>
          <w:t xml:space="preserve">ных </w:t>
        </w:r>
      </w:ins>
      <w:ins w:id="1063" w:author="google1599737165" w:date="2023-04-24T10:37:28Z">
        <w:r>
          <w:rPr>
            <w:rFonts w:hint="default" w:ascii="Verdana" w:hAnsi="Verdana" w:cs="Verdana"/>
            <w:b w:val="0"/>
            <w:bCs w:val="0"/>
            <w:sz w:val="18"/>
            <w:szCs w:val="18"/>
            <w:lang w:val="ru-RU"/>
            <w:rPrChange w:id="1064" w:author="google1599737165" w:date="2023-04-24T13:47:39Z">
              <w:rPr>
                <w:rFonts w:hint="default" w:ascii="Times New Roman" w:hAnsi="Times New Roman" w:cs="Times New Roman"/>
                <w:b w:val="0"/>
                <w:bCs w:val="0"/>
                <w:sz w:val="24"/>
                <w:szCs w:val="24"/>
                <w:lang w:val="ru-RU"/>
              </w:rPr>
            </w:rPrChange>
          </w:rPr>
          <w:t>рег</w:t>
        </w:r>
      </w:ins>
      <w:ins w:id="1065" w:author="google1599737165" w:date="2023-04-24T10:37:29Z">
        <w:r>
          <w:rPr>
            <w:rFonts w:hint="default" w:ascii="Verdana" w:hAnsi="Verdana" w:cs="Verdana"/>
            <w:b w:val="0"/>
            <w:bCs w:val="0"/>
            <w:sz w:val="18"/>
            <w:szCs w:val="18"/>
            <w:lang w:val="ru-RU"/>
            <w:rPrChange w:id="1066" w:author="google1599737165" w:date="2023-04-24T13:47:39Z">
              <w:rPr>
                <w:rFonts w:hint="default" w:ascii="Times New Roman" w:hAnsi="Times New Roman" w:cs="Times New Roman"/>
                <w:b w:val="0"/>
                <w:bCs w:val="0"/>
                <w:sz w:val="24"/>
                <w:szCs w:val="24"/>
                <w:lang w:val="ru-RU"/>
              </w:rPr>
            </w:rPrChange>
          </w:rPr>
          <w:t>ист</w:t>
        </w:r>
      </w:ins>
      <w:ins w:id="1067" w:author="google1599737165" w:date="2023-04-24T10:37:30Z">
        <w:r>
          <w:rPr>
            <w:rFonts w:hint="default" w:ascii="Verdana" w:hAnsi="Verdana" w:cs="Verdana"/>
            <w:b w:val="0"/>
            <w:bCs w:val="0"/>
            <w:sz w:val="18"/>
            <w:szCs w:val="18"/>
            <w:lang w:val="ru-RU"/>
            <w:rPrChange w:id="1068" w:author="google1599737165" w:date="2023-04-24T13:47:39Z">
              <w:rPr>
                <w:rFonts w:hint="default" w:ascii="Times New Roman" w:hAnsi="Times New Roman" w:cs="Times New Roman"/>
                <w:b w:val="0"/>
                <w:bCs w:val="0"/>
                <w:sz w:val="24"/>
                <w:szCs w:val="24"/>
                <w:lang w:val="ru-RU"/>
              </w:rPr>
            </w:rPrChange>
          </w:rPr>
          <w:t>р</w:t>
        </w:r>
      </w:ins>
      <w:ins w:id="1069" w:author="google1599737165" w:date="2023-04-24T10:37:31Z">
        <w:r>
          <w:rPr>
            <w:rFonts w:hint="default" w:ascii="Verdana" w:hAnsi="Verdana" w:cs="Verdana"/>
            <w:b w:val="0"/>
            <w:bCs w:val="0"/>
            <w:sz w:val="18"/>
            <w:szCs w:val="18"/>
            <w:lang w:val="ru-RU"/>
            <w:rPrChange w:id="1070" w:author="google1599737165" w:date="2023-04-24T13:47:39Z">
              <w:rPr>
                <w:rFonts w:hint="default" w:ascii="Times New Roman" w:hAnsi="Times New Roman" w:cs="Times New Roman"/>
                <w:b w:val="0"/>
                <w:bCs w:val="0"/>
                <w:sz w:val="24"/>
                <w:szCs w:val="24"/>
                <w:lang w:val="ru-RU"/>
              </w:rPr>
            </w:rPrChange>
          </w:rPr>
          <w:t>и</w:t>
        </w:r>
      </w:ins>
      <w:ins w:id="1071" w:author="google1599737165" w:date="2023-04-24T10:37:32Z">
        <w:r>
          <w:rPr>
            <w:rFonts w:hint="default" w:ascii="Verdana" w:hAnsi="Verdana" w:cs="Verdana"/>
            <w:b w:val="0"/>
            <w:bCs w:val="0"/>
            <w:sz w:val="18"/>
            <w:szCs w:val="18"/>
            <w:lang w:val="ru-RU"/>
            <w:rPrChange w:id="1072" w:author="google1599737165" w:date="2023-04-24T13:47:39Z">
              <w:rPr>
                <w:rFonts w:hint="default" w:ascii="Times New Roman" w:hAnsi="Times New Roman" w:cs="Times New Roman"/>
                <w:b w:val="0"/>
                <w:bCs w:val="0"/>
                <w:sz w:val="24"/>
                <w:szCs w:val="24"/>
                <w:lang w:val="ru-RU"/>
              </w:rPr>
            </w:rPrChange>
          </w:rPr>
          <w:t>руемы</w:t>
        </w:r>
      </w:ins>
      <w:ins w:id="1073" w:author="google1599737165" w:date="2023-04-24T10:37:33Z">
        <w:r>
          <w:rPr>
            <w:rFonts w:hint="default" w:ascii="Verdana" w:hAnsi="Verdana" w:cs="Verdana"/>
            <w:b w:val="0"/>
            <w:bCs w:val="0"/>
            <w:sz w:val="18"/>
            <w:szCs w:val="18"/>
            <w:lang w:val="ru-RU"/>
            <w:rPrChange w:id="1074" w:author="google1599737165" w:date="2023-04-24T13:47:39Z">
              <w:rPr>
                <w:rFonts w:hint="default" w:ascii="Times New Roman" w:hAnsi="Times New Roman" w:cs="Times New Roman"/>
                <w:b w:val="0"/>
                <w:bCs w:val="0"/>
                <w:sz w:val="24"/>
                <w:szCs w:val="24"/>
                <w:lang w:val="ru-RU"/>
              </w:rPr>
            </w:rPrChange>
          </w:rPr>
          <w:t>х пок</w:t>
        </w:r>
      </w:ins>
      <w:ins w:id="1075" w:author="google1599737165" w:date="2023-04-24T10:37:34Z">
        <w:r>
          <w:rPr>
            <w:rFonts w:hint="default" w:ascii="Verdana" w:hAnsi="Verdana" w:cs="Verdana"/>
            <w:b w:val="0"/>
            <w:bCs w:val="0"/>
            <w:sz w:val="18"/>
            <w:szCs w:val="18"/>
            <w:lang w:val="ru-RU"/>
            <w:rPrChange w:id="1076" w:author="google1599737165" w:date="2023-04-24T13:47:39Z">
              <w:rPr>
                <w:rFonts w:hint="default" w:ascii="Times New Roman" w:hAnsi="Times New Roman" w:cs="Times New Roman"/>
                <w:b w:val="0"/>
                <w:bCs w:val="0"/>
                <w:sz w:val="24"/>
                <w:szCs w:val="24"/>
                <w:lang w:val="ru-RU"/>
              </w:rPr>
            </w:rPrChange>
          </w:rPr>
          <w:t>азателе</w:t>
        </w:r>
      </w:ins>
      <w:ins w:id="1077" w:author="google1599737165" w:date="2023-04-24T10:37:35Z">
        <w:r>
          <w:rPr>
            <w:rFonts w:hint="default" w:ascii="Verdana" w:hAnsi="Verdana" w:cs="Verdana"/>
            <w:b w:val="0"/>
            <w:bCs w:val="0"/>
            <w:sz w:val="18"/>
            <w:szCs w:val="18"/>
            <w:lang w:val="ru-RU"/>
            <w:rPrChange w:id="1078" w:author="google1599737165" w:date="2023-04-24T13:47:39Z">
              <w:rPr>
                <w:rFonts w:hint="default" w:ascii="Times New Roman" w:hAnsi="Times New Roman" w:cs="Times New Roman"/>
                <w:b w:val="0"/>
                <w:bCs w:val="0"/>
                <w:sz w:val="24"/>
                <w:szCs w:val="24"/>
                <w:lang w:val="ru-RU"/>
              </w:rPr>
            </w:rPrChange>
          </w:rPr>
          <w:t>й</w:t>
        </w:r>
      </w:ins>
      <w:ins w:id="1079" w:author="google1599737165" w:date="2023-04-24T10:38:09Z">
        <w:r>
          <w:rPr>
            <w:rFonts w:hint="default" w:ascii="Verdana" w:hAnsi="Verdana" w:cs="Verdana"/>
            <w:b w:val="0"/>
            <w:bCs w:val="0"/>
            <w:sz w:val="18"/>
            <w:szCs w:val="18"/>
            <w:lang w:val="ru-RU"/>
            <w:rPrChange w:id="1080" w:author="google1599737165" w:date="2023-04-24T13:47:39Z">
              <w:rPr>
                <w:rFonts w:hint="default" w:ascii="Times New Roman" w:hAnsi="Times New Roman" w:cs="Times New Roman"/>
                <w:b w:val="0"/>
                <w:bCs w:val="0"/>
                <w:sz w:val="24"/>
                <w:szCs w:val="24"/>
                <w:lang w:val="ru-RU"/>
              </w:rPr>
            </w:rPrChange>
          </w:rPr>
          <w:t>.</w:t>
        </w:r>
      </w:ins>
      <w:ins w:id="1081" w:author="google1599737165" w:date="2023-04-24T10:37:38Z">
        <w:r>
          <w:rPr>
            <w:rFonts w:hint="default" w:ascii="Verdana" w:hAnsi="Verdana" w:cs="Verdana"/>
            <w:b w:val="0"/>
            <w:bCs w:val="0"/>
            <w:sz w:val="18"/>
            <w:szCs w:val="18"/>
            <w:lang w:val="ru-RU"/>
            <w:rPrChange w:id="1082" w:author="google1599737165" w:date="2023-04-24T13:47:39Z">
              <w:rPr>
                <w:rFonts w:hint="default" w:ascii="Times New Roman" w:hAnsi="Times New Roman" w:cs="Times New Roman"/>
                <w:b w:val="0"/>
                <w:bCs w:val="0"/>
                <w:sz w:val="24"/>
                <w:szCs w:val="24"/>
                <w:lang w:val="ru-RU"/>
              </w:rPr>
            </w:rPrChange>
          </w:rPr>
          <w:t xml:space="preserve"> </w:t>
        </w:r>
      </w:ins>
      <w:ins w:id="1083" w:author="google1599737165" w:date="2023-04-24T10:38:13Z">
        <w:r>
          <w:rPr>
            <w:rFonts w:hint="default" w:ascii="Verdana" w:hAnsi="Verdana" w:cs="Verdana"/>
            <w:b w:val="0"/>
            <w:bCs w:val="0"/>
            <w:sz w:val="18"/>
            <w:szCs w:val="18"/>
            <w:lang w:val="ru-RU"/>
            <w:rPrChange w:id="1084" w:author="google1599737165" w:date="2023-04-24T13:47:39Z">
              <w:rPr>
                <w:rFonts w:hint="default" w:ascii="Times New Roman" w:hAnsi="Times New Roman" w:cs="Times New Roman"/>
                <w:b w:val="0"/>
                <w:bCs w:val="0"/>
                <w:sz w:val="24"/>
                <w:szCs w:val="24"/>
                <w:lang w:val="ru-RU"/>
              </w:rPr>
            </w:rPrChange>
          </w:rPr>
          <w:t>Е</w:t>
        </w:r>
      </w:ins>
      <w:ins w:id="1085" w:author="google1599737165" w:date="2023-04-24T10:37:47Z">
        <w:r>
          <w:rPr>
            <w:rFonts w:hint="default" w:ascii="Verdana" w:hAnsi="Verdana" w:cs="Verdana"/>
            <w:b w:val="0"/>
            <w:bCs w:val="0"/>
            <w:sz w:val="18"/>
            <w:szCs w:val="18"/>
            <w:lang w:val="ru-RU"/>
            <w:rPrChange w:id="1086" w:author="google1599737165" w:date="2023-04-24T13:47:39Z">
              <w:rPr>
                <w:rFonts w:hint="default" w:ascii="Times New Roman" w:hAnsi="Times New Roman" w:cs="Times New Roman"/>
                <w:b w:val="0"/>
                <w:bCs w:val="0"/>
                <w:sz w:val="24"/>
                <w:szCs w:val="24"/>
                <w:lang w:val="ru-RU"/>
              </w:rPr>
            </w:rPrChange>
          </w:rPr>
          <w:t>сте</w:t>
        </w:r>
      </w:ins>
      <w:ins w:id="1087" w:author="google1599737165" w:date="2023-04-24T10:37:48Z">
        <w:r>
          <w:rPr>
            <w:rFonts w:hint="default" w:ascii="Verdana" w:hAnsi="Verdana" w:cs="Verdana"/>
            <w:b w:val="0"/>
            <w:bCs w:val="0"/>
            <w:sz w:val="18"/>
            <w:szCs w:val="18"/>
            <w:lang w:val="ru-RU"/>
            <w:rPrChange w:id="1088" w:author="google1599737165" w:date="2023-04-24T13:47:39Z">
              <w:rPr>
                <w:rFonts w:hint="default" w:ascii="Times New Roman" w:hAnsi="Times New Roman" w:cs="Times New Roman"/>
                <w:b w:val="0"/>
                <w:bCs w:val="0"/>
                <w:sz w:val="24"/>
                <w:szCs w:val="24"/>
                <w:lang w:val="ru-RU"/>
              </w:rPr>
            </w:rPrChange>
          </w:rPr>
          <w:t>ственн</w:t>
        </w:r>
      </w:ins>
      <w:ins w:id="1089" w:author="google1599737165" w:date="2023-04-24T10:37:49Z">
        <w:r>
          <w:rPr>
            <w:rFonts w:hint="default" w:ascii="Verdana" w:hAnsi="Verdana" w:cs="Verdana"/>
            <w:b w:val="0"/>
            <w:bCs w:val="0"/>
            <w:sz w:val="18"/>
            <w:szCs w:val="18"/>
            <w:lang w:val="ru-RU"/>
            <w:rPrChange w:id="1090" w:author="google1599737165" w:date="2023-04-24T13:47:39Z">
              <w:rPr>
                <w:rFonts w:hint="default" w:ascii="Times New Roman" w:hAnsi="Times New Roman" w:cs="Times New Roman"/>
                <w:b w:val="0"/>
                <w:bCs w:val="0"/>
                <w:sz w:val="24"/>
                <w:szCs w:val="24"/>
                <w:lang w:val="ru-RU"/>
              </w:rPr>
            </w:rPrChange>
          </w:rPr>
          <w:t>о</w:t>
        </w:r>
      </w:ins>
      <w:ins w:id="1091" w:author="google1599737165" w:date="2023-04-24T10:37:52Z">
        <w:r>
          <w:rPr>
            <w:rFonts w:hint="default" w:ascii="Verdana" w:hAnsi="Verdana" w:cs="Verdana"/>
            <w:b w:val="0"/>
            <w:bCs w:val="0"/>
            <w:sz w:val="18"/>
            <w:szCs w:val="18"/>
            <w:lang w:val="ru-RU"/>
            <w:rPrChange w:id="1092" w:author="google1599737165" w:date="2023-04-24T13:47:39Z">
              <w:rPr>
                <w:rFonts w:hint="default" w:ascii="Times New Roman" w:hAnsi="Times New Roman" w:cs="Times New Roman"/>
                <w:b w:val="0"/>
                <w:bCs w:val="0"/>
                <w:sz w:val="24"/>
                <w:szCs w:val="24"/>
                <w:lang w:val="ru-RU"/>
              </w:rPr>
            </w:rPrChange>
          </w:rPr>
          <w:t>е</w:t>
        </w:r>
      </w:ins>
      <w:ins w:id="1093" w:author="google1599737165" w:date="2023-04-24T10:37:49Z">
        <w:r>
          <w:rPr>
            <w:rFonts w:hint="default" w:ascii="Verdana" w:hAnsi="Verdana" w:cs="Verdana"/>
            <w:b w:val="0"/>
            <w:bCs w:val="0"/>
            <w:sz w:val="18"/>
            <w:szCs w:val="18"/>
            <w:lang w:val="ru-RU"/>
            <w:rPrChange w:id="1094" w:author="google1599737165" w:date="2023-04-24T13:47:39Z">
              <w:rPr>
                <w:rFonts w:hint="default" w:ascii="Times New Roman" w:hAnsi="Times New Roman" w:cs="Times New Roman"/>
                <w:b w:val="0"/>
                <w:bCs w:val="0"/>
                <w:sz w:val="24"/>
                <w:szCs w:val="24"/>
                <w:lang w:val="ru-RU"/>
              </w:rPr>
            </w:rPrChange>
          </w:rPr>
          <w:t xml:space="preserve"> </w:t>
        </w:r>
      </w:ins>
      <w:ins w:id="1095" w:author="google1599737165" w:date="2023-04-24T10:37:40Z">
        <w:r>
          <w:rPr>
            <w:rFonts w:hint="default" w:ascii="Verdana" w:hAnsi="Verdana" w:cs="Verdana"/>
            <w:b w:val="0"/>
            <w:bCs w:val="0"/>
            <w:sz w:val="18"/>
            <w:szCs w:val="18"/>
            <w:lang w:val="ru-RU"/>
            <w:rPrChange w:id="1096" w:author="google1599737165" w:date="2023-04-24T13:47:39Z">
              <w:rPr>
                <w:rFonts w:hint="default" w:ascii="Times New Roman" w:hAnsi="Times New Roman" w:cs="Times New Roman"/>
                <w:b w:val="0"/>
                <w:bCs w:val="0"/>
                <w:sz w:val="24"/>
                <w:szCs w:val="24"/>
                <w:lang w:val="ru-RU"/>
              </w:rPr>
            </w:rPrChange>
          </w:rPr>
          <w:t>измене</w:t>
        </w:r>
      </w:ins>
      <w:ins w:id="1097" w:author="google1599737165" w:date="2023-04-24T10:37:41Z">
        <w:r>
          <w:rPr>
            <w:rFonts w:hint="default" w:ascii="Verdana" w:hAnsi="Verdana" w:cs="Verdana"/>
            <w:b w:val="0"/>
            <w:bCs w:val="0"/>
            <w:sz w:val="18"/>
            <w:szCs w:val="18"/>
            <w:lang w:val="ru-RU"/>
            <w:rPrChange w:id="1098" w:author="google1599737165" w:date="2023-04-24T13:47:39Z">
              <w:rPr>
                <w:rFonts w:hint="default" w:ascii="Times New Roman" w:hAnsi="Times New Roman" w:cs="Times New Roman"/>
                <w:b w:val="0"/>
                <w:bCs w:val="0"/>
                <w:sz w:val="24"/>
                <w:szCs w:val="24"/>
                <w:lang w:val="ru-RU"/>
              </w:rPr>
            </w:rPrChange>
          </w:rPr>
          <w:t>н</w:t>
        </w:r>
      </w:ins>
      <w:ins w:id="1099" w:author="google1599737165" w:date="2023-04-24T10:38:17Z">
        <w:r>
          <w:rPr>
            <w:rFonts w:hint="default" w:ascii="Verdana" w:hAnsi="Verdana" w:cs="Verdana"/>
            <w:b w:val="0"/>
            <w:bCs w:val="0"/>
            <w:sz w:val="18"/>
            <w:szCs w:val="18"/>
            <w:lang w:val="ru-RU"/>
            <w:rPrChange w:id="1100" w:author="google1599737165" w:date="2023-04-24T13:47:39Z">
              <w:rPr>
                <w:rFonts w:hint="default" w:ascii="Times New Roman" w:hAnsi="Times New Roman" w:cs="Times New Roman"/>
                <w:b w:val="0"/>
                <w:bCs w:val="0"/>
                <w:sz w:val="24"/>
                <w:szCs w:val="24"/>
                <w:lang w:val="ru-RU"/>
              </w:rPr>
            </w:rPrChange>
          </w:rPr>
          <w:t>ия</w:t>
        </w:r>
      </w:ins>
      <w:ins w:id="1101" w:author="google1599737165" w:date="2023-04-24T10:38:18Z">
        <w:r>
          <w:rPr>
            <w:rFonts w:hint="default" w:ascii="Verdana" w:hAnsi="Verdana" w:cs="Verdana"/>
            <w:b w:val="0"/>
            <w:bCs w:val="0"/>
            <w:sz w:val="18"/>
            <w:szCs w:val="18"/>
            <w:lang w:val="ru-RU"/>
            <w:rPrChange w:id="1102" w:author="google1599737165" w:date="2023-04-24T13:47:39Z">
              <w:rPr>
                <w:rFonts w:hint="default" w:ascii="Times New Roman" w:hAnsi="Times New Roman" w:cs="Times New Roman"/>
                <w:b w:val="0"/>
                <w:bCs w:val="0"/>
                <w:sz w:val="24"/>
                <w:szCs w:val="24"/>
                <w:lang w:val="ru-RU"/>
              </w:rPr>
            </w:rPrChange>
          </w:rPr>
          <w:t xml:space="preserve">, </w:t>
        </w:r>
      </w:ins>
      <w:ins w:id="1103" w:author="google1599737165" w:date="2023-04-24T10:38:19Z">
        <w:r>
          <w:rPr>
            <w:rFonts w:hint="default" w:ascii="Verdana" w:hAnsi="Verdana" w:cs="Verdana"/>
            <w:b w:val="0"/>
            <w:bCs w:val="0"/>
            <w:sz w:val="18"/>
            <w:szCs w:val="18"/>
            <w:lang w:val="ru-RU"/>
            <w:rPrChange w:id="1104" w:author="google1599737165" w:date="2023-04-24T13:47:39Z">
              <w:rPr>
                <w:rFonts w:hint="default" w:ascii="Times New Roman" w:hAnsi="Times New Roman" w:cs="Times New Roman"/>
                <w:b w:val="0"/>
                <w:bCs w:val="0"/>
                <w:sz w:val="24"/>
                <w:szCs w:val="24"/>
                <w:lang w:val="ru-RU"/>
              </w:rPr>
            </w:rPrChange>
          </w:rPr>
          <w:t>свя</w:t>
        </w:r>
      </w:ins>
      <w:ins w:id="1105" w:author="google1599737165" w:date="2023-04-24T10:38:21Z">
        <w:r>
          <w:rPr>
            <w:rFonts w:hint="default" w:ascii="Verdana" w:hAnsi="Verdana" w:cs="Verdana"/>
            <w:b w:val="0"/>
            <w:bCs w:val="0"/>
            <w:sz w:val="18"/>
            <w:szCs w:val="18"/>
            <w:lang w:val="ru-RU"/>
            <w:rPrChange w:id="1106" w:author="google1599737165" w:date="2023-04-24T13:47:39Z">
              <w:rPr>
                <w:rFonts w:hint="default" w:ascii="Times New Roman" w:hAnsi="Times New Roman" w:cs="Times New Roman"/>
                <w:b w:val="0"/>
                <w:bCs w:val="0"/>
                <w:sz w:val="24"/>
                <w:szCs w:val="24"/>
                <w:lang w:val="ru-RU"/>
              </w:rPr>
            </w:rPrChange>
          </w:rPr>
          <w:t>занн</w:t>
        </w:r>
      </w:ins>
      <w:ins w:id="1107" w:author="google1599737165" w:date="2023-04-24T10:38:22Z">
        <w:r>
          <w:rPr>
            <w:rFonts w:hint="default" w:ascii="Verdana" w:hAnsi="Verdana" w:cs="Verdana"/>
            <w:b w:val="0"/>
            <w:bCs w:val="0"/>
            <w:sz w:val="18"/>
            <w:szCs w:val="18"/>
            <w:lang w:val="ru-RU"/>
            <w:rPrChange w:id="1108" w:author="google1599737165" w:date="2023-04-24T13:47:39Z">
              <w:rPr>
                <w:rFonts w:hint="default" w:ascii="Times New Roman" w:hAnsi="Times New Roman" w:cs="Times New Roman"/>
                <w:b w:val="0"/>
                <w:bCs w:val="0"/>
                <w:sz w:val="24"/>
                <w:szCs w:val="24"/>
                <w:lang w:val="ru-RU"/>
              </w:rPr>
            </w:rPrChange>
          </w:rPr>
          <w:t xml:space="preserve">ые </w:t>
        </w:r>
      </w:ins>
      <w:ins w:id="1109" w:author="google1599737165" w:date="2023-04-24T10:38:23Z">
        <w:r>
          <w:rPr>
            <w:rFonts w:hint="default" w:ascii="Verdana" w:hAnsi="Verdana" w:cs="Verdana"/>
            <w:b w:val="0"/>
            <w:bCs w:val="0"/>
            <w:sz w:val="18"/>
            <w:szCs w:val="18"/>
            <w:lang w:val="ru-RU"/>
            <w:rPrChange w:id="1110" w:author="google1599737165" w:date="2023-04-24T13:47:39Z">
              <w:rPr>
                <w:rFonts w:hint="default" w:ascii="Times New Roman" w:hAnsi="Times New Roman" w:cs="Times New Roman"/>
                <w:b w:val="0"/>
                <w:bCs w:val="0"/>
                <w:sz w:val="24"/>
                <w:szCs w:val="24"/>
                <w:lang w:val="ru-RU"/>
              </w:rPr>
            </w:rPrChange>
          </w:rPr>
          <w:t xml:space="preserve">с </w:t>
        </w:r>
      </w:ins>
      <w:ins w:id="1111" w:author="google1599737165" w:date="2023-04-24T10:38:48Z">
        <w:r>
          <w:rPr>
            <w:rFonts w:hint="default" w:ascii="Verdana" w:hAnsi="Verdana" w:cs="Verdana"/>
            <w:b w:val="0"/>
            <w:bCs w:val="0"/>
            <w:sz w:val="18"/>
            <w:szCs w:val="18"/>
            <w:lang w:val="ru-RU"/>
            <w:rPrChange w:id="1112" w:author="google1599737165" w:date="2023-04-24T13:47:39Z">
              <w:rPr>
                <w:rFonts w:hint="default" w:ascii="Times New Roman" w:hAnsi="Times New Roman" w:cs="Times New Roman"/>
                <w:b w:val="0"/>
                <w:bCs w:val="0"/>
                <w:sz w:val="24"/>
                <w:szCs w:val="24"/>
                <w:lang w:val="ru-RU"/>
              </w:rPr>
            </w:rPrChange>
          </w:rPr>
          <w:t>перераспределением</w:t>
        </w:r>
      </w:ins>
      <w:ins w:id="1113" w:author="google1599737165" w:date="2023-04-24T10:38:28Z">
        <w:r>
          <w:rPr>
            <w:rFonts w:hint="default" w:ascii="Verdana" w:hAnsi="Verdana" w:cs="Verdana"/>
            <w:b w:val="0"/>
            <w:bCs w:val="0"/>
            <w:sz w:val="18"/>
            <w:szCs w:val="18"/>
            <w:lang w:val="ru-RU"/>
            <w:rPrChange w:id="1114" w:author="google1599737165" w:date="2023-04-24T13:47:39Z">
              <w:rPr>
                <w:rFonts w:hint="default" w:ascii="Times New Roman" w:hAnsi="Times New Roman" w:cs="Times New Roman"/>
                <w:b w:val="0"/>
                <w:bCs w:val="0"/>
                <w:sz w:val="24"/>
                <w:szCs w:val="24"/>
                <w:lang w:val="ru-RU"/>
              </w:rPr>
            </w:rPrChange>
          </w:rPr>
          <w:t xml:space="preserve"> </w:t>
        </w:r>
      </w:ins>
      <w:ins w:id="1115" w:author="google1599737165" w:date="2023-04-24T10:38:29Z">
        <w:r>
          <w:rPr>
            <w:rFonts w:hint="default" w:ascii="Verdana" w:hAnsi="Verdana" w:cs="Verdana"/>
            <w:b w:val="0"/>
            <w:bCs w:val="0"/>
            <w:sz w:val="18"/>
            <w:szCs w:val="18"/>
            <w:lang w:val="ru-RU"/>
            <w:rPrChange w:id="1116" w:author="google1599737165" w:date="2023-04-24T13:47:39Z">
              <w:rPr>
                <w:rFonts w:hint="default" w:ascii="Times New Roman" w:hAnsi="Times New Roman" w:cs="Times New Roman"/>
                <w:b w:val="0"/>
                <w:bCs w:val="0"/>
                <w:sz w:val="24"/>
                <w:szCs w:val="24"/>
                <w:lang w:val="ru-RU"/>
              </w:rPr>
            </w:rPrChange>
          </w:rPr>
          <w:t>во</w:t>
        </w:r>
      </w:ins>
      <w:ins w:id="1117" w:author="google1599737165" w:date="2023-04-24T10:38:30Z">
        <w:r>
          <w:rPr>
            <w:rFonts w:hint="default" w:ascii="Verdana" w:hAnsi="Verdana" w:cs="Verdana"/>
            <w:b w:val="0"/>
            <w:bCs w:val="0"/>
            <w:sz w:val="18"/>
            <w:szCs w:val="18"/>
            <w:lang w:val="ru-RU"/>
            <w:rPrChange w:id="1118" w:author="google1599737165" w:date="2023-04-24T13:47:39Z">
              <w:rPr>
                <w:rFonts w:hint="default" w:ascii="Times New Roman" w:hAnsi="Times New Roman" w:cs="Times New Roman"/>
                <w:b w:val="0"/>
                <w:bCs w:val="0"/>
                <w:sz w:val="24"/>
                <w:szCs w:val="24"/>
                <w:lang w:val="ru-RU"/>
              </w:rPr>
            </w:rPrChange>
          </w:rPr>
          <w:t xml:space="preserve">дных </w:t>
        </w:r>
      </w:ins>
      <w:ins w:id="1119" w:author="google1599737165" w:date="2023-04-24T10:38:31Z">
        <w:r>
          <w:rPr>
            <w:rFonts w:hint="default" w:ascii="Verdana" w:hAnsi="Verdana" w:cs="Verdana"/>
            <w:b w:val="0"/>
            <w:bCs w:val="0"/>
            <w:sz w:val="18"/>
            <w:szCs w:val="18"/>
            <w:lang w:val="ru-RU"/>
            <w:rPrChange w:id="1120" w:author="google1599737165" w:date="2023-04-24T13:47:39Z">
              <w:rPr>
                <w:rFonts w:hint="default" w:ascii="Times New Roman" w:hAnsi="Times New Roman" w:cs="Times New Roman"/>
                <w:b w:val="0"/>
                <w:bCs w:val="0"/>
                <w:sz w:val="24"/>
                <w:szCs w:val="24"/>
                <w:lang w:val="ru-RU"/>
              </w:rPr>
            </w:rPrChange>
          </w:rPr>
          <w:t xml:space="preserve">масс </w:t>
        </w:r>
      </w:ins>
      <w:ins w:id="1121" w:author="google1599737165" w:date="2023-04-24T10:38:52Z">
        <w:r>
          <w:rPr>
            <w:rFonts w:hint="default" w:ascii="Verdana" w:hAnsi="Verdana" w:cs="Verdana"/>
            <w:b w:val="0"/>
            <w:bCs w:val="0"/>
            <w:sz w:val="18"/>
            <w:szCs w:val="18"/>
            <w:lang w:val="ru-RU"/>
            <w:rPrChange w:id="1122" w:author="google1599737165" w:date="2023-04-24T13:47:39Z">
              <w:rPr>
                <w:rFonts w:hint="default" w:ascii="Times New Roman" w:hAnsi="Times New Roman" w:cs="Times New Roman"/>
                <w:b w:val="0"/>
                <w:bCs w:val="0"/>
                <w:sz w:val="24"/>
                <w:szCs w:val="24"/>
                <w:lang w:val="ru-RU"/>
              </w:rPr>
            </w:rPrChange>
          </w:rPr>
          <w:t>мог</w:t>
        </w:r>
      </w:ins>
      <w:ins w:id="1123" w:author="google1599737165" w:date="2023-04-24T10:38:53Z">
        <w:r>
          <w:rPr>
            <w:rFonts w:hint="default" w:ascii="Verdana" w:hAnsi="Verdana" w:cs="Verdana"/>
            <w:b w:val="0"/>
            <w:bCs w:val="0"/>
            <w:sz w:val="18"/>
            <w:szCs w:val="18"/>
            <w:lang w:val="ru-RU"/>
            <w:rPrChange w:id="1124" w:author="google1599737165" w:date="2023-04-24T13:47:39Z">
              <w:rPr>
                <w:rFonts w:hint="default" w:ascii="Times New Roman" w:hAnsi="Times New Roman" w:cs="Times New Roman"/>
                <w:b w:val="0"/>
                <w:bCs w:val="0"/>
                <w:sz w:val="24"/>
                <w:szCs w:val="24"/>
                <w:lang w:val="ru-RU"/>
              </w:rPr>
            </w:rPrChange>
          </w:rPr>
          <w:t xml:space="preserve">ут </w:t>
        </w:r>
      </w:ins>
      <w:ins w:id="1125" w:author="google1599737165" w:date="2023-04-24T10:39:30Z">
        <w:r>
          <w:rPr>
            <w:rFonts w:hint="default" w:ascii="Verdana" w:hAnsi="Verdana" w:cs="Verdana"/>
            <w:b w:val="0"/>
            <w:bCs w:val="0"/>
            <w:sz w:val="18"/>
            <w:szCs w:val="18"/>
            <w:lang w:val="ru-RU"/>
            <w:rPrChange w:id="1126" w:author="google1599737165" w:date="2023-04-24T13:47:39Z">
              <w:rPr>
                <w:rFonts w:hint="default" w:ascii="Times New Roman" w:hAnsi="Times New Roman" w:cs="Times New Roman"/>
                <w:b w:val="0"/>
                <w:bCs w:val="0"/>
                <w:sz w:val="24"/>
                <w:szCs w:val="24"/>
                <w:lang w:val="ru-RU"/>
              </w:rPr>
            </w:rPrChange>
          </w:rPr>
          <w:t>при</w:t>
        </w:r>
      </w:ins>
      <w:ins w:id="1127" w:author="google1599737165" w:date="2023-04-24T10:39:31Z">
        <w:r>
          <w:rPr>
            <w:rFonts w:hint="default" w:ascii="Verdana" w:hAnsi="Verdana" w:cs="Verdana"/>
            <w:b w:val="0"/>
            <w:bCs w:val="0"/>
            <w:sz w:val="18"/>
            <w:szCs w:val="18"/>
            <w:lang w:val="ru-RU"/>
            <w:rPrChange w:id="1128" w:author="google1599737165" w:date="2023-04-24T13:47:39Z">
              <w:rPr>
                <w:rFonts w:hint="default" w:ascii="Times New Roman" w:hAnsi="Times New Roman" w:cs="Times New Roman"/>
                <w:b w:val="0"/>
                <w:bCs w:val="0"/>
                <w:sz w:val="24"/>
                <w:szCs w:val="24"/>
                <w:lang w:val="ru-RU"/>
              </w:rPr>
            </w:rPrChange>
          </w:rPr>
          <w:t>в</w:t>
        </w:r>
      </w:ins>
      <w:ins w:id="1129" w:author="google1599737165" w:date="2023-04-24T10:39:33Z">
        <w:r>
          <w:rPr>
            <w:rFonts w:hint="default" w:ascii="Verdana" w:hAnsi="Verdana" w:cs="Verdana"/>
            <w:b w:val="0"/>
            <w:bCs w:val="0"/>
            <w:sz w:val="18"/>
            <w:szCs w:val="18"/>
            <w:lang w:val="ru-RU"/>
            <w:rPrChange w:id="1130" w:author="google1599737165" w:date="2023-04-24T13:47:39Z">
              <w:rPr>
                <w:rFonts w:hint="default" w:ascii="Times New Roman" w:hAnsi="Times New Roman" w:cs="Times New Roman"/>
                <w:b w:val="0"/>
                <w:bCs w:val="0"/>
                <w:sz w:val="24"/>
                <w:szCs w:val="24"/>
                <w:lang w:val="ru-RU"/>
              </w:rPr>
            </w:rPrChange>
          </w:rPr>
          <w:t xml:space="preserve">одить </w:t>
        </w:r>
      </w:ins>
      <w:ins w:id="1131" w:author="google1599737165" w:date="2023-04-24T10:39:34Z">
        <w:r>
          <w:rPr>
            <w:rFonts w:hint="default" w:ascii="Verdana" w:hAnsi="Verdana" w:cs="Verdana"/>
            <w:b w:val="0"/>
            <w:bCs w:val="0"/>
            <w:sz w:val="18"/>
            <w:szCs w:val="18"/>
            <w:lang w:val="ru-RU"/>
            <w:rPrChange w:id="1132" w:author="google1599737165" w:date="2023-04-24T13:47:39Z">
              <w:rPr>
                <w:rFonts w:hint="default" w:ascii="Times New Roman" w:hAnsi="Times New Roman" w:cs="Times New Roman"/>
                <w:b w:val="0"/>
                <w:bCs w:val="0"/>
                <w:sz w:val="24"/>
                <w:szCs w:val="24"/>
                <w:lang w:val="ru-RU"/>
              </w:rPr>
            </w:rPrChange>
          </w:rPr>
          <w:t>к ло</w:t>
        </w:r>
      </w:ins>
      <w:ins w:id="1133" w:author="google1599737165" w:date="2023-04-24T10:39:35Z">
        <w:r>
          <w:rPr>
            <w:rFonts w:hint="default" w:ascii="Verdana" w:hAnsi="Verdana" w:cs="Verdana"/>
            <w:b w:val="0"/>
            <w:bCs w:val="0"/>
            <w:sz w:val="18"/>
            <w:szCs w:val="18"/>
            <w:lang w:val="ru-RU"/>
            <w:rPrChange w:id="1134" w:author="google1599737165" w:date="2023-04-24T13:47:39Z">
              <w:rPr>
                <w:rFonts w:hint="default" w:ascii="Times New Roman" w:hAnsi="Times New Roman" w:cs="Times New Roman"/>
                <w:b w:val="0"/>
                <w:bCs w:val="0"/>
                <w:sz w:val="24"/>
                <w:szCs w:val="24"/>
                <w:lang w:val="ru-RU"/>
              </w:rPr>
            </w:rPrChange>
          </w:rPr>
          <w:t>жно</w:t>
        </w:r>
      </w:ins>
      <w:ins w:id="1135" w:author="google1599737165" w:date="2023-04-24T10:39:48Z">
        <w:r>
          <w:rPr>
            <w:rFonts w:hint="default" w:ascii="Verdana" w:hAnsi="Verdana" w:cs="Verdana"/>
            <w:b w:val="0"/>
            <w:bCs w:val="0"/>
            <w:sz w:val="18"/>
            <w:szCs w:val="18"/>
            <w:lang w:val="ru-RU"/>
            <w:rPrChange w:id="1136" w:author="google1599737165" w:date="2023-04-24T13:47:39Z">
              <w:rPr>
                <w:rFonts w:hint="default" w:ascii="Times New Roman" w:hAnsi="Times New Roman" w:cs="Times New Roman"/>
                <w:b w:val="0"/>
                <w:bCs w:val="0"/>
                <w:sz w:val="24"/>
                <w:szCs w:val="24"/>
                <w:lang w:val="ru-RU"/>
              </w:rPr>
            </w:rPrChange>
          </w:rPr>
          <w:t>-</w:t>
        </w:r>
      </w:ins>
      <w:ins w:id="1137" w:author="google1599737165" w:date="2023-04-24T10:39:35Z">
        <w:r>
          <w:rPr>
            <w:rFonts w:hint="default" w:ascii="Verdana" w:hAnsi="Verdana" w:cs="Verdana"/>
            <w:b w:val="0"/>
            <w:bCs w:val="0"/>
            <w:sz w:val="18"/>
            <w:szCs w:val="18"/>
            <w:lang w:val="ru-RU"/>
            <w:rPrChange w:id="1138" w:author="google1599737165" w:date="2023-04-24T13:47:39Z">
              <w:rPr>
                <w:rFonts w:hint="default" w:ascii="Times New Roman" w:hAnsi="Times New Roman" w:cs="Times New Roman"/>
                <w:b w:val="0"/>
                <w:bCs w:val="0"/>
                <w:sz w:val="24"/>
                <w:szCs w:val="24"/>
                <w:lang w:val="ru-RU"/>
              </w:rPr>
            </w:rPrChange>
          </w:rPr>
          <w:t>п</w:t>
        </w:r>
      </w:ins>
      <w:ins w:id="1139" w:author="google1599737165" w:date="2023-04-24T10:39:36Z">
        <w:r>
          <w:rPr>
            <w:rFonts w:hint="default" w:ascii="Verdana" w:hAnsi="Verdana" w:cs="Verdana"/>
            <w:b w:val="0"/>
            <w:bCs w:val="0"/>
            <w:sz w:val="18"/>
            <w:szCs w:val="18"/>
            <w:lang w:val="ru-RU"/>
            <w:rPrChange w:id="1140" w:author="google1599737165" w:date="2023-04-24T13:47:39Z">
              <w:rPr>
                <w:rFonts w:hint="default" w:ascii="Times New Roman" w:hAnsi="Times New Roman" w:cs="Times New Roman"/>
                <w:b w:val="0"/>
                <w:bCs w:val="0"/>
                <w:sz w:val="24"/>
                <w:szCs w:val="24"/>
                <w:lang w:val="ru-RU"/>
              </w:rPr>
            </w:rPrChange>
          </w:rPr>
          <w:t>оло</w:t>
        </w:r>
      </w:ins>
      <w:ins w:id="1141" w:author="google1599737165" w:date="2023-04-24T10:39:37Z">
        <w:r>
          <w:rPr>
            <w:rFonts w:hint="default" w:ascii="Verdana" w:hAnsi="Verdana" w:cs="Verdana"/>
            <w:b w:val="0"/>
            <w:bCs w:val="0"/>
            <w:sz w:val="18"/>
            <w:szCs w:val="18"/>
            <w:lang w:val="ru-RU"/>
            <w:rPrChange w:id="1142" w:author="google1599737165" w:date="2023-04-24T13:47:39Z">
              <w:rPr>
                <w:rFonts w:hint="default" w:ascii="Times New Roman" w:hAnsi="Times New Roman" w:cs="Times New Roman"/>
                <w:b w:val="0"/>
                <w:bCs w:val="0"/>
                <w:sz w:val="24"/>
                <w:szCs w:val="24"/>
                <w:lang w:val="ru-RU"/>
              </w:rPr>
            </w:rPrChange>
          </w:rPr>
          <w:t>ж</w:t>
        </w:r>
      </w:ins>
      <w:ins w:id="1143" w:author="google1599737165" w:date="2023-04-24T10:39:38Z">
        <w:r>
          <w:rPr>
            <w:rFonts w:hint="default" w:ascii="Verdana" w:hAnsi="Verdana" w:cs="Verdana"/>
            <w:b w:val="0"/>
            <w:bCs w:val="0"/>
            <w:sz w:val="18"/>
            <w:szCs w:val="18"/>
            <w:lang w:val="ru-RU"/>
            <w:rPrChange w:id="1144" w:author="google1599737165" w:date="2023-04-24T13:47:39Z">
              <w:rPr>
                <w:rFonts w:hint="default" w:ascii="Times New Roman" w:hAnsi="Times New Roman" w:cs="Times New Roman"/>
                <w:b w:val="0"/>
                <w:bCs w:val="0"/>
                <w:sz w:val="24"/>
                <w:szCs w:val="24"/>
                <w:lang w:val="ru-RU"/>
              </w:rPr>
            </w:rPrChange>
          </w:rPr>
          <w:t>ител</w:t>
        </w:r>
      </w:ins>
      <w:ins w:id="1145" w:author="google1599737165" w:date="2023-04-24T10:39:39Z">
        <w:r>
          <w:rPr>
            <w:rFonts w:hint="default" w:ascii="Verdana" w:hAnsi="Verdana" w:cs="Verdana"/>
            <w:b w:val="0"/>
            <w:bCs w:val="0"/>
            <w:sz w:val="18"/>
            <w:szCs w:val="18"/>
            <w:lang w:val="ru-RU"/>
            <w:rPrChange w:id="1146" w:author="google1599737165" w:date="2023-04-24T13:47:39Z">
              <w:rPr>
                <w:rFonts w:hint="default" w:ascii="Times New Roman" w:hAnsi="Times New Roman" w:cs="Times New Roman"/>
                <w:b w:val="0"/>
                <w:bCs w:val="0"/>
                <w:sz w:val="24"/>
                <w:szCs w:val="24"/>
                <w:lang w:val="ru-RU"/>
              </w:rPr>
            </w:rPrChange>
          </w:rPr>
          <w:t>ьным</w:t>
        </w:r>
      </w:ins>
      <w:ins w:id="1147" w:author="google1599737165" w:date="2023-04-24T10:39:40Z">
        <w:r>
          <w:rPr>
            <w:rFonts w:hint="default" w:ascii="Verdana" w:hAnsi="Verdana" w:cs="Verdana"/>
            <w:b w:val="0"/>
            <w:bCs w:val="0"/>
            <w:sz w:val="18"/>
            <w:szCs w:val="18"/>
            <w:lang w:val="ru-RU"/>
            <w:rPrChange w:id="1148" w:author="google1599737165" w:date="2023-04-24T13:47:39Z">
              <w:rPr>
                <w:rFonts w:hint="default" w:ascii="Times New Roman" w:hAnsi="Times New Roman" w:cs="Times New Roman"/>
                <w:b w:val="0"/>
                <w:bCs w:val="0"/>
                <w:sz w:val="24"/>
                <w:szCs w:val="24"/>
                <w:lang w:val="ru-RU"/>
              </w:rPr>
            </w:rPrChange>
          </w:rPr>
          <w:t xml:space="preserve"> </w:t>
        </w:r>
      </w:ins>
      <w:ins w:id="1149" w:author="google1599737165" w:date="2023-04-24T10:39:42Z">
        <w:r>
          <w:rPr>
            <w:rFonts w:hint="default" w:ascii="Verdana" w:hAnsi="Verdana" w:cs="Verdana"/>
            <w:b w:val="0"/>
            <w:bCs w:val="0"/>
            <w:sz w:val="18"/>
            <w:szCs w:val="18"/>
            <w:lang w:val="ru-RU"/>
            <w:rPrChange w:id="1150" w:author="google1599737165" w:date="2023-04-24T13:47:39Z">
              <w:rPr>
                <w:rFonts w:hint="default" w:ascii="Times New Roman" w:hAnsi="Times New Roman" w:cs="Times New Roman"/>
                <w:b w:val="0"/>
                <w:bCs w:val="0"/>
                <w:sz w:val="24"/>
                <w:szCs w:val="24"/>
                <w:lang w:val="ru-RU"/>
              </w:rPr>
            </w:rPrChange>
          </w:rPr>
          <w:t>зак</w:t>
        </w:r>
      </w:ins>
      <w:ins w:id="1151" w:author="google1599737165" w:date="2023-04-24T10:39:43Z">
        <w:r>
          <w:rPr>
            <w:rFonts w:hint="default" w:ascii="Verdana" w:hAnsi="Verdana" w:cs="Verdana"/>
            <w:b w:val="0"/>
            <w:bCs w:val="0"/>
            <w:sz w:val="18"/>
            <w:szCs w:val="18"/>
            <w:lang w:val="ru-RU"/>
            <w:rPrChange w:id="1152" w:author="google1599737165" w:date="2023-04-24T13:47:39Z">
              <w:rPr>
                <w:rFonts w:hint="default" w:ascii="Times New Roman" w:hAnsi="Times New Roman" w:cs="Times New Roman"/>
                <w:b w:val="0"/>
                <w:bCs w:val="0"/>
                <w:sz w:val="24"/>
                <w:szCs w:val="24"/>
                <w:lang w:val="ru-RU"/>
              </w:rPr>
            </w:rPrChange>
          </w:rPr>
          <w:t>люче</w:t>
        </w:r>
      </w:ins>
      <w:ins w:id="1153" w:author="google1599737165" w:date="2023-04-24T10:39:44Z">
        <w:r>
          <w:rPr>
            <w:rFonts w:hint="default" w:ascii="Verdana" w:hAnsi="Verdana" w:cs="Verdana"/>
            <w:b w:val="0"/>
            <w:bCs w:val="0"/>
            <w:sz w:val="18"/>
            <w:szCs w:val="18"/>
            <w:lang w:val="ru-RU"/>
            <w:rPrChange w:id="1154" w:author="google1599737165" w:date="2023-04-24T13:47:39Z">
              <w:rPr>
                <w:rFonts w:hint="default" w:ascii="Times New Roman" w:hAnsi="Times New Roman" w:cs="Times New Roman"/>
                <w:b w:val="0"/>
                <w:bCs w:val="0"/>
                <w:sz w:val="24"/>
                <w:szCs w:val="24"/>
                <w:lang w:val="ru-RU"/>
              </w:rPr>
            </w:rPrChange>
          </w:rPr>
          <w:t xml:space="preserve">ниям </w:t>
        </w:r>
      </w:ins>
      <w:ins w:id="1155" w:author="google1599737165" w:date="2023-04-24T10:39:55Z">
        <w:r>
          <w:rPr>
            <w:rFonts w:hint="default" w:ascii="Verdana" w:hAnsi="Verdana" w:cs="Verdana"/>
            <w:b w:val="0"/>
            <w:bCs w:val="0"/>
            <w:sz w:val="18"/>
            <w:szCs w:val="18"/>
            <w:lang w:val="ru-RU"/>
            <w:rPrChange w:id="1156" w:author="google1599737165" w:date="2023-04-24T13:47:39Z">
              <w:rPr>
                <w:rFonts w:hint="default" w:ascii="Times New Roman" w:hAnsi="Times New Roman" w:cs="Times New Roman"/>
                <w:b w:val="0"/>
                <w:bCs w:val="0"/>
                <w:sz w:val="24"/>
                <w:szCs w:val="24"/>
                <w:lang w:val="ru-RU"/>
              </w:rPr>
            </w:rPrChange>
          </w:rPr>
          <w:t>(</w:t>
        </w:r>
      </w:ins>
      <w:ins w:id="1157" w:author="google1599737165" w:date="2023-04-24T10:39:58Z">
        <w:r>
          <w:rPr>
            <w:rFonts w:hint="default" w:ascii="Verdana" w:hAnsi="Verdana" w:cs="Verdana"/>
            <w:b w:val="0"/>
            <w:bCs w:val="0"/>
            <w:sz w:val="18"/>
            <w:szCs w:val="18"/>
            <w:lang w:val="ru-RU"/>
            <w:rPrChange w:id="1158" w:author="google1599737165" w:date="2023-04-24T13:47:39Z">
              <w:rPr>
                <w:rFonts w:hint="default" w:ascii="Times New Roman" w:hAnsi="Times New Roman" w:cs="Times New Roman"/>
                <w:b w:val="0"/>
                <w:bCs w:val="0"/>
                <w:sz w:val="24"/>
                <w:szCs w:val="24"/>
                <w:lang w:val="ru-RU"/>
              </w:rPr>
            </w:rPrChange>
          </w:rPr>
          <w:t>есте</w:t>
        </w:r>
      </w:ins>
      <w:ins w:id="1159" w:author="google1599737165" w:date="2023-04-24T10:39:59Z">
        <w:r>
          <w:rPr>
            <w:rFonts w:hint="default" w:ascii="Verdana" w:hAnsi="Verdana" w:cs="Verdana"/>
            <w:b w:val="0"/>
            <w:bCs w:val="0"/>
            <w:sz w:val="18"/>
            <w:szCs w:val="18"/>
            <w:lang w:val="ru-RU"/>
            <w:rPrChange w:id="1160" w:author="google1599737165" w:date="2023-04-24T13:47:39Z">
              <w:rPr>
                <w:rFonts w:hint="default" w:ascii="Times New Roman" w:hAnsi="Times New Roman" w:cs="Times New Roman"/>
                <w:b w:val="0"/>
                <w:bCs w:val="0"/>
                <w:sz w:val="24"/>
                <w:szCs w:val="24"/>
                <w:lang w:val="ru-RU"/>
              </w:rPr>
            </w:rPrChange>
          </w:rPr>
          <w:t>ственны</w:t>
        </w:r>
      </w:ins>
      <w:ins w:id="1161" w:author="google1599737165" w:date="2023-04-24T10:40:00Z">
        <w:r>
          <w:rPr>
            <w:rFonts w:hint="default" w:ascii="Verdana" w:hAnsi="Verdana" w:cs="Verdana"/>
            <w:b w:val="0"/>
            <w:bCs w:val="0"/>
            <w:sz w:val="18"/>
            <w:szCs w:val="18"/>
            <w:lang w:val="ru-RU"/>
            <w:rPrChange w:id="1162" w:author="google1599737165" w:date="2023-04-24T13:47:39Z">
              <w:rPr>
                <w:rFonts w:hint="default" w:ascii="Times New Roman" w:hAnsi="Times New Roman" w:cs="Times New Roman"/>
                <w:b w:val="0"/>
                <w:bCs w:val="0"/>
                <w:sz w:val="24"/>
                <w:szCs w:val="24"/>
                <w:lang w:val="ru-RU"/>
              </w:rPr>
            </w:rPrChange>
          </w:rPr>
          <w:t xml:space="preserve">е </w:t>
        </w:r>
      </w:ins>
      <w:ins w:id="1163" w:author="google1599737165" w:date="2023-04-24T10:40:01Z">
        <w:r>
          <w:rPr>
            <w:rFonts w:hint="default" w:ascii="Verdana" w:hAnsi="Verdana" w:cs="Verdana"/>
            <w:b w:val="0"/>
            <w:bCs w:val="0"/>
            <w:sz w:val="18"/>
            <w:szCs w:val="18"/>
            <w:lang w:val="ru-RU"/>
            <w:rPrChange w:id="1164" w:author="google1599737165" w:date="2023-04-24T13:47:39Z">
              <w:rPr>
                <w:rFonts w:hint="default" w:ascii="Times New Roman" w:hAnsi="Times New Roman" w:cs="Times New Roman"/>
                <w:b w:val="0"/>
                <w:bCs w:val="0"/>
                <w:sz w:val="24"/>
                <w:szCs w:val="24"/>
                <w:lang w:val="ru-RU"/>
              </w:rPr>
            </w:rPrChange>
          </w:rPr>
          <w:t>про</w:t>
        </w:r>
      </w:ins>
      <w:ins w:id="1165" w:author="google1599737165" w:date="2023-04-24T10:40:02Z">
        <w:r>
          <w:rPr>
            <w:rFonts w:hint="default" w:ascii="Verdana" w:hAnsi="Verdana" w:cs="Verdana"/>
            <w:b w:val="0"/>
            <w:bCs w:val="0"/>
            <w:sz w:val="18"/>
            <w:szCs w:val="18"/>
            <w:lang w:val="ru-RU"/>
            <w:rPrChange w:id="1166" w:author="google1599737165" w:date="2023-04-24T13:47:39Z">
              <w:rPr>
                <w:rFonts w:hint="default" w:ascii="Times New Roman" w:hAnsi="Times New Roman" w:cs="Times New Roman"/>
                <w:b w:val="0"/>
                <w:bCs w:val="0"/>
                <w:sz w:val="24"/>
                <w:szCs w:val="24"/>
                <w:lang w:val="ru-RU"/>
              </w:rPr>
            </w:rPrChange>
          </w:rPr>
          <w:t>цессы</w:t>
        </w:r>
      </w:ins>
      <w:ins w:id="1167" w:author="google1599737165" w:date="2023-04-24T10:40:03Z">
        <w:r>
          <w:rPr>
            <w:rFonts w:hint="default" w:ascii="Verdana" w:hAnsi="Verdana" w:cs="Verdana"/>
            <w:b w:val="0"/>
            <w:bCs w:val="0"/>
            <w:sz w:val="18"/>
            <w:szCs w:val="18"/>
            <w:lang w:val="ru-RU"/>
            <w:rPrChange w:id="1168" w:author="google1599737165" w:date="2023-04-24T13:47:39Z">
              <w:rPr>
                <w:rFonts w:hint="default" w:ascii="Times New Roman" w:hAnsi="Times New Roman" w:cs="Times New Roman"/>
                <w:b w:val="0"/>
                <w:bCs w:val="0"/>
                <w:sz w:val="24"/>
                <w:szCs w:val="24"/>
                <w:lang w:val="ru-RU"/>
              </w:rPr>
            </w:rPrChange>
          </w:rPr>
          <w:t xml:space="preserve"> </w:t>
        </w:r>
      </w:ins>
      <w:ins w:id="1169" w:author="google1599737165" w:date="2023-04-24T10:39:22Z">
        <w:r>
          <w:rPr>
            <w:rFonts w:hint="default" w:ascii="Verdana" w:hAnsi="Verdana" w:cs="Verdana"/>
            <w:b w:val="0"/>
            <w:bCs w:val="0"/>
            <w:sz w:val="18"/>
            <w:szCs w:val="18"/>
            <w:lang w:val="ru-RU"/>
            <w:rPrChange w:id="1170" w:author="google1599737165" w:date="2023-04-24T13:47:39Z">
              <w:rPr>
                <w:rFonts w:hint="default" w:ascii="Times New Roman" w:hAnsi="Times New Roman" w:cs="Times New Roman"/>
                <w:b w:val="0"/>
                <w:bCs w:val="0"/>
                <w:sz w:val="24"/>
                <w:szCs w:val="24"/>
                <w:lang w:val="ru-RU"/>
              </w:rPr>
            </w:rPrChange>
          </w:rPr>
          <w:t>прини</w:t>
        </w:r>
      </w:ins>
      <w:ins w:id="1171" w:author="google1599737165" w:date="2023-04-24T10:39:23Z">
        <w:r>
          <w:rPr>
            <w:rFonts w:hint="default" w:ascii="Verdana" w:hAnsi="Verdana" w:cs="Verdana"/>
            <w:b w:val="0"/>
            <w:bCs w:val="0"/>
            <w:sz w:val="18"/>
            <w:szCs w:val="18"/>
            <w:lang w:val="ru-RU"/>
            <w:rPrChange w:id="1172" w:author="google1599737165" w:date="2023-04-24T13:47:39Z">
              <w:rPr>
                <w:rFonts w:hint="default" w:ascii="Times New Roman" w:hAnsi="Times New Roman" w:cs="Times New Roman"/>
                <w:b w:val="0"/>
                <w:bCs w:val="0"/>
                <w:sz w:val="24"/>
                <w:szCs w:val="24"/>
                <w:lang w:val="ru-RU"/>
              </w:rPr>
            </w:rPrChange>
          </w:rPr>
          <w:t>ма</w:t>
        </w:r>
      </w:ins>
      <w:ins w:id="1173" w:author="google1599737165" w:date="2023-04-24T10:40:07Z">
        <w:r>
          <w:rPr>
            <w:rFonts w:hint="default" w:ascii="Verdana" w:hAnsi="Verdana" w:cs="Verdana"/>
            <w:b w:val="0"/>
            <w:bCs w:val="0"/>
            <w:sz w:val="18"/>
            <w:szCs w:val="18"/>
            <w:lang w:val="ru-RU"/>
            <w:rPrChange w:id="1174" w:author="google1599737165" w:date="2023-04-24T13:47:39Z">
              <w:rPr>
                <w:rFonts w:hint="default" w:ascii="Times New Roman" w:hAnsi="Times New Roman" w:cs="Times New Roman"/>
                <w:b w:val="0"/>
                <w:bCs w:val="0"/>
                <w:sz w:val="24"/>
                <w:szCs w:val="24"/>
                <w:lang w:val="ru-RU"/>
              </w:rPr>
            </w:rPrChange>
          </w:rPr>
          <w:t>ю</w:t>
        </w:r>
      </w:ins>
      <w:ins w:id="1175" w:author="google1599737165" w:date="2023-04-24T10:39:23Z">
        <w:r>
          <w:rPr>
            <w:rFonts w:hint="default" w:ascii="Verdana" w:hAnsi="Verdana" w:cs="Verdana"/>
            <w:b w:val="0"/>
            <w:bCs w:val="0"/>
            <w:sz w:val="18"/>
            <w:szCs w:val="18"/>
            <w:lang w:val="ru-RU"/>
            <w:rPrChange w:id="1176" w:author="google1599737165" w:date="2023-04-24T13:47:39Z">
              <w:rPr>
                <w:rFonts w:hint="default" w:ascii="Times New Roman" w:hAnsi="Times New Roman" w:cs="Times New Roman"/>
                <w:b w:val="0"/>
                <w:bCs w:val="0"/>
                <w:sz w:val="24"/>
                <w:szCs w:val="24"/>
                <w:lang w:val="ru-RU"/>
              </w:rPr>
            </w:rPrChange>
          </w:rPr>
          <w:t>тся</w:t>
        </w:r>
      </w:ins>
      <w:ins w:id="1177" w:author="google1599737165" w:date="2023-04-24T10:40:10Z">
        <w:r>
          <w:rPr>
            <w:rFonts w:hint="default" w:ascii="Verdana" w:hAnsi="Verdana" w:cs="Verdana"/>
            <w:b w:val="0"/>
            <w:bCs w:val="0"/>
            <w:sz w:val="18"/>
            <w:szCs w:val="18"/>
            <w:lang w:val="ru-RU"/>
            <w:rPrChange w:id="1178" w:author="google1599737165" w:date="2023-04-24T13:47:39Z">
              <w:rPr>
                <w:rFonts w:hint="default" w:ascii="Times New Roman" w:hAnsi="Times New Roman" w:cs="Times New Roman"/>
                <w:b w:val="0"/>
                <w:bCs w:val="0"/>
                <w:sz w:val="24"/>
                <w:szCs w:val="24"/>
                <w:lang w:val="ru-RU"/>
              </w:rPr>
            </w:rPrChange>
          </w:rPr>
          <w:t xml:space="preserve"> </w:t>
        </w:r>
      </w:ins>
      <w:ins w:id="1179" w:author="google1599737165" w:date="2023-04-24T10:40:11Z">
        <w:r>
          <w:rPr>
            <w:rFonts w:hint="default" w:ascii="Verdana" w:hAnsi="Verdana" w:cs="Verdana"/>
            <w:b w:val="0"/>
            <w:bCs w:val="0"/>
            <w:sz w:val="18"/>
            <w:szCs w:val="18"/>
            <w:lang w:val="ru-RU"/>
            <w:rPrChange w:id="1180" w:author="google1599737165" w:date="2023-04-24T13:47:39Z">
              <w:rPr>
                <w:rFonts w:hint="default" w:ascii="Times New Roman" w:hAnsi="Times New Roman" w:cs="Times New Roman"/>
                <w:b w:val="0"/>
                <w:bCs w:val="0"/>
                <w:sz w:val="24"/>
                <w:szCs w:val="24"/>
                <w:lang w:val="ru-RU"/>
              </w:rPr>
            </w:rPrChange>
          </w:rPr>
          <w:t xml:space="preserve">за </w:t>
        </w:r>
      </w:ins>
      <w:ins w:id="1181" w:author="google1599737165" w:date="2023-04-24T10:39:25Z">
        <w:r>
          <w:rPr>
            <w:rFonts w:hint="default" w:ascii="Verdana" w:hAnsi="Verdana" w:cs="Verdana"/>
            <w:b w:val="0"/>
            <w:bCs w:val="0"/>
            <w:sz w:val="18"/>
            <w:szCs w:val="18"/>
            <w:lang w:val="ru-RU"/>
            <w:rPrChange w:id="1182" w:author="google1599737165" w:date="2023-04-24T13:47:39Z">
              <w:rPr>
                <w:rFonts w:hint="default" w:ascii="Times New Roman" w:hAnsi="Times New Roman" w:cs="Times New Roman"/>
                <w:b w:val="0"/>
                <w:bCs w:val="0"/>
                <w:sz w:val="24"/>
                <w:szCs w:val="24"/>
                <w:lang w:val="ru-RU"/>
              </w:rPr>
            </w:rPrChange>
          </w:rPr>
          <w:t xml:space="preserve"> </w:t>
        </w:r>
      </w:ins>
      <w:ins w:id="1183" w:author="google1599737165" w:date="2023-04-24T10:39:06Z">
        <w:r>
          <w:rPr>
            <w:rFonts w:hint="default" w:ascii="Verdana" w:hAnsi="Verdana" w:cs="Verdana"/>
            <w:b w:val="0"/>
            <w:bCs w:val="0"/>
            <w:sz w:val="18"/>
            <w:szCs w:val="18"/>
            <w:lang w:val="ru-RU"/>
            <w:rPrChange w:id="1184" w:author="google1599737165" w:date="2023-04-24T13:47:39Z">
              <w:rPr>
                <w:rFonts w:hint="default" w:ascii="Times New Roman" w:hAnsi="Times New Roman" w:cs="Times New Roman"/>
                <w:b w:val="0"/>
                <w:bCs w:val="0"/>
                <w:sz w:val="24"/>
                <w:szCs w:val="24"/>
                <w:lang w:val="ru-RU"/>
              </w:rPr>
            </w:rPrChange>
          </w:rPr>
          <w:t xml:space="preserve"> </w:t>
        </w:r>
      </w:ins>
      <w:ins w:id="1185" w:author="google1599737165" w:date="2023-04-24T10:39:10Z">
        <w:r>
          <w:rPr>
            <w:rFonts w:hint="default" w:ascii="Verdana" w:hAnsi="Verdana" w:cs="Verdana"/>
            <w:b w:val="0"/>
            <w:bCs w:val="0"/>
            <w:sz w:val="18"/>
            <w:szCs w:val="18"/>
            <w:lang w:val="ru-RU"/>
            <w:rPrChange w:id="1186" w:author="google1599737165" w:date="2023-04-24T13:47:39Z">
              <w:rPr>
                <w:rFonts w:hint="default" w:ascii="Times New Roman" w:hAnsi="Times New Roman" w:cs="Times New Roman"/>
                <w:b w:val="0"/>
                <w:bCs w:val="0"/>
                <w:sz w:val="24"/>
                <w:szCs w:val="24"/>
                <w:lang w:val="ru-RU"/>
              </w:rPr>
            </w:rPrChange>
          </w:rPr>
          <w:t>ан</w:t>
        </w:r>
      </w:ins>
      <w:ins w:id="1187" w:author="google1599737165" w:date="2023-04-24T10:39:11Z">
        <w:r>
          <w:rPr>
            <w:rFonts w:hint="default" w:ascii="Verdana" w:hAnsi="Verdana" w:cs="Verdana"/>
            <w:b w:val="0"/>
            <w:bCs w:val="0"/>
            <w:sz w:val="18"/>
            <w:szCs w:val="18"/>
            <w:lang w:val="ru-RU"/>
            <w:rPrChange w:id="1188" w:author="google1599737165" w:date="2023-04-24T13:47:39Z">
              <w:rPr>
                <w:rFonts w:hint="default" w:ascii="Times New Roman" w:hAnsi="Times New Roman" w:cs="Times New Roman"/>
                <w:b w:val="0"/>
                <w:bCs w:val="0"/>
                <w:sz w:val="24"/>
                <w:szCs w:val="24"/>
                <w:lang w:val="ru-RU"/>
              </w:rPr>
            </w:rPrChange>
          </w:rPr>
          <w:t>тро</w:t>
        </w:r>
      </w:ins>
      <w:ins w:id="1189" w:author="google1599737165" w:date="2023-04-24T10:39:12Z">
        <w:r>
          <w:rPr>
            <w:rFonts w:hint="default" w:ascii="Verdana" w:hAnsi="Verdana" w:cs="Verdana"/>
            <w:b w:val="0"/>
            <w:bCs w:val="0"/>
            <w:sz w:val="18"/>
            <w:szCs w:val="18"/>
            <w:lang w:val="ru-RU"/>
            <w:rPrChange w:id="1190" w:author="google1599737165" w:date="2023-04-24T13:47:39Z">
              <w:rPr>
                <w:rFonts w:hint="default" w:ascii="Times New Roman" w:hAnsi="Times New Roman" w:cs="Times New Roman"/>
                <w:b w:val="0"/>
                <w:bCs w:val="0"/>
                <w:sz w:val="24"/>
                <w:szCs w:val="24"/>
                <w:lang w:val="ru-RU"/>
              </w:rPr>
            </w:rPrChange>
          </w:rPr>
          <w:t>поге</w:t>
        </w:r>
      </w:ins>
      <w:ins w:id="1191" w:author="google1599737165" w:date="2023-04-24T10:39:13Z">
        <w:r>
          <w:rPr>
            <w:rFonts w:hint="default" w:ascii="Verdana" w:hAnsi="Verdana" w:cs="Verdana"/>
            <w:b w:val="0"/>
            <w:bCs w:val="0"/>
            <w:sz w:val="18"/>
            <w:szCs w:val="18"/>
            <w:lang w:val="ru-RU"/>
            <w:rPrChange w:id="1192" w:author="google1599737165" w:date="2023-04-24T13:47:39Z">
              <w:rPr>
                <w:rFonts w:hint="default" w:ascii="Times New Roman" w:hAnsi="Times New Roman" w:cs="Times New Roman"/>
                <w:b w:val="0"/>
                <w:bCs w:val="0"/>
                <w:sz w:val="24"/>
                <w:szCs w:val="24"/>
                <w:lang w:val="ru-RU"/>
              </w:rPr>
            </w:rPrChange>
          </w:rPr>
          <w:t>нные и</w:t>
        </w:r>
      </w:ins>
      <w:ins w:id="1193" w:author="google1599737165" w:date="2023-04-24T10:39:14Z">
        <w:r>
          <w:rPr>
            <w:rFonts w:hint="default" w:ascii="Verdana" w:hAnsi="Verdana" w:cs="Verdana"/>
            <w:b w:val="0"/>
            <w:bCs w:val="0"/>
            <w:sz w:val="18"/>
            <w:szCs w:val="18"/>
            <w:lang w:val="ru-RU"/>
            <w:rPrChange w:id="1194" w:author="google1599737165" w:date="2023-04-24T13:47:39Z">
              <w:rPr>
                <w:rFonts w:hint="default" w:ascii="Times New Roman" w:hAnsi="Times New Roman" w:cs="Times New Roman"/>
                <w:b w:val="0"/>
                <w:bCs w:val="0"/>
                <w:sz w:val="24"/>
                <w:szCs w:val="24"/>
                <w:lang w:val="ru-RU"/>
              </w:rPr>
            </w:rPrChange>
          </w:rPr>
          <w:t>зменен</w:t>
        </w:r>
      </w:ins>
      <w:ins w:id="1195" w:author="google1599737165" w:date="2023-04-24T10:39:15Z">
        <w:r>
          <w:rPr>
            <w:rFonts w:hint="default" w:ascii="Verdana" w:hAnsi="Verdana" w:cs="Verdana"/>
            <w:b w:val="0"/>
            <w:bCs w:val="0"/>
            <w:sz w:val="18"/>
            <w:szCs w:val="18"/>
            <w:lang w:val="ru-RU"/>
            <w:rPrChange w:id="1196" w:author="google1599737165" w:date="2023-04-24T13:47:39Z">
              <w:rPr>
                <w:rFonts w:hint="default" w:ascii="Times New Roman" w:hAnsi="Times New Roman" w:cs="Times New Roman"/>
                <w:b w:val="0"/>
                <w:bCs w:val="0"/>
                <w:sz w:val="24"/>
                <w:szCs w:val="24"/>
                <w:lang w:val="ru-RU"/>
              </w:rPr>
            </w:rPrChange>
          </w:rPr>
          <w:t>ия</w:t>
        </w:r>
      </w:ins>
      <w:ins w:id="1197" w:author="google1599737165" w:date="2023-04-24T10:40:16Z">
        <w:r>
          <w:rPr>
            <w:rFonts w:hint="default" w:ascii="Verdana" w:hAnsi="Verdana" w:cs="Verdana"/>
            <w:b w:val="0"/>
            <w:bCs w:val="0"/>
            <w:sz w:val="18"/>
            <w:szCs w:val="18"/>
            <w:lang w:val="ru-RU"/>
            <w:rPrChange w:id="1198" w:author="google1599737165" w:date="2023-04-24T13:47:39Z">
              <w:rPr>
                <w:rFonts w:hint="default" w:ascii="Times New Roman" w:hAnsi="Times New Roman" w:cs="Times New Roman"/>
                <w:b w:val="0"/>
                <w:bCs w:val="0"/>
                <w:sz w:val="24"/>
                <w:szCs w:val="24"/>
                <w:lang w:val="ru-RU"/>
              </w:rPr>
            </w:rPrChange>
          </w:rPr>
          <w:t>)</w:t>
        </w:r>
      </w:ins>
      <w:ins w:id="1199" w:author="google1599737165" w:date="2023-04-24T10:40:17Z">
        <w:r>
          <w:rPr>
            <w:rFonts w:hint="default" w:ascii="Verdana" w:hAnsi="Verdana" w:cs="Verdana"/>
            <w:b w:val="0"/>
            <w:bCs w:val="0"/>
            <w:sz w:val="18"/>
            <w:szCs w:val="18"/>
            <w:lang w:val="ru-RU"/>
            <w:rPrChange w:id="1200" w:author="google1599737165" w:date="2023-04-24T13:47:39Z">
              <w:rPr>
                <w:rFonts w:hint="default" w:ascii="Times New Roman" w:hAnsi="Times New Roman" w:cs="Times New Roman"/>
                <w:b w:val="0"/>
                <w:bCs w:val="0"/>
                <w:sz w:val="24"/>
                <w:szCs w:val="24"/>
                <w:lang w:val="ru-RU"/>
              </w:rPr>
            </w:rPrChange>
          </w:rPr>
          <w:t>.</w:t>
        </w:r>
      </w:ins>
      <w:ins w:id="1201" w:author="google1599737165" w:date="2023-04-24T10:37:54Z">
        <w:r>
          <w:rPr>
            <w:rFonts w:hint="default" w:ascii="Verdana" w:hAnsi="Verdana" w:cs="Verdana"/>
            <w:b w:val="0"/>
            <w:bCs w:val="0"/>
            <w:sz w:val="18"/>
            <w:szCs w:val="18"/>
            <w:lang w:val="ru-RU"/>
            <w:rPrChange w:id="1202" w:author="google1599737165" w:date="2023-04-24T13:47:39Z">
              <w:rPr>
                <w:rFonts w:hint="default" w:ascii="Times New Roman" w:hAnsi="Times New Roman" w:cs="Times New Roman"/>
                <w:b w:val="0"/>
                <w:bCs w:val="0"/>
                <w:sz w:val="24"/>
                <w:szCs w:val="24"/>
                <w:lang w:val="ru-RU"/>
              </w:rPr>
            </w:rPrChange>
          </w:rPr>
          <w:t xml:space="preserve"> </w:t>
        </w:r>
      </w:ins>
      <w:ins w:id="1203" w:author="google1599737165" w:date="2023-04-24T10:37:10Z">
        <w:r>
          <w:rPr>
            <w:rFonts w:hint="default" w:ascii="Verdana" w:hAnsi="Verdana" w:cs="Verdana"/>
            <w:b w:val="0"/>
            <w:bCs w:val="0"/>
            <w:sz w:val="18"/>
            <w:szCs w:val="18"/>
            <w:lang w:val="ru-RU"/>
            <w:rPrChange w:id="1204" w:author="google1599737165" w:date="2023-04-24T13:47:39Z">
              <w:rPr>
                <w:rFonts w:hint="default" w:ascii="Times New Roman" w:hAnsi="Times New Roman" w:cs="Times New Roman"/>
                <w:b w:val="0"/>
                <w:bCs w:val="0"/>
                <w:sz w:val="24"/>
                <w:szCs w:val="24"/>
                <w:lang w:val="ru-RU"/>
              </w:rPr>
            </w:rPrChange>
          </w:rPr>
          <w:t xml:space="preserve"> </w:t>
        </w:r>
      </w:ins>
      <w:ins w:id="1205" w:author="google1599737165" w:date="2023-04-24T10:33:12Z">
        <w:r>
          <w:rPr>
            <w:rFonts w:hint="default" w:ascii="Verdana" w:hAnsi="Verdana" w:cs="Verdana"/>
            <w:b w:val="0"/>
            <w:bCs w:val="0"/>
            <w:sz w:val="18"/>
            <w:szCs w:val="18"/>
            <w:lang w:val="ru-RU"/>
            <w:rPrChange w:id="1206" w:author="google1599737165" w:date="2023-04-24T13:47:39Z">
              <w:rPr>
                <w:rFonts w:hint="default" w:ascii="Times New Roman" w:hAnsi="Times New Roman" w:cs="Times New Roman"/>
                <w:b/>
                <w:bCs/>
                <w:sz w:val="24"/>
                <w:szCs w:val="24"/>
                <w:lang w:val="ru-RU"/>
              </w:rPr>
            </w:rPrChange>
          </w:rPr>
          <w:t xml:space="preserve"> </w:t>
        </w:r>
      </w:ins>
    </w:p>
    <w:p>
      <w:pPr>
        <w:pStyle w:val="155"/>
        <w:numPr>
          <w:ilvl w:val="0"/>
          <w:numId w:val="0"/>
        </w:numPr>
        <w:jc w:val="both"/>
        <w:rPr>
          <w:rFonts w:hint="default" w:ascii="Verdana" w:hAnsi="Verdana" w:cs="Verdana"/>
          <w:b/>
          <w:bCs/>
          <w:sz w:val="18"/>
          <w:szCs w:val="18"/>
          <w:rPrChange w:id="1207" w:author="google1599737165" w:date="2023-04-24T13:47:39Z">
            <w:rPr>
              <w:rFonts w:hint="default" w:ascii="Times New Roman" w:hAnsi="Times New Roman" w:cs="Times New Roman"/>
              <w:b/>
              <w:bCs/>
              <w:sz w:val="24"/>
              <w:szCs w:val="24"/>
            </w:rPr>
          </w:rPrChange>
        </w:rPr>
      </w:pPr>
    </w:p>
    <w:p>
      <w:pPr>
        <w:pStyle w:val="155"/>
        <w:numPr>
          <w:ilvl w:val="0"/>
          <w:numId w:val="0"/>
        </w:numPr>
        <w:jc w:val="both"/>
        <w:rPr>
          <w:rFonts w:hint="default" w:ascii="Verdana" w:hAnsi="Verdana" w:eastAsia="Yu Mincho" w:cs="Verdana"/>
          <w:b/>
          <w:bCs/>
          <w:sz w:val="18"/>
          <w:szCs w:val="18"/>
          <w:rPrChange w:id="1208" w:author="google1599737165" w:date="2023-04-24T13:47:39Z">
            <w:rPr>
              <w:rFonts w:hint="default" w:ascii="Times New Roman" w:hAnsi="Times New Roman" w:eastAsia="Yu Mincho" w:cs="Times New Roman"/>
              <w:b/>
              <w:bCs/>
              <w:sz w:val="24"/>
              <w:szCs w:val="24"/>
            </w:rPr>
          </w:rPrChange>
        </w:rPr>
      </w:pPr>
      <w:r>
        <w:rPr>
          <w:rFonts w:hint="default" w:ascii="Verdana" w:hAnsi="Verdana" w:cs="Verdana"/>
          <w:b/>
          <w:bCs/>
          <w:sz w:val="18"/>
          <w:szCs w:val="18"/>
          <w:rPrChange w:id="1209" w:author="google1599737165" w:date="2023-04-24T13:47:39Z">
            <w:rPr>
              <w:rFonts w:hint="default" w:ascii="Times New Roman" w:hAnsi="Times New Roman" w:cs="Times New Roman"/>
              <w:b/>
              <w:bCs/>
              <w:sz w:val="24"/>
              <w:szCs w:val="24"/>
            </w:rPr>
          </w:rPrChange>
        </w:rPr>
        <w:t>Виды-индикаторы антропогенного нарушения – повышение мутности</w:t>
      </w:r>
    </w:p>
    <w:p>
      <w:pPr>
        <w:jc w:val="both"/>
        <w:rPr>
          <w:ins w:id="1210" w:author="google1599737165" w:date="2023-04-24T10:49:13Z"/>
          <w:rFonts w:hint="default" w:ascii="Verdana" w:hAnsi="Verdana" w:cs="Verdana"/>
          <w:sz w:val="18"/>
          <w:szCs w:val="18"/>
          <w:rPrChange w:id="1211" w:author="google1599737165" w:date="2023-04-24T13:47:39Z">
            <w:rPr>
              <w:ins w:id="1212" w:author="google1599737165" w:date="2023-04-24T10:49:13Z"/>
              <w:rFonts w:hint="default" w:ascii="Times New Roman" w:hAnsi="Times New Roman" w:cs="Times New Roman"/>
              <w:sz w:val="24"/>
              <w:szCs w:val="24"/>
            </w:rPr>
          </w:rPrChange>
        </w:rPr>
      </w:pPr>
      <w:r>
        <w:rPr>
          <w:rFonts w:hint="default" w:ascii="Verdana" w:hAnsi="Verdana" w:cs="Verdana"/>
          <w:sz w:val="18"/>
          <w:szCs w:val="18"/>
          <w:rPrChange w:id="1213" w:author="google1599737165" w:date="2023-04-24T13:47:39Z">
            <w:rPr>
              <w:rFonts w:hint="default" w:ascii="Times New Roman" w:hAnsi="Times New Roman" w:cs="Times New Roman"/>
              <w:sz w:val="24"/>
              <w:szCs w:val="24"/>
            </w:rPr>
          </w:rPrChange>
        </w:rPr>
        <w:t xml:space="preserve">Основным фактором </w:t>
      </w:r>
      <w:r>
        <w:rPr>
          <w:rFonts w:hint="default" w:ascii="Verdana" w:hAnsi="Verdana" w:cs="Verdana"/>
          <w:sz w:val="18"/>
          <w:szCs w:val="18"/>
          <w:lang w:val="ru-RU"/>
          <w:rPrChange w:id="1214" w:author="google1599737165" w:date="2023-04-24T13:47:39Z">
            <w:rPr>
              <w:rFonts w:hint="default" w:ascii="Times New Roman" w:hAnsi="Times New Roman" w:cs="Times New Roman"/>
              <w:sz w:val="24"/>
              <w:szCs w:val="24"/>
              <w:lang w:val="ru-RU"/>
            </w:rPr>
          </w:rPrChange>
        </w:rPr>
        <w:t xml:space="preserve">крупномасштабного </w:t>
      </w:r>
      <w:r>
        <w:rPr>
          <w:rFonts w:hint="default" w:ascii="Verdana" w:hAnsi="Verdana" w:cs="Verdana"/>
          <w:sz w:val="18"/>
          <w:szCs w:val="18"/>
          <w:rPrChange w:id="1215" w:author="google1599737165" w:date="2023-04-24T13:47:39Z">
            <w:rPr>
              <w:rFonts w:hint="default" w:ascii="Times New Roman" w:hAnsi="Times New Roman" w:cs="Times New Roman"/>
              <w:sz w:val="24"/>
              <w:szCs w:val="24"/>
            </w:rPr>
          </w:rPrChange>
        </w:rPr>
        <w:t xml:space="preserve">антропогенного воздействия </w:t>
      </w:r>
      <w:r>
        <w:rPr>
          <w:rFonts w:hint="default" w:ascii="Verdana" w:hAnsi="Verdana" w:cs="Verdana"/>
          <w:sz w:val="18"/>
          <w:szCs w:val="18"/>
          <w:lang w:val="ru-RU"/>
          <w:rPrChange w:id="1216" w:author="google1599737165" w:date="2023-04-24T13:47:39Z">
            <w:rPr>
              <w:rFonts w:hint="default" w:ascii="Times New Roman" w:hAnsi="Times New Roman" w:cs="Times New Roman"/>
              <w:sz w:val="24"/>
              <w:szCs w:val="24"/>
              <w:lang w:val="ru-RU"/>
            </w:rPr>
          </w:rPrChange>
        </w:rPr>
        <w:t xml:space="preserve">(в первую очередь дноуглубление) </w:t>
      </w:r>
      <w:r>
        <w:rPr>
          <w:rFonts w:hint="default" w:ascii="Verdana" w:hAnsi="Verdana" w:cs="Verdana"/>
          <w:sz w:val="18"/>
          <w:szCs w:val="18"/>
          <w:rPrChange w:id="1217" w:author="google1599737165" w:date="2023-04-24T13:47:39Z">
            <w:rPr>
              <w:rFonts w:hint="default" w:ascii="Times New Roman" w:hAnsi="Times New Roman" w:cs="Times New Roman"/>
              <w:sz w:val="24"/>
              <w:szCs w:val="24"/>
            </w:rPr>
          </w:rPrChange>
        </w:rPr>
        <w:t xml:space="preserve">является повышение мутности. </w:t>
      </w:r>
      <w:r>
        <w:rPr>
          <w:rFonts w:hint="default" w:ascii="Verdana" w:hAnsi="Verdana" w:cs="Verdana"/>
          <w:sz w:val="18"/>
          <w:szCs w:val="18"/>
          <w:lang w:val="ru-RU"/>
          <w:rPrChange w:id="1218" w:author="google1599737165" w:date="2023-04-24T13:47:39Z">
            <w:rPr>
              <w:rFonts w:hint="default" w:ascii="Times New Roman" w:hAnsi="Times New Roman" w:cs="Times New Roman"/>
              <w:sz w:val="24"/>
              <w:szCs w:val="24"/>
              <w:lang w:val="ru-RU"/>
            </w:rPr>
          </w:rPrChange>
        </w:rPr>
        <w:t xml:space="preserve">Наиболее чувствительными к такому воздействию являются виды </w:t>
      </w:r>
      <w:r>
        <w:rPr>
          <w:rFonts w:hint="default" w:ascii="Verdana" w:hAnsi="Verdana" w:cs="Verdana"/>
          <w:sz w:val="18"/>
          <w:szCs w:val="18"/>
          <w:rPrChange w:id="1219" w:author="google1599737165" w:date="2023-04-24T13:47:39Z">
            <w:rPr>
              <w:rFonts w:hint="default" w:ascii="Times New Roman" w:hAnsi="Times New Roman" w:cs="Times New Roman"/>
              <w:sz w:val="24"/>
              <w:szCs w:val="24"/>
            </w:rPr>
          </w:rPrChange>
        </w:rPr>
        <w:t>фитопланктона, бактериопланктона и зообентоса. Оценка численности бактериопланктона достаточно трудоемка, а определение видов-индикаторов среди водорослей нецелесообразно из-за значительного видового разнообразия и сложности идентификации. В связи с этим виды-индикаторы антропогенного воздействия нужно выбрать из числа донных организмов.</w:t>
      </w:r>
    </w:p>
    <w:p>
      <w:pPr>
        <w:keepNext/>
        <w:rPr>
          <w:ins w:id="1220" w:author="google1599737165" w:date="2023-04-24T10:49:16Z"/>
          <w:rFonts w:ascii="Verdana" w:hAnsi="Verdana" w:cs="Verdana"/>
          <w:sz w:val="18"/>
          <w:szCs w:val="18"/>
          <w:rPrChange w:id="1221" w:author="google1599737165" w:date="2023-04-24T13:47:39Z">
            <w:rPr>
              <w:ins w:id="1222" w:author="google1599737165" w:date="2023-04-24T10:49:16Z"/>
            </w:rPr>
          </w:rPrChange>
        </w:rPr>
      </w:pPr>
      <w:ins w:id="1223" w:author="google1599737165" w:date="2023-04-24T10:49:16Z">
        <w:r>
          <w:rPr>
            <w:rFonts w:ascii="Verdana" w:hAnsi="Verdana" w:eastAsia="Times New Roman" w:cs="Verdana"/>
            <w:sz w:val="18"/>
            <w:szCs w:val="18"/>
            <w:rPrChange w:id="1226" w:author="google1599737165" w:date="2023-04-24T13:47:39Z">
              <w:rPr>
                <w:rFonts w:eastAsia="Times New Roman"/>
              </w:rPr>
            </w:rPrChange>
          </w:rPr>
          <w:drawing>
            <wp:inline distT="0" distB="0" distL="0" distR="0">
              <wp:extent cx="5295900" cy="3217545"/>
              <wp:effectExtent l="0" t="0" r="7620" b="13335"/>
              <wp:docPr id="71708" name="Рисунок 7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8" name="Рисунок 71708"/>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98263" cy="3218680"/>
                      </a:xfrm>
                      <a:prstGeom prst="rect">
                        <a:avLst/>
                      </a:prstGeom>
                      <a:ln>
                        <a:noFill/>
                      </a:ln>
                    </pic:spPr>
                  </pic:pic>
                </a:graphicData>
              </a:graphic>
            </wp:inline>
          </w:drawing>
        </w:r>
      </w:ins>
    </w:p>
    <w:p>
      <w:pPr>
        <w:pStyle w:val="41"/>
        <w:rPr>
          <w:ins w:id="1227" w:author="google1599737165" w:date="2023-04-24T10:49:16Z"/>
          <w:rFonts w:hint="default" w:ascii="Verdana" w:hAnsi="Verdana" w:cs="Verdana"/>
          <w:sz w:val="18"/>
          <w:szCs w:val="18"/>
          <w:lang w:val="ru-RU"/>
          <w:rPrChange w:id="1228" w:author="google1599737165" w:date="2023-04-24T13:47:39Z">
            <w:rPr>
              <w:ins w:id="1229" w:author="google1599737165" w:date="2023-04-24T10:49:16Z"/>
              <w:rFonts w:hint="default"/>
              <w:lang w:val="ru-RU"/>
            </w:rPr>
          </w:rPrChange>
        </w:rPr>
      </w:pPr>
      <w:ins w:id="1230" w:author="google1599737165" w:date="2023-04-24T10:49:16Z">
        <w:bookmarkStart w:id="4" w:name="_Toc111225094"/>
        <w:r>
          <w:rPr>
            <w:rFonts w:ascii="Verdana" w:hAnsi="Verdana" w:cs="Verdana"/>
            <w:sz w:val="18"/>
            <w:szCs w:val="18"/>
            <w:rPrChange w:id="1231" w:author="google1599737165" w:date="2023-04-24T13:47:39Z">
              <w:rPr/>
            </w:rPrChange>
          </w:rPr>
          <w:t xml:space="preserve">Рисунок </w:t>
        </w:r>
      </w:ins>
      <w:ins w:id="1232" w:author="google1599737165" w:date="2023-04-24T10:49:26Z">
        <w:r>
          <w:rPr>
            <w:rFonts w:hint="default" w:ascii="Verdana" w:hAnsi="Verdana" w:cs="Verdana"/>
            <w:sz w:val="18"/>
            <w:szCs w:val="18"/>
            <w:lang w:val="ru-RU"/>
            <w:rPrChange w:id="1233" w:author="google1599737165" w:date="2023-04-24T13:47:39Z">
              <w:rPr>
                <w:rFonts w:hint="default"/>
                <w:lang w:val="ru-RU"/>
              </w:rPr>
            </w:rPrChange>
          </w:rPr>
          <w:t>+++</w:t>
        </w:r>
      </w:ins>
      <w:ins w:id="1234" w:author="google1599737165" w:date="2023-04-24T10:49:16Z">
        <w:r>
          <w:rPr>
            <w:rFonts w:ascii="Verdana" w:hAnsi="Verdana" w:cs="Verdana"/>
            <w:sz w:val="18"/>
            <w:szCs w:val="18"/>
            <w:rPrChange w:id="1235" w:author="google1599737165" w:date="2023-04-24T13:47:39Z">
              <w:rPr/>
            </w:rPrChange>
          </w:rPr>
          <w:t>: Ординация видов в осях канонического анализа соответствий</w:t>
        </w:r>
        <w:bookmarkEnd w:id="4"/>
      </w:ins>
      <w:ins w:id="1236" w:author="google1599737165" w:date="2023-04-24T10:49:32Z">
        <w:r>
          <w:rPr>
            <w:rFonts w:hint="default" w:ascii="Verdana" w:hAnsi="Verdana" w:cs="Verdana"/>
            <w:sz w:val="18"/>
            <w:szCs w:val="18"/>
            <w:lang w:val="ru-RU"/>
            <w:rPrChange w:id="1237" w:author="google1599737165" w:date="2023-04-24T13:47:39Z">
              <w:rPr>
                <w:rFonts w:hint="default"/>
                <w:lang w:val="ru-RU"/>
              </w:rPr>
            </w:rPrChange>
          </w:rPr>
          <w:t xml:space="preserve"> </w:t>
        </w:r>
      </w:ins>
      <w:ins w:id="1238" w:author="google1599737165" w:date="2023-04-24T10:49:34Z">
        <w:r>
          <w:rPr>
            <w:rFonts w:hint="default" w:ascii="Verdana" w:hAnsi="Verdana" w:cs="Verdana"/>
            <w:sz w:val="18"/>
            <w:szCs w:val="18"/>
            <w:lang w:val="ru-RU"/>
            <w:rPrChange w:id="1239" w:author="google1599737165" w:date="2023-04-24T13:47:39Z">
              <w:rPr>
                <w:rFonts w:hint="default"/>
                <w:lang w:val="ru-RU"/>
              </w:rPr>
            </w:rPrChange>
          </w:rPr>
          <w:t xml:space="preserve">по </w:t>
        </w:r>
      </w:ins>
      <w:ins w:id="1240" w:author="google1599737165" w:date="2023-04-24T10:49:35Z">
        <w:r>
          <w:rPr>
            <w:rFonts w:hint="default" w:ascii="Verdana" w:hAnsi="Verdana" w:cs="Verdana"/>
            <w:sz w:val="18"/>
            <w:szCs w:val="18"/>
            <w:lang w:val="ru-RU"/>
            <w:rPrChange w:id="1241" w:author="google1599737165" w:date="2023-04-24T13:47:39Z">
              <w:rPr>
                <w:rFonts w:hint="default"/>
                <w:lang w:val="ru-RU"/>
              </w:rPr>
            </w:rPrChange>
          </w:rPr>
          <w:t>отно</w:t>
        </w:r>
      </w:ins>
      <w:ins w:id="1242" w:author="google1599737165" w:date="2023-04-24T10:49:36Z">
        <w:r>
          <w:rPr>
            <w:rFonts w:hint="default" w:ascii="Verdana" w:hAnsi="Verdana" w:cs="Verdana"/>
            <w:sz w:val="18"/>
            <w:szCs w:val="18"/>
            <w:lang w:val="ru-RU"/>
            <w:rPrChange w:id="1243" w:author="google1599737165" w:date="2023-04-24T13:47:39Z">
              <w:rPr>
                <w:rFonts w:hint="default"/>
                <w:lang w:val="ru-RU"/>
              </w:rPr>
            </w:rPrChange>
          </w:rPr>
          <w:t>шению</w:t>
        </w:r>
      </w:ins>
      <w:ins w:id="1244" w:author="google1599737165" w:date="2023-04-24T10:49:37Z">
        <w:r>
          <w:rPr>
            <w:rFonts w:hint="default" w:ascii="Verdana" w:hAnsi="Verdana" w:cs="Verdana"/>
            <w:sz w:val="18"/>
            <w:szCs w:val="18"/>
            <w:lang w:val="ru-RU"/>
            <w:rPrChange w:id="1245" w:author="google1599737165" w:date="2023-04-24T13:47:39Z">
              <w:rPr>
                <w:rFonts w:hint="default"/>
                <w:lang w:val="ru-RU"/>
              </w:rPr>
            </w:rPrChange>
          </w:rPr>
          <w:t xml:space="preserve"> </w:t>
        </w:r>
      </w:ins>
      <w:ins w:id="1246" w:author="google1599737165" w:date="2023-04-24T10:49:38Z">
        <w:r>
          <w:rPr>
            <w:rFonts w:hint="default" w:ascii="Verdana" w:hAnsi="Verdana" w:cs="Verdana"/>
            <w:sz w:val="18"/>
            <w:szCs w:val="18"/>
            <w:lang w:val="ru-RU"/>
            <w:rPrChange w:id="1247" w:author="google1599737165" w:date="2023-04-24T13:47:39Z">
              <w:rPr>
                <w:rFonts w:hint="default"/>
                <w:lang w:val="ru-RU"/>
              </w:rPr>
            </w:rPrChange>
          </w:rPr>
          <w:t xml:space="preserve">к </w:t>
        </w:r>
      </w:ins>
      <w:ins w:id="1248" w:author="google1599737165" w:date="2023-04-24T10:49:39Z">
        <w:r>
          <w:rPr>
            <w:rFonts w:hint="default" w:ascii="Verdana" w:hAnsi="Verdana" w:cs="Verdana"/>
            <w:sz w:val="18"/>
            <w:szCs w:val="18"/>
            <w:lang w:val="ru-RU"/>
            <w:rPrChange w:id="1249" w:author="google1599737165" w:date="2023-04-24T13:47:39Z">
              <w:rPr>
                <w:rFonts w:hint="default"/>
                <w:lang w:val="ru-RU"/>
              </w:rPr>
            </w:rPrChange>
          </w:rPr>
          <w:t>сол</w:t>
        </w:r>
      </w:ins>
      <w:ins w:id="1250" w:author="google1599737165" w:date="2023-04-24T10:49:40Z">
        <w:r>
          <w:rPr>
            <w:rFonts w:hint="default" w:ascii="Verdana" w:hAnsi="Verdana" w:cs="Verdana"/>
            <w:sz w:val="18"/>
            <w:szCs w:val="18"/>
            <w:lang w:val="ru-RU"/>
            <w:rPrChange w:id="1251" w:author="google1599737165" w:date="2023-04-24T13:47:39Z">
              <w:rPr>
                <w:rFonts w:hint="default"/>
                <w:lang w:val="ru-RU"/>
              </w:rPr>
            </w:rPrChange>
          </w:rPr>
          <w:t xml:space="preserve">ености </w:t>
        </w:r>
      </w:ins>
      <w:ins w:id="1252" w:author="google1599737165" w:date="2023-04-24T10:49:41Z">
        <w:r>
          <w:rPr>
            <w:rFonts w:hint="default" w:ascii="Verdana" w:hAnsi="Verdana" w:cs="Verdana"/>
            <w:sz w:val="18"/>
            <w:szCs w:val="18"/>
            <w:lang w:val="ru-RU"/>
            <w:rPrChange w:id="1253" w:author="google1599737165" w:date="2023-04-24T13:47:39Z">
              <w:rPr>
                <w:rFonts w:hint="default"/>
                <w:lang w:val="ru-RU"/>
              </w:rPr>
            </w:rPrChange>
          </w:rPr>
          <w:t xml:space="preserve">и </w:t>
        </w:r>
      </w:ins>
      <w:ins w:id="1254" w:author="google1599737165" w:date="2023-04-24T10:49:45Z">
        <w:r>
          <w:rPr>
            <w:rFonts w:hint="default" w:ascii="Verdana" w:hAnsi="Verdana" w:cs="Verdana"/>
            <w:sz w:val="18"/>
            <w:szCs w:val="18"/>
            <w:lang w:val="ru-RU"/>
            <w:rPrChange w:id="1255" w:author="google1599737165" w:date="2023-04-24T13:47:39Z">
              <w:rPr>
                <w:rFonts w:hint="default"/>
                <w:lang w:val="ru-RU"/>
              </w:rPr>
            </w:rPrChange>
          </w:rPr>
          <w:t>фак</w:t>
        </w:r>
      </w:ins>
      <w:ins w:id="1256" w:author="google1599737165" w:date="2023-04-24T10:49:49Z">
        <w:r>
          <w:rPr>
            <w:rFonts w:hint="default" w:ascii="Verdana" w:hAnsi="Verdana" w:cs="Verdana"/>
            <w:sz w:val="18"/>
            <w:szCs w:val="18"/>
            <w:lang w:val="ru-RU"/>
            <w:rPrChange w:id="1257" w:author="google1599737165" w:date="2023-04-24T13:47:39Z">
              <w:rPr>
                <w:rFonts w:hint="default"/>
                <w:lang w:val="ru-RU"/>
              </w:rPr>
            </w:rPrChange>
          </w:rPr>
          <w:t>т</w:t>
        </w:r>
      </w:ins>
      <w:ins w:id="1258" w:author="google1599737165" w:date="2023-04-24T10:49:50Z">
        <w:r>
          <w:rPr>
            <w:rFonts w:hint="default" w:ascii="Verdana" w:hAnsi="Verdana" w:cs="Verdana"/>
            <w:sz w:val="18"/>
            <w:szCs w:val="18"/>
            <w:lang w:val="ru-RU"/>
            <w:rPrChange w:id="1259" w:author="google1599737165" w:date="2023-04-24T13:47:39Z">
              <w:rPr>
                <w:rFonts w:hint="default"/>
                <w:lang w:val="ru-RU"/>
              </w:rPr>
            </w:rPrChange>
          </w:rPr>
          <w:t>ору н</w:t>
        </w:r>
      </w:ins>
      <w:ins w:id="1260" w:author="google1599737165" w:date="2023-04-24T10:49:51Z">
        <w:r>
          <w:rPr>
            <w:rFonts w:hint="default" w:ascii="Verdana" w:hAnsi="Verdana" w:cs="Verdana"/>
            <w:sz w:val="18"/>
            <w:szCs w:val="18"/>
            <w:lang w:val="ru-RU"/>
            <w:rPrChange w:id="1261" w:author="google1599737165" w:date="2023-04-24T13:47:39Z">
              <w:rPr>
                <w:rFonts w:hint="default"/>
                <w:lang w:val="ru-RU"/>
              </w:rPr>
            </w:rPrChange>
          </w:rPr>
          <w:t>аруш</w:t>
        </w:r>
      </w:ins>
      <w:ins w:id="1262" w:author="google1599737165" w:date="2023-04-24T10:49:52Z">
        <w:r>
          <w:rPr>
            <w:rFonts w:hint="default" w:ascii="Verdana" w:hAnsi="Verdana" w:cs="Verdana"/>
            <w:sz w:val="18"/>
            <w:szCs w:val="18"/>
            <w:lang w:val="ru-RU"/>
            <w:rPrChange w:id="1263" w:author="google1599737165" w:date="2023-04-24T13:47:39Z">
              <w:rPr>
                <w:rFonts w:hint="default"/>
                <w:lang w:val="ru-RU"/>
              </w:rPr>
            </w:rPrChange>
          </w:rPr>
          <w:t>енности</w:t>
        </w:r>
      </w:ins>
      <w:ins w:id="1264" w:author="google1599737165" w:date="2023-04-24T10:49:53Z">
        <w:r>
          <w:rPr>
            <w:rFonts w:hint="default" w:ascii="Verdana" w:hAnsi="Verdana" w:cs="Verdana"/>
            <w:sz w:val="18"/>
            <w:szCs w:val="18"/>
            <w:lang w:val="ru-RU"/>
            <w:rPrChange w:id="1265" w:author="google1599737165" w:date="2023-04-24T13:47:39Z">
              <w:rPr>
                <w:rFonts w:hint="default"/>
                <w:lang w:val="ru-RU"/>
              </w:rPr>
            </w:rPrChange>
          </w:rPr>
          <w:t xml:space="preserve"> </w:t>
        </w:r>
      </w:ins>
      <w:ins w:id="1266" w:author="google1599737165" w:date="2023-04-24T10:49:55Z">
        <w:r>
          <w:rPr>
            <w:rFonts w:hint="default" w:ascii="Verdana" w:hAnsi="Verdana" w:cs="Verdana"/>
            <w:sz w:val="18"/>
            <w:szCs w:val="18"/>
            <w:lang w:val="ru-RU"/>
            <w:rPrChange w:id="1267" w:author="google1599737165" w:date="2023-04-24T13:47:39Z">
              <w:rPr>
                <w:rFonts w:hint="default"/>
                <w:lang w:val="ru-RU"/>
              </w:rPr>
            </w:rPrChange>
          </w:rPr>
          <w:t>м</w:t>
        </w:r>
      </w:ins>
      <w:ins w:id="1268" w:author="google1599737165" w:date="2023-04-24T10:49:56Z">
        <w:r>
          <w:rPr>
            <w:rFonts w:hint="default" w:ascii="Verdana" w:hAnsi="Verdana" w:cs="Verdana"/>
            <w:sz w:val="18"/>
            <w:szCs w:val="18"/>
            <w:lang w:val="ru-RU"/>
            <w:rPrChange w:id="1269" w:author="google1599737165" w:date="2023-04-24T13:47:39Z">
              <w:rPr>
                <w:rFonts w:hint="default"/>
                <w:lang w:val="ru-RU"/>
              </w:rPr>
            </w:rPrChange>
          </w:rPr>
          <w:t>естооб</w:t>
        </w:r>
      </w:ins>
      <w:ins w:id="1270" w:author="google1599737165" w:date="2023-04-24T10:49:57Z">
        <w:r>
          <w:rPr>
            <w:rFonts w:hint="default" w:ascii="Verdana" w:hAnsi="Verdana" w:cs="Verdana"/>
            <w:sz w:val="18"/>
            <w:szCs w:val="18"/>
            <w:lang w:val="ru-RU"/>
            <w:rPrChange w:id="1271" w:author="google1599737165" w:date="2023-04-24T13:47:39Z">
              <w:rPr>
                <w:rFonts w:hint="default"/>
                <w:lang w:val="ru-RU"/>
              </w:rPr>
            </w:rPrChange>
          </w:rPr>
          <w:t>итан</w:t>
        </w:r>
      </w:ins>
      <w:ins w:id="1272" w:author="google1599737165" w:date="2023-04-24T10:49:58Z">
        <w:r>
          <w:rPr>
            <w:rFonts w:hint="default" w:ascii="Verdana" w:hAnsi="Verdana" w:cs="Verdana"/>
            <w:sz w:val="18"/>
            <w:szCs w:val="18"/>
            <w:lang w:val="ru-RU"/>
            <w:rPrChange w:id="1273" w:author="google1599737165" w:date="2023-04-24T13:47:39Z">
              <w:rPr>
                <w:rFonts w:hint="default"/>
                <w:lang w:val="ru-RU"/>
              </w:rPr>
            </w:rPrChange>
          </w:rPr>
          <w:t>ий</w:t>
        </w:r>
      </w:ins>
      <w:ins w:id="1274" w:author="google1599737165" w:date="2023-04-24T10:49:59Z">
        <w:r>
          <w:rPr>
            <w:rFonts w:hint="default" w:ascii="Verdana" w:hAnsi="Verdana" w:cs="Verdana"/>
            <w:sz w:val="18"/>
            <w:szCs w:val="18"/>
            <w:lang w:val="ru-RU"/>
            <w:rPrChange w:id="1275" w:author="google1599737165" w:date="2023-04-24T13:47:39Z">
              <w:rPr>
                <w:rFonts w:hint="default"/>
                <w:lang w:val="ru-RU"/>
              </w:rPr>
            </w:rPrChange>
          </w:rPr>
          <w:t xml:space="preserve"> (</w:t>
        </w:r>
      </w:ins>
      <w:ins w:id="1276" w:author="google1599737165" w:date="2023-04-24T10:50:00Z">
        <w:r>
          <w:rPr>
            <w:rFonts w:hint="default" w:ascii="Verdana" w:hAnsi="Verdana" w:cs="Verdana"/>
            <w:sz w:val="18"/>
            <w:szCs w:val="18"/>
            <w:highlight w:val="yellow"/>
            <w:lang w:val="ru-RU"/>
            <w:rPrChange w:id="1277" w:author="google1599737165" w:date="2023-04-24T13:47:39Z">
              <w:rPr>
                <w:rFonts w:hint="default"/>
                <w:lang w:val="ru-RU"/>
              </w:rPr>
            </w:rPrChange>
          </w:rPr>
          <w:t>сс</w:t>
        </w:r>
      </w:ins>
      <w:ins w:id="1278" w:author="google1599737165" w:date="2023-04-24T10:50:01Z">
        <w:r>
          <w:rPr>
            <w:rFonts w:hint="default" w:ascii="Verdana" w:hAnsi="Verdana" w:cs="Verdana"/>
            <w:sz w:val="18"/>
            <w:szCs w:val="18"/>
            <w:highlight w:val="yellow"/>
            <w:lang w:val="ru-RU"/>
            <w:rPrChange w:id="1279" w:author="google1599737165" w:date="2023-04-24T13:47:39Z">
              <w:rPr>
                <w:rFonts w:hint="default"/>
                <w:lang w:val="ru-RU"/>
              </w:rPr>
            </w:rPrChange>
          </w:rPr>
          <w:t xml:space="preserve">ылка </w:t>
        </w:r>
      </w:ins>
      <w:ins w:id="1280" w:author="google1599737165" w:date="2023-04-24T10:50:02Z">
        <w:r>
          <w:rPr>
            <w:rFonts w:hint="default" w:ascii="Verdana" w:hAnsi="Verdana" w:cs="Verdana"/>
            <w:sz w:val="18"/>
            <w:szCs w:val="18"/>
            <w:highlight w:val="yellow"/>
            <w:lang w:val="ru-RU"/>
            <w:rPrChange w:id="1281" w:author="google1599737165" w:date="2023-04-24T13:47:39Z">
              <w:rPr>
                <w:rFonts w:hint="default"/>
                <w:lang w:val="ru-RU"/>
              </w:rPr>
            </w:rPrChange>
          </w:rPr>
          <w:t>на от</w:t>
        </w:r>
      </w:ins>
      <w:ins w:id="1282" w:author="google1599737165" w:date="2023-04-24T10:50:03Z">
        <w:r>
          <w:rPr>
            <w:rFonts w:hint="default" w:ascii="Verdana" w:hAnsi="Verdana" w:cs="Verdana"/>
            <w:sz w:val="18"/>
            <w:szCs w:val="18"/>
            <w:highlight w:val="yellow"/>
            <w:lang w:val="ru-RU"/>
            <w:rPrChange w:id="1283" w:author="google1599737165" w:date="2023-04-24T13:47:39Z">
              <w:rPr>
                <w:rFonts w:hint="default"/>
                <w:lang w:val="ru-RU"/>
              </w:rPr>
            </w:rPrChange>
          </w:rPr>
          <w:t>чет</w:t>
        </w:r>
      </w:ins>
      <w:ins w:id="1284" w:author="google1599737165" w:date="2023-04-24T10:50:04Z">
        <w:r>
          <w:rPr>
            <w:rFonts w:hint="default" w:ascii="Verdana" w:hAnsi="Verdana" w:cs="Verdana"/>
            <w:sz w:val="18"/>
            <w:szCs w:val="18"/>
            <w:lang w:val="ru-RU"/>
            <w:rPrChange w:id="1285" w:author="google1599737165" w:date="2023-04-24T13:47:39Z">
              <w:rPr>
                <w:rFonts w:hint="default"/>
                <w:lang w:val="ru-RU"/>
              </w:rPr>
            </w:rPrChange>
          </w:rPr>
          <w:t>)</w:t>
        </w:r>
      </w:ins>
    </w:p>
    <w:p>
      <w:pPr>
        <w:jc w:val="both"/>
        <w:rPr>
          <w:rFonts w:hint="default" w:ascii="Verdana" w:hAnsi="Verdana" w:cs="Verdana"/>
          <w:sz w:val="18"/>
          <w:szCs w:val="18"/>
          <w:rPrChange w:id="1286" w:author="google1599737165" w:date="2023-04-24T13:47:39Z">
            <w:rPr>
              <w:rFonts w:hint="default" w:ascii="Times New Roman" w:hAnsi="Times New Roman" w:cs="Times New Roman"/>
              <w:sz w:val="24"/>
              <w:szCs w:val="24"/>
            </w:rPr>
          </w:rPrChange>
        </w:rPr>
      </w:pPr>
    </w:p>
    <w:p>
      <w:pPr>
        <w:jc w:val="both"/>
        <w:rPr>
          <w:ins w:id="1287" w:author="google1599737165" w:date="2023-04-24T10:50:55Z"/>
          <w:rFonts w:hint="default" w:ascii="Verdana" w:hAnsi="Verdana" w:cs="Verdana"/>
          <w:sz w:val="18"/>
          <w:szCs w:val="18"/>
          <w:lang w:val="ru-RU"/>
          <w:rPrChange w:id="1288" w:author="google1599737165" w:date="2023-04-24T13:47:39Z">
            <w:rPr>
              <w:ins w:id="1289" w:author="google1599737165" w:date="2023-04-24T10:50:55Z"/>
              <w:rFonts w:hint="default" w:ascii="Times New Roman" w:hAnsi="Times New Roman" w:cs="Times New Roman"/>
              <w:sz w:val="24"/>
              <w:szCs w:val="24"/>
              <w:lang w:val="ru-RU"/>
            </w:rPr>
          </w:rPrChange>
        </w:rPr>
      </w:pPr>
      <w:r>
        <w:rPr>
          <w:rFonts w:hint="default" w:ascii="Verdana" w:hAnsi="Verdana" w:cs="Verdana"/>
          <w:sz w:val="18"/>
          <w:szCs w:val="18"/>
          <w:rPrChange w:id="1290" w:author="google1599737165" w:date="2023-04-24T13:47:39Z">
            <w:rPr>
              <w:rFonts w:hint="default" w:ascii="Times New Roman" w:hAnsi="Times New Roman" w:cs="Times New Roman"/>
              <w:sz w:val="24"/>
              <w:szCs w:val="24"/>
            </w:rPr>
          </w:rPrChange>
        </w:rPr>
        <w:t xml:space="preserve">Индикаторами воздействия являются организмы, которые имеют относительно большую численность в сообществах и могут проявить реакцию на воздействие. </w:t>
      </w:r>
      <w:r>
        <w:rPr>
          <w:rFonts w:hint="default" w:ascii="Verdana" w:hAnsi="Verdana" w:cs="Verdana"/>
          <w:sz w:val="18"/>
          <w:szCs w:val="18"/>
          <w:lang w:val="ru-RU"/>
          <w:rPrChange w:id="1291" w:author="google1599737165" w:date="2023-04-24T13:47:39Z">
            <w:rPr>
              <w:rFonts w:hint="default" w:ascii="Times New Roman" w:hAnsi="Times New Roman" w:cs="Times New Roman"/>
              <w:sz w:val="24"/>
              <w:szCs w:val="24"/>
              <w:lang w:val="ru-RU"/>
            </w:rPr>
          </w:rPrChange>
        </w:rPr>
        <w:t xml:space="preserve">К числу видов-индикаторов этого типа относятся </w:t>
      </w:r>
      <w:r>
        <w:rPr>
          <w:rFonts w:hint="default" w:ascii="Verdana" w:hAnsi="Verdana" w:cs="Verdana"/>
          <w:sz w:val="18"/>
          <w:szCs w:val="18"/>
          <w:rPrChange w:id="1292" w:author="google1599737165" w:date="2023-04-24T13:47:39Z">
            <w:rPr>
              <w:rFonts w:hint="default" w:ascii="Times New Roman" w:hAnsi="Times New Roman" w:cs="Times New Roman"/>
              <w:sz w:val="24"/>
              <w:szCs w:val="24"/>
            </w:rPr>
          </w:rPrChange>
        </w:rPr>
        <w:t xml:space="preserve">полихеты </w:t>
      </w:r>
      <w:r>
        <w:rPr>
          <w:rFonts w:hint="default" w:ascii="Verdana" w:hAnsi="Verdana" w:cs="Verdana"/>
          <w:i/>
          <w:sz w:val="18"/>
          <w:szCs w:val="18"/>
          <w:rPrChange w:id="1293" w:author="google1599737165" w:date="2023-04-24T13:47:39Z">
            <w:rPr>
              <w:rFonts w:hint="default" w:ascii="Times New Roman" w:hAnsi="Times New Roman" w:cs="Times New Roman"/>
              <w:i/>
              <w:sz w:val="24"/>
              <w:szCs w:val="24"/>
            </w:rPr>
          </w:rPrChange>
        </w:rPr>
        <w:t>Marenzelleria</w:t>
      </w:r>
      <w:r>
        <w:rPr>
          <w:rFonts w:hint="default" w:ascii="Verdana" w:hAnsi="Verdana" w:cs="Verdana"/>
          <w:sz w:val="18"/>
          <w:szCs w:val="18"/>
          <w:rPrChange w:id="1294" w:author="google1599737165" w:date="2023-04-24T13:47:39Z">
            <w:rPr>
              <w:rFonts w:hint="default" w:ascii="Times New Roman" w:hAnsi="Times New Roman" w:cs="Times New Roman"/>
              <w:sz w:val="24"/>
              <w:szCs w:val="24"/>
            </w:rPr>
          </w:rPrChange>
        </w:rPr>
        <w:t xml:space="preserve"> spp.</w:t>
      </w:r>
      <w:r>
        <w:rPr>
          <w:rFonts w:hint="default" w:ascii="Verdana" w:hAnsi="Verdana" w:cs="Verdana"/>
          <w:sz w:val="18"/>
          <w:szCs w:val="18"/>
          <w:lang w:val="ru-RU"/>
          <w:rPrChange w:id="1295" w:author="google1599737165" w:date="2023-04-24T13:47:39Z">
            <w:rPr>
              <w:rFonts w:hint="default" w:ascii="Times New Roman" w:hAnsi="Times New Roman" w:cs="Times New Roman"/>
              <w:sz w:val="24"/>
              <w:szCs w:val="24"/>
              <w:lang w:val="ru-RU"/>
            </w:rPr>
          </w:rPrChange>
        </w:rPr>
        <w:t xml:space="preserve"> </w:t>
      </w:r>
      <w:r>
        <w:rPr>
          <w:rFonts w:hint="default" w:ascii="Verdana" w:hAnsi="Verdana" w:cs="Verdana"/>
          <w:sz w:val="18"/>
          <w:szCs w:val="18"/>
          <w:rPrChange w:id="1296" w:author="google1599737165" w:date="2023-04-24T13:47:39Z">
            <w:rPr>
              <w:rFonts w:hint="default" w:ascii="Times New Roman" w:hAnsi="Times New Roman" w:cs="Times New Roman"/>
              <w:sz w:val="24"/>
              <w:szCs w:val="24"/>
            </w:rPr>
          </w:rPrChange>
        </w:rPr>
        <w:t xml:space="preserve">и равноногие раки </w:t>
      </w:r>
      <w:r>
        <w:rPr>
          <w:rFonts w:hint="default" w:ascii="Verdana" w:hAnsi="Verdana" w:cs="Verdana"/>
          <w:i/>
          <w:sz w:val="18"/>
          <w:szCs w:val="18"/>
          <w:rPrChange w:id="1297" w:author="google1599737165" w:date="2023-04-24T13:47:39Z">
            <w:rPr>
              <w:rFonts w:hint="default" w:ascii="Times New Roman" w:hAnsi="Times New Roman" w:cs="Times New Roman"/>
              <w:i/>
              <w:sz w:val="24"/>
              <w:szCs w:val="24"/>
            </w:rPr>
          </w:rPrChange>
        </w:rPr>
        <w:t>Saduria entomon</w:t>
      </w:r>
      <w:r>
        <w:rPr>
          <w:rFonts w:hint="default" w:ascii="Verdana" w:hAnsi="Verdana" w:cs="Verdana"/>
          <w:sz w:val="18"/>
          <w:szCs w:val="18"/>
          <w:rPrChange w:id="1298" w:author="google1599737165" w:date="2023-04-24T13:47:39Z">
            <w:rPr>
              <w:rFonts w:hint="default" w:ascii="Times New Roman" w:hAnsi="Times New Roman" w:cs="Times New Roman"/>
              <w:sz w:val="24"/>
              <w:szCs w:val="24"/>
            </w:rPr>
          </w:rPrChange>
        </w:rPr>
        <w:t xml:space="preserve">. </w:t>
      </w:r>
      <w:r>
        <w:rPr>
          <w:rFonts w:hint="default" w:ascii="Verdana" w:hAnsi="Verdana" w:cs="Verdana"/>
          <w:sz w:val="18"/>
          <w:szCs w:val="18"/>
          <w:lang w:val="ru-RU"/>
          <w:rPrChange w:id="1299" w:author="google1599737165" w:date="2023-04-24T13:47:39Z">
            <w:rPr>
              <w:rFonts w:hint="default" w:ascii="Times New Roman" w:hAnsi="Times New Roman" w:cs="Times New Roman"/>
              <w:sz w:val="24"/>
              <w:szCs w:val="24"/>
              <w:lang w:val="ru-RU"/>
            </w:rPr>
          </w:rPrChange>
        </w:rPr>
        <w:t xml:space="preserve">Рост обилия этих видов может быть индикатором присутствия разрушающего воздействия. </w:t>
      </w:r>
    </w:p>
    <w:p>
      <w:pPr>
        <w:jc w:val="both"/>
        <w:rPr>
          <w:ins w:id="1300" w:author="google1599737165" w:date="2023-04-24T10:50:55Z"/>
          <w:rFonts w:hint="default" w:ascii="Verdana" w:hAnsi="Verdana" w:cs="Verdana"/>
          <w:sz w:val="18"/>
          <w:szCs w:val="18"/>
          <w:lang w:val="ru-RU"/>
          <w:rPrChange w:id="1301" w:author="google1599737165" w:date="2023-04-24T13:47:39Z">
            <w:rPr>
              <w:ins w:id="1302" w:author="google1599737165" w:date="2023-04-24T10:50:55Z"/>
              <w:rFonts w:hint="default" w:ascii="Times New Roman" w:hAnsi="Times New Roman" w:cs="Times New Roman"/>
              <w:sz w:val="24"/>
              <w:szCs w:val="24"/>
              <w:lang w:val="ru-RU"/>
            </w:rPr>
          </w:rPrChange>
        </w:rPr>
      </w:pPr>
    </w:p>
    <w:p>
      <w:pPr>
        <w:jc w:val="both"/>
        <w:rPr>
          <w:ins w:id="1303" w:author="google1599737165" w:date="2023-04-24T10:50:55Z"/>
          <w:rFonts w:hint="default" w:ascii="Verdana" w:hAnsi="Verdana" w:cs="Verdana"/>
          <w:sz w:val="18"/>
          <w:szCs w:val="18"/>
          <w:lang w:val="ru-RU"/>
          <w:rPrChange w:id="1304" w:author="google1599737165" w:date="2023-04-24T13:47:39Z">
            <w:rPr>
              <w:ins w:id="1305" w:author="google1599737165" w:date="2023-04-24T10:50:55Z"/>
              <w:rFonts w:hint="default" w:ascii="Times New Roman" w:hAnsi="Times New Roman" w:cs="Times New Roman"/>
              <w:sz w:val="24"/>
              <w:szCs w:val="24"/>
              <w:lang w:val="ru-RU"/>
            </w:rPr>
          </w:rPrChange>
        </w:rPr>
      </w:pPr>
    </w:p>
    <w:p>
      <w:pPr>
        <w:jc w:val="both"/>
        <w:rPr>
          <w:ins w:id="1306" w:author="google1599737165" w:date="2023-04-24T10:50:57Z"/>
          <w:rFonts w:hint="default" w:ascii="Verdana" w:hAnsi="Verdana" w:cs="Verdana"/>
          <w:sz w:val="18"/>
          <w:szCs w:val="18"/>
          <w:lang w:val="ru-RU"/>
          <w:rPrChange w:id="1307" w:author="google1599737165" w:date="2023-04-24T13:47:39Z">
            <w:rPr>
              <w:ins w:id="1308" w:author="google1599737165" w:date="2023-04-24T10:50:57Z"/>
              <w:rFonts w:hint="default" w:ascii="Times New Roman" w:hAnsi="Times New Roman" w:cs="Times New Roman"/>
              <w:sz w:val="24"/>
              <w:szCs w:val="24"/>
              <w:lang w:val="ru-RU"/>
            </w:rPr>
          </w:rPrChange>
        </w:rPr>
      </w:pPr>
      <w:ins w:id="1309" w:author="google1599737165" w:date="2023-04-24T10:51:15Z">
        <w:r>
          <w:rPr>
            <w:rFonts w:ascii="Verdana" w:hAnsi="Verdana" w:eastAsia="Times New Roman" w:cs="Verdana"/>
            <w:sz w:val="18"/>
            <w:szCs w:val="18"/>
            <w:rPrChange w:id="1312" w:author="google1599737165" w:date="2023-04-24T13:47:39Z">
              <w:rPr>
                <w:rFonts w:eastAsia="Times New Roman"/>
              </w:rPr>
            </w:rPrChange>
          </w:rPr>
          <w:drawing>
            <wp:inline distT="0" distB="0" distL="0" distR="0">
              <wp:extent cx="1894205" cy="2956560"/>
              <wp:effectExtent l="0" t="0" r="10795" b="0"/>
              <wp:docPr id="17" name="Рисунок 7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71709"/>
                      <pic:cNvPicPr>
                        <a:picLocks noChangeAspect="1"/>
                      </pic:cNvPicPr>
                    </pic:nvPicPr>
                    <pic:blipFill>
                      <a:blip r:embed="rId12" cstate="print">
                        <a:extLst>
                          <a:ext uri="{28A0092B-C50C-407E-A947-70E740481C1C}">
                            <a14:useLocalDpi xmlns:a14="http://schemas.microsoft.com/office/drawing/2010/main" val="0"/>
                          </a:ext>
                        </a:extLst>
                      </a:blip>
                      <a:srcRect r="66453"/>
                      <a:stretch>
                        <a:fillRect/>
                      </a:stretch>
                    </pic:blipFill>
                    <pic:spPr>
                      <a:xfrm>
                        <a:off x="0" y="0"/>
                        <a:ext cx="1894205" cy="2957696"/>
                      </a:xfrm>
                      <a:prstGeom prst="rect">
                        <a:avLst/>
                      </a:prstGeom>
                      <a:ln>
                        <a:noFill/>
                      </a:ln>
                    </pic:spPr>
                  </pic:pic>
                </a:graphicData>
              </a:graphic>
            </wp:inline>
          </w:drawing>
        </w:r>
      </w:ins>
      <w:ins w:id="1313" w:author="google1599737165" w:date="2023-04-24T10:50:58Z">
        <w:r>
          <w:rPr>
            <w:rFonts w:ascii="Verdana" w:hAnsi="Verdana" w:eastAsia="Times New Roman" w:cs="Verdana"/>
            <w:sz w:val="18"/>
            <w:szCs w:val="18"/>
            <w:rPrChange w:id="1316" w:author="google1599737165" w:date="2023-04-24T13:47:39Z">
              <w:rPr>
                <w:rFonts w:eastAsia="Times New Roman"/>
              </w:rPr>
            </w:rPrChange>
          </w:rPr>
          <w:drawing>
            <wp:inline distT="0" distB="0" distL="0" distR="0">
              <wp:extent cx="2032635" cy="2783205"/>
              <wp:effectExtent l="0" t="0" r="0" b="5715"/>
              <wp:docPr id="71709" name="Рисунок 7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9" name="Рисунок 71709"/>
                      <pic:cNvPicPr>
                        <a:picLocks noChangeAspect="1"/>
                      </pic:cNvPicPr>
                    </pic:nvPicPr>
                    <pic:blipFill>
                      <a:blip r:embed="rId12" cstate="print">
                        <a:extLst>
                          <a:ext uri="{28A0092B-C50C-407E-A947-70E740481C1C}">
                            <a14:useLocalDpi xmlns:a14="http://schemas.microsoft.com/office/drawing/2010/main" val="0"/>
                          </a:ext>
                        </a:extLst>
                      </a:blip>
                      <a:srcRect l="66228" r="-3959"/>
                      <a:stretch>
                        <a:fillRect/>
                      </a:stretch>
                    </pic:blipFill>
                    <pic:spPr>
                      <a:xfrm>
                        <a:off x="0" y="0"/>
                        <a:ext cx="2032635" cy="2783205"/>
                      </a:xfrm>
                      <a:prstGeom prst="rect">
                        <a:avLst/>
                      </a:prstGeom>
                      <a:ln>
                        <a:noFill/>
                      </a:ln>
                    </pic:spPr>
                  </pic:pic>
                </a:graphicData>
              </a:graphic>
            </wp:inline>
          </w:drawing>
        </w:r>
      </w:ins>
    </w:p>
    <w:p>
      <w:pPr>
        <w:jc w:val="both"/>
        <w:rPr>
          <w:ins w:id="1317" w:author="google1599737165" w:date="2023-04-24T10:51:49Z"/>
          <w:rFonts w:hint="default" w:ascii="Verdana" w:hAnsi="Verdana" w:cs="Verdana"/>
          <w:sz w:val="18"/>
          <w:szCs w:val="18"/>
          <w:lang w:val="ru-RU"/>
          <w:rPrChange w:id="1318" w:author="google1599737165" w:date="2023-04-24T13:47:39Z">
            <w:rPr>
              <w:ins w:id="1319" w:author="google1599737165" w:date="2023-04-24T10:51:49Z"/>
              <w:rFonts w:hint="default" w:ascii="Times New Roman" w:hAnsi="Times New Roman" w:cs="Times New Roman"/>
              <w:sz w:val="24"/>
              <w:szCs w:val="24"/>
              <w:lang w:val="ru-RU"/>
            </w:rPr>
          </w:rPrChange>
        </w:rPr>
      </w:pPr>
      <w:ins w:id="1320" w:author="google1599737165" w:date="2023-04-24T10:52:09Z">
        <w:r>
          <w:rPr>
            <w:rFonts w:hint="default" w:ascii="Verdana" w:hAnsi="Verdana" w:cs="Verdana"/>
            <w:sz w:val="18"/>
            <w:szCs w:val="18"/>
            <w:lang w:val="ru-RU"/>
            <w:rPrChange w:id="1321" w:author="google1599737165" w:date="2023-04-24T13:47:39Z">
              <w:rPr>
                <w:rFonts w:hint="default" w:ascii="Times New Roman" w:hAnsi="Times New Roman" w:cs="Times New Roman"/>
                <w:sz w:val="24"/>
                <w:szCs w:val="24"/>
                <w:lang w:val="ru-RU"/>
              </w:rPr>
            </w:rPrChange>
          </w:rPr>
          <w:t>Р</w:t>
        </w:r>
      </w:ins>
      <w:ins w:id="1322" w:author="google1599737165" w:date="2023-04-24T10:52:12Z">
        <w:r>
          <w:rPr>
            <w:rFonts w:hint="default" w:ascii="Verdana" w:hAnsi="Verdana" w:cs="Verdana"/>
            <w:sz w:val="18"/>
            <w:szCs w:val="18"/>
            <w:lang w:val="ru-RU"/>
            <w:rPrChange w:id="1323" w:author="google1599737165" w:date="2023-04-24T13:47:39Z">
              <w:rPr>
                <w:rFonts w:hint="default" w:ascii="Times New Roman" w:hAnsi="Times New Roman" w:cs="Times New Roman"/>
                <w:sz w:val="24"/>
                <w:szCs w:val="24"/>
                <w:lang w:val="ru-RU"/>
              </w:rPr>
            </w:rPrChange>
          </w:rPr>
          <w:t>ис</w:t>
        </w:r>
      </w:ins>
      <w:ins w:id="1324" w:author="google1599737165" w:date="2023-04-24T10:52:13Z">
        <w:r>
          <w:rPr>
            <w:rFonts w:hint="default" w:ascii="Verdana" w:hAnsi="Verdana" w:cs="Verdana"/>
            <w:sz w:val="18"/>
            <w:szCs w:val="18"/>
            <w:lang w:val="ru-RU"/>
            <w:rPrChange w:id="1325" w:author="google1599737165" w:date="2023-04-24T13:47:39Z">
              <w:rPr>
                <w:rFonts w:hint="default" w:ascii="Times New Roman" w:hAnsi="Times New Roman" w:cs="Times New Roman"/>
                <w:sz w:val="24"/>
                <w:szCs w:val="24"/>
                <w:lang w:val="ru-RU"/>
              </w:rPr>
            </w:rPrChange>
          </w:rPr>
          <w:t xml:space="preserve">унок </w:t>
        </w:r>
      </w:ins>
      <w:ins w:id="1326" w:author="google1599737165" w:date="2023-04-24T10:52:14Z">
        <w:r>
          <w:rPr>
            <w:rFonts w:hint="default" w:ascii="Verdana" w:hAnsi="Verdana" w:cs="Verdana"/>
            <w:sz w:val="18"/>
            <w:szCs w:val="18"/>
            <w:lang w:val="ru-RU"/>
            <w:rPrChange w:id="1327" w:author="google1599737165" w:date="2023-04-24T13:47:39Z">
              <w:rPr>
                <w:rFonts w:hint="default" w:ascii="Times New Roman" w:hAnsi="Times New Roman" w:cs="Times New Roman"/>
                <w:sz w:val="24"/>
                <w:szCs w:val="24"/>
                <w:lang w:val="ru-RU"/>
              </w:rPr>
            </w:rPrChange>
          </w:rPr>
          <w:t>+++</w:t>
        </w:r>
      </w:ins>
      <w:ins w:id="1328" w:author="google1599737165" w:date="2023-04-24T10:52:15Z">
        <w:r>
          <w:rPr>
            <w:rFonts w:hint="default" w:ascii="Verdana" w:hAnsi="Verdana" w:cs="Verdana"/>
            <w:sz w:val="18"/>
            <w:szCs w:val="18"/>
            <w:lang w:val="ru-RU"/>
            <w:rPrChange w:id="1329" w:author="google1599737165" w:date="2023-04-24T13:47:39Z">
              <w:rPr>
                <w:rFonts w:hint="default" w:ascii="Times New Roman" w:hAnsi="Times New Roman" w:cs="Times New Roman"/>
                <w:sz w:val="24"/>
                <w:szCs w:val="24"/>
                <w:lang w:val="ru-RU"/>
              </w:rPr>
            </w:rPrChange>
          </w:rPr>
          <w:t xml:space="preserve">. </w:t>
        </w:r>
      </w:ins>
      <w:ins w:id="1330" w:author="google1599737165" w:date="2023-04-24T10:52:17Z">
        <w:r>
          <w:rPr>
            <w:rFonts w:hint="default" w:ascii="Verdana" w:hAnsi="Verdana" w:cs="Verdana"/>
            <w:sz w:val="18"/>
            <w:szCs w:val="18"/>
            <w:lang w:val="ru-RU"/>
            <w:rPrChange w:id="1331" w:author="google1599737165" w:date="2023-04-24T13:47:39Z">
              <w:rPr>
                <w:rFonts w:hint="default" w:ascii="Times New Roman" w:hAnsi="Times New Roman" w:cs="Times New Roman"/>
                <w:sz w:val="24"/>
                <w:szCs w:val="24"/>
                <w:lang w:val="ru-RU"/>
              </w:rPr>
            </w:rPrChange>
          </w:rPr>
          <w:t>Расп</w:t>
        </w:r>
      </w:ins>
      <w:ins w:id="1332" w:author="google1599737165" w:date="2023-04-24T10:52:18Z">
        <w:r>
          <w:rPr>
            <w:rFonts w:hint="default" w:ascii="Verdana" w:hAnsi="Verdana" w:cs="Verdana"/>
            <w:sz w:val="18"/>
            <w:szCs w:val="18"/>
            <w:lang w:val="ru-RU"/>
            <w:rPrChange w:id="1333" w:author="google1599737165" w:date="2023-04-24T13:47:39Z">
              <w:rPr>
                <w:rFonts w:hint="default" w:ascii="Times New Roman" w:hAnsi="Times New Roman" w:cs="Times New Roman"/>
                <w:sz w:val="24"/>
                <w:szCs w:val="24"/>
                <w:lang w:val="ru-RU"/>
              </w:rPr>
            </w:rPrChange>
          </w:rPr>
          <w:t>ределе</w:t>
        </w:r>
      </w:ins>
      <w:ins w:id="1334" w:author="google1599737165" w:date="2023-04-24T10:52:19Z">
        <w:r>
          <w:rPr>
            <w:rFonts w:hint="default" w:ascii="Verdana" w:hAnsi="Verdana" w:cs="Verdana"/>
            <w:sz w:val="18"/>
            <w:szCs w:val="18"/>
            <w:lang w:val="ru-RU"/>
            <w:rPrChange w:id="1335" w:author="google1599737165" w:date="2023-04-24T13:47:39Z">
              <w:rPr>
                <w:rFonts w:hint="default" w:ascii="Times New Roman" w:hAnsi="Times New Roman" w:cs="Times New Roman"/>
                <w:sz w:val="24"/>
                <w:szCs w:val="24"/>
                <w:lang w:val="ru-RU"/>
              </w:rPr>
            </w:rPrChange>
          </w:rPr>
          <w:t>ние</w:t>
        </w:r>
      </w:ins>
      <w:ins w:id="1336" w:author="google1599737165" w:date="2023-04-24T10:52:24Z">
        <w:r>
          <w:rPr>
            <w:rFonts w:hint="default" w:ascii="Verdana" w:hAnsi="Verdana" w:cs="Verdana"/>
            <w:sz w:val="18"/>
            <w:szCs w:val="18"/>
            <w:lang w:val="ru-RU"/>
            <w:rPrChange w:id="1337" w:author="google1599737165" w:date="2023-04-24T13:47:39Z">
              <w:rPr>
                <w:rFonts w:hint="default" w:ascii="Times New Roman" w:hAnsi="Times New Roman" w:cs="Times New Roman"/>
                <w:sz w:val="24"/>
                <w:szCs w:val="24"/>
                <w:lang w:val="ru-RU"/>
              </w:rPr>
            </w:rPrChange>
          </w:rPr>
          <w:t xml:space="preserve"> </w:t>
        </w:r>
      </w:ins>
      <w:ins w:id="1338" w:author="google1599737165" w:date="2023-04-24T10:52:25Z">
        <w:r>
          <w:rPr>
            <w:rFonts w:hint="default" w:ascii="Verdana" w:hAnsi="Verdana" w:cs="Verdana"/>
            <w:sz w:val="18"/>
            <w:szCs w:val="18"/>
            <w:lang w:val="ru-RU"/>
            <w:rPrChange w:id="1339" w:author="google1599737165" w:date="2023-04-24T13:47:39Z">
              <w:rPr>
                <w:rFonts w:hint="default" w:ascii="Times New Roman" w:hAnsi="Times New Roman" w:cs="Times New Roman"/>
                <w:sz w:val="24"/>
                <w:szCs w:val="24"/>
                <w:lang w:val="ru-RU"/>
              </w:rPr>
            </w:rPrChange>
          </w:rPr>
          <w:t>о</w:t>
        </w:r>
      </w:ins>
      <w:ins w:id="1340" w:author="google1599737165" w:date="2023-04-24T10:52:26Z">
        <w:r>
          <w:rPr>
            <w:rFonts w:hint="default" w:ascii="Verdana" w:hAnsi="Verdana" w:cs="Verdana"/>
            <w:sz w:val="18"/>
            <w:szCs w:val="18"/>
            <w:lang w:val="ru-RU"/>
            <w:rPrChange w:id="1341" w:author="google1599737165" w:date="2023-04-24T13:47:39Z">
              <w:rPr>
                <w:rFonts w:hint="default" w:ascii="Times New Roman" w:hAnsi="Times New Roman" w:cs="Times New Roman"/>
                <w:sz w:val="24"/>
                <w:szCs w:val="24"/>
                <w:lang w:val="ru-RU"/>
              </w:rPr>
            </w:rPrChange>
          </w:rPr>
          <w:t xml:space="preserve">билия </w:t>
        </w:r>
      </w:ins>
      <w:ins w:id="1342" w:author="google1599737165" w:date="2023-04-24T10:52:28Z">
        <w:r>
          <w:rPr>
            <w:rFonts w:hint="default" w:ascii="Verdana" w:hAnsi="Verdana" w:cs="Verdana"/>
            <w:sz w:val="18"/>
            <w:szCs w:val="18"/>
            <w:lang w:val="ru-RU"/>
            <w:rPrChange w:id="1343" w:author="google1599737165" w:date="2023-04-24T13:47:39Z">
              <w:rPr>
                <w:rFonts w:hint="default" w:ascii="Times New Roman" w:hAnsi="Times New Roman" w:cs="Times New Roman"/>
                <w:sz w:val="24"/>
                <w:szCs w:val="24"/>
                <w:lang w:val="ru-RU"/>
              </w:rPr>
            </w:rPrChange>
          </w:rPr>
          <w:t>инд</w:t>
        </w:r>
      </w:ins>
      <w:ins w:id="1344" w:author="google1599737165" w:date="2023-04-24T10:52:29Z">
        <w:r>
          <w:rPr>
            <w:rFonts w:hint="default" w:ascii="Verdana" w:hAnsi="Verdana" w:cs="Verdana"/>
            <w:sz w:val="18"/>
            <w:szCs w:val="18"/>
            <w:lang w:val="ru-RU"/>
            <w:rPrChange w:id="1345" w:author="google1599737165" w:date="2023-04-24T13:47:39Z">
              <w:rPr>
                <w:rFonts w:hint="default" w:ascii="Times New Roman" w:hAnsi="Times New Roman" w:cs="Times New Roman"/>
                <w:sz w:val="24"/>
                <w:szCs w:val="24"/>
                <w:lang w:val="ru-RU"/>
              </w:rPr>
            </w:rPrChange>
          </w:rPr>
          <w:t>икатор</w:t>
        </w:r>
      </w:ins>
      <w:ins w:id="1346" w:author="google1599737165" w:date="2023-04-24T10:52:30Z">
        <w:r>
          <w:rPr>
            <w:rFonts w:hint="default" w:ascii="Verdana" w:hAnsi="Verdana" w:cs="Verdana"/>
            <w:sz w:val="18"/>
            <w:szCs w:val="18"/>
            <w:lang w:val="ru-RU"/>
            <w:rPrChange w:id="1347" w:author="google1599737165" w:date="2023-04-24T13:47:39Z">
              <w:rPr>
                <w:rFonts w:hint="default" w:ascii="Times New Roman" w:hAnsi="Times New Roman" w:cs="Times New Roman"/>
                <w:sz w:val="24"/>
                <w:szCs w:val="24"/>
                <w:lang w:val="ru-RU"/>
              </w:rPr>
            </w:rPrChange>
          </w:rPr>
          <w:t xml:space="preserve">ов </w:t>
        </w:r>
      </w:ins>
      <w:ins w:id="1348" w:author="google1599737165" w:date="2023-04-24T10:52:34Z">
        <w:r>
          <w:rPr>
            <w:rFonts w:hint="default" w:ascii="Verdana" w:hAnsi="Verdana" w:cs="Verdana"/>
            <w:sz w:val="18"/>
            <w:szCs w:val="18"/>
            <w:lang w:val="ru-RU"/>
            <w:rPrChange w:id="1349" w:author="google1599737165" w:date="2023-04-24T13:47:39Z">
              <w:rPr>
                <w:rFonts w:hint="default" w:ascii="Times New Roman" w:hAnsi="Times New Roman" w:cs="Times New Roman"/>
                <w:sz w:val="24"/>
                <w:szCs w:val="24"/>
                <w:lang w:val="ru-RU"/>
              </w:rPr>
            </w:rPrChange>
          </w:rPr>
          <w:t>антр</w:t>
        </w:r>
      </w:ins>
      <w:ins w:id="1350" w:author="google1599737165" w:date="2023-04-24T10:52:35Z">
        <w:r>
          <w:rPr>
            <w:rFonts w:hint="default" w:ascii="Verdana" w:hAnsi="Verdana" w:cs="Verdana"/>
            <w:sz w:val="18"/>
            <w:szCs w:val="18"/>
            <w:lang w:val="ru-RU"/>
            <w:rPrChange w:id="1351" w:author="google1599737165" w:date="2023-04-24T13:47:39Z">
              <w:rPr>
                <w:rFonts w:hint="default" w:ascii="Times New Roman" w:hAnsi="Times New Roman" w:cs="Times New Roman"/>
                <w:sz w:val="24"/>
                <w:szCs w:val="24"/>
                <w:lang w:val="ru-RU"/>
              </w:rPr>
            </w:rPrChange>
          </w:rPr>
          <w:t>опо</w:t>
        </w:r>
      </w:ins>
      <w:ins w:id="1352" w:author="google1599737165" w:date="2023-04-24T10:52:37Z">
        <w:r>
          <w:rPr>
            <w:rFonts w:hint="default" w:ascii="Verdana" w:hAnsi="Verdana" w:cs="Verdana"/>
            <w:sz w:val="18"/>
            <w:szCs w:val="18"/>
            <w:lang w:val="ru-RU"/>
            <w:rPrChange w:id="1353" w:author="google1599737165" w:date="2023-04-24T13:47:39Z">
              <w:rPr>
                <w:rFonts w:hint="default" w:ascii="Times New Roman" w:hAnsi="Times New Roman" w:cs="Times New Roman"/>
                <w:sz w:val="24"/>
                <w:szCs w:val="24"/>
                <w:lang w:val="ru-RU"/>
              </w:rPr>
            </w:rPrChange>
          </w:rPr>
          <w:t>генно</w:t>
        </w:r>
      </w:ins>
      <w:ins w:id="1354" w:author="google1599737165" w:date="2023-04-24T10:52:38Z">
        <w:r>
          <w:rPr>
            <w:rFonts w:hint="default" w:ascii="Verdana" w:hAnsi="Verdana" w:cs="Verdana"/>
            <w:sz w:val="18"/>
            <w:szCs w:val="18"/>
            <w:lang w:val="ru-RU"/>
            <w:rPrChange w:id="1355" w:author="google1599737165" w:date="2023-04-24T13:47:39Z">
              <w:rPr>
                <w:rFonts w:hint="default" w:ascii="Times New Roman" w:hAnsi="Times New Roman" w:cs="Times New Roman"/>
                <w:sz w:val="24"/>
                <w:szCs w:val="24"/>
                <w:lang w:val="ru-RU"/>
              </w:rPr>
            </w:rPrChange>
          </w:rPr>
          <w:t xml:space="preserve">го </w:t>
        </w:r>
      </w:ins>
      <w:ins w:id="1356" w:author="google1599737165" w:date="2023-04-24T10:52:43Z">
        <w:r>
          <w:rPr>
            <w:rFonts w:hint="default" w:ascii="Verdana" w:hAnsi="Verdana" w:cs="Verdana"/>
            <w:sz w:val="18"/>
            <w:szCs w:val="18"/>
            <w:lang w:val="ru-RU"/>
            <w:rPrChange w:id="1357" w:author="google1599737165" w:date="2023-04-24T13:47:39Z">
              <w:rPr>
                <w:rFonts w:hint="default" w:ascii="Times New Roman" w:hAnsi="Times New Roman" w:cs="Times New Roman"/>
                <w:sz w:val="24"/>
                <w:szCs w:val="24"/>
                <w:lang w:val="ru-RU"/>
              </w:rPr>
            </w:rPrChange>
          </w:rPr>
          <w:t>пре</w:t>
        </w:r>
      </w:ins>
      <w:ins w:id="1358" w:author="google1599737165" w:date="2023-04-24T10:52:44Z">
        <w:r>
          <w:rPr>
            <w:rFonts w:hint="default" w:ascii="Verdana" w:hAnsi="Verdana" w:cs="Verdana"/>
            <w:sz w:val="18"/>
            <w:szCs w:val="18"/>
            <w:lang w:val="ru-RU"/>
            <w:rPrChange w:id="1359" w:author="google1599737165" w:date="2023-04-24T13:47:39Z">
              <w:rPr>
                <w:rFonts w:hint="default" w:ascii="Times New Roman" w:hAnsi="Times New Roman" w:cs="Times New Roman"/>
                <w:sz w:val="24"/>
                <w:szCs w:val="24"/>
                <w:lang w:val="ru-RU"/>
              </w:rPr>
            </w:rPrChange>
          </w:rPr>
          <w:t>сса</w:t>
        </w:r>
      </w:ins>
      <w:ins w:id="1360" w:author="google1599737165" w:date="2023-04-24T10:52:55Z">
        <w:r>
          <w:rPr>
            <w:rFonts w:hint="default" w:ascii="Verdana" w:hAnsi="Verdana" w:cs="Verdana"/>
            <w:sz w:val="18"/>
            <w:szCs w:val="18"/>
            <w:lang w:val="ru-RU"/>
            <w:rPrChange w:id="1361" w:author="google1599737165" w:date="2023-04-24T13:47:39Z">
              <w:rPr>
                <w:rFonts w:hint="default" w:ascii="Times New Roman" w:hAnsi="Times New Roman" w:cs="Times New Roman"/>
                <w:sz w:val="24"/>
                <w:szCs w:val="24"/>
                <w:lang w:val="ru-RU"/>
              </w:rPr>
            </w:rPrChange>
          </w:rPr>
          <w:t>.</w:t>
        </w:r>
      </w:ins>
      <w:ins w:id="1362" w:author="google1599737165" w:date="2023-04-24T10:52:56Z">
        <w:r>
          <w:rPr>
            <w:rFonts w:hint="default" w:ascii="Verdana" w:hAnsi="Verdana" w:cs="Verdana"/>
            <w:sz w:val="18"/>
            <w:szCs w:val="18"/>
            <w:lang w:val="ru-RU"/>
            <w:rPrChange w:id="1363" w:author="google1599737165" w:date="2023-04-24T13:47:39Z">
              <w:rPr>
                <w:rFonts w:hint="default" w:ascii="Times New Roman" w:hAnsi="Times New Roman" w:cs="Times New Roman"/>
                <w:sz w:val="24"/>
                <w:szCs w:val="24"/>
                <w:lang w:val="ru-RU"/>
              </w:rPr>
            </w:rPrChange>
          </w:rPr>
          <w:t xml:space="preserve"> Вс</w:t>
        </w:r>
      </w:ins>
      <w:ins w:id="1364" w:author="google1599737165" w:date="2023-04-24T10:52:57Z">
        <w:r>
          <w:rPr>
            <w:rFonts w:hint="default" w:ascii="Verdana" w:hAnsi="Verdana" w:cs="Verdana"/>
            <w:sz w:val="18"/>
            <w:szCs w:val="18"/>
            <w:lang w:val="ru-RU"/>
            <w:rPrChange w:id="1365" w:author="google1599737165" w:date="2023-04-24T13:47:39Z">
              <w:rPr>
                <w:rFonts w:hint="default" w:ascii="Times New Roman" w:hAnsi="Times New Roman" w:cs="Times New Roman"/>
                <w:sz w:val="24"/>
                <w:szCs w:val="24"/>
                <w:lang w:val="ru-RU"/>
              </w:rPr>
            </w:rPrChange>
          </w:rPr>
          <w:t>плеск</w:t>
        </w:r>
      </w:ins>
      <w:ins w:id="1366" w:author="google1599737165" w:date="2023-04-24T10:52:58Z">
        <w:r>
          <w:rPr>
            <w:rFonts w:hint="default" w:ascii="Verdana" w:hAnsi="Verdana" w:cs="Verdana"/>
            <w:sz w:val="18"/>
            <w:szCs w:val="18"/>
            <w:lang w:val="ru-RU"/>
            <w:rPrChange w:id="1367" w:author="google1599737165" w:date="2023-04-24T13:47:39Z">
              <w:rPr>
                <w:rFonts w:hint="default" w:ascii="Times New Roman" w:hAnsi="Times New Roman" w:cs="Times New Roman"/>
                <w:sz w:val="24"/>
                <w:szCs w:val="24"/>
                <w:lang w:val="ru-RU"/>
              </w:rPr>
            </w:rPrChange>
          </w:rPr>
          <w:t>и обили</w:t>
        </w:r>
      </w:ins>
      <w:ins w:id="1368" w:author="google1599737165" w:date="2023-04-24T10:52:59Z">
        <w:r>
          <w:rPr>
            <w:rFonts w:hint="default" w:ascii="Verdana" w:hAnsi="Verdana" w:cs="Verdana"/>
            <w:sz w:val="18"/>
            <w:szCs w:val="18"/>
            <w:lang w:val="ru-RU"/>
            <w:rPrChange w:id="1369" w:author="google1599737165" w:date="2023-04-24T13:47:39Z">
              <w:rPr>
                <w:rFonts w:hint="default" w:ascii="Times New Roman" w:hAnsi="Times New Roman" w:cs="Times New Roman"/>
                <w:sz w:val="24"/>
                <w:szCs w:val="24"/>
                <w:lang w:val="ru-RU"/>
              </w:rPr>
            </w:rPrChange>
          </w:rPr>
          <w:t xml:space="preserve">я </w:t>
        </w:r>
      </w:ins>
      <w:ins w:id="1370" w:author="google1599737165" w:date="2023-04-24T10:53:02Z">
        <w:r>
          <w:rPr>
            <w:rFonts w:hint="default" w:ascii="Verdana" w:hAnsi="Verdana" w:cs="Verdana"/>
            <w:sz w:val="18"/>
            <w:szCs w:val="18"/>
            <w:lang w:val="ru-RU"/>
            <w:rPrChange w:id="1371" w:author="google1599737165" w:date="2023-04-24T13:47:39Z">
              <w:rPr>
                <w:rFonts w:hint="default" w:ascii="Times New Roman" w:hAnsi="Times New Roman" w:cs="Times New Roman"/>
                <w:sz w:val="24"/>
                <w:szCs w:val="24"/>
                <w:lang w:val="ru-RU"/>
              </w:rPr>
            </w:rPrChange>
          </w:rPr>
          <w:t>при</w:t>
        </w:r>
      </w:ins>
      <w:ins w:id="1372" w:author="google1599737165" w:date="2023-04-24T10:53:03Z">
        <w:r>
          <w:rPr>
            <w:rFonts w:hint="default" w:ascii="Verdana" w:hAnsi="Verdana" w:cs="Verdana"/>
            <w:sz w:val="18"/>
            <w:szCs w:val="18"/>
            <w:lang w:val="ru-RU"/>
            <w:rPrChange w:id="1373" w:author="google1599737165" w:date="2023-04-24T13:47:39Z">
              <w:rPr>
                <w:rFonts w:hint="default" w:ascii="Times New Roman" w:hAnsi="Times New Roman" w:cs="Times New Roman"/>
                <w:sz w:val="24"/>
                <w:szCs w:val="24"/>
                <w:lang w:val="ru-RU"/>
              </w:rPr>
            </w:rPrChange>
          </w:rPr>
          <w:t>уроч</w:t>
        </w:r>
      </w:ins>
      <w:ins w:id="1374" w:author="google1599737165" w:date="2023-04-24T10:53:04Z">
        <w:r>
          <w:rPr>
            <w:rFonts w:hint="default" w:ascii="Verdana" w:hAnsi="Verdana" w:cs="Verdana"/>
            <w:sz w:val="18"/>
            <w:szCs w:val="18"/>
            <w:lang w:val="ru-RU"/>
            <w:rPrChange w:id="1375" w:author="google1599737165" w:date="2023-04-24T13:47:39Z">
              <w:rPr>
                <w:rFonts w:hint="default" w:ascii="Times New Roman" w:hAnsi="Times New Roman" w:cs="Times New Roman"/>
                <w:sz w:val="24"/>
                <w:szCs w:val="24"/>
                <w:lang w:val="ru-RU"/>
              </w:rPr>
            </w:rPrChange>
          </w:rPr>
          <w:t xml:space="preserve">ены </w:t>
        </w:r>
      </w:ins>
      <w:ins w:id="1376" w:author="google1599737165" w:date="2023-04-24T10:53:05Z">
        <w:r>
          <w:rPr>
            <w:rFonts w:hint="default" w:ascii="Verdana" w:hAnsi="Verdana" w:cs="Verdana"/>
            <w:sz w:val="18"/>
            <w:szCs w:val="18"/>
            <w:lang w:val="ru-RU"/>
            <w:rPrChange w:id="1377" w:author="google1599737165" w:date="2023-04-24T13:47:39Z">
              <w:rPr>
                <w:rFonts w:hint="default" w:ascii="Times New Roman" w:hAnsi="Times New Roman" w:cs="Times New Roman"/>
                <w:sz w:val="24"/>
                <w:szCs w:val="24"/>
                <w:lang w:val="ru-RU"/>
              </w:rPr>
            </w:rPrChange>
          </w:rPr>
          <w:t xml:space="preserve">к </w:t>
        </w:r>
      </w:ins>
      <w:ins w:id="1378" w:author="google1599737165" w:date="2023-04-24T10:53:09Z">
        <w:r>
          <w:rPr>
            <w:rFonts w:hint="default" w:ascii="Verdana" w:hAnsi="Verdana" w:cs="Verdana"/>
            <w:sz w:val="18"/>
            <w:szCs w:val="18"/>
            <w:lang w:val="ru-RU"/>
            <w:rPrChange w:id="1379" w:author="google1599737165" w:date="2023-04-24T13:47:39Z">
              <w:rPr>
                <w:rFonts w:hint="default" w:ascii="Times New Roman" w:hAnsi="Times New Roman" w:cs="Times New Roman"/>
                <w:sz w:val="24"/>
                <w:szCs w:val="24"/>
                <w:lang w:val="ru-RU"/>
              </w:rPr>
            </w:rPrChange>
          </w:rPr>
          <w:t>нар</w:t>
        </w:r>
      </w:ins>
      <w:ins w:id="1380" w:author="google1599737165" w:date="2023-04-24T10:53:10Z">
        <w:r>
          <w:rPr>
            <w:rFonts w:hint="default" w:ascii="Verdana" w:hAnsi="Verdana" w:cs="Verdana"/>
            <w:sz w:val="18"/>
            <w:szCs w:val="18"/>
            <w:lang w:val="ru-RU"/>
            <w:rPrChange w:id="1381" w:author="google1599737165" w:date="2023-04-24T13:47:39Z">
              <w:rPr>
                <w:rFonts w:hint="default" w:ascii="Times New Roman" w:hAnsi="Times New Roman" w:cs="Times New Roman"/>
                <w:sz w:val="24"/>
                <w:szCs w:val="24"/>
                <w:lang w:val="ru-RU"/>
              </w:rPr>
            </w:rPrChange>
          </w:rPr>
          <w:t>у</w:t>
        </w:r>
      </w:ins>
      <w:ins w:id="1382" w:author="google1599737165" w:date="2023-04-24T10:53:11Z">
        <w:r>
          <w:rPr>
            <w:rFonts w:hint="default" w:ascii="Verdana" w:hAnsi="Verdana" w:cs="Verdana"/>
            <w:sz w:val="18"/>
            <w:szCs w:val="18"/>
            <w:lang w:val="ru-RU"/>
            <w:rPrChange w:id="1383" w:author="google1599737165" w:date="2023-04-24T13:47:39Z">
              <w:rPr>
                <w:rFonts w:hint="default" w:ascii="Times New Roman" w:hAnsi="Times New Roman" w:cs="Times New Roman"/>
                <w:sz w:val="24"/>
                <w:szCs w:val="24"/>
                <w:lang w:val="ru-RU"/>
              </w:rPr>
            </w:rPrChange>
          </w:rPr>
          <w:t>ше</w:t>
        </w:r>
      </w:ins>
      <w:ins w:id="1384" w:author="google1599737165" w:date="2023-04-24T10:53:12Z">
        <w:r>
          <w:rPr>
            <w:rFonts w:hint="default" w:ascii="Verdana" w:hAnsi="Verdana" w:cs="Verdana"/>
            <w:sz w:val="18"/>
            <w:szCs w:val="18"/>
            <w:lang w:val="ru-RU"/>
            <w:rPrChange w:id="1385" w:author="google1599737165" w:date="2023-04-24T13:47:39Z">
              <w:rPr>
                <w:rFonts w:hint="default" w:ascii="Times New Roman" w:hAnsi="Times New Roman" w:cs="Times New Roman"/>
                <w:sz w:val="24"/>
                <w:szCs w:val="24"/>
                <w:lang w:val="ru-RU"/>
              </w:rPr>
            </w:rPrChange>
          </w:rPr>
          <w:t>нным</w:t>
        </w:r>
      </w:ins>
      <w:ins w:id="1386" w:author="google1599737165" w:date="2023-04-24T10:53:13Z">
        <w:r>
          <w:rPr>
            <w:rFonts w:hint="default" w:ascii="Verdana" w:hAnsi="Verdana" w:cs="Verdana"/>
            <w:sz w:val="18"/>
            <w:szCs w:val="18"/>
            <w:lang w:val="ru-RU"/>
            <w:rPrChange w:id="1387" w:author="google1599737165" w:date="2023-04-24T13:47:39Z">
              <w:rPr>
                <w:rFonts w:hint="default" w:ascii="Times New Roman" w:hAnsi="Times New Roman" w:cs="Times New Roman"/>
                <w:sz w:val="24"/>
                <w:szCs w:val="24"/>
                <w:lang w:val="ru-RU"/>
              </w:rPr>
            </w:rPrChange>
          </w:rPr>
          <w:t xml:space="preserve"> </w:t>
        </w:r>
      </w:ins>
      <w:ins w:id="1388" w:author="google1599737165" w:date="2023-04-24T10:53:14Z">
        <w:r>
          <w:rPr>
            <w:rFonts w:hint="default" w:ascii="Verdana" w:hAnsi="Verdana" w:cs="Verdana"/>
            <w:sz w:val="18"/>
            <w:szCs w:val="18"/>
            <w:lang w:val="ru-RU"/>
            <w:rPrChange w:id="1389" w:author="google1599737165" w:date="2023-04-24T13:47:39Z">
              <w:rPr>
                <w:rFonts w:hint="default" w:ascii="Times New Roman" w:hAnsi="Times New Roman" w:cs="Times New Roman"/>
                <w:sz w:val="24"/>
                <w:szCs w:val="24"/>
                <w:lang w:val="ru-RU"/>
              </w:rPr>
            </w:rPrChange>
          </w:rPr>
          <w:t>ме</w:t>
        </w:r>
      </w:ins>
      <w:ins w:id="1390" w:author="google1599737165" w:date="2023-04-24T10:53:15Z">
        <w:r>
          <w:rPr>
            <w:rFonts w:hint="default" w:ascii="Verdana" w:hAnsi="Verdana" w:cs="Verdana"/>
            <w:sz w:val="18"/>
            <w:szCs w:val="18"/>
            <w:lang w:val="ru-RU"/>
            <w:rPrChange w:id="1391" w:author="google1599737165" w:date="2023-04-24T13:47:39Z">
              <w:rPr>
                <w:rFonts w:hint="default" w:ascii="Times New Roman" w:hAnsi="Times New Roman" w:cs="Times New Roman"/>
                <w:sz w:val="24"/>
                <w:szCs w:val="24"/>
                <w:lang w:val="ru-RU"/>
              </w:rPr>
            </w:rPrChange>
          </w:rPr>
          <w:t>стооб</w:t>
        </w:r>
      </w:ins>
      <w:ins w:id="1392" w:author="google1599737165" w:date="2023-04-24T10:53:16Z">
        <w:r>
          <w:rPr>
            <w:rFonts w:hint="default" w:ascii="Verdana" w:hAnsi="Verdana" w:cs="Verdana"/>
            <w:sz w:val="18"/>
            <w:szCs w:val="18"/>
            <w:lang w:val="ru-RU"/>
            <w:rPrChange w:id="1393" w:author="google1599737165" w:date="2023-04-24T13:47:39Z">
              <w:rPr>
                <w:rFonts w:hint="default" w:ascii="Times New Roman" w:hAnsi="Times New Roman" w:cs="Times New Roman"/>
                <w:sz w:val="24"/>
                <w:szCs w:val="24"/>
                <w:lang w:val="ru-RU"/>
              </w:rPr>
            </w:rPrChange>
          </w:rPr>
          <w:t>итания</w:t>
        </w:r>
      </w:ins>
      <w:ins w:id="1394" w:author="google1599737165" w:date="2023-04-24T10:53:17Z">
        <w:r>
          <w:rPr>
            <w:rFonts w:hint="default" w:ascii="Verdana" w:hAnsi="Verdana" w:cs="Verdana"/>
            <w:sz w:val="18"/>
            <w:szCs w:val="18"/>
            <w:lang w:val="ru-RU"/>
            <w:rPrChange w:id="1395" w:author="google1599737165" w:date="2023-04-24T13:47:39Z">
              <w:rPr>
                <w:rFonts w:hint="default" w:ascii="Times New Roman" w:hAnsi="Times New Roman" w:cs="Times New Roman"/>
                <w:sz w:val="24"/>
                <w:szCs w:val="24"/>
                <w:lang w:val="ru-RU"/>
              </w:rPr>
            </w:rPrChange>
          </w:rPr>
          <w:t>м</w:t>
        </w:r>
      </w:ins>
      <w:ins w:id="1396" w:author="google1599737165" w:date="2023-04-24T10:53:21Z">
        <w:r>
          <w:rPr>
            <w:rFonts w:hint="default" w:ascii="Verdana" w:hAnsi="Verdana" w:cs="Verdana"/>
            <w:sz w:val="18"/>
            <w:szCs w:val="18"/>
            <w:lang w:val="ru-RU"/>
            <w:rPrChange w:id="1397" w:author="google1599737165" w:date="2023-04-24T13:47:39Z">
              <w:rPr>
                <w:rFonts w:hint="default" w:ascii="Times New Roman" w:hAnsi="Times New Roman" w:cs="Times New Roman"/>
                <w:sz w:val="24"/>
                <w:szCs w:val="24"/>
                <w:lang w:val="ru-RU"/>
              </w:rPr>
            </w:rPrChange>
          </w:rPr>
          <w:t xml:space="preserve">, </w:t>
        </w:r>
      </w:ins>
      <w:ins w:id="1398" w:author="google1599737165" w:date="2023-04-24T10:53:23Z">
        <w:r>
          <w:rPr>
            <w:rFonts w:hint="default" w:ascii="Verdana" w:hAnsi="Verdana" w:cs="Verdana"/>
            <w:sz w:val="18"/>
            <w:szCs w:val="18"/>
            <w:lang w:val="ru-RU"/>
            <w:rPrChange w:id="1399" w:author="google1599737165" w:date="2023-04-24T13:47:39Z">
              <w:rPr>
                <w:rFonts w:hint="default" w:ascii="Times New Roman" w:hAnsi="Times New Roman" w:cs="Times New Roman"/>
                <w:sz w:val="24"/>
                <w:szCs w:val="24"/>
                <w:lang w:val="ru-RU"/>
              </w:rPr>
            </w:rPrChange>
          </w:rPr>
          <w:t>со</w:t>
        </w:r>
      </w:ins>
      <w:ins w:id="1400" w:author="google1599737165" w:date="2023-04-24T10:53:24Z">
        <w:r>
          <w:rPr>
            <w:rFonts w:hint="default" w:ascii="Verdana" w:hAnsi="Verdana" w:cs="Verdana"/>
            <w:sz w:val="18"/>
            <w:szCs w:val="18"/>
            <w:lang w:val="ru-RU"/>
            <w:rPrChange w:id="1401" w:author="google1599737165" w:date="2023-04-24T13:47:39Z">
              <w:rPr>
                <w:rFonts w:hint="default" w:ascii="Times New Roman" w:hAnsi="Times New Roman" w:cs="Times New Roman"/>
                <w:sz w:val="24"/>
                <w:szCs w:val="24"/>
                <w:lang w:val="ru-RU"/>
              </w:rPr>
            </w:rPrChange>
          </w:rPr>
          <w:t>седс</w:t>
        </w:r>
      </w:ins>
      <w:ins w:id="1402" w:author="google1599737165" w:date="2023-04-24T10:53:25Z">
        <w:r>
          <w:rPr>
            <w:rFonts w:hint="default" w:ascii="Verdana" w:hAnsi="Verdana" w:cs="Verdana"/>
            <w:sz w:val="18"/>
            <w:szCs w:val="18"/>
            <w:lang w:val="ru-RU"/>
            <w:rPrChange w:id="1403" w:author="google1599737165" w:date="2023-04-24T13:47:39Z">
              <w:rPr>
                <w:rFonts w:hint="default" w:ascii="Times New Roman" w:hAnsi="Times New Roman" w:cs="Times New Roman"/>
                <w:sz w:val="24"/>
                <w:szCs w:val="24"/>
                <w:lang w:val="ru-RU"/>
              </w:rPr>
            </w:rPrChange>
          </w:rPr>
          <w:t>твую</w:t>
        </w:r>
      </w:ins>
      <w:ins w:id="1404" w:author="google1599737165" w:date="2023-04-24T10:53:26Z">
        <w:r>
          <w:rPr>
            <w:rFonts w:hint="default" w:ascii="Verdana" w:hAnsi="Verdana" w:cs="Verdana"/>
            <w:sz w:val="18"/>
            <w:szCs w:val="18"/>
            <w:lang w:val="ru-RU"/>
            <w:rPrChange w:id="1405" w:author="google1599737165" w:date="2023-04-24T13:47:39Z">
              <w:rPr>
                <w:rFonts w:hint="default" w:ascii="Times New Roman" w:hAnsi="Times New Roman" w:cs="Times New Roman"/>
                <w:sz w:val="24"/>
                <w:szCs w:val="24"/>
                <w:lang w:val="ru-RU"/>
              </w:rPr>
            </w:rPrChange>
          </w:rPr>
          <w:t>щим</w:t>
        </w:r>
      </w:ins>
      <w:ins w:id="1406" w:author="google1599737165" w:date="2023-04-24T10:53:27Z">
        <w:r>
          <w:rPr>
            <w:rFonts w:hint="default" w:ascii="Verdana" w:hAnsi="Verdana" w:cs="Verdana"/>
            <w:sz w:val="18"/>
            <w:szCs w:val="18"/>
            <w:lang w:val="ru-RU"/>
            <w:rPrChange w:id="1407" w:author="google1599737165" w:date="2023-04-24T13:47:39Z">
              <w:rPr>
                <w:rFonts w:hint="default" w:ascii="Times New Roman" w:hAnsi="Times New Roman" w:cs="Times New Roman"/>
                <w:sz w:val="24"/>
                <w:szCs w:val="24"/>
                <w:lang w:val="ru-RU"/>
              </w:rPr>
            </w:rPrChange>
          </w:rPr>
          <w:t xml:space="preserve"> </w:t>
        </w:r>
      </w:ins>
      <w:ins w:id="1408" w:author="google1599737165" w:date="2023-04-24T10:53:28Z">
        <w:r>
          <w:rPr>
            <w:rFonts w:hint="default" w:ascii="Verdana" w:hAnsi="Verdana" w:cs="Verdana"/>
            <w:sz w:val="18"/>
            <w:szCs w:val="18"/>
            <w:lang w:val="ru-RU"/>
            <w:rPrChange w:id="1409" w:author="google1599737165" w:date="2023-04-24T13:47:39Z">
              <w:rPr>
                <w:rFonts w:hint="default" w:ascii="Times New Roman" w:hAnsi="Times New Roman" w:cs="Times New Roman"/>
                <w:sz w:val="24"/>
                <w:szCs w:val="24"/>
                <w:lang w:val="ru-RU"/>
              </w:rPr>
            </w:rPrChange>
          </w:rPr>
          <w:t xml:space="preserve">с </w:t>
        </w:r>
      </w:ins>
      <w:ins w:id="1410" w:author="google1599737165" w:date="2023-04-24T10:53:33Z">
        <w:r>
          <w:rPr>
            <w:rFonts w:hint="default" w:ascii="Verdana" w:hAnsi="Verdana" w:cs="Verdana"/>
            <w:sz w:val="18"/>
            <w:szCs w:val="18"/>
            <w:lang w:val="ru-RU"/>
            <w:rPrChange w:id="1411" w:author="google1599737165" w:date="2023-04-24T13:47:39Z">
              <w:rPr>
                <w:rFonts w:hint="default" w:ascii="Times New Roman" w:hAnsi="Times New Roman" w:cs="Times New Roman"/>
                <w:sz w:val="24"/>
                <w:szCs w:val="24"/>
                <w:lang w:val="ru-RU"/>
              </w:rPr>
            </w:rPrChange>
          </w:rPr>
          <w:t>тер</w:t>
        </w:r>
      </w:ins>
      <w:ins w:id="1412" w:author="google1599737165" w:date="2023-04-24T10:53:34Z">
        <w:r>
          <w:rPr>
            <w:rFonts w:hint="default" w:ascii="Verdana" w:hAnsi="Verdana" w:cs="Verdana"/>
            <w:sz w:val="18"/>
            <w:szCs w:val="18"/>
            <w:lang w:val="ru-RU"/>
            <w:rPrChange w:id="1413" w:author="google1599737165" w:date="2023-04-24T13:47:39Z">
              <w:rPr>
                <w:rFonts w:hint="default" w:ascii="Times New Roman" w:hAnsi="Times New Roman" w:cs="Times New Roman"/>
                <w:sz w:val="24"/>
                <w:szCs w:val="24"/>
                <w:lang w:val="ru-RU"/>
              </w:rPr>
            </w:rPrChange>
          </w:rPr>
          <w:t>мин</w:t>
        </w:r>
      </w:ins>
      <w:ins w:id="1414" w:author="google1599737165" w:date="2023-04-24T10:53:35Z">
        <w:r>
          <w:rPr>
            <w:rFonts w:hint="default" w:ascii="Verdana" w:hAnsi="Verdana" w:cs="Verdana"/>
            <w:sz w:val="18"/>
            <w:szCs w:val="18"/>
            <w:lang w:val="ru-RU"/>
            <w:rPrChange w:id="1415" w:author="google1599737165" w:date="2023-04-24T13:47:39Z">
              <w:rPr>
                <w:rFonts w:hint="default" w:ascii="Times New Roman" w:hAnsi="Times New Roman" w:cs="Times New Roman"/>
                <w:sz w:val="24"/>
                <w:szCs w:val="24"/>
                <w:lang w:val="ru-RU"/>
              </w:rPr>
            </w:rPrChange>
          </w:rPr>
          <w:t xml:space="preserve">алом </w:t>
        </w:r>
      </w:ins>
      <w:ins w:id="1416" w:author="google1599737165" w:date="2023-04-24T10:53:36Z">
        <w:r>
          <w:rPr>
            <w:rFonts w:hint="default" w:ascii="Verdana" w:hAnsi="Verdana" w:cs="Verdana"/>
            <w:sz w:val="18"/>
            <w:szCs w:val="18"/>
            <w:lang w:val="ru-RU"/>
            <w:rPrChange w:id="1417" w:author="google1599737165" w:date="2023-04-24T13:47:39Z">
              <w:rPr>
                <w:rFonts w:hint="default" w:ascii="Times New Roman" w:hAnsi="Times New Roman" w:cs="Times New Roman"/>
                <w:sz w:val="24"/>
                <w:szCs w:val="24"/>
                <w:lang w:val="ru-RU"/>
              </w:rPr>
            </w:rPrChange>
          </w:rPr>
          <w:t>«</w:t>
        </w:r>
      </w:ins>
      <w:ins w:id="1418" w:author="google1599737165" w:date="2023-04-24T10:53:37Z">
        <w:r>
          <w:rPr>
            <w:rFonts w:hint="default" w:ascii="Verdana" w:hAnsi="Verdana" w:cs="Verdana"/>
            <w:sz w:val="18"/>
            <w:szCs w:val="18"/>
            <w:lang w:val="ru-RU"/>
            <w:rPrChange w:id="1419" w:author="google1599737165" w:date="2023-04-24T13:47:39Z">
              <w:rPr>
                <w:rFonts w:hint="default" w:ascii="Times New Roman" w:hAnsi="Times New Roman" w:cs="Times New Roman"/>
                <w:sz w:val="24"/>
                <w:szCs w:val="24"/>
                <w:lang w:val="ru-RU"/>
              </w:rPr>
            </w:rPrChange>
          </w:rPr>
          <w:t>У</w:t>
        </w:r>
      </w:ins>
      <w:ins w:id="1420" w:author="google1599737165" w:date="2023-04-24T10:53:38Z">
        <w:r>
          <w:rPr>
            <w:rFonts w:hint="default" w:ascii="Verdana" w:hAnsi="Verdana" w:cs="Verdana"/>
            <w:sz w:val="18"/>
            <w:szCs w:val="18"/>
            <w:lang w:val="ru-RU"/>
            <w:rPrChange w:id="1421" w:author="google1599737165" w:date="2023-04-24T13:47:39Z">
              <w:rPr>
                <w:rFonts w:hint="default" w:ascii="Times New Roman" w:hAnsi="Times New Roman" w:cs="Times New Roman"/>
                <w:sz w:val="24"/>
                <w:szCs w:val="24"/>
                <w:lang w:val="ru-RU"/>
              </w:rPr>
            </w:rPrChange>
          </w:rPr>
          <w:t>тренни</w:t>
        </w:r>
      </w:ins>
      <w:ins w:id="1422" w:author="google1599737165" w:date="2023-04-24T10:53:39Z">
        <w:r>
          <w:rPr>
            <w:rFonts w:hint="default" w:ascii="Verdana" w:hAnsi="Verdana" w:cs="Verdana"/>
            <w:sz w:val="18"/>
            <w:szCs w:val="18"/>
            <w:lang w:val="ru-RU"/>
            <w:rPrChange w:id="1423" w:author="google1599737165" w:date="2023-04-24T13:47:39Z">
              <w:rPr>
                <w:rFonts w:hint="default" w:ascii="Times New Roman" w:hAnsi="Times New Roman" w:cs="Times New Roman"/>
                <w:sz w:val="24"/>
                <w:szCs w:val="24"/>
                <w:lang w:val="ru-RU"/>
              </w:rPr>
            </w:rPrChange>
          </w:rPr>
          <w:t>й»</w:t>
        </w:r>
      </w:ins>
      <w:ins w:id="1424" w:author="google1599737165" w:date="2023-04-24T10:53:17Z">
        <w:r>
          <w:rPr>
            <w:rFonts w:hint="default" w:ascii="Verdana" w:hAnsi="Verdana" w:cs="Verdana"/>
            <w:sz w:val="18"/>
            <w:szCs w:val="18"/>
            <w:lang w:val="ru-RU"/>
            <w:rPrChange w:id="1425" w:author="google1599737165" w:date="2023-04-24T13:47:39Z">
              <w:rPr>
                <w:rFonts w:hint="default" w:ascii="Times New Roman" w:hAnsi="Times New Roman" w:cs="Times New Roman"/>
                <w:sz w:val="24"/>
                <w:szCs w:val="24"/>
                <w:lang w:val="ru-RU"/>
              </w:rPr>
            </w:rPrChange>
          </w:rPr>
          <w:t xml:space="preserve">. </w:t>
        </w:r>
      </w:ins>
      <w:ins w:id="1426" w:author="google1599737165" w:date="2023-04-24T10:52:20Z">
        <w:r>
          <w:rPr>
            <w:rFonts w:hint="default" w:ascii="Verdana" w:hAnsi="Verdana" w:cs="Verdana"/>
            <w:sz w:val="18"/>
            <w:szCs w:val="18"/>
            <w:lang w:val="ru-RU"/>
            <w:rPrChange w:id="1427" w:author="google1599737165" w:date="2023-04-24T13:47:39Z">
              <w:rPr>
                <w:rFonts w:hint="default" w:ascii="Times New Roman" w:hAnsi="Times New Roman" w:cs="Times New Roman"/>
                <w:sz w:val="24"/>
                <w:szCs w:val="24"/>
                <w:lang w:val="ru-RU"/>
              </w:rPr>
            </w:rPrChange>
          </w:rPr>
          <w:t xml:space="preserve"> </w:t>
        </w:r>
      </w:ins>
    </w:p>
    <w:p>
      <w:pPr>
        <w:jc w:val="both"/>
        <w:rPr>
          <w:ins w:id="1428" w:author="google1599737165" w:date="2023-04-24T10:51:49Z"/>
          <w:rFonts w:hint="default" w:ascii="Verdana" w:hAnsi="Verdana" w:cs="Verdana"/>
          <w:sz w:val="18"/>
          <w:szCs w:val="18"/>
          <w:lang w:val="ru-RU"/>
          <w:rPrChange w:id="1429" w:author="google1599737165" w:date="2023-04-24T13:47:39Z">
            <w:rPr>
              <w:ins w:id="1430" w:author="google1599737165" w:date="2023-04-24T10:51:49Z"/>
              <w:rFonts w:hint="default" w:ascii="Times New Roman" w:hAnsi="Times New Roman" w:cs="Times New Roman"/>
              <w:sz w:val="24"/>
              <w:szCs w:val="24"/>
              <w:lang w:val="ru-RU"/>
            </w:rPr>
          </w:rPrChange>
        </w:rPr>
      </w:pPr>
    </w:p>
    <w:p>
      <w:pPr>
        <w:jc w:val="both"/>
        <w:rPr>
          <w:ins w:id="1431" w:author="google1599737165" w:date="2023-04-24T10:51:49Z"/>
          <w:rFonts w:hint="default" w:ascii="Verdana" w:hAnsi="Verdana" w:cs="Verdana"/>
          <w:sz w:val="18"/>
          <w:szCs w:val="18"/>
          <w:lang w:val="ru-RU"/>
          <w:rPrChange w:id="1432" w:author="google1599737165" w:date="2023-04-24T13:47:39Z">
            <w:rPr>
              <w:ins w:id="1433" w:author="google1599737165" w:date="2023-04-24T10:51:49Z"/>
              <w:rFonts w:hint="default" w:ascii="Times New Roman" w:hAnsi="Times New Roman" w:cs="Times New Roman"/>
              <w:sz w:val="24"/>
              <w:szCs w:val="24"/>
              <w:lang w:val="ru-RU"/>
            </w:rPr>
          </w:rPrChange>
        </w:rPr>
      </w:pPr>
    </w:p>
    <w:p>
      <w:pPr>
        <w:jc w:val="both"/>
        <w:rPr>
          <w:rFonts w:hint="default" w:ascii="Verdana" w:hAnsi="Verdana" w:cs="Verdana"/>
          <w:sz w:val="18"/>
          <w:szCs w:val="18"/>
          <w:lang w:val="en-US"/>
          <w:rPrChange w:id="1434" w:author="google1599737165" w:date="2023-04-24T13:47:39Z">
            <w:rPr>
              <w:rFonts w:hint="default" w:ascii="Times New Roman" w:hAnsi="Times New Roman" w:cs="Times New Roman"/>
              <w:sz w:val="24"/>
              <w:szCs w:val="24"/>
              <w:lang w:val="en-US"/>
            </w:rPr>
          </w:rPrChange>
        </w:rPr>
      </w:pPr>
      <w:r>
        <w:rPr>
          <w:rFonts w:hint="default" w:ascii="Verdana" w:hAnsi="Verdana" w:cs="Verdana"/>
          <w:sz w:val="18"/>
          <w:szCs w:val="18"/>
          <w:lang w:val="ru-RU"/>
          <w:rPrChange w:id="1435" w:author="google1599737165" w:date="2023-04-24T13:47:39Z">
            <w:rPr>
              <w:rFonts w:hint="default" w:ascii="Times New Roman" w:hAnsi="Times New Roman" w:cs="Times New Roman"/>
              <w:sz w:val="24"/>
              <w:szCs w:val="24"/>
              <w:lang w:val="ru-RU"/>
            </w:rPr>
          </w:rPrChange>
        </w:rPr>
        <w:t xml:space="preserve">Индикаторами противоположного толка (виды, обилие которых будет сокращаться при росте замутнения) относятся </w:t>
      </w:r>
      <w:r>
        <w:rPr>
          <w:rFonts w:hint="default" w:ascii="Verdana" w:hAnsi="Verdana" w:cs="Verdana"/>
          <w:sz w:val="18"/>
          <w:szCs w:val="18"/>
          <w:rPrChange w:id="1436" w:author="google1599737165" w:date="2023-04-24T13:47:39Z">
            <w:rPr>
              <w:rFonts w:hint="default" w:ascii="Times New Roman" w:hAnsi="Times New Roman" w:cs="Times New Roman"/>
              <w:sz w:val="24"/>
              <w:szCs w:val="24"/>
            </w:rPr>
          </w:rPrChange>
        </w:rPr>
        <w:t>малоподвижны</w:t>
      </w:r>
      <w:r>
        <w:rPr>
          <w:rFonts w:hint="default" w:ascii="Verdana" w:hAnsi="Verdana" w:cs="Verdana"/>
          <w:sz w:val="18"/>
          <w:szCs w:val="18"/>
          <w:lang w:val="ru-RU"/>
          <w:rPrChange w:id="1437" w:author="google1599737165" w:date="2023-04-24T13:47:39Z">
            <w:rPr>
              <w:rFonts w:hint="default" w:ascii="Times New Roman" w:hAnsi="Times New Roman" w:cs="Times New Roman"/>
              <w:sz w:val="24"/>
              <w:szCs w:val="24"/>
              <w:lang w:val="ru-RU"/>
            </w:rPr>
          </w:rPrChange>
        </w:rPr>
        <w:t>е животные</w:t>
      </w:r>
      <w:r>
        <w:rPr>
          <w:rFonts w:hint="default" w:ascii="Verdana" w:hAnsi="Verdana" w:cs="Verdana"/>
          <w:sz w:val="18"/>
          <w:szCs w:val="18"/>
          <w:rPrChange w:id="1438" w:author="google1599737165" w:date="2023-04-24T13:47:39Z">
            <w:rPr>
              <w:rFonts w:hint="default" w:ascii="Times New Roman" w:hAnsi="Times New Roman" w:cs="Times New Roman"/>
              <w:sz w:val="24"/>
              <w:szCs w:val="24"/>
            </w:rPr>
          </w:rPrChange>
        </w:rPr>
        <w:t xml:space="preserve"> (не способны к </w:t>
      </w:r>
      <w:r>
        <w:rPr>
          <w:rFonts w:hint="default" w:ascii="Verdana" w:hAnsi="Verdana" w:cs="Verdana"/>
          <w:sz w:val="18"/>
          <w:szCs w:val="18"/>
          <w:lang w:val="ru-RU"/>
          <w:rPrChange w:id="1439" w:author="google1599737165" w:date="2023-04-24T13:47:39Z">
            <w:rPr>
              <w:rFonts w:hint="default" w:ascii="Times New Roman" w:hAnsi="Times New Roman" w:cs="Times New Roman"/>
              <w:sz w:val="24"/>
              <w:szCs w:val="24"/>
              <w:lang w:val="ru-RU"/>
            </w:rPr>
          </w:rPrChange>
        </w:rPr>
        <w:t>быстрому перемещению из нарушенных местообитаний</w:t>
      </w:r>
      <w:r>
        <w:rPr>
          <w:rFonts w:hint="default" w:ascii="Verdana" w:hAnsi="Verdana" w:cs="Verdana"/>
          <w:sz w:val="18"/>
          <w:szCs w:val="18"/>
          <w:rPrChange w:id="1440" w:author="google1599737165" w:date="2023-04-24T13:47:39Z">
            <w:rPr>
              <w:rFonts w:hint="default" w:ascii="Times New Roman" w:hAnsi="Times New Roman" w:cs="Times New Roman"/>
              <w:sz w:val="24"/>
              <w:szCs w:val="24"/>
            </w:rPr>
          </w:rPrChange>
        </w:rPr>
        <w:t>)</w:t>
      </w:r>
      <w:r>
        <w:rPr>
          <w:rFonts w:hint="default" w:ascii="Verdana" w:hAnsi="Verdana" w:cs="Verdana"/>
          <w:sz w:val="18"/>
          <w:szCs w:val="18"/>
          <w:lang w:val="ru-RU"/>
          <w:rPrChange w:id="1441" w:author="google1599737165" w:date="2023-04-24T13:47:39Z">
            <w:rPr>
              <w:rFonts w:hint="default" w:ascii="Times New Roman" w:hAnsi="Times New Roman" w:cs="Times New Roman"/>
              <w:sz w:val="24"/>
              <w:szCs w:val="24"/>
              <w:lang w:val="ru-RU"/>
            </w:rPr>
          </w:rPrChange>
        </w:rPr>
        <w:t xml:space="preserve">, которые легко </w:t>
      </w:r>
      <w:r>
        <w:rPr>
          <w:rFonts w:hint="default" w:ascii="Verdana" w:hAnsi="Verdana" w:cs="Verdana"/>
          <w:sz w:val="18"/>
          <w:szCs w:val="18"/>
          <w:rPrChange w:id="1442" w:author="google1599737165" w:date="2023-04-24T13:47:39Z">
            <w:rPr>
              <w:rFonts w:hint="default" w:ascii="Times New Roman" w:hAnsi="Times New Roman" w:cs="Times New Roman"/>
              <w:sz w:val="24"/>
              <w:szCs w:val="24"/>
            </w:rPr>
          </w:rPrChange>
        </w:rPr>
        <w:t>определяются в полевых условиях</w:t>
      </w:r>
      <w:r>
        <w:rPr>
          <w:rFonts w:hint="default" w:ascii="Verdana" w:hAnsi="Verdana" w:cs="Verdana"/>
          <w:sz w:val="18"/>
          <w:szCs w:val="18"/>
          <w:lang w:val="ru-RU"/>
          <w:rPrChange w:id="1443" w:author="google1599737165" w:date="2023-04-24T13:47:39Z">
            <w:rPr>
              <w:rFonts w:hint="default" w:ascii="Times New Roman" w:hAnsi="Times New Roman" w:cs="Times New Roman"/>
              <w:sz w:val="24"/>
              <w:szCs w:val="24"/>
              <w:lang w:val="ru-RU"/>
            </w:rPr>
          </w:rPrChange>
        </w:rPr>
        <w:t>:</w:t>
      </w:r>
      <w:r>
        <w:rPr>
          <w:rFonts w:hint="default" w:ascii="Verdana" w:hAnsi="Verdana" w:cs="Verdana"/>
          <w:sz w:val="18"/>
          <w:szCs w:val="18"/>
          <w:lang w:val="en-US"/>
          <w:rPrChange w:id="1444" w:author="google1599737165" w:date="2023-04-24T13:47:39Z">
            <w:rPr>
              <w:rFonts w:hint="default" w:ascii="Times New Roman" w:hAnsi="Times New Roman" w:cs="Times New Roman"/>
              <w:sz w:val="24"/>
              <w:szCs w:val="24"/>
              <w:lang w:val="en-US"/>
            </w:rPr>
          </w:rPrChange>
        </w:rPr>
        <w:t xml:space="preserve"> </w:t>
      </w:r>
      <w:r>
        <w:rPr>
          <w:rFonts w:hint="default" w:ascii="Verdana" w:hAnsi="Verdana" w:cs="Verdana"/>
          <w:i/>
          <w:iCs/>
          <w:sz w:val="18"/>
          <w:szCs w:val="18"/>
          <w:lang w:val="en-US"/>
          <w:rPrChange w:id="1445" w:author="google1599737165" w:date="2023-04-24T13:47:39Z">
            <w:rPr>
              <w:rFonts w:hint="default" w:ascii="Times New Roman" w:hAnsi="Times New Roman" w:cs="Times New Roman"/>
              <w:i/>
              <w:iCs/>
              <w:sz w:val="24"/>
              <w:szCs w:val="24"/>
              <w:lang w:val="en-US"/>
            </w:rPr>
          </w:rPrChange>
        </w:rPr>
        <w:t>Ampharete vega</w:t>
      </w:r>
      <w:r>
        <w:rPr>
          <w:rFonts w:hint="default" w:ascii="Verdana" w:hAnsi="Verdana" w:cs="Verdana"/>
          <w:sz w:val="18"/>
          <w:szCs w:val="18"/>
          <w:lang w:val="en-US"/>
          <w:rPrChange w:id="1446" w:author="google1599737165" w:date="2023-04-24T13:47:39Z">
            <w:rPr>
              <w:rFonts w:hint="default" w:ascii="Times New Roman" w:hAnsi="Times New Roman" w:cs="Times New Roman"/>
              <w:sz w:val="24"/>
              <w:szCs w:val="24"/>
              <w:lang w:val="en-US"/>
            </w:rPr>
          </w:rPrChange>
        </w:rPr>
        <w:t xml:space="preserve"> (Poychaeta), </w:t>
      </w:r>
      <w:r>
        <w:rPr>
          <w:rFonts w:hint="default" w:ascii="Verdana" w:hAnsi="Verdana" w:cs="Verdana"/>
          <w:i/>
          <w:iCs/>
          <w:sz w:val="18"/>
          <w:szCs w:val="18"/>
          <w:lang w:val="en-US"/>
          <w:rPrChange w:id="1447" w:author="google1599737165" w:date="2023-04-24T13:47:39Z">
            <w:rPr>
              <w:rFonts w:hint="default" w:ascii="Times New Roman" w:hAnsi="Times New Roman" w:cs="Times New Roman"/>
              <w:i/>
              <w:iCs/>
              <w:sz w:val="24"/>
              <w:szCs w:val="24"/>
              <w:lang w:val="en-US"/>
            </w:rPr>
          </w:rPrChange>
        </w:rPr>
        <w:t>Monoporeia affinis</w:t>
      </w:r>
      <w:r>
        <w:rPr>
          <w:rFonts w:hint="default" w:ascii="Verdana" w:hAnsi="Verdana" w:cs="Verdana"/>
          <w:sz w:val="18"/>
          <w:szCs w:val="18"/>
          <w:lang w:val="en-US"/>
          <w:rPrChange w:id="1448" w:author="google1599737165" w:date="2023-04-24T13:47:39Z">
            <w:rPr>
              <w:rFonts w:hint="default" w:ascii="Times New Roman" w:hAnsi="Times New Roman" w:cs="Times New Roman"/>
              <w:sz w:val="24"/>
              <w:szCs w:val="24"/>
              <w:lang w:val="en-US"/>
            </w:rPr>
          </w:rPrChange>
        </w:rPr>
        <w:t xml:space="preserve"> </w:t>
      </w:r>
      <w:r>
        <w:rPr>
          <w:rFonts w:hint="default" w:ascii="Verdana" w:hAnsi="Verdana" w:cs="Verdana"/>
          <w:sz w:val="18"/>
          <w:szCs w:val="18"/>
          <w:lang w:val="ru-RU"/>
          <w:rPrChange w:id="1449" w:author="google1599737165" w:date="2023-04-24T13:47:39Z">
            <w:rPr>
              <w:rFonts w:hint="default" w:ascii="Times New Roman" w:hAnsi="Times New Roman" w:cs="Times New Roman"/>
              <w:sz w:val="24"/>
              <w:szCs w:val="24"/>
              <w:lang w:val="ru-RU"/>
            </w:rPr>
          </w:rPrChange>
        </w:rPr>
        <w:t xml:space="preserve">и </w:t>
      </w:r>
      <w:r>
        <w:rPr>
          <w:rFonts w:hint="default" w:ascii="Verdana" w:hAnsi="Verdana" w:cs="Verdana"/>
          <w:i/>
          <w:iCs/>
          <w:sz w:val="18"/>
          <w:szCs w:val="18"/>
          <w:lang w:val="en-US"/>
          <w:rPrChange w:id="1450" w:author="google1599737165" w:date="2023-04-24T13:47:39Z">
            <w:rPr>
              <w:rFonts w:hint="default" w:ascii="Times New Roman" w:hAnsi="Times New Roman" w:cs="Times New Roman"/>
              <w:i/>
              <w:iCs/>
              <w:sz w:val="24"/>
              <w:szCs w:val="24"/>
              <w:lang w:val="en-US"/>
            </w:rPr>
          </w:rPrChange>
        </w:rPr>
        <w:t>Pontoporeia femorata</w:t>
      </w:r>
      <w:r>
        <w:rPr>
          <w:rFonts w:hint="default" w:ascii="Verdana" w:hAnsi="Verdana" w:cs="Verdana"/>
          <w:sz w:val="18"/>
          <w:szCs w:val="18"/>
          <w:lang w:val="en-US"/>
          <w:rPrChange w:id="1451" w:author="google1599737165" w:date="2023-04-24T13:47:39Z">
            <w:rPr>
              <w:rFonts w:hint="default" w:ascii="Times New Roman" w:hAnsi="Times New Roman" w:cs="Times New Roman"/>
              <w:sz w:val="24"/>
              <w:szCs w:val="24"/>
              <w:lang w:val="en-US"/>
            </w:rPr>
          </w:rPrChange>
        </w:rPr>
        <w:t xml:space="preserve"> (Crustacea, Amphipoda), </w:t>
      </w:r>
      <w:r>
        <w:rPr>
          <w:rFonts w:hint="default" w:ascii="Verdana" w:hAnsi="Verdana" w:cs="Verdana"/>
          <w:i/>
          <w:iCs/>
          <w:sz w:val="18"/>
          <w:szCs w:val="18"/>
          <w:lang w:val="en-US"/>
          <w:rPrChange w:id="1452" w:author="google1599737165" w:date="2023-04-24T13:47:39Z">
            <w:rPr>
              <w:rFonts w:hint="default" w:ascii="Times New Roman" w:hAnsi="Times New Roman" w:cs="Times New Roman"/>
              <w:i/>
              <w:iCs/>
              <w:sz w:val="24"/>
              <w:szCs w:val="24"/>
              <w:lang w:val="en-US"/>
            </w:rPr>
          </w:rPrChange>
        </w:rPr>
        <w:t>Portlandia aestuariorum</w:t>
      </w:r>
      <w:r>
        <w:rPr>
          <w:rFonts w:hint="default" w:ascii="Verdana" w:hAnsi="Verdana" w:cs="Verdana"/>
          <w:sz w:val="18"/>
          <w:szCs w:val="18"/>
          <w:lang w:val="en-US"/>
          <w:rPrChange w:id="1453" w:author="google1599737165" w:date="2023-04-24T13:47:39Z">
            <w:rPr>
              <w:rFonts w:hint="default" w:ascii="Times New Roman" w:hAnsi="Times New Roman" w:cs="Times New Roman"/>
              <w:sz w:val="24"/>
              <w:szCs w:val="24"/>
              <w:lang w:val="en-US"/>
            </w:rPr>
          </w:rPrChange>
        </w:rPr>
        <w:t xml:space="preserve"> (Mollusca, Bivalvia) (</w:t>
      </w:r>
      <w:r>
        <w:rPr>
          <w:rFonts w:hint="default" w:ascii="Verdana" w:hAnsi="Verdana" w:cs="Verdana"/>
          <w:sz w:val="18"/>
          <w:szCs w:val="18"/>
          <w:highlight w:val="yellow"/>
          <w:rPrChange w:id="1454" w:author="google1599737165" w:date="2023-04-24T13:47:39Z">
            <w:rPr>
              <w:rFonts w:hint="default" w:ascii="Times New Roman" w:hAnsi="Times New Roman" w:cs="Times New Roman"/>
              <w:sz w:val="24"/>
              <w:szCs w:val="24"/>
            </w:rPr>
          </w:rPrChange>
        </w:rPr>
        <w:t>АО</w:t>
      </w:r>
      <w:r>
        <w:rPr>
          <w:rFonts w:hint="default" w:ascii="Verdana" w:hAnsi="Verdana" w:cs="Verdana"/>
          <w:sz w:val="18"/>
          <w:szCs w:val="18"/>
          <w:highlight w:val="yellow"/>
          <w:lang w:val="en-US"/>
          <w:rPrChange w:id="1455" w:author="google1599737165" w:date="2023-04-24T13:47:39Z">
            <w:rPr>
              <w:rFonts w:hint="default" w:ascii="Times New Roman" w:hAnsi="Times New Roman" w:cs="Times New Roman"/>
              <w:sz w:val="24"/>
              <w:szCs w:val="24"/>
              <w:lang w:val="en-US"/>
            </w:rPr>
          </w:rPrChange>
        </w:rPr>
        <w:t xml:space="preserve"> «</w:t>
      </w:r>
      <w:r>
        <w:rPr>
          <w:rFonts w:hint="default" w:ascii="Verdana" w:hAnsi="Verdana" w:cs="Verdana"/>
          <w:sz w:val="18"/>
          <w:szCs w:val="18"/>
          <w:highlight w:val="yellow"/>
          <w:rPrChange w:id="1456" w:author="google1599737165" w:date="2023-04-24T13:47:39Z">
            <w:rPr>
              <w:rFonts w:hint="default" w:ascii="Times New Roman" w:hAnsi="Times New Roman" w:cs="Times New Roman"/>
              <w:sz w:val="24"/>
              <w:szCs w:val="24"/>
            </w:rPr>
          </w:rPrChange>
        </w:rPr>
        <w:t>ИЭПИ</w:t>
      </w:r>
      <w:r>
        <w:rPr>
          <w:rFonts w:hint="default" w:ascii="Verdana" w:hAnsi="Verdana" w:cs="Verdana"/>
          <w:sz w:val="18"/>
          <w:szCs w:val="18"/>
          <w:highlight w:val="yellow"/>
          <w:lang w:val="en-US"/>
          <w:rPrChange w:id="1457" w:author="google1599737165" w:date="2023-04-24T13:47:39Z">
            <w:rPr>
              <w:rFonts w:hint="default" w:ascii="Times New Roman" w:hAnsi="Times New Roman" w:cs="Times New Roman"/>
              <w:sz w:val="24"/>
              <w:szCs w:val="24"/>
              <w:lang w:val="en-US"/>
            </w:rPr>
          </w:rPrChange>
        </w:rPr>
        <w:t>», 2021a</w:t>
      </w:r>
      <w:r>
        <w:rPr>
          <w:rFonts w:hint="default" w:ascii="Verdana" w:hAnsi="Verdana" w:cs="Verdana"/>
          <w:sz w:val="18"/>
          <w:szCs w:val="18"/>
          <w:lang w:val="en-US"/>
          <w:rPrChange w:id="1458" w:author="google1599737165" w:date="2023-04-24T13:47:39Z">
            <w:rPr>
              <w:rFonts w:hint="default" w:ascii="Times New Roman" w:hAnsi="Times New Roman" w:cs="Times New Roman"/>
              <w:sz w:val="24"/>
              <w:szCs w:val="24"/>
              <w:lang w:val="en-US"/>
            </w:rPr>
          </w:rPrChange>
        </w:rPr>
        <w:t xml:space="preserve">). </w:t>
      </w:r>
    </w:p>
    <w:p>
      <w:pPr>
        <w:pStyle w:val="155"/>
        <w:numPr>
          <w:ilvl w:val="0"/>
          <w:numId w:val="0"/>
        </w:numPr>
        <w:spacing w:before="120"/>
        <w:jc w:val="both"/>
        <w:rPr>
          <w:rFonts w:hint="default" w:ascii="Verdana" w:hAnsi="Verdana" w:cs="Verdana"/>
          <w:b/>
          <w:bCs/>
          <w:sz w:val="18"/>
          <w:szCs w:val="18"/>
          <w:lang w:val="ru-RU"/>
          <w:rPrChange w:id="1459" w:author="google1599737165" w:date="2023-04-24T13:47:39Z">
            <w:rPr>
              <w:rFonts w:hint="default" w:ascii="Times New Roman" w:hAnsi="Times New Roman" w:cs="Times New Roman"/>
              <w:b/>
              <w:bCs/>
              <w:sz w:val="24"/>
              <w:szCs w:val="24"/>
              <w:lang w:val="ru-RU"/>
            </w:rPr>
          </w:rPrChange>
        </w:rPr>
      </w:pPr>
      <w:r>
        <w:rPr>
          <w:rFonts w:hint="default" w:ascii="Verdana" w:hAnsi="Verdana" w:eastAsia="Yu Mincho" w:cs="Verdana"/>
          <w:sz w:val="18"/>
          <w:szCs w:val="18"/>
          <w:lang w:val="ru-RU"/>
          <w:rPrChange w:id="1460" w:author="google1599737165" w:date="2023-04-24T13:47:39Z">
            <w:rPr>
              <w:rFonts w:hint="default" w:ascii="Times New Roman" w:hAnsi="Times New Roman" w:eastAsia="Yu Mincho" w:cs="Times New Roman"/>
              <w:sz w:val="24"/>
              <w:szCs w:val="24"/>
              <w:lang w:val="ru-RU"/>
            </w:rPr>
          </w:rPrChange>
        </w:rPr>
        <w:t>Регистрируемый показатель: Численость указанных видов в количественных пробах.</w:t>
      </w:r>
    </w:p>
    <w:p>
      <w:pPr>
        <w:pStyle w:val="155"/>
        <w:numPr>
          <w:ilvl w:val="0"/>
          <w:numId w:val="0"/>
        </w:numPr>
        <w:spacing w:before="120"/>
        <w:jc w:val="both"/>
        <w:rPr>
          <w:rFonts w:hint="default" w:ascii="Verdana" w:hAnsi="Verdana" w:cs="Verdana"/>
          <w:b/>
          <w:bCs/>
          <w:sz w:val="18"/>
          <w:szCs w:val="18"/>
          <w:lang w:val="ru-RU"/>
          <w:rPrChange w:id="1461" w:author="google1599737165" w:date="2023-04-24T13:47:39Z">
            <w:rPr>
              <w:rFonts w:hint="default" w:ascii="Times New Roman" w:hAnsi="Times New Roman" w:cs="Times New Roman"/>
              <w:b/>
              <w:bCs/>
              <w:sz w:val="24"/>
              <w:szCs w:val="24"/>
              <w:lang w:val="ru-RU"/>
            </w:rPr>
          </w:rPrChange>
        </w:rPr>
      </w:pPr>
    </w:p>
    <w:p>
      <w:pPr>
        <w:pStyle w:val="155"/>
        <w:numPr>
          <w:ilvl w:val="0"/>
          <w:numId w:val="0"/>
        </w:numPr>
        <w:spacing w:before="120"/>
        <w:jc w:val="both"/>
        <w:rPr>
          <w:rFonts w:hint="default" w:ascii="Verdana" w:hAnsi="Verdana" w:eastAsia="Yu Mincho" w:cs="Verdana"/>
          <w:b/>
          <w:bCs/>
          <w:sz w:val="18"/>
          <w:szCs w:val="18"/>
          <w:rPrChange w:id="1462" w:author="google1599737165" w:date="2023-04-24T13:47:39Z">
            <w:rPr>
              <w:rFonts w:hint="default" w:ascii="Times New Roman" w:hAnsi="Times New Roman" w:eastAsia="Yu Mincho" w:cs="Times New Roman"/>
              <w:b/>
              <w:bCs/>
              <w:sz w:val="24"/>
              <w:szCs w:val="24"/>
            </w:rPr>
          </w:rPrChange>
        </w:rPr>
      </w:pPr>
      <w:r>
        <w:rPr>
          <w:rFonts w:hint="default" w:ascii="Verdana" w:hAnsi="Verdana" w:cs="Verdana"/>
          <w:b/>
          <w:bCs/>
          <w:sz w:val="18"/>
          <w:szCs w:val="18"/>
          <w:rPrChange w:id="1463" w:author="google1599737165" w:date="2023-04-24T13:47:39Z">
            <w:rPr>
              <w:rFonts w:hint="default" w:ascii="Times New Roman" w:hAnsi="Times New Roman" w:cs="Times New Roman"/>
              <w:b/>
              <w:bCs/>
              <w:sz w:val="24"/>
              <w:szCs w:val="24"/>
            </w:rPr>
          </w:rPrChange>
        </w:rPr>
        <w:t>Виды-индикаторы трофического состояния локальной акватории</w:t>
      </w:r>
    </w:p>
    <w:p>
      <w:pPr>
        <w:jc w:val="both"/>
        <w:rPr>
          <w:rFonts w:hint="default" w:ascii="Verdana" w:hAnsi="Verdana" w:cs="Verdana"/>
          <w:sz w:val="18"/>
          <w:szCs w:val="18"/>
          <w:lang w:val="ru-RU"/>
          <w:rPrChange w:id="1464"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rPrChange w:id="1465" w:author="google1599737165" w:date="2023-04-24T13:47:39Z">
            <w:rPr>
              <w:rFonts w:hint="default" w:ascii="Times New Roman" w:hAnsi="Times New Roman" w:cs="Times New Roman"/>
              <w:sz w:val="24"/>
              <w:szCs w:val="24"/>
            </w:rPr>
          </w:rPrChange>
        </w:rPr>
        <w:t xml:space="preserve">В зоопланктоне Обской губы обнаружены виды-индикаторы эвтрофных условий </w:t>
      </w:r>
      <w:r>
        <w:rPr>
          <w:rFonts w:hint="default" w:ascii="Verdana" w:hAnsi="Verdana" w:cs="Verdana"/>
          <w:i w:val="0"/>
          <w:iCs w:val="0"/>
          <w:sz w:val="18"/>
          <w:szCs w:val="18"/>
          <w:rPrChange w:id="1466" w:author="google1599737165" w:date="2023-04-24T13:47:39Z">
            <w:rPr>
              <w:rFonts w:hint="default" w:ascii="Times New Roman" w:hAnsi="Times New Roman" w:cs="Times New Roman"/>
              <w:i w:val="0"/>
              <w:iCs w:val="0"/>
              <w:sz w:val="24"/>
              <w:szCs w:val="24"/>
            </w:rPr>
          </w:rPrChange>
        </w:rPr>
        <w:t>(</w:t>
      </w:r>
      <w:r>
        <w:rPr>
          <w:rFonts w:hint="default" w:ascii="Verdana" w:hAnsi="Verdana" w:cs="Verdana"/>
          <w:i w:val="0"/>
          <w:iCs w:val="0"/>
          <w:sz w:val="18"/>
          <w:szCs w:val="18"/>
          <w:lang w:val="ru-RU"/>
          <w:rPrChange w:id="1467" w:author="google1599737165" w:date="2023-04-24T13:47:39Z">
            <w:rPr>
              <w:rFonts w:hint="default" w:ascii="Times New Roman" w:hAnsi="Times New Roman" w:cs="Times New Roman"/>
              <w:i w:val="0"/>
              <w:iCs w:val="0"/>
              <w:sz w:val="24"/>
              <w:szCs w:val="24"/>
              <w:lang w:val="ru-RU"/>
            </w:rPr>
          </w:rPrChange>
        </w:rPr>
        <w:t xml:space="preserve">процветают при </w:t>
      </w:r>
      <w:r>
        <w:rPr>
          <w:rFonts w:hint="default" w:ascii="Verdana" w:hAnsi="Verdana" w:cs="Verdana"/>
          <w:i w:val="0"/>
          <w:iCs/>
          <w:sz w:val="18"/>
          <w:szCs w:val="18"/>
          <w:lang w:val="ru-RU"/>
          <w:rPrChange w:id="1468" w:author="google1599737165" w:date="2023-04-24T13:47:39Z">
            <w:rPr>
              <w:rFonts w:hint="default" w:ascii="Times New Roman" w:hAnsi="Times New Roman" w:cs="Times New Roman"/>
              <w:i w:val="0"/>
              <w:iCs/>
              <w:sz w:val="24"/>
              <w:szCs w:val="24"/>
              <w:lang w:val="ru-RU"/>
            </w:rPr>
          </w:rPrChange>
        </w:rPr>
        <w:t>повышенной концентрации биогенов</w:t>
      </w:r>
      <w:r>
        <w:rPr>
          <w:rFonts w:hint="default" w:ascii="Verdana" w:hAnsi="Verdana" w:cs="Verdana"/>
          <w:sz w:val="18"/>
          <w:szCs w:val="18"/>
          <w:rPrChange w:id="1469" w:author="google1599737165" w:date="2023-04-24T13:47:39Z">
            <w:rPr>
              <w:rFonts w:hint="default" w:ascii="Times New Roman" w:hAnsi="Times New Roman" w:cs="Times New Roman"/>
              <w:sz w:val="24"/>
              <w:szCs w:val="24"/>
            </w:rPr>
          </w:rPrChange>
        </w:rPr>
        <w:t>) и виды-индикаторы олиготрофных условий (</w:t>
      </w:r>
      <w:r>
        <w:rPr>
          <w:rFonts w:hint="default" w:ascii="Verdana" w:hAnsi="Verdana" w:cs="Verdana"/>
          <w:sz w:val="18"/>
          <w:szCs w:val="18"/>
          <w:lang w:val="ru-RU"/>
          <w:rPrChange w:id="1470" w:author="google1599737165" w:date="2023-04-24T13:47:39Z">
            <w:rPr>
              <w:rFonts w:hint="default" w:ascii="Times New Roman" w:hAnsi="Times New Roman" w:cs="Times New Roman"/>
              <w:sz w:val="24"/>
              <w:szCs w:val="24"/>
              <w:lang w:val="ru-RU"/>
            </w:rPr>
          </w:rPrChange>
        </w:rPr>
        <w:t>снижается обилие при повышении эвтрофикации</w:t>
      </w:r>
      <w:r>
        <w:rPr>
          <w:rFonts w:hint="default" w:ascii="Verdana" w:hAnsi="Verdana" w:cs="Verdana"/>
          <w:sz w:val="18"/>
          <w:szCs w:val="18"/>
          <w:rPrChange w:id="1471" w:author="google1599737165" w:date="2023-04-24T13:47:39Z">
            <w:rPr>
              <w:rFonts w:hint="default" w:ascii="Times New Roman" w:hAnsi="Times New Roman" w:cs="Times New Roman"/>
              <w:sz w:val="24"/>
              <w:szCs w:val="24"/>
            </w:rPr>
          </w:rPrChange>
        </w:rPr>
        <w:t>) (Андроникова, 1996; АО «ИЭПИ», 2021а)</w:t>
      </w:r>
      <w:r>
        <w:rPr>
          <w:rFonts w:hint="default" w:ascii="Verdana" w:hAnsi="Verdana" w:cs="Verdana"/>
          <w:sz w:val="18"/>
          <w:szCs w:val="18"/>
          <w:lang w:val="ru-RU"/>
          <w:rPrChange w:id="1472" w:author="google1599737165" w:date="2023-04-24T13:47:39Z">
            <w:rPr>
              <w:rFonts w:hint="default" w:ascii="Times New Roman" w:hAnsi="Times New Roman" w:cs="Times New Roman"/>
              <w:sz w:val="24"/>
              <w:szCs w:val="24"/>
              <w:lang w:val="ru-RU"/>
            </w:rPr>
          </w:rPrChange>
        </w:rPr>
        <w:t>.</w:t>
      </w:r>
    </w:p>
    <w:p>
      <w:pPr>
        <w:jc w:val="both"/>
        <w:rPr>
          <w:rFonts w:hint="default" w:ascii="Verdana" w:hAnsi="Verdana" w:cs="Verdana"/>
          <w:sz w:val="18"/>
          <w:szCs w:val="18"/>
          <w:lang w:val="ru-RU"/>
          <w:rPrChange w:id="1473" w:author="google1599737165" w:date="2023-04-24T13:47:39Z">
            <w:rPr>
              <w:rFonts w:hint="default" w:ascii="Times New Roman" w:hAnsi="Times New Roman" w:cs="Times New Roman"/>
              <w:sz w:val="24"/>
              <w:szCs w:val="24"/>
              <w:lang w:val="ru-RU"/>
            </w:rPr>
          </w:rPrChange>
        </w:rPr>
      </w:pPr>
    </w:p>
    <w:p>
      <w:pPr>
        <w:pStyle w:val="41"/>
        <w:jc w:val="both"/>
        <w:rPr>
          <w:rFonts w:hint="default" w:ascii="Verdana" w:hAnsi="Verdana" w:eastAsia="Yu Mincho" w:cs="Verdana"/>
          <w:sz w:val="18"/>
          <w:szCs w:val="18"/>
          <w:rPrChange w:id="1474" w:author="google1599737165" w:date="2023-04-24T13:47:39Z">
            <w:rPr>
              <w:rFonts w:hint="default" w:ascii="Times New Roman" w:hAnsi="Times New Roman" w:eastAsia="Yu Mincho" w:cs="Times New Roman"/>
              <w:sz w:val="24"/>
              <w:szCs w:val="24"/>
            </w:rPr>
          </w:rPrChange>
        </w:rPr>
      </w:pPr>
      <w:bookmarkStart w:id="5" w:name="_Toc111225148"/>
      <w:r>
        <w:rPr>
          <w:rFonts w:hint="default" w:ascii="Verdana" w:hAnsi="Verdana" w:cs="Verdana"/>
          <w:sz w:val="18"/>
          <w:szCs w:val="18"/>
          <w:rPrChange w:id="1475" w:author="google1599737165" w:date="2023-04-24T13:47:39Z">
            <w:rPr>
              <w:rFonts w:hint="default" w:ascii="Times New Roman" w:hAnsi="Times New Roman" w:cs="Times New Roman"/>
              <w:sz w:val="24"/>
              <w:szCs w:val="24"/>
            </w:rPr>
          </w:rPrChange>
        </w:rPr>
        <w:t xml:space="preserve">Таблица </w:t>
      </w:r>
      <w:r>
        <w:rPr>
          <w:rFonts w:hint="default" w:ascii="Verdana" w:hAnsi="Verdana" w:cs="Verdana"/>
          <w:sz w:val="18"/>
          <w:szCs w:val="18"/>
          <w:lang w:val="ru-RU"/>
          <w:rPrChange w:id="1476" w:author="google1599737165" w:date="2023-04-24T13:47:39Z">
            <w:rPr>
              <w:rFonts w:hint="default" w:ascii="Times New Roman" w:hAnsi="Times New Roman" w:cs="Times New Roman"/>
              <w:sz w:val="24"/>
              <w:szCs w:val="24"/>
              <w:lang w:val="ru-RU"/>
            </w:rPr>
          </w:rPrChange>
        </w:rPr>
        <w:t>++</w:t>
      </w:r>
      <w:r>
        <w:rPr>
          <w:rFonts w:hint="default" w:ascii="Verdana" w:hAnsi="Verdana" w:cs="Verdana"/>
          <w:sz w:val="18"/>
          <w:szCs w:val="18"/>
          <w:rPrChange w:id="1477" w:author="google1599737165" w:date="2023-04-24T13:47:39Z">
            <w:rPr>
              <w:rFonts w:hint="default" w:ascii="Times New Roman" w:hAnsi="Times New Roman" w:cs="Times New Roman"/>
              <w:sz w:val="24"/>
              <w:szCs w:val="24"/>
            </w:rPr>
          </w:rPrChange>
        </w:rPr>
        <w:t>: Планктонные виды-индикаторы различных трофических условий</w:t>
      </w:r>
      <w:bookmarkEnd w:id="5"/>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4228"/>
        <w:gridCol w:w="41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rPr>
        <w:tc>
          <w:tcPr>
            <w:tcW w:w="2518" w:type="pct"/>
            <w:shd w:val="clear" w:color="auto" w:fill="00B0F0"/>
            <w:tcMar>
              <w:top w:w="75" w:type="dxa"/>
              <w:left w:w="75" w:type="dxa"/>
              <w:bottom w:w="75" w:type="dxa"/>
              <w:right w:w="75" w:type="dxa"/>
            </w:tcMar>
          </w:tcPr>
          <w:p>
            <w:pPr>
              <w:keepNext/>
              <w:spacing w:before="80" w:after="40" w:line="240" w:lineRule="auto"/>
              <w:jc w:val="both"/>
              <w:rPr>
                <w:rFonts w:hint="default" w:ascii="Verdana" w:hAnsi="Verdana" w:eastAsia="Times New Roman" w:cs="Verdana"/>
                <w:b/>
                <w:color w:val="FFFFFF"/>
                <w:sz w:val="18"/>
                <w:szCs w:val="18"/>
                <w:rPrChange w:id="1478" w:author="google1599737165" w:date="2023-04-24T13:47:39Z">
                  <w:rPr>
                    <w:rFonts w:hint="default" w:ascii="Times New Roman" w:hAnsi="Times New Roman" w:eastAsia="Times New Roman" w:cs="Times New Roman"/>
                    <w:b/>
                    <w:color w:val="FFFFFF"/>
                    <w:sz w:val="24"/>
                    <w:szCs w:val="24"/>
                  </w:rPr>
                </w:rPrChange>
              </w:rPr>
            </w:pPr>
            <w:r>
              <w:rPr>
                <w:rFonts w:hint="default" w:ascii="Verdana" w:hAnsi="Verdana" w:cs="Verdana"/>
                <w:b/>
                <w:color w:val="FFFFFF"/>
                <w:sz w:val="18"/>
                <w:szCs w:val="18"/>
                <w:rPrChange w:id="1479" w:author="google1599737165" w:date="2023-04-24T13:47:39Z">
                  <w:rPr>
                    <w:rFonts w:hint="default" w:ascii="Times New Roman" w:hAnsi="Times New Roman" w:cs="Times New Roman"/>
                    <w:b/>
                    <w:color w:val="FFFFFF"/>
                    <w:sz w:val="24"/>
                    <w:szCs w:val="24"/>
                  </w:rPr>
                </w:rPrChange>
              </w:rPr>
              <w:t>Олиготрофные условия</w:t>
            </w:r>
          </w:p>
        </w:tc>
        <w:tc>
          <w:tcPr>
            <w:tcW w:w="2482" w:type="pct"/>
            <w:shd w:val="clear" w:color="auto" w:fill="00B0F0"/>
          </w:tcPr>
          <w:p>
            <w:pPr>
              <w:keepNext/>
              <w:spacing w:before="80" w:after="40" w:line="240" w:lineRule="auto"/>
              <w:jc w:val="both"/>
              <w:rPr>
                <w:rFonts w:hint="default" w:ascii="Verdana" w:hAnsi="Verdana" w:eastAsia="Times New Roman" w:cs="Verdana"/>
                <w:b/>
                <w:color w:val="FFFFFF"/>
                <w:sz w:val="18"/>
                <w:szCs w:val="18"/>
                <w:rPrChange w:id="1480" w:author="google1599737165" w:date="2023-04-24T13:47:39Z">
                  <w:rPr>
                    <w:rFonts w:hint="default" w:ascii="Times New Roman" w:hAnsi="Times New Roman" w:eastAsia="Times New Roman" w:cs="Times New Roman"/>
                    <w:b/>
                    <w:color w:val="FFFFFF"/>
                    <w:sz w:val="24"/>
                    <w:szCs w:val="24"/>
                  </w:rPr>
                </w:rPrChange>
              </w:rPr>
            </w:pPr>
            <w:r>
              <w:rPr>
                <w:rFonts w:hint="default" w:ascii="Verdana" w:hAnsi="Verdana" w:cs="Verdana"/>
                <w:b/>
                <w:color w:val="FFFFFF"/>
                <w:sz w:val="18"/>
                <w:szCs w:val="18"/>
                <w:rPrChange w:id="1481" w:author="google1599737165" w:date="2023-04-24T13:47:39Z">
                  <w:rPr>
                    <w:rFonts w:hint="default" w:ascii="Times New Roman" w:hAnsi="Times New Roman" w:cs="Times New Roman"/>
                    <w:b/>
                    <w:color w:val="FFFFFF"/>
                    <w:sz w:val="24"/>
                    <w:szCs w:val="24"/>
                  </w:rPr>
                </w:rPrChange>
              </w:rPr>
              <w:t>Эвтрофные условия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1482"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1483" w:author="google1599737165" w:date="2023-04-24T13:47:39Z">
                  <w:rPr>
                    <w:rFonts w:hint="default" w:ascii="Times New Roman" w:hAnsi="Times New Roman" w:cs="Times New Roman"/>
                    <w:i/>
                    <w:iCs/>
                    <w:sz w:val="24"/>
                    <w:szCs w:val="24"/>
                  </w:rPr>
                </w:rPrChange>
              </w:rPr>
              <w:t>Bythotrephes longimanus</w:t>
            </w:r>
          </w:p>
        </w:tc>
        <w:tc>
          <w:tcPr>
            <w:tcW w:w="2482" w:type="pct"/>
            <w:shd w:val="clear" w:color="auto" w:fill="FFFFFF"/>
          </w:tcPr>
          <w:p>
            <w:pPr>
              <w:spacing w:after="0" w:line="240" w:lineRule="auto"/>
              <w:jc w:val="both"/>
              <w:rPr>
                <w:rFonts w:hint="default" w:ascii="Verdana" w:hAnsi="Verdana" w:eastAsia="Verdana" w:cs="Verdana"/>
                <w:i/>
                <w:iCs/>
                <w:sz w:val="18"/>
                <w:szCs w:val="18"/>
                <w:rPrChange w:id="1484"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1485" w:author="google1599737165" w:date="2023-04-24T13:47:39Z">
                  <w:rPr>
                    <w:rFonts w:hint="default" w:ascii="Times New Roman" w:hAnsi="Times New Roman" w:cs="Times New Roman"/>
                    <w:i/>
                    <w:iCs/>
                    <w:sz w:val="24"/>
                    <w:szCs w:val="24"/>
                  </w:rPr>
                </w:rPrChange>
              </w:rPr>
              <w:t>Brachionus angularis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1486"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1487" w:author="google1599737165" w:date="2023-04-24T13:47:39Z">
                  <w:rPr>
                    <w:rFonts w:hint="default" w:ascii="Times New Roman" w:hAnsi="Times New Roman" w:cs="Times New Roman"/>
                    <w:i/>
                    <w:iCs/>
                    <w:sz w:val="24"/>
                    <w:szCs w:val="24"/>
                  </w:rPr>
                </w:rPrChange>
              </w:rPr>
              <w:t>Daphnia hyalina</w:t>
            </w:r>
          </w:p>
        </w:tc>
        <w:tc>
          <w:tcPr>
            <w:tcW w:w="2482" w:type="pct"/>
            <w:shd w:val="clear" w:color="auto" w:fill="FFFFFF"/>
          </w:tcPr>
          <w:p>
            <w:pPr>
              <w:spacing w:after="0" w:line="240" w:lineRule="auto"/>
              <w:jc w:val="both"/>
              <w:rPr>
                <w:rFonts w:hint="default" w:ascii="Verdana" w:hAnsi="Verdana" w:eastAsia="Verdana" w:cs="Verdana"/>
                <w:i/>
                <w:iCs/>
                <w:sz w:val="18"/>
                <w:szCs w:val="18"/>
                <w:rPrChange w:id="1488"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1489" w:author="google1599737165" w:date="2023-04-24T13:47:39Z">
                  <w:rPr>
                    <w:rFonts w:hint="default" w:ascii="Times New Roman" w:hAnsi="Times New Roman" w:cs="Times New Roman"/>
                    <w:i/>
                    <w:iCs/>
                    <w:sz w:val="24"/>
                    <w:szCs w:val="24"/>
                  </w:rPr>
                </w:rPrChange>
              </w:rPr>
              <w:t>Keratella quadrata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1490"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1491" w:author="google1599737165" w:date="2023-04-24T13:47:39Z">
                  <w:rPr>
                    <w:rFonts w:hint="default" w:ascii="Times New Roman" w:hAnsi="Times New Roman" w:cs="Times New Roman"/>
                    <w:i/>
                    <w:iCs/>
                    <w:sz w:val="24"/>
                    <w:szCs w:val="24"/>
                  </w:rPr>
                </w:rPrChange>
              </w:rPr>
              <w:t>Limnosida frontosa</w:t>
            </w:r>
          </w:p>
        </w:tc>
        <w:tc>
          <w:tcPr>
            <w:tcW w:w="2482" w:type="pct"/>
            <w:shd w:val="clear" w:color="auto" w:fill="FFFFFF"/>
          </w:tcPr>
          <w:p>
            <w:pPr>
              <w:spacing w:after="0" w:line="240" w:lineRule="auto"/>
              <w:jc w:val="both"/>
              <w:rPr>
                <w:rFonts w:hint="default" w:ascii="Verdana" w:hAnsi="Verdana" w:eastAsia="Verdana" w:cs="Verdana"/>
                <w:i/>
                <w:iCs/>
                <w:sz w:val="18"/>
                <w:szCs w:val="18"/>
                <w:rPrChange w:id="1492"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1493" w:author="google1599737165" w:date="2023-04-24T13:47:39Z">
                  <w:rPr>
                    <w:rFonts w:hint="default" w:ascii="Times New Roman" w:hAnsi="Times New Roman" w:cs="Times New Roman"/>
                    <w:i/>
                    <w:iCs/>
                    <w:sz w:val="24"/>
                    <w:szCs w:val="24"/>
                  </w:rPr>
                </w:rPrChange>
              </w:rPr>
              <w:t>Bosmina longirostris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1494"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1495" w:author="google1599737165" w:date="2023-04-24T13:47:39Z">
                  <w:rPr>
                    <w:rFonts w:hint="default" w:ascii="Times New Roman" w:hAnsi="Times New Roman" w:cs="Times New Roman"/>
                    <w:i/>
                    <w:iCs/>
                    <w:sz w:val="24"/>
                    <w:szCs w:val="24"/>
                  </w:rPr>
                </w:rPrChange>
              </w:rPr>
              <w:t>Cyclops abyssorum</w:t>
            </w:r>
          </w:p>
        </w:tc>
        <w:tc>
          <w:tcPr>
            <w:tcW w:w="2482" w:type="pct"/>
            <w:shd w:val="clear" w:color="auto" w:fill="FFFFFF"/>
          </w:tcPr>
          <w:p>
            <w:pPr>
              <w:spacing w:after="0" w:line="240" w:lineRule="auto"/>
              <w:jc w:val="both"/>
              <w:rPr>
                <w:rFonts w:hint="default" w:ascii="Verdana" w:hAnsi="Verdana" w:eastAsia="Verdana" w:cs="Verdana"/>
                <w:i/>
                <w:iCs/>
                <w:sz w:val="18"/>
                <w:szCs w:val="18"/>
                <w:rPrChange w:id="1496"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1497" w:author="google1599737165" w:date="2023-04-24T13:47:39Z">
                  <w:rPr>
                    <w:rFonts w:hint="default" w:ascii="Times New Roman" w:hAnsi="Times New Roman" w:cs="Times New Roman"/>
                    <w:i/>
                    <w:iCs/>
                    <w:sz w:val="24"/>
                    <w:szCs w:val="24"/>
                  </w:rPr>
                </w:rPrChange>
              </w:rPr>
              <w:t>Cyclops kolensis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1498"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1499" w:author="google1599737165" w:date="2023-04-24T13:47:39Z">
                  <w:rPr>
                    <w:rFonts w:hint="default" w:ascii="Times New Roman" w:hAnsi="Times New Roman" w:cs="Times New Roman"/>
                    <w:i/>
                    <w:iCs/>
                    <w:sz w:val="24"/>
                    <w:szCs w:val="24"/>
                  </w:rPr>
                </w:rPrChange>
              </w:rPr>
              <w:t>Heterocope appendiculata</w:t>
            </w:r>
          </w:p>
        </w:tc>
        <w:tc>
          <w:tcPr>
            <w:tcW w:w="2482" w:type="pct"/>
            <w:shd w:val="clear" w:color="auto" w:fill="FFFFFF"/>
          </w:tcPr>
          <w:p>
            <w:pPr>
              <w:spacing w:after="0" w:line="240" w:lineRule="auto"/>
              <w:jc w:val="both"/>
              <w:rPr>
                <w:rFonts w:hint="default" w:ascii="Verdana" w:hAnsi="Verdana" w:eastAsia="Verdana" w:cs="Verdana"/>
                <w:i/>
                <w:iCs/>
                <w:sz w:val="18"/>
                <w:szCs w:val="18"/>
                <w:lang w:val="en-GB" w:eastAsia="da-DK"/>
                <w:rPrChange w:id="1500" w:author="google1599737165" w:date="2023-04-24T13:47:39Z">
                  <w:rPr>
                    <w:rFonts w:hint="default" w:ascii="Times New Roman" w:hAnsi="Times New Roman" w:eastAsia="Verdana" w:cs="Times New Roman"/>
                    <w:i/>
                    <w:iCs/>
                    <w:sz w:val="24"/>
                    <w:szCs w:val="24"/>
                    <w:lang w:val="en-GB" w:eastAsia="da-DK"/>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1501"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1502" w:author="google1599737165" w:date="2023-04-24T13:47:39Z">
                  <w:rPr>
                    <w:rFonts w:hint="default" w:ascii="Times New Roman" w:hAnsi="Times New Roman" w:cs="Times New Roman"/>
                    <w:i/>
                    <w:iCs/>
                    <w:sz w:val="24"/>
                    <w:szCs w:val="24"/>
                  </w:rPr>
                </w:rPrChange>
              </w:rPr>
              <w:t>Cyclops scutifer</w:t>
            </w:r>
          </w:p>
        </w:tc>
        <w:tc>
          <w:tcPr>
            <w:tcW w:w="2482" w:type="pct"/>
            <w:shd w:val="clear" w:color="auto" w:fill="FFFFFF"/>
          </w:tcPr>
          <w:p>
            <w:pPr>
              <w:spacing w:after="0" w:line="240" w:lineRule="auto"/>
              <w:jc w:val="both"/>
              <w:rPr>
                <w:rFonts w:hint="default" w:ascii="Verdana" w:hAnsi="Verdana" w:eastAsia="Verdana" w:cs="Verdana"/>
                <w:i/>
                <w:iCs/>
                <w:sz w:val="18"/>
                <w:szCs w:val="18"/>
                <w:lang w:val="en-GB" w:eastAsia="da-DK"/>
                <w:rPrChange w:id="1503" w:author="google1599737165" w:date="2023-04-24T13:47:39Z">
                  <w:rPr>
                    <w:rFonts w:hint="default" w:ascii="Times New Roman" w:hAnsi="Times New Roman" w:eastAsia="Verdana" w:cs="Times New Roman"/>
                    <w:i/>
                    <w:iCs/>
                    <w:sz w:val="24"/>
                    <w:szCs w:val="24"/>
                    <w:lang w:val="en-GB" w:eastAsia="da-DK"/>
                  </w:rPr>
                </w:rPrChange>
              </w:rPr>
            </w:pPr>
          </w:p>
        </w:tc>
      </w:tr>
    </w:tbl>
    <w:p>
      <w:pPr>
        <w:spacing w:line="240" w:lineRule="atLeast"/>
        <w:jc w:val="both"/>
        <w:rPr>
          <w:rFonts w:hint="default" w:ascii="Verdana" w:hAnsi="Verdana" w:eastAsia="Yu Mincho" w:cs="Verdana"/>
          <w:sz w:val="18"/>
          <w:szCs w:val="18"/>
          <w:lang w:val="en-GB"/>
          <w:rPrChange w:id="1504" w:author="google1599737165" w:date="2023-04-24T13:47:39Z">
            <w:rPr>
              <w:rFonts w:hint="default" w:ascii="Times New Roman" w:hAnsi="Times New Roman" w:eastAsia="Yu Mincho" w:cs="Times New Roman"/>
              <w:sz w:val="24"/>
              <w:szCs w:val="24"/>
              <w:lang w:val="en-GB"/>
            </w:rPr>
          </w:rPrChange>
        </w:rPr>
      </w:pPr>
    </w:p>
    <w:p>
      <w:pPr>
        <w:spacing w:line="240" w:lineRule="atLeast"/>
        <w:jc w:val="both"/>
        <w:rPr>
          <w:rFonts w:hint="default" w:ascii="Verdana" w:hAnsi="Verdana" w:eastAsia="Yu Mincho" w:cs="Verdana"/>
          <w:sz w:val="18"/>
          <w:szCs w:val="18"/>
          <w:lang w:val="ru-RU"/>
          <w:rPrChange w:id="1505" w:author="google1599737165" w:date="2023-04-24T13:47:39Z">
            <w:rPr>
              <w:rFonts w:hint="default" w:ascii="Times New Roman" w:hAnsi="Times New Roman" w:eastAsia="Yu Mincho" w:cs="Times New Roman"/>
              <w:sz w:val="24"/>
              <w:szCs w:val="24"/>
              <w:lang w:val="ru-RU"/>
            </w:rPr>
          </w:rPrChange>
        </w:rPr>
      </w:pPr>
      <w:r>
        <w:rPr>
          <w:rFonts w:hint="default" w:ascii="Verdana" w:hAnsi="Verdana" w:eastAsia="Yu Mincho" w:cs="Verdana"/>
          <w:sz w:val="18"/>
          <w:szCs w:val="18"/>
          <w:lang w:val="ru-RU"/>
          <w:rPrChange w:id="1506" w:author="google1599737165" w:date="2023-04-24T13:47:39Z">
            <w:rPr>
              <w:rFonts w:hint="default" w:ascii="Times New Roman" w:hAnsi="Times New Roman" w:eastAsia="Yu Mincho" w:cs="Times New Roman"/>
              <w:sz w:val="24"/>
              <w:szCs w:val="24"/>
              <w:lang w:val="ru-RU"/>
            </w:rPr>
          </w:rPrChange>
        </w:rPr>
        <w:t xml:space="preserve">Регистрируемый показатель: В каждой пробе, необходимо оценивать соотношение обилий этих двух групп. </w:t>
      </w:r>
    </w:p>
    <w:p>
      <w:pPr>
        <w:pStyle w:val="155"/>
        <w:numPr>
          <w:ilvl w:val="0"/>
          <w:numId w:val="0"/>
        </w:numPr>
        <w:jc w:val="both"/>
        <w:rPr>
          <w:rFonts w:hint="default" w:ascii="Verdana" w:hAnsi="Verdana" w:cs="Verdana"/>
          <w:b/>
          <w:bCs/>
          <w:sz w:val="18"/>
          <w:szCs w:val="18"/>
          <w:rPrChange w:id="1507" w:author="google1599737165" w:date="2023-04-24T13:47:39Z">
            <w:rPr>
              <w:rFonts w:hint="default" w:ascii="Times New Roman" w:hAnsi="Times New Roman" w:cs="Times New Roman"/>
              <w:b/>
              <w:bCs/>
              <w:sz w:val="24"/>
              <w:szCs w:val="24"/>
            </w:rPr>
          </w:rPrChange>
        </w:rPr>
      </w:pPr>
    </w:p>
    <w:p>
      <w:pPr>
        <w:pStyle w:val="155"/>
        <w:numPr>
          <w:ilvl w:val="0"/>
          <w:numId w:val="0"/>
        </w:numPr>
        <w:jc w:val="both"/>
        <w:rPr>
          <w:rFonts w:hint="default" w:ascii="Verdana" w:hAnsi="Verdana" w:eastAsia="Yu Mincho" w:cs="Verdana"/>
          <w:b/>
          <w:bCs/>
          <w:sz w:val="18"/>
          <w:szCs w:val="18"/>
          <w:rPrChange w:id="1508" w:author="google1599737165" w:date="2023-04-24T13:47:39Z">
            <w:rPr>
              <w:rFonts w:hint="default" w:ascii="Times New Roman" w:hAnsi="Times New Roman" w:eastAsia="Yu Mincho" w:cs="Times New Roman"/>
              <w:b/>
              <w:bCs/>
              <w:sz w:val="24"/>
              <w:szCs w:val="24"/>
            </w:rPr>
          </w:rPrChange>
        </w:rPr>
      </w:pPr>
      <w:r>
        <w:rPr>
          <w:rFonts w:hint="default" w:ascii="Verdana" w:hAnsi="Verdana" w:cs="Verdana"/>
          <w:b/>
          <w:bCs/>
          <w:sz w:val="18"/>
          <w:szCs w:val="18"/>
          <w:rPrChange w:id="1509" w:author="google1599737165" w:date="2023-04-24T13:47:39Z">
            <w:rPr>
              <w:rFonts w:hint="default" w:ascii="Times New Roman" w:hAnsi="Times New Roman" w:cs="Times New Roman"/>
              <w:b/>
              <w:bCs/>
              <w:sz w:val="24"/>
              <w:szCs w:val="24"/>
            </w:rPr>
          </w:rPrChange>
        </w:rPr>
        <w:t>Инвазивные виды</w:t>
      </w:r>
    </w:p>
    <w:p>
      <w:pPr>
        <w:jc w:val="both"/>
        <w:rPr>
          <w:rFonts w:hint="default" w:ascii="Verdana" w:hAnsi="Verdana" w:cs="Verdana"/>
          <w:sz w:val="18"/>
          <w:szCs w:val="18"/>
          <w:lang w:val="ru-RU"/>
          <w:rPrChange w:id="1510"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1511" w:author="google1599737165" w:date="2023-04-24T13:47:39Z">
            <w:rPr>
              <w:rFonts w:hint="default" w:ascii="Times New Roman" w:hAnsi="Times New Roman" w:cs="Times New Roman"/>
              <w:sz w:val="24"/>
              <w:szCs w:val="24"/>
              <w:lang w:val="ru-RU"/>
            </w:rPr>
          </w:rPrChange>
        </w:rPr>
        <w:t xml:space="preserve">При обработке проб планктона и бентоса на станциях мониторинга могут быть обнаружены новые, ранее не отмечавшиеся в регионе формы. Новые для акватории виды могут появиться вследствие двух причин: (1) недостаточной изученности фауны региона и (2)появления вида-вселенца. Обнаруженный новый вид необходимо всесторонне изучить на предмет его биогеографических характеристик (сравнение со списками видов из близких акваторий: Обь, Енисей, Карское море). </w:t>
      </w:r>
    </w:p>
    <w:p>
      <w:pPr>
        <w:jc w:val="both"/>
        <w:rPr>
          <w:rFonts w:hint="default" w:ascii="Verdana" w:hAnsi="Verdana" w:cs="Verdana"/>
          <w:sz w:val="18"/>
          <w:szCs w:val="18"/>
          <w:lang w:val="ru-RU"/>
          <w:rPrChange w:id="1512"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rPrChange w:id="1513" w:author="google1599737165" w:date="2023-04-24T13:47:39Z">
            <w:rPr>
              <w:rFonts w:hint="default" w:ascii="Times New Roman" w:hAnsi="Times New Roman" w:cs="Times New Roman"/>
              <w:sz w:val="24"/>
              <w:szCs w:val="24"/>
            </w:rPr>
          </w:rPrChange>
        </w:rPr>
        <w:t>По результатам анализа фауны</w:t>
      </w:r>
      <w:r>
        <w:rPr>
          <w:rFonts w:hint="default" w:ascii="Verdana" w:hAnsi="Verdana" w:cs="Verdana"/>
          <w:sz w:val="18"/>
          <w:szCs w:val="18"/>
          <w:lang w:val="ru-RU"/>
          <w:rPrChange w:id="1514" w:author="google1599737165" w:date="2023-04-24T13:47:39Z">
            <w:rPr>
              <w:rFonts w:hint="default" w:ascii="Times New Roman" w:hAnsi="Times New Roman" w:cs="Times New Roman"/>
              <w:sz w:val="24"/>
              <w:szCs w:val="24"/>
              <w:lang w:val="ru-RU"/>
            </w:rPr>
          </w:rPrChange>
        </w:rPr>
        <w:t xml:space="preserve"> (</w:t>
      </w:r>
      <w:r>
        <w:rPr>
          <w:rFonts w:hint="default" w:ascii="Verdana" w:hAnsi="Verdana" w:cs="Verdana"/>
          <w:b/>
          <w:bCs/>
          <w:i/>
          <w:iCs/>
          <w:sz w:val="18"/>
          <w:szCs w:val="18"/>
          <w:highlight w:val="yellow"/>
          <w:lang w:val="ru-RU"/>
          <w:rPrChange w:id="1515" w:author="google1599737165" w:date="2023-04-24T13:47:39Z">
            <w:rPr>
              <w:rFonts w:hint="default" w:ascii="Times New Roman" w:hAnsi="Times New Roman" w:cs="Times New Roman"/>
              <w:b/>
              <w:bCs/>
              <w:i/>
              <w:iCs/>
              <w:sz w:val="24"/>
              <w:szCs w:val="24"/>
              <w:highlight w:val="yellow"/>
              <w:lang w:val="ru-RU"/>
            </w:rPr>
          </w:rPrChange>
        </w:rPr>
        <w:t>ссылка на отчет по вселенцам</w:t>
      </w:r>
      <w:r>
        <w:rPr>
          <w:rFonts w:hint="default" w:ascii="Verdana" w:hAnsi="Verdana" w:cs="Verdana"/>
          <w:sz w:val="18"/>
          <w:szCs w:val="18"/>
          <w:lang w:val="ru-RU"/>
          <w:rPrChange w:id="1516" w:author="google1599737165" w:date="2023-04-24T13:47:39Z">
            <w:rPr>
              <w:rFonts w:hint="default" w:ascii="Times New Roman" w:hAnsi="Times New Roman" w:cs="Times New Roman"/>
              <w:sz w:val="24"/>
              <w:szCs w:val="24"/>
              <w:lang w:val="ru-RU"/>
            </w:rPr>
          </w:rPrChange>
        </w:rPr>
        <w:t>)</w:t>
      </w:r>
      <w:r>
        <w:rPr>
          <w:rFonts w:hint="default" w:ascii="Verdana" w:hAnsi="Verdana" w:cs="Verdana"/>
          <w:sz w:val="18"/>
          <w:szCs w:val="18"/>
          <w:rPrChange w:id="1517" w:author="google1599737165" w:date="2023-04-24T13:47:39Z">
            <w:rPr>
              <w:rFonts w:hint="default" w:ascii="Times New Roman" w:hAnsi="Times New Roman" w:cs="Times New Roman"/>
              <w:sz w:val="24"/>
              <w:szCs w:val="24"/>
            </w:rPr>
          </w:rPrChange>
        </w:rPr>
        <w:t xml:space="preserve">, выявлено несколько потенциальных инвазивных видов (Таблица </w:t>
      </w:r>
      <w:r>
        <w:rPr>
          <w:rFonts w:hint="default" w:ascii="Verdana" w:hAnsi="Verdana" w:cs="Verdana"/>
          <w:sz w:val="18"/>
          <w:szCs w:val="18"/>
          <w:lang w:val="ru-RU"/>
          <w:rPrChange w:id="1518" w:author="google1599737165" w:date="2023-04-24T13:47:39Z">
            <w:rPr>
              <w:rFonts w:hint="default" w:ascii="Times New Roman" w:hAnsi="Times New Roman" w:cs="Times New Roman"/>
              <w:sz w:val="24"/>
              <w:szCs w:val="24"/>
              <w:lang w:val="ru-RU"/>
            </w:rPr>
          </w:rPrChange>
        </w:rPr>
        <w:t>+++</w:t>
      </w:r>
      <w:r>
        <w:rPr>
          <w:rFonts w:hint="default" w:ascii="Verdana" w:hAnsi="Verdana" w:cs="Verdana"/>
          <w:sz w:val="18"/>
          <w:szCs w:val="18"/>
          <w:rPrChange w:id="1519" w:author="google1599737165" w:date="2023-04-24T13:47:39Z">
            <w:rPr>
              <w:rFonts w:hint="default" w:ascii="Times New Roman" w:hAnsi="Times New Roman" w:cs="Times New Roman"/>
              <w:sz w:val="24"/>
              <w:szCs w:val="24"/>
            </w:rPr>
          </w:rPrChange>
        </w:rPr>
        <w:t>)</w:t>
      </w:r>
      <w:r>
        <w:rPr>
          <w:rFonts w:hint="default" w:ascii="Verdana" w:hAnsi="Verdana" w:cs="Verdana"/>
          <w:sz w:val="18"/>
          <w:szCs w:val="18"/>
          <w:lang w:val="ru-RU"/>
          <w:rPrChange w:id="1520" w:author="google1599737165" w:date="2023-04-24T13:47:39Z">
            <w:rPr>
              <w:rFonts w:hint="default" w:ascii="Times New Roman" w:hAnsi="Times New Roman" w:cs="Times New Roman"/>
              <w:sz w:val="24"/>
              <w:szCs w:val="24"/>
              <w:lang w:val="ru-RU"/>
            </w:rPr>
          </w:rPrChange>
        </w:rPr>
        <w:t xml:space="preserve">. У этих видов пределы толерантности по отношению к солености и температуре позволяют вселиться в акваторию Обской губы. </w:t>
      </w:r>
    </w:p>
    <w:p>
      <w:pPr>
        <w:jc w:val="both"/>
        <w:rPr>
          <w:rFonts w:hint="default" w:ascii="Verdana" w:hAnsi="Verdana" w:cs="Verdana"/>
          <w:sz w:val="18"/>
          <w:szCs w:val="18"/>
          <w:lang w:val="ru-RU"/>
          <w:rPrChange w:id="1521" w:author="google1599737165" w:date="2023-04-24T13:47:39Z">
            <w:rPr>
              <w:rFonts w:hint="default" w:ascii="Times New Roman" w:hAnsi="Times New Roman" w:cs="Times New Roman"/>
              <w:sz w:val="24"/>
              <w:szCs w:val="24"/>
              <w:lang w:val="ru-RU"/>
            </w:rPr>
          </w:rPrChange>
        </w:rPr>
      </w:pPr>
    </w:p>
    <w:p>
      <w:pPr>
        <w:pStyle w:val="41"/>
        <w:jc w:val="both"/>
        <w:rPr>
          <w:rFonts w:hint="default" w:ascii="Verdana" w:hAnsi="Verdana" w:eastAsia="Yu Mincho" w:cs="Verdana"/>
          <w:sz w:val="18"/>
          <w:szCs w:val="18"/>
          <w:rPrChange w:id="1522" w:author="google1599737165" w:date="2023-04-24T13:47:39Z">
            <w:rPr>
              <w:rFonts w:hint="default" w:ascii="Times New Roman" w:hAnsi="Times New Roman" w:eastAsia="Yu Mincho" w:cs="Times New Roman"/>
              <w:sz w:val="24"/>
              <w:szCs w:val="24"/>
            </w:rPr>
          </w:rPrChange>
        </w:rPr>
      </w:pPr>
      <w:bookmarkStart w:id="6" w:name="_Toc111225149"/>
      <w:r>
        <w:rPr>
          <w:rFonts w:hint="default" w:ascii="Verdana" w:hAnsi="Verdana" w:cs="Verdana"/>
          <w:sz w:val="18"/>
          <w:szCs w:val="18"/>
          <w:rPrChange w:id="1523" w:author="google1599737165" w:date="2023-04-24T13:47:39Z">
            <w:rPr>
              <w:rFonts w:hint="default" w:ascii="Times New Roman" w:hAnsi="Times New Roman" w:cs="Times New Roman"/>
              <w:sz w:val="24"/>
              <w:szCs w:val="24"/>
            </w:rPr>
          </w:rPrChange>
        </w:rPr>
        <w:t xml:space="preserve">Таблица </w:t>
      </w:r>
      <w:r>
        <w:rPr>
          <w:rFonts w:hint="default" w:ascii="Verdana" w:hAnsi="Verdana" w:cs="Verdana"/>
          <w:sz w:val="18"/>
          <w:szCs w:val="18"/>
          <w:lang w:val="ru-RU"/>
          <w:rPrChange w:id="1524" w:author="google1599737165" w:date="2023-04-24T13:47:39Z">
            <w:rPr>
              <w:rFonts w:hint="default" w:ascii="Times New Roman" w:hAnsi="Times New Roman" w:cs="Times New Roman"/>
              <w:sz w:val="24"/>
              <w:szCs w:val="24"/>
              <w:lang w:val="ru-RU"/>
            </w:rPr>
          </w:rPrChange>
        </w:rPr>
        <w:t>+++</w:t>
      </w:r>
      <w:r>
        <w:rPr>
          <w:rFonts w:hint="default" w:ascii="Verdana" w:hAnsi="Verdana" w:cs="Verdana"/>
          <w:sz w:val="18"/>
          <w:szCs w:val="18"/>
          <w:rPrChange w:id="1525" w:author="google1599737165" w:date="2023-04-24T13:47:39Z">
            <w:rPr>
              <w:rFonts w:hint="default" w:ascii="Times New Roman" w:hAnsi="Times New Roman" w:cs="Times New Roman"/>
              <w:sz w:val="24"/>
              <w:szCs w:val="24"/>
            </w:rPr>
          </w:rPrChange>
        </w:rPr>
        <w:t>: Потенциально инвазивные виды</w:t>
      </w:r>
      <w:bookmarkEnd w:id="6"/>
    </w:p>
    <w:tbl>
      <w:tblPr>
        <w:tblStyle w:val="12"/>
        <w:tblW w:w="329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924"/>
        <w:gridCol w:w="2214"/>
        <w:gridCol w:w="2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jc w:val="center"/>
        </w:trPr>
        <w:tc>
          <w:tcPr>
            <w:tcW w:w="841" w:type="pct"/>
            <w:shd w:val="clear" w:color="auto" w:fill="00B0F0"/>
          </w:tcPr>
          <w:p>
            <w:pPr>
              <w:keepNext/>
              <w:spacing w:before="80" w:after="40" w:line="240" w:lineRule="auto"/>
              <w:jc w:val="both"/>
              <w:rPr>
                <w:rFonts w:hint="default" w:ascii="Verdana" w:hAnsi="Verdana" w:eastAsia="Times New Roman" w:cs="Verdana"/>
                <w:b/>
                <w:color w:val="FFFFFF"/>
                <w:sz w:val="18"/>
                <w:szCs w:val="18"/>
                <w:lang w:eastAsia="da-DK"/>
                <w:rPrChange w:id="1526" w:author="google1599737165" w:date="2023-04-24T13:47:39Z">
                  <w:rPr>
                    <w:rFonts w:hint="default" w:ascii="Times New Roman" w:hAnsi="Times New Roman" w:eastAsia="Times New Roman" w:cs="Times New Roman"/>
                    <w:b/>
                    <w:color w:val="FFFFFF"/>
                    <w:sz w:val="24"/>
                    <w:szCs w:val="24"/>
                    <w:lang w:eastAsia="da-DK"/>
                  </w:rPr>
                </w:rPrChange>
              </w:rPr>
            </w:pPr>
          </w:p>
        </w:tc>
        <w:tc>
          <w:tcPr>
            <w:tcW w:w="2015" w:type="pct"/>
            <w:shd w:val="clear" w:color="auto" w:fill="00B0F0"/>
            <w:tcMar>
              <w:top w:w="75" w:type="dxa"/>
              <w:left w:w="75" w:type="dxa"/>
              <w:bottom w:w="75" w:type="dxa"/>
              <w:right w:w="75" w:type="dxa"/>
            </w:tcMar>
          </w:tcPr>
          <w:p>
            <w:pPr>
              <w:keepNext/>
              <w:spacing w:before="80" w:after="40" w:line="240" w:lineRule="auto"/>
              <w:jc w:val="both"/>
              <w:rPr>
                <w:rFonts w:hint="default" w:ascii="Verdana" w:hAnsi="Verdana" w:eastAsia="Times New Roman" w:cs="Verdana"/>
                <w:b/>
                <w:color w:val="FFFFFF"/>
                <w:sz w:val="18"/>
                <w:szCs w:val="18"/>
                <w:rPrChange w:id="1527" w:author="google1599737165" w:date="2023-04-24T13:47:39Z">
                  <w:rPr>
                    <w:rFonts w:hint="default" w:ascii="Times New Roman" w:hAnsi="Times New Roman" w:eastAsia="Times New Roman" w:cs="Times New Roman"/>
                    <w:b/>
                    <w:color w:val="FFFFFF"/>
                    <w:sz w:val="24"/>
                    <w:szCs w:val="24"/>
                  </w:rPr>
                </w:rPrChange>
              </w:rPr>
            </w:pPr>
            <w:r>
              <w:rPr>
                <w:rFonts w:hint="default" w:ascii="Verdana" w:hAnsi="Verdana" w:cs="Verdana"/>
                <w:b/>
                <w:color w:val="FFFFFF"/>
                <w:sz w:val="18"/>
                <w:szCs w:val="18"/>
                <w:rPrChange w:id="1528" w:author="google1599737165" w:date="2023-04-24T13:47:39Z">
                  <w:rPr>
                    <w:rFonts w:hint="default" w:ascii="Times New Roman" w:hAnsi="Times New Roman" w:cs="Times New Roman"/>
                    <w:b/>
                    <w:color w:val="FFFFFF"/>
                    <w:sz w:val="24"/>
                    <w:szCs w:val="24"/>
                  </w:rPr>
                </w:rPrChange>
              </w:rPr>
              <w:t>Вид</w:t>
            </w:r>
          </w:p>
        </w:tc>
        <w:tc>
          <w:tcPr>
            <w:tcW w:w="2143" w:type="pct"/>
            <w:shd w:val="clear" w:color="auto" w:fill="00B0F0"/>
          </w:tcPr>
          <w:p>
            <w:pPr>
              <w:keepNext/>
              <w:spacing w:before="80" w:after="40" w:line="240" w:lineRule="auto"/>
              <w:jc w:val="both"/>
              <w:rPr>
                <w:rFonts w:hint="default" w:ascii="Verdana" w:hAnsi="Verdana" w:eastAsia="Times New Roman" w:cs="Verdana"/>
                <w:b/>
                <w:color w:val="FFFFFF"/>
                <w:sz w:val="18"/>
                <w:szCs w:val="18"/>
                <w:lang w:val="ru-RU"/>
                <w:rPrChange w:id="1529" w:author="google1599737165" w:date="2023-04-24T13:47:39Z">
                  <w:rPr>
                    <w:rFonts w:hint="default" w:ascii="Times New Roman" w:hAnsi="Times New Roman" w:eastAsia="Times New Roman" w:cs="Times New Roman"/>
                    <w:b/>
                    <w:color w:val="FFFFFF"/>
                    <w:sz w:val="24"/>
                    <w:szCs w:val="24"/>
                    <w:lang w:val="ru-RU"/>
                  </w:rPr>
                </w:rPrChange>
              </w:rPr>
            </w:pPr>
            <w:r>
              <w:rPr>
                <w:rFonts w:hint="default" w:ascii="Verdana" w:hAnsi="Verdana" w:cs="Verdana"/>
                <w:b/>
                <w:color w:val="FFFFFF"/>
                <w:sz w:val="18"/>
                <w:szCs w:val="18"/>
                <w:lang w:val="ru-RU"/>
                <w:rPrChange w:id="1530" w:author="google1599737165" w:date="2023-04-24T13:47:39Z">
                  <w:rPr>
                    <w:rFonts w:hint="default" w:ascii="Times New Roman" w:hAnsi="Times New Roman" w:cs="Times New Roman"/>
                    <w:b/>
                    <w:color w:val="FFFFFF"/>
                    <w:sz w:val="24"/>
                    <w:szCs w:val="24"/>
                    <w:lang w:val="ru-RU"/>
                  </w:rPr>
                </w:rPrChange>
              </w:rPr>
              <w:t>Группа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restart"/>
            <w:shd w:val="clear" w:color="auto" w:fill="FFFFFF"/>
          </w:tcPr>
          <w:p>
            <w:pPr>
              <w:spacing w:after="0" w:line="240" w:lineRule="auto"/>
              <w:jc w:val="both"/>
              <w:rPr>
                <w:rFonts w:hint="default" w:ascii="Verdana" w:hAnsi="Verdana" w:eastAsia="Verdana" w:cs="Verdana"/>
                <w:sz w:val="18"/>
                <w:szCs w:val="18"/>
                <w:rPrChange w:id="1531" w:author="google1599737165" w:date="2023-04-24T13:47:39Z">
                  <w:rPr>
                    <w:rFonts w:hint="default" w:ascii="Times New Roman" w:hAnsi="Times New Roman" w:eastAsia="Verdana" w:cs="Times New Roman"/>
                    <w:sz w:val="24"/>
                    <w:szCs w:val="24"/>
                  </w:rPr>
                </w:rPrChange>
              </w:rPr>
            </w:pPr>
            <w:r>
              <w:rPr>
                <w:rFonts w:hint="default" w:ascii="Verdana" w:hAnsi="Verdana" w:cs="Verdana"/>
                <w:sz w:val="18"/>
                <w:szCs w:val="18"/>
                <w:rPrChange w:id="1532" w:author="google1599737165" w:date="2023-04-24T13:47:39Z">
                  <w:rPr>
                    <w:rFonts w:hint="default" w:ascii="Times New Roman" w:hAnsi="Times New Roman" w:cs="Times New Roman"/>
                    <w:sz w:val="24"/>
                    <w:szCs w:val="24"/>
                  </w:rPr>
                </w:rPrChange>
              </w:rPr>
              <w:t>Планктон</w:t>
            </w: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1533"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1534" w:author="google1599737165" w:date="2023-04-24T13:47:39Z">
                  <w:rPr>
                    <w:rFonts w:hint="default" w:ascii="Times New Roman" w:hAnsi="Times New Roman" w:cs="Times New Roman"/>
                    <w:i/>
                    <w:iCs/>
                    <w:sz w:val="24"/>
                    <w:szCs w:val="24"/>
                  </w:rPr>
                </w:rPrChange>
              </w:rPr>
              <w:t>Prorocentrum cordatum</w:t>
            </w:r>
          </w:p>
        </w:tc>
        <w:tc>
          <w:tcPr>
            <w:tcW w:w="2143" w:type="pct"/>
            <w:shd w:val="clear" w:color="auto" w:fill="FFFFFF"/>
          </w:tcPr>
          <w:p>
            <w:pPr>
              <w:spacing w:after="0" w:line="240" w:lineRule="auto"/>
              <w:jc w:val="both"/>
              <w:rPr>
                <w:rFonts w:hint="default" w:ascii="Verdana" w:hAnsi="Verdana" w:eastAsia="Verdana" w:cs="Verdana"/>
                <w:sz w:val="18"/>
                <w:szCs w:val="18"/>
                <w:rPrChange w:id="1535" w:author="google1599737165" w:date="2023-04-24T13:47:39Z">
                  <w:rPr>
                    <w:rFonts w:hint="default" w:ascii="Times New Roman" w:hAnsi="Times New Roman" w:eastAsia="Verdana" w:cs="Times New Roman"/>
                    <w:sz w:val="24"/>
                    <w:szCs w:val="24"/>
                  </w:rPr>
                </w:rPrChange>
              </w:rPr>
            </w:pPr>
            <w:r>
              <w:rPr>
                <w:rFonts w:hint="default" w:ascii="Verdana" w:hAnsi="Verdana" w:cs="Verdana"/>
                <w:sz w:val="18"/>
                <w:szCs w:val="18"/>
                <w:rPrChange w:id="1536" w:author="google1599737165" w:date="2023-04-24T13:47:39Z">
                  <w:rPr>
                    <w:rFonts w:hint="default" w:ascii="Times New Roman" w:hAnsi="Times New Roman" w:cs="Times New Roman"/>
                    <w:sz w:val="24"/>
                    <w:szCs w:val="24"/>
                  </w:rPr>
                </w:rPrChange>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continue"/>
            <w:shd w:val="clear" w:color="auto" w:fill="FFFFFF"/>
          </w:tcPr>
          <w:p>
            <w:pPr>
              <w:spacing w:after="0" w:line="240" w:lineRule="auto"/>
              <w:jc w:val="both"/>
              <w:rPr>
                <w:rFonts w:hint="default" w:ascii="Verdana" w:hAnsi="Verdana" w:eastAsia="Verdana" w:cs="Verdana"/>
                <w:sz w:val="18"/>
                <w:szCs w:val="18"/>
                <w:lang w:val="en-GB" w:eastAsia="da-DK"/>
                <w:rPrChange w:id="1537" w:author="google1599737165" w:date="2023-04-24T13:47:39Z">
                  <w:rPr>
                    <w:rFonts w:hint="default" w:ascii="Times New Roman" w:hAnsi="Times New Roman" w:eastAsia="Verdana" w:cs="Times New Roman"/>
                    <w:sz w:val="24"/>
                    <w:szCs w:val="24"/>
                    <w:lang w:val="en-GB" w:eastAsia="da-DK"/>
                  </w:rPr>
                </w:rPrChange>
              </w:rPr>
            </w:pP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1538"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1539" w:author="google1599737165" w:date="2023-04-24T13:47:39Z">
                  <w:rPr>
                    <w:rFonts w:hint="default" w:ascii="Times New Roman" w:hAnsi="Times New Roman" w:cs="Times New Roman"/>
                    <w:i/>
                    <w:iCs/>
                    <w:sz w:val="24"/>
                    <w:szCs w:val="24"/>
                  </w:rPr>
                </w:rPrChange>
              </w:rPr>
              <w:t>Acanthocyclops robustus</w:t>
            </w:r>
          </w:p>
        </w:tc>
        <w:tc>
          <w:tcPr>
            <w:tcW w:w="2143" w:type="pct"/>
            <w:shd w:val="clear" w:color="auto" w:fill="FFFFFF"/>
          </w:tcPr>
          <w:p>
            <w:pPr>
              <w:spacing w:after="0" w:line="240" w:lineRule="auto"/>
              <w:jc w:val="both"/>
              <w:rPr>
                <w:rFonts w:hint="default" w:ascii="Verdana" w:hAnsi="Verdana" w:eastAsia="Verdana" w:cs="Verdana"/>
                <w:sz w:val="18"/>
                <w:szCs w:val="18"/>
                <w:rPrChange w:id="1540" w:author="google1599737165" w:date="2023-04-24T13:47:39Z">
                  <w:rPr>
                    <w:rFonts w:hint="default" w:ascii="Times New Roman" w:hAnsi="Times New Roman" w:eastAsia="Verdana" w:cs="Times New Roman"/>
                    <w:sz w:val="24"/>
                    <w:szCs w:val="24"/>
                  </w:rPr>
                </w:rPrChange>
              </w:rPr>
            </w:pPr>
            <w:r>
              <w:rPr>
                <w:rFonts w:hint="default" w:ascii="Verdana" w:hAnsi="Verdana" w:cs="Verdana"/>
                <w:sz w:val="18"/>
                <w:szCs w:val="18"/>
                <w:rPrChange w:id="1541" w:author="google1599737165" w:date="2023-04-24T13:47:39Z">
                  <w:rPr>
                    <w:rFonts w:hint="default" w:ascii="Times New Roman" w:hAnsi="Times New Roman" w:cs="Times New Roman"/>
                    <w:sz w:val="24"/>
                    <w:szCs w:val="24"/>
                  </w:rPr>
                </w:rPrChange>
              </w:rPr>
              <w:t>Copepoda, Cyclopoida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continue"/>
            <w:shd w:val="clear" w:color="auto" w:fill="FFFFFF"/>
          </w:tcPr>
          <w:p>
            <w:pPr>
              <w:spacing w:after="0" w:line="240" w:lineRule="auto"/>
              <w:jc w:val="both"/>
              <w:rPr>
                <w:rFonts w:hint="default" w:ascii="Verdana" w:hAnsi="Verdana" w:eastAsia="Verdana" w:cs="Verdana"/>
                <w:sz w:val="18"/>
                <w:szCs w:val="18"/>
                <w:lang w:val="en-GB" w:eastAsia="da-DK"/>
                <w:rPrChange w:id="1542" w:author="google1599737165" w:date="2023-04-24T13:47:39Z">
                  <w:rPr>
                    <w:rFonts w:hint="default" w:ascii="Times New Roman" w:hAnsi="Times New Roman" w:eastAsia="Verdana" w:cs="Times New Roman"/>
                    <w:sz w:val="24"/>
                    <w:szCs w:val="24"/>
                    <w:lang w:val="en-GB" w:eastAsia="da-DK"/>
                  </w:rPr>
                </w:rPrChange>
              </w:rPr>
            </w:pP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1543"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1544" w:author="google1599737165" w:date="2023-04-24T13:47:39Z">
                  <w:rPr>
                    <w:rFonts w:hint="default" w:ascii="Times New Roman" w:hAnsi="Times New Roman" w:cs="Times New Roman"/>
                    <w:i/>
                    <w:iCs/>
                    <w:sz w:val="24"/>
                    <w:szCs w:val="24"/>
                  </w:rPr>
                </w:rPrChange>
              </w:rPr>
              <w:t>Acartia bifilosa</w:t>
            </w:r>
          </w:p>
        </w:tc>
        <w:tc>
          <w:tcPr>
            <w:tcW w:w="2143" w:type="pct"/>
            <w:shd w:val="clear" w:color="auto" w:fill="FFFFFF"/>
          </w:tcPr>
          <w:p>
            <w:pPr>
              <w:spacing w:after="0" w:line="240" w:lineRule="auto"/>
              <w:jc w:val="both"/>
              <w:rPr>
                <w:rFonts w:hint="default" w:ascii="Verdana" w:hAnsi="Verdana" w:eastAsia="Verdana" w:cs="Verdana"/>
                <w:sz w:val="18"/>
                <w:szCs w:val="18"/>
                <w:rPrChange w:id="1545" w:author="google1599737165" w:date="2023-04-24T13:47:39Z">
                  <w:rPr>
                    <w:rFonts w:hint="default" w:ascii="Times New Roman" w:hAnsi="Times New Roman" w:eastAsia="Verdana" w:cs="Times New Roman"/>
                    <w:sz w:val="24"/>
                    <w:szCs w:val="24"/>
                  </w:rPr>
                </w:rPrChange>
              </w:rPr>
            </w:pPr>
            <w:r>
              <w:rPr>
                <w:rFonts w:hint="default" w:ascii="Verdana" w:hAnsi="Verdana" w:cs="Verdana"/>
                <w:sz w:val="18"/>
                <w:szCs w:val="18"/>
                <w:rPrChange w:id="1546" w:author="google1599737165" w:date="2023-04-24T13:47:39Z">
                  <w:rPr>
                    <w:rFonts w:hint="default" w:ascii="Times New Roman" w:hAnsi="Times New Roman" w:cs="Times New Roman"/>
                    <w:sz w:val="24"/>
                    <w:szCs w:val="24"/>
                  </w:rPr>
                </w:rPrChange>
              </w:rPr>
              <w:t>Copepoda, Calanoida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jc w:val="center"/>
        </w:trPr>
        <w:tc>
          <w:tcPr>
            <w:tcW w:w="841" w:type="pct"/>
            <w:vMerge w:val="restart"/>
            <w:shd w:val="clear" w:color="auto" w:fill="FFFFFF"/>
          </w:tcPr>
          <w:p>
            <w:pPr>
              <w:spacing w:after="0" w:line="240" w:lineRule="auto"/>
              <w:jc w:val="both"/>
              <w:rPr>
                <w:rFonts w:hint="default" w:ascii="Verdana" w:hAnsi="Verdana" w:eastAsia="Verdana" w:cs="Verdana"/>
                <w:sz w:val="18"/>
                <w:szCs w:val="18"/>
                <w:rPrChange w:id="1547" w:author="google1599737165" w:date="2023-04-24T13:47:39Z">
                  <w:rPr>
                    <w:rFonts w:hint="default" w:ascii="Times New Roman" w:hAnsi="Times New Roman" w:eastAsia="Verdana" w:cs="Times New Roman"/>
                    <w:sz w:val="24"/>
                    <w:szCs w:val="24"/>
                  </w:rPr>
                </w:rPrChange>
              </w:rPr>
            </w:pPr>
            <w:r>
              <w:rPr>
                <w:rFonts w:hint="default" w:ascii="Verdana" w:hAnsi="Verdana" w:cs="Verdana"/>
                <w:sz w:val="18"/>
                <w:szCs w:val="18"/>
                <w:rPrChange w:id="1548" w:author="google1599737165" w:date="2023-04-24T13:47:39Z">
                  <w:rPr>
                    <w:rFonts w:hint="default" w:ascii="Times New Roman" w:hAnsi="Times New Roman" w:cs="Times New Roman"/>
                    <w:sz w:val="24"/>
                    <w:szCs w:val="24"/>
                  </w:rPr>
                </w:rPrChange>
              </w:rPr>
              <w:t>Бентос</w:t>
            </w: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1549"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1550" w:author="google1599737165" w:date="2023-04-24T13:47:39Z">
                  <w:rPr>
                    <w:rFonts w:hint="default" w:ascii="Times New Roman" w:hAnsi="Times New Roman" w:cs="Times New Roman"/>
                    <w:i/>
                    <w:iCs/>
                    <w:sz w:val="24"/>
                    <w:szCs w:val="24"/>
                  </w:rPr>
                </w:rPrChange>
              </w:rPr>
              <w:t>Gammarus tigrinus</w:t>
            </w:r>
          </w:p>
        </w:tc>
        <w:tc>
          <w:tcPr>
            <w:tcW w:w="2143" w:type="pct"/>
            <w:shd w:val="clear" w:color="auto" w:fill="FFFFFF"/>
          </w:tcPr>
          <w:p>
            <w:pPr>
              <w:spacing w:after="0" w:line="240" w:lineRule="auto"/>
              <w:jc w:val="both"/>
              <w:rPr>
                <w:rFonts w:hint="default" w:ascii="Verdana" w:hAnsi="Verdana" w:eastAsia="Verdana" w:cs="Verdana"/>
                <w:sz w:val="18"/>
                <w:szCs w:val="18"/>
                <w:rPrChange w:id="1551" w:author="google1599737165" w:date="2023-04-24T13:47:39Z">
                  <w:rPr>
                    <w:rFonts w:hint="default" w:ascii="Times New Roman" w:hAnsi="Times New Roman" w:eastAsia="Verdana" w:cs="Times New Roman"/>
                    <w:sz w:val="24"/>
                    <w:szCs w:val="24"/>
                  </w:rPr>
                </w:rPrChange>
              </w:rPr>
            </w:pPr>
            <w:r>
              <w:rPr>
                <w:rFonts w:hint="default" w:ascii="Verdana" w:hAnsi="Verdana" w:cs="Verdana"/>
                <w:sz w:val="18"/>
                <w:szCs w:val="18"/>
                <w:rPrChange w:id="1552" w:author="google1599737165" w:date="2023-04-24T13:47:39Z">
                  <w:rPr>
                    <w:rFonts w:hint="default" w:ascii="Times New Roman" w:hAnsi="Times New Roman" w:cs="Times New Roman"/>
                    <w:sz w:val="24"/>
                    <w:szCs w:val="24"/>
                  </w:rPr>
                </w:rPrChange>
              </w:rPr>
              <w:t>Crustacea, Amphipoda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41" w:type="pct"/>
            <w:vMerge w:val="continue"/>
            <w:shd w:val="clear" w:color="auto" w:fill="FFFFFF"/>
          </w:tcPr>
          <w:p>
            <w:pPr>
              <w:spacing w:after="0" w:line="240" w:lineRule="auto"/>
              <w:jc w:val="both"/>
              <w:rPr>
                <w:rFonts w:hint="default" w:ascii="Verdana" w:hAnsi="Verdana" w:eastAsia="Verdana" w:cs="Verdana"/>
                <w:sz w:val="18"/>
                <w:szCs w:val="18"/>
                <w:lang w:val="en-GB" w:eastAsia="da-DK"/>
                <w:rPrChange w:id="1553" w:author="google1599737165" w:date="2023-04-24T13:47:39Z">
                  <w:rPr>
                    <w:rFonts w:hint="default" w:ascii="Times New Roman" w:hAnsi="Times New Roman" w:eastAsia="Verdana" w:cs="Times New Roman"/>
                    <w:sz w:val="24"/>
                    <w:szCs w:val="24"/>
                    <w:lang w:val="en-GB" w:eastAsia="da-DK"/>
                  </w:rPr>
                </w:rPrChange>
              </w:rPr>
            </w:pP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1554"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1555" w:author="google1599737165" w:date="2023-04-24T13:47:39Z">
                  <w:rPr>
                    <w:rFonts w:hint="default" w:ascii="Times New Roman" w:hAnsi="Times New Roman" w:cs="Times New Roman"/>
                    <w:i/>
                    <w:iCs/>
                    <w:sz w:val="24"/>
                    <w:szCs w:val="24"/>
                  </w:rPr>
                </w:rPrChange>
              </w:rPr>
              <w:t>Amphibalanus improvises</w:t>
            </w:r>
          </w:p>
        </w:tc>
        <w:tc>
          <w:tcPr>
            <w:tcW w:w="2143" w:type="pct"/>
            <w:shd w:val="clear" w:color="auto" w:fill="FFFFFF"/>
          </w:tcPr>
          <w:p>
            <w:pPr>
              <w:spacing w:after="0" w:line="240" w:lineRule="auto"/>
              <w:jc w:val="both"/>
              <w:rPr>
                <w:rFonts w:hint="default" w:ascii="Verdana" w:hAnsi="Verdana" w:eastAsia="Verdana" w:cs="Verdana"/>
                <w:sz w:val="18"/>
                <w:szCs w:val="18"/>
                <w:rPrChange w:id="1556" w:author="google1599737165" w:date="2023-04-24T13:47:39Z">
                  <w:rPr>
                    <w:rFonts w:hint="default" w:ascii="Times New Roman" w:hAnsi="Times New Roman" w:eastAsia="Verdana" w:cs="Times New Roman"/>
                    <w:sz w:val="24"/>
                    <w:szCs w:val="24"/>
                  </w:rPr>
                </w:rPrChange>
              </w:rPr>
            </w:pPr>
            <w:r>
              <w:rPr>
                <w:rFonts w:hint="default" w:ascii="Verdana" w:hAnsi="Verdana" w:cs="Verdana"/>
                <w:sz w:val="18"/>
                <w:szCs w:val="18"/>
                <w:rPrChange w:id="1557" w:author="google1599737165" w:date="2023-04-24T13:47:39Z">
                  <w:rPr>
                    <w:rFonts w:hint="default" w:ascii="Times New Roman" w:hAnsi="Times New Roman" w:cs="Times New Roman"/>
                    <w:sz w:val="24"/>
                    <w:szCs w:val="24"/>
                  </w:rPr>
                </w:rPrChange>
              </w:rPr>
              <w:t>Crustacea, Cirripedia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continue"/>
            <w:shd w:val="clear" w:color="auto" w:fill="FFFFFF"/>
          </w:tcPr>
          <w:p>
            <w:pPr>
              <w:spacing w:after="0" w:line="240" w:lineRule="auto"/>
              <w:jc w:val="both"/>
              <w:rPr>
                <w:rFonts w:hint="default" w:ascii="Verdana" w:hAnsi="Verdana" w:eastAsia="Verdana" w:cs="Verdana"/>
                <w:i/>
                <w:iCs/>
                <w:sz w:val="18"/>
                <w:szCs w:val="18"/>
                <w:lang w:val="en-GB" w:eastAsia="da-DK"/>
                <w:rPrChange w:id="1558" w:author="google1599737165" w:date="2023-04-24T13:47:39Z">
                  <w:rPr>
                    <w:rFonts w:hint="default" w:ascii="Times New Roman" w:hAnsi="Times New Roman" w:eastAsia="Verdana" w:cs="Times New Roman"/>
                    <w:i/>
                    <w:iCs/>
                    <w:sz w:val="24"/>
                    <w:szCs w:val="24"/>
                    <w:lang w:val="en-GB" w:eastAsia="da-DK"/>
                  </w:rPr>
                </w:rPrChange>
              </w:rPr>
            </w:pP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1559"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1560" w:author="google1599737165" w:date="2023-04-24T13:47:39Z">
                  <w:rPr>
                    <w:rFonts w:hint="default" w:ascii="Times New Roman" w:hAnsi="Times New Roman" w:cs="Times New Roman"/>
                    <w:i/>
                    <w:iCs/>
                    <w:sz w:val="24"/>
                    <w:szCs w:val="24"/>
                  </w:rPr>
                </w:rPrChange>
              </w:rPr>
              <w:t>Rhithropanopeus harrisii</w:t>
            </w:r>
          </w:p>
        </w:tc>
        <w:tc>
          <w:tcPr>
            <w:tcW w:w="2143" w:type="pct"/>
            <w:shd w:val="clear" w:color="auto" w:fill="FFFFFF"/>
          </w:tcPr>
          <w:p>
            <w:pPr>
              <w:spacing w:after="0" w:line="240" w:lineRule="auto"/>
              <w:jc w:val="both"/>
              <w:rPr>
                <w:rFonts w:hint="default" w:ascii="Verdana" w:hAnsi="Verdana" w:eastAsia="Verdana" w:cs="Verdana"/>
                <w:sz w:val="18"/>
                <w:szCs w:val="18"/>
                <w:rPrChange w:id="1561" w:author="google1599737165" w:date="2023-04-24T13:47:39Z">
                  <w:rPr>
                    <w:rFonts w:hint="default" w:ascii="Times New Roman" w:hAnsi="Times New Roman" w:eastAsia="Verdana" w:cs="Times New Roman"/>
                    <w:sz w:val="24"/>
                    <w:szCs w:val="24"/>
                  </w:rPr>
                </w:rPrChange>
              </w:rPr>
            </w:pPr>
            <w:r>
              <w:rPr>
                <w:rFonts w:hint="default" w:ascii="Verdana" w:hAnsi="Verdana" w:cs="Verdana"/>
                <w:sz w:val="18"/>
                <w:szCs w:val="18"/>
                <w:rPrChange w:id="1562" w:author="google1599737165" w:date="2023-04-24T13:47:39Z">
                  <w:rPr>
                    <w:rFonts w:hint="default" w:ascii="Times New Roman" w:hAnsi="Times New Roman" w:cs="Times New Roman"/>
                    <w:sz w:val="24"/>
                    <w:szCs w:val="24"/>
                  </w:rPr>
                </w:rPrChange>
              </w:rPr>
              <w:t>Crustacea, Eumalacostraca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jc w:val="center"/>
        </w:trPr>
        <w:tc>
          <w:tcPr>
            <w:tcW w:w="841" w:type="pct"/>
            <w:vMerge w:val="continue"/>
            <w:shd w:val="clear" w:color="auto" w:fill="FFFFFF"/>
          </w:tcPr>
          <w:p>
            <w:pPr>
              <w:spacing w:after="0" w:line="240" w:lineRule="auto"/>
              <w:jc w:val="both"/>
              <w:rPr>
                <w:rFonts w:hint="default" w:ascii="Verdana" w:hAnsi="Verdana" w:eastAsia="Verdana" w:cs="Verdana"/>
                <w:i/>
                <w:iCs/>
                <w:sz w:val="18"/>
                <w:szCs w:val="18"/>
                <w:lang w:val="en-GB" w:eastAsia="da-DK"/>
                <w:rPrChange w:id="1563" w:author="google1599737165" w:date="2023-04-24T13:47:39Z">
                  <w:rPr>
                    <w:rFonts w:hint="default" w:ascii="Times New Roman" w:hAnsi="Times New Roman" w:eastAsia="Verdana" w:cs="Times New Roman"/>
                    <w:i/>
                    <w:iCs/>
                    <w:sz w:val="24"/>
                    <w:szCs w:val="24"/>
                    <w:lang w:val="en-GB" w:eastAsia="da-DK"/>
                  </w:rPr>
                </w:rPrChange>
              </w:rPr>
            </w:pP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1564"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1565" w:author="google1599737165" w:date="2023-04-24T13:47:39Z">
                  <w:rPr>
                    <w:rFonts w:hint="default" w:ascii="Times New Roman" w:hAnsi="Times New Roman" w:cs="Times New Roman"/>
                    <w:i/>
                    <w:iCs/>
                    <w:sz w:val="24"/>
                    <w:szCs w:val="24"/>
                  </w:rPr>
                </w:rPrChange>
              </w:rPr>
              <w:t>Eriocheir sinensis</w:t>
            </w:r>
          </w:p>
        </w:tc>
        <w:tc>
          <w:tcPr>
            <w:tcW w:w="2143" w:type="pct"/>
            <w:shd w:val="clear" w:color="auto" w:fill="FFFFFF"/>
          </w:tcPr>
          <w:p>
            <w:pPr>
              <w:spacing w:after="0" w:line="240" w:lineRule="auto"/>
              <w:jc w:val="both"/>
              <w:rPr>
                <w:rFonts w:hint="default" w:ascii="Verdana" w:hAnsi="Verdana" w:eastAsia="Verdana" w:cs="Verdana"/>
                <w:sz w:val="18"/>
                <w:szCs w:val="18"/>
                <w:rPrChange w:id="1566" w:author="google1599737165" w:date="2023-04-24T13:47:39Z">
                  <w:rPr>
                    <w:rFonts w:hint="default" w:ascii="Times New Roman" w:hAnsi="Times New Roman" w:eastAsia="Verdana" w:cs="Times New Roman"/>
                    <w:sz w:val="24"/>
                    <w:szCs w:val="24"/>
                  </w:rPr>
                </w:rPrChange>
              </w:rPr>
            </w:pPr>
            <w:r>
              <w:rPr>
                <w:rFonts w:hint="default" w:ascii="Verdana" w:hAnsi="Verdana" w:cs="Verdana"/>
                <w:sz w:val="18"/>
                <w:szCs w:val="18"/>
                <w:rPrChange w:id="1567" w:author="google1599737165" w:date="2023-04-24T13:47:39Z">
                  <w:rPr>
                    <w:rFonts w:hint="default" w:ascii="Times New Roman" w:hAnsi="Times New Roman" w:cs="Times New Roman"/>
                    <w:sz w:val="24"/>
                    <w:szCs w:val="24"/>
                  </w:rPr>
                </w:rPrChange>
              </w:rPr>
              <w:t>Crustacea, Eumalacostraca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jc w:val="center"/>
        </w:trPr>
        <w:tc>
          <w:tcPr>
            <w:tcW w:w="841" w:type="pct"/>
            <w:vMerge w:val="continue"/>
            <w:shd w:val="clear" w:color="auto" w:fill="FFFFFF"/>
          </w:tcPr>
          <w:p>
            <w:pPr>
              <w:spacing w:after="0" w:line="240" w:lineRule="auto"/>
              <w:jc w:val="both"/>
              <w:rPr>
                <w:rFonts w:hint="default" w:ascii="Verdana" w:hAnsi="Verdana" w:eastAsia="Verdana" w:cs="Verdana"/>
                <w:i/>
                <w:iCs/>
                <w:sz w:val="18"/>
                <w:szCs w:val="18"/>
                <w:lang w:val="en-GB" w:eastAsia="da-DK"/>
                <w:rPrChange w:id="1568" w:author="google1599737165" w:date="2023-04-24T13:47:39Z">
                  <w:rPr>
                    <w:rFonts w:hint="default" w:ascii="Times New Roman" w:hAnsi="Times New Roman" w:eastAsia="Verdana" w:cs="Times New Roman"/>
                    <w:i/>
                    <w:iCs/>
                    <w:sz w:val="24"/>
                    <w:szCs w:val="24"/>
                    <w:lang w:val="en-GB" w:eastAsia="da-DK"/>
                  </w:rPr>
                </w:rPrChange>
              </w:rPr>
            </w:pP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1569"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1570" w:author="google1599737165" w:date="2023-04-24T13:47:39Z">
                  <w:rPr>
                    <w:rFonts w:hint="default" w:ascii="Times New Roman" w:hAnsi="Times New Roman" w:cs="Times New Roman"/>
                    <w:i/>
                    <w:iCs/>
                    <w:sz w:val="24"/>
                    <w:szCs w:val="24"/>
                  </w:rPr>
                </w:rPrChange>
              </w:rPr>
              <w:t>Dreissena polymorpha</w:t>
            </w:r>
          </w:p>
        </w:tc>
        <w:tc>
          <w:tcPr>
            <w:tcW w:w="2143" w:type="pct"/>
            <w:shd w:val="clear" w:color="auto" w:fill="FFFFFF"/>
          </w:tcPr>
          <w:p>
            <w:pPr>
              <w:spacing w:after="0" w:line="240" w:lineRule="auto"/>
              <w:jc w:val="both"/>
              <w:rPr>
                <w:rFonts w:hint="default" w:ascii="Verdana" w:hAnsi="Verdana" w:eastAsia="Verdana" w:cs="Verdana"/>
                <w:sz w:val="18"/>
                <w:szCs w:val="18"/>
                <w:rPrChange w:id="1571" w:author="google1599737165" w:date="2023-04-24T13:47:39Z">
                  <w:rPr>
                    <w:rFonts w:hint="default" w:ascii="Times New Roman" w:hAnsi="Times New Roman" w:eastAsia="Verdana" w:cs="Times New Roman"/>
                    <w:sz w:val="24"/>
                    <w:szCs w:val="24"/>
                  </w:rPr>
                </w:rPrChange>
              </w:rPr>
            </w:pPr>
            <w:r>
              <w:rPr>
                <w:rFonts w:hint="default" w:ascii="Verdana" w:hAnsi="Verdana" w:cs="Verdana"/>
                <w:sz w:val="18"/>
                <w:szCs w:val="18"/>
                <w:rPrChange w:id="1572" w:author="google1599737165" w:date="2023-04-24T13:47:39Z">
                  <w:rPr>
                    <w:rFonts w:hint="default" w:ascii="Times New Roman" w:hAnsi="Times New Roman" w:cs="Times New Roman"/>
                    <w:sz w:val="24"/>
                    <w:szCs w:val="24"/>
                  </w:rPr>
                </w:rPrChange>
              </w:rPr>
              <w:t>Mollusca, Bivalvia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continue"/>
            <w:shd w:val="clear" w:color="auto" w:fill="FFFFFF"/>
          </w:tcPr>
          <w:p>
            <w:pPr>
              <w:spacing w:after="0" w:line="240" w:lineRule="auto"/>
              <w:jc w:val="both"/>
              <w:rPr>
                <w:rFonts w:hint="default" w:ascii="Verdana" w:hAnsi="Verdana" w:eastAsia="Verdana" w:cs="Verdana"/>
                <w:i/>
                <w:iCs/>
                <w:sz w:val="18"/>
                <w:szCs w:val="18"/>
                <w:lang w:val="en-GB" w:eastAsia="da-DK"/>
                <w:rPrChange w:id="1573" w:author="google1599737165" w:date="2023-04-24T13:47:39Z">
                  <w:rPr>
                    <w:rFonts w:hint="default" w:ascii="Times New Roman" w:hAnsi="Times New Roman" w:eastAsia="Verdana" w:cs="Times New Roman"/>
                    <w:i/>
                    <w:iCs/>
                    <w:sz w:val="24"/>
                    <w:szCs w:val="24"/>
                    <w:lang w:val="en-GB" w:eastAsia="da-DK"/>
                  </w:rPr>
                </w:rPrChange>
              </w:rPr>
            </w:pP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1574"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1575" w:author="google1599737165" w:date="2023-04-24T13:47:39Z">
                  <w:rPr>
                    <w:rFonts w:hint="default" w:ascii="Times New Roman" w:hAnsi="Times New Roman" w:cs="Times New Roman"/>
                    <w:i/>
                    <w:iCs/>
                    <w:sz w:val="24"/>
                    <w:szCs w:val="24"/>
                  </w:rPr>
                </w:rPrChange>
              </w:rPr>
              <w:t>Mya arenaria</w:t>
            </w:r>
          </w:p>
        </w:tc>
        <w:tc>
          <w:tcPr>
            <w:tcW w:w="2143" w:type="pct"/>
            <w:shd w:val="clear" w:color="auto" w:fill="FFFFFF"/>
          </w:tcPr>
          <w:p>
            <w:pPr>
              <w:spacing w:after="0" w:line="240" w:lineRule="auto"/>
              <w:jc w:val="both"/>
              <w:rPr>
                <w:rFonts w:hint="default" w:ascii="Verdana" w:hAnsi="Verdana" w:eastAsia="Verdana" w:cs="Verdana"/>
                <w:sz w:val="18"/>
                <w:szCs w:val="18"/>
                <w:rPrChange w:id="1576" w:author="google1599737165" w:date="2023-04-24T13:47:39Z">
                  <w:rPr>
                    <w:rFonts w:hint="default" w:ascii="Times New Roman" w:hAnsi="Times New Roman" w:eastAsia="Verdana" w:cs="Times New Roman"/>
                    <w:sz w:val="24"/>
                    <w:szCs w:val="24"/>
                  </w:rPr>
                </w:rPrChange>
              </w:rPr>
            </w:pPr>
            <w:r>
              <w:rPr>
                <w:rFonts w:hint="default" w:ascii="Verdana" w:hAnsi="Verdana" w:cs="Verdana"/>
                <w:sz w:val="18"/>
                <w:szCs w:val="18"/>
                <w:rPrChange w:id="1577" w:author="google1599737165" w:date="2023-04-24T13:47:39Z">
                  <w:rPr>
                    <w:rFonts w:hint="default" w:ascii="Times New Roman" w:hAnsi="Times New Roman" w:cs="Times New Roman"/>
                    <w:sz w:val="24"/>
                    <w:szCs w:val="24"/>
                  </w:rPr>
                </w:rPrChange>
              </w:rPr>
              <w:t>Mollusca, Bivalvia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continue"/>
            <w:shd w:val="clear" w:color="auto" w:fill="FFFFFF"/>
          </w:tcPr>
          <w:p>
            <w:pPr>
              <w:spacing w:after="0" w:line="240" w:lineRule="auto"/>
              <w:jc w:val="both"/>
              <w:rPr>
                <w:rFonts w:hint="default" w:ascii="Verdana" w:hAnsi="Verdana" w:eastAsia="Verdana" w:cs="Verdana"/>
                <w:i/>
                <w:iCs/>
                <w:sz w:val="18"/>
                <w:szCs w:val="18"/>
                <w:lang w:val="en-GB" w:eastAsia="da-DK"/>
                <w:rPrChange w:id="1578" w:author="google1599737165" w:date="2023-04-24T13:47:39Z">
                  <w:rPr>
                    <w:rFonts w:hint="default" w:ascii="Times New Roman" w:hAnsi="Times New Roman" w:eastAsia="Verdana" w:cs="Times New Roman"/>
                    <w:i/>
                    <w:iCs/>
                    <w:sz w:val="24"/>
                    <w:szCs w:val="24"/>
                    <w:lang w:val="en-GB" w:eastAsia="da-DK"/>
                  </w:rPr>
                </w:rPrChange>
              </w:rPr>
            </w:pP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Change w:id="1579" w:author="google1599737165" w:date="2023-04-24T13:47:39Z">
                  <w:rPr>
                    <w:rFonts w:hint="default" w:ascii="Times New Roman" w:hAnsi="Times New Roman" w:eastAsia="Verdana" w:cs="Times New Roman"/>
                    <w:i/>
                    <w:iCs/>
                    <w:sz w:val="24"/>
                    <w:szCs w:val="24"/>
                  </w:rPr>
                </w:rPrChange>
              </w:rPr>
            </w:pPr>
            <w:r>
              <w:rPr>
                <w:rFonts w:hint="default" w:ascii="Verdana" w:hAnsi="Verdana" w:cs="Verdana"/>
                <w:i/>
                <w:iCs/>
                <w:sz w:val="18"/>
                <w:szCs w:val="18"/>
                <w:rPrChange w:id="1580" w:author="google1599737165" w:date="2023-04-24T13:47:39Z">
                  <w:rPr>
                    <w:rFonts w:hint="default" w:ascii="Times New Roman" w:hAnsi="Times New Roman" w:cs="Times New Roman"/>
                    <w:i/>
                    <w:iCs/>
                    <w:sz w:val="24"/>
                    <w:szCs w:val="24"/>
                  </w:rPr>
                </w:rPrChange>
              </w:rPr>
              <w:t>Potamopyrgus antipodarum</w:t>
            </w:r>
          </w:p>
        </w:tc>
        <w:tc>
          <w:tcPr>
            <w:tcW w:w="2143" w:type="pct"/>
            <w:shd w:val="clear" w:color="auto" w:fill="FFFFFF"/>
          </w:tcPr>
          <w:p>
            <w:pPr>
              <w:spacing w:after="0" w:line="240" w:lineRule="auto"/>
              <w:jc w:val="both"/>
              <w:rPr>
                <w:rFonts w:hint="default" w:ascii="Verdana" w:hAnsi="Verdana" w:eastAsia="Verdana" w:cs="Verdana"/>
                <w:sz w:val="18"/>
                <w:szCs w:val="18"/>
                <w:rPrChange w:id="1581" w:author="google1599737165" w:date="2023-04-24T13:47:39Z">
                  <w:rPr>
                    <w:rFonts w:hint="default" w:ascii="Times New Roman" w:hAnsi="Times New Roman" w:eastAsia="Verdana" w:cs="Times New Roman"/>
                    <w:sz w:val="24"/>
                    <w:szCs w:val="24"/>
                  </w:rPr>
                </w:rPrChange>
              </w:rPr>
            </w:pPr>
            <w:r>
              <w:rPr>
                <w:rFonts w:hint="default" w:ascii="Verdana" w:hAnsi="Verdana" w:cs="Verdana"/>
                <w:sz w:val="18"/>
                <w:szCs w:val="18"/>
                <w:rPrChange w:id="1582" w:author="google1599737165" w:date="2023-04-24T13:47:39Z">
                  <w:rPr>
                    <w:rFonts w:hint="default" w:ascii="Times New Roman" w:hAnsi="Times New Roman" w:cs="Times New Roman"/>
                    <w:sz w:val="24"/>
                    <w:szCs w:val="24"/>
                  </w:rPr>
                </w:rPrChange>
              </w:rPr>
              <w:t>Mollusca, Gastropoda</w:t>
            </w:r>
          </w:p>
        </w:tc>
      </w:tr>
    </w:tbl>
    <w:p>
      <w:pPr>
        <w:jc w:val="both"/>
        <w:rPr>
          <w:rFonts w:hint="default" w:ascii="Verdana" w:hAnsi="Verdana" w:cs="Verdana"/>
          <w:sz w:val="18"/>
          <w:szCs w:val="18"/>
          <w:lang w:val="ru-RU"/>
          <w:rPrChange w:id="1583" w:author="google1599737165" w:date="2023-04-24T13:47:39Z">
            <w:rPr>
              <w:rFonts w:hint="default" w:ascii="Times New Roman" w:hAnsi="Times New Roman" w:cs="Times New Roman"/>
              <w:sz w:val="24"/>
              <w:szCs w:val="24"/>
              <w:lang w:val="ru-RU"/>
            </w:rPr>
          </w:rPrChange>
        </w:rPr>
      </w:pPr>
    </w:p>
    <w:p>
      <w:pPr>
        <w:jc w:val="both"/>
        <w:rPr>
          <w:rFonts w:hint="default" w:ascii="Verdana" w:hAnsi="Verdana" w:cs="Verdana"/>
          <w:sz w:val="18"/>
          <w:szCs w:val="18"/>
          <w:rPrChange w:id="1584" w:author="google1599737165" w:date="2023-04-24T13:47:39Z">
            <w:rPr>
              <w:rFonts w:hint="default" w:ascii="Times New Roman" w:hAnsi="Times New Roman" w:cs="Times New Roman"/>
              <w:sz w:val="24"/>
              <w:szCs w:val="24"/>
            </w:rPr>
          </w:rPrChange>
        </w:rPr>
      </w:pPr>
    </w:p>
    <w:p>
      <w:pPr>
        <w:jc w:val="both"/>
        <w:rPr>
          <w:rFonts w:hint="default" w:ascii="Verdana" w:hAnsi="Verdana" w:cs="Verdana"/>
          <w:sz w:val="18"/>
          <w:szCs w:val="18"/>
          <w:lang w:val="ru-RU"/>
          <w:rPrChange w:id="1585" w:author="google1599737165" w:date="2023-04-24T13:47:39Z">
            <w:rPr>
              <w:rFonts w:hint="default" w:ascii="Times New Roman" w:hAnsi="Times New Roman" w:cs="Times New Roman"/>
              <w:sz w:val="24"/>
              <w:szCs w:val="24"/>
              <w:lang w:val="ru-RU"/>
            </w:rPr>
          </w:rPrChange>
        </w:rPr>
      </w:pPr>
      <w:r>
        <w:rPr>
          <w:rFonts w:hint="default" w:ascii="Verdana" w:hAnsi="Verdana" w:eastAsia="Yu Mincho" w:cs="Verdana"/>
          <w:sz w:val="18"/>
          <w:szCs w:val="18"/>
          <w:lang w:val="ru-RU"/>
          <w:rPrChange w:id="1586" w:author="google1599737165" w:date="2023-04-24T13:47:39Z">
            <w:rPr>
              <w:rFonts w:hint="default" w:ascii="Times New Roman" w:hAnsi="Times New Roman" w:eastAsia="Yu Mincho" w:cs="Times New Roman"/>
              <w:sz w:val="24"/>
              <w:szCs w:val="24"/>
              <w:lang w:val="ru-RU"/>
            </w:rPr>
          </w:rPrChange>
        </w:rPr>
        <w:t xml:space="preserve">Регистрируемый показатель: В каждой пробе определяется численность видов-вселенцев. </w:t>
      </w:r>
    </w:p>
    <w:p>
      <w:pPr>
        <w:jc w:val="both"/>
        <w:rPr>
          <w:rFonts w:hint="default" w:ascii="Verdana" w:hAnsi="Verdana" w:cs="Verdana"/>
          <w:sz w:val="18"/>
          <w:szCs w:val="18"/>
          <w:rPrChange w:id="1587" w:author="google1599737165" w:date="2023-04-24T13:47:39Z">
            <w:rPr>
              <w:rFonts w:hint="default" w:ascii="Times New Roman" w:hAnsi="Times New Roman" w:cs="Times New Roman"/>
              <w:sz w:val="24"/>
              <w:szCs w:val="24"/>
            </w:rPr>
          </w:rPrChange>
        </w:rPr>
      </w:pPr>
    </w:p>
    <w:p>
      <w:pPr>
        <w:jc w:val="both"/>
        <w:rPr>
          <w:rFonts w:hint="default" w:ascii="Verdana" w:hAnsi="Verdana" w:cs="Verdana"/>
          <w:sz w:val="18"/>
          <w:szCs w:val="18"/>
          <w:lang w:val="en-US"/>
          <w:rPrChange w:id="1588" w:author="google1599737165" w:date="2023-04-24T13:47:39Z">
            <w:rPr>
              <w:rFonts w:hint="default" w:ascii="Times New Roman" w:hAnsi="Times New Roman" w:cs="Times New Roman"/>
              <w:sz w:val="24"/>
              <w:szCs w:val="24"/>
              <w:lang w:val="en-US"/>
            </w:rPr>
          </w:rPrChange>
        </w:rPr>
      </w:pPr>
      <w:r>
        <w:rPr>
          <w:rFonts w:hint="default" w:ascii="Verdana" w:hAnsi="Verdana" w:cs="Verdana"/>
          <w:sz w:val="18"/>
          <w:szCs w:val="18"/>
          <w:rPrChange w:id="1589" w:author="google1599737165" w:date="2023-04-24T13:47:39Z">
            <w:rPr>
              <w:rFonts w:hint="default" w:ascii="Times New Roman" w:hAnsi="Times New Roman" w:cs="Times New Roman"/>
              <w:sz w:val="24"/>
              <w:szCs w:val="24"/>
            </w:rPr>
          </w:rPrChange>
        </w:rPr>
        <w:t>5. Методика сбора данных</w:t>
      </w:r>
      <w:r>
        <w:rPr>
          <w:rFonts w:hint="default" w:ascii="Verdana" w:hAnsi="Verdana" w:cs="Verdana"/>
          <w:sz w:val="18"/>
          <w:szCs w:val="18"/>
          <w:lang w:val="ru-RU"/>
          <w:rPrChange w:id="1590" w:author="google1599737165" w:date="2023-04-24T13:47:39Z">
            <w:rPr>
              <w:rFonts w:hint="default" w:ascii="Times New Roman" w:hAnsi="Times New Roman" w:cs="Times New Roman"/>
              <w:sz w:val="24"/>
              <w:szCs w:val="24"/>
              <w:lang w:val="ru-RU"/>
            </w:rPr>
          </w:rPrChange>
        </w:rPr>
        <w:t xml:space="preserve"> </w:t>
      </w:r>
      <w:r>
        <w:rPr>
          <w:rFonts w:hint="default" w:ascii="Verdana" w:hAnsi="Verdana" w:cs="Verdana"/>
          <w:sz w:val="18"/>
          <w:szCs w:val="18"/>
          <w:lang w:val="en-US"/>
          <w:rPrChange w:id="1591" w:author="google1599737165" w:date="2023-04-24T13:47:39Z">
            <w:rPr>
              <w:rFonts w:hint="default" w:ascii="Times New Roman" w:hAnsi="Times New Roman" w:cs="Times New Roman"/>
              <w:sz w:val="24"/>
              <w:szCs w:val="24"/>
              <w:lang w:val="en-US"/>
            </w:rPr>
          </w:rPrChange>
        </w:rPr>
        <w:t>[</w:t>
      </w:r>
      <w:r>
        <w:rPr>
          <w:rFonts w:hint="default" w:ascii="Verdana" w:hAnsi="Verdana" w:cs="Verdana"/>
          <w:color w:val="2E75B6" w:themeColor="accent1" w:themeShade="BF"/>
          <w:sz w:val="18"/>
          <w:szCs w:val="18"/>
          <w:lang w:val="ru-RU"/>
          <w:rPrChange w:id="1592" w:author="google1599737165" w:date="2023-04-24T13:47:39Z">
            <w:rPr>
              <w:rFonts w:hint="default" w:ascii="Times New Roman" w:hAnsi="Times New Roman" w:cs="Times New Roman"/>
              <w:color w:val="2E75B6" w:themeColor="accent1" w:themeShade="BF"/>
              <w:sz w:val="24"/>
              <w:szCs w:val="24"/>
              <w:lang w:val="ru-RU"/>
            </w:rPr>
          </w:rPrChange>
        </w:rPr>
        <w:t>Методы, пункты сборы данных, картосхема с пунктами (районами) сбора данных</w:t>
      </w:r>
      <w:r>
        <w:rPr>
          <w:rFonts w:hint="default" w:ascii="Verdana" w:hAnsi="Verdana" w:cs="Verdana"/>
          <w:sz w:val="18"/>
          <w:szCs w:val="18"/>
          <w:lang w:val="en-US"/>
          <w:rPrChange w:id="1593" w:author="google1599737165" w:date="2023-04-24T13:47:39Z">
            <w:rPr>
              <w:rFonts w:hint="default" w:ascii="Times New Roman" w:hAnsi="Times New Roman" w:cs="Times New Roman"/>
              <w:sz w:val="24"/>
              <w:szCs w:val="24"/>
              <w:lang w:val="en-US"/>
            </w:rPr>
          </w:rPrChange>
        </w:rPr>
        <w:t>]</w:t>
      </w:r>
    </w:p>
    <w:p>
      <w:pPr>
        <w:jc w:val="both"/>
        <w:rPr>
          <w:rFonts w:hint="default" w:ascii="Verdana" w:hAnsi="Verdana" w:cs="Verdana"/>
          <w:b/>
          <w:bCs/>
          <w:sz w:val="18"/>
          <w:szCs w:val="18"/>
          <w:lang w:val="ru-RU"/>
          <w:rPrChange w:id="1594" w:author="google1599737165" w:date="2023-04-24T13:47:39Z">
            <w:rPr>
              <w:rFonts w:hint="default" w:ascii="Times New Roman" w:hAnsi="Times New Roman" w:cs="Times New Roman"/>
              <w:b/>
              <w:bCs/>
              <w:sz w:val="24"/>
              <w:szCs w:val="24"/>
              <w:lang w:val="ru-RU"/>
            </w:rPr>
          </w:rPrChange>
        </w:rPr>
      </w:pPr>
      <w:r>
        <w:rPr>
          <w:rFonts w:hint="default" w:ascii="Verdana" w:hAnsi="Verdana" w:cs="Verdana"/>
          <w:b/>
          <w:bCs/>
          <w:sz w:val="18"/>
          <w:szCs w:val="18"/>
          <w:lang w:val="ru-RU"/>
          <w:rPrChange w:id="1595" w:author="google1599737165" w:date="2023-04-24T13:47:39Z">
            <w:rPr>
              <w:rFonts w:hint="default" w:ascii="Times New Roman" w:hAnsi="Times New Roman" w:cs="Times New Roman"/>
              <w:b/>
              <w:bCs/>
              <w:sz w:val="24"/>
              <w:szCs w:val="24"/>
              <w:lang w:val="ru-RU"/>
            </w:rPr>
          </w:rPrChange>
        </w:rPr>
        <w:t>Пространственный дизайн мониторинга гидробиокомплексов</w:t>
      </w:r>
    </w:p>
    <w:p>
      <w:pPr>
        <w:jc w:val="both"/>
        <w:rPr>
          <w:rFonts w:hint="default" w:ascii="Verdana" w:hAnsi="Verdana" w:cs="Verdana"/>
          <w:sz w:val="18"/>
          <w:szCs w:val="18"/>
          <w:lang w:val="ru-RU"/>
          <w:rPrChange w:id="1596"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1597" w:author="google1599737165" w:date="2023-04-24T13:47:39Z">
            <w:rPr>
              <w:rFonts w:hint="default" w:ascii="Times New Roman" w:hAnsi="Times New Roman" w:cs="Times New Roman"/>
              <w:sz w:val="24"/>
              <w:szCs w:val="24"/>
              <w:lang w:val="ru-RU"/>
            </w:rPr>
          </w:rPrChange>
        </w:rPr>
        <w:t xml:space="preserve">Пространственное расположение учетных стационаров (сайтов, на которых будут отслеживаться те или иные показатели) должно соответствовать </w:t>
      </w:r>
      <w:r>
        <w:rPr>
          <w:rFonts w:hint="default" w:ascii="Verdana" w:hAnsi="Verdana" w:cs="Verdana"/>
          <w:sz w:val="18"/>
          <w:szCs w:val="18"/>
          <w:lang w:val="en-US"/>
          <w:rPrChange w:id="1598" w:author="google1599737165" w:date="2023-04-24T13:47:39Z">
            <w:rPr>
              <w:rFonts w:hint="default" w:ascii="Times New Roman" w:hAnsi="Times New Roman" w:cs="Times New Roman"/>
              <w:sz w:val="24"/>
              <w:szCs w:val="24"/>
              <w:lang w:val="en-US"/>
            </w:rPr>
          </w:rPrChange>
        </w:rPr>
        <w:t>BACI-</w:t>
      </w:r>
      <w:r>
        <w:rPr>
          <w:rFonts w:hint="default" w:ascii="Verdana" w:hAnsi="Verdana" w:cs="Verdana"/>
          <w:sz w:val="18"/>
          <w:szCs w:val="18"/>
          <w:lang w:val="ru-RU"/>
          <w:rPrChange w:id="1599" w:author="google1599737165" w:date="2023-04-24T13:47:39Z">
            <w:rPr>
              <w:rFonts w:hint="default" w:ascii="Times New Roman" w:hAnsi="Times New Roman" w:cs="Times New Roman"/>
              <w:sz w:val="24"/>
              <w:szCs w:val="24"/>
              <w:lang w:val="ru-RU"/>
            </w:rPr>
          </w:rPrChange>
        </w:rPr>
        <w:t>схеме (</w:t>
      </w:r>
      <w:r>
        <w:rPr>
          <w:rFonts w:hint="default" w:ascii="Verdana" w:hAnsi="Verdana" w:cs="Verdana"/>
          <w:sz w:val="18"/>
          <w:szCs w:val="18"/>
          <w:lang w:val="en-US"/>
          <w:rPrChange w:id="1600" w:author="google1599737165" w:date="2023-04-24T13:47:39Z">
            <w:rPr>
              <w:rFonts w:hint="default" w:ascii="Times New Roman" w:hAnsi="Times New Roman" w:cs="Times New Roman"/>
              <w:sz w:val="24"/>
              <w:szCs w:val="24"/>
              <w:lang w:val="en-US"/>
            </w:rPr>
          </w:rPrChange>
        </w:rPr>
        <w:t xml:space="preserve">Before After Control Impact, </w:t>
      </w:r>
      <w:r>
        <w:rPr>
          <w:rFonts w:hint="default" w:ascii="Verdana" w:hAnsi="Verdana" w:cs="Verdana"/>
          <w:sz w:val="18"/>
          <w:szCs w:val="18"/>
          <w:lang w:val="ru-RU"/>
          <w:rPrChange w:id="1601" w:author="google1599737165" w:date="2023-04-24T13:47:39Z">
            <w:rPr>
              <w:rFonts w:hint="default" w:ascii="Times New Roman" w:hAnsi="Times New Roman" w:cs="Times New Roman"/>
              <w:sz w:val="24"/>
              <w:szCs w:val="24"/>
              <w:lang w:val="ru-RU"/>
            </w:rPr>
          </w:rPrChange>
        </w:rPr>
        <w:t xml:space="preserve">см. </w:t>
      </w:r>
      <w:r>
        <w:rPr>
          <w:rFonts w:hint="default" w:ascii="Verdana" w:hAnsi="Verdana" w:cs="Verdana"/>
          <w:sz w:val="18"/>
          <w:szCs w:val="18"/>
          <w:lang w:val="en-US"/>
          <w:rPrChange w:id="1602" w:author="google1599737165" w:date="2023-04-24T13:47:39Z">
            <w:rPr>
              <w:rFonts w:hint="default" w:ascii="Times New Roman" w:hAnsi="Times New Roman" w:cs="Times New Roman"/>
              <w:sz w:val="24"/>
              <w:szCs w:val="24"/>
              <w:lang w:val="en-US"/>
            </w:rPr>
          </w:rPrChange>
        </w:rPr>
        <w:t xml:space="preserve">Smith, 2002). </w:t>
      </w:r>
      <w:r>
        <w:rPr>
          <w:rFonts w:hint="default" w:ascii="Verdana" w:hAnsi="Verdana" w:cs="Verdana"/>
          <w:sz w:val="18"/>
          <w:szCs w:val="18"/>
          <w:lang w:val="ru-RU"/>
          <w:rPrChange w:id="1603" w:author="google1599737165" w:date="2023-04-24T13:47:39Z">
            <w:rPr>
              <w:rFonts w:hint="default" w:ascii="Times New Roman" w:hAnsi="Times New Roman" w:cs="Times New Roman"/>
              <w:sz w:val="24"/>
              <w:szCs w:val="24"/>
              <w:lang w:val="ru-RU"/>
            </w:rPr>
          </w:rPrChange>
        </w:rPr>
        <w:t>То есть должны быть выбраны учетные стационары, расположенные как в местах потенциального проявления перечисленных выше угроз (в непосредственной близости от промышелнных объектов),  так и в однотипных местообитаниях, не попадающих под их влияние (удаленных от источника угроз на расстояние, превышающее масштаб потенциального воздействия). Все учетные стационары должны иметь неизменную привязку к географическим координатам (засекаются координаты углов каждого из стационаров).</w:t>
      </w:r>
    </w:p>
    <w:p>
      <w:pPr>
        <w:jc w:val="both"/>
        <w:rPr>
          <w:rFonts w:hint="default" w:ascii="Verdana" w:hAnsi="Verdana" w:cs="Verdana"/>
          <w:sz w:val="18"/>
          <w:szCs w:val="18"/>
          <w:lang w:val="ru-RU"/>
          <w:rPrChange w:id="1604"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1605" w:author="google1599737165" w:date="2023-04-24T13:47:39Z">
            <w:rPr>
              <w:rFonts w:hint="default" w:ascii="Times New Roman" w:hAnsi="Times New Roman" w:cs="Times New Roman"/>
              <w:sz w:val="24"/>
              <w:szCs w:val="24"/>
              <w:lang w:val="ru-RU"/>
            </w:rPr>
          </w:rPrChange>
        </w:rPr>
        <w:t xml:space="preserve">Каждый из стационаров должен иметь форму трансекты, состоящей из трех станций, расположенных на трех точках с разной глубиной (малая глубина, средняя глубина и большая глубина). На каждой станции должно отбираться по несколько (минимум три) пробы зообентоса (дночерпатель) и зооплантона (протяжка планктонной сетью от дна до поверхности). </w:t>
      </w:r>
    </w:p>
    <w:p>
      <w:pPr>
        <w:jc w:val="both"/>
        <w:rPr>
          <w:rFonts w:hint="default" w:ascii="Verdana" w:hAnsi="Verdana" w:cs="Verdana"/>
          <w:sz w:val="18"/>
          <w:szCs w:val="18"/>
          <w:lang w:val="ru-RU"/>
          <w:rPrChange w:id="1606"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1607" w:author="google1599737165" w:date="2023-04-24T13:47:39Z">
            <w:rPr>
              <w:rFonts w:hint="default" w:ascii="Times New Roman" w:hAnsi="Times New Roman" w:cs="Times New Roman"/>
              <w:sz w:val="24"/>
              <w:szCs w:val="24"/>
              <w:lang w:val="ru-RU"/>
            </w:rPr>
          </w:rPrChange>
        </w:rPr>
        <w:t>Целесообразно заложить шесть стационаров:</w:t>
      </w:r>
    </w:p>
    <w:p>
      <w:pPr>
        <w:numPr>
          <w:ilvl w:val="0"/>
          <w:numId w:val="16"/>
        </w:numPr>
        <w:jc w:val="both"/>
        <w:rPr>
          <w:rFonts w:hint="default" w:ascii="Verdana" w:hAnsi="Verdana" w:cs="Verdana"/>
          <w:sz w:val="18"/>
          <w:szCs w:val="18"/>
          <w:lang w:val="ru-RU"/>
          <w:rPrChange w:id="1608"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en-US"/>
          <w:rPrChange w:id="1609" w:author="google1599737165" w:date="2023-04-24T13:47:39Z">
            <w:rPr>
              <w:rFonts w:hint="default" w:ascii="Times New Roman" w:hAnsi="Times New Roman" w:cs="Times New Roman"/>
              <w:sz w:val="24"/>
              <w:szCs w:val="24"/>
              <w:lang w:val="en-US"/>
            </w:rPr>
          </w:rPrChange>
        </w:rPr>
        <w:t xml:space="preserve">Impact1: </w:t>
      </w:r>
      <w:r>
        <w:rPr>
          <w:rFonts w:hint="default" w:ascii="Verdana" w:hAnsi="Verdana" w:cs="Verdana"/>
          <w:sz w:val="18"/>
          <w:szCs w:val="18"/>
          <w:lang w:val="ru-RU"/>
          <w:rPrChange w:id="1610" w:author="google1599737165" w:date="2023-04-24T13:47:39Z">
            <w:rPr>
              <w:rFonts w:hint="default" w:ascii="Times New Roman" w:hAnsi="Times New Roman" w:cs="Times New Roman"/>
              <w:sz w:val="24"/>
              <w:szCs w:val="24"/>
              <w:lang w:val="ru-RU"/>
            </w:rPr>
          </w:rPrChange>
        </w:rPr>
        <w:t xml:space="preserve">Стационар непосредственно в зоне потенциального вляиния (терминал «Утренний»). Этот стационар должен располагаться на расстоянии, не превышающем километра от потенциального источника воздействия. </w:t>
      </w:r>
    </w:p>
    <w:p>
      <w:pPr>
        <w:numPr>
          <w:ilvl w:val="0"/>
          <w:numId w:val="16"/>
        </w:numPr>
        <w:jc w:val="both"/>
        <w:rPr>
          <w:rFonts w:hint="default" w:ascii="Verdana" w:hAnsi="Verdana" w:cs="Verdana"/>
          <w:sz w:val="18"/>
          <w:szCs w:val="18"/>
          <w:lang w:val="ru-RU"/>
          <w:rPrChange w:id="1611"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en-US"/>
          <w:rPrChange w:id="1612" w:author="google1599737165" w:date="2023-04-24T13:47:39Z">
            <w:rPr>
              <w:rFonts w:hint="default" w:ascii="Times New Roman" w:hAnsi="Times New Roman" w:cs="Times New Roman"/>
              <w:sz w:val="24"/>
              <w:szCs w:val="24"/>
              <w:lang w:val="en-US"/>
            </w:rPr>
          </w:rPrChange>
        </w:rPr>
        <w:t xml:space="preserve">Impact2: </w:t>
      </w:r>
      <w:r>
        <w:rPr>
          <w:rFonts w:hint="default" w:ascii="Verdana" w:hAnsi="Verdana" w:cs="Verdana"/>
          <w:sz w:val="18"/>
          <w:szCs w:val="18"/>
          <w:lang w:val="ru-RU"/>
          <w:rPrChange w:id="1613" w:author="google1599737165" w:date="2023-04-24T13:47:39Z">
            <w:rPr>
              <w:rFonts w:hint="default" w:ascii="Times New Roman" w:hAnsi="Times New Roman" w:cs="Times New Roman"/>
              <w:sz w:val="24"/>
              <w:szCs w:val="24"/>
              <w:lang w:val="ru-RU"/>
            </w:rPr>
          </w:rPrChange>
        </w:rPr>
        <w:t xml:space="preserve">Стационар, расположенный на несколько километров выше по течению от стационара </w:t>
      </w:r>
      <w:r>
        <w:rPr>
          <w:rFonts w:hint="default" w:ascii="Verdana" w:hAnsi="Verdana" w:cs="Verdana"/>
          <w:sz w:val="18"/>
          <w:szCs w:val="18"/>
          <w:lang w:val="en-US"/>
          <w:rPrChange w:id="1614" w:author="google1599737165" w:date="2023-04-24T13:47:39Z">
            <w:rPr>
              <w:rFonts w:hint="default" w:ascii="Times New Roman" w:hAnsi="Times New Roman" w:cs="Times New Roman"/>
              <w:sz w:val="24"/>
              <w:szCs w:val="24"/>
              <w:lang w:val="en-US"/>
            </w:rPr>
          </w:rPrChange>
        </w:rPr>
        <w:t>Impact1</w:t>
      </w:r>
      <w:r>
        <w:rPr>
          <w:rFonts w:hint="default" w:ascii="Verdana" w:hAnsi="Verdana" w:cs="Verdana"/>
          <w:sz w:val="18"/>
          <w:szCs w:val="18"/>
          <w:lang w:val="ru-RU"/>
          <w:rPrChange w:id="1615" w:author="google1599737165" w:date="2023-04-24T13:47:39Z">
            <w:rPr>
              <w:rFonts w:hint="default" w:ascii="Times New Roman" w:hAnsi="Times New Roman" w:cs="Times New Roman"/>
              <w:sz w:val="24"/>
              <w:szCs w:val="24"/>
              <w:lang w:val="ru-RU"/>
            </w:rPr>
          </w:rPrChange>
        </w:rPr>
        <w:t xml:space="preserve">. </w:t>
      </w:r>
    </w:p>
    <w:p>
      <w:pPr>
        <w:numPr>
          <w:ilvl w:val="0"/>
          <w:numId w:val="16"/>
        </w:numPr>
        <w:jc w:val="both"/>
        <w:rPr>
          <w:rFonts w:hint="default" w:ascii="Verdana" w:hAnsi="Verdana" w:cs="Verdana"/>
          <w:sz w:val="18"/>
          <w:szCs w:val="18"/>
          <w:lang w:val="ru-RU"/>
          <w:rPrChange w:id="1616"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en-US"/>
          <w:rPrChange w:id="1617" w:author="google1599737165" w:date="2023-04-24T13:47:39Z">
            <w:rPr>
              <w:rFonts w:hint="default" w:ascii="Times New Roman" w:hAnsi="Times New Roman" w:cs="Times New Roman"/>
              <w:sz w:val="24"/>
              <w:szCs w:val="24"/>
              <w:lang w:val="en-US"/>
            </w:rPr>
          </w:rPrChange>
        </w:rPr>
        <w:t xml:space="preserve">Impact3: </w:t>
      </w:r>
      <w:r>
        <w:rPr>
          <w:rFonts w:hint="default" w:ascii="Verdana" w:hAnsi="Verdana" w:cs="Verdana"/>
          <w:sz w:val="18"/>
          <w:szCs w:val="18"/>
          <w:lang w:val="ru-RU"/>
          <w:rPrChange w:id="1618" w:author="google1599737165" w:date="2023-04-24T13:47:39Z">
            <w:rPr>
              <w:rFonts w:hint="default" w:ascii="Times New Roman" w:hAnsi="Times New Roman" w:cs="Times New Roman"/>
              <w:sz w:val="24"/>
              <w:szCs w:val="24"/>
              <w:lang w:val="ru-RU"/>
            </w:rPr>
          </w:rPrChange>
        </w:rPr>
        <w:t xml:space="preserve">Стационар, расположенный на несколько километров ниже по течению от стационара </w:t>
      </w:r>
      <w:r>
        <w:rPr>
          <w:rFonts w:hint="default" w:ascii="Verdana" w:hAnsi="Verdana" w:cs="Verdana"/>
          <w:sz w:val="18"/>
          <w:szCs w:val="18"/>
          <w:lang w:val="en-US"/>
          <w:rPrChange w:id="1619" w:author="google1599737165" w:date="2023-04-24T13:47:39Z">
            <w:rPr>
              <w:rFonts w:hint="default" w:ascii="Times New Roman" w:hAnsi="Times New Roman" w:cs="Times New Roman"/>
              <w:sz w:val="24"/>
              <w:szCs w:val="24"/>
              <w:lang w:val="en-US"/>
            </w:rPr>
          </w:rPrChange>
        </w:rPr>
        <w:t>Impact1</w:t>
      </w:r>
      <w:r>
        <w:rPr>
          <w:rFonts w:hint="default" w:ascii="Verdana" w:hAnsi="Verdana" w:cs="Verdana"/>
          <w:sz w:val="18"/>
          <w:szCs w:val="18"/>
          <w:lang w:val="ru-RU"/>
          <w:rPrChange w:id="1620" w:author="google1599737165" w:date="2023-04-24T13:47:39Z">
            <w:rPr>
              <w:rFonts w:hint="default" w:ascii="Times New Roman" w:hAnsi="Times New Roman" w:cs="Times New Roman"/>
              <w:sz w:val="24"/>
              <w:szCs w:val="24"/>
              <w:lang w:val="ru-RU"/>
            </w:rPr>
          </w:rPrChange>
        </w:rPr>
        <w:t>.</w:t>
      </w:r>
    </w:p>
    <w:p>
      <w:pPr>
        <w:numPr>
          <w:ilvl w:val="0"/>
          <w:numId w:val="16"/>
        </w:numPr>
        <w:jc w:val="both"/>
        <w:rPr>
          <w:rFonts w:hint="default" w:ascii="Verdana" w:hAnsi="Verdana" w:cs="Verdana"/>
          <w:sz w:val="18"/>
          <w:szCs w:val="18"/>
          <w:lang w:val="ru-RU"/>
          <w:rPrChange w:id="1621"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en-US"/>
          <w:rPrChange w:id="1622" w:author="google1599737165" w:date="2023-04-24T13:47:39Z">
            <w:rPr>
              <w:rFonts w:hint="default" w:ascii="Times New Roman" w:hAnsi="Times New Roman" w:cs="Times New Roman"/>
              <w:sz w:val="24"/>
              <w:szCs w:val="24"/>
              <w:lang w:val="en-US"/>
            </w:rPr>
          </w:rPrChange>
        </w:rPr>
        <w:t xml:space="preserve">Control1: </w:t>
      </w:r>
      <w:r>
        <w:rPr>
          <w:rFonts w:hint="default" w:ascii="Verdana" w:hAnsi="Verdana" w:cs="Verdana"/>
          <w:sz w:val="18"/>
          <w:szCs w:val="18"/>
          <w:lang w:val="ru-RU"/>
          <w:rPrChange w:id="1623" w:author="google1599737165" w:date="2023-04-24T13:47:39Z">
            <w:rPr>
              <w:rFonts w:hint="default" w:ascii="Times New Roman" w:hAnsi="Times New Roman" w:cs="Times New Roman"/>
              <w:sz w:val="24"/>
              <w:szCs w:val="24"/>
              <w:lang w:val="ru-RU"/>
            </w:rPr>
          </w:rPrChange>
        </w:rPr>
        <w:t xml:space="preserve">Стационар, расположенный на противоположном берегу губы на траверзе стационара </w:t>
      </w:r>
      <w:r>
        <w:rPr>
          <w:rFonts w:hint="default" w:ascii="Verdana" w:hAnsi="Verdana" w:cs="Verdana"/>
          <w:sz w:val="18"/>
          <w:szCs w:val="18"/>
          <w:lang w:val="en-US"/>
          <w:rPrChange w:id="1624" w:author="google1599737165" w:date="2023-04-24T13:47:39Z">
            <w:rPr>
              <w:rFonts w:hint="default" w:ascii="Times New Roman" w:hAnsi="Times New Roman" w:cs="Times New Roman"/>
              <w:sz w:val="24"/>
              <w:szCs w:val="24"/>
              <w:lang w:val="en-US"/>
            </w:rPr>
          </w:rPrChange>
        </w:rPr>
        <w:t>Impact1</w:t>
      </w:r>
      <w:r>
        <w:rPr>
          <w:rFonts w:hint="default" w:ascii="Verdana" w:hAnsi="Verdana" w:cs="Verdana"/>
          <w:sz w:val="18"/>
          <w:szCs w:val="18"/>
          <w:lang w:val="ru-RU"/>
          <w:rPrChange w:id="1625" w:author="google1599737165" w:date="2023-04-24T13:47:39Z">
            <w:rPr>
              <w:rFonts w:hint="default" w:ascii="Times New Roman" w:hAnsi="Times New Roman" w:cs="Times New Roman"/>
              <w:sz w:val="24"/>
              <w:szCs w:val="24"/>
              <w:lang w:val="ru-RU"/>
            </w:rPr>
          </w:rPrChange>
        </w:rPr>
        <w:t>.</w:t>
      </w:r>
    </w:p>
    <w:p>
      <w:pPr>
        <w:numPr>
          <w:ilvl w:val="0"/>
          <w:numId w:val="16"/>
        </w:numPr>
        <w:jc w:val="both"/>
        <w:rPr>
          <w:rFonts w:hint="default" w:ascii="Verdana" w:hAnsi="Verdana" w:cs="Verdana"/>
          <w:sz w:val="18"/>
          <w:szCs w:val="18"/>
          <w:lang w:val="ru-RU"/>
          <w:rPrChange w:id="1626"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en-US"/>
          <w:rPrChange w:id="1627" w:author="google1599737165" w:date="2023-04-24T13:47:39Z">
            <w:rPr>
              <w:rFonts w:hint="default" w:ascii="Times New Roman" w:hAnsi="Times New Roman" w:cs="Times New Roman"/>
              <w:sz w:val="24"/>
              <w:szCs w:val="24"/>
              <w:lang w:val="en-US"/>
            </w:rPr>
          </w:rPrChange>
        </w:rPr>
        <w:t xml:space="preserve">Control2: </w:t>
      </w:r>
      <w:r>
        <w:rPr>
          <w:rFonts w:hint="default" w:ascii="Verdana" w:hAnsi="Verdana" w:cs="Verdana"/>
          <w:sz w:val="18"/>
          <w:szCs w:val="18"/>
          <w:lang w:val="ru-RU"/>
          <w:rPrChange w:id="1628" w:author="google1599737165" w:date="2023-04-24T13:47:39Z">
            <w:rPr>
              <w:rFonts w:hint="default" w:ascii="Times New Roman" w:hAnsi="Times New Roman" w:cs="Times New Roman"/>
              <w:sz w:val="24"/>
              <w:szCs w:val="24"/>
              <w:lang w:val="ru-RU"/>
            </w:rPr>
          </w:rPrChange>
        </w:rPr>
        <w:t xml:space="preserve">Стационар, расположенный на противоположном берегу губы на траверзе стационара </w:t>
      </w:r>
      <w:r>
        <w:rPr>
          <w:rFonts w:hint="default" w:ascii="Verdana" w:hAnsi="Verdana" w:cs="Verdana"/>
          <w:sz w:val="18"/>
          <w:szCs w:val="18"/>
          <w:lang w:val="en-US"/>
          <w:rPrChange w:id="1629" w:author="google1599737165" w:date="2023-04-24T13:47:39Z">
            <w:rPr>
              <w:rFonts w:hint="default" w:ascii="Times New Roman" w:hAnsi="Times New Roman" w:cs="Times New Roman"/>
              <w:sz w:val="24"/>
              <w:szCs w:val="24"/>
              <w:lang w:val="en-US"/>
            </w:rPr>
          </w:rPrChange>
        </w:rPr>
        <w:t>Impact</w:t>
      </w:r>
      <w:r>
        <w:rPr>
          <w:rFonts w:hint="default" w:ascii="Verdana" w:hAnsi="Verdana" w:cs="Verdana"/>
          <w:sz w:val="18"/>
          <w:szCs w:val="18"/>
          <w:lang w:val="ru-RU"/>
          <w:rPrChange w:id="1630" w:author="google1599737165" w:date="2023-04-24T13:47:39Z">
            <w:rPr>
              <w:rFonts w:hint="default" w:ascii="Times New Roman" w:hAnsi="Times New Roman" w:cs="Times New Roman"/>
              <w:sz w:val="24"/>
              <w:szCs w:val="24"/>
              <w:lang w:val="ru-RU"/>
            </w:rPr>
          </w:rPrChange>
        </w:rPr>
        <w:t>2.</w:t>
      </w:r>
    </w:p>
    <w:p>
      <w:pPr>
        <w:numPr>
          <w:ilvl w:val="0"/>
          <w:numId w:val="16"/>
        </w:numPr>
        <w:jc w:val="both"/>
        <w:rPr>
          <w:rFonts w:hint="default" w:ascii="Verdana" w:hAnsi="Verdana" w:cs="Verdana"/>
          <w:sz w:val="18"/>
          <w:szCs w:val="18"/>
          <w:lang w:val="ru-RU"/>
          <w:rPrChange w:id="1631"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en-US"/>
          <w:rPrChange w:id="1632" w:author="google1599737165" w:date="2023-04-24T13:47:39Z">
            <w:rPr>
              <w:rFonts w:hint="default" w:ascii="Times New Roman" w:hAnsi="Times New Roman" w:cs="Times New Roman"/>
              <w:sz w:val="24"/>
              <w:szCs w:val="24"/>
              <w:lang w:val="en-US"/>
            </w:rPr>
          </w:rPrChange>
        </w:rPr>
        <w:t xml:space="preserve"> Control</w:t>
      </w:r>
      <w:r>
        <w:rPr>
          <w:rFonts w:hint="default" w:ascii="Verdana" w:hAnsi="Verdana" w:cs="Verdana"/>
          <w:sz w:val="18"/>
          <w:szCs w:val="18"/>
          <w:lang w:val="ru-RU"/>
          <w:rPrChange w:id="1633" w:author="google1599737165" w:date="2023-04-24T13:47:39Z">
            <w:rPr>
              <w:rFonts w:hint="default" w:ascii="Times New Roman" w:hAnsi="Times New Roman" w:cs="Times New Roman"/>
              <w:sz w:val="24"/>
              <w:szCs w:val="24"/>
              <w:lang w:val="ru-RU"/>
            </w:rPr>
          </w:rPrChange>
        </w:rPr>
        <w:t>3</w:t>
      </w:r>
      <w:r>
        <w:rPr>
          <w:rFonts w:hint="default" w:ascii="Verdana" w:hAnsi="Verdana" w:cs="Verdana"/>
          <w:sz w:val="18"/>
          <w:szCs w:val="18"/>
          <w:lang w:val="en-US"/>
          <w:rPrChange w:id="1634" w:author="google1599737165" w:date="2023-04-24T13:47:39Z">
            <w:rPr>
              <w:rFonts w:hint="default" w:ascii="Times New Roman" w:hAnsi="Times New Roman" w:cs="Times New Roman"/>
              <w:sz w:val="24"/>
              <w:szCs w:val="24"/>
              <w:lang w:val="en-US"/>
            </w:rPr>
          </w:rPrChange>
        </w:rPr>
        <w:t xml:space="preserve">: </w:t>
      </w:r>
      <w:r>
        <w:rPr>
          <w:rFonts w:hint="default" w:ascii="Verdana" w:hAnsi="Verdana" w:cs="Verdana"/>
          <w:sz w:val="18"/>
          <w:szCs w:val="18"/>
          <w:lang w:val="ru-RU"/>
          <w:rPrChange w:id="1635" w:author="google1599737165" w:date="2023-04-24T13:47:39Z">
            <w:rPr>
              <w:rFonts w:hint="default" w:ascii="Times New Roman" w:hAnsi="Times New Roman" w:cs="Times New Roman"/>
              <w:sz w:val="24"/>
              <w:szCs w:val="24"/>
              <w:lang w:val="ru-RU"/>
            </w:rPr>
          </w:rPrChange>
        </w:rPr>
        <w:t xml:space="preserve">Стационар, расположенный на противоположном берегу губы на траверзе стационара </w:t>
      </w:r>
      <w:r>
        <w:rPr>
          <w:rFonts w:hint="default" w:ascii="Verdana" w:hAnsi="Verdana" w:cs="Verdana"/>
          <w:sz w:val="18"/>
          <w:szCs w:val="18"/>
          <w:lang w:val="en-US"/>
          <w:rPrChange w:id="1636" w:author="google1599737165" w:date="2023-04-24T13:47:39Z">
            <w:rPr>
              <w:rFonts w:hint="default" w:ascii="Times New Roman" w:hAnsi="Times New Roman" w:cs="Times New Roman"/>
              <w:sz w:val="24"/>
              <w:szCs w:val="24"/>
              <w:lang w:val="en-US"/>
            </w:rPr>
          </w:rPrChange>
        </w:rPr>
        <w:t>Impact</w:t>
      </w:r>
      <w:r>
        <w:rPr>
          <w:rFonts w:hint="default" w:ascii="Verdana" w:hAnsi="Verdana" w:cs="Verdana"/>
          <w:sz w:val="18"/>
          <w:szCs w:val="18"/>
          <w:lang w:val="ru-RU"/>
          <w:rPrChange w:id="1637" w:author="google1599737165" w:date="2023-04-24T13:47:39Z">
            <w:rPr>
              <w:rFonts w:hint="default" w:ascii="Times New Roman" w:hAnsi="Times New Roman" w:cs="Times New Roman"/>
              <w:sz w:val="24"/>
              <w:szCs w:val="24"/>
              <w:lang w:val="ru-RU"/>
            </w:rPr>
          </w:rPrChange>
        </w:rPr>
        <w:t>3.</w:t>
      </w:r>
    </w:p>
    <w:p>
      <w:pPr>
        <w:numPr>
          <w:ilvl w:val="0"/>
          <w:numId w:val="0"/>
        </w:numPr>
        <w:spacing w:after="160" w:line="259" w:lineRule="auto"/>
        <w:jc w:val="both"/>
        <w:rPr>
          <w:rFonts w:hint="default" w:ascii="Verdana" w:hAnsi="Verdana" w:cs="Verdana"/>
          <w:sz w:val="18"/>
          <w:szCs w:val="18"/>
          <w:lang w:val="ru-RU"/>
          <w:rPrChange w:id="1638"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1639" w:author="google1599737165" w:date="2023-04-24T13:47:39Z">
            <w:rPr>
              <w:rFonts w:hint="default" w:ascii="Times New Roman" w:hAnsi="Times New Roman" w:cs="Times New Roman"/>
              <w:sz w:val="24"/>
              <w:szCs w:val="24"/>
              <w:lang w:val="ru-RU"/>
            </w:rPr>
          </w:rPrChange>
        </w:rPr>
        <w:t>Всего в обработку должен попасть материал 6*3*3 = 54 проб бентоса и 54 проб планктона. При необходимости число стационаров можно сократить до четырех, отказавшись от стационаров</w:t>
      </w:r>
      <w:r>
        <w:rPr>
          <w:rFonts w:hint="default" w:ascii="Verdana" w:hAnsi="Verdana" w:cs="Verdana"/>
          <w:sz w:val="18"/>
          <w:szCs w:val="18"/>
          <w:lang w:val="en-US"/>
          <w:rPrChange w:id="1640" w:author="google1599737165" w:date="2023-04-24T13:47:39Z">
            <w:rPr>
              <w:rFonts w:hint="default" w:ascii="Times New Roman" w:hAnsi="Times New Roman" w:cs="Times New Roman"/>
              <w:sz w:val="24"/>
              <w:szCs w:val="24"/>
              <w:lang w:val="en-US"/>
            </w:rPr>
          </w:rPrChange>
        </w:rPr>
        <w:t xml:space="preserve"> Impact2 </w:t>
      </w:r>
      <w:r>
        <w:rPr>
          <w:rFonts w:hint="default" w:ascii="Verdana" w:hAnsi="Verdana" w:cs="Verdana"/>
          <w:sz w:val="18"/>
          <w:szCs w:val="18"/>
          <w:lang w:val="ru-RU"/>
          <w:rPrChange w:id="1641" w:author="google1599737165" w:date="2023-04-24T13:47:39Z">
            <w:rPr>
              <w:rFonts w:hint="default" w:ascii="Times New Roman" w:hAnsi="Times New Roman" w:cs="Times New Roman"/>
              <w:sz w:val="24"/>
              <w:szCs w:val="24"/>
              <w:lang w:val="ru-RU"/>
            </w:rPr>
          </w:rPrChange>
        </w:rPr>
        <w:t xml:space="preserve">и </w:t>
      </w:r>
      <w:r>
        <w:rPr>
          <w:rFonts w:hint="default" w:ascii="Verdana" w:hAnsi="Verdana" w:cs="Verdana"/>
          <w:sz w:val="18"/>
          <w:szCs w:val="18"/>
          <w:lang w:val="en-US"/>
          <w:rPrChange w:id="1642" w:author="google1599737165" w:date="2023-04-24T13:47:39Z">
            <w:rPr>
              <w:rFonts w:hint="default" w:ascii="Times New Roman" w:hAnsi="Times New Roman" w:cs="Times New Roman"/>
              <w:sz w:val="24"/>
              <w:szCs w:val="24"/>
              <w:lang w:val="en-US"/>
            </w:rPr>
          </w:rPrChange>
        </w:rPr>
        <w:t xml:space="preserve">Control2. </w:t>
      </w:r>
      <w:r>
        <w:rPr>
          <w:rFonts w:hint="default" w:ascii="Verdana" w:hAnsi="Verdana" w:cs="Verdana"/>
          <w:sz w:val="18"/>
          <w:szCs w:val="18"/>
          <w:lang w:val="ru-RU"/>
          <w:rPrChange w:id="1643" w:author="google1599737165" w:date="2023-04-24T13:47:39Z">
            <w:rPr>
              <w:rFonts w:hint="default" w:ascii="Times New Roman" w:hAnsi="Times New Roman" w:cs="Times New Roman"/>
              <w:sz w:val="24"/>
              <w:szCs w:val="24"/>
              <w:lang w:val="ru-RU"/>
            </w:rPr>
          </w:rPrChange>
        </w:rPr>
        <w:t>При сокращенной схеме число проб составит  4*3*3 = 36 проб зообентоса и 36 проб зоопланктона.</w:t>
      </w:r>
    </w:p>
    <w:p>
      <w:pPr>
        <w:jc w:val="both"/>
        <w:rPr>
          <w:rFonts w:hint="default" w:ascii="Verdana" w:hAnsi="Verdana" w:cs="Verdana"/>
          <w:sz w:val="18"/>
          <w:szCs w:val="18"/>
          <w:lang w:val="ru-RU"/>
          <w:rPrChange w:id="1644"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rPrChange w:id="1646" w:author="google1599737165" w:date="2023-04-24T13:47:39Z">
            <w:rPr>
              <w:rFonts w:hint="default" w:ascii="Times New Roman" w:hAnsi="Times New Roman" w:cs="Times New Roman"/>
              <w:sz w:val="24"/>
              <w:szCs w:val="24"/>
            </w:rPr>
          </w:rPrChange>
        </w:rPr>
        <mc:AlternateContent>
          <mc:Choice Requires="wps">
            <w:drawing>
              <wp:anchor distT="0" distB="0" distL="114300" distR="114300" simplePos="0" relativeHeight="251662336" behindDoc="0" locked="0" layoutInCell="1" allowOverlap="1">
                <wp:simplePos x="0" y="0"/>
                <wp:positionH relativeFrom="column">
                  <wp:posOffset>263525</wp:posOffset>
                </wp:positionH>
                <wp:positionV relativeFrom="paragraph">
                  <wp:posOffset>1089025</wp:posOffset>
                </wp:positionV>
                <wp:extent cx="396875" cy="76200"/>
                <wp:effectExtent l="6350" t="6350" r="8255" b="8890"/>
                <wp:wrapNone/>
                <wp:docPr id="5" name="Прямоугольник 5"/>
                <wp:cNvGraphicFramePr/>
                <a:graphic xmlns:a="http://schemas.openxmlformats.org/drawingml/2006/main">
                  <a:graphicData uri="http://schemas.microsoft.com/office/word/2010/wordprocessingShape">
                    <wps:wsp>
                      <wps:cNvSpPr/>
                      <wps:spPr>
                        <a:xfrm>
                          <a:off x="0" y="0"/>
                          <a:ext cx="396875"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75pt;margin-top:85.75pt;height:6pt;width:31.25pt;z-index:251662336;v-text-anchor:middle;mso-width-relative:page;mso-height-relative:page;" fillcolor="#5B9BD5 [3204]" filled="t" stroked="t" coordsize="21600,21600" o:gfxdata="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0fRLQ9oAAAAKAQAADwAAAAAAAAABACAAAAAiAAAAZHJzL2Rvd25yZXYu&#10;eG1sUEsBAhQAFAAAAAgAh07iQFaFnvekAgAAMgUAAA4AAAAAAAAAAQAgAAAAKQEAAGRycy9lMm9E&#10;b2MueG1sUEsFBgAAAAAGAAYAWQEAAD8GAAAAAA==&#10;">
                <v:fill on="t" focussize="0,0"/>
                <v:stroke weight="1pt" color="#41719C [3204]" miterlimit="8" joinstyle="miter"/>
                <v:imagedata o:title=""/>
                <o:lock v:ext="edit" aspectratio="f"/>
                <v:textbox>
                  <w:txbxContent>
                    <w:p>
                      <w:pPr>
                        <w:jc w:val="center"/>
                      </w:pPr>
                    </w:p>
                  </w:txbxContent>
                </v:textbox>
              </v:rect>
            </w:pict>
          </mc:Fallback>
        </mc:AlternateContent>
      </w:r>
      <w:r>
        <w:rPr>
          <w:rFonts w:hint="default" w:ascii="Verdana" w:hAnsi="Verdana" w:cs="Verdana"/>
          <w:sz w:val="18"/>
          <w:szCs w:val="18"/>
          <w:rPrChange w:id="1648" w:author="google1599737165" w:date="2023-04-24T13:47:39Z">
            <w:rPr>
              <w:rFonts w:hint="default" w:ascii="Times New Roman" w:hAnsi="Times New Roman" w:cs="Times New Roman"/>
              <w:sz w:val="24"/>
              <w:szCs w:val="24"/>
            </w:rPr>
          </w:rPrChange>
        </w:rPr>
        <mc:AlternateContent>
          <mc:Choice Requires="wps">
            <w:drawing>
              <wp:anchor distT="0" distB="0" distL="114300" distR="114300" simplePos="0" relativeHeight="251659264" behindDoc="0" locked="0" layoutInCell="1" allowOverlap="1">
                <wp:simplePos x="0" y="0"/>
                <wp:positionH relativeFrom="column">
                  <wp:posOffset>1510030</wp:posOffset>
                </wp:positionH>
                <wp:positionV relativeFrom="paragraph">
                  <wp:posOffset>1769110</wp:posOffset>
                </wp:positionV>
                <wp:extent cx="396875" cy="75565"/>
                <wp:effectExtent l="6350" t="6350" r="8255" b="9525"/>
                <wp:wrapNone/>
                <wp:docPr id="2" name="Прямоугольник 2"/>
                <wp:cNvGraphicFramePr/>
                <a:graphic xmlns:a="http://schemas.openxmlformats.org/drawingml/2006/main">
                  <a:graphicData uri="http://schemas.microsoft.com/office/word/2010/wordprocessingShape">
                    <wps:wsp>
                      <wps:cNvSpPr/>
                      <wps:spPr>
                        <a:xfrm>
                          <a:off x="2588260" y="8653145"/>
                          <a:ext cx="396875" cy="75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8.9pt;margin-top:139.3pt;height:5.95pt;width:31.25pt;z-index:251659264;v-text-anchor:middle;mso-width-relative:page;mso-height-relative:page;" fillcolor="#5B9BD5 [3204]" filled="t" stroked="t" coordsize="21600,21600" o:gfxdata="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Bschp93QAAAAsBAAAPAAAAAAAAAAEAIAAA&#10;ACIAAABkcnMvZG93bnJldi54bWxQSwECFAAUAAAACACHTuJAZ1jZWLICAAA+BQAADgAAAAAAAAAB&#10;ACAAAAAsAQAAZHJzL2Uyb0RvYy54bWxQSwUGAAAAAAYABgBZAQAAUAYAAAAA&#10;">
                <v:fill on="t" focussize="0,0"/>
                <v:stroke weight="1pt" color="#41719C [3204]" miterlimit="8" joinstyle="miter"/>
                <v:imagedata o:title=""/>
                <o:lock v:ext="edit" aspectratio="f"/>
                <v:textbox>
                  <w:txbxContent>
                    <w:p>
                      <w:pPr>
                        <w:jc w:val="center"/>
                      </w:pPr>
                    </w:p>
                  </w:txbxContent>
                </v:textbox>
              </v:rect>
            </w:pict>
          </mc:Fallback>
        </mc:AlternateContent>
      </w:r>
      <w:r>
        <w:rPr>
          <w:rFonts w:hint="default" w:ascii="Verdana" w:hAnsi="Verdana" w:cs="Verdana"/>
          <w:sz w:val="18"/>
          <w:szCs w:val="18"/>
          <w:rPrChange w:id="1650" w:author="google1599737165" w:date="2023-04-24T13:47:39Z">
            <w:rPr>
              <w:rFonts w:hint="default" w:ascii="Times New Roman" w:hAnsi="Times New Roman" w:cs="Times New Roman"/>
              <w:sz w:val="24"/>
              <w:szCs w:val="24"/>
            </w:rPr>
          </w:rPrChange>
        </w:rPr>
        <mc:AlternateContent>
          <mc:Choice Requires="wps">
            <w:drawing>
              <wp:anchor distT="0" distB="0" distL="114300" distR="114300" simplePos="0" relativeHeight="251664384" behindDoc="0" locked="0" layoutInCell="1" allowOverlap="1">
                <wp:simplePos x="0" y="0"/>
                <wp:positionH relativeFrom="column">
                  <wp:posOffset>280670</wp:posOffset>
                </wp:positionH>
                <wp:positionV relativeFrom="paragraph">
                  <wp:posOffset>1790700</wp:posOffset>
                </wp:positionV>
                <wp:extent cx="396875" cy="75565"/>
                <wp:effectExtent l="6350" t="6350" r="8255" b="9525"/>
                <wp:wrapNone/>
                <wp:docPr id="7" name="Прямоугольник 7"/>
                <wp:cNvGraphicFramePr/>
                <a:graphic xmlns:a="http://schemas.openxmlformats.org/drawingml/2006/main">
                  <a:graphicData uri="http://schemas.microsoft.com/office/word/2010/wordprocessingShape">
                    <wps:wsp>
                      <wps:cNvSpPr/>
                      <wps:spPr>
                        <a:xfrm>
                          <a:off x="0" y="0"/>
                          <a:ext cx="396875" cy="75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1pt;margin-top:141pt;height:5.95pt;width:31.25pt;z-index:251664384;v-text-anchor:middle;mso-width-relative:page;mso-height-relative:page;" fillcolor="#5B9BD5 [3204]" filled="t" stroked="t" coordsize="21600,21600" o:gfxdata="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of0l1twAAAAKAQAADwAAAAAAAAABACAAAAAiAAAAZHJzL2Rvd25y&#10;ZXYueG1sUEsBAhQAFAAAAAgAh07iQE+dqCylAgAAMgUAAA4AAAAAAAAAAQAgAAAAKwEAAGRycy9l&#10;Mm9Eb2MueG1sUEsFBgAAAAAGAAYAWQEAAEIGAAAAAA==&#10;">
                <v:fill on="t" focussize="0,0"/>
                <v:stroke weight="1pt" color="#41719C [3204]" miterlimit="8" joinstyle="miter"/>
                <v:imagedata o:title=""/>
                <o:lock v:ext="edit" aspectratio="f"/>
                <v:textbox>
                  <w:txbxContent>
                    <w:p>
                      <w:pPr>
                        <w:jc w:val="center"/>
                      </w:pPr>
                    </w:p>
                  </w:txbxContent>
                </v:textbox>
              </v:rect>
            </w:pict>
          </mc:Fallback>
        </mc:AlternateContent>
      </w:r>
      <w:r>
        <w:rPr>
          <w:rFonts w:hint="default" w:ascii="Verdana" w:hAnsi="Verdana" w:cs="Verdana"/>
          <w:sz w:val="18"/>
          <w:szCs w:val="18"/>
          <w:rPrChange w:id="1652" w:author="google1599737165" w:date="2023-04-24T13:47:39Z">
            <w:rPr>
              <w:rFonts w:hint="default" w:ascii="Times New Roman" w:hAnsi="Times New Roman" w:cs="Times New Roman"/>
              <w:sz w:val="24"/>
              <w:szCs w:val="24"/>
            </w:rPr>
          </w:rPrChange>
        </w:rPr>
        <mc:AlternateContent>
          <mc:Choice Requires="wps">
            <w:drawing>
              <wp:anchor distT="0" distB="0" distL="114300" distR="114300" simplePos="0" relativeHeight="251663360" behindDoc="0" locked="0" layoutInCell="1" allowOverlap="1">
                <wp:simplePos x="0" y="0"/>
                <wp:positionH relativeFrom="column">
                  <wp:posOffset>650875</wp:posOffset>
                </wp:positionH>
                <wp:positionV relativeFrom="paragraph">
                  <wp:posOffset>2275840</wp:posOffset>
                </wp:positionV>
                <wp:extent cx="396875" cy="76200"/>
                <wp:effectExtent l="6350" t="6350" r="8255" b="8890"/>
                <wp:wrapNone/>
                <wp:docPr id="6" name="Прямоугольник 6"/>
                <wp:cNvGraphicFramePr/>
                <a:graphic xmlns:a="http://schemas.openxmlformats.org/drawingml/2006/main">
                  <a:graphicData uri="http://schemas.microsoft.com/office/word/2010/wordprocessingShape">
                    <wps:wsp>
                      <wps:cNvSpPr/>
                      <wps:spPr>
                        <a:xfrm>
                          <a:off x="0" y="0"/>
                          <a:ext cx="396875"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1.25pt;margin-top:179.2pt;height:6pt;width:31.25pt;z-index:251663360;v-text-anchor:middle;mso-width-relative:page;mso-height-relative:page;" fillcolor="#5B9BD5 [3204]" filled="t" stroked="t" coordsize="21600,21600" o:gfxdata="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BKUXUs3AAAAAsBAAAPAAAAAAAAAAEAIAAAACIAAABkcnMvZG93bnJl&#10;di54bWxQSwECFAAUAAAACACHTuJA4gZQqaQCAAAyBQAADgAAAAAAAAABACAAAAArAQAAZHJzL2Uy&#10;b0RvYy54bWxQSwUGAAAAAAYABgBZAQAAQQYAAAAA&#10;">
                <v:fill on="t" focussize="0,0"/>
                <v:stroke weight="1pt" color="#41719C [3204]" miterlimit="8" joinstyle="miter"/>
                <v:imagedata o:title=""/>
                <o:lock v:ext="edit" aspectratio="f"/>
                <v:textbox>
                  <w:txbxContent>
                    <w:p>
                      <w:pPr>
                        <w:jc w:val="center"/>
                      </w:pPr>
                    </w:p>
                  </w:txbxContent>
                </v:textbox>
              </v:rect>
            </w:pict>
          </mc:Fallback>
        </mc:AlternateContent>
      </w:r>
      <w:r>
        <w:rPr>
          <w:rFonts w:hint="default" w:ascii="Verdana" w:hAnsi="Verdana" w:cs="Verdana"/>
          <w:sz w:val="18"/>
          <w:szCs w:val="18"/>
          <w:rPrChange w:id="1654" w:author="google1599737165" w:date="2023-04-24T13:47:39Z">
            <w:rPr>
              <w:rFonts w:hint="default" w:ascii="Times New Roman" w:hAnsi="Times New Roman" w:cs="Times New Roman"/>
              <w:sz w:val="24"/>
              <w:szCs w:val="24"/>
            </w:rPr>
          </w:rPrChange>
        </w:rPr>
        <mc:AlternateContent>
          <mc:Choice Requires="wps">
            <w:drawing>
              <wp:anchor distT="0" distB="0" distL="114300" distR="114300" simplePos="0" relativeHeight="251660288" behindDoc="0" locked="0" layoutInCell="1" allowOverlap="1">
                <wp:simplePos x="0" y="0"/>
                <wp:positionH relativeFrom="column">
                  <wp:posOffset>1543685</wp:posOffset>
                </wp:positionH>
                <wp:positionV relativeFrom="paragraph">
                  <wp:posOffset>2232660</wp:posOffset>
                </wp:positionV>
                <wp:extent cx="396875" cy="76200"/>
                <wp:effectExtent l="6350" t="6350" r="8255" b="8890"/>
                <wp:wrapNone/>
                <wp:docPr id="3" name="Прямоугольник 3"/>
                <wp:cNvGraphicFramePr/>
                <a:graphic xmlns:a="http://schemas.openxmlformats.org/drawingml/2006/main">
                  <a:graphicData uri="http://schemas.microsoft.com/office/word/2010/wordprocessingShape">
                    <wps:wsp>
                      <wps:cNvSpPr/>
                      <wps:spPr>
                        <a:xfrm>
                          <a:off x="0" y="0"/>
                          <a:ext cx="396875"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1.55pt;margin-top:175.8pt;height:6pt;width:31.25pt;z-index:251660288;v-text-anchor:middle;mso-width-relative:page;mso-height-relative:page;" fillcolor="#5B9BD5 [3204]" filled="t" stroked="t" coordsize="21600,21600" o:gfxdata="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VISL6N0AAAALAQAADwAAAAAAAAABACAAAAAiAAAAZHJzL2Rvd25y&#10;ZXYueG1sUEsBAhQAFAAAAAgAh07iQD6CA0qkAgAAMgUAAA4AAAAAAAAAAQAgAAAALAEAAGRycy9l&#10;Mm9Eb2MueG1sUEsFBgAAAAAGAAYAWQEAAEIGAAAAAA==&#10;">
                <v:fill on="t" focussize="0,0"/>
                <v:stroke weight="1pt" color="#41719C [3204]" miterlimit="8" joinstyle="miter"/>
                <v:imagedata o:title=""/>
                <o:lock v:ext="edit" aspectratio="f"/>
                <v:textbox>
                  <w:txbxContent>
                    <w:p>
                      <w:pPr>
                        <w:jc w:val="center"/>
                      </w:pPr>
                    </w:p>
                  </w:txbxContent>
                </v:textbox>
              </v:rect>
            </w:pict>
          </mc:Fallback>
        </mc:AlternateContent>
      </w:r>
      <w:r>
        <w:rPr>
          <w:rFonts w:hint="default" w:ascii="Verdana" w:hAnsi="Verdana" w:cs="Verdana"/>
          <w:sz w:val="18"/>
          <w:szCs w:val="18"/>
          <w:rPrChange w:id="1656" w:author="google1599737165" w:date="2023-04-24T13:47:39Z">
            <w:rPr>
              <w:rFonts w:hint="default" w:ascii="Times New Roman" w:hAnsi="Times New Roman" w:cs="Times New Roman"/>
              <w:sz w:val="24"/>
              <w:szCs w:val="24"/>
            </w:rPr>
          </w:rPrChange>
        </w:rPr>
        <mc:AlternateContent>
          <mc:Choice Requires="wps">
            <w:drawing>
              <wp:anchor distT="0" distB="0" distL="114300" distR="114300" simplePos="0" relativeHeight="251661312" behindDoc="0" locked="0" layoutInCell="1" allowOverlap="1">
                <wp:simplePos x="0" y="0"/>
                <wp:positionH relativeFrom="column">
                  <wp:posOffset>1232535</wp:posOffset>
                </wp:positionH>
                <wp:positionV relativeFrom="paragraph">
                  <wp:posOffset>1083310</wp:posOffset>
                </wp:positionV>
                <wp:extent cx="396875" cy="75565"/>
                <wp:effectExtent l="6350" t="6350" r="8255" b="9525"/>
                <wp:wrapNone/>
                <wp:docPr id="4" name="Прямоугольник 4"/>
                <wp:cNvGraphicFramePr/>
                <a:graphic xmlns:a="http://schemas.openxmlformats.org/drawingml/2006/main">
                  <a:graphicData uri="http://schemas.microsoft.com/office/word/2010/wordprocessingShape">
                    <wps:wsp>
                      <wps:cNvSpPr/>
                      <wps:spPr>
                        <a:xfrm>
                          <a:off x="0" y="0"/>
                          <a:ext cx="396875" cy="75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7.05pt;margin-top:85.3pt;height:5.95pt;width:31.25pt;z-index:251661312;v-text-anchor:middle;mso-width-relative:page;mso-height-relative:page;" fillcolor="#5B9BD5 [3204]" filled="t" stroked="t" coordsize="21600,21600" o:gfxdata="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BipkRS2wAAAAsBAAAPAAAAAAAAAAEAIAAAACIAAABkcnMvZG93bnJl&#10;di54bWxQSwECFAAUAAAACACHTuJA+x5mcqUCAAAyBQAADgAAAAAAAAABACAAAAAqAQAAZHJzL2Uy&#10;b0RvYy54bWxQSwUGAAAAAAYABgBZAQAAQQYAAAAA&#10;">
                <v:fill on="t" focussize="0,0"/>
                <v:stroke weight="1pt" color="#41719C [3204]" miterlimit="8" joinstyle="miter"/>
                <v:imagedata o:title=""/>
                <o:lock v:ext="edit" aspectratio="f"/>
                <v:textbox>
                  <w:txbxContent>
                    <w:p>
                      <w:pPr>
                        <w:jc w:val="center"/>
                      </w:pPr>
                    </w:p>
                  </w:txbxContent>
                </v:textbox>
              </v:rect>
            </w:pict>
          </mc:Fallback>
        </mc:AlternateContent>
      </w:r>
      <w:r>
        <w:rPr>
          <w:rFonts w:hint="default" w:ascii="Verdana" w:hAnsi="Verdana" w:cs="Verdana"/>
          <w:sz w:val="18"/>
          <w:szCs w:val="18"/>
          <w:lang w:val="ru-RU"/>
          <w:rPrChange w:id="1658" w:author="google1599737165" w:date="2023-04-24T13:47:39Z">
            <w:rPr>
              <w:rFonts w:hint="default" w:ascii="Times New Roman" w:hAnsi="Times New Roman" w:cs="Times New Roman"/>
              <w:sz w:val="24"/>
              <w:szCs w:val="24"/>
              <w:lang w:val="ru-RU"/>
            </w:rPr>
          </w:rPrChange>
        </w:rPr>
        <w:drawing>
          <wp:inline distT="0" distB="0" distL="114300" distR="114300">
            <wp:extent cx="3089275" cy="2402840"/>
            <wp:effectExtent l="0" t="0" r="4445" b="5080"/>
            <wp:docPr id="1" name="Изображение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image"/>
                    <pic:cNvPicPr>
                      <a:picLocks noChangeAspect="1"/>
                    </pic:cNvPicPr>
                  </pic:nvPicPr>
                  <pic:blipFill>
                    <a:blip r:embed="rId13"/>
                    <a:srcRect l="15710" t="11745" r="25633" b="7158"/>
                    <a:stretch>
                      <a:fillRect/>
                    </a:stretch>
                  </pic:blipFill>
                  <pic:spPr>
                    <a:xfrm>
                      <a:off x="0" y="0"/>
                      <a:ext cx="3089275" cy="2402840"/>
                    </a:xfrm>
                    <a:prstGeom prst="rect">
                      <a:avLst/>
                    </a:prstGeom>
                  </pic:spPr>
                </pic:pic>
              </a:graphicData>
            </a:graphic>
          </wp:inline>
        </w:drawing>
      </w:r>
    </w:p>
    <w:p>
      <w:pPr>
        <w:jc w:val="both"/>
        <w:rPr>
          <w:rFonts w:hint="default" w:ascii="Verdana" w:hAnsi="Verdana" w:cs="Verdana"/>
          <w:sz w:val="18"/>
          <w:szCs w:val="18"/>
          <w:lang w:val="ru-RU"/>
          <w:rPrChange w:id="1659"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1660" w:author="google1599737165" w:date="2023-04-24T13:47:39Z">
            <w:rPr>
              <w:rFonts w:hint="default" w:ascii="Times New Roman" w:hAnsi="Times New Roman" w:cs="Times New Roman"/>
              <w:sz w:val="24"/>
              <w:szCs w:val="24"/>
              <w:lang w:val="ru-RU"/>
            </w:rPr>
          </w:rPrChange>
        </w:rPr>
        <w:t>Рисунок +++ . Схема расположения учетных стационаров</w:t>
      </w:r>
      <w:r>
        <w:rPr>
          <w:rFonts w:hint="default" w:ascii="Verdana" w:hAnsi="Verdana" w:cs="Verdana"/>
          <w:b/>
          <w:bCs/>
          <w:sz w:val="18"/>
          <w:szCs w:val="18"/>
          <w:lang w:val="ru-RU"/>
          <w:rPrChange w:id="1661" w:author="google1599737165" w:date="2023-04-24T13:47:39Z">
            <w:rPr>
              <w:rFonts w:hint="default" w:ascii="Times New Roman" w:hAnsi="Times New Roman" w:cs="Times New Roman"/>
              <w:b/>
              <w:bCs/>
              <w:sz w:val="24"/>
              <w:szCs w:val="24"/>
              <w:lang w:val="ru-RU"/>
            </w:rPr>
          </w:rPrChange>
        </w:rPr>
        <w:t xml:space="preserve"> </w:t>
      </w:r>
      <w:r>
        <w:rPr>
          <w:rFonts w:hint="default" w:ascii="Verdana" w:hAnsi="Verdana" w:cs="Verdana"/>
          <w:b/>
          <w:bCs/>
          <w:sz w:val="18"/>
          <w:szCs w:val="18"/>
          <w:highlight w:val="yellow"/>
          <w:lang w:val="ru-RU"/>
          <w:rPrChange w:id="1662" w:author="google1599737165" w:date="2023-04-24T13:47:39Z">
            <w:rPr>
              <w:rFonts w:hint="default" w:ascii="Times New Roman" w:hAnsi="Times New Roman" w:cs="Times New Roman"/>
              <w:b/>
              <w:bCs/>
              <w:sz w:val="24"/>
              <w:szCs w:val="24"/>
              <w:highlight w:val="yellow"/>
              <w:lang w:val="ru-RU"/>
            </w:rPr>
          </w:rPrChange>
        </w:rPr>
        <w:t>(надо переделать и на врезке сделать схему организации учетного стационара)</w:t>
      </w:r>
      <w:r>
        <w:rPr>
          <w:rFonts w:hint="default" w:ascii="Verdana" w:hAnsi="Verdana" w:cs="Verdana"/>
          <w:sz w:val="18"/>
          <w:szCs w:val="18"/>
          <w:lang w:val="ru-RU"/>
          <w:rPrChange w:id="1663" w:author="google1599737165" w:date="2023-04-24T13:47:39Z">
            <w:rPr>
              <w:rFonts w:hint="default" w:ascii="Times New Roman" w:hAnsi="Times New Roman" w:cs="Times New Roman"/>
              <w:sz w:val="24"/>
              <w:szCs w:val="24"/>
              <w:lang w:val="ru-RU"/>
            </w:rPr>
          </w:rPrChange>
        </w:rPr>
        <w:t xml:space="preserve">.  </w:t>
      </w:r>
    </w:p>
    <w:p>
      <w:pPr>
        <w:jc w:val="both"/>
        <w:rPr>
          <w:ins w:id="1664" w:author="google1599737165" w:date="2023-04-24T12:15:52Z"/>
          <w:rFonts w:hint="default" w:ascii="Verdana" w:hAnsi="Verdana" w:cs="Verdana"/>
          <w:b w:val="0"/>
          <w:bCs w:val="0"/>
          <w:sz w:val="18"/>
          <w:szCs w:val="18"/>
          <w:lang w:val="ru-RU"/>
          <w:rPrChange w:id="1665" w:author="google1599737165" w:date="2023-04-24T13:47:39Z">
            <w:rPr>
              <w:ins w:id="1666" w:author="google1599737165" w:date="2023-04-24T12:15:52Z"/>
              <w:rFonts w:hint="default" w:ascii="Times New Roman" w:hAnsi="Times New Roman" w:cs="Times New Roman"/>
              <w:b w:val="0"/>
              <w:bCs w:val="0"/>
              <w:sz w:val="24"/>
              <w:szCs w:val="24"/>
              <w:lang w:val="ru-RU"/>
            </w:rPr>
          </w:rPrChange>
        </w:rPr>
      </w:pPr>
      <w:ins w:id="1667" w:author="google1599737165" w:date="2023-04-24T12:15:52Z">
        <w:r>
          <w:rPr>
            <w:rFonts w:hint="default" w:ascii="Verdana" w:hAnsi="Verdana" w:cs="Verdana"/>
            <w:sz w:val="18"/>
            <w:szCs w:val="18"/>
            <w:lang w:val="ru-RU"/>
            <w:rPrChange w:id="1668" w:author="google1599737165" w:date="2023-04-24T13:47:39Z">
              <w:rPr>
                <w:rFonts w:hint="default" w:ascii="Times New Roman" w:hAnsi="Times New Roman" w:cs="Times New Roman"/>
                <w:sz w:val="24"/>
                <w:szCs w:val="24"/>
                <w:lang w:val="ru-RU"/>
              </w:rPr>
            </w:rPrChange>
          </w:rPr>
          <w:t xml:space="preserve">На каждой станции производится отбор проб для оценки следующих гидрологических и гидрохимических параметров </w:t>
        </w:r>
      </w:ins>
      <w:ins w:id="1669" w:author="google1599737165" w:date="2023-04-24T12:15:52Z">
        <w:r>
          <w:rPr>
            <w:rFonts w:hint="default" w:ascii="Verdana" w:hAnsi="Verdana" w:cs="Verdana"/>
            <w:b/>
            <w:bCs/>
            <w:sz w:val="18"/>
            <w:szCs w:val="18"/>
            <w:highlight w:val="yellow"/>
            <w:lang w:val="ru-RU"/>
            <w:rPrChange w:id="1670" w:author="google1599737165" w:date="2023-04-24T13:47:39Z">
              <w:rPr>
                <w:rFonts w:hint="default" w:ascii="Times New Roman" w:hAnsi="Times New Roman" w:cs="Times New Roman"/>
                <w:b/>
                <w:bCs/>
                <w:sz w:val="24"/>
                <w:szCs w:val="24"/>
                <w:highlight w:val="yellow"/>
                <w:lang w:val="ru-RU"/>
              </w:rPr>
            </w:rPrChange>
          </w:rPr>
          <w:t>(здесь, видимо, надо ссылаться на регламент гидрохимического мониторинга)</w:t>
        </w:r>
      </w:ins>
      <w:ins w:id="1671" w:author="google1599737165" w:date="2023-04-24T12:15:52Z">
        <w:r>
          <w:rPr>
            <w:rFonts w:hint="default" w:ascii="Verdana" w:hAnsi="Verdana" w:cs="Verdana"/>
            <w:b/>
            <w:bCs/>
            <w:sz w:val="18"/>
            <w:szCs w:val="18"/>
            <w:lang w:val="ru-RU"/>
            <w:rPrChange w:id="1672" w:author="google1599737165" w:date="2023-04-24T13:47:39Z">
              <w:rPr>
                <w:rFonts w:hint="default" w:ascii="Times New Roman" w:hAnsi="Times New Roman" w:cs="Times New Roman"/>
                <w:b/>
                <w:bCs/>
                <w:sz w:val="24"/>
                <w:szCs w:val="24"/>
                <w:lang w:val="ru-RU"/>
              </w:rPr>
            </w:rPrChange>
          </w:rPr>
          <w:t>:</w:t>
        </w:r>
      </w:ins>
      <w:ins w:id="1673" w:author="google1599737165" w:date="2023-04-24T12:15:52Z">
        <w:r>
          <w:rPr>
            <w:rFonts w:hint="default" w:ascii="Verdana" w:hAnsi="Verdana" w:cs="Verdana"/>
            <w:b w:val="0"/>
            <w:bCs w:val="0"/>
            <w:sz w:val="18"/>
            <w:szCs w:val="18"/>
            <w:lang w:val="ru-RU"/>
            <w:rPrChange w:id="1674" w:author="google1599737165" w:date="2023-04-24T13:47:39Z">
              <w:rPr>
                <w:rFonts w:hint="default" w:ascii="Times New Roman" w:hAnsi="Times New Roman" w:cs="Times New Roman"/>
                <w:b w:val="0"/>
                <w:bCs w:val="0"/>
                <w:sz w:val="24"/>
                <w:szCs w:val="24"/>
                <w:lang w:val="ru-RU"/>
              </w:rPr>
            </w:rPrChange>
          </w:rPr>
          <w:t xml:space="preserve"> соленость, температура воды, обилие взвеси, концентрация биогенов, гранулометрический состав грунта. </w:t>
        </w:r>
      </w:ins>
    </w:p>
    <w:p>
      <w:pPr>
        <w:jc w:val="both"/>
        <w:rPr>
          <w:ins w:id="1675" w:author="google1599737165" w:date="2023-04-24T12:15:52Z"/>
          <w:rFonts w:hint="default" w:ascii="Verdana" w:hAnsi="Verdana" w:cs="Verdana"/>
          <w:sz w:val="18"/>
          <w:szCs w:val="18"/>
          <w:lang w:val="ru-RU"/>
          <w:rPrChange w:id="1676" w:author="google1599737165" w:date="2023-04-24T13:47:39Z">
            <w:rPr>
              <w:ins w:id="1677" w:author="google1599737165" w:date="2023-04-24T12:15:52Z"/>
              <w:rFonts w:hint="default" w:ascii="Times New Roman" w:hAnsi="Times New Roman" w:cs="Times New Roman"/>
              <w:sz w:val="24"/>
              <w:szCs w:val="24"/>
              <w:lang w:val="ru-RU"/>
            </w:rPr>
          </w:rPrChange>
        </w:rPr>
      </w:pPr>
      <w:ins w:id="1678" w:author="google1599737165" w:date="2023-04-24T12:15:52Z">
        <w:r>
          <w:rPr>
            <w:rFonts w:hint="default" w:ascii="Verdana" w:hAnsi="Verdana" w:cs="Verdana"/>
            <w:sz w:val="18"/>
            <w:szCs w:val="18"/>
            <w:lang w:val="ru-RU"/>
            <w:rPrChange w:id="1679" w:author="google1599737165" w:date="2023-04-24T13:47:39Z">
              <w:rPr>
                <w:rFonts w:hint="default" w:ascii="Times New Roman" w:hAnsi="Times New Roman" w:cs="Times New Roman"/>
                <w:sz w:val="24"/>
                <w:szCs w:val="24"/>
                <w:lang w:val="ru-RU"/>
              </w:rPr>
            </w:rPrChange>
          </w:rPr>
          <w:t xml:space="preserve">Взятие проб планктона и проб для гидрологическихи и гидрохимических показателей производится в тех же точках, где берутся бентосные пробы, но перед использованием дночерпателя (это необходимо, чтобы избежать замутнения придонных слоев воды, как следствие взятия проб грунта). </w:t>
        </w:r>
      </w:ins>
    </w:p>
    <w:p>
      <w:pPr>
        <w:jc w:val="both"/>
        <w:rPr>
          <w:ins w:id="1680" w:author="google1599737165" w:date="2023-04-24T12:15:49Z"/>
          <w:rFonts w:hint="default" w:ascii="Verdana" w:hAnsi="Verdana" w:cs="Verdana"/>
          <w:sz w:val="18"/>
          <w:szCs w:val="18"/>
          <w:lang w:val="ru-RU"/>
          <w:rPrChange w:id="1681" w:author="google1599737165" w:date="2023-04-24T13:47:39Z">
            <w:rPr>
              <w:ins w:id="1682" w:author="google1599737165" w:date="2023-04-24T12:15:49Z"/>
              <w:rFonts w:hint="default" w:ascii="Times New Roman" w:hAnsi="Times New Roman" w:cs="Times New Roman"/>
              <w:sz w:val="24"/>
              <w:szCs w:val="24"/>
              <w:lang w:val="ru-RU"/>
            </w:rPr>
          </w:rPrChange>
        </w:rPr>
      </w:pPr>
    </w:p>
    <w:p>
      <w:pPr>
        <w:jc w:val="both"/>
        <w:rPr>
          <w:ins w:id="1683" w:author="google1599737165" w:date="2023-04-24T12:15:49Z"/>
          <w:rFonts w:hint="default" w:ascii="Verdana" w:hAnsi="Verdana" w:cs="Verdana"/>
          <w:sz w:val="18"/>
          <w:szCs w:val="18"/>
          <w:lang w:val="ru-RU"/>
          <w:rPrChange w:id="1684" w:author="google1599737165" w:date="2023-04-24T13:47:39Z">
            <w:rPr>
              <w:ins w:id="1685" w:author="google1599737165" w:date="2023-04-24T12:15:49Z"/>
              <w:rFonts w:hint="default" w:ascii="Times New Roman" w:hAnsi="Times New Roman" w:cs="Times New Roman"/>
              <w:sz w:val="24"/>
              <w:szCs w:val="24"/>
              <w:lang w:val="ru-RU"/>
            </w:rPr>
          </w:rPrChange>
        </w:rPr>
      </w:pPr>
    </w:p>
    <w:p>
      <w:pPr>
        <w:jc w:val="both"/>
        <w:rPr>
          <w:rFonts w:hint="default" w:ascii="Verdana" w:hAnsi="Verdana" w:cs="Verdana"/>
          <w:sz w:val="18"/>
          <w:szCs w:val="18"/>
          <w:lang w:val="ru-RU"/>
          <w:rPrChange w:id="1686" w:author="google1599737165" w:date="2023-04-24T13:47:39Z">
            <w:rPr>
              <w:rFonts w:hint="default" w:ascii="Times New Roman" w:hAnsi="Times New Roman" w:cs="Times New Roman"/>
              <w:sz w:val="24"/>
              <w:szCs w:val="24"/>
              <w:lang w:val="ru-RU"/>
            </w:rPr>
          </w:rPrChange>
        </w:rPr>
      </w:pPr>
    </w:p>
    <w:p>
      <w:pPr>
        <w:jc w:val="center"/>
        <w:rPr>
          <w:del w:id="1688" w:author="google1599737165" w:date="2023-04-24T12:16:18Z"/>
          <w:rFonts w:hint="default" w:ascii="Verdana" w:hAnsi="Verdana" w:cs="Verdana"/>
          <w:sz w:val="18"/>
          <w:szCs w:val="18"/>
          <w:lang w:val="ru-RU"/>
          <w:rPrChange w:id="1689" w:author="google1599737165" w:date="2023-04-24T13:47:39Z">
            <w:rPr>
              <w:del w:id="1690" w:author="google1599737165" w:date="2023-04-24T12:16:18Z"/>
              <w:rFonts w:hint="default" w:ascii="Times New Roman" w:hAnsi="Times New Roman" w:cs="Times New Roman"/>
              <w:sz w:val="24"/>
              <w:szCs w:val="24"/>
              <w:lang w:val="ru-RU"/>
            </w:rPr>
          </w:rPrChange>
        </w:rPr>
        <w:pPrChange w:id="1687" w:author="google1599737165" w:date="2023-04-24T11:11:07Z">
          <w:pPr>
            <w:jc w:val="both"/>
          </w:pPr>
        </w:pPrChange>
      </w:pPr>
      <w:del w:id="1691" w:author="google1599737165" w:date="2023-04-24T12:16:18Z">
        <w:r>
          <w:rPr>
            <w:rFonts w:hint="default" w:ascii="Verdana" w:hAnsi="Verdana" w:cs="Verdana"/>
            <w:sz w:val="18"/>
            <w:szCs w:val="18"/>
            <w:lang w:val="ru-RU"/>
            <w:rPrChange w:id="1692" w:author="google1599737165" w:date="2023-04-24T13:47:39Z">
              <w:rPr>
                <w:rFonts w:hint="default" w:ascii="Times New Roman" w:hAnsi="Times New Roman" w:cs="Times New Roman"/>
                <w:sz w:val="24"/>
                <w:szCs w:val="24"/>
                <w:lang w:val="ru-RU"/>
              </w:rPr>
            </w:rPrChange>
          </w:rPr>
          <w:delText>Взятие проб бентоса осуществляется стандартным дночерпателем (система Ван Вина, площадь захвата 0.026 м</w:delText>
        </w:r>
      </w:del>
      <w:del w:id="1693" w:author="google1599737165" w:date="2023-04-24T12:16:18Z">
        <w:r>
          <w:rPr>
            <w:rFonts w:hint="default" w:ascii="Verdana" w:hAnsi="Verdana" w:cs="Verdana"/>
            <w:sz w:val="18"/>
            <w:szCs w:val="18"/>
            <w:vertAlign w:val="superscript"/>
            <w:lang w:val="ru-RU"/>
            <w:rPrChange w:id="1694" w:author="google1599737165" w:date="2023-04-24T13:47:39Z">
              <w:rPr>
                <w:rFonts w:hint="default" w:ascii="Times New Roman" w:hAnsi="Times New Roman" w:cs="Times New Roman"/>
                <w:sz w:val="24"/>
                <w:szCs w:val="24"/>
                <w:vertAlign w:val="superscript"/>
                <w:lang w:val="ru-RU"/>
              </w:rPr>
            </w:rPrChange>
          </w:rPr>
          <w:delText>2</w:delText>
        </w:r>
      </w:del>
      <w:del w:id="1695" w:author="google1599737165" w:date="2023-04-24T12:16:18Z">
        <w:r>
          <w:rPr>
            <w:rFonts w:hint="default" w:ascii="Verdana" w:hAnsi="Verdana" w:cs="Verdana"/>
            <w:sz w:val="18"/>
            <w:szCs w:val="18"/>
            <w:lang w:val="ru-RU"/>
            <w:rPrChange w:id="1696" w:author="google1599737165" w:date="2023-04-24T13:47:39Z">
              <w:rPr>
                <w:rFonts w:hint="default" w:ascii="Times New Roman" w:hAnsi="Times New Roman" w:cs="Times New Roman"/>
                <w:sz w:val="24"/>
                <w:szCs w:val="24"/>
                <w:lang w:val="ru-RU"/>
              </w:rPr>
            </w:rPrChange>
          </w:rPr>
          <w:delText xml:space="preserve">) с борта судна или, при необходимости, с поверхности льда. Расстояние между отдельными пробами на каждой станции учетного стационара должно исчисляться единицами метров. </w:delText>
        </w:r>
      </w:del>
    </w:p>
    <w:p>
      <w:pPr>
        <w:jc w:val="both"/>
        <w:rPr>
          <w:del w:id="1697" w:author="google1599737165" w:date="2023-04-24T12:15:45Z"/>
          <w:rFonts w:hint="default" w:ascii="Verdana" w:hAnsi="Verdana" w:cs="Verdana"/>
          <w:b w:val="0"/>
          <w:bCs w:val="0"/>
          <w:sz w:val="18"/>
          <w:szCs w:val="18"/>
          <w:lang w:val="ru-RU"/>
          <w:rPrChange w:id="1698" w:author="google1599737165" w:date="2023-04-24T13:47:39Z">
            <w:rPr>
              <w:del w:id="1699" w:author="google1599737165" w:date="2023-04-24T12:15:45Z"/>
              <w:rFonts w:hint="default" w:ascii="Times New Roman" w:hAnsi="Times New Roman" w:cs="Times New Roman"/>
              <w:b w:val="0"/>
              <w:bCs w:val="0"/>
              <w:sz w:val="24"/>
              <w:szCs w:val="24"/>
              <w:lang w:val="ru-RU"/>
            </w:rPr>
          </w:rPrChange>
        </w:rPr>
      </w:pPr>
      <w:del w:id="1700" w:author="google1599737165" w:date="2023-04-24T12:15:45Z">
        <w:r>
          <w:rPr>
            <w:rFonts w:hint="default" w:ascii="Verdana" w:hAnsi="Verdana" w:cs="Verdana"/>
            <w:sz w:val="18"/>
            <w:szCs w:val="18"/>
            <w:lang w:val="ru-RU"/>
            <w:rPrChange w:id="1701" w:author="google1599737165" w:date="2023-04-24T13:47:39Z">
              <w:rPr>
                <w:rFonts w:hint="default" w:ascii="Times New Roman" w:hAnsi="Times New Roman" w:cs="Times New Roman"/>
                <w:sz w:val="24"/>
                <w:szCs w:val="24"/>
                <w:lang w:val="ru-RU"/>
              </w:rPr>
            </w:rPrChange>
          </w:rPr>
          <w:delText xml:space="preserve">На каждой станции производится отбор проб для оценки следующих гидрологических и гидрохимических параметров </w:delText>
        </w:r>
      </w:del>
      <w:del w:id="1702" w:author="google1599737165" w:date="2023-04-24T12:15:45Z">
        <w:r>
          <w:rPr>
            <w:rFonts w:hint="default" w:ascii="Verdana" w:hAnsi="Verdana" w:cs="Verdana"/>
            <w:b/>
            <w:bCs/>
            <w:sz w:val="18"/>
            <w:szCs w:val="18"/>
            <w:highlight w:val="yellow"/>
            <w:lang w:val="ru-RU"/>
            <w:rPrChange w:id="1703" w:author="google1599737165" w:date="2023-04-24T13:47:39Z">
              <w:rPr>
                <w:rFonts w:hint="default" w:ascii="Times New Roman" w:hAnsi="Times New Roman" w:cs="Times New Roman"/>
                <w:b/>
                <w:bCs/>
                <w:sz w:val="24"/>
                <w:szCs w:val="24"/>
                <w:highlight w:val="yellow"/>
                <w:lang w:val="ru-RU"/>
              </w:rPr>
            </w:rPrChange>
          </w:rPr>
          <w:delText>(здесь, видимо, надо ссылаться на регламент гидрохимического мониторинга)</w:delText>
        </w:r>
      </w:del>
      <w:del w:id="1704" w:author="google1599737165" w:date="2023-04-24T12:15:45Z">
        <w:r>
          <w:rPr>
            <w:rFonts w:hint="default" w:ascii="Verdana" w:hAnsi="Verdana" w:cs="Verdana"/>
            <w:b/>
            <w:bCs/>
            <w:sz w:val="18"/>
            <w:szCs w:val="18"/>
            <w:lang w:val="ru-RU"/>
            <w:rPrChange w:id="1705" w:author="google1599737165" w:date="2023-04-24T13:47:39Z">
              <w:rPr>
                <w:rFonts w:hint="default" w:ascii="Times New Roman" w:hAnsi="Times New Roman" w:cs="Times New Roman"/>
                <w:b/>
                <w:bCs/>
                <w:sz w:val="24"/>
                <w:szCs w:val="24"/>
                <w:lang w:val="ru-RU"/>
              </w:rPr>
            </w:rPrChange>
          </w:rPr>
          <w:delText>:</w:delText>
        </w:r>
      </w:del>
      <w:del w:id="1706" w:author="google1599737165" w:date="2023-04-24T12:15:45Z">
        <w:r>
          <w:rPr>
            <w:rFonts w:hint="default" w:ascii="Verdana" w:hAnsi="Verdana" w:cs="Verdana"/>
            <w:b w:val="0"/>
            <w:bCs w:val="0"/>
            <w:sz w:val="18"/>
            <w:szCs w:val="18"/>
            <w:lang w:val="ru-RU"/>
            <w:rPrChange w:id="1707" w:author="google1599737165" w:date="2023-04-24T13:47:39Z">
              <w:rPr>
                <w:rFonts w:hint="default" w:ascii="Times New Roman" w:hAnsi="Times New Roman" w:cs="Times New Roman"/>
                <w:b w:val="0"/>
                <w:bCs w:val="0"/>
                <w:sz w:val="24"/>
                <w:szCs w:val="24"/>
                <w:lang w:val="ru-RU"/>
              </w:rPr>
            </w:rPrChange>
          </w:rPr>
          <w:delText xml:space="preserve"> соленость, температура воды, обилие взвеси, концентрация биогенов, гранулометрический состав грунта. </w:delText>
        </w:r>
      </w:del>
    </w:p>
    <w:p>
      <w:pPr>
        <w:jc w:val="both"/>
        <w:rPr>
          <w:ins w:id="1708" w:author="Sergey Dudov" w:date="2023-04-24T09:06:54Z"/>
          <w:del w:id="1709" w:author="google1599737165" w:date="2023-04-24T12:15:45Z"/>
          <w:rFonts w:hint="default" w:ascii="Verdana" w:hAnsi="Verdana" w:cs="Verdana"/>
          <w:sz w:val="18"/>
          <w:szCs w:val="18"/>
          <w:lang w:val="ru-RU"/>
          <w:rPrChange w:id="1710" w:author="google1599737165" w:date="2023-04-24T13:47:39Z">
            <w:rPr>
              <w:ins w:id="1711" w:author="Sergey Dudov" w:date="2023-04-24T09:06:54Z"/>
              <w:del w:id="1712" w:author="google1599737165" w:date="2023-04-24T12:15:45Z"/>
              <w:rFonts w:hint="default" w:ascii="Times New Roman" w:hAnsi="Times New Roman" w:cs="Times New Roman"/>
              <w:sz w:val="24"/>
              <w:szCs w:val="24"/>
              <w:lang w:val="ru-RU"/>
            </w:rPr>
          </w:rPrChange>
        </w:rPr>
      </w:pPr>
    </w:p>
    <w:p>
      <w:pPr>
        <w:jc w:val="both"/>
        <w:rPr>
          <w:ins w:id="1713" w:author="Sergey Dudov" w:date="2023-04-24T09:06:54Z"/>
          <w:rFonts w:hint="default" w:ascii="Verdana" w:hAnsi="Verdana" w:cs="Verdana"/>
          <w:sz w:val="18"/>
          <w:szCs w:val="18"/>
          <w:lang w:val="ru-RU"/>
          <w:rPrChange w:id="1714" w:author="google1599737165" w:date="2023-04-24T13:47:39Z">
            <w:rPr>
              <w:ins w:id="1715" w:author="Sergey Dudov" w:date="2023-04-24T09:06:54Z"/>
              <w:rFonts w:hint="default" w:ascii="Times New Roman" w:hAnsi="Times New Roman" w:cs="Times New Roman"/>
              <w:sz w:val="24"/>
              <w:szCs w:val="24"/>
              <w:lang w:val="ru-RU"/>
            </w:rPr>
          </w:rPrChange>
        </w:rPr>
      </w:pPr>
    </w:p>
    <w:p>
      <w:pPr>
        <w:jc w:val="both"/>
        <w:rPr>
          <w:ins w:id="1716" w:author="google1599737165" w:date="2023-04-24T11:55:37Z"/>
          <w:rFonts w:hint="default" w:ascii="Verdana" w:hAnsi="Verdana" w:cs="Verdana"/>
          <w:sz w:val="18"/>
          <w:szCs w:val="18"/>
          <w:lang w:val="ru-RU"/>
          <w:rPrChange w:id="1717" w:author="google1599737165" w:date="2023-04-24T13:47:39Z">
            <w:rPr>
              <w:ins w:id="1718" w:author="google1599737165" w:date="2023-04-24T11:55:37Z"/>
              <w:rFonts w:hint="default" w:ascii="Times New Roman" w:hAnsi="Times New Roman" w:cs="Times New Roman"/>
              <w:sz w:val="24"/>
              <w:szCs w:val="24"/>
              <w:lang w:val="ru-RU"/>
            </w:rPr>
          </w:rPrChange>
        </w:rPr>
      </w:pPr>
      <w:ins w:id="1719" w:author="google1599737165" w:date="2023-04-24T11:55:30Z">
        <w:r>
          <w:rPr>
            <w:rFonts w:hint="default" w:ascii="Verdana" w:hAnsi="Verdana" w:cs="Verdana"/>
            <w:sz w:val="18"/>
            <w:szCs w:val="18"/>
            <w:lang w:val="ru-RU"/>
            <w:rPrChange w:id="1720" w:author="google1599737165" w:date="2023-04-24T13:47:39Z">
              <w:rPr>
                <w:rFonts w:hint="default" w:ascii="Times New Roman" w:hAnsi="Times New Roman" w:cs="Times New Roman"/>
                <w:sz w:val="24"/>
                <w:szCs w:val="24"/>
                <w:lang w:val="ru-RU"/>
              </w:rPr>
            </w:rPrChange>
          </w:rPr>
          <w:t>Прото</w:t>
        </w:r>
      </w:ins>
      <w:ins w:id="1721" w:author="google1599737165" w:date="2023-04-24T11:55:31Z">
        <w:r>
          <w:rPr>
            <w:rFonts w:hint="default" w:ascii="Verdana" w:hAnsi="Verdana" w:cs="Verdana"/>
            <w:sz w:val="18"/>
            <w:szCs w:val="18"/>
            <w:lang w:val="ru-RU"/>
            <w:rPrChange w:id="1722" w:author="google1599737165" w:date="2023-04-24T13:47:39Z">
              <w:rPr>
                <w:rFonts w:hint="default" w:ascii="Times New Roman" w:hAnsi="Times New Roman" w:cs="Times New Roman"/>
                <w:sz w:val="24"/>
                <w:szCs w:val="24"/>
                <w:lang w:val="ru-RU"/>
              </w:rPr>
            </w:rPrChange>
          </w:rPr>
          <w:t xml:space="preserve">кол </w:t>
        </w:r>
      </w:ins>
      <w:ins w:id="1723" w:author="google1599737165" w:date="2023-04-24T11:55:32Z">
        <w:r>
          <w:rPr>
            <w:rFonts w:hint="default" w:ascii="Verdana" w:hAnsi="Verdana" w:cs="Verdana"/>
            <w:sz w:val="18"/>
            <w:szCs w:val="18"/>
            <w:lang w:val="ru-RU"/>
            <w:rPrChange w:id="1724" w:author="google1599737165" w:date="2023-04-24T13:47:39Z">
              <w:rPr>
                <w:rFonts w:hint="default" w:ascii="Times New Roman" w:hAnsi="Times New Roman" w:cs="Times New Roman"/>
                <w:sz w:val="24"/>
                <w:szCs w:val="24"/>
                <w:lang w:val="ru-RU"/>
              </w:rPr>
            </w:rPrChange>
          </w:rPr>
          <w:t>от</w:t>
        </w:r>
      </w:ins>
      <w:ins w:id="1725" w:author="google1599737165" w:date="2023-04-24T11:55:33Z">
        <w:r>
          <w:rPr>
            <w:rFonts w:hint="default" w:ascii="Verdana" w:hAnsi="Verdana" w:cs="Verdana"/>
            <w:sz w:val="18"/>
            <w:szCs w:val="18"/>
            <w:lang w:val="ru-RU"/>
            <w:rPrChange w:id="1726" w:author="google1599737165" w:date="2023-04-24T13:47:39Z">
              <w:rPr>
                <w:rFonts w:hint="default" w:ascii="Times New Roman" w:hAnsi="Times New Roman" w:cs="Times New Roman"/>
                <w:sz w:val="24"/>
                <w:szCs w:val="24"/>
                <w:lang w:val="ru-RU"/>
              </w:rPr>
            </w:rPrChange>
          </w:rPr>
          <w:t xml:space="preserve">бора </w:t>
        </w:r>
      </w:ins>
      <w:ins w:id="1727" w:author="google1599737165" w:date="2023-04-24T12:00:37Z">
        <w:r>
          <w:rPr>
            <w:rFonts w:hint="default" w:ascii="Verdana" w:hAnsi="Verdana" w:cs="Verdana"/>
            <w:sz w:val="18"/>
            <w:szCs w:val="18"/>
            <w:lang w:val="ru-RU"/>
            <w:rPrChange w:id="1728" w:author="google1599737165" w:date="2023-04-24T13:47:39Z">
              <w:rPr>
                <w:rFonts w:hint="default" w:ascii="Times New Roman" w:hAnsi="Times New Roman" w:cs="Times New Roman"/>
                <w:sz w:val="24"/>
                <w:szCs w:val="24"/>
                <w:lang w:val="ru-RU"/>
              </w:rPr>
            </w:rPrChange>
          </w:rPr>
          <w:t xml:space="preserve">и </w:t>
        </w:r>
      </w:ins>
      <w:ins w:id="1729" w:author="google1599737165" w:date="2023-04-24T12:00:38Z">
        <w:r>
          <w:rPr>
            <w:rFonts w:hint="default" w:ascii="Verdana" w:hAnsi="Verdana" w:cs="Verdana"/>
            <w:sz w:val="18"/>
            <w:szCs w:val="18"/>
            <w:lang w:val="ru-RU"/>
            <w:rPrChange w:id="1730" w:author="google1599737165" w:date="2023-04-24T13:47:39Z">
              <w:rPr>
                <w:rFonts w:hint="default" w:ascii="Times New Roman" w:hAnsi="Times New Roman" w:cs="Times New Roman"/>
                <w:sz w:val="24"/>
                <w:szCs w:val="24"/>
                <w:lang w:val="ru-RU"/>
              </w:rPr>
            </w:rPrChange>
          </w:rPr>
          <w:t>разб</w:t>
        </w:r>
      </w:ins>
      <w:ins w:id="1731" w:author="google1599737165" w:date="2023-04-24T12:00:39Z">
        <w:r>
          <w:rPr>
            <w:rFonts w:hint="default" w:ascii="Verdana" w:hAnsi="Verdana" w:cs="Verdana"/>
            <w:sz w:val="18"/>
            <w:szCs w:val="18"/>
            <w:lang w:val="ru-RU"/>
            <w:rPrChange w:id="1732" w:author="google1599737165" w:date="2023-04-24T13:47:39Z">
              <w:rPr>
                <w:rFonts w:hint="default" w:ascii="Times New Roman" w:hAnsi="Times New Roman" w:cs="Times New Roman"/>
                <w:sz w:val="24"/>
                <w:szCs w:val="24"/>
                <w:lang w:val="ru-RU"/>
              </w:rPr>
            </w:rPrChange>
          </w:rPr>
          <w:t xml:space="preserve">орки </w:t>
        </w:r>
      </w:ins>
      <w:ins w:id="1733" w:author="google1599737165" w:date="2023-04-24T11:55:33Z">
        <w:r>
          <w:rPr>
            <w:rFonts w:hint="default" w:ascii="Verdana" w:hAnsi="Verdana" w:cs="Verdana"/>
            <w:sz w:val="18"/>
            <w:szCs w:val="18"/>
            <w:lang w:val="ru-RU"/>
            <w:rPrChange w:id="1734" w:author="google1599737165" w:date="2023-04-24T13:47:39Z">
              <w:rPr>
                <w:rFonts w:hint="default" w:ascii="Times New Roman" w:hAnsi="Times New Roman" w:cs="Times New Roman"/>
                <w:sz w:val="24"/>
                <w:szCs w:val="24"/>
                <w:lang w:val="ru-RU"/>
              </w:rPr>
            </w:rPrChange>
          </w:rPr>
          <w:t>пр</w:t>
        </w:r>
      </w:ins>
      <w:ins w:id="1735" w:author="google1599737165" w:date="2023-04-24T11:55:34Z">
        <w:r>
          <w:rPr>
            <w:rFonts w:hint="default" w:ascii="Verdana" w:hAnsi="Verdana" w:cs="Verdana"/>
            <w:sz w:val="18"/>
            <w:szCs w:val="18"/>
            <w:lang w:val="ru-RU"/>
            <w:rPrChange w:id="1736" w:author="google1599737165" w:date="2023-04-24T13:47:39Z">
              <w:rPr>
                <w:rFonts w:hint="default" w:ascii="Times New Roman" w:hAnsi="Times New Roman" w:cs="Times New Roman"/>
                <w:sz w:val="24"/>
                <w:szCs w:val="24"/>
                <w:lang w:val="ru-RU"/>
              </w:rPr>
            </w:rPrChange>
          </w:rPr>
          <w:t xml:space="preserve">об </w:t>
        </w:r>
      </w:ins>
      <w:ins w:id="1737" w:author="google1599737165" w:date="2023-04-24T12:03:13Z">
        <w:r>
          <w:rPr>
            <w:rFonts w:hint="default" w:ascii="Verdana" w:hAnsi="Verdana" w:cs="Verdana"/>
            <w:sz w:val="18"/>
            <w:szCs w:val="18"/>
            <w:lang w:val="ru-RU"/>
            <w:rPrChange w:id="1738" w:author="google1599737165" w:date="2023-04-24T13:47:39Z">
              <w:rPr>
                <w:rFonts w:hint="default" w:ascii="Times New Roman" w:hAnsi="Times New Roman" w:cs="Times New Roman"/>
                <w:sz w:val="24"/>
                <w:szCs w:val="24"/>
                <w:lang w:val="ru-RU"/>
              </w:rPr>
            </w:rPrChange>
          </w:rPr>
          <w:t>з</w:t>
        </w:r>
      </w:ins>
      <w:ins w:id="1739" w:author="google1599737165" w:date="2023-04-24T12:03:14Z">
        <w:r>
          <w:rPr>
            <w:rFonts w:hint="default" w:ascii="Verdana" w:hAnsi="Verdana" w:cs="Verdana"/>
            <w:sz w:val="18"/>
            <w:szCs w:val="18"/>
            <w:lang w:val="ru-RU"/>
            <w:rPrChange w:id="1740" w:author="google1599737165" w:date="2023-04-24T13:47:39Z">
              <w:rPr>
                <w:rFonts w:hint="default" w:ascii="Times New Roman" w:hAnsi="Times New Roman" w:cs="Times New Roman"/>
                <w:sz w:val="24"/>
                <w:szCs w:val="24"/>
                <w:lang w:val="ru-RU"/>
              </w:rPr>
            </w:rPrChange>
          </w:rPr>
          <w:t>оо</w:t>
        </w:r>
      </w:ins>
      <w:ins w:id="1741" w:author="google1599737165" w:date="2023-04-24T11:55:34Z">
        <w:r>
          <w:rPr>
            <w:rFonts w:hint="default" w:ascii="Verdana" w:hAnsi="Verdana" w:cs="Verdana"/>
            <w:sz w:val="18"/>
            <w:szCs w:val="18"/>
            <w:lang w:val="ru-RU"/>
            <w:rPrChange w:id="1742" w:author="google1599737165" w:date="2023-04-24T13:47:39Z">
              <w:rPr>
                <w:rFonts w:hint="default" w:ascii="Times New Roman" w:hAnsi="Times New Roman" w:cs="Times New Roman"/>
                <w:sz w:val="24"/>
                <w:szCs w:val="24"/>
                <w:lang w:val="ru-RU"/>
              </w:rPr>
            </w:rPrChange>
          </w:rPr>
          <w:t>п</w:t>
        </w:r>
      </w:ins>
      <w:ins w:id="1743" w:author="google1599737165" w:date="2023-04-24T11:55:35Z">
        <w:r>
          <w:rPr>
            <w:rFonts w:hint="default" w:ascii="Verdana" w:hAnsi="Verdana" w:cs="Verdana"/>
            <w:sz w:val="18"/>
            <w:szCs w:val="18"/>
            <w:lang w:val="ru-RU"/>
            <w:rPrChange w:id="1744" w:author="google1599737165" w:date="2023-04-24T13:47:39Z">
              <w:rPr>
                <w:rFonts w:hint="default" w:ascii="Times New Roman" w:hAnsi="Times New Roman" w:cs="Times New Roman"/>
                <w:sz w:val="24"/>
                <w:szCs w:val="24"/>
                <w:lang w:val="ru-RU"/>
              </w:rPr>
            </w:rPrChange>
          </w:rPr>
          <w:t>лан</w:t>
        </w:r>
      </w:ins>
      <w:ins w:id="1745" w:author="google1599737165" w:date="2023-04-24T11:55:36Z">
        <w:r>
          <w:rPr>
            <w:rFonts w:hint="default" w:ascii="Verdana" w:hAnsi="Verdana" w:cs="Verdana"/>
            <w:sz w:val="18"/>
            <w:szCs w:val="18"/>
            <w:lang w:val="ru-RU"/>
            <w:rPrChange w:id="1746" w:author="google1599737165" w:date="2023-04-24T13:47:39Z">
              <w:rPr>
                <w:rFonts w:hint="default" w:ascii="Times New Roman" w:hAnsi="Times New Roman" w:cs="Times New Roman"/>
                <w:sz w:val="24"/>
                <w:szCs w:val="24"/>
                <w:lang w:val="ru-RU"/>
              </w:rPr>
            </w:rPrChange>
          </w:rPr>
          <w:t>ктона</w:t>
        </w:r>
      </w:ins>
    </w:p>
    <w:p>
      <w:pPr>
        <w:jc w:val="both"/>
        <w:rPr>
          <w:ins w:id="1747" w:author="Sergey Dudov" w:date="2023-04-24T09:06:54Z"/>
          <w:del w:id="1748" w:author="google1599737165" w:date="2023-04-24T12:02:52Z"/>
          <w:rFonts w:hint="default" w:ascii="Verdana" w:hAnsi="Verdana" w:cs="Verdana"/>
          <w:sz w:val="18"/>
          <w:szCs w:val="18"/>
          <w:lang w:val="ru-RU"/>
          <w:rPrChange w:id="1749" w:author="google1599737165" w:date="2023-04-24T13:47:39Z">
            <w:rPr>
              <w:ins w:id="1750" w:author="Sergey Dudov" w:date="2023-04-24T09:06:54Z"/>
              <w:del w:id="1751" w:author="google1599737165" w:date="2023-04-24T12:02:52Z"/>
              <w:rFonts w:hint="default" w:ascii="Times New Roman" w:hAnsi="Times New Roman" w:cs="Times New Roman"/>
              <w:sz w:val="24"/>
              <w:szCs w:val="24"/>
              <w:lang w:val="ru-RU"/>
            </w:rPr>
          </w:rPrChange>
        </w:rPr>
      </w:pPr>
    </w:p>
    <w:p>
      <w:pPr>
        <w:jc w:val="both"/>
        <w:rPr>
          <w:ins w:id="1752" w:author="Sergey Dudov" w:date="2023-04-24T09:06:54Z"/>
          <w:del w:id="1753" w:author="google1599737165" w:date="2023-04-24T12:02:52Z"/>
          <w:rFonts w:hint="default" w:ascii="Verdana" w:hAnsi="Verdana" w:cs="Verdana"/>
          <w:sz w:val="18"/>
          <w:szCs w:val="18"/>
          <w:lang w:val="ru-RU"/>
          <w:rPrChange w:id="1754" w:author="google1599737165" w:date="2023-04-24T13:47:39Z">
            <w:rPr>
              <w:ins w:id="1755" w:author="Sergey Dudov" w:date="2023-04-24T09:06:54Z"/>
              <w:del w:id="1756" w:author="google1599737165" w:date="2023-04-24T12:02:52Z"/>
              <w:rFonts w:hint="default" w:ascii="Times New Roman" w:hAnsi="Times New Roman" w:cs="Times New Roman"/>
              <w:sz w:val="24"/>
              <w:szCs w:val="24"/>
              <w:lang w:val="ru-RU"/>
            </w:rPr>
          </w:rPrChange>
        </w:rPr>
      </w:pPr>
    </w:p>
    <w:p>
      <w:pPr>
        <w:jc w:val="both"/>
        <w:rPr>
          <w:ins w:id="1757" w:author="google1599737165" w:date="2023-04-24T12:18:21Z"/>
          <w:rFonts w:hint="default" w:ascii="Verdana" w:hAnsi="Verdana" w:cs="Verdana"/>
          <w:sz w:val="18"/>
          <w:szCs w:val="18"/>
          <w:rPrChange w:id="1758" w:author="google1599737165" w:date="2023-04-24T13:47:39Z">
            <w:rPr>
              <w:ins w:id="1759" w:author="google1599737165" w:date="2023-04-24T12:18:21Z"/>
              <w:rFonts w:hint="default" w:ascii="Times New Roman" w:hAnsi="Times New Roman"/>
              <w:sz w:val="24"/>
              <w:szCs w:val="24"/>
            </w:rPr>
          </w:rPrChange>
        </w:rPr>
      </w:pPr>
      <w:ins w:id="1760" w:author="google1599737165" w:date="2023-04-24T12:02:56Z">
        <w:r>
          <w:rPr>
            <w:rFonts w:hint="default" w:ascii="Verdana" w:hAnsi="Verdana" w:cs="Verdana"/>
            <w:sz w:val="18"/>
            <w:szCs w:val="18"/>
            <w:rPrChange w:id="1761" w:author="google1599737165" w:date="2023-04-24T13:47:39Z">
              <w:rPr>
                <w:rFonts w:hint="default"/>
              </w:rPr>
            </w:rPrChange>
          </w:rPr>
          <w:t>Для отбора проб используется большая сеть Джеди (размер ячеи 100 мкм, диаметр входного отверстия 36 см, площадь входного отверстия 0.1м2).</w:t>
        </w:r>
      </w:ins>
      <w:ins w:id="1762" w:author="google1599737165" w:date="2023-04-24T12:42:04Z">
        <w:r>
          <w:rPr>
            <w:rFonts w:hint="default" w:ascii="Verdana" w:hAnsi="Verdana" w:cs="Verdana"/>
            <w:sz w:val="18"/>
            <w:szCs w:val="18"/>
            <w:lang w:val="ru-RU"/>
            <w:rPrChange w:id="1763" w:author="google1599737165" w:date="2023-04-24T13:47:39Z">
              <w:rPr>
                <w:rFonts w:hint="default" w:ascii="Times New Roman" w:hAnsi="Times New Roman"/>
                <w:sz w:val="24"/>
                <w:szCs w:val="24"/>
                <w:lang w:val="ru-RU"/>
              </w:rPr>
            </w:rPrChange>
          </w:rPr>
          <w:t xml:space="preserve"> </w:t>
        </w:r>
      </w:ins>
      <w:ins w:id="1764" w:author="google1599737165" w:date="2023-04-24T12:42:17Z">
        <w:r>
          <w:rPr>
            <w:rFonts w:hint="default" w:ascii="Verdana" w:hAnsi="Verdana" w:cs="Verdana"/>
            <w:sz w:val="18"/>
            <w:szCs w:val="18"/>
            <w:lang w:val="ru-RU"/>
            <w:rPrChange w:id="1765" w:author="google1599737165" w:date="2023-04-24T13:47:39Z">
              <w:rPr>
                <w:rFonts w:hint="default" w:ascii="Times New Roman" w:hAnsi="Times New Roman"/>
                <w:sz w:val="24"/>
                <w:szCs w:val="24"/>
                <w:lang w:val="ru-RU"/>
              </w:rPr>
            </w:rPrChange>
          </w:rPr>
          <w:t>Д</w:t>
        </w:r>
      </w:ins>
      <w:ins w:id="1766" w:author="google1599737165" w:date="2023-04-24T12:42:14Z">
        <w:r>
          <w:rPr>
            <w:rFonts w:hint="default" w:ascii="Verdana" w:hAnsi="Verdana" w:cs="Verdana"/>
            <w:sz w:val="18"/>
            <w:szCs w:val="18"/>
            <w:rPrChange w:id="1767" w:author="google1599737165" w:date="2023-04-24T13:47:39Z">
              <w:rPr>
                <w:rFonts w:hint="default"/>
              </w:rPr>
            </w:rPrChange>
          </w:rPr>
          <w:t xml:space="preserve">ля мелководных прибрежных станций </w:t>
        </w:r>
      </w:ins>
      <w:ins w:id="1768" w:author="google1599737165" w:date="2023-04-24T12:42:21Z">
        <w:r>
          <w:rPr>
            <w:rFonts w:hint="default" w:ascii="Verdana" w:hAnsi="Verdana" w:cs="Verdana"/>
            <w:sz w:val="18"/>
            <w:szCs w:val="18"/>
            <w:lang w:val="ru-RU"/>
            <w:rPrChange w:id="1769" w:author="google1599737165" w:date="2023-04-24T13:47:39Z">
              <w:rPr>
                <w:rFonts w:hint="default" w:ascii="Times New Roman" w:hAnsi="Times New Roman"/>
                <w:sz w:val="24"/>
                <w:szCs w:val="24"/>
                <w:lang w:val="ru-RU"/>
              </w:rPr>
            </w:rPrChange>
          </w:rPr>
          <w:t>п</w:t>
        </w:r>
      </w:ins>
      <w:ins w:id="1770" w:author="google1599737165" w:date="2023-04-24T12:42:22Z">
        <w:r>
          <w:rPr>
            <w:rFonts w:hint="default" w:ascii="Verdana" w:hAnsi="Verdana" w:cs="Verdana"/>
            <w:sz w:val="18"/>
            <w:szCs w:val="18"/>
            <w:lang w:val="ru-RU"/>
            <w:rPrChange w:id="1771" w:author="google1599737165" w:date="2023-04-24T13:47:39Z">
              <w:rPr>
                <w:rFonts w:hint="default" w:ascii="Times New Roman" w:hAnsi="Times New Roman"/>
                <w:sz w:val="24"/>
                <w:szCs w:val="24"/>
                <w:lang w:val="ru-RU"/>
              </w:rPr>
            </w:rPrChange>
          </w:rPr>
          <w:t>рименя</w:t>
        </w:r>
      </w:ins>
      <w:ins w:id="1772" w:author="google1599737165" w:date="2023-04-24T12:42:23Z">
        <w:r>
          <w:rPr>
            <w:rFonts w:hint="default" w:ascii="Verdana" w:hAnsi="Verdana" w:cs="Verdana"/>
            <w:sz w:val="18"/>
            <w:szCs w:val="18"/>
            <w:lang w:val="ru-RU"/>
            <w:rPrChange w:id="1773" w:author="google1599737165" w:date="2023-04-24T13:47:39Z">
              <w:rPr>
                <w:rFonts w:hint="default" w:ascii="Times New Roman" w:hAnsi="Times New Roman"/>
                <w:sz w:val="24"/>
                <w:szCs w:val="24"/>
                <w:lang w:val="ru-RU"/>
              </w:rPr>
            </w:rPrChange>
          </w:rPr>
          <w:t xml:space="preserve">ется </w:t>
        </w:r>
      </w:ins>
      <w:ins w:id="1774" w:author="google1599737165" w:date="2023-04-24T12:42:14Z">
        <w:r>
          <w:rPr>
            <w:rFonts w:hint="default" w:ascii="Verdana" w:hAnsi="Verdana" w:cs="Verdana"/>
            <w:sz w:val="18"/>
            <w:szCs w:val="18"/>
            <w:rPrChange w:id="1775" w:author="google1599737165" w:date="2023-04-24T13:47:39Z">
              <w:rPr>
                <w:rFonts w:hint="default"/>
              </w:rPr>
            </w:rPrChange>
          </w:rPr>
          <w:t>конусная планктонная сеть (размер ячеи ситовой ткани 100 мкм).</w:t>
        </w:r>
      </w:ins>
      <w:ins w:id="1776" w:author="google1599737165" w:date="2023-04-24T12:44:10Z">
        <w:r>
          <w:rPr>
            <w:rFonts w:hint="default" w:ascii="Verdana" w:hAnsi="Verdana" w:cs="Verdana"/>
            <w:sz w:val="18"/>
            <w:szCs w:val="18"/>
            <w:lang w:val="ru-RU"/>
            <w:rPrChange w:id="1777" w:author="google1599737165" w:date="2023-04-24T13:47:39Z">
              <w:rPr>
                <w:rFonts w:hint="default" w:ascii="Times New Roman" w:hAnsi="Times New Roman"/>
                <w:sz w:val="24"/>
                <w:szCs w:val="24"/>
                <w:lang w:val="ru-RU"/>
              </w:rPr>
            </w:rPrChange>
          </w:rPr>
          <w:t xml:space="preserve"> </w:t>
        </w:r>
      </w:ins>
      <w:ins w:id="1778" w:author="google1599737165" w:date="2023-04-24T12:02:56Z">
        <w:r>
          <w:rPr>
            <w:rFonts w:hint="default" w:ascii="Verdana" w:hAnsi="Verdana" w:cs="Verdana"/>
            <w:sz w:val="18"/>
            <w:szCs w:val="18"/>
            <w:rPrChange w:id="1779" w:author="google1599737165" w:date="2023-04-24T13:47:39Z">
              <w:rPr>
                <w:rFonts w:hint="default"/>
              </w:rPr>
            </w:rPrChange>
          </w:rPr>
          <w:t xml:space="preserve">Сеть протягивается вертикально от дна до поверхности. </w:t>
        </w:r>
      </w:ins>
    </w:p>
    <w:p>
      <w:pPr>
        <w:jc w:val="both"/>
        <w:rPr>
          <w:ins w:id="1780" w:author="google1599737165" w:date="2023-04-24T12:02:56Z"/>
          <w:rFonts w:hint="default" w:ascii="Verdana" w:hAnsi="Verdana" w:cs="Verdana"/>
          <w:sz w:val="18"/>
          <w:szCs w:val="18"/>
          <w:rPrChange w:id="1781" w:author="google1599737165" w:date="2023-04-24T13:47:39Z">
            <w:rPr>
              <w:ins w:id="1782" w:author="google1599737165" w:date="2023-04-24T12:02:56Z"/>
              <w:rFonts w:hint="default"/>
            </w:rPr>
          </w:rPrChange>
        </w:rPr>
      </w:pPr>
      <w:ins w:id="1783" w:author="google1599737165" w:date="2023-04-24T12:02:56Z">
        <w:r>
          <w:rPr>
            <w:rFonts w:hint="default" w:ascii="Verdana" w:hAnsi="Verdana" w:cs="Verdana"/>
            <w:sz w:val="18"/>
            <w:szCs w:val="18"/>
            <w:rPrChange w:id="1784" w:author="google1599737165" w:date="2023-04-24T13:47:39Z">
              <w:rPr>
                <w:rFonts w:hint="default"/>
              </w:rPr>
            </w:rPrChange>
          </w:rPr>
          <w:t>Пробы сразу фиксируются формалином. Для этого в концентрированную пробу (для концентрирования можно использовать шприц, снабженный фильтром из газа с размером ячеи меньше 100 мкм) известного объема  добавляется 40% раствор формальдегида в об</w:t>
        </w:r>
      </w:ins>
      <w:ins w:id="1785" w:author="google1599737165" w:date="2023-04-24T12:19:46Z">
        <w:r>
          <w:rPr>
            <w:rFonts w:hint="default" w:ascii="Verdana" w:hAnsi="Verdana" w:cs="Verdana"/>
            <w:sz w:val="18"/>
            <w:szCs w:val="18"/>
            <w:lang w:val="ru-RU"/>
            <w:rPrChange w:id="1786" w:author="google1599737165" w:date="2023-04-24T13:47:39Z">
              <w:rPr>
                <w:rFonts w:hint="default" w:ascii="Times New Roman" w:hAnsi="Times New Roman"/>
                <w:sz w:val="24"/>
                <w:szCs w:val="24"/>
                <w:lang w:val="ru-RU"/>
              </w:rPr>
            </w:rPrChange>
          </w:rPr>
          <w:t>ъ</w:t>
        </w:r>
      </w:ins>
      <w:ins w:id="1787" w:author="google1599737165" w:date="2023-04-24T12:02:56Z">
        <w:r>
          <w:rPr>
            <w:rFonts w:hint="default" w:ascii="Verdana" w:hAnsi="Verdana" w:cs="Verdana"/>
            <w:sz w:val="18"/>
            <w:szCs w:val="18"/>
            <w:rPrChange w:id="1788" w:author="google1599737165" w:date="2023-04-24T13:47:39Z">
              <w:rPr>
                <w:rFonts w:hint="default"/>
              </w:rPr>
            </w:rPrChange>
          </w:rPr>
          <w:t xml:space="preserve">еме необходимом для достижения концентрации 2-4%. </w:t>
        </w:r>
      </w:ins>
    </w:p>
    <w:p>
      <w:pPr>
        <w:jc w:val="both"/>
        <w:rPr>
          <w:ins w:id="1789" w:author="Sergey Dudov" w:date="2023-04-24T09:06:55Z"/>
          <w:rFonts w:hint="default" w:ascii="Verdana" w:hAnsi="Verdana" w:cs="Verdana"/>
          <w:sz w:val="18"/>
          <w:szCs w:val="18"/>
          <w:lang w:val="ru-RU"/>
          <w:rPrChange w:id="1790" w:author="google1599737165" w:date="2023-04-24T13:47:39Z">
            <w:rPr>
              <w:ins w:id="1791" w:author="Sergey Dudov" w:date="2023-04-24T09:06:55Z"/>
              <w:rFonts w:hint="default" w:ascii="Times New Roman" w:hAnsi="Times New Roman" w:cs="Times New Roman"/>
              <w:sz w:val="24"/>
              <w:szCs w:val="24"/>
              <w:lang w:val="ru-RU"/>
            </w:rPr>
          </w:rPrChange>
        </w:rPr>
      </w:pPr>
      <w:ins w:id="1792" w:author="google1599737165" w:date="2023-04-24T12:02:56Z">
        <w:r>
          <w:rPr>
            <w:rFonts w:hint="default" w:ascii="Verdana" w:hAnsi="Verdana" w:cs="Verdana"/>
            <w:sz w:val="18"/>
            <w:szCs w:val="18"/>
            <w:rPrChange w:id="1793" w:author="google1599737165" w:date="2023-04-24T13:47:39Z">
              <w:rPr>
                <w:rFonts w:hint="default"/>
              </w:rPr>
            </w:rPrChange>
          </w:rPr>
          <w:t xml:space="preserve">При разборке пробы ее объем доводится до стандартного объема (100 или 200 мл). Обилие организмов подсчитывается в камере Богорова, в 1-мл аликвотах, которые отбираются из пробы штемпель-пипеткой Гензена. Численность пересчитывается на объем пробы. </w:t>
        </w:r>
      </w:ins>
    </w:p>
    <w:p>
      <w:pPr>
        <w:jc w:val="both"/>
        <w:rPr>
          <w:ins w:id="1794" w:author="google1599737165" w:date="2023-04-24T12:16:28Z"/>
          <w:rFonts w:hint="default" w:ascii="Verdana" w:hAnsi="Verdana" w:cs="Verdana"/>
          <w:sz w:val="18"/>
          <w:szCs w:val="18"/>
          <w:lang w:val="ru-RU"/>
          <w:rPrChange w:id="1795" w:author="google1599737165" w:date="2023-04-24T13:47:39Z">
            <w:rPr>
              <w:ins w:id="1796" w:author="google1599737165" w:date="2023-04-24T12:16:28Z"/>
              <w:rFonts w:hint="default" w:ascii="Times New Roman" w:hAnsi="Times New Roman" w:cs="Times New Roman"/>
              <w:sz w:val="24"/>
              <w:szCs w:val="24"/>
              <w:lang w:val="ru-RU"/>
            </w:rPr>
          </w:rPrChange>
        </w:rPr>
      </w:pPr>
      <w:ins w:id="1797" w:author="google1599737165" w:date="2023-04-24T12:16:29Z">
        <w:r>
          <w:rPr>
            <w:rFonts w:hint="default" w:ascii="Verdana" w:hAnsi="Verdana" w:cs="Verdana"/>
            <w:sz w:val="18"/>
            <w:szCs w:val="18"/>
            <w:lang w:val="ru-RU"/>
            <w:rPrChange w:id="1798" w:author="google1599737165" w:date="2023-04-24T13:47:39Z">
              <w:rPr>
                <w:rFonts w:hint="default" w:ascii="Times New Roman" w:hAnsi="Times New Roman" w:cs="Times New Roman"/>
                <w:sz w:val="24"/>
                <w:szCs w:val="24"/>
                <w:lang w:val="ru-RU"/>
              </w:rPr>
            </w:rPrChange>
          </w:rPr>
          <w:t>П</w:t>
        </w:r>
      </w:ins>
      <w:ins w:id="1799" w:author="google1599737165" w:date="2023-04-24T12:16:30Z">
        <w:r>
          <w:rPr>
            <w:rFonts w:hint="default" w:ascii="Verdana" w:hAnsi="Verdana" w:cs="Verdana"/>
            <w:sz w:val="18"/>
            <w:szCs w:val="18"/>
            <w:lang w:val="ru-RU"/>
            <w:rPrChange w:id="1800" w:author="google1599737165" w:date="2023-04-24T13:47:39Z">
              <w:rPr>
                <w:rFonts w:hint="default" w:ascii="Times New Roman" w:hAnsi="Times New Roman" w:cs="Times New Roman"/>
                <w:sz w:val="24"/>
                <w:szCs w:val="24"/>
                <w:lang w:val="ru-RU"/>
              </w:rPr>
            </w:rPrChange>
          </w:rPr>
          <w:t>ротоко</w:t>
        </w:r>
      </w:ins>
      <w:ins w:id="1801" w:author="google1599737165" w:date="2023-04-24T12:16:31Z">
        <w:r>
          <w:rPr>
            <w:rFonts w:hint="default" w:ascii="Verdana" w:hAnsi="Verdana" w:cs="Verdana"/>
            <w:sz w:val="18"/>
            <w:szCs w:val="18"/>
            <w:lang w:val="ru-RU"/>
            <w:rPrChange w:id="1802" w:author="google1599737165" w:date="2023-04-24T13:47:39Z">
              <w:rPr>
                <w:rFonts w:hint="default" w:ascii="Times New Roman" w:hAnsi="Times New Roman" w:cs="Times New Roman"/>
                <w:sz w:val="24"/>
                <w:szCs w:val="24"/>
                <w:lang w:val="ru-RU"/>
              </w:rPr>
            </w:rPrChange>
          </w:rPr>
          <w:t xml:space="preserve">л </w:t>
        </w:r>
      </w:ins>
      <w:ins w:id="1803" w:author="google1599737165" w:date="2023-04-24T12:16:32Z">
        <w:r>
          <w:rPr>
            <w:rFonts w:hint="default" w:ascii="Verdana" w:hAnsi="Verdana" w:cs="Verdana"/>
            <w:sz w:val="18"/>
            <w:szCs w:val="18"/>
            <w:lang w:val="ru-RU"/>
            <w:rPrChange w:id="1804" w:author="google1599737165" w:date="2023-04-24T13:47:39Z">
              <w:rPr>
                <w:rFonts w:hint="default" w:ascii="Times New Roman" w:hAnsi="Times New Roman" w:cs="Times New Roman"/>
                <w:sz w:val="24"/>
                <w:szCs w:val="24"/>
                <w:lang w:val="ru-RU"/>
              </w:rPr>
            </w:rPrChange>
          </w:rPr>
          <w:t>отб</w:t>
        </w:r>
      </w:ins>
      <w:ins w:id="1805" w:author="google1599737165" w:date="2023-04-24T12:16:35Z">
        <w:r>
          <w:rPr>
            <w:rFonts w:hint="default" w:ascii="Verdana" w:hAnsi="Verdana" w:cs="Verdana"/>
            <w:sz w:val="18"/>
            <w:szCs w:val="18"/>
            <w:lang w:val="ru-RU"/>
            <w:rPrChange w:id="1806" w:author="google1599737165" w:date="2023-04-24T13:47:39Z">
              <w:rPr>
                <w:rFonts w:hint="default" w:ascii="Times New Roman" w:hAnsi="Times New Roman" w:cs="Times New Roman"/>
                <w:sz w:val="24"/>
                <w:szCs w:val="24"/>
                <w:lang w:val="ru-RU"/>
              </w:rPr>
            </w:rPrChange>
          </w:rPr>
          <w:t xml:space="preserve">ора </w:t>
        </w:r>
      </w:ins>
      <w:ins w:id="1807" w:author="google1599737165" w:date="2023-04-24T12:16:36Z">
        <w:r>
          <w:rPr>
            <w:rFonts w:hint="default" w:ascii="Verdana" w:hAnsi="Verdana" w:cs="Verdana"/>
            <w:sz w:val="18"/>
            <w:szCs w:val="18"/>
            <w:lang w:val="ru-RU"/>
            <w:rPrChange w:id="1808" w:author="google1599737165" w:date="2023-04-24T13:47:39Z">
              <w:rPr>
                <w:rFonts w:hint="default" w:ascii="Times New Roman" w:hAnsi="Times New Roman" w:cs="Times New Roman"/>
                <w:sz w:val="24"/>
                <w:szCs w:val="24"/>
                <w:lang w:val="ru-RU"/>
              </w:rPr>
            </w:rPrChange>
          </w:rPr>
          <w:t xml:space="preserve">проб </w:t>
        </w:r>
      </w:ins>
      <w:ins w:id="1809" w:author="google1599737165" w:date="2023-04-24T12:16:37Z">
        <w:r>
          <w:rPr>
            <w:rFonts w:hint="default" w:ascii="Verdana" w:hAnsi="Verdana" w:cs="Verdana"/>
            <w:sz w:val="18"/>
            <w:szCs w:val="18"/>
            <w:lang w:val="ru-RU"/>
            <w:rPrChange w:id="1810" w:author="google1599737165" w:date="2023-04-24T13:47:39Z">
              <w:rPr>
                <w:rFonts w:hint="default" w:ascii="Times New Roman" w:hAnsi="Times New Roman" w:cs="Times New Roman"/>
                <w:sz w:val="24"/>
                <w:szCs w:val="24"/>
                <w:lang w:val="ru-RU"/>
              </w:rPr>
            </w:rPrChange>
          </w:rPr>
          <w:t>б</w:t>
        </w:r>
      </w:ins>
      <w:ins w:id="1811" w:author="google1599737165" w:date="2023-04-24T12:16:38Z">
        <w:r>
          <w:rPr>
            <w:rFonts w:hint="default" w:ascii="Verdana" w:hAnsi="Verdana" w:cs="Verdana"/>
            <w:sz w:val="18"/>
            <w:szCs w:val="18"/>
            <w:lang w:val="ru-RU"/>
            <w:rPrChange w:id="1812" w:author="google1599737165" w:date="2023-04-24T13:47:39Z">
              <w:rPr>
                <w:rFonts w:hint="default" w:ascii="Times New Roman" w:hAnsi="Times New Roman" w:cs="Times New Roman"/>
                <w:sz w:val="24"/>
                <w:szCs w:val="24"/>
                <w:lang w:val="ru-RU"/>
              </w:rPr>
            </w:rPrChange>
          </w:rPr>
          <w:t>ентос</w:t>
        </w:r>
      </w:ins>
      <w:ins w:id="1813" w:author="google1599737165" w:date="2023-04-24T12:16:39Z">
        <w:r>
          <w:rPr>
            <w:rFonts w:hint="default" w:ascii="Verdana" w:hAnsi="Verdana" w:cs="Verdana"/>
            <w:sz w:val="18"/>
            <w:szCs w:val="18"/>
            <w:lang w:val="ru-RU"/>
            <w:rPrChange w:id="1814" w:author="google1599737165" w:date="2023-04-24T13:47:39Z">
              <w:rPr>
                <w:rFonts w:hint="default" w:ascii="Times New Roman" w:hAnsi="Times New Roman" w:cs="Times New Roman"/>
                <w:sz w:val="24"/>
                <w:szCs w:val="24"/>
                <w:lang w:val="ru-RU"/>
              </w:rPr>
            </w:rPrChange>
          </w:rPr>
          <w:t>а</w:t>
        </w:r>
      </w:ins>
    </w:p>
    <w:p>
      <w:pPr>
        <w:jc w:val="both"/>
        <w:rPr>
          <w:ins w:id="1815" w:author="google1599737165" w:date="2023-04-24T12:16:24Z"/>
          <w:rFonts w:hint="default" w:ascii="Verdana" w:hAnsi="Verdana" w:cs="Verdana"/>
          <w:sz w:val="18"/>
          <w:szCs w:val="18"/>
          <w:lang w:val="ru-RU"/>
          <w:rPrChange w:id="1816" w:author="google1599737165" w:date="2023-04-24T13:47:39Z">
            <w:rPr>
              <w:ins w:id="1817" w:author="google1599737165" w:date="2023-04-24T12:16:24Z"/>
              <w:rFonts w:hint="default" w:ascii="Times New Roman" w:hAnsi="Times New Roman" w:cs="Times New Roman"/>
              <w:sz w:val="24"/>
              <w:szCs w:val="24"/>
              <w:lang w:val="ru-RU"/>
            </w:rPr>
          </w:rPrChange>
        </w:rPr>
      </w:pPr>
      <w:ins w:id="1818" w:author="google1599737165" w:date="2023-04-24T12:16:24Z">
        <w:r>
          <w:rPr>
            <w:rFonts w:hint="default" w:ascii="Verdana" w:hAnsi="Verdana" w:cs="Verdana"/>
            <w:sz w:val="18"/>
            <w:szCs w:val="18"/>
            <w:lang w:val="ru-RU"/>
            <w:rPrChange w:id="1819" w:author="google1599737165" w:date="2023-04-24T13:47:39Z">
              <w:rPr>
                <w:rFonts w:hint="default" w:ascii="Times New Roman" w:hAnsi="Times New Roman" w:cs="Times New Roman"/>
                <w:sz w:val="24"/>
                <w:szCs w:val="24"/>
                <w:lang w:val="ru-RU"/>
              </w:rPr>
            </w:rPrChange>
          </w:rPr>
          <w:t>Взятие проб бентоса осуществляется стандартным дночерпателем (система Ван-Вина, площадь захвата</w:t>
        </w:r>
      </w:ins>
      <w:ins w:id="1820" w:author="google1599737165" w:date="2023-04-24T12:44:21Z">
        <w:r>
          <w:rPr>
            <w:rFonts w:hint="default" w:ascii="Verdana" w:hAnsi="Verdana" w:cs="Verdana"/>
            <w:sz w:val="18"/>
            <w:szCs w:val="18"/>
            <w:lang w:val="ru-RU"/>
            <w:rPrChange w:id="1821" w:author="google1599737165" w:date="2023-04-24T13:47:39Z">
              <w:rPr>
                <w:rFonts w:hint="default" w:ascii="Times New Roman" w:hAnsi="Times New Roman" w:cs="Times New Roman"/>
                <w:sz w:val="24"/>
                <w:szCs w:val="24"/>
                <w:lang w:val="ru-RU"/>
              </w:rPr>
            </w:rPrChange>
          </w:rPr>
          <w:t xml:space="preserve"> </w:t>
        </w:r>
      </w:ins>
      <w:ins w:id="1822" w:author="google1599737165" w:date="2023-04-24T12:16:24Z">
        <w:r>
          <w:rPr>
            <w:rFonts w:hint="default" w:ascii="Verdana" w:hAnsi="Verdana" w:cs="Verdana"/>
            <w:sz w:val="18"/>
            <w:szCs w:val="18"/>
            <w:lang w:val="ru-RU"/>
            <w:rPrChange w:id="1823" w:author="google1599737165" w:date="2023-04-24T13:47:39Z">
              <w:rPr>
                <w:rFonts w:hint="default" w:ascii="Times New Roman" w:hAnsi="Times New Roman" w:cs="Times New Roman"/>
                <w:sz w:val="24"/>
                <w:szCs w:val="24"/>
                <w:lang w:val="ru-RU"/>
              </w:rPr>
            </w:rPrChange>
          </w:rPr>
          <w:t>0.</w:t>
        </w:r>
      </w:ins>
      <w:ins w:id="1824" w:author="google1599737165" w:date="2023-04-24T12:48:44Z">
        <w:r>
          <w:rPr>
            <w:rFonts w:hint="default" w:ascii="Verdana" w:hAnsi="Verdana" w:cs="Verdana"/>
            <w:sz w:val="18"/>
            <w:szCs w:val="18"/>
            <w:lang w:val="ru-RU"/>
            <w:rPrChange w:id="1825" w:author="google1599737165" w:date="2023-04-24T13:47:39Z">
              <w:rPr>
                <w:rFonts w:hint="default" w:ascii="Times New Roman" w:hAnsi="Times New Roman" w:cs="Times New Roman"/>
                <w:sz w:val="24"/>
                <w:szCs w:val="24"/>
                <w:lang w:val="ru-RU"/>
              </w:rPr>
            </w:rPrChange>
          </w:rPr>
          <w:t>1</w:t>
        </w:r>
      </w:ins>
      <w:ins w:id="1826" w:author="google1599737165" w:date="2023-04-24T12:16:24Z">
        <w:r>
          <w:rPr>
            <w:rFonts w:hint="default" w:ascii="Verdana" w:hAnsi="Verdana" w:cs="Verdana"/>
            <w:sz w:val="18"/>
            <w:szCs w:val="18"/>
            <w:lang w:val="ru-RU"/>
            <w:rPrChange w:id="1827" w:author="google1599737165" w:date="2023-04-24T13:47:39Z">
              <w:rPr>
                <w:rFonts w:hint="default" w:ascii="Times New Roman" w:hAnsi="Times New Roman" w:cs="Times New Roman"/>
                <w:sz w:val="24"/>
                <w:szCs w:val="24"/>
                <w:lang w:val="ru-RU"/>
              </w:rPr>
            </w:rPrChange>
          </w:rPr>
          <w:t xml:space="preserve"> м</w:t>
        </w:r>
      </w:ins>
      <w:ins w:id="1828" w:author="google1599737165" w:date="2023-04-24T12:16:24Z">
        <w:r>
          <w:rPr>
            <w:rFonts w:hint="default" w:ascii="Verdana" w:hAnsi="Verdana" w:cs="Verdana"/>
            <w:sz w:val="18"/>
            <w:szCs w:val="18"/>
            <w:vertAlign w:val="superscript"/>
            <w:lang w:val="ru-RU"/>
            <w:rPrChange w:id="1829" w:author="google1599737165" w:date="2023-04-24T13:47:39Z">
              <w:rPr>
                <w:rFonts w:hint="default" w:ascii="Times New Roman" w:hAnsi="Times New Roman" w:cs="Times New Roman"/>
                <w:sz w:val="24"/>
                <w:szCs w:val="24"/>
                <w:vertAlign w:val="superscript"/>
                <w:lang w:val="ru-RU"/>
              </w:rPr>
            </w:rPrChange>
          </w:rPr>
          <w:t>2</w:t>
        </w:r>
      </w:ins>
      <w:ins w:id="1830" w:author="google1599737165" w:date="2023-04-24T12:16:24Z">
        <w:r>
          <w:rPr>
            <w:rFonts w:hint="default" w:ascii="Verdana" w:hAnsi="Verdana" w:cs="Verdana"/>
            <w:sz w:val="18"/>
            <w:szCs w:val="18"/>
            <w:lang w:val="ru-RU"/>
            <w:rPrChange w:id="1831" w:author="google1599737165" w:date="2023-04-24T13:47:39Z">
              <w:rPr>
                <w:rFonts w:hint="default" w:ascii="Times New Roman" w:hAnsi="Times New Roman" w:cs="Times New Roman"/>
                <w:sz w:val="24"/>
                <w:szCs w:val="24"/>
                <w:lang w:val="ru-RU"/>
              </w:rPr>
            </w:rPrChange>
          </w:rPr>
          <w:t>) с борта судна</w:t>
        </w:r>
      </w:ins>
      <w:ins w:id="1832" w:author="google1599737165" w:date="2023-04-24T12:49:52Z">
        <w:r>
          <w:rPr>
            <w:rFonts w:hint="default" w:ascii="Verdana" w:hAnsi="Verdana" w:cs="Verdana"/>
            <w:sz w:val="18"/>
            <w:szCs w:val="18"/>
            <w:lang w:val="ru-RU"/>
            <w:rPrChange w:id="1833" w:author="google1599737165" w:date="2023-04-24T13:47:39Z">
              <w:rPr>
                <w:rFonts w:hint="default" w:ascii="Times New Roman" w:hAnsi="Times New Roman" w:cs="Times New Roman"/>
                <w:sz w:val="24"/>
                <w:szCs w:val="24"/>
                <w:lang w:val="ru-RU"/>
              </w:rPr>
            </w:rPrChange>
          </w:rPr>
          <w:t>.</w:t>
        </w:r>
      </w:ins>
      <w:ins w:id="1834" w:author="google1599737165" w:date="2023-04-24T12:49:53Z">
        <w:r>
          <w:rPr>
            <w:rFonts w:hint="default" w:ascii="Verdana" w:hAnsi="Verdana" w:cs="Verdana"/>
            <w:sz w:val="18"/>
            <w:szCs w:val="18"/>
            <w:lang w:val="ru-RU"/>
            <w:rPrChange w:id="1835" w:author="google1599737165" w:date="2023-04-24T13:47:39Z">
              <w:rPr>
                <w:rFonts w:hint="default" w:ascii="Times New Roman" w:hAnsi="Times New Roman" w:cs="Times New Roman"/>
                <w:sz w:val="24"/>
                <w:szCs w:val="24"/>
                <w:lang w:val="ru-RU"/>
              </w:rPr>
            </w:rPrChange>
          </w:rPr>
          <w:t xml:space="preserve"> </w:t>
        </w:r>
      </w:ins>
      <w:ins w:id="1836" w:author="google1599737165" w:date="2023-04-24T12:49:55Z">
        <w:r>
          <w:rPr>
            <w:rFonts w:hint="default" w:ascii="Verdana" w:hAnsi="Verdana" w:cs="Verdana"/>
            <w:sz w:val="18"/>
            <w:szCs w:val="18"/>
            <w:lang w:val="ru-RU"/>
            <w:rPrChange w:id="1837" w:author="google1599737165" w:date="2023-04-24T13:47:39Z">
              <w:rPr>
                <w:rFonts w:hint="default" w:ascii="Times New Roman" w:hAnsi="Times New Roman" w:cs="Times New Roman"/>
                <w:sz w:val="24"/>
                <w:szCs w:val="24"/>
                <w:lang w:val="ru-RU"/>
              </w:rPr>
            </w:rPrChange>
          </w:rPr>
          <w:t>На ме</w:t>
        </w:r>
      </w:ins>
      <w:ins w:id="1838" w:author="google1599737165" w:date="2023-04-24T12:49:56Z">
        <w:r>
          <w:rPr>
            <w:rFonts w:hint="default" w:ascii="Verdana" w:hAnsi="Verdana" w:cs="Verdana"/>
            <w:sz w:val="18"/>
            <w:szCs w:val="18"/>
            <w:lang w:val="ru-RU"/>
            <w:rPrChange w:id="1839" w:author="google1599737165" w:date="2023-04-24T13:47:39Z">
              <w:rPr>
                <w:rFonts w:hint="default" w:ascii="Times New Roman" w:hAnsi="Times New Roman" w:cs="Times New Roman"/>
                <w:sz w:val="24"/>
                <w:szCs w:val="24"/>
                <w:lang w:val="ru-RU"/>
              </w:rPr>
            </w:rPrChange>
          </w:rPr>
          <w:t>лково</w:t>
        </w:r>
      </w:ins>
      <w:ins w:id="1840" w:author="google1599737165" w:date="2023-04-24T12:49:58Z">
        <w:r>
          <w:rPr>
            <w:rFonts w:hint="default" w:ascii="Verdana" w:hAnsi="Verdana" w:cs="Verdana"/>
            <w:sz w:val="18"/>
            <w:szCs w:val="18"/>
            <w:lang w:val="ru-RU"/>
            <w:rPrChange w:id="1841" w:author="google1599737165" w:date="2023-04-24T13:47:39Z">
              <w:rPr>
                <w:rFonts w:hint="default" w:ascii="Times New Roman" w:hAnsi="Times New Roman" w:cs="Times New Roman"/>
                <w:sz w:val="24"/>
                <w:szCs w:val="24"/>
                <w:lang w:val="ru-RU"/>
              </w:rPr>
            </w:rPrChange>
          </w:rPr>
          <w:t>дья</w:t>
        </w:r>
      </w:ins>
      <w:ins w:id="1842" w:author="google1599737165" w:date="2023-04-24T12:49:59Z">
        <w:r>
          <w:rPr>
            <w:rFonts w:hint="default" w:ascii="Verdana" w:hAnsi="Verdana" w:cs="Verdana"/>
            <w:sz w:val="18"/>
            <w:szCs w:val="18"/>
            <w:lang w:val="ru-RU"/>
            <w:rPrChange w:id="1843" w:author="google1599737165" w:date="2023-04-24T13:47:39Z">
              <w:rPr>
                <w:rFonts w:hint="default" w:ascii="Times New Roman" w:hAnsi="Times New Roman" w:cs="Times New Roman"/>
                <w:sz w:val="24"/>
                <w:szCs w:val="24"/>
                <w:lang w:val="ru-RU"/>
              </w:rPr>
            </w:rPrChange>
          </w:rPr>
          <w:t>х</w:t>
        </w:r>
      </w:ins>
      <w:ins w:id="1844" w:author="google1599737165" w:date="2023-04-24T12:50:02Z">
        <w:r>
          <w:rPr>
            <w:rFonts w:hint="default" w:ascii="Verdana" w:hAnsi="Verdana" w:cs="Verdana"/>
            <w:sz w:val="18"/>
            <w:szCs w:val="18"/>
            <w:lang w:val="ru-RU"/>
            <w:rPrChange w:id="1845" w:author="google1599737165" w:date="2023-04-24T13:47:39Z">
              <w:rPr>
                <w:rFonts w:hint="default" w:ascii="Times New Roman" w:hAnsi="Times New Roman" w:cs="Times New Roman"/>
                <w:sz w:val="24"/>
                <w:szCs w:val="24"/>
                <w:lang w:val="ru-RU"/>
              </w:rPr>
            </w:rPrChange>
          </w:rPr>
          <w:t xml:space="preserve">, </w:t>
        </w:r>
      </w:ins>
      <w:ins w:id="1846" w:author="google1599737165" w:date="2023-04-24T12:50:03Z">
        <w:r>
          <w:rPr>
            <w:rFonts w:hint="default" w:ascii="Verdana" w:hAnsi="Verdana" w:cs="Verdana"/>
            <w:sz w:val="18"/>
            <w:szCs w:val="18"/>
            <w:lang w:val="ru-RU"/>
            <w:rPrChange w:id="1847" w:author="google1599737165" w:date="2023-04-24T13:47:39Z">
              <w:rPr>
                <w:rFonts w:hint="default" w:ascii="Times New Roman" w:hAnsi="Times New Roman" w:cs="Times New Roman"/>
                <w:sz w:val="24"/>
                <w:szCs w:val="24"/>
                <w:lang w:val="ru-RU"/>
              </w:rPr>
            </w:rPrChange>
          </w:rPr>
          <w:t>при</w:t>
        </w:r>
      </w:ins>
      <w:ins w:id="1848" w:author="google1599737165" w:date="2023-04-24T12:50:04Z">
        <w:r>
          <w:rPr>
            <w:rFonts w:hint="default" w:ascii="Verdana" w:hAnsi="Verdana" w:cs="Verdana"/>
            <w:sz w:val="18"/>
            <w:szCs w:val="18"/>
            <w:lang w:val="ru-RU"/>
            <w:rPrChange w:id="1849" w:author="google1599737165" w:date="2023-04-24T13:47:39Z">
              <w:rPr>
                <w:rFonts w:hint="default" w:ascii="Times New Roman" w:hAnsi="Times New Roman" w:cs="Times New Roman"/>
                <w:sz w:val="24"/>
                <w:szCs w:val="24"/>
                <w:lang w:val="ru-RU"/>
              </w:rPr>
            </w:rPrChange>
          </w:rPr>
          <w:t xml:space="preserve"> р</w:t>
        </w:r>
      </w:ins>
      <w:ins w:id="1850" w:author="google1599737165" w:date="2023-04-24T12:50:05Z">
        <w:r>
          <w:rPr>
            <w:rFonts w:hint="default" w:ascii="Verdana" w:hAnsi="Verdana" w:cs="Verdana"/>
            <w:sz w:val="18"/>
            <w:szCs w:val="18"/>
            <w:lang w:val="ru-RU"/>
            <w:rPrChange w:id="1851" w:author="google1599737165" w:date="2023-04-24T13:47:39Z">
              <w:rPr>
                <w:rFonts w:hint="default" w:ascii="Times New Roman" w:hAnsi="Times New Roman" w:cs="Times New Roman"/>
                <w:sz w:val="24"/>
                <w:szCs w:val="24"/>
                <w:lang w:val="ru-RU"/>
              </w:rPr>
            </w:rPrChange>
          </w:rPr>
          <w:t xml:space="preserve">аботе </w:t>
        </w:r>
      </w:ins>
      <w:ins w:id="1852" w:author="google1599737165" w:date="2023-04-24T12:50:06Z">
        <w:r>
          <w:rPr>
            <w:rFonts w:hint="default" w:ascii="Verdana" w:hAnsi="Verdana" w:cs="Verdana"/>
            <w:sz w:val="18"/>
            <w:szCs w:val="18"/>
            <w:lang w:val="ru-RU"/>
            <w:rPrChange w:id="1853" w:author="google1599737165" w:date="2023-04-24T13:47:39Z">
              <w:rPr>
                <w:rFonts w:hint="default" w:ascii="Times New Roman" w:hAnsi="Times New Roman" w:cs="Times New Roman"/>
                <w:sz w:val="24"/>
                <w:szCs w:val="24"/>
                <w:lang w:val="ru-RU"/>
              </w:rPr>
            </w:rPrChange>
          </w:rPr>
          <w:t xml:space="preserve">с </w:t>
        </w:r>
      </w:ins>
      <w:ins w:id="1854" w:author="google1599737165" w:date="2023-04-24T12:50:08Z">
        <w:r>
          <w:rPr>
            <w:rFonts w:hint="default" w:ascii="Verdana" w:hAnsi="Verdana" w:cs="Verdana"/>
            <w:sz w:val="18"/>
            <w:szCs w:val="18"/>
            <w:lang w:val="ru-RU"/>
            <w:rPrChange w:id="1855" w:author="google1599737165" w:date="2023-04-24T13:47:39Z">
              <w:rPr>
                <w:rFonts w:hint="default" w:ascii="Times New Roman" w:hAnsi="Times New Roman" w:cs="Times New Roman"/>
                <w:sz w:val="24"/>
                <w:szCs w:val="24"/>
                <w:lang w:val="ru-RU"/>
              </w:rPr>
            </w:rPrChange>
          </w:rPr>
          <w:t>мало</w:t>
        </w:r>
      </w:ins>
      <w:ins w:id="1856" w:author="google1599737165" w:date="2023-04-24T12:50:09Z">
        <w:r>
          <w:rPr>
            <w:rFonts w:hint="default" w:ascii="Verdana" w:hAnsi="Verdana" w:cs="Verdana"/>
            <w:sz w:val="18"/>
            <w:szCs w:val="18"/>
            <w:lang w:val="ru-RU"/>
            <w:rPrChange w:id="1857" w:author="google1599737165" w:date="2023-04-24T13:47:39Z">
              <w:rPr>
                <w:rFonts w:hint="default" w:ascii="Times New Roman" w:hAnsi="Times New Roman" w:cs="Times New Roman"/>
                <w:sz w:val="24"/>
                <w:szCs w:val="24"/>
                <w:lang w:val="ru-RU"/>
              </w:rPr>
            </w:rPrChange>
          </w:rPr>
          <w:t>мер</w:t>
        </w:r>
      </w:ins>
      <w:ins w:id="1858" w:author="google1599737165" w:date="2023-04-24T12:50:10Z">
        <w:r>
          <w:rPr>
            <w:rFonts w:hint="default" w:ascii="Verdana" w:hAnsi="Verdana" w:cs="Verdana"/>
            <w:sz w:val="18"/>
            <w:szCs w:val="18"/>
            <w:lang w:val="ru-RU"/>
            <w:rPrChange w:id="1859" w:author="google1599737165" w:date="2023-04-24T13:47:39Z">
              <w:rPr>
                <w:rFonts w:hint="default" w:ascii="Times New Roman" w:hAnsi="Times New Roman" w:cs="Times New Roman"/>
                <w:sz w:val="24"/>
                <w:szCs w:val="24"/>
                <w:lang w:val="ru-RU"/>
              </w:rPr>
            </w:rPrChange>
          </w:rPr>
          <w:t>н</w:t>
        </w:r>
      </w:ins>
      <w:ins w:id="1860" w:author="google1599737165" w:date="2023-04-24T12:50:11Z">
        <w:r>
          <w:rPr>
            <w:rFonts w:hint="default" w:ascii="Verdana" w:hAnsi="Verdana" w:cs="Verdana"/>
            <w:sz w:val="18"/>
            <w:szCs w:val="18"/>
            <w:lang w:val="ru-RU"/>
            <w:rPrChange w:id="1861" w:author="google1599737165" w:date="2023-04-24T13:47:39Z">
              <w:rPr>
                <w:rFonts w:hint="default" w:ascii="Times New Roman" w:hAnsi="Times New Roman" w:cs="Times New Roman"/>
                <w:sz w:val="24"/>
                <w:szCs w:val="24"/>
                <w:lang w:val="ru-RU"/>
              </w:rPr>
            </w:rPrChange>
          </w:rPr>
          <w:t>ых су</w:t>
        </w:r>
      </w:ins>
      <w:ins w:id="1862" w:author="google1599737165" w:date="2023-04-24T12:50:12Z">
        <w:r>
          <w:rPr>
            <w:rFonts w:hint="default" w:ascii="Verdana" w:hAnsi="Verdana" w:cs="Verdana"/>
            <w:sz w:val="18"/>
            <w:szCs w:val="18"/>
            <w:lang w:val="ru-RU"/>
            <w:rPrChange w:id="1863" w:author="google1599737165" w:date="2023-04-24T13:47:39Z">
              <w:rPr>
                <w:rFonts w:hint="default" w:ascii="Times New Roman" w:hAnsi="Times New Roman" w:cs="Times New Roman"/>
                <w:sz w:val="24"/>
                <w:szCs w:val="24"/>
                <w:lang w:val="ru-RU"/>
              </w:rPr>
            </w:rPrChange>
          </w:rPr>
          <w:t xml:space="preserve">дов </w:t>
        </w:r>
      </w:ins>
      <w:ins w:id="1864" w:author="google1599737165" w:date="2023-04-24T12:50:13Z">
        <w:r>
          <w:rPr>
            <w:rFonts w:hint="default" w:ascii="Verdana" w:hAnsi="Verdana" w:cs="Verdana"/>
            <w:sz w:val="18"/>
            <w:szCs w:val="18"/>
            <w:lang w:val="ru-RU"/>
            <w:rPrChange w:id="1865" w:author="google1599737165" w:date="2023-04-24T13:47:39Z">
              <w:rPr>
                <w:rFonts w:hint="default" w:ascii="Times New Roman" w:hAnsi="Times New Roman" w:cs="Times New Roman"/>
                <w:sz w:val="24"/>
                <w:szCs w:val="24"/>
                <w:lang w:val="ru-RU"/>
              </w:rPr>
            </w:rPrChange>
          </w:rPr>
          <w:t>исполь</w:t>
        </w:r>
      </w:ins>
      <w:ins w:id="1866" w:author="google1599737165" w:date="2023-04-24T12:50:14Z">
        <w:r>
          <w:rPr>
            <w:rFonts w:hint="default" w:ascii="Verdana" w:hAnsi="Verdana" w:cs="Verdana"/>
            <w:sz w:val="18"/>
            <w:szCs w:val="18"/>
            <w:lang w:val="ru-RU"/>
            <w:rPrChange w:id="1867" w:author="google1599737165" w:date="2023-04-24T13:47:39Z">
              <w:rPr>
                <w:rFonts w:hint="default" w:ascii="Times New Roman" w:hAnsi="Times New Roman" w:cs="Times New Roman"/>
                <w:sz w:val="24"/>
                <w:szCs w:val="24"/>
                <w:lang w:val="ru-RU"/>
              </w:rPr>
            </w:rPrChange>
          </w:rPr>
          <w:t>зуетс</w:t>
        </w:r>
      </w:ins>
      <w:ins w:id="1868" w:author="google1599737165" w:date="2023-04-24T12:50:15Z">
        <w:r>
          <w:rPr>
            <w:rFonts w:hint="default" w:ascii="Verdana" w:hAnsi="Verdana" w:cs="Verdana"/>
            <w:sz w:val="18"/>
            <w:szCs w:val="18"/>
            <w:lang w:val="ru-RU"/>
            <w:rPrChange w:id="1869" w:author="google1599737165" w:date="2023-04-24T13:47:39Z">
              <w:rPr>
                <w:rFonts w:hint="default" w:ascii="Times New Roman" w:hAnsi="Times New Roman" w:cs="Times New Roman"/>
                <w:sz w:val="24"/>
                <w:szCs w:val="24"/>
                <w:lang w:val="ru-RU"/>
              </w:rPr>
            </w:rPrChange>
          </w:rPr>
          <w:t>я</w:t>
        </w:r>
      </w:ins>
      <w:ins w:id="1870" w:author="google1599737165" w:date="2023-04-24T12:51:15Z">
        <w:r>
          <w:rPr>
            <w:rFonts w:hint="default" w:ascii="Verdana" w:hAnsi="Verdana" w:cs="Verdana"/>
            <w:sz w:val="18"/>
            <w:szCs w:val="18"/>
            <w:lang w:val="ru-RU"/>
            <w:rPrChange w:id="1871" w:author="google1599737165" w:date="2023-04-24T13:47:39Z">
              <w:rPr>
                <w:rFonts w:hint="default" w:ascii="Times New Roman" w:hAnsi="Times New Roman" w:cs="Times New Roman"/>
                <w:sz w:val="24"/>
                <w:szCs w:val="24"/>
                <w:lang w:val="ru-RU"/>
              </w:rPr>
            </w:rPrChange>
          </w:rPr>
          <w:t xml:space="preserve"> и</w:t>
        </w:r>
      </w:ins>
      <w:ins w:id="1872" w:author="google1599737165" w:date="2023-04-24T12:51:16Z">
        <w:r>
          <w:rPr>
            <w:rFonts w:hint="default" w:ascii="Verdana" w:hAnsi="Verdana" w:cs="Verdana"/>
            <w:sz w:val="18"/>
            <w:szCs w:val="18"/>
            <w:lang w:val="ru-RU"/>
            <w:rPrChange w:id="1873" w:author="google1599737165" w:date="2023-04-24T13:47:39Z">
              <w:rPr>
                <w:rFonts w:hint="default" w:ascii="Times New Roman" w:hAnsi="Times New Roman" w:cs="Times New Roman"/>
                <w:sz w:val="24"/>
                <w:szCs w:val="24"/>
                <w:lang w:val="ru-RU"/>
              </w:rPr>
            </w:rPrChange>
          </w:rPr>
          <w:t xml:space="preserve">ли </w:t>
        </w:r>
      </w:ins>
      <w:ins w:id="1874" w:author="google1599737165" w:date="2023-04-24T12:51:17Z">
        <w:r>
          <w:rPr>
            <w:rFonts w:hint="default" w:ascii="Verdana" w:hAnsi="Verdana" w:cs="Verdana"/>
            <w:sz w:val="18"/>
            <w:szCs w:val="18"/>
            <w:lang w:val="ru-RU"/>
            <w:rPrChange w:id="1875" w:author="google1599737165" w:date="2023-04-24T13:47:39Z">
              <w:rPr>
                <w:rFonts w:hint="default" w:ascii="Times New Roman" w:hAnsi="Times New Roman" w:cs="Times New Roman"/>
                <w:sz w:val="24"/>
                <w:szCs w:val="24"/>
                <w:lang w:val="ru-RU"/>
              </w:rPr>
            </w:rPrChange>
          </w:rPr>
          <w:t>при ра</w:t>
        </w:r>
      </w:ins>
      <w:ins w:id="1876" w:author="google1599737165" w:date="2023-04-24T12:51:18Z">
        <w:r>
          <w:rPr>
            <w:rFonts w:hint="default" w:ascii="Verdana" w:hAnsi="Verdana" w:cs="Verdana"/>
            <w:sz w:val="18"/>
            <w:szCs w:val="18"/>
            <w:lang w:val="ru-RU"/>
            <w:rPrChange w:id="1877" w:author="google1599737165" w:date="2023-04-24T13:47:39Z">
              <w:rPr>
                <w:rFonts w:hint="default" w:ascii="Times New Roman" w:hAnsi="Times New Roman" w:cs="Times New Roman"/>
                <w:sz w:val="24"/>
                <w:szCs w:val="24"/>
                <w:lang w:val="ru-RU"/>
              </w:rPr>
            </w:rPrChange>
          </w:rPr>
          <w:t xml:space="preserve">боте </w:t>
        </w:r>
      </w:ins>
      <w:ins w:id="1878" w:author="google1599737165" w:date="2023-04-24T12:51:19Z">
        <w:r>
          <w:rPr>
            <w:rFonts w:hint="default" w:ascii="Verdana" w:hAnsi="Verdana" w:cs="Verdana"/>
            <w:sz w:val="18"/>
            <w:szCs w:val="18"/>
            <w:lang w:val="ru-RU"/>
            <w:rPrChange w:id="1879" w:author="google1599737165" w:date="2023-04-24T13:47:39Z">
              <w:rPr>
                <w:rFonts w:hint="default" w:ascii="Times New Roman" w:hAnsi="Times New Roman" w:cs="Times New Roman"/>
                <w:sz w:val="24"/>
                <w:szCs w:val="24"/>
                <w:lang w:val="ru-RU"/>
              </w:rPr>
            </w:rPrChange>
          </w:rPr>
          <w:t>с</w:t>
        </w:r>
      </w:ins>
      <w:ins w:id="1880" w:author="google1599737165" w:date="2023-04-24T12:51:20Z">
        <w:r>
          <w:rPr>
            <w:rFonts w:hint="default" w:ascii="Verdana" w:hAnsi="Verdana" w:cs="Verdana"/>
            <w:sz w:val="18"/>
            <w:szCs w:val="18"/>
            <w:lang w:val="ru-RU"/>
            <w:rPrChange w:id="1881" w:author="google1599737165" w:date="2023-04-24T13:47:39Z">
              <w:rPr>
                <w:rFonts w:hint="default" w:ascii="Times New Roman" w:hAnsi="Times New Roman" w:cs="Times New Roman"/>
                <w:sz w:val="24"/>
                <w:szCs w:val="24"/>
                <w:lang w:val="ru-RU"/>
              </w:rPr>
            </w:rPrChange>
          </w:rPr>
          <w:t xml:space="preserve">о </w:t>
        </w:r>
      </w:ins>
      <w:ins w:id="1882" w:author="google1599737165" w:date="2023-04-24T12:51:21Z">
        <w:r>
          <w:rPr>
            <w:rFonts w:hint="default" w:ascii="Verdana" w:hAnsi="Verdana" w:cs="Verdana"/>
            <w:sz w:val="18"/>
            <w:szCs w:val="18"/>
            <w:lang w:val="ru-RU"/>
            <w:rPrChange w:id="1883" w:author="google1599737165" w:date="2023-04-24T13:47:39Z">
              <w:rPr>
                <w:rFonts w:hint="default" w:ascii="Times New Roman" w:hAnsi="Times New Roman" w:cs="Times New Roman"/>
                <w:sz w:val="24"/>
                <w:szCs w:val="24"/>
                <w:lang w:val="ru-RU"/>
              </w:rPr>
            </w:rPrChange>
          </w:rPr>
          <w:t>льд</w:t>
        </w:r>
      </w:ins>
      <w:ins w:id="1884" w:author="google1599737165" w:date="2023-04-24T12:51:22Z">
        <w:r>
          <w:rPr>
            <w:rFonts w:hint="default" w:ascii="Verdana" w:hAnsi="Verdana" w:cs="Verdana"/>
            <w:sz w:val="18"/>
            <w:szCs w:val="18"/>
            <w:lang w:val="ru-RU"/>
            <w:rPrChange w:id="1885" w:author="google1599737165" w:date="2023-04-24T13:47:39Z">
              <w:rPr>
                <w:rFonts w:hint="default" w:ascii="Times New Roman" w:hAnsi="Times New Roman" w:cs="Times New Roman"/>
                <w:sz w:val="24"/>
                <w:szCs w:val="24"/>
                <w:lang w:val="ru-RU"/>
              </w:rPr>
            </w:rPrChange>
          </w:rPr>
          <w:t>а</w:t>
        </w:r>
      </w:ins>
      <w:ins w:id="1886" w:author="google1599737165" w:date="2023-04-24T12:51:25Z">
        <w:r>
          <w:rPr>
            <w:rFonts w:hint="default" w:ascii="Verdana" w:hAnsi="Verdana" w:cs="Verdana"/>
            <w:sz w:val="18"/>
            <w:szCs w:val="18"/>
            <w:lang w:val="ru-RU"/>
            <w:rPrChange w:id="1887" w:author="google1599737165" w:date="2023-04-24T13:47:39Z">
              <w:rPr>
                <w:rFonts w:hint="default" w:ascii="Times New Roman" w:hAnsi="Times New Roman" w:cs="Times New Roman"/>
                <w:sz w:val="24"/>
                <w:szCs w:val="24"/>
                <w:lang w:val="ru-RU"/>
              </w:rPr>
            </w:rPrChange>
          </w:rPr>
          <w:t>,</w:t>
        </w:r>
      </w:ins>
      <w:ins w:id="1888" w:author="google1599737165" w:date="2023-04-24T12:51:26Z">
        <w:r>
          <w:rPr>
            <w:rFonts w:hint="default" w:ascii="Verdana" w:hAnsi="Verdana" w:cs="Verdana"/>
            <w:sz w:val="18"/>
            <w:szCs w:val="18"/>
            <w:lang w:val="ru-RU"/>
            <w:rPrChange w:id="1889" w:author="google1599737165" w:date="2023-04-24T13:47:39Z">
              <w:rPr>
                <w:rFonts w:hint="default" w:ascii="Times New Roman" w:hAnsi="Times New Roman" w:cs="Times New Roman"/>
                <w:sz w:val="24"/>
                <w:szCs w:val="24"/>
                <w:lang w:val="ru-RU"/>
              </w:rPr>
            </w:rPrChange>
          </w:rPr>
          <w:t xml:space="preserve"> </w:t>
        </w:r>
      </w:ins>
      <w:ins w:id="1890" w:author="google1599737165" w:date="2023-04-24T12:51:29Z">
        <w:r>
          <w:rPr>
            <w:rFonts w:hint="default" w:ascii="Verdana" w:hAnsi="Verdana" w:cs="Verdana"/>
            <w:sz w:val="18"/>
            <w:szCs w:val="18"/>
            <w:lang w:val="ru-RU"/>
            <w:rPrChange w:id="1891" w:author="google1599737165" w:date="2023-04-24T13:47:39Z">
              <w:rPr>
                <w:rFonts w:hint="default" w:ascii="Times New Roman" w:hAnsi="Times New Roman" w:cs="Times New Roman"/>
                <w:sz w:val="24"/>
                <w:szCs w:val="24"/>
                <w:lang w:val="ru-RU"/>
              </w:rPr>
            </w:rPrChange>
          </w:rPr>
          <w:t>ис</w:t>
        </w:r>
      </w:ins>
      <w:ins w:id="1892" w:author="google1599737165" w:date="2023-04-24T12:51:30Z">
        <w:r>
          <w:rPr>
            <w:rFonts w:hint="default" w:ascii="Verdana" w:hAnsi="Verdana" w:cs="Verdana"/>
            <w:sz w:val="18"/>
            <w:szCs w:val="18"/>
            <w:lang w:val="ru-RU"/>
            <w:rPrChange w:id="1893" w:author="google1599737165" w:date="2023-04-24T13:47:39Z">
              <w:rPr>
                <w:rFonts w:hint="default" w:ascii="Times New Roman" w:hAnsi="Times New Roman" w:cs="Times New Roman"/>
                <w:sz w:val="24"/>
                <w:szCs w:val="24"/>
                <w:lang w:val="ru-RU"/>
              </w:rPr>
            </w:rPrChange>
          </w:rPr>
          <w:t>пользу</w:t>
        </w:r>
      </w:ins>
      <w:ins w:id="1894" w:author="google1599737165" w:date="2023-04-24T12:51:31Z">
        <w:r>
          <w:rPr>
            <w:rFonts w:hint="default" w:ascii="Verdana" w:hAnsi="Verdana" w:cs="Verdana"/>
            <w:sz w:val="18"/>
            <w:szCs w:val="18"/>
            <w:lang w:val="ru-RU"/>
            <w:rPrChange w:id="1895" w:author="google1599737165" w:date="2023-04-24T13:47:39Z">
              <w:rPr>
                <w:rFonts w:hint="default" w:ascii="Times New Roman" w:hAnsi="Times New Roman" w:cs="Times New Roman"/>
                <w:sz w:val="24"/>
                <w:szCs w:val="24"/>
                <w:lang w:val="ru-RU"/>
              </w:rPr>
            </w:rPrChange>
          </w:rPr>
          <w:t xml:space="preserve">ется </w:t>
        </w:r>
      </w:ins>
      <w:ins w:id="1896" w:author="google1599737165" w:date="2023-04-24T12:50:15Z">
        <w:r>
          <w:rPr>
            <w:rFonts w:hint="default" w:ascii="Verdana" w:hAnsi="Verdana" w:cs="Verdana"/>
            <w:sz w:val="18"/>
            <w:szCs w:val="18"/>
            <w:lang w:val="ru-RU"/>
            <w:rPrChange w:id="1897" w:author="google1599737165" w:date="2023-04-24T13:47:39Z">
              <w:rPr>
                <w:rFonts w:hint="default" w:ascii="Times New Roman" w:hAnsi="Times New Roman" w:cs="Times New Roman"/>
                <w:sz w:val="24"/>
                <w:szCs w:val="24"/>
                <w:lang w:val="ru-RU"/>
              </w:rPr>
            </w:rPrChange>
          </w:rPr>
          <w:t xml:space="preserve"> </w:t>
        </w:r>
      </w:ins>
      <w:ins w:id="1898" w:author="google1599737165" w:date="2023-04-24T12:50:16Z">
        <w:r>
          <w:rPr>
            <w:rFonts w:hint="default" w:ascii="Verdana" w:hAnsi="Verdana" w:cs="Verdana"/>
            <w:sz w:val="18"/>
            <w:szCs w:val="18"/>
            <w:lang w:val="ru-RU"/>
            <w:rPrChange w:id="1899" w:author="google1599737165" w:date="2023-04-24T13:47:39Z">
              <w:rPr>
                <w:rFonts w:hint="default" w:ascii="Times New Roman" w:hAnsi="Times New Roman" w:cs="Times New Roman"/>
                <w:sz w:val="24"/>
                <w:szCs w:val="24"/>
                <w:lang w:val="ru-RU"/>
              </w:rPr>
            </w:rPrChange>
          </w:rPr>
          <w:t>дноч</w:t>
        </w:r>
      </w:ins>
      <w:ins w:id="1900" w:author="google1599737165" w:date="2023-04-24T12:50:17Z">
        <w:r>
          <w:rPr>
            <w:rFonts w:hint="default" w:ascii="Verdana" w:hAnsi="Verdana" w:cs="Verdana"/>
            <w:sz w:val="18"/>
            <w:szCs w:val="18"/>
            <w:lang w:val="ru-RU"/>
            <w:rPrChange w:id="1901" w:author="google1599737165" w:date="2023-04-24T13:47:39Z">
              <w:rPr>
                <w:rFonts w:hint="default" w:ascii="Times New Roman" w:hAnsi="Times New Roman" w:cs="Times New Roman"/>
                <w:sz w:val="24"/>
                <w:szCs w:val="24"/>
                <w:lang w:val="ru-RU"/>
              </w:rPr>
            </w:rPrChange>
          </w:rPr>
          <w:t>ерпате</w:t>
        </w:r>
      </w:ins>
      <w:ins w:id="1902" w:author="google1599737165" w:date="2023-04-24T12:50:18Z">
        <w:r>
          <w:rPr>
            <w:rFonts w:hint="default" w:ascii="Verdana" w:hAnsi="Verdana" w:cs="Verdana"/>
            <w:sz w:val="18"/>
            <w:szCs w:val="18"/>
            <w:lang w:val="ru-RU"/>
            <w:rPrChange w:id="1903" w:author="google1599737165" w:date="2023-04-24T13:47:39Z">
              <w:rPr>
                <w:rFonts w:hint="default" w:ascii="Times New Roman" w:hAnsi="Times New Roman" w:cs="Times New Roman"/>
                <w:sz w:val="24"/>
                <w:szCs w:val="24"/>
                <w:lang w:val="ru-RU"/>
              </w:rPr>
            </w:rPrChange>
          </w:rPr>
          <w:t xml:space="preserve">ль </w:t>
        </w:r>
      </w:ins>
      <w:ins w:id="1904" w:author="google1599737165" w:date="2023-04-24T12:50:23Z">
        <w:r>
          <w:rPr>
            <w:rFonts w:hint="default" w:ascii="Verdana" w:hAnsi="Verdana" w:cs="Verdana"/>
            <w:sz w:val="18"/>
            <w:szCs w:val="18"/>
            <w:lang w:val="ru-RU"/>
            <w:rPrChange w:id="1905" w:author="google1599737165" w:date="2023-04-24T13:47:39Z">
              <w:rPr>
                <w:rFonts w:hint="default" w:ascii="Times New Roman" w:hAnsi="Times New Roman" w:cs="Times New Roman"/>
                <w:sz w:val="24"/>
                <w:szCs w:val="24"/>
                <w:lang w:val="ru-RU"/>
              </w:rPr>
            </w:rPrChange>
          </w:rPr>
          <w:t>мен</w:t>
        </w:r>
      </w:ins>
      <w:ins w:id="1906" w:author="google1599737165" w:date="2023-04-24T12:50:24Z">
        <w:r>
          <w:rPr>
            <w:rFonts w:hint="default" w:ascii="Verdana" w:hAnsi="Verdana" w:cs="Verdana"/>
            <w:sz w:val="18"/>
            <w:szCs w:val="18"/>
            <w:lang w:val="ru-RU"/>
            <w:rPrChange w:id="1907" w:author="google1599737165" w:date="2023-04-24T13:47:39Z">
              <w:rPr>
                <w:rFonts w:hint="default" w:ascii="Times New Roman" w:hAnsi="Times New Roman" w:cs="Times New Roman"/>
                <w:sz w:val="24"/>
                <w:szCs w:val="24"/>
                <w:lang w:val="ru-RU"/>
              </w:rPr>
            </w:rPrChange>
          </w:rPr>
          <w:t>ьшег</w:t>
        </w:r>
      </w:ins>
      <w:ins w:id="1908" w:author="google1599737165" w:date="2023-04-24T12:50:25Z">
        <w:r>
          <w:rPr>
            <w:rFonts w:hint="default" w:ascii="Verdana" w:hAnsi="Verdana" w:cs="Verdana"/>
            <w:sz w:val="18"/>
            <w:szCs w:val="18"/>
            <w:lang w:val="ru-RU"/>
            <w:rPrChange w:id="1909" w:author="google1599737165" w:date="2023-04-24T13:47:39Z">
              <w:rPr>
                <w:rFonts w:hint="default" w:ascii="Times New Roman" w:hAnsi="Times New Roman" w:cs="Times New Roman"/>
                <w:sz w:val="24"/>
                <w:szCs w:val="24"/>
                <w:lang w:val="ru-RU"/>
              </w:rPr>
            </w:rPrChange>
          </w:rPr>
          <w:t>о раз</w:t>
        </w:r>
      </w:ins>
      <w:ins w:id="1910" w:author="google1599737165" w:date="2023-04-24T12:50:26Z">
        <w:r>
          <w:rPr>
            <w:rFonts w:hint="default" w:ascii="Verdana" w:hAnsi="Verdana" w:cs="Verdana"/>
            <w:sz w:val="18"/>
            <w:szCs w:val="18"/>
            <w:lang w:val="ru-RU"/>
            <w:rPrChange w:id="1911" w:author="google1599737165" w:date="2023-04-24T13:47:39Z">
              <w:rPr>
                <w:rFonts w:hint="default" w:ascii="Times New Roman" w:hAnsi="Times New Roman" w:cs="Times New Roman"/>
                <w:sz w:val="24"/>
                <w:szCs w:val="24"/>
                <w:lang w:val="ru-RU"/>
              </w:rPr>
            </w:rPrChange>
          </w:rPr>
          <w:t xml:space="preserve">мера </w:t>
        </w:r>
      </w:ins>
      <w:ins w:id="1912" w:author="google1599737165" w:date="2023-04-24T12:50:27Z">
        <w:r>
          <w:rPr>
            <w:rFonts w:hint="default" w:ascii="Verdana" w:hAnsi="Verdana" w:cs="Verdana"/>
            <w:sz w:val="18"/>
            <w:szCs w:val="18"/>
            <w:lang w:val="ru-RU"/>
            <w:rPrChange w:id="1913" w:author="google1599737165" w:date="2023-04-24T13:47:39Z">
              <w:rPr>
                <w:rFonts w:hint="default" w:ascii="Times New Roman" w:hAnsi="Times New Roman" w:cs="Times New Roman"/>
                <w:sz w:val="24"/>
                <w:szCs w:val="24"/>
                <w:lang w:val="ru-RU"/>
              </w:rPr>
            </w:rPrChange>
          </w:rPr>
          <w:t>(</w:t>
        </w:r>
      </w:ins>
      <w:ins w:id="1914" w:author="google1599737165" w:date="2023-04-24T12:50:53Z">
        <w:r>
          <w:rPr>
            <w:rFonts w:hint="default" w:ascii="Verdana" w:hAnsi="Verdana" w:cs="Verdana"/>
            <w:sz w:val="18"/>
            <w:szCs w:val="18"/>
            <w:lang w:val="ru-RU"/>
            <w:rPrChange w:id="1915" w:author="google1599737165" w:date="2023-04-24T13:47:39Z">
              <w:rPr>
                <w:rFonts w:hint="default" w:ascii="Times New Roman" w:hAnsi="Times New Roman" w:cs="Times New Roman"/>
                <w:sz w:val="24"/>
                <w:szCs w:val="24"/>
                <w:lang w:val="ru-RU"/>
              </w:rPr>
            </w:rPrChange>
          </w:rPr>
          <w:t>система Ван-Вина, площадь захвата 0.</w:t>
        </w:r>
      </w:ins>
      <w:ins w:id="1916" w:author="google1599737165" w:date="2023-04-24T12:50:56Z">
        <w:r>
          <w:rPr>
            <w:rFonts w:hint="default" w:ascii="Verdana" w:hAnsi="Verdana" w:cs="Verdana"/>
            <w:sz w:val="18"/>
            <w:szCs w:val="18"/>
            <w:lang w:val="ru-RU"/>
            <w:rPrChange w:id="1917" w:author="google1599737165" w:date="2023-04-24T13:47:39Z">
              <w:rPr>
                <w:rFonts w:hint="default" w:ascii="Times New Roman" w:hAnsi="Times New Roman" w:cs="Times New Roman"/>
                <w:sz w:val="24"/>
                <w:szCs w:val="24"/>
                <w:lang w:val="ru-RU"/>
              </w:rPr>
            </w:rPrChange>
          </w:rPr>
          <w:t>0</w:t>
        </w:r>
      </w:ins>
      <w:ins w:id="1918" w:author="google1599737165" w:date="2023-04-24T12:51:01Z">
        <w:r>
          <w:rPr>
            <w:rFonts w:hint="default" w:ascii="Verdana" w:hAnsi="Verdana" w:cs="Verdana"/>
            <w:sz w:val="18"/>
            <w:szCs w:val="18"/>
            <w:lang w:val="ru-RU"/>
            <w:rPrChange w:id="1919" w:author="google1599737165" w:date="2023-04-24T13:47:39Z">
              <w:rPr>
                <w:rFonts w:hint="default" w:ascii="Times New Roman" w:hAnsi="Times New Roman" w:cs="Times New Roman"/>
                <w:sz w:val="24"/>
                <w:szCs w:val="24"/>
                <w:lang w:val="ru-RU"/>
              </w:rPr>
            </w:rPrChange>
          </w:rPr>
          <w:t>25</w:t>
        </w:r>
      </w:ins>
      <w:ins w:id="1920" w:author="google1599737165" w:date="2023-04-24T12:50:53Z">
        <w:r>
          <w:rPr>
            <w:rFonts w:hint="default" w:ascii="Verdana" w:hAnsi="Verdana" w:cs="Verdana"/>
            <w:sz w:val="18"/>
            <w:szCs w:val="18"/>
            <w:lang w:val="ru-RU"/>
            <w:rPrChange w:id="1921" w:author="google1599737165" w:date="2023-04-24T13:47:39Z">
              <w:rPr>
                <w:rFonts w:hint="default" w:ascii="Times New Roman" w:hAnsi="Times New Roman" w:cs="Times New Roman"/>
                <w:sz w:val="24"/>
                <w:szCs w:val="24"/>
                <w:lang w:val="ru-RU"/>
              </w:rPr>
            </w:rPrChange>
          </w:rPr>
          <w:t xml:space="preserve"> м</w:t>
        </w:r>
      </w:ins>
      <w:ins w:id="1922" w:author="google1599737165" w:date="2023-04-24T12:50:53Z">
        <w:r>
          <w:rPr>
            <w:rFonts w:hint="default" w:ascii="Verdana" w:hAnsi="Verdana" w:cs="Verdana"/>
            <w:sz w:val="18"/>
            <w:szCs w:val="18"/>
            <w:vertAlign w:val="superscript"/>
            <w:lang w:val="ru-RU"/>
            <w:rPrChange w:id="1923" w:author="google1599737165" w:date="2023-04-24T13:47:39Z">
              <w:rPr>
                <w:rFonts w:hint="default" w:ascii="Times New Roman" w:hAnsi="Times New Roman" w:cs="Times New Roman"/>
                <w:sz w:val="24"/>
                <w:szCs w:val="24"/>
                <w:vertAlign w:val="superscript"/>
                <w:lang w:val="ru-RU"/>
              </w:rPr>
            </w:rPrChange>
          </w:rPr>
          <w:t>2</w:t>
        </w:r>
      </w:ins>
      <w:ins w:id="1924" w:author="google1599737165" w:date="2023-04-24T12:49:51Z">
        <w:r>
          <w:rPr>
            <w:rFonts w:hint="default" w:ascii="Verdana" w:hAnsi="Verdana" w:cs="Verdana"/>
            <w:sz w:val="18"/>
            <w:szCs w:val="18"/>
            <w:lang w:val="ru-RU"/>
            <w:rPrChange w:id="1925" w:author="google1599737165" w:date="2023-04-24T13:47:39Z">
              <w:rPr>
                <w:rFonts w:hint="default" w:ascii="Times New Roman" w:hAnsi="Times New Roman" w:cs="Times New Roman"/>
                <w:sz w:val="24"/>
                <w:szCs w:val="24"/>
                <w:lang w:val="ru-RU"/>
              </w:rPr>
            </w:rPrChange>
          </w:rPr>
          <w:t xml:space="preserve"> </w:t>
        </w:r>
      </w:ins>
      <w:ins w:id="1926" w:author="google1599737165" w:date="2023-04-24T12:51:08Z">
        <w:r>
          <w:rPr>
            <w:rFonts w:hint="default" w:ascii="Verdana" w:hAnsi="Verdana" w:cs="Verdana"/>
            <w:sz w:val="18"/>
            <w:szCs w:val="18"/>
            <w:lang w:val="ru-RU"/>
            <w:rPrChange w:id="1927" w:author="google1599737165" w:date="2023-04-24T13:47:39Z">
              <w:rPr>
                <w:rFonts w:hint="default" w:ascii="Times New Roman" w:hAnsi="Times New Roman" w:cs="Times New Roman"/>
                <w:sz w:val="24"/>
                <w:szCs w:val="24"/>
                <w:lang w:val="ru-RU"/>
              </w:rPr>
            </w:rPrChange>
          </w:rPr>
          <w:t>)</w:t>
        </w:r>
      </w:ins>
      <w:ins w:id="1928" w:author="google1599737165" w:date="2023-04-24T12:16:24Z">
        <w:r>
          <w:rPr>
            <w:rFonts w:hint="default" w:ascii="Verdana" w:hAnsi="Verdana" w:cs="Verdana"/>
            <w:sz w:val="18"/>
            <w:szCs w:val="18"/>
            <w:lang w:val="ru-RU"/>
            <w:rPrChange w:id="1929" w:author="google1599737165" w:date="2023-04-24T13:47:39Z">
              <w:rPr>
                <w:rFonts w:hint="default" w:ascii="Times New Roman" w:hAnsi="Times New Roman" w:cs="Times New Roman"/>
                <w:sz w:val="24"/>
                <w:szCs w:val="24"/>
                <w:lang w:val="ru-RU"/>
              </w:rPr>
            </w:rPrChange>
          </w:rPr>
          <w:t xml:space="preserve">. Расстояние между отдельными пробами на каждой станции учетного стационара должно исчисляться единицами метров. </w:t>
        </w:r>
      </w:ins>
    </w:p>
    <w:p>
      <w:pPr>
        <w:jc w:val="both"/>
        <w:rPr>
          <w:ins w:id="1930" w:author="google1599737165" w:date="2023-04-24T12:16:24Z"/>
          <w:rFonts w:hint="default" w:ascii="Verdana" w:hAnsi="Verdana" w:cs="Verdana"/>
          <w:sz w:val="18"/>
          <w:szCs w:val="18"/>
          <w:lang w:val="ru-RU"/>
          <w:rPrChange w:id="1931" w:author="google1599737165" w:date="2023-04-24T13:47:39Z">
            <w:rPr>
              <w:ins w:id="1932" w:author="google1599737165" w:date="2023-04-24T12:16:24Z"/>
              <w:rFonts w:hint="default" w:ascii="Times New Roman" w:hAnsi="Times New Roman" w:cs="Times New Roman"/>
              <w:sz w:val="24"/>
              <w:szCs w:val="24"/>
              <w:lang w:val="ru-RU"/>
            </w:rPr>
          </w:rPrChange>
        </w:rPr>
      </w:pPr>
      <w:ins w:id="1933" w:author="google1599737165" w:date="2023-04-24T12:16:45Z">
        <w:r>
          <w:rPr>
            <w:rFonts w:hint="default" w:ascii="Verdana" w:hAnsi="Verdana" w:cs="Verdana"/>
            <w:sz w:val="18"/>
            <w:szCs w:val="18"/>
            <w:lang w:val="ru-RU"/>
            <w:rPrChange w:id="1934" w:author="google1599737165" w:date="2023-04-24T13:47:39Z">
              <w:rPr>
                <w:rFonts w:hint="default" w:ascii="Times New Roman" w:hAnsi="Times New Roman" w:cs="Times New Roman"/>
                <w:sz w:val="24"/>
                <w:szCs w:val="24"/>
                <w:lang w:val="ru-RU"/>
              </w:rPr>
            </w:rPrChange>
          </w:rPr>
          <w:t>Е</w:t>
        </w:r>
      </w:ins>
      <w:ins w:id="1935" w:author="google1599737165" w:date="2023-04-24T12:16:46Z">
        <w:r>
          <w:rPr>
            <w:rFonts w:hint="default" w:ascii="Verdana" w:hAnsi="Verdana" w:cs="Verdana"/>
            <w:sz w:val="18"/>
            <w:szCs w:val="18"/>
            <w:lang w:val="ru-RU"/>
            <w:rPrChange w:id="1936" w:author="google1599737165" w:date="2023-04-24T13:47:39Z">
              <w:rPr>
                <w:rFonts w:hint="default" w:ascii="Times New Roman" w:hAnsi="Times New Roman" w:cs="Times New Roman"/>
                <w:sz w:val="24"/>
                <w:szCs w:val="24"/>
                <w:lang w:val="ru-RU"/>
              </w:rPr>
            </w:rPrChange>
          </w:rPr>
          <w:t xml:space="preserve">сли </w:t>
        </w:r>
      </w:ins>
      <w:ins w:id="1937" w:author="google1599737165" w:date="2023-04-24T12:16:49Z">
        <w:r>
          <w:rPr>
            <w:rFonts w:hint="default" w:ascii="Verdana" w:hAnsi="Verdana" w:cs="Verdana"/>
            <w:sz w:val="18"/>
            <w:szCs w:val="18"/>
            <w:lang w:val="ru-RU"/>
            <w:rPrChange w:id="1938" w:author="google1599737165" w:date="2023-04-24T13:47:39Z">
              <w:rPr>
                <w:rFonts w:hint="default" w:ascii="Times New Roman" w:hAnsi="Times New Roman" w:cs="Times New Roman"/>
                <w:sz w:val="24"/>
                <w:szCs w:val="24"/>
                <w:lang w:val="ru-RU"/>
              </w:rPr>
            </w:rPrChange>
          </w:rPr>
          <w:t>дно</w:t>
        </w:r>
      </w:ins>
      <w:ins w:id="1939" w:author="google1599737165" w:date="2023-04-24T12:16:50Z">
        <w:r>
          <w:rPr>
            <w:rFonts w:hint="default" w:ascii="Verdana" w:hAnsi="Verdana" w:cs="Verdana"/>
            <w:sz w:val="18"/>
            <w:szCs w:val="18"/>
            <w:lang w:val="ru-RU"/>
            <w:rPrChange w:id="1940" w:author="google1599737165" w:date="2023-04-24T13:47:39Z">
              <w:rPr>
                <w:rFonts w:hint="default" w:ascii="Times New Roman" w:hAnsi="Times New Roman" w:cs="Times New Roman"/>
                <w:sz w:val="24"/>
                <w:szCs w:val="24"/>
                <w:lang w:val="ru-RU"/>
              </w:rPr>
            </w:rPrChange>
          </w:rPr>
          <w:t>черп</w:t>
        </w:r>
      </w:ins>
      <w:ins w:id="1941" w:author="google1599737165" w:date="2023-04-24T12:16:51Z">
        <w:r>
          <w:rPr>
            <w:rFonts w:hint="default" w:ascii="Verdana" w:hAnsi="Verdana" w:cs="Verdana"/>
            <w:sz w:val="18"/>
            <w:szCs w:val="18"/>
            <w:lang w:val="ru-RU"/>
            <w:rPrChange w:id="1942" w:author="google1599737165" w:date="2023-04-24T13:47:39Z">
              <w:rPr>
                <w:rFonts w:hint="default" w:ascii="Times New Roman" w:hAnsi="Times New Roman" w:cs="Times New Roman"/>
                <w:sz w:val="24"/>
                <w:szCs w:val="24"/>
                <w:lang w:val="ru-RU"/>
              </w:rPr>
            </w:rPrChange>
          </w:rPr>
          <w:t xml:space="preserve">атель </w:t>
        </w:r>
      </w:ins>
      <w:ins w:id="1943" w:author="google1599737165" w:date="2023-04-24T12:16:55Z">
        <w:r>
          <w:rPr>
            <w:rFonts w:hint="default" w:ascii="Verdana" w:hAnsi="Verdana" w:cs="Verdana"/>
            <w:sz w:val="18"/>
            <w:szCs w:val="18"/>
            <w:lang w:val="ru-RU"/>
            <w:rPrChange w:id="1944" w:author="google1599737165" w:date="2023-04-24T13:47:39Z">
              <w:rPr>
                <w:rFonts w:hint="default" w:ascii="Times New Roman" w:hAnsi="Times New Roman" w:cs="Times New Roman"/>
                <w:sz w:val="24"/>
                <w:szCs w:val="24"/>
                <w:lang w:val="ru-RU"/>
              </w:rPr>
            </w:rPrChange>
          </w:rPr>
          <w:t>п</w:t>
        </w:r>
      </w:ins>
      <w:ins w:id="1945" w:author="google1599737165" w:date="2023-04-24T12:17:00Z">
        <w:r>
          <w:rPr>
            <w:rFonts w:hint="default" w:ascii="Verdana" w:hAnsi="Verdana" w:cs="Verdana"/>
            <w:sz w:val="18"/>
            <w:szCs w:val="18"/>
            <w:lang w:val="ru-RU"/>
            <w:rPrChange w:id="1946" w:author="google1599737165" w:date="2023-04-24T13:47:39Z">
              <w:rPr>
                <w:rFonts w:hint="default" w:ascii="Times New Roman" w:hAnsi="Times New Roman" w:cs="Times New Roman"/>
                <w:sz w:val="24"/>
                <w:szCs w:val="24"/>
                <w:lang w:val="ru-RU"/>
              </w:rPr>
            </w:rPrChange>
          </w:rPr>
          <w:t>рино</w:t>
        </w:r>
      </w:ins>
      <w:ins w:id="1947" w:author="google1599737165" w:date="2023-04-24T12:17:01Z">
        <w:r>
          <w:rPr>
            <w:rFonts w:hint="default" w:ascii="Verdana" w:hAnsi="Verdana" w:cs="Verdana"/>
            <w:sz w:val="18"/>
            <w:szCs w:val="18"/>
            <w:lang w:val="ru-RU"/>
            <w:rPrChange w:id="1948" w:author="google1599737165" w:date="2023-04-24T13:47:39Z">
              <w:rPr>
                <w:rFonts w:hint="default" w:ascii="Times New Roman" w:hAnsi="Times New Roman" w:cs="Times New Roman"/>
                <w:sz w:val="24"/>
                <w:szCs w:val="24"/>
                <w:lang w:val="ru-RU"/>
              </w:rPr>
            </w:rPrChange>
          </w:rPr>
          <w:t>сит пр</w:t>
        </w:r>
      </w:ins>
      <w:ins w:id="1949" w:author="google1599737165" w:date="2023-04-24T12:17:02Z">
        <w:r>
          <w:rPr>
            <w:rFonts w:hint="default" w:ascii="Verdana" w:hAnsi="Verdana" w:cs="Verdana"/>
            <w:sz w:val="18"/>
            <w:szCs w:val="18"/>
            <w:lang w:val="ru-RU"/>
            <w:rPrChange w:id="1950" w:author="google1599737165" w:date="2023-04-24T13:47:39Z">
              <w:rPr>
                <w:rFonts w:hint="default" w:ascii="Times New Roman" w:hAnsi="Times New Roman" w:cs="Times New Roman"/>
                <w:sz w:val="24"/>
                <w:szCs w:val="24"/>
                <w:lang w:val="ru-RU"/>
              </w:rPr>
            </w:rPrChange>
          </w:rPr>
          <w:t>обу</w:t>
        </w:r>
      </w:ins>
      <w:ins w:id="1951" w:author="google1599737165" w:date="2023-04-24T12:17:05Z">
        <w:r>
          <w:rPr>
            <w:rFonts w:hint="default" w:ascii="Verdana" w:hAnsi="Verdana" w:cs="Verdana"/>
            <w:sz w:val="18"/>
            <w:szCs w:val="18"/>
            <w:lang w:val="ru-RU"/>
            <w:rPrChange w:id="1952" w:author="google1599737165" w:date="2023-04-24T13:47:39Z">
              <w:rPr>
                <w:rFonts w:hint="default" w:ascii="Times New Roman" w:hAnsi="Times New Roman" w:cs="Times New Roman"/>
                <w:sz w:val="24"/>
                <w:szCs w:val="24"/>
                <w:lang w:val="ru-RU"/>
              </w:rPr>
            </w:rPrChange>
          </w:rPr>
          <w:t>, кот</w:t>
        </w:r>
      </w:ins>
      <w:ins w:id="1953" w:author="google1599737165" w:date="2023-04-24T12:17:07Z">
        <w:r>
          <w:rPr>
            <w:rFonts w:hint="default" w:ascii="Verdana" w:hAnsi="Verdana" w:cs="Verdana"/>
            <w:sz w:val="18"/>
            <w:szCs w:val="18"/>
            <w:lang w:val="ru-RU"/>
            <w:rPrChange w:id="1954" w:author="google1599737165" w:date="2023-04-24T13:47:39Z">
              <w:rPr>
                <w:rFonts w:hint="default" w:ascii="Times New Roman" w:hAnsi="Times New Roman" w:cs="Times New Roman"/>
                <w:sz w:val="24"/>
                <w:szCs w:val="24"/>
                <w:lang w:val="ru-RU"/>
              </w:rPr>
            </w:rPrChange>
          </w:rPr>
          <w:t>о</w:t>
        </w:r>
      </w:ins>
      <w:ins w:id="1955" w:author="google1599737165" w:date="2023-04-24T12:17:08Z">
        <w:r>
          <w:rPr>
            <w:rFonts w:hint="default" w:ascii="Verdana" w:hAnsi="Verdana" w:cs="Verdana"/>
            <w:sz w:val="18"/>
            <w:szCs w:val="18"/>
            <w:lang w:val="ru-RU"/>
            <w:rPrChange w:id="1956" w:author="google1599737165" w:date="2023-04-24T13:47:39Z">
              <w:rPr>
                <w:rFonts w:hint="default" w:ascii="Times New Roman" w:hAnsi="Times New Roman" w:cs="Times New Roman"/>
                <w:sz w:val="24"/>
                <w:szCs w:val="24"/>
                <w:lang w:val="ru-RU"/>
              </w:rPr>
            </w:rPrChange>
          </w:rPr>
          <w:t>ра</w:t>
        </w:r>
      </w:ins>
      <w:ins w:id="1957" w:author="google1599737165" w:date="2023-04-24T12:17:09Z">
        <w:r>
          <w:rPr>
            <w:rFonts w:hint="default" w:ascii="Verdana" w:hAnsi="Verdana" w:cs="Verdana"/>
            <w:sz w:val="18"/>
            <w:szCs w:val="18"/>
            <w:lang w:val="ru-RU"/>
            <w:rPrChange w:id="1958" w:author="google1599737165" w:date="2023-04-24T13:47:39Z">
              <w:rPr>
                <w:rFonts w:hint="default" w:ascii="Times New Roman" w:hAnsi="Times New Roman" w:cs="Times New Roman"/>
                <w:sz w:val="24"/>
                <w:szCs w:val="24"/>
                <w:lang w:val="ru-RU"/>
              </w:rPr>
            </w:rPrChange>
          </w:rPr>
          <w:t xml:space="preserve">я не </w:t>
        </w:r>
      </w:ins>
      <w:ins w:id="1959" w:author="google1599737165" w:date="2023-04-24T12:17:10Z">
        <w:r>
          <w:rPr>
            <w:rFonts w:hint="default" w:ascii="Verdana" w:hAnsi="Verdana" w:cs="Verdana"/>
            <w:sz w:val="18"/>
            <w:szCs w:val="18"/>
            <w:lang w:val="ru-RU"/>
            <w:rPrChange w:id="1960" w:author="google1599737165" w:date="2023-04-24T13:47:39Z">
              <w:rPr>
                <w:rFonts w:hint="default" w:ascii="Times New Roman" w:hAnsi="Times New Roman" w:cs="Times New Roman"/>
                <w:sz w:val="24"/>
                <w:szCs w:val="24"/>
                <w:lang w:val="ru-RU"/>
              </w:rPr>
            </w:rPrChange>
          </w:rPr>
          <w:t>запол</w:t>
        </w:r>
      </w:ins>
      <w:ins w:id="1961" w:author="google1599737165" w:date="2023-04-24T12:17:11Z">
        <w:r>
          <w:rPr>
            <w:rFonts w:hint="default" w:ascii="Verdana" w:hAnsi="Verdana" w:cs="Verdana"/>
            <w:sz w:val="18"/>
            <w:szCs w:val="18"/>
            <w:lang w:val="ru-RU"/>
            <w:rPrChange w:id="1962" w:author="google1599737165" w:date="2023-04-24T13:47:39Z">
              <w:rPr>
                <w:rFonts w:hint="default" w:ascii="Times New Roman" w:hAnsi="Times New Roman" w:cs="Times New Roman"/>
                <w:sz w:val="24"/>
                <w:szCs w:val="24"/>
                <w:lang w:val="ru-RU"/>
              </w:rPr>
            </w:rPrChange>
          </w:rPr>
          <w:t xml:space="preserve">няет </w:t>
        </w:r>
      </w:ins>
      <w:ins w:id="1963" w:author="google1599737165" w:date="2023-04-24T12:17:20Z">
        <w:r>
          <w:rPr>
            <w:rFonts w:hint="default" w:ascii="Verdana" w:hAnsi="Verdana" w:cs="Verdana"/>
            <w:sz w:val="18"/>
            <w:szCs w:val="18"/>
            <w:lang w:val="ru-RU"/>
            <w:rPrChange w:id="1964" w:author="google1599737165" w:date="2023-04-24T13:47:39Z">
              <w:rPr>
                <w:rFonts w:hint="default" w:ascii="Times New Roman" w:hAnsi="Times New Roman" w:cs="Times New Roman"/>
                <w:sz w:val="24"/>
                <w:szCs w:val="24"/>
                <w:lang w:val="ru-RU"/>
              </w:rPr>
            </w:rPrChange>
          </w:rPr>
          <w:t>его</w:t>
        </w:r>
      </w:ins>
      <w:ins w:id="1965" w:author="google1599737165" w:date="2023-04-24T12:17:21Z">
        <w:r>
          <w:rPr>
            <w:rFonts w:hint="default" w:ascii="Verdana" w:hAnsi="Verdana" w:cs="Verdana"/>
            <w:sz w:val="18"/>
            <w:szCs w:val="18"/>
            <w:lang w:val="ru-RU"/>
            <w:rPrChange w:id="1966" w:author="google1599737165" w:date="2023-04-24T13:47:39Z">
              <w:rPr>
                <w:rFonts w:hint="default" w:ascii="Times New Roman" w:hAnsi="Times New Roman" w:cs="Times New Roman"/>
                <w:sz w:val="24"/>
                <w:szCs w:val="24"/>
                <w:lang w:val="ru-RU"/>
              </w:rPr>
            </w:rPrChange>
          </w:rPr>
          <w:t xml:space="preserve"> шт</w:t>
        </w:r>
      </w:ins>
      <w:ins w:id="1967" w:author="google1599737165" w:date="2023-04-24T12:17:22Z">
        <w:r>
          <w:rPr>
            <w:rFonts w:hint="default" w:ascii="Verdana" w:hAnsi="Verdana" w:cs="Verdana"/>
            <w:sz w:val="18"/>
            <w:szCs w:val="18"/>
            <w:lang w:val="ru-RU"/>
            <w:rPrChange w:id="1968" w:author="google1599737165" w:date="2023-04-24T13:47:39Z">
              <w:rPr>
                <w:rFonts w:hint="default" w:ascii="Times New Roman" w:hAnsi="Times New Roman" w:cs="Times New Roman"/>
                <w:sz w:val="24"/>
                <w:szCs w:val="24"/>
                <w:lang w:val="ru-RU"/>
              </w:rPr>
            </w:rPrChange>
          </w:rPr>
          <w:t>атны</w:t>
        </w:r>
      </w:ins>
      <w:ins w:id="1969" w:author="google1599737165" w:date="2023-04-24T12:17:23Z">
        <w:r>
          <w:rPr>
            <w:rFonts w:hint="default" w:ascii="Verdana" w:hAnsi="Verdana" w:cs="Verdana"/>
            <w:sz w:val="18"/>
            <w:szCs w:val="18"/>
            <w:lang w:val="ru-RU"/>
            <w:rPrChange w:id="1970" w:author="google1599737165" w:date="2023-04-24T13:47:39Z">
              <w:rPr>
                <w:rFonts w:hint="default" w:ascii="Times New Roman" w:hAnsi="Times New Roman" w:cs="Times New Roman"/>
                <w:sz w:val="24"/>
                <w:szCs w:val="24"/>
                <w:lang w:val="ru-RU"/>
              </w:rPr>
            </w:rPrChange>
          </w:rPr>
          <w:t>й об</w:t>
        </w:r>
      </w:ins>
      <w:ins w:id="1971" w:author="google1599737165" w:date="2023-04-24T12:17:24Z">
        <w:r>
          <w:rPr>
            <w:rFonts w:hint="default" w:ascii="Verdana" w:hAnsi="Verdana" w:cs="Verdana"/>
            <w:sz w:val="18"/>
            <w:szCs w:val="18"/>
            <w:lang w:val="ru-RU"/>
            <w:rPrChange w:id="1972" w:author="google1599737165" w:date="2023-04-24T13:47:39Z">
              <w:rPr>
                <w:rFonts w:hint="default" w:ascii="Times New Roman" w:hAnsi="Times New Roman" w:cs="Times New Roman"/>
                <w:sz w:val="24"/>
                <w:szCs w:val="24"/>
                <w:lang w:val="ru-RU"/>
              </w:rPr>
            </w:rPrChange>
          </w:rPr>
          <w:t>ъе</w:t>
        </w:r>
      </w:ins>
      <w:ins w:id="1973" w:author="google1599737165" w:date="2023-04-24T12:17:25Z">
        <w:r>
          <w:rPr>
            <w:rFonts w:hint="default" w:ascii="Verdana" w:hAnsi="Verdana" w:cs="Verdana"/>
            <w:sz w:val="18"/>
            <w:szCs w:val="18"/>
            <w:lang w:val="ru-RU"/>
            <w:rPrChange w:id="1974" w:author="google1599737165" w:date="2023-04-24T13:47:39Z">
              <w:rPr>
                <w:rFonts w:hint="default" w:ascii="Times New Roman" w:hAnsi="Times New Roman" w:cs="Times New Roman"/>
                <w:sz w:val="24"/>
                <w:szCs w:val="24"/>
                <w:lang w:val="ru-RU"/>
              </w:rPr>
            </w:rPrChange>
          </w:rPr>
          <w:t xml:space="preserve">м </w:t>
        </w:r>
      </w:ins>
      <w:ins w:id="1975" w:author="google1599737165" w:date="2023-04-24T12:17:26Z">
        <w:r>
          <w:rPr>
            <w:rFonts w:hint="default" w:ascii="Verdana" w:hAnsi="Verdana" w:cs="Verdana"/>
            <w:sz w:val="18"/>
            <w:szCs w:val="18"/>
            <w:lang w:val="ru-RU"/>
            <w:rPrChange w:id="1976" w:author="google1599737165" w:date="2023-04-24T13:47:39Z">
              <w:rPr>
                <w:rFonts w:hint="default" w:ascii="Times New Roman" w:hAnsi="Times New Roman" w:cs="Times New Roman"/>
                <w:sz w:val="24"/>
                <w:szCs w:val="24"/>
                <w:lang w:val="ru-RU"/>
              </w:rPr>
            </w:rPrChange>
          </w:rPr>
          <w:t>(</w:t>
        </w:r>
      </w:ins>
      <w:ins w:id="1977" w:author="google1599737165" w:date="2023-04-24T12:17:27Z">
        <w:r>
          <w:rPr>
            <w:rFonts w:hint="default" w:ascii="Verdana" w:hAnsi="Verdana" w:cs="Verdana"/>
            <w:sz w:val="18"/>
            <w:szCs w:val="18"/>
            <w:lang w:val="ru-RU"/>
            <w:rPrChange w:id="1978" w:author="google1599737165" w:date="2023-04-24T13:47:39Z">
              <w:rPr>
                <w:rFonts w:hint="default" w:ascii="Times New Roman" w:hAnsi="Times New Roman" w:cs="Times New Roman"/>
                <w:sz w:val="24"/>
                <w:szCs w:val="24"/>
                <w:lang w:val="ru-RU"/>
              </w:rPr>
            </w:rPrChange>
          </w:rPr>
          <w:t>наприм</w:t>
        </w:r>
      </w:ins>
      <w:ins w:id="1979" w:author="google1599737165" w:date="2023-04-24T12:17:28Z">
        <w:r>
          <w:rPr>
            <w:rFonts w:hint="default" w:ascii="Verdana" w:hAnsi="Verdana" w:cs="Verdana"/>
            <w:sz w:val="18"/>
            <w:szCs w:val="18"/>
            <w:lang w:val="ru-RU"/>
            <w:rPrChange w:id="1980" w:author="google1599737165" w:date="2023-04-24T13:47:39Z">
              <w:rPr>
                <w:rFonts w:hint="default" w:ascii="Times New Roman" w:hAnsi="Times New Roman" w:cs="Times New Roman"/>
                <w:sz w:val="24"/>
                <w:szCs w:val="24"/>
                <w:lang w:val="ru-RU"/>
              </w:rPr>
            </w:rPrChange>
          </w:rPr>
          <w:t xml:space="preserve">ер, </w:t>
        </w:r>
      </w:ins>
      <w:ins w:id="1981" w:author="google1599737165" w:date="2023-04-24T12:17:29Z">
        <w:r>
          <w:rPr>
            <w:rFonts w:hint="default" w:ascii="Verdana" w:hAnsi="Verdana" w:cs="Verdana"/>
            <w:sz w:val="18"/>
            <w:szCs w:val="18"/>
            <w:lang w:val="ru-RU"/>
            <w:rPrChange w:id="1982" w:author="google1599737165" w:date="2023-04-24T13:47:39Z">
              <w:rPr>
                <w:rFonts w:hint="default" w:ascii="Times New Roman" w:hAnsi="Times New Roman" w:cs="Times New Roman"/>
                <w:sz w:val="24"/>
                <w:szCs w:val="24"/>
                <w:lang w:val="ru-RU"/>
              </w:rPr>
            </w:rPrChange>
          </w:rPr>
          <w:t>из</w:t>
        </w:r>
      </w:ins>
      <w:ins w:id="1983" w:author="google1599737165" w:date="2023-04-24T12:17:30Z">
        <w:r>
          <w:rPr>
            <w:rFonts w:hint="default" w:ascii="Verdana" w:hAnsi="Verdana" w:cs="Verdana"/>
            <w:sz w:val="18"/>
            <w:szCs w:val="18"/>
            <w:lang w:val="ru-RU"/>
            <w:rPrChange w:id="1984" w:author="google1599737165" w:date="2023-04-24T13:47:39Z">
              <w:rPr>
                <w:rFonts w:hint="default" w:ascii="Times New Roman" w:hAnsi="Times New Roman" w:cs="Times New Roman"/>
                <w:sz w:val="24"/>
                <w:szCs w:val="24"/>
                <w:lang w:val="ru-RU"/>
              </w:rPr>
            </w:rPrChange>
          </w:rPr>
          <w:t>-</w:t>
        </w:r>
      </w:ins>
      <w:ins w:id="1985" w:author="google1599737165" w:date="2023-04-24T12:17:31Z">
        <w:r>
          <w:rPr>
            <w:rFonts w:hint="default" w:ascii="Verdana" w:hAnsi="Verdana" w:cs="Verdana"/>
            <w:sz w:val="18"/>
            <w:szCs w:val="18"/>
            <w:lang w:val="ru-RU"/>
            <w:rPrChange w:id="1986" w:author="google1599737165" w:date="2023-04-24T13:47:39Z">
              <w:rPr>
                <w:rFonts w:hint="default" w:ascii="Times New Roman" w:hAnsi="Times New Roman" w:cs="Times New Roman"/>
                <w:sz w:val="24"/>
                <w:szCs w:val="24"/>
                <w:lang w:val="ru-RU"/>
              </w:rPr>
            </w:rPrChange>
          </w:rPr>
          <w:t xml:space="preserve">за </w:t>
        </w:r>
      </w:ins>
      <w:ins w:id="1987" w:author="google1599737165" w:date="2023-04-24T12:17:32Z">
        <w:r>
          <w:rPr>
            <w:rFonts w:hint="default" w:ascii="Verdana" w:hAnsi="Verdana" w:cs="Verdana"/>
            <w:sz w:val="18"/>
            <w:szCs w:val="18"/>
            <w:lang w:val="ru-RU"/>
            <w:rPrChange w:id="1988" w:author="google1599737165" w:date="2023-04-24T13:47:39Z">
              <w:rPr>
                <w:rFonts w:hint="default" w:ascii="Times New Roman" w:hAnsi="Times New Roman" w:cs="Times New Roman"/>
                <w:sz w:val="24"/>
                <w:szCs w:val="24"/>
                <w:lang w:val="ru-RU"/>
              </w:rPr>
            </w:rPrChange>
          </w:rPr>
          <w:t>з</w:t>
        </w:r>
      </w:ins>
      <w:ins w:id="1989" w:author="google1599737165" w:date="2023-04-24T12:17:33Z">
        <w:r>
          <w:rPr>
            <w:rFonts w:hint="default" w:ascii="Verdana" w:hAnsi="Verdana" w:cs="Verdana"/>
            <w:sz w:val="18"/>
            <w:szCs w:val="18"/>
            <w:lang w:val="ru-RU"/>
            <w:rPrChange w:id="1990" w:author="google1599737165" w:date="2023-04-24T13:47:39Z">
              <w:rPr>
                <w:rFonts w:hint="default" w:ascii="Times New Roman" w:hAnsi="Times New Roman" w:cs="Times New Roman"/>
                <w:sz w:val="24"/>
                <w:szCs w:val="24"/>
                <w:lang w:val="ru-RU"/>
              </w:rPr>
            </w:rPrChange>
          </w:rPr>
          <w:t>астре</w:t>
        </w:r>
      </w:ins>
      <w:ins w:id="1991" w:author="google1599737165" w:date="2023-04-24T12:17:34Z">
        <w:r>
          <w:rPr>
            <w:rFonts w:hint="default" w:ascii="Verdana" w:hAnsi="Verdana" w:cs="Verdana"/>
            <w:sz w:val="18"/>
            <w:szCs w:val="18"/>
            <w:lang w:val="ru-RU"/>
            <w:rPrChange w:id="1992" w:author="google1599737165" w:date="2023-04-24T13:47:39Z">
              <w:rPr>
                <w:rFonts w:hint="default" w:ascii="Times New Roman" w:hAnsi="Times New Roman" w:cs="Times New Roman"/>
                <w:sz w:val="24"/>
                <w:szCs w:val="24"/>
                <w:lang w:val="ru-RU"/>
              </w:rPr>
            </w:rPrChange>
          </w:rPr>
          <w:t xml:space="preserve">вания </w:t>
        </w:r>
      </w:ins>
      <w:ins w:id="1993" w:author="google1599737165" w:date="2023-04-24T12:17:35Z">
        <w:r>
          <w:rPr>
            <w:rFonts w:hint="default" w:ascii="Verdana" w:hAnsi="Verdana" w:cs="Verdana"/>
            <w:sz w:val="18"/>
            <w:szCs w:val="18"/>
            <w:lang w:val="ru-RU"/>
            <w:rPrChange w:id="1994" w:author="google1599737165" w:date="2023-04-24T13:47:39Z">
              <w:rPr>
                <w:rFonts w:hint="default" w:ascii="Times New Roman" w:hAnsi="Times New Roman" w:cs="Times New Roman"/>
                <w:sz w:val="24"/>
                <w:szCs w:val="24"/>
                <w:lang w:val="ru-RU"/>
              </w:rPr>
            </w:rPrChange>
          </w:rPr>
          <w:t>к</w:t>
        </w:r>
      </w:ins>
      <w:ins w:id="1995" w:author="google1599737165" w:date="2023-04-24T12:17:36Z">
        <w:r>
          <w:rPr>
            <w:rFonts w:hint="default" w:ascii="Verdana" w:hAnsi="Verdana" w:cs="Verdana"/>
            <w:sz w:val="18"/>
            <w:szCs w:val="18"/>
            <w:lang w:val="ru-RU"/>
            <w:rPrChange w:id="1996" w:author="google1599737165" w:date="2023-04-24T13:47:39Z">
              <w:rPr>
                <w:rFonts w:hint="default" w:ascii="Times New Roman" w:hAnsi="Times New Roman" w:cs="Times New Roman"/>
                <w:sz w:val="24"/>
                <w:szCs w:val="24"/>
                <w:lang w:val="ru-RU"/>
              </w:rPr>
            </w:rPrChange>
          </w:rPr>
          <w:t>амне</w:t>
        </w:r>
      </w:ins>
      <w:ins w:id="1997" w:author="google1599737165" w:date="2023-04-24T12:17:37Z">
        <w:r>
          <w:rPr>
            <w:rFonts w:hint="default" w:ascii="Verdana" w:hAnsi="Verdana" w:cs="Verdana"/>
            <w:sz w:val="18"/>
            <w:szCs w:val="18"/>
            <w:lang w:val="ru-RU"/>
            <w:rPrChange w:id="1998" w:author="google1599737165" w:date="2023-04-24T13:47:39Z">
              <w:rPr>
                <w:rFonts w:hint="default" w:ascii="Times New Roman" w:hAnsi="Times New Roman" w:cs="Times New Roman"/>
                <w:sz w:val="24"/>
                <w:szCs w:val="24"/>
                <w:lang w:val="ru-RU"/>
              </w:rPr>
            </w:rPrChange>
          </w:rPr>
          <w:t xml:space="preserve">й </w:t>
        </w:r>
      </w:ins>
      <w:ins w:id="1999" w:author="google1599737165" w:date="2023-04-24T12:17:38Z">
        <w:r>
          <w:rPr>
            <w:rFonts w:hint="default" w:ascii="Verdana" w:hAnsi="Verdana" w:cs="Verdana"/>
            <w:sz w:val="18"/>
            <w:szCs w:val="18"/>
            <w:lang w:val="ru-RU"/>
            <w:rPrChange w:id="2000" w:author="google1599737165" w:date="2023-04-24T13:47:39Z">
              <w:rPr>
                <w:rFonts w:hint="default" w:ascii="Times New Roman" w:hAnsi="Times New Roman" w:cs="Times New Roman"/>
                <w:sz w:val="24"/>
                <w:szCs w:val="24"/>
                <w:lang w:val="ru-RU"/>
              </w:rPr>
            </w:rPrChange>
          </w:rPr>
          <w:t xml:space="preserve">в </w:t>
        </w:r>
      </w:ins>
      <w:ins w:id="2001" w:author="google1599737165" w:date="2023-04-24T12:17:39Z">
        <w:r>
          <w:rPr>
            <w:rFonts w:hint="default" w:ascii="Verdana" w:hAnsi="Verdana" w:cs="Verdana"/>
            <w:sz w:val="18"/>
            <w:szCs w:val="18"/>
            <w:lang w:val="ru-RU"/>
            <w:rPrChange w:id="2002" w:author="google1599737165" w:date="2023-04-24T13:47:39Z">
              <w:rPr>
                <w:rFonts w:hint="default" w:ascii="Times New Roman" w:hAnsi="Times New Roman" w:cs="Times New Roman"/>
                <w:sz w:val="24"/>
                <w:szCs w:val="24"/>
                <w:lang w:val="ru-RU"/>
              </w:rPr>
            </w:rPrChange>
          </w:rPr>
          <w:t>с</w:t>
        </w:r>
      </w:ins>
      <w:ins w:id="2003" w:author="google1599737165" w:date="2023-04-24T12:17:40Z">
        <w:r>
          <w:rPr>
            <w:rFonts w:hint="default" w:ascii="Verdana" w:hAnsi="Verdana" w:cs="Verdana"/>
            <w:sz w:val="18"/>
            <w:szCs w:val="18"/>
            <w:lang w:val="ru-RU"/>
            <w:rPrChange w:id="2004" w:author="google1599737165" w:date="2023-04-24T13:47:39Z">
              <w:rPr>
                <w:rFonts w:hint="default" w:ascii="Times New Roman" w:hAnsi="Times New Roman" w:cs="Times New Roman"/>
                <w:sz w:val="24"/>
                <w:szCs w:val="24"/>
                <w:lang w:val="ru-RU"/>
              </w:rPr>
            </w:rPrChange>
          </w:rPr>
          <w:t>творк</w:t>
        </w:r>
      </w:ins>
      <w:ins w:id="2005" w:author="google1599737165" w:date="2023-04-24T12:17:41Z">
        <w:r>
          <w:rPr>
            <w:rFonts w:hint="default" w:ascii="Verdana" w:hAnsi="Verdana" w:cs="Verdana"/>
            <w:sz w:val="18"/>
            <w:szCs w:val="18"/>
            <w:lang w:val="ru-RU"/>
            <w:rPrChange w:id="2006" w:author="google1599737165" w:date="2023-04-24T13:47:39Z">
              <w:rPr>
                <w:rFonts w:hint="default" w:ascii="Times New Roman" w:hAnsi="Times New Roman" w:cs="Times New Roman"/>
                <w:sz w:val="24"/>
                <w:szCs w:val="24"/>
                <w:lang w:val="ru-RU"/>
              </w:rPr>
            </w:rPrChange>
          </w:rPr>
          <w:t>ах</w:t>
        </w:r>
      </w:ins>
      <w:ins w:id="2007" w:author="google1599737165" w:date="2023-04-24T12:17:42Z">
        <w:r>
          <w:rPr>
            <w:rFonts w:hint="default" w:ascii="Verdana" w:hAnsi="Verdana" w:cs="Verdana"/>
            <w:sz w:val="18"/>
            <w:szCs w:val="18"/>
            <w:lang w:val="ru-RU"/>
            <w:rPrChange w:id="2008" w:author="google1599737165" w:date="2023-04-24T13:47:39Z">
              <w:rPr>
                <w:rFonts w:hint="default" w:ascii="Times New Roman" w:hAnsi="Times New Roman" w:cs="Times New Roman"/>
                <w:sz w:val="24"/>
                <w:szCs w:val="24"/>
                <w:lang w:val="ru-RU"/>
              </w:rPr>
            </w:rPrChange>
          </w:rPr>
          <w:t>)</w:t>
        </w:r>
      </w:ins>
      <w:ins w:id="2009" w:author="google1599737165" w:date="2023-04-24T12:17:43Z">
        <w:r>
          <w:rPr>
            <w:rFonts w:hint="default" w:ascii="Verdana" w:hAnsi="Verdana" w:cs="Verdana"/>
            <w:sz w:val="18"/>
            <w:szCs w:val="18"/>
            <w:lang w:val="ru-RU"/>
            <w:rPrChange w:id="2010" w:author="google1599737165" w:date="2023-04-24T13:47:39Z">
              <w:rPr>
                <w:rFonts w:hint="default" w:ascii="Times New Roman" w:hAnsi="Times New Roman" w:cs="Times New Roman"/>
                <w:sz w:val="24"/>
                <w:szCs w:val="24"/>
                <w:lang w:val="ru-RU"/>
              </w:rPr>
            </w:rPrChange>
          </w:rPr>
          <w:t xml:space="preserve"> так</w:t>
        </w:r>
      </w:ins>
      <w:ins w:id="2011" w:author="google1599737165" w:date="2023-04-24T12:17:44Z">
        <w:r>
          <w:rPr>
            <w:rFonts w:hint="default" w:ascii="Verdana" w:hAnsi="Verdana" w:cs="Verdana"/>
            <w:sz w:val="18"/>
            <w:szCs w:val="18"/>
            <w:lang w:val="ru-RU"/>
            <w:rPrChange w:id="2012" w:author="google1599737165" w:date="2023-04-24T13:47:39Z">
              <w:rPr>
                <w:rFonts w:hint="default" w:ascii="Times New Roman" w:hAnsi="Times New Roman" w:cs="Times New Roman"/>
                <w:sz w:val="24"/>
                <w:szCs w:val="24"/>
                <w:lang w:val="ru-RU"/>
              </w:rPr>
            </w:rPrChange>
          </w:rPr>
          <w:t>ая пр</w:t>
        </w:r>
      </w:ins>
      <w:ins w:id="2013" w:author="google1599737165" w:date="2023-04-24T12:17:45Z">
        <w:r>
          <w:rPr>
            <w:rFonts w:hint="default" w:ascii="Verdana" w:hAnsi="Verdana" w:cs="Verdana"/>
            <w:sz w:val="18"/>
            <w:szCs w:val="18"/>
            <w:lang w:val="ru-RU"/>
            <w:rPrChange w:id="2014" w:author="google1599737165" w:date="2023-04-24T13:47:39Z">
              <w:rPr>
                <w:rFonts w:hint="default" w:ascii="Times New Roman" w:hAnsi="Times New Roman" w:cs="Times New Roman"/>
                <w:sz w:val="24"/>
                <w:szCs w:val="24"/>
                <w:lang w:val="ru-RU"/>
              </w:rPr>
            </w:rPrChange>
          </w:rPr>
          <w:t>об</w:t>
        </w:r>
      </w:ins>
      <w:ins w:id="2015" w:author="google1599737165" w:date="2023-04-24T12:17:46Z">
        <w:r>
          <w:rPr>
            <w:rFonts w:hint="default" w:ascii="Verdana" w:hAnsi="Verdana" w:cs="Verdana"/>
            <w:sz w:val="18"/>
            <w:szCs w:val="18"/>
            <w:lang w:val="ru-RU"/>
            <w:rPrChange w:id="2016" w:author="google1599737165" w:date="2023-04-24T13:47:39Z">
              <w:rPr>
                <w:rFonts w:hint="default" w:ascii="Times New Roman" w:hAnsi="Times New Roman" w:cs="Times New Roman"/>
                <w:sz w:val="24"/>
                <w:szCs w:val="24"/>
                <w:lang w:val="ru-RU"/>
              </w:rPr>
            </w:rPrChange>
          </w:rPr>
          <w:t xml:space="preserve">а </w:t>
        </w:r>
      </w:ins>
      <w:ins w:id="2017" w:author="google1599737165" w:date="2023-04-24T12:17:49Z">
        <w:r>
          <w:rPr>
            <w:rFonts w:hint="default" w:ascii="Verdana" w:hAnsi="Verdana" w:cs="Verdana"/>
            <w:sz w:val="18"/>
            <w:szCs w:val="18"/>
            <w:lang w:val="ru-RU"/>
            <w:rPrChange w:id="2018" w:author="google1599737165" w:date="2023-04-24T13:47:39Z">
              <w:rPr>
                <w:rFonts w:hint="default" w:ascii="Times New Roman" w:hAnsi="Times New Roman" w:cs="Times New Roman"/>
                <w:sz w:val="24"/>
                <w:szCs w:val="24"/>
                <w:lang w:val="ru-RU"/>
              </w:rPr>
            </w:rPrChange>
          </w:rPr>
          <w:t>лик</w:t>
        </w:r>
      </w:ins>
      <w:ins w:id="2019" w:author="google1599737165" w:date="2023-04-24T12:17:50Z">
        <w:r>
          <w:rPr>
            <w:rFonts w:hint="default" w:ascii="Verdana" w:hAnsi="Verdana" w:cs="Verdana"/>
            <w:sz w:val="18"/>
            <w:szCs w:val="18"/>
            <w:lang w:val="ru-RU"/>
            <w:rPrChange w:id="2020" w:author="google1599737165" w:date="2023-04-24T13:47:39Z">
              <w:rPr>
                <w:rFonts w:hint="default" w:ascii="Times New Roman" w:hAnsi="Times New Roman" w:cs="Times New Roman"/>
                <w:sz w:val="24"/>
                <w:szCs w:val="24"/>
                <w:lang w:val="ru-RU"/>
              </w:rPr>
            </w:rPrChange>
          </w:rPr>
          <w:t>видир</w:t>
        </w:r>
      </w:ins>
      <w:ins w:id="2021" w:author="google1599737165" w:date="2023-04-24T12:17:51Z">
        <w:r>
          <w:rPr>
            <w:rFonts w:hint="default" w:ascii="Verdana" w:hAnsi="Verdana" w:cs="Verdana"/>
            <w:sz w:val="18"/>
            <w:szCs w:val="18"/>
            <w:lang w:val="ru-RU"/>
            <w:rPrChange w:id="2022" w:author="google1599737165" w:date="2023-04-24T13:47:39Z">
              <w:rPr>
                <w:rFonts w:hint="default" w:ascii="Times New Roman" w:hAnsi="Times New Roman" w:cs="Times New Roman"/>
                <w:sz w:val="24"/>
                <w:szCs w:val="24"/>
                <w:lang w:val="ru-RU"/>
              </w:rPr>
            </w:rPrChange>
          </w:rPr>
          <w:t>уется</w:t>
        </w:r>
      </w:ins>
      <w:ins w:id="2023" w:author="google1599737165" w:date="2023-04-24T12:17:52Z">
        <w:r>
          <w:rPr>
            <w:rFonts w:hint="default" w:ascii="Verdana" w:hAnsi="Verdana" w:cs="Verdana"/>
            <w:sz w:val="18"/>
            <w:szCs w:val="18"/>
            <w:lang w:val="ru-RU"/>
            <w:rPrChange w:id="2024" w:author="google1599737165" w:date="2023-04-24T13:47:39Z">
              <w:rPr>
                <w:rFonts w:hint="default" w:ascii="Times New Roman" w:hAnsi="Times New Roman" w:cs="Times New Roman"/>
                <w:sz w:val="24"/>
                <w:szCs w:val="24"/>
                <w:lang w:val="ru-RU"/>
              </w:rPr>
            </w:rPrChange>
          </w:rPr>
          <w:t xml:space="preserve"> и </w:t>
        </w:r>
      </w:ins>
      <w:ins w:id="2025" w:author="google1599737165" w:date="2023-04-24T12:17:53Z">
        <w:r>
          <w:rPr>
            <w:rFonts w:hint="default" w:ascii="Verdana" w:hAnsi="Verdana" w:cs="Verdana"/>
            <w:sz w:val="18"/>
            <w:szCs w:val="18"/>
            <w:lang w:val="ru-RU"/>
            <w:rPrChange w:id="2026" w:author="google1599737165" w:date="2023-04-24T13:47:39Z">
              <w:rPr>
                <w:rFonts w:hint="default" w:ascii="Times New Roman" w:hAnsi="Times New Roman" w:cs="Times New Roman"/>
                <w:sz w:val="24"/>
                <w:szCs w:val="24"/>
                <w:lang w:val="ru-RU"/>
              </w:rPr>
            </w:rPrChange>
          </w:rPr>
          <w:t>бер</w:t>
        </w:r>
      </w:ins>
      <w:ins w:id="2027" w:author="google1599737165" w:date="2023-04-24T12:17:54Z">
        <w:r>
          <w:rPr>
            <w:rFonts w:hint="default" w:ascii="Verdana" w:hAnsi="Verdana" w:cs="Verdana"/>
            <w:sz w:val="18"/>
            <w:szCs w:val="18"/>
            <w:lang w:val="ru-RU"/>
            <w:rPrChange w:id="2028" w:author="google1599737165" w:date="2023-04-24T13:47:39Z">
              <w:rPr>
                <w:rFonts w:hint="default" w:ascii="Times New Roman" w:hAnsi="Times New Roman" w:cs="Times New Roman"/>
                <w:sz w:val="24"/>
                <w:szCs w:val="24"/>
                <w:lang w:val="ru-RU"/>
              </w:rPr>
            </w:rPrChange>
          </w:rPr>
          <w:t xml:space="preserve">ется </w:t>
        </w:r>
      </w:ins>
      <w:ins w:id="2029" w:author="google1599737165" w:date="2023-04-24T12:17:55Z">
        <w:r>
          <w:rPr>
            <w:rFonts w:hint="default" w:ascii="Verdana" w:hAnsi="Verdana" w:cs="Verdana"/>
            <w:sz w:val="18"/>
            <w:szCs w:val="18"/>
            <w:lang w:val="ru-RU"/>
            <w:rPrChange w:id="2030" w:author="google1599737165" w:date="2023-04-24T13:47:39Z">
              <w:rPr>
                <w:rFonts w:hint="default" w:ascii="Times New Roman" w:hAnsi="Times New Roman" w:cs="Times New Roman"/>
                <w:sz w:val="24"/>
                <w:szCs w:val="24"/>
                <w:lang w:val="ru-RU"/>
              </w:rPr>
            </w:rPrChange>
          </w:rPr>
          <w:t>занов</w:t>
        </w:r>
      </w:ins>
      <w:ins w:id="2031" w:author="google1599737165" w:date="2023-04-24T12:17:57Z">
        <w:r>
          <w:rPr>
            <w:rFonts w:hint="default" w:ascii="Verdana" w:hAnsi="Verdana" w:cs="Verdana"/>
            <w:sz w:val="18"/>
            <w:szCs w:val="18"/>
            <w:lang w:val="ru-RU"/>
            <w:rPrChange w:id="2032" w:author="google1599737165" w:date="2023-04-24T13:47:39Z">
              <w:rPr>
                <w:rFonts w:hint="default" w:ascii="Times New Roman" w:hAnsi="Times New Roman" w:cs="Times New Roman"/>
                <w:sz w:val="24"/>
                <w:szCs w:val="24"/>
                <w:lang w:val="ru-RU"/>
              </w:rPr>
            </w:rPrChange>
          </w:rPr>
          <w:t>о</w:t>
        </w:r>
      </w:ins>
      <w:ins w:id="2033" w:author="google1599737165" w:date="2023-04-24T12:17:58Z">
        <w:r>
          <w:rPr>
            <w:rFonts w:hint="default" w:ascii="Verdana" w:hAnsi="Verdana" w:cs="Verdana"/>
            <w:sz w:val="18"/>
            <w:szCs w:val="18"/>
            <w:lang w:val="ru-RU"/>
            <w:rPrChange w:id="2034" w:author="google1599737165" w:date="2023-04-24T13:47:39Z">
              <w:rPr>
                <w:rFonts w:hint="default" w:ascii="Times New Roman" w:hAnsi="Times New Roman" w:cs="Times New Roman"/>
                <w:sz w:val="24"/>
                <w:szCs w:val="24"/>
                <w:lang w:val="ru-RU"/>
              </w:rPr>
            </w:rPrChange>
          </w:rPr>
          <w:t xml:space="preserve"> в</w:t>
        </w:r>
      </w:ins>
      <w:ins w:id="2035" w:author="google1599737165" w:date="2023-04-24T12:17:59Z">
        <w:r>
          <w:rPr>
            <w:rFonts w:hint="default" w:ascii="Verdana" w:hAnsi="Verdana" w:cs="Verdana"/>
            <w:sz w:val="18"/>
            <w:szCs w:val="18"/>
            <w:lang w:val="ru-RU"/>
            <w:rPrChange w:id="2036" w:author="google1599737165" w:date="2023-04-24T13:47:39Z">
              <w:rPr>
                <w:rFonts w:hint="default" w:ascii="Times New Roman" w:hAnsi="Times New Roman" w:cs="Times New Roman"/>
                <w:sz w:val="24"/>
                <w:szCs w:val="24"/>
                <w:lang w:val="ru-RU"/>
              </w:rPr>
            </w:rPrChange>
          </w:rPr>
          <w:t xml:space="preserve"> то</w:t>
        </w:r>
      </w:ins>
      <w:ins w:id="2037" w:author="google1599737165" w:date="2023-04-24T12:18:00Z">
        <w:r>
          <w:rPr>
            <w:rFonts w:hint="default" w:ascii="Verdana" w:hAnsi="Verdana" w:cs="Verdana"/>
            <w:sz w:val="18"/>
            <w:szCs w:val="18"/>
            <w:lang w:val="ru-RU"/>
            <w:rPrChange w:id="2038" w:author="google1599737165" w:date="2023-04-24T13:47:39Z">
              <w:rPr>
                <w:rFonts w:hint="default" w:ascii="Times New Roman" w:hAnsi="Times New Roman" w:cs="Times New Roman"/>
                <w:sz w:val="24"/>
                <w:szCs w:val="24"/>
                <w:lang w:val="ru-RU"/>
              </w:rPr>
            </w:rPrChange>
          </w:rPr>
          <w:t>чк</w:t>
        </w:r>
      </w:ins>
      <w:ins w:id="2039" w:author="google1599737165" w:date="2023-04-24T12:18:01Z">
        <w:r>
          <w:rPr>
            <w:rFonts w:hint="default" w:ascii="Verdana" w:hAnsi="Verdana" w:cs="Verdana"/>
            <w:sz w:val="18"/>
            <w:szCs w:val="18"/>
            <w:lang w:val="ru-RU"/>
            <w:rPrChange w:id="2040" w:author="google1599737165" w:date="2023-04-24T13:47:39Z">
              <w:rPr>
                <w:rFonts w:hint="default" w:ascii="Times New Roman" w:hAnsi="Times New Roman" w:cs="Times New Roman"/>
                <w:sz w:val="24"/>
                <w:szCs w:val="24"/>
                <w:lang w:val="ru-RU"/>
              </w:rPr>
            </w:rPrChange>
          </w:rPr>
          <w:t>е сме</w:t>
        </w:r>
      </w:ins>
      <w:ins w:id="2041" w:author="google1599737165" w:date="2023-04-24T12:18:02Z">
        <w:r>
          <w:rPr>
            <w:rFonts w:hint="default" w:ascii="Verdana" w:hAnsi="Verdana" w:cs="Verdana"/>
            <w:sz w:val="18"/>
            <w:szCs w:val="18"/>
            <w:lang w:val="ru-RU"/>
            <w:rPrChange w:id="2042" w:author="google1599737165" w:date="2023-04-24T13:47:39Z">
              <w:rPr>
                <w:rFonts w:hint="default" w:ascii="Times New Roman" w:hAnsi="Times New Roman" w:cs="Times New Roman"/>
                <w:sz w:val="24"/>
                <w:szCs w:val="24"/>
                <w:lang w:val="ru-RU"/>
              </w:rPr>
            </w:rPrChange>
          </w:rPr>
          <w:t>щенной</w:t>
        </w:r>
      </w:ins>
      <w:ins w:id="2043" w:author="google1599737165" w:date="2023-04-24T12:18:03Z">
        <w:r>
          <w:rPr>
            <w:rFonts w:hint="default" w:ascii="Verdana" w:hAnsi="Verdana" w:cs="Verdana"/>
            <w:sz w:val="18"/>
            <w:szCs w:val="18"/>
            <w:lang w:val="ru-RU"/>
            <w:rPrChange w:id="2044" w:author="google1599737165" w:date="2023-04-24T13:47:39Z">
              <w:rPr>
                <w:rFonts w:hint="default" w:ascii="Times New Roman" w:hAnsi="Times New Roman" w:cs="Times New Roman"/>
                <w:sz w:val="24"/>
                <w:szCs w:val="24"/>
                <w:lang w:val="ru-RU"/>
              </w:rPr>
            </w:rPrChange>
          </w:rPr>
          <w:t xml:space="preserve"> на </w:t>
        </w:r>
      </w:ins>
      <w:ins w:id="2045" w:author="google1599737165" w:date="2023-04-24T12:18:04Z">
        <w:r>
          <w:rPr>
            <w:rFonts w:hint="default" w:ascii="Verdana" w:hAnsi="Verdana" w:cs="Verdana"/>
            <w:sz w:val="18"/>
            <w:szCs w:val="18"/>
            <w:lang w:val="ru-RU"/>
            <w:rPrChange w:id="2046" w:author="google1599737165" w:date="2023-04-24T13:47:39Z">
              <w:rPr>
                <w:rFonts w:hint="default" w:ascii="Times New Roman" w:hAnsi="Times New Roman" w:cs="Times New Roman"/>
                <w:sz w:val="24"/>
                <w:szCs w:val="24"/>
                <w:lang w:val="ru-RU"/>
              </w:rPr>
            </w:rPrChange>
          </w:rPr>
          <w:t>неско</w:t>
        </w:r>
      </w:ins>
      <w:ins w:id="2047" w:author="google1599737165" w:date="2023-04-24T12:18:05Z">
        <w:r>
          <w:rPr>
            <w:rFonts w:hint="default" w:ascii="Verdana" w:hAnsi="Verdana" w:cs="Verdana"/>
            <w:sz w:val="18"/>
            <w:szCs w:val="18"/>
            <w:lang w:val="ru-RU"/>
            <w:rPrChange w:id="2048" w:author="google1599737165" w:date="2023-04-24T13:47:39Z">
              <w:rPr>
                <w:rFonts w:hint="default" w:ascii="Times New Roman" w:hAnsi="Times New Roman" w:cs="Times New Roman"/>
                <w:sz w:val="24"/>
                <w:szCs w:val="24"/>
                <w:lang w:val="ru-RU"/>
              </w:rPr>
            </w:rPrChange>
          </w:rPr>
          <w:t>ль</w:t>
        </w:r>
      </w:ins>
      <w:ins w:id="2049" w:author="google1599737165" w:date="2023-04-24T12:18:06Z">
        <w:r>
          <w:rPr>
            <w:rFonts w:hint="default" w:ascii="Verdana" w:hAnsi="Verdana" w:cs="Verdana"/>
            <w:sz w:val="18"/>
            <w:szCs w:val="18"/>
            <w:lang w:val="ru-RU"/>
            <w:rPrChange w:id="2050" w:author="google1599737165" w:date="2023-04-24T13:47:39Z">
              <w:rPr>
                <w:rFonts w:hint="default" w:ascii="Times New Roman" w:hAnsi="Times New Roman" w:cs="Times New Roman"/>
                <w:sz w:val="24"/>
                <w:szCs w:val="24"/>
                <w:lang w:val="ru-RU"/>
              </w:rPr>
            </w:rPrChange>
          </w:rPr>
          <w:t>ко</w:t>
        </w:r>
      </w:ins>
      <w:ins w:id="2051" w:author="google1599737165" w:date="2023-04-24T12:18:07Z">
        <w:r>
          <w:rPr>
            <w:rFonts w:hint="default" w:ascii="Verdana" w:hAnsi="Verdana" w:cs="Verdana"/>
            <w:sz w:val="18"/>
            <w:szCs w:val="18"/>
            <w:lang w:val="ru-RU"/>
            <w:rPrChange w:id="2052" w:author="google1599737165" w:date="2023-04-24T13:47:39Z">
              <w:rPr>
                <w:rFonts w:hint="default" w:ascii="Times New Roman" w:hAnsi="Times New Roman" w:cs="Times New Roman"/>
                <w:sz w:val="24"/>
                <w:szCs w:val="24"/>
                <w:lang w:val="ru-RU"/>
              </w:rPr>
            </w:rPrChange>
          </w:rPr>
          <w:t xml:space="preserve"> метр</w:t>
        </w:r>
      </w:ins>
      <w:ins w:id="2053" w:author="google1599737165" w:date="2023-04-24T12:18:08Z">
        <w:r>
          <w:rPr>
            <w:rFonts w:hint="default" w:ascii="Verdana" w:hAnsi="Verdana" w:cs="Verdana"/>
            <w:sz w:val="18"/>
            <w:szCs w:val="18"/>
            <w:lang w:val="ru-RU"/>
            <w:rPrChange w:id="2054" w:author="google1599737165" w:date="2023-04-24T13:47:39Z">
              <w:rPr>
                <w:rFonts w:hint="default" w:ascii="Times New Roman" w:hAnsi="Times New Roman" w:cs="Times New Roman"/>
                <w:sz w:val="24"/>
                <w:szCs w:val="24"/>
                <w:lang w:val="ru-RU"/>
              </w:rPr>
            </w:rPrChange>
          </w:rPr>
          <w:t>ов.</w:t>
        </w:r>
      </w:ins>
    </w:p>
    <w:p>
      <w:pPr>
        <w:jc w:val="both"/>
        <w:rPr>
          <w:ins w:id="2055" w:author="google1599737165" w:date="2023-04-24T12:16:23Z"/>
          <w:rFonts w:hint="default" w:ascii="Verdana" w:hAnsi="Verdana" w:cs="Verdana"/>
          <w:sz w:val="18"/>
          <w:szCs w:val="18"/>
          <w:lang w:val="ru-RU"/>
          <w:rPrChange w:id="2056" w:author="google1599737165" w:date="2023-04-24T13:47:39Z">
            <w:rPr>
              <w:ins w:id="2057" w:author="google1599737165" w:date="2023-04-24T12:16:23Z"/>
              <w:rFonts w:hint="default" w:ascii="Times New Roman" w:hAnsi="Times New Roman" w:cs="Times New Roman"/>
              <w:sz w:val="24"/>
              <w:szCs w:val="24"/>
              <w:lang w:val="ru-RU"/>
            </w:rPr>
          </w:rPrChange>
        </w:rPr>
      </w:pPr>
    </w:p>
    <w:p>
      <w:pPr>
        <w:jc w:val="both"/>
        <w:rPr>
          <w:rFonts w:hint="default" w:ascii="Verdana" w:hAnsi="Verdana" w:cs="Verdana"/>
          <w:sz w:val="18"/>
          <w:szCs w:val="18"/>
          <w:lang w:val="ru-RU"/>
          <w:rPrChange w:id="2058" w:author="google1599737165" w:date="2023-04-24T13:47:39Z">
            <w:rPr>
              <w:rFonts w:hint="default" w:ascii="Times New Roman" w:hAnsi="Times New Roman" w:cs="Times New Roman"/>
              <w:sz w:val="24"/>
              <w:szCs w:val="24"/>
              <w:lang w:val="ru-RU"/>
            </w:rPr>
          </w:rPrChange>
        </w:rPr>
      </w:pPr>
    </w:p>
    <w:p>
      <w:pPr>
        <w:jc w:val="both"/>
        <w:rPr>
          <w:rFonts w:hint="default" w:ascii="Verdana" w:hAnsi="Verdana" w:cs="Verdana"/>
          <w:b/>
          <w:bCs/>
          <w:sz w:val="18"/>
          <w:szCs w:val="18"/>
          <w:lang w:val="ru-RU"/>
          <w:rPrChange w:id="2059" w:author="google1599737165" w:date="2023-04-24T13:47:39Z">
            <w:rPr>
              <w:rFonts w:hint="default" w:ascii="Times New Roman" w:hAnsi="Times New Roman" w:cs="Times New Roman"/>
              <w:b/>
              <w:bCs/>
              <w:sz w:val="24"/>
              <w:szCs w:val="24"/>
              <w:lang w:val="ru-RU"/>
            </w:rPr>
          </w:rPrChange>
        </w:rPr>
      </w:pPr>
      <w:r>
        <w:rPr>
          <w:rFonts w:hint="default" w:ascii="Verdana" w:hAnsi="Verdana" w:cs="Verdana"/>
          <w:b/>
          <w:bCs/>
          <w:sz w:val="18"/>
          <w:szCs w:val="18"/>
          <w:lang w:val="ru-RU"/>
          <w:rPrChange w:id="2060" w:author="google1599737165" w:date="2023-04-24T13:47:39Z">
            <w:rPr>
              <w:rFonts w:hint="default" w:ascii="Times New Roman" w:hAnsi="Times New Roman" w:cs="Times New Roman"/>
              <w:b/>
              <w:bCs/>
              <w:sz w:val="24"/>
              <w:szCs w:val="24"/>
              <w:lang w:val="ru-RU"/>
            </w:rPr>
          </w:rPrChange>
        </w:rPr>
        <w:t>Протокол промывки и фиксации проб</w:t>
      </w:r>
      <w:ins w:id="2061" w:author="google1599737165" w:date="2023-04-24T11:55:24Z">
        <w:r>
          <w:rPr>
            <w:rFonts w:hint="default" w:ascii="Verdana" w:hAnsi="Verdana" w:cs="Verdana"/>
            <w:b/>
            <w:bCs/>
            <w:sz w:val="18"/>
            <w:szCs w:val="18"/>
            <w:lang w:val="ru-RU"/>
            <w:rPrChange w:id="2062" w:author="google1599737165" w:date="2023-04-24T13:47:39Z">
              <w:rPr>
                <w:rFonts w:hint="default" w:ascii="Times New Roman" w:hAnsi="Times New Roman" w:cs="Times New Roman"/>
                <w:b/>
                <w:bCs/>
                <w:sz w:val="24"/>
                <w:szCs w:val="24"/>
                <w:lang w:val="ru-RU"/>
              </w:rPr>
            </w:rPrChange>
          </w:rPr>
          <w:t xml:space="preserve"> б</w:t>
        </w:r>
      </w:ins>
      <w:ins w:id="2063" w:author="google1599737165" w:date="2023-04-24T11:55:25Z">
        <w:r>
          <w:rPr>
            <w:rFonts w:hint="default" w:ascii="Verdana" w:hAnsi="Verdana" w:cs="Verdana"/>
            <w:b/>
            <w:bCs/>
            <w:sz w:val="18"/>
            <w:szCs w:val="18"/>
            <w:lang w:val="ru-RU"/>
            <w:rPrChange w:id="2064" w:author="google1599737165" w:date="2023-04-24T13:47:39Z">
              <w:rPr>
                <w:rFonts w:hint="default" w:ascii="Times New Roman" w:hAnsi="Times New Roman" w:cs="Times New Roman"/>
                <w:b/>
                <w:bCs/>
                <w:sz w:val="24"/>
                <w:szCs w:val="24"/>
                <w:lang w:val="ru-RU"/>
              </w:rPr>
            </w:rPrChange>
          </w:rPr>
          <w:t>ентоса</w:t>
        </w:r>
      </w:ins>
    </w:p>
    <w:p>
      <w:pPr>
        <w:jc w:val="both"/>
        <w:rPr>
          <w:rFonts w:hint="default" w:ascii="Verdana" w:hAnsi="Verdana" w:cs="Verdana"/>
          <w:sz w:val="18"/>
          <w:szCs w:val="18"/>
          <w:lang w:val="ru-RU"/>
          <w:rPrChange w:id="2065"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2066" w:author="google1599737165" w:date="2023-04-24T13:47:39Z">
            <w:rPr>
              <w:rFonts w:hint="default" w:ascii="Times New Roman" w:hAnsi="Times New Roman" w:cs="Times New Roman"/>
              <w:sz w:val="24"/>
              <w:szCs w:val="24"/>
              <w:lang w:val="ru-RU"/>
            </w:rPr>
          </w:rPrChange>
        </w:rPr>
        <w:t>Для промывки используют колонку из двух сит (верхнее с диаметром ячеи 1</w:t>
      </w:r>
      <w:del w:id="2067" w:author="google1599737165" w:date="2023-04-24T12:21:24Z">
        <w:r>
          <w:rPr>
            <w:rFonts w:hint="default" w:ascii="Verdana" w:hAnsi="Verdana" w:cs="Verdana"/>
            <w:sz w:val="18"/>
            <w:szCs w:val="18"/>
            <w:lang w:val="ru-RU"/>
            <w:rPrChange w:id="2068" w:author="google1599737165" w:date="2023-04-24T13:47:39Z">
              <w:rPr>
                <w:rFonts w:hint="default" w:ascii="Times New Roman" w:hAnsi="Times New Roman" w:cs="Times New Roman"/>
                <w:sz w:val="24"/>
                <w:szCs w:val="24"/>
                <w:lang w:val="ru-RU"/>
              </w:rPr>
            </w:rPrChange>
          </w:rPr>
          <w:delText xml:space="preserve"> ил</w:delText>
        </w:r>
      </w:del>
      <w:del w:id="2069" w:author="google1599737165" w:date="2023-04-24T12:21:25Z">
        <w:r>
          <w:rPr>
            <w:rFonts w:hint="default" w:ascii="Verdana" w:hAnsi="Verdana" w:cs="Verdana"/>
            <w:sz w:val="18"/>
            <w:szCs w:val="18"/>
            <w:lang w:val="ru-RU"/>
            <w:rPrChange w:id="2070" w:author="google1599737165" w:date="2023-04-24T13:47:39Z">
              <w:rPr>
                <w:rFonts w:hint="default" w:ascii="Times New Roman" w:hAnsi="Times New Roman" w:cs="Times New Roman"/>
                <w:sz w:val="24"/>
                <w:szCs w:val="24"/>
                <w:lang w:val="ru-RU"/>
              </w:rPr>
            </w:rPrChange>
          </w:rPr>
          <w:delText>и 2</w:delText>
        </w:r>
      </w:del>
      <w:r>
        <w:rPr>
          <w:rFonts w:hint="default" w:ascii="Verdana" w:hAnsi="Verdana" w:cs="Verdana"/>
          <w:sz w:val="18"/>
          <w:szCs w:val="18"/>
          <w:lang w:val="ru-RU"/>
          <w:rPrChange w:id="2071" w:author="google1599737165" w:date="2023-04-24T13:47:39Z">
            <w:rPr>
              <w:rFonts w:hint="default" w:ascii="Times New Roman" w:hAnsi="Times New Roman" w:cs="Times New Roman"/>
              <w:sz w:val="24"/>
              <w:szCs w:val="24"/>
              <w:lang w:val="ru-RU"/>
            </w:rPr>
          </w:rPrChange>
        </w:rPr>
        <w:t xml:space="preserve"> мм, нижнее с диаметром ячеи 0.5 мм). Промывка осуществляется на промывочном столике на борту судна сразу после взятия пробы. Для промывки используют забортную воду.</w:t>
      </w:r>
    </w:p>
    <w:p>
      <w:pPr>
        <w:jc w:val="both"/>
        <w:rPr>
          <w:rFonts w:hint="default" w:ascii="Verdana" w:hAnsi="Verdana" w:cs="Verdana"/>
          <w:sz w:val="18"/>
          <w:szCs w:val="18"/>
          <w:lang w:val="ru-RU"/>
          <w:rPrChange w:id="2072"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2073" w:author="google1599737165" w:date="2023-04-24T13:47:39Z">
            <w:rPr>
              <w:rFonts w:hint="default" w:ascii="Times New Roman" w:hAnsi="Times New Roman" w:cs="Times New Roman"/>
              <w:sz w:val="24"/>
              <w:szCs w:val="24"/>
              <w:lang w:val="ru-RU"/>
            </w:rPr>
          </w:rPrChange>
        </w:rPr>
        <w:t>При взятии проб в зимний период проба транспортируется в лабораторные условия. В этом случае</w:t>
      </w:r>
      <w:ins w:id="2074" w:author="google1599737165" w:date="2023-04-24T12:20:19Z">
        <w:r>
          <w:rPr>
            <w:rFonts w:hint="default" w:ascii="Verdana" w:hAnsi="Verdana" w:cs="Verdana"/>
            <w:sz w:val="18"/>
            <w:szCs w:val="18"/>
            <w:lang w:val="ru-RU"/>
            <w:rPrChange w:id="2075" w:author="google1599737165" w:date="2023-04-24T13:47:39Z">
              <w:rPr>
                <w:rFonts w:hint="default" w:ascii="Times New Roman" w:hAnsi="Times New Roman" w:cs="Times New Roman"/>
                <w:sz w:val="24"/>
                <w:szCs w:val="24"/>
                <w:lang w:val="ru-RU"/>
              </w:rPr>
            </w:rPrChange>
          </w:rPr>
          <w:t>,</w:t>
        </w:r>
      </w:ins>
      <w:r>
        <w:rPr>
          <w:rFonts w:hint="default" w:ascii="Verdana" w:hAnsi="Verdana" w:cs="Verdana"/>
          <w:sz w:val="18"/>
          <w:szCs w:val="18"/>
          <w:lang w:val="ru-RU"/>
          <w:rPrChange w:id="2076" w:author="google1599737165" w:date="2023-04-24T13:47:39Z">
            <w:rPr>
              <w:rFonts w:hint="default" w:ascii="Times New Roman" w:hAnsi="Times New Roman" w:cs="Times New Roman"/>
              <w:sz w:val="24"/>
              <w:szCs w:val="24"/>
              <w:lang w:val="ru-RU"/>
            </w:rPr>
          </w:rPrChange>
        </w:rPr>
        <w:t xml:space="preserve"> перед промывкой</w:t>
      </w:r>
      <w:ins w:id="2077" w:author="google1599737165" w:date="2023-04-24T12:20:22Z">
        <w:r>
          <w:rPr>
            <w:rFonts w:hint="default" w:ascii="Verdana" w:hAnsi="Verdana" w:cs="Verdana"/>
            <w:sz w:val="18"/>
            <w:szCs w:val="18"/>
            <w:lang w:val="ru-RU"/>
            <w:rPrChange w:id="2078" w:author="google1599737165" w:date="2023-04-24T13:47:39Z">
              <w:rPr>
                <w:rFonts w:hint="default" w:ascii="Times New Roman" w:hAnsi="Times New Roman" w:cs="Times New Roman"/>
                <w:sz w:val="24"/>
                <w:szCs w:val="24"/>
                <w:lang w:val="ru-RU"/>
              </w:rPr>
            </w:rPrChange>
          </w:rPr>
          <w:t>,</w:t>
        </w:r>
      </w:ins>
      <w:r>
        <w:rPr>
          <w:rFonts w:hint="default" w:ascii="Verdana" w:hAnsi="Verdana" w:cs="Verdana"/>
          <w:sz w:val="18"/>
          <w:szCs w:val="18"/>
          <w:lang w:val="ru-RU"/>
          <w:rPrChange w:id="2079" w:author="google1599737165" w:date="2023-04-24T13:47:39Z">
            <w:rPr>
              <w:rFonts w:hint="default" w:ascii="Times New Roman" w:hAnsi="Times New Roman" w:cs="Times New Roman"/>
              <w:sz w:val="24"/>
              <w:szCs w:val="24"/>
              <w:lang w:val="ru-RU"/>
            </w:rPr>
          </w:rPrChange>
        </w:rPr>
        <w:t xml:space="preserve"> необходимо выдержать пробу при комнатной температуре до исчезновения льда. </w:t>
      </w:r>
    </w:p>
    <w:p>
      <w:pPr>
        <w:jc w:val="both"/>
        <w:rPr>
          <w:rFonts w:hint="default" w:ascii="Verdana" w:hAnsi="Verdana" w:cs="Verdana"/>
          <w:sz w:val="18"/>
          <w:szCs w:val="18"/>
          <w:lang w:val="ru-RU"/>
          <w:rPrChange w:id="2080"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2081" w:author="google1599737165" w:date="2023-04-24T13:47:39Z">
            <w:rPr>
              <w:rFonts w:hint="default" w:ascii="Times New Roman" w:hAnsi="Times New Roman" w:cs="Times New Roman"/>
              <w:sz w:val="24"/>
              <w:szCs w:val="24"/>
              <w:lang w:val="ru-RU"/>
            </w:rPr>
          </w:rPrChange>
        </w:rPr>
        <w:t xml:space="preserve">Материал с каждого сита помещается в разные емкости и снабжается этикеткой с указанием данных пробы (номер стационара, номер станции, номер пробы, дата взятия пробы). Промытую пробу фиксируют 75% этанолом (каждая фракция в отдельной емкости). Вместо этанола допустимо использование 4% забуференного формалина. Через 1 месяц после первичной фиксации пробы, фиксатор необходимо заменить на свежий.  </w:t>
      </w:r>
    </w:p>
    <w:p>
      <w:pPr>
        <w:jc w:val="both"/>
        <w:rPr>
          <w:rFonts w:hint="default" w:ascii="Verdana" w:hAnsi="Verdana" w:cs="Verdana"/>
          <w:sz w:val="18"/>
          <w:szCs w:val="18"/>
          <w:lang w:val="ru-RU"/>
          <w:rPrChange w:id="2082"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2083" w:author="google1599737165" w:date="2023-04-24T13:47:39Z">
            <w:rPr>
              <w:rFonts w:hint="default" w:ascii="Times New Roman" w:hAnsi="Times New Roman" w:cs="Times New Roman"/>
              <w:sz w:val="24"/>
              <w:szCs w:val="24"/>
              <w:lang w:val="ru-RU"/>
            </w:rPr>
          </w:rPrChange>
        </w:rPr>
        <w:t xml:space="preserve">  </w:t>
      </w:r>
    </w:p>
    <w:p>
      <w:pPr>
        <w:jc w:val="both"/>
        <w:rPr>
          <w:rFonts w:hint="default" w:ascii="Verdana" w:hAnsi="Verdana" w:cs="Verdana"/>
          <w:b/>
          <w:bCs/>
          <w:sz w:val="18"/>
          <w:szCs w:val="18"/>
          <w:lang w:val="ru-RU"/>
          <w:rPrChange w:id="2084" w:author="google1599737165" w:date="2023-04-24T13:47:39Z">
            <w:rPr>
              <w:rFonts w:hint="default" w:ascii="Times New Roman" w:hAnsi="Times New Roman" w:cs="Times New Roman"/>
              <w:b/>
              <w:bCs/>
              <w:sz w:val="24"/>
              <w:szCs w:val="24"/>
              <w:lang w:val="ru-RU"/>
            </w:rPr>
          </w:rPrChange>
        </w:rPr>
      </w:pPr>
      <w:r>
        <w:rPr>
          <w:rFonts w:hint="default" w:ascii="Verdana" w:hAnsi="Verdana" w:cs="Verdana"/>
          <w:b/>
          <w:bCs/>
          <w:sz w:val="18"/>
          <w:szCs w:val="18"/>
          <w:lang w:val="ru-RU"/>
          <w:rPrChange w:id="2085" w:author="google1599737165" w:date="2023-04-24T13:47:39Z">
            <w:rPr>
              <w:rFonts w:hint="default" w:ascii="Times New Roman" w:hAnsi="Times New Roman" w:cs="Times New Roman"/>
              <w:b/>
              <w:bCs/>
              <w:sz w:val="24"/>
              <w:szCs w:val="24"/>
              <w:lang w:val="ru-RU"/>
            </w:rPr>
          </w:rPrChange>
        </w:rPr>
        <w:t>Протокол разборки проб</w:t>
      </w:r>
      <w:ins w:id="2086" w:author="google1599737165" w:date="2023-04-24T12:21:51Z">
        <w:r>
          <w:rPr>
            <w:rFonts w:hint="default" w:ascii="Verdana" w:hAnsi="Verdana" w:cs="Verdana"/>
            <w:b/>
            <w:bCs/>
            <w:sz w:val="18"/>
            <w:szCs w:val="18"/>
            <w:lang w:val="ru-RU"/>
            <w:rPrChange w:id="2087" w:author="google1599737165" w:date="2023-04-24T13:47:39Z">
              <w:rPr>
                <w:rFonts w:hint="default" w:ascii="Times New Roman" w:hAnsi="Times New Roman" w:cs="Times New Roman"/>
                <w:b/>
                <w:bCs/>
                <w:sz w:val="24"/>
                <w:szCs w:val="24"/>
                <w:lang w:val="ru-RU"/>
              </w:rPr>
            </w:rPrChange>
          </w:rPr>
          <w:t xml:space="preserve"> </w:t>
        </w:r>
      </w:ins>
      <w:ins w:id="2088" w:author="google1599737165" w:date="2023-04-24T12:21:52Z">
        <w:r>
          <w:rPr>
            <w:rFonts w:hint="default" w:ascii="Verdana" w:hAnsi="Verdana" w:cs="Verdana"/>
            <w:b/>
            <w:bCs/>
            <w:sz w:val="18"/>
            <w:szCs w:val="18"/>
            <w:lang w:val="ru-RU"/>
            <w:rPrChange w:id="2089" w:author="google1599737165" w:date="2023-04-24T13:47:39Z">
              <w:rPr>
                <w:rFonts w:hint="default" w:ascii="Times New Roman" w:hAnsi="Times New Roman" w:cs="Times New Roman"/>
                <w:b/>
                <w:bCs/>
                <w:sz w:val="24"/>
                <w:szCs w:val="24"/>
                <w:lang w:val="ru-RU"/>
              </w:rPr>
            </w:rPrChange>
          </w:rPr>
          <w:t>бентос</w:t>
        </w:r>
      </w:ins>
      <w:ins w:id="2090" w:author="google1599737165" w:date="2023-04-24T12:21:53Z">
        <w:r>
          <w:rPr>
            <w:rFonts w:hint="default" w:ascii="Verdana" w:hAnsi="Verdana" w:cs="Verdana"/>
            <w:b/>
            <w:bCs/>
            <w:sz w:val="18"/>
            <w:szCs w:val="18"/>
            <w:lang w:val="ru-RU"/>
            <w:rPrChange w:id="2091" w:author="google1599737165" w:date="2023-04-24T13:47:39Z">
              <w:rPr>
                <w:rFonts w:hint="default" w:ascii="Times New Roman" w:hAnsi="Times New Roman" w:cs="Times New Roman"/>
                <w:b/>
                <w:bCs/>
                <w:sz w:val="24"/>
                <w:szCs w:val="24"/>
                <w:lang w:val="ru-RU"/>
              </w:rPr>
            </w:rPrChange>
          </w:rPr>
          <w:t>а</w:t>
        </w:r>
      </w:ins>
    </w:p>
    <w:p>
      <w:pPr>
        <w:jc w:val="both"/>
        <w:rPr>
          <w:rFonts w:hint="default" w:ascii="Verdana" w:hAnsi="Verdana" w:cs="Verdana"/>
          <w:sz w:val="18"/>
          <w:szCs w:val="18"/>
          <w:lang w:val="ru-RU"/>
          <w:rPrChange w:id="2092"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2093" w:author="google1599737165" w:date="2023-04-24T13:47:39Z">
            <w:rPr>
              <w:rFonts w:hint="default" w:ascii="Times New Roman" w:hAnsi="Times New Roman" w:cs="Times New Roman"/>
              <w:sz w:val="24"/>
              <w:szCs w:val="24"/>
              <w:lang w:val="ru-RU"/>
            </w:rPr>
          </w:rPrChange>
        </w:rPr>
        <w:t xml:space="preserve">Материал с верхнего сита подвергается тотальной разборке в кюветах с белым дном. Материал с нижнего сита подвергается разборке под бинокуляром. При этом материал просматривается в чашке Петри с разлинованным дном или в камере Богорова. </w:t>
      </w:r>
    </w:p>
    <w:p>
      <w:pPr>
        <w:jc w:val="both"/>
        <w:rPr>
          <w:rFonts w:hint="default" w:ascii="Verdana" w:hAnsi="Verdana" w:cs="Verdana"/>
          <w:sz w:val="18"/>
          <w:szCs w:val="18"/>
          <w:lang w:val="ru-RU"/>
          <w:rPrChange w:id="2094"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2095" w:author="google1599737165" w:date="2023-04-24T13:47:39Z">
            <w:rPr>
              <w:rFonts w:hint="default" w:ascii="Times New Roman" w:hAnsi="Times New Roman" w:cs="Times New Roman"/>
              <w:sz w:val="24"/>
              <w:szCs w:val="24"/>
              <w:lang w:val="ru-RU"/>
            </w:rPr>
          </w:rPrChange>
        </w:rPr>
        <w:t xml:space="preserve">Из проб выбираются все представители макробентоса, которые идентифицируются до минимально возможного таксономического уровня и подсчитывается обилие всех особей. Подсчет производится по головным концам особей. После подсчета, все организмы одного вида из каждой пробы обсушиваются скопом на фильтрвальной бумаге до прекращения образования влажных пятен и взвешиваются на электронных весах с точностью до 0.001 г. При фиксации </w:t>
      </w:r>
      <w:del w:id="2096" w:author="google1599737165" w:date="2023-04-24T12:22:29Z">
        <w:r>
          <w:rPr>
            <w:rFonts w:hint="default" w:ascii="Verdana" w:hAnsi="Verdana" w:cs="Verdana"/>
            <w:sz w:val="18"/>
            <w:szCs w:val="18"/>
            <w:lang w:val="ru-RU"/>
            <w:rPrChange w:id="2097" w:author="google1599737165" w:date="2023-04-24T13:47:39Z">
              <w:rPr>
                <w:rFonts w:hint="default" w:ascii="Times New Roman" w:hAnsi="Times New Roman" w:cs="Times New Roman"/>
                <w:sz w:val="24"/>
                <w:szCs w:val="24"/>
                <w:lang w:val="ru-RU"/>
              </w:rPr>
            </w:rPrChange>
          </w:rPr>
          <w:delText>в</w:delText>
        </w:r>
      </w:del>
      <w:del w:id="2098" w:author="google1599737165" w:date="2023-04-24T12:22:28Z">
        <w:r>
          <w:rPr>
            <w:rFonts w:hint="default" w:ascii="Verdana" w:hAnsi="Verdana" w:cs="Verdana"/>
            <w:sz w:val="18"/>
            <w:szCs w:val="18"/>
            <w:lang w:val="ru-RU"/>
            <w:rPrChange w:id="2099" w:author="google1599737165" w:date="2023-04-24T13:47:39Z">
              <w:rPr>
                <w:rFonts w:hint="default" w:ascii="Times New Roman" w:hAnsi="Times New Roman" w:cs="Times New Roman"/>
                <w:sz w:val="24"/>
                <w:szCs w:val="24"/>
                <w:lang w:val="ru-RU"/>
              </w:rPr>
            </w:rPrChange>
          </w:rPr>
          <w:delText xml:space="preserve"> </w:delText>
        </w:r>
      </w:del>
      <w:r>
        <w:rPr>
          <w:rFonts w:hint="default" w:ascii="Verdana" w:hAnsi="Verdana" w:cs="Verdana"/>
          <w:sz w:val="18"/>
          <w:szCs w:val="18"/>
          <w:lang w:val="ru-RU"/>
          <w:rPrChange w:id="2100" w:author="google1599737165" w:date="2023-04-24T13:47:39Z">
            <w:rPr>
              <w:rFonts w:hint="default" w:ascii="Times New Roman" w:hAnsi="Times New Roman" w:cs="Times New Roman"/>
              <w:sz w:val="24"/>
              <w:szCs w:val="24"/>
              <w:lang w:val="ru-RU"/>
            </w:rPr>
          </w:rPrChange>
        </w:rPr>
        <w:t>этанол</w:t>
      </w:r>
      <w:ins w:id="2101" w:author="google1599737165" w:date="2023-04-24T12:22:31Z">
        <w:r>
          <w:rPr>
            <w:rFonts w:hint="default" w:ascii="Verdana" w:hAnsi="Verdana" w:cs="Verdana"/>
            <w:sz w:val="18"/>
            <w:szCs w:val="18"/>
            <w:lang w:val="ru-RU"/>
            <w:rPrChange w:id="2102" w:author="google1599737165" w:date="2023-04-24T13:47:39Z">
              <w:rPr>
                <w:rFonts w:hint="default" w:ascii="Times New Roman" w:hAnsi="Times New Roman" w:cs="Times New Roman"/>
                <w:sz w:val="24"/>
                <w:szCs w:val="24"/>
                <w:lang w:val="ru-RU"/>
              </w:rPr>
            </w:rPrChange>
          </w:rPr>
          <w:t>о</w:t>
        </w:r>
      </w:ins>
      <w:ins w:id="2103" w:author="google1599737165" w:date="2023-04-24T12:22:32Z">
        <w:r>
          <w:rPr>
            <w:rFonts w:hint="default" w:ascii="Verdana" w:hAnsi="Verdana" w:cs="Verdana"/>
            <w:sz w:val="18"/>
            <w:szCs w:val="18"/>
            <w:lang w:val="ru-RU"/>
            <w:rPrChange w:id="2104" w:author="google1599737165" w:date="2023-04-24T13:47:39Z">
              <w:rPr>
                <w:rFonts w:hint="default" w:ascii="Times New Roman" w:hAnsi="Times New Roman" w:cs="Times New Roman"/>
                <w:sz w:val="24"/>
                <w:szCs w:val="24"/>
                <w:lang w:val="ru-RU"/>
              </w:rPr>
            </w:rPrChange>
          </w:rPr>
          <w:t>м</w:t>
        </w:r>
      </w:ins>
      <w:r>
        <w:rPr>
          <w:rFonts w:hint="default" w:ascii="Verdana" w:hAnsi="Verdana" w:cs="Verdana"/>
          <w:sz w:val="18"/>
          <w:szCs w:val="18"/>
          <w:lang w:val="ru-RU"/>
          <w:rPrChange w:id="2105" w:author="google1599737165" w:date="2023-04-24T13:47:39Z">
            <w:rPr>
              <w:rFonts w:hint="default" w:ascii="Times New Roman" w:hAnsi="Times New Roman" w:cs="Times New Roman"/>
              <w:sz w:val="24"/>
              <w:szCs w:val="24"/>
              <w:lang w:val="ru-RU"/>
            </w:rPr>
          </w:rPrChange>
        </w:rPr>
        <w:t xml:space="preserve"> необходимо предварительно построить калибровочные таблицы для учета потери веса вследствие фиксации в спирт.</w:t>
      </w:r>
    </w:p>
    <w:p>
      <w:pPr>
        <w:jc w:val="both"/>
        <w:rPr>
          <w:rFonts w:hint="default" w:ascii="Verdana" w:hAnsi="Verdana" w:cs="Verdana"/>
          <w:sz w:val="18"/>
          <w:szCs w:val="18"/>
          <w:lang w:val="ru-RU"/>
          <w:rPrChange w:id="2106"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2107" w:author="google1599737165" w:date="2023-04-24T13:47:39Z">
            <w:rPr>
              <w:rFonts w:hint="default" w:ascii="Times New Roman" w:hAnsi="Times New Roman" w:cs="Times New Roman"/>
              <w:sz w:val="24"/>
              <w:szCs w:val="24"/>
              <w:lang w:val="ru-RU"/>
            </w:rPr>
          </w:rPrChange>
        </w:rPr>
        <w:t xml:space="preserve">Результаты разборки проб фиксируются на бумажном носителе (полевой дневник, журнал). </w:t>
      </w:r>
    </w:p>
    <w:p>
      <w:pPr>
        <w:jc w:val="both"/>
        <w:rPr>
          <w:rFonts w:hint="default" w:ascii="Verdana" w:hAnsi="Verdana" w:cs="Verdana"/>
          <w:sz w:val="18"/>
          <w:szCs w:val="18"/>
          <w:lang w:val="ru-RU"/>
          <w:rPrChange w:id="2108" w:author="google1599737165" w:date="2023-04-24T13:47:39Z">
            <w:rPr>
              <w:rFonts w:hint="default" w:ascii="Times New Roman" w:hAnsi="Times New Roman" w:cs="Times New Roman"/>
              <w:sz w:val="24"/>
              <w:szCs w:val="24"/>
              <w:lang w:val="ru-RU"/>
            </w:rPr>
          </w:rPrChange>
        </w:rPr>
      </w:pPr>
    </w:p>
    <w:p>
      <w:pPr>
        <w:jc w:val="both"/>
        <w:rPr>
          <w:rFonts w:hint="default" w:ascii="Verdana" w:hAnsi="Verdana" w:cs="Verdana"/>
          <w:b/>
          <w:bCs/>
          <w:sz w:val="18"/>
          <w:szCs w:val="18"/>
          <w:lang w:val="ru-RU"/>
          <w:rPrChange w:id="2109" w:author="google1599737165" w:date="2023-04-24T13:47:39Z">
            <w:rPr>
              <w:rFonts w:hint="default" w:ascii="Times New Roman" w:hAnsi="Times New Roman" w:cs="Times New Roman"/>
              <w:b/>
              <w:bCs/>
              <w:sz w:val="24"/>
              <w:szCs w:val="24"/>
              <w:lang w:val="ru-RU"/>
            </w:rPr>
          </w:rPrChange>
        </w:rPr>
      </w:pPr>
      <w:r>
        <w:rPr>
          <w:rFonts w:hint="default" w:ascii="Verdana" w:hAnsi="Verdana" w:cs="Verdana"/>
          <w:b/>
          <w:bCs/>
          <w:sz w:val="18"/>
          <w:szCs w:val="18"/>
          <w:lang w:val="ru-RU"/>
          <w:rPrChange w:id="2110" w:author="google1599737165" w:date="2023-04-24T13:47:39Z">
            <w:rPr>
              <w:rFonts w:hint="default" w:ascii="Times New Roman" w:hAnsi="Times New Roman" w:cs="Times New Roman"/>
              <w:b/>
              <w:bCs/>
              <w:sz w:val="24"/>
              <w:szCs w:val="24"/>
              <w:lang w:val="ru-RU"/>
            </w:rPr>
          </w:rPrChange>
        </w:rPr>
        <w:t>Мониторинговые коллекции</w:t>
      </w:r>
    </w:p>
    <w:p>
      <w:pPr>
        <w:jc w:val="both"/>
        <w:rPr>
          <w:rFonts w:hint="default" w:ascii="Verdana" w:hAnsi="Verdana" w:cs="Verdana"/>
          <w:sz w:val="18"/>
          <w:szCs w:val="18"/>
          <w:lang w:val="ru-RU"/>
          <w:rPrChange w:id="2111"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2112" w:author="google1599737165" w:date="2023-04-24T13:47:39Z">
            <w:rPr>
              <w:rFonts w:hint="default" w:ascii="Times New Roman" w:hAnsi="Times New Roman" w:cs="Times New Roman"/>
              <w:sz w:val="24"/>
              <w:szCs w:val="24"/>
              <w:lang w:val="ru-RU"/>
            </w:rPr>
          </w:rPrChange>
        </w:rPr>
        <w:t xml:space="preserve">Все прошедшие обработку (подсчет и взвешивание) организмы </w:t>
      </w:r>
      <w:ins w:id="2113" w:author="google1599737165" w:date="2023-04-24T12:22:53Z">
        <w:r>
          <w:rPr>
            <w:rFonts w:hint="default" w:ascii="Verdana" w:hAnsi="Verdana" w:cs="Verdana"/>
            <w:sz w:val="18"/>
            <w:szCs w:val="18"/>
            <w:lang w:val="ru-RU"/>
            <w:rPrChange w:id="2114" w:author="google1599737165" w:date="2023-04-24T13:47:39Z">
              <w:rPr>
                <w:rFonts w:hint="default" w:ascii="Times New Roman" w:hAnsi="Times New Roman" w:cs="Times New Roman"/>
                <w:sz w:val="24"/>
                <w:szCs w:val="24"/>
                <w:lang w:val="ru-RU"/>
              </w:rPr>
            </w:rPrChange>
          </w:rPr>
          <w:t>бен</w:t>
        </w:r>
      </w:ins>
      <w:ins w:id="2115" w:author="google1599737165" w:date="2023-04-24T12:22:54Z">
        <w:r>
          <w:rPr>
            <w:rFonts w:hint="default" w:ascii="Verdana" w:hAnsi="Verdana" w:cs="Verdana"/>
            <w:sz w:val="18"/>
            <w:szCs w:val="18"/>
            <w:lang w:val="ru-RU"/>
            <w:rPrChange w:id="2116" w:author="google1599737165" w:date="2023-04-24T13:47:39Z">
              <w:rPr>
                <w:rFonts w:hint="default" w:ascii="Times New Roman" w:hAnsi="Times New Roman" w:cs="Times New Roman"/>
                <w:sz w:val="24"/>
                <w:szCs w:val="24"/>
                <w:lang w:val="ru-RU"/>
              </w:rPr>
            </w:rPrChange>
          </w:rPr>
          <w:t xml:space="preserve">тоса </w:t>
        </w:r>
      </w:ins>
      <w:r>
        <w:rPr>
          <w:rFonts w:hint="default" w:ascii="Verdana" w:hAnsi="Verdana" w:cs="Verdana"/>
          <w:sz w:val="18"/>
          <w:szCs w:val="18"/>
          <w:lang w:val="ru-RU"/>
          <w:rPrChange w:id="2117" w:author="google1599737165" w:date="2023-04-24T13:47:39Z">
            <w:rPr>
              <w:rFonts w:hint="default" w:ascii="Times New Roman" w:hAnsi="Times New Roman" w:cs="Times New Roman"/>
              <w:sz w:val="24"/>
              <w:szCs w:val="24"/>
              <w:lang w:val="ru-RU"/>
            </w:rPr>
          </w:rPrChange>
        </w:rPr>
        <w:t xml:space="preserve">фиксируются в общую емкость (отдельно для каждой пробы), которая снабжается внутренней (тушевая запись на кальке) и внешней этикеткой. На этикетке фиксируются все метаданные пробы (дата взятия, номер пробы, координаты, автор фиксации). </w:t>
      </w:r>
      <w:ins w:id="2118" w:author="google1599737165" w:date="2023-04-24T12:23:11Z">
        <w:r>
          <w:rPr>
            <w:rFonts w:hint="default" w:ascii="Verdana" w:hAnsi="Verdana" w:cs="Verdana"/>
            <w:sz w:val="18"/>
            <w:szCs w:val="18"/>
            <w:lang w:val="ru-RU"/>
            <w:rPrChange w:id="2119" w:author="google1599737165" w:date="2023-04-24T13:47:39Z">
              <w:rPr>
                <w:rFonts w:hint="default" w:ascii="Times New Roman" w:hAnsi="Times New Roman" w:cs="Times New Roman"/>
                <w:sz w:val="24"/>
                <w:szCs w:val="24"/>
                <w:lang w:val="ru-RU"/>
              </w:rPr>
            </w:rPrChange>
          </w:rPr>
          <w:t>Ж</w:t>
        </w:r>
      </w:ins>
      <w:ins w:id="2120" w:author="google1599737165" w:date="2023-04-24T12:23:12Z">
        <w:r>
          <w:rPr>
            <w:rFonts w:hint="default" w:ascii="Verdana" w:hAnsi="Verdana" w:cs="Verdana"/>
            <w:sz w:val="18"/>
            <w:szCs w:val="18"/>
            <w:lang w:val="ru-RU"/>
            <w:rPrChange w:id="2121" w:author="google1599737165" w:date="2023-04-24T13:47:39Z">
              <w:rPr>
                <w:rFonts w:hint="default" w:ascii="Times New Roman" w:hAnsi="Times New Roman" w:cs="Times New Roman"/>
                <w:sz w:val="24"/>
                <w:szCs w:val="24"/>
                <w:lang w:val="ru-RU"/>
              </w:rPr>
            </w:rPrChange>
          </w:rPr>
          <w:t>елател</w:t>
        </w:r>
      </w:ins>
      <w:ins w:id="2122" w:author="google1599737165" w:date="2023-04-24T12:23:13Z">
        <w:r>
          <w:rPr>
            <w:rFonts w:hint="default" w:ascii="Verdana" w:hAnsi="Verdana" w:cs="Verdana"/>
            <w:sz w:val="18"/>
            <w:szCs w:val="18"/>
            <w:lang w:val="ru-RU"/>
            <w:rPrChange w:id="2123" w:author="google1599737165" w:date="2023-04-24T13:47:39Z">
              <w:rPr>
                <w:rFonts w:hint="default" w:ascii="Times New Roman" w:hAnsi="Times New Roman" w:cs="Times New Roman"/>
                <w:sz w:val="24"/>
                <w:szCs w:val="24"/>
                <w:lang w:val="ru-RU"/>
              </w:rPr>
            </w:rPrChange>
          </w:rPr>
          <w:t xml:space="preserve">ьно </w:t>
        </w:r>
      </w:ins>
      <w:ins w:id="2124" w:author="google1599737165" w:date="2023-04-24T12:23:15Z">
        <w:r>
          <w:rPr>
            <w:rFonts w:hint="default" w:ascii="Verdana" w:hAnsi="Verdana" w:cs="Verdana"/>
            <w:sz w:val="18"/>
            <w:szCs w:val="18"/>
            <w:lang w:val="ru-RU"/>
            <w:rPrChange w:id="2125" w:author="google1599737165" w:date="2023-04-24T13:47:39Z">
              <w:rPr>
                <w:rFonts w:hint="default" w:ascii="Times New Roman" w:hAnsi="Times New Roman" w:cs="Times New Roman"/>
                <w:sz w:val="24"/>
                <w:szCs w:val="24"/>
                <w:lang w:val="ru-RU"/>
              </w:rPr>
            </w:rPrChange>
          </w:rPr>
          <w:t>о</w:t>
        </w:r>
      </w:ins>
      <w:del w:id="2126" w:author="google1599737165" w:date="2023-04-24T12:23:16Z">
        <w:r>
          <w:rPr>
            <w:rFonts w:hint="default" w:ascii="Verdana" w:hAnsi="Verdana" w:cs="Verdana"/>
            <w:sz w:val="18"/>
            <w:szCs w:val="18"/>
            <w:lang w:val="ru-RU"/>
            <w:rPrChange w:id="2127" w:author="google1599737165" w:date="2023-04-24T13:47:39Z">
              <w:rPr>
                <w:rFonts w:hint="default" w:ascii="Times New Roman" w:hAnsi="Times New Roman" w:cs="Times New Roman"/>
                <w:sz w:val="24"/>
                <w:szCs w:val="24"/>
                <w:lang w:val="ru-RU"/>
              </w:rPr>
            </w:rPrChange>
          </w:rPr>
          <w:delText>О</w:delText>
        </w:r>
      </w:del>
      <w:r>
        <w:rPr>
          <w:rFonts w:hint="default" w:ascii="Verdana" w:hAnsi="Verdana" w:cs="Verdana"/>
          <w:sz w:val="18"/>
          <w:szCs w:val="18"/>
          <w:lang w:val="ru-RU"/>
          <w:rPrChange w:id="2128" w:author="google1599737165" w:date="2023-04-24T13:47:39Z">
            <w:rPr>
              <w:rFonts w:hint="default" w:ascii="Times New Roman" w:hAnsi="Times New Roman" w:cs="Times New Roman"/>
              <w:sz w:val="24"/>
              <w:szCs w:val="24"/>
              <w:lang w:val="ru-RU"/>
            </w:rPr>
          </w:rPrChange>
        </w:rPr>
        <w:t>тдельно от остальных фиксир</w:t>
      </w:r>
      <w:ins w:id="2129" w:author="google1599737165" w:date="2023-04-24T12:23:20Z">
        <w:r>
          <w:rPr>
            <w:rFonts w:hint="default" w:ascii="Verdana" w:hAnsi="Verdana" w:cs="Verdana"/>
            <w:sz w:val="18"/>
            <w:szCs w:val="18"/>
            <w:lang w:val="ru-RU"/>
            <w:rPrChange w:id="2130" w:author="google1599737165" w:date="2023-04-24T13:47:39Z">
              <w:rPr>
                <w:rFonts w:hint="default" w:ascii="Times New Roman" w:hAnsi="Times New Roman" w:cs="Times New Roman"/>
                <w:sz w:val="24"/>
                <w:szCs w:val="24"/>
                <w:lang w:val="ru-RU"/>
              </w:rPr>
            </w:rPrChange>
          </w:rPr>
          <w:t>ов</w:t>
        </w:r>
      </w:ins>
      <w:ins w:id="2131" w:author="google1599737165" w:date="2023-04-24T12:23:21Z">
        <w:r>
          <w:rPr>
            <w:rFonts w:hint="default" w:ascii="Verdana" w:hAnsi="Verdana" w:cs="Verdana"/>
            <w:sz w:val="18"/>
            <w:szCs w:val="18"/>
            <w:lang w:val="ru-RU"/>
            <w:rPrChange w:id="2132" w:author="google1599737165" w:date="2023-04-24T13:47:39Z">
              <w:rPr>
                <w:rFonts w:hint="default" w:ascii="Times New Roman" w:hAnsi="Times New Roman" w:cs="Times New Roman"/>
                <w:sz w:val="24"/>
                <w:szCs w:val="24"/>
                <w:lang w:val="ru-RU"/>
              </w:rPr>
            </w:rPrChange>
          </w:rPr>
          <w:t xml:space="preserve">ать </w:t>
        </w:r>
      </w:ins>
      <w:del w:id="2133" w:author="google1599737165" w:date="2023-04-24T12:23:22Z">
        <w:r>
          <w:rPr>
            <w:rFonts w:hint="default" w:ascii="Verdana" w:hAnsi="Verdana" w:cs="Verdana"/>
            <w:sz w:val="18"/>
            <w:szCs w:val="18"/>
            <w:lang w:val="ru-RU"/>
            <w:rPrChange w:id="2134" w:author="google1599737165" w:date="2023-04-24T13:47:39Z">
              <w:rPr>
                <w:rFonts w:hint="default" w:ascii="Times New Roman" w:hAnsi="Times New Roman" w:cs="Times New Roman"/>
                <w:sz w:val="24"/>
                <w:szCs w:val="24"/>
                <w:lang w:val="ru-RU"/>
              </w:rPr>
            </w:rPrChange>
          </w:rPr>
          <w:delText xml:space="preserve">уются </w:delText>
        </w:r>
      </w:del>
      <w:r>
        <w:rPr>
          <w:rFonts w:hint="default" w:ascii="Verdana" w:hAnsi="Verdana" w:cs="Verdana"/>
          <w:sz w:val="18"/>
          <w:szCs w:val="18"/>
          <w:lang w:val="ru-RU"/>
          <w:rPrChange w:id="2135" w:author="google1599737165" w:date="2023-04-24T13:47:39Z">
            <w:rPr>
              <w:rFonts w:hint="default" w:ascii="Times New Roman" w:hAnsi="Times New Roman" w:cs="Times New Roman"/>
              <w:sz w:val="24"/>
              <w:szCs w:val="24"/>
              <w:lang w:val="ru-RU"/>
            </w:rPr>
          </w:rPrChange>
        </w:rPr>
        <w:t>массовые виды-индикаторы (</w:t>
      </w:r>
      <w:r>
        <w:rPr>
          <w:rFonts w:hint="default" w:ascii="Verdana" w:hAnsi="Verdana" w:cs="Verdana"/>
          <w:i/>
          <w:iCs/>
          <w:sz w:val="18"/>
          <w:szCs w:val="18"/>
          <w:lang w:val="ru-RU"/>
          <w:rPrChange w:id="2136" w:author="google1599737165" w:date="2023-04-24T13:47:39Z">
            <w:rPr>
              <w:rFonts w:hint="default" w:ascii="Times New Roman" w:hAnsi="Times New Roman" w:cs="Times New Roman"/>
              <w:i/>
              <w:iCs/>
              <w:sz w:val="24"/>
              <w:szCs w:val="24"/>
              <w:lang w:val="ru-RU"/>
            </w:rPr>
          </w:rPrChange>
        </w:rPr>
        <w:t>Saduria entomon</w:t>
      </w:r>
      <w:r>
        <w:rPr>
          <w:rFonts w:hint="default" w:ascii="Verdana" w:hAnsi="Verdana" w:cs="Verdana"/>
          <w:sz w:val="18"/>
          <w:szCs w:val="18"/>
          <w:lang w:val="ru-RU"/>
          <w:rPrChange w:id="2137" w:author="google1599737165" w:date="2023-04-24T13:47:39Z">
            <w:rPr>
              <w:rFonts w:hint="default" w:ascii="Times New Roman" w:hAnsi="Times New Roman" w:cs="Times New Roman"/>
              <w:sz w:val="24"/>
              <w:szCs w:val="24"/>
              <w:lang w:val="ru-RU"/>
            </w:rPr>
          </w:rPrChange>
        </w:rPr>
        <w:t xml:space="preserve">, </w:t>
      </w:r>
      <w:r>
        <w:rPr>
          <w:rFonts w:hint="default" w:ascii="Verdana" w:hAnsi="Verdana" w:cs="Verdana"/>
          <w:i/>
          <w:iCs/>
          <w:sz w:val="18"/>
          <w:szCs w:val="18"/>
          <w:lang w:val="ru-RU"/>
          <w:rPrChange w:id="2138" w:author="google1599737165" w:date="2023-04-24T13:47:39Z">
            <w:rPr>
              <w:rFonts w:hint="default" w:ascii="Times New Roman" w:hAnsi="Times New Roman" w:cs="Times New Roman"/>
              <w:i/>
              <w:iCs/>
              <w:sz w:val="24"/>
              <w:szCs w:val="24"/>
              <w:lang w:val="ru-RU"/>
            </w:rPr>
          </w:rPrChange>
        </w:rPr>
        <w:t>Pontoporeia femorata</w:t>
      </w:r>
      <w:r>
        <w:rPr>
          <w:rFonts w:hint="default" w:ascii="Verdana" w:hAnsi="Verdana" w:cs="Verdana"/>
          <w:sz w:val="18"/>
          <w:szCs w:val="18"/>
          <w:lang w:val="ru-RU"/>
          <w:rPrChange w:id="2139" w:author="google1599737165" w:date="2023-04-24T13:47:39Z">
            <w:rPr>
              <w:rFonts w:hint="default" w:ascii="Times New Roman" w:hAnsi="Times New Roman" w:cs="Times New Roman"/>
              <w:sz w:val="24"/>
              <w:szCs w:val="24"/>
              <w:lang w:val="ru-RU"/>
            </w:rPr>
          </w:rPrChange>
        </w:rPr>
        <w:t xml:space="preserve">, </w:t>
      </w:r>
      <w:r>
        <w:rPr>
          <w:rFonts w:hint="default" w:ascii="Verdana" w:hAnsi="Verdana" w:cs="Verdana"/>
          <w:i/>
          <w:iCs/>
          <w:sz w:val="18"/>
          <w:szCs w:val="18"/>
          <w:lang w:val="ru-RU"/>
          <w:rPrChange w:id="2140" w:author="google1599737165" w:date="2023-04-24T13:47:39Z">
            <w:rPr>
              <w:rFonts w:hint="default" w:ascii="Times New Roman" w:hAnsi="Times New Roman" w:cs="Times New Roman"/>
              <w:i/>
              <w:iCs/>
              <w:sz w:val="24"/>
              <w:szCs w:val="24"/>
              <w:lang w:val="ru-RU"/>
            </w:rPr>
          </w:rPrChange>
        </w:rPr>
        <w:t>Monoporeia affinis</w:t>
      </w:r>
      <w:ins w:id="2141" w:author="google1599737165" w:date="2023-04-24T12:23:28Z">
        <w:r>
          <w:rPr>
            <w:rFonts w:hint="default" w:ascii="Verdana" w:hAnsi="Verdana" w:cs="Verdana"/>
            <w:i/>
            <w:iCs/>
            <w:sz w:val="18"/>
            <w:szCs w:val="18"/>
            <w:lang w:val="ru-RU"/>
            <w:rPrChange w:id="2142" w:author="google1599737165" w:date="2023-04-24T13:47:39Z">
              <w:rPr>
                <w:rFonts w:hint="default" w:ascii="Times New Roman" w:hAnsi="Times New Roman" w:cs="Times New Roman"/>
                <w:i/>
                <w:iCs/>
                <w:sz w:val="24"/>
                <w:szCs w:val="24"/>
                <w:lang w:val="ru-RU"/>
              </w:rPr>
            </w:rPrChange>
          </w:rPr>
          <w:t xml:space="preserve">, </w:t>
        </w:r>
      </w:ins>
      <w:ins w:id="2143" w:author="google1599737165" w:date="2023-04-24T12:24:43Z">
        <w:r>
          <w:rPr>
            <w:rFonts w:hint="default" w:ascii="Verdana" w:hAnsi="Verdana" w:cs="Verdana"/>
            <w:i/>
            <w:sz w:val="18"/>
            <w:szCs w:val="18"/>
            <w:rPrChange w:id="2144" w:author="google1599737165" w:date="2023-04-24T13:47:39Z">
              <w:rPr>
                <w:rFonts w:hint="default" w:ascii="Times New Roman" w:hAnsi="Times New Roman" w:cs="Times New Roman"/>
                <w:i/>
                <w:sz w:val="24"/>
                <w:szCs w:val="24"/>
              </w:rPr>
            </w:rPrChange>
          </w:rPr>
          <w:t>Marenzelleria</w:t>
        </w:r>
      </w:ins>
      <w:ins w:id="2145" w:author="google1599737165" w:date="2023-04-24T12:24:43Z">
        <w:r>
          <w:rPr>
            <w:rFonts w:hint="default" w:ascii="Verdana" w:hAnsi="Verdana" w:cs="Verdana"/>
            <w:sz w:val="18"/>
            <w:szCs w:val="18"/>
            <w:rPrChange w:id="2146" w:author="google1599737165" w:date="2023-04-24T13:47:39Z">
              <w:rPr>
                <w:rFonts w:hint="default" w:ascii="Times New Roman" w:hAnsi="Times New Roman" w:cs="Times New Roman"/>
                <w:sz w:val="24"/>
                <w:szCs w:val="24"/>
              </w:rPr>
            </w:rPrChange>
          </w:rPr>
          <w:t xml:space="preserve"> spp.</w:t>
        </w:r>
      </w:ins>
      <w:r>
        <w:rPr>
          <w:rFonts w:hint="default" w:ascii="Verdana" w:hAnsi="Verdana" w:cs="Verdana"/>
          <w:sz w:val="18"/>
          <w:szCs w:val="18"/>
          <w:lang w:val="ru-RU"/>
          <w:rPrChange w:id="2147" w:author="google1599737165" w:date="2023-04-24T13:47:39Z">
            <w:rPr>
              <w:rFonts w:hint="default" w:ascii="Times New Roman" w:hAnsi="Times New Roman" w:cs="Times New Roman"/>
              <w:sz w:val="24"/>
              <w:szCs w:val="24"/>
              <w:lang w:val="ru-RU"/>
            </w:rPr>
          </w:rPrChange>
        </w:rPr>
        <w:t xml:space="preserve">). </w:t>
      </w:r>
    </w:p>
    <w:p>
      <w:pPr>
        <w:jc w:val="both"/>
        <w:rPr>
          <w:ins w:id="2148" w:author="google1599737165" w:date="2023-04-24T12:54:26Z"/>
          <w:rFonts w:hint="default" w:ascii="Verdana" w:hAnsi="Verdana" w:cs="Verdana"/>
          <w:sz w:val="18"/>
          <w:szCs w:val="18"/>
          <w:lang w:val="ru-RU"/>
          <w:rPrChange w:id="2149" w:author="google1599737165" w:date="2023-04-24T13:47:39Z">
            <w:rPr>
              <w:ins w:id="2150" w:author="google1599737165" w:date="2023-04-24T12:54:26Z"/>
              <w:rFonts w:hint="default" w:ascii="Times New Roman" w:hAnsi="Times New Roman" w:cs="Times New Roman"/>
              <w:sz w:val="24"/>
              <w:szCs w:val="24"/>
              <w:lang w:val="ru-RU"/>
            </w:rPr>
          </w:rPrChange>
        </w:rPr>
      </w:pPr>
    </w:p>
    <w:p>
      <w:pPr>
        <w:jc w:val="both"/>
        <w:rPr>
          <w:ins w:id="2151" w:author="google1599737165" w:date="2023-04-24T12:55:34Z"/>
          <w:rFonts w:hint="default" w:ascii="Verdana" w:hAnsi="Verdana" w:cs="Verdana"/>
          <w:sz w:val="18"/>
          <w:szCs w:val="18"/>
          <w:lang w:val="ru-RU"/>
          <w:rPrChange w:id="2152" w:author="google1599737165" w:date="2023-04-24T13:47:39Z">
            <w:rPr>
              <w:ins w:id="2153" w:author="google1599737165" w:date="2023-04-24T12:55:34Z"/>
              <w:rFonts w:hint="default" w:ascii="Times New Roman" w:hAnsi="Times New Roman" w:cs="Times New Roman"/>
              <w:sz w:val="24"/>
              <w:szCs w:val="24"/>
              <w:lang w:val="ru-RU"/>
            </w:rPr>
          </w:rPrChange>
        </w:rPr>
      </w:pPr>
      <w:ins w:id="2154" w:author="google1599737165" w:date="2023-04-24T12:54:33Z">
        <w:r>
          <w:rPr>
            <w:rFonts w:hint="default" w:ascii="Verdana" w:hAnsi="Verdana" w:cs="Verdana"/>
            <w:sz w:val="18"/>
            <w:szCs w:val="18"/>
            <w:lang w:val="ru-RU"/>
            <w:rPrChange w:id="2155" w:author="google1599737165" w:date="2023-04-24T13:47:39Z">
              <w:rPr>
                <w:rFonts w:hint="default" w:ascii="Times New Roman" w:hAnsi="Times New Roman" w:cs="Times New Roman"/>
                <w:sz w:val="24"/>
                <w:szCs w:val="24"/>
                <w:lang w:val="ru-RU"/>
              </w:rPr>
            </w:rPrChange>
          </w:rPr>
          <w:t>О</w:t>
        </w:r>
      </w:ins>
      <w:ins w:id="2156" w:author="google1599737165" w:date="2023-04-24T12:54:34Z">
        <w:r>
          <w:rPr>
            <w:rFonts w:hint="default" w:ascii="Verdana" w:hAnsi="Verdana" w:cs="Verdana"/>
            <w:sz w:val="18"/>
            <w:szCs w:val="18"/>
            <w:lang w:val="ru-RU"/>
            <w:rPrChange w:id="2157" w:author="google1599737165" w:date="2023-04-24T13:47:39Z">
              <w:rPr>
                <w:rFonts w:hint="default" w:ascii="Times New Roman" w:hAnsi="Times New Roman" w:cs="Times New Roman"/>
                <w:sz w:val="24"/>
                <w:szCs w:val="24"/>
                <w:lang w:val="ru-RU"/>
              </w:rPr>
            </w:rPrChange>
          </w:rPr>
          <w:t>б</w:t>
        </w:r>
      </w:ins>
      <w:ins w:id="2158" w:author="google1599737165" w:date="2023-04-24T12:54:35Z">
        <w:r>
          <w:rPr>
            <w:rFonts w:hint="default" w:ascii="Verdana" w:hAnsi="Verdana" w:cs="Verdana"/>
            <w:sz w:val="18"/>
            <w:szCs w:val="18"/>
            <w:lang w:val="ru-RU"/>
            <w:rPrChange w:id="2159" w:author="google1599737165" w:date="2023-04-24T13:47:39Z">
              <w:rPr>
                <w:rFonts w:hint="default" w:ascii="Times New Roman" w:hAnsi="Times New Roman" w:cs="Times New Roman"/>
                <w:sz w:val="24"/>
                <w:szCs w:val="24"/>
                <w:lang w:val="ru-RU"/>
              </w:rPr>
            </w:rPrChange>
          </w:rPr>
          <w:t xml:space="preserve">щая </w:t>
        </w:r>
      </w:ins>
      <w:ins w:id="2160" w:author="google1599737165" w:date="2023-04-24T12:54:38Z">
        <w:r>
          <w:rPr>
            <w:rFonts w:hint="default" w:ascii="Verdana" w:hAnsi="Verdana" w:cs="Verdana"/>
            <w:sz w:val="18"/>
            <w:szCs w:val="18"/>
            <w:lang w:val="ru-RU"/>
            <w:rPrChange w:id="2161" w:author="google1599737165" w:date="2023-04-24T13:47:39Z">
              <w:rPr>
                <w:rFonts w:hint="default" w:ascii="Times New Roman" w:hAnsi="Times New Roman" w:cs="Times New Roman"/>
                <w:sz w:val="24"/>
                <w:szCs w:val="24"/>
                <w:lang w:val="ru-RU"/>
              </w:rPr>
            </w:rPrChange>
          </w:rPr>
          <w:t>хара</w:t>
        </w:r>
      </w:ins>
      <w:ins w:id="2162" w:author="google1599737165" w:date="2023-04-24T12:54:39Z">
        <w:r>
          <w:rPr>
            <w:rFonts w:hint="default" w:ascii="Verdana" w:hAnsi="Verdana" w:cs="Verdana"/>
            <w:sz w:val="18"/>
            <w:szCs w:val="18"/>
            <w:lang w:val="ru-RU"/>
            <w:rPrChange w:id="2163" w:author="google1599737165" w:date="2023-04-24T13:47:39Z">
              <w:rPr>
                <w:rFonts w:hint="default" w:ascii="Times New Roman" w:hAnsi="Times New Roman" w:cs="Times New Roman"/>
                <w:sz w:val="24"/>
                <w:szCs w:val="24"/>
                <w:lang w:val="ru-RU"/>
              </w:rPr>
            </w:rPrChange>
          </w:rPr>
          <w:t>ктерист</w:t>
        </w:r>
      </w:ins>
      <w:ins w:id="2164" w:author="google1599737165" w:date="2023-04-24T12:54:40Z">
        <w:r>
          <w:rPr>
            <w:rFonts w:hint="default" w:ascii="Verdana" w:hAnsi="Verdana" w:cs="Verdana"/>
            <w:sz w:val="18"/>
            <w:szCs w:val="18"/>
            <w:lang w:val="ru-RU"/>
            <w:rPrChange w:id="2165" w:author="google1599737165" w:date="2023-04-24T13:47:39Z">
              <w:rPr>
                <w:rFonts w:hint="default" w:ascii="Times New Roman" w:hAnsi="Times New Roman" w:cs="Times New Roman"/>
                <w:sz w:val="24"/>
                <w:szCs w:val="24"/>
                <w:lang w:val="ru-RU"/>
              </w:rPr>
            </w:rPrChange>
          </w:rPr>
          <w:t>ика с</w:t>
        </w:r>
      </w:ins>
      <w:ins w:id="2166" w:author="google1599737165" w:date="2023-04-24T12:54:41Z">
        <w:r>
          <w:rPr>
            <w:rFonts w:hint="default" w:ascii="Verdana" w:hAnsi="Verdana" w:cs="Verdana"/>
            <w:sz w:val="18"/>
            <w:szCs w:val="18"/>
            <w:lang w:val="ru-RU"/>
            <w:rPrChange w:id="2167" w:author="google1599737165" w:date="2023-04-24T13:47:39Z">
              <w:rPr>
                <w:rFonts w:hint="default" w:ascii="Times New Roman" w:hAnsi="Times New Roman" w:cs="Times New Roman"/>
                <w:sz w:val="24"/>
                <w:szCs w:val="24"/>
                <w:lang w:val="ru-RU"/>
              </w:rPr>
            </w:rPrChange>
          </w:rPr>
          <w:t xml:space="preserve">боров </w:t>
        </w:r>
      </w:ins>
      <w:ins w:id="2168" w:author="google1599737165" w:date="2023-04-24T12:54:42Z">
        <w:r>
          <w:rPr>
            <w:rFonts w:hint="default" w:ascii="Verdana" w:hAnsi="Verdana" w:cs="Verdana"/>
            <w:sz w:val="18"/>
            <w:szCs w:val="18"/>
            <w:lang w:val="ru-RU"/>
            <w:rPrChange w:id="2169" w:author="google1599737165" w:date="2023-04-24T13:47:39Z">
              <w:rPr>
                <w:rFonts w:hint="default" w:ascii="Times New Roman" w:hAnsi="Times New Roman" w:cs="Times New Roman"/>
                <w:sz w:val="24"/>
                <w:szCs w:val="24"/>
                <w:lang w:val="ru-RU"/>
              </w:rPr>
            </w:rPrChange>
          </w:rPr>
          <w:t xml:space="preserve">и </w:t>
        </w:r>
      </w:ins>
      <w:ins w:id="2170" w:author="google1599737165" w:date="2023-04-24T12:54:55Z">
        <w:r>
          <w:rPr>
            <w:rFonts w:hint="default" w:ascii="Verdana" w:hAnsi="Verdana" w:cs="Verdana"/>
            <w:sz w:val="18"/>
            <w:szCs w:val="18"/>
            <w:lang w:val="ru-RU"/>
            <w:rPrChange w:id="2171" w:author="google1599737165" w:date="2023-04-24T13:47:39Z">
              <w:rPr>
                <w:rFonts w:hint="default" w:ascii="Times New Roman" w:hAnsi="Times New Roman" w:cs="Times New Roman"/>
                <w:sz w:val="24"/>
                <w:szCs w:val="24"/>
                <w:lang w:val="ru-RU"/>
              </w:rPr>
            </w:rPrChange>
          </w:rPr>
          <w:t>сс</w:t>
        </w:r>
      </w:ins>
      <w:ins w:id="2172" w:author="google1599737165" w:date="2023-04-24T12:54:56Z">
        <w:r>
          <w:rPr>
            <w:rFonts w:hint="default" w:ascii="Verdana" w:hAnsi="Verdana" w:cs="Verdana"/>
            <w:sz w:val="18"/>
            <w:szCs w:val="18"/>
            <w:lang w:val="ru-RU"/>
            <w:rPrChange w:id="2173" w:author="google1599737165" w:date="2023-04-24T13:47:39Z">
              <w:rPr>
                <w:rFonts w:hint="default" w:ascii="Times New Roman" w:hAnsi="Times New Roman" w:cs="Times New Roman"/>
                <w:sz w:val="24"/>
                <w:szCs w:val="24"/>
                <w:lang w:val="ru-RU"/>
              </w:rPr>
            </w:rPrChange>
          </w:rPr>
          <w:t>ылки</w:t>
        </w:r>
      </w:ins>
      <w:ins w:id="2174" w:author="google1599737165" w:date="2023-04-24T12:54:57Z">
        <w:r>
          <w:rPr>
            <w:rFonts w:hint="default" w:ascii="Verdana" w:hAnsi="Verdana" w:cs="Verdana"/>
            <w:sz w:val="18"/>
            <w:szCs w:val="18"/>
            <w:lang w:val="ru-RU"/>
            <w:rPrChange w:id="2175" w:author="google1599737165" w:date="2023-04-24T13:47:39Z">
              <w:rPr>
                <w:rFonts w:hint="default" w:ascii="Times New Roman" w:hAnsi="Times New Roman" w:cs="Times New Roman"/>
                <w:sz w:val="24"/>
                <w:szCs w:val="24"/>
                <w:lang w:val="ru-RU"/>
              </w:rPr>
            </w:rPrChange>
          </w:rPr>
          <w:t xml:space="preserve"> </w:t>
        </w:r>
      </w:ins>
      <w:ins w:id="2176" w:author="google1599737165" w:date="2023-04-24T12:55:00Z">
        <w:r>
          <w:rPr>
            <w:rFonts w:hint="default" w:ascii="Verdana" w:hAnsi="Verdana" w:cs="Verdana"/>
            <w:sz w:val="18"/>
            <w:szCs w:val="18"/>
            <w:lang w:val="ru-RU"/>
            <w:rPrChange w:id="2177" w:author="google1599737165" w:date="2023-04-24T13:47:39Z">
              <w:rPr>
                <w:rFonts w:hint="default" w:ascii="Times New Roman" w:hAnsi="Times New Roman" w:cs="Times New Roman"/>
                <w:sz w:val="24"/>
                <w:szCs w:val="24"/>
                <w:lang w:val="ru-RU"/>
              </w:rPr>
            </w:rPrChange>
          </w:rPr>
          <w:t xml:space="preserve">на </w:t>
        </w:r>
      </w:ins>
      <w:ins w:id="2178" w:author="google1599737165" w:date="2023-04-24T12:55:01Z">
        <w:r>
          <w:rPr>
            <w:rFonts w:hint="default" w:ascii="Verdana" w:hAnsi="Verdana" w:cs="Verdana"/>
            <w:sz w:val="18"/>
            <w:szCs w:val="18"/>
            <w:lang w:val="ru-RU"/>
            <w:rPrChange w:id="2179" w:author="google1599737165" w:date="2023-04-24T13:47:39Z">
              <w:rPr>
                <w:rFonts w:hint="default" w:ascii="Times New Roman" w:hAnsi="Times New Roman" w:cs="Times New Roman"/>
                <w:sz w:val="24"/>
                <w:szCs w:val="24"/>
                <w:lang w:val="ru-RU"/>
              </w:rPr>
            </w:rPrChange>
          </w:rPr>
          <w:t>но</w:t>
        </w:r>
      </w:ins>
      <w:ins w:id="2180" w:author="google1599737165" w:date="2023-04-24T12:55:03Z">
        <w:r>
          <w:rPr>
            <w:rFonts w:hint="default" w:ascii="Verdana" w:hAnsi="Verdana" w:cs="Verdana"/>
            <w:sz w:val="18"/>
            <w:szCs w:val="18"/>
            <w:lang w:val="ru-RU"/>
            <w:rPrChange w:id="2181" w:author="google1599737165" w:date="2023-04-24T13:47:39Z">
              <w:rPr>
                <w:rFonts w:hint="default" w:ascii="Times New Roman" w:hAnsi="Times New Roman" w:cs="Times New Roman"/>
                <w:sz w:val="24"/>
                <w:szCs w:val="24"/>
                <w:lang w:val="ru-RU"/>
              </w:rPr>
            </w:rPrChange>
          </w:rPr>
          <w:t>р</w:t>
        </w:r>
      </w:ins>
      <w:ins w:id="2182" w:author="google1599737165" w:date="2023-04-24T12:55:04Z">
        <w:r>
          <w:rPr>
            <w:rFonts w:hint="default" w:ascii="Verdana" w:hAnsi="Verdana" w:cs="Verdana"/>
            <w:sz w:val="18"/>
            <w:szCs w:val="18"/>
            <w:lang w:val="ru-RU"/>
            <w:rPrChange w:id="2183" w:author="google1599737165" w:date="2023-04-24T13:47:39Z">
              <w:rPr>
                <w:rFonts w:hint="default" w:ascii="Times New Roman" w:hAnsi="Times New Roman" w:cs="Times New Roman"/>
                <w:sz w:val="24"/>
                <w:szCs w:val="24"/>
                <w:lang w:val="ru-RU"/>
              </w:rPr>
            </w:rPrChange>
          </w:rPr>
          <w:t>м</w:t>
        </w:r>
      </w:ins>
      <w:ins w:id="2184" w:author="google1599737165" w:date="2023-04-24T12:55:05Z">
        <w:r>
          <w:rPr>
            <w:rFonts w:hint="default" w:ascii="Verdana" w:hAnsi="Verdana" w:cs="Verdana"/>
            <w:sz w:val="18"/>
            <w:szCs w:val="18"/>
            <w:lang w:val="ru-RU"/>
            <w:rPrChange w:id="2185" w:author="google1599737165" w:date="2023-04-24T13:47:39Z">
              <w:rPr>
                <w:rFonts w:hint="default" w:ascii="Times New Roman" w:hAnsi="Times New Roman" w:cs="Times New Roman"/>
                <w:sz w:val="24"/>
                <w:szCs w:val="24"/>
                <w:lang w:val="ru-RU"/>
              </w:rPr>
            </w:rPrChange>
          </w:rPr>
          <w:t>а</w:t>
        </w:r>
      </w:ins>
      <w:ins w:id="2186" w:author="google1599737165" w:date="2023-04-24T12:55:06Z">
        <w:r>
          <w:rPr>
            <w:rFonts w:hint="default" w:ascii="Verdana" w:hAnsi="Verdana" w:cs="Verdana"/>
            <w:sz w:val="18"/>
            <w:szCs w:val="18"/>
            <w:lang w:val="ru-RU"/>
            <w:rPrChange w:id="2187" w:author="google1599737165" w:date="2023-04-24T13:47:39Z">
              <w:rPr>
                <w:rFonts w:hint="default" w:ascii="Times New Roman" w:hAnsi="Times New Roman" w:cs="Times New Roman"/>
                <w:sz w:val="24"/>
                <w:szCs w:val="24"/>
                <w:lang w:val="ru-RU"/>
              </w:rPr>
            </w:rPrChange>
          </w:rPr>
          <w:t>ти</w:t>
        </w:r>
      </w:ins>
      <w:ins w:id="2188" w:author="google1599737165" w:date="2023-04-24T12:55:07Z">
        <w:r>
          <w:rPr>
            <w:rFonts w:hint="default" w:ascii="Verdana" w:hAnsi="Verdana" w:cs="Verdana"/>
            <w:sz w:val="18"/>
            <w:szCs w:val="18"/>
            <w:lang w:val="ru-RU"/>
            <w:rPrChange w:id="2189" w:author="google1599737165" w:date="2023-04-24T13:47:39Z">
              <w:rPr>
                <w:rFonts w:hint="default" w:ascii="Times New Roman" w:hAnsi="Times New Roman" w:cs="Times New Roman"/>
                <w:sz w:val="24"/>
                <w:szCs w:val="24"/>
                <w:lang w:val="ru-RU"/>
              </w:rPr>
            </w:rPrChange>
          </w:rPr>
          <w:t>в</w:t>
        </w:r>
      </w:ins>
      <w:ins w:id="2190" w:author="google1599737165" w:date="2023-04-24T12:55:08Z">
        <w:r>
          <w:rPr>
            <w:rFonts w:hint="default" w:ascii="Verdana" w:hAnsi="Verdana" w:cs="Verdana"/>
            <w:sz w:val="18"/>
            <w:szCs w:val="18"/>
            <w:lang w:val="ru-RU"/>
            <w:rPrChange w:id="2191" w:author="google1599737165" w:date="2023-04-24T13:47:39Z">
              <w:rPr>
                <w:rFonts w:hint="default" w:ascii="Times New Roman" w:hAnsi="Times New Roman" w:cs="Times New Roman"/>
                <w:sz w:val="24"/>
                <w:szCs w:val="24"/>
                <w:lang w:val="ru-RU"/>
              </w:rPr>
            </w:rPrChange>
          </w:rPr>
          <w:t>но</w:t>
        </w:r>
      </w:ins>
      <w:ins w:id="2192" w:author="google1599737165" w:date="2023-04-24T12:55:09Z">
        <w:r>
          <w:rPr>
            <w:rFonts w:hint="default" w:ascii="Verdana" w:hAnsi="Verdana" w:cs="Verdana"/>
            <w:sz w:val="18"/>
            <w:szCs w:val="18"/>
            <w:lang w:val="ru-RU"/>
            <w:rPrChange w:id="2193" w:author="google1599737165" w:date="2023-04-24T13:47:39Z">
              <w:rPr>
                <w:rFonts w:hint="default" w:ascii="Times New Roman" w:hAnsi="Times New Roman" w:cs="Times New Roman"/>
                <w:sz w:val="24"/>
                <w:szCs w:val="24"/>
                <w:lang w:val="ru-RU"/>
              </w:rPr>
            </w:rPrChange>
          </w:rPr>
          <w:t>-мето</w:t>
        </w:r>
      </w:ins>
      <w:ins w:id="2194" w:author="google1599737165" w:date="2023-04-24T12:55:10Z">
        <w:r>
          <w:rPr>
            <w:rFonts w:hint="default" w:ascii="Verdana" w:hAnsi="Verdana" w:cs="Verdana"/>
            <w:sz w:val="18"/>
            <w:szCs w:val="18"/>
            <w:lang w:val="ru-RU"/>
            <w:rPrChange w:id="2195" w:author="google1599737165" w:date="2023-04-24T13:47:39Z">
              <w:rPr>
                <w:rFonts w:hint="default" w:ascii="Times New Roman" w:hAnsi="Times New Roman" w:cs="Times New Roman"/>
                <w:sz w:val="24"/>
                <w:szCs w:val="24"/>
                <w:lang w:val="ru-RU"/>
              </w:rPr>
            </w:rPrChange>
          </w:rPr>
          <w:t>диче</w:t>
        </w:r>
      </w:ins>
      <w:ins w:id="2196" w:author="google1599737165" w:date="2023-04-24T12:55:11Z">
        <w:r>
          <w:rPr>
            <w:rFonts w:hint="default" w:ascii="Verdana" w:hAnsi="Verdana" w:cs="Verdana"/>
            <w:sz w:val="18"/>
            <w:szCs w:val="18"/>
            <w:lang w:val="ru-RU"/>
            <w:rPrChange w:id="2197" w:author="google1599737165" w:date="2023-04-24T13:47:39Z">
              <w:rPr>
                <w:rFonts w:hint="default" w:ascii="Times New Roman" w:hAnsi="Times New Roman" w:cs="Times New Roman"/>
                <w:sz w:val="24"/>
                <w:szCs w:val="24"/>
                <w:lang w:val="ru-RU"/>
              </w:rPr>
            </w:rPrChange>
          </w:rPr>
          <w:t>скую</w:t>
        </w:r>
      </w:ins>
      <w:ins w:id="2198" w:author="google1599737165" w:date="2023-04-24T12:55:12Z">
        <w:r>
          <w:rPr>
            <w:rFonts w:hint="default" w:ascii="Verdana" w:hAnsi="Verdana" w:cs="Verdana"/>
            <w:sz w:val="18"/>
            <w:szCs w:val="18"/>
            <w:lang w:val="ru-RU"/>
            <w:rPrChange w:id="2199" w:author="google1599737165" w:date="2023-04-24T13:47:39Z">
              <w:rPr>
                <w:rFonts w:hint="default" w:ascii="Times New Roman" w:hAnsi="Times New Roman" w:cs="Times New Roman"/>
                <w:sz w:val="24"/>
                <w:szCs w:val="24"/>
                <w:lang w:val="ru-RU"/>
              </w:rPr>
            </w:rPrChange>
          </w:rPr>
          <w:t xml:space="preserve"> док</w:t>
        </w:r>
      </w:ins>
      <w:ins w:id="2200" w:author="google1599737165" w:date="2023-04-24T12:55:14Z">
        <w:r>
          <w:rPr>
            <w:rFonts w:hint="default" w:ascii="Verdana" w:hAnsi="Verdana" w:cs="Verdana"/>
            <w:sz w:val="18"/>
            <w:szCs w:val="18"/>
            <w:lang w:val="ru-RU"/>
            <w:rPrChange w:id="2201" w:author="google1599737165" w:date="2023-04-24T13:47:39Z">
              <w:rPr>
                <w:rFonts w:hint="default" w:ascii="Times New Roman" w:hAnsi="Times New Roman" w:cs="Times New Roman"/>
                <w:sz w:val="24"/>
                <w:szCs w:val="24"/>
                <w:lang w:val="ru-RU"/>
              </w:rPr>
            </w:rPrChange>
          </w:rPr>
          <w:t>у</w:t>
        </w:r>
      </w:ins>
      <w:ins w:id="2202" w:author="google1599737165" w:date="2023-04-24T12:55:15Z">
        <w:r>
          <w:rPr>
            <w:rFonts w:hint="default" w:ascii="Verdana" w:hAnsi="Verdana" w:cs="Verdana"/>
            <w:sz w:val="18"/>
            <w:szCs w:val="18"/>
            <w:lang w:val="ru-RU"/>
            <w:rPrChange w:id="2203" w:author="google1599737165" w:date="2023-04-24T13:47:39Z">
              <w:rPr>
                <w:rFonts w:hint="default" w:ascii="Times New Roman" w:hAnsi="Times New Roman" w:cs="Times New Roman"/>
                <w:sz w:val="24"/>
                <w:szCs w:val="24"/>
                <w:lang w:val="ru-RU"/>
              </w:rPr>
            </w:rPrChange>
          </w:rPr>
          <w:t>ментац</w:t>
        </w:r>
      </w:ins>
      <w:ins w:id="2204" w:author="google1599737165" w:date="2023-04-24T12:55:16Z">
        <w:r>
          <w:rPr>
            <w:rFonts w:hint="default" w:ascii="Verdana" w:hAnsi="Verdana" w:cs="Verdana"/>
            <w:sz w:val="18"/>
            <w:szCs w:val="18"/>
            <w:lang w:val="ru-RU"/>
            <w:rPrChange w:id="2205" w:author="google1599737165" w:date="2023-04-24T13:47:39Z">
              <w:rPr>
                <w:rFonts w:hint="default" w:ascii="Times New Roman" w:hAnsi="Times New Roman" w:cs="Times New Roman"/>
                <w:sz w:val="24"/>
                <w:szCs w:val="24"/>
                <w:lang w:val="ru-RU"/>
              </w:rPr>
            </w:rPrChange>
          </w:rPr>
          <w:t xml:space="preserve">ию </w:t>
        </w:r>
      </w:ins>
      <w:ins w:id="2206" w:author="google1599737165" w:date="2023-04-24T12:55:18Z">
        <w:r>
          <w:rPr>
            <w:rFonts w:hint="default" w:ascii="Verdana" w:hAnsi="Verdana" w:cs="Verdana"/>
            <w:sz w:val="18"/>
            <w:szCs w:val="18"/>
            <w:lang w:val="ru-RU"/>
            <w:rPrChange w:id="2207" w:author="google1599737165" w:date="2023-04-24T13:47:39Z">
              <w:rPr>
                <w:rFonts w:hint="default" w:ascii="Times New Roman" w:hAnsi="Times New Roman" w:cs="Times New Roman"/>
                <w:sz w:val="24"/>
                <w:szCs w:val="24"/>
                <w:lang w:val="ru-RU"/>
              </w:rPr>
            </w:rPrChange>
          </w:rPr>
          <w:t>пр</w:t>
        </w:r>
      </w:ins>
      <w:ins w:id="2208" w:author="google1599737165" w:date="2023-04-24T12:55:19Z">
        <w:r>
          <w:rPr>
            <w:rFonts w:hint="default" w:ascii="Verdana" w:hAnsi="Verdana" w:cs="Verdana"/>
            <w:sz w:val="18"/>
            <w:szCs w:val="18"/>
            <w:lang w:val="ru-RU"/>
            <w:rPrChange w:id="2209" w:author="google1599737165" w:date="2023-04-24T13:47:39Z">
              <w:rPr>
                <w:rFonts w:hint="default" w:ascii="Times New Roman" w:hAnsi="Times New Roman" w:cs="Times New Roman"/>
                <w:sz w:val="24"/>
                <w:szCs w:val="24"/>
                <w:lang w:val="ru-RU"/>
              </w:rPr>
            </w:rPrChange>
          </w:rPr>
          <w:t>и</w:t>
        </w:r>
      </w:ins>
      <w:ins w:id="2210" w:author="google1599737165" w:date="2023-04-24T12:55:20Z">
        <w:r>
          <w:rPr>
            <w:rFonts w:hint="default" w:ascii="Verdana" w:hAnsi="Verdana" w:cs="Verdana"/>
            <w:sz w:val="18"/>
            <w:szCs w:val="18"/>
            <w:lang w:val="ru-RU"/>
            <w:rPrChange w:id="2211" w:author="google1599737165" w:date="2023-04-24T13:47:39Z">
              <w:rPr>
                <w:rFonts w:hint="default" w:ascii="Times New Roman" w:hAnsi="Times New Roman" w:cs="Times New Roman"/>
                <w:sz w:val="24"/>
                <w:szCs w:val="24"/>
                <w:lang w:val="ru-RU"/>
              </w:rPr>
            </w:rPrChange>
          </w:rPr>
          <w:t>веден</w:t>
        </w:r>
      </w:ins>
      <w:ins w:id="2212" w:author="google1599737165" w:date="2023-04-24T12:55:22Z">
        <w:r>
          <w:rPr>
            <w:rFonts w:hint="default" w:ascii="Verdana" w:hAnsi="Verdana" w:cs="Verdana"/>
            <w:sz w:val="18"/>
            <w:szCs w:val="18"/>
            <w:lang w:val="ru-RU"/>
            <w:rPrChange w:id="2213" w:author="google1599737165" w:date="2023-04-24T13:47:39Z">
              <w:rPr>
                <w:rFonts w:hint="default" w:ascii="Times New Roman" w:hAnsi="Times New Roman" w:cs="Times New Roman"/>
                <w:sz w:val="24"/>
                <w:szCs w:val="24"/>
                <w:lang w:val="ru-RU"/>
              </w:rPr>
            </w:rPrChange>
          </w:rPr>
          <w:t xml:space="preserve">ы </w:t>
        </w:r>
      </w:ins>
      <w:ins w:id="2214" w:author="google1599737165" w:date="2023-04-24T12:55:25Z">
        <w:r>
          <w:rPr>
            <w:rFonts w:hint="default" w:ascii="Verdana" w:hAnsi="Verdana" w:cs="Verdana"/>
            <w:sz w:val="18"/>
            <w:szCs w:val="18"/>
            <w:lang w:val="ru-RU"/>
            <w:rPrChange w:id="2215" w:author="google1599737165" w:date="2023-04-24T13:47:39Z">
              <w:rPr>
                <w:rFonts w:hint="default" w:ascii="Times New Roman" w:hAnsi="Times New Roman" w:cs="Times New Roman"/>
                <w:sz w:val="24"/>
                <w:szCs w:val="24"/>
                <w:lang w:val="ru-RU"/>
              </w:rPr>
            </w:rPrChange>
          </w:rPr>
          <w:t>в т</w:t>
        </w:r>
      </w:ins>
      <w:ins w:id="2216" w:author="google1599737165" w:date="2023-04-24T12:55:26Z">
        <w:r>
          <w:rPr>
            <w:rFonts w:hint="default" w:ascii="Verdana" w:hAnsi="Verdana" w:cs="Verdana"/>
            <w:sz w:val="18"/>
            <w:szCs w:val="18"/>
            <w:lang w:val="ru-RU"/>
            <w:rPrChange w:id="2217" w:author="google1599737165" w:date="2023-04-24T13:47:39Z">
              <w:rPr>
                <w:rFonts w:hint="default" w:ascii="Times New Roman" w:hAnsi="Times New Roman" w:cs="Times New Roman"/>
                <w:sz w:val="24"/>
                <w:szCs w:val="24"/>
                <w:lang w:val="ru-RU"/>
              </w:rPr>
            </w:rPrChange>
          </w:rPr>
          <w:t>абли</w:t>
        </w:r>
      </w:ins>
      <w:ins w:id="2218" w:author="google1599737165" w:date="2023-04-24T12:55:27Z">
        <w:r>
          <w:rPr>
            <w:rFonts w:hint="default" w:ascii="Verdana" w:hAnsi="Verdana" w:cs="Verdana"/>
            <w:sz w:val="18"/>
            <w:szCs w:val="18"/>
            <w:lang w:val="ru-RU"/>
            <w:rPrChange w:id="2219" w:author="google1599737165" w:date="2023-04-24T13:47:39Z">
              <w:rPr>
                <w:rFonts w:hint="default" w:ascii="Times New Roman" w:hAnsi="Times New Roman" w:cs="Times New Roman"/>
                <w:sz w:val="24"/>
                <w:szCs w:val="24"/>
                <w:lang w:val="ru-RU"/>
              </w:rPr>
            </w:rPrChange>
          </w:rPr>
          <w:t>це</w:t>
        </w:r>
      </w:ins>
      <w:ins w:id="2220" w:author="google1599737165" w:date="2023-04-24T12:55:28Z">
        <w:r>
          <w:rPr>
            <w:rFonts w:hint="default" w:ascii="Verdana" w:hAnsi="Verdana" w:cs="Verdana"/>
            <w:sz w:val="18"/>
            <w:szCs w:val="18"/>
            <w:lang w:val="ru-RU"/>
            <w:rPrChange w:id="2221" w:author="google1599737165" w:date="2023-04-24T13:47:39Z">
              <w:rPr>
                <w:rFonts w:hint="default" w:ascii="Times New Roman" w:hAnsi="Times New Roman" w:cs="Times New Roman"/>
                <w:sz w:val="24"/>
                <w:szCs w:val="24"/>
                <w:lang w:val="ru-RU"/>
              </w:rPr>
            </w:rPrChange>
          </w:rPr>
          <w:t xml:space="preserve"> +</w:t>
        </w:r>
      </w:ins>
      <w:ins w:id="2222" w:author="google1599737165" w:date="2023-04-24T12:55:31Z">
        <w:r>
          <w:rPr>
            <w:rFonts w:hint="default" w:ascii="Verdana" w:hAnsi="Verdana" w:cs="Verdana"/>
            <w:sz w:val="18"/>
            <w:szCs w:val="18"/>
            <w:lang w:val="ru-RU"/>
            <w:rPrChange w:id="2223" w:author="google1599737165" w:date="2023-04-24T13:47:39Z">
              <w:rPr>
                <w:rFonts w:hint="default" w:ascii="Times New Roman" w:hAnsi="Times New Roman" w:cs="Times New Roman"/>
                <w:sz w:val="24"/>
                <w:szCs w:val="24"/>
                <w:lang w:val="ru-RU"/>
              </w:rPr>
            </w:rPrChange>
          </w:rPr>
          <w:t>++</w:t>
        </w:r>
      </w:ins>
      <w:ins w:id="2224" w:author="google1599737165" w:date="2023-04-24T12:55:28Z">
        <w:r>
          <w:rPr>
            <w:rFonts w:hint="default" w:ascii="Verdana" w:hAnsi="Verdana" w:cs="Verdana"/>
            <w:sz w:val="18"/>
            <w:szCs w:val="18"/>
            <w:lang w:val="ru-RU"/>
            <w:rPrChange w:id="2225" w:author="google1599737165" w:date="2023-04-24T13:47:39Z">
              <w:rPr>
                <w:rFonts w:hint="default" w:ascii="Times New Roman" w:hAnsi="Times New Roman" w:cs="Times New Roman"/>
                <w:sz w:val="24"/>
                <w:szCs w:val="24"/>
                <w:lang w:val="ru-RU"/>
              </w:rPr>
            </w:rPrChange>
          </w:rPr>
          <w:t>.</w:t>
        </w:r>
      </w:ins>
    </w:p>
    <w:p>
      <w:pPr>
        <w:jc w:val="both"/>
        <w:rPr>
          <w:ins w:id="2226" w:author="google1599737165" w:date="2023-04-24T12:28:03Z"/>
          <w:rFonts w:hint="default" w:ascii="Verdana" w:hAnsi="Verdana" w:cs="Verdana"/>
          <w:sz w:val="18"/>
          <w:szCs w:val="18"/>
          <w:lang w:val="ru-RU"/>
          <w:rPrChange w:id="2227" w:author="google1599737165" w:date="2023-04-24T13:47:39Z">
            <w:rPr>
              <w:ins w:id="2228" w:author="google1599737165" w:date="2023-04-24T12:28:03Z"/>
              <w:rFonts w:hint="default" w:ascii="Times New Roman" w:hAnsi="Times New Roman" w:cs="Times New Roman"/>
              <w:sz w:val="24"/>
              <w:szCs w:val="24"/>
              <w:lang w:val="ru-RU"/>
            </w:rPr>
          </w:rPrChange>
        </w:rPr>
      </w:pPr>
    </w:p>
    <w:p>
      <w:pPr>
        <w:ind w:firstLine="0"/>
        <w:contextualSpacing/>
        <w:rPr>
          <w:ins w:id="2229" w:author="google1599737165" w:date="2023-04-24T12:28:16Z"/>
          <w:rFonts w:hint="default" w:ascii="Verdana" w:hAnsi="Verdana" w:cs="Verdana"/>
          <w:sz w:val="18"/>
          <w:szCs w:val="18"/>
          <w:lang w:val="ru-RU"/>
          <w:rPrChange w:id="2230" w:author="google1599737165" w:date="2023-04-24T13:47:39Z">
            <w:rPr>
              <w:ins w:id="2231" w:author="google1599737165" w:date="2023-04-24T12:28:16Z"/>
              <w:rFonts w:hint="default"/>
              <w:sz w:val="22"/>
              <w:szCs w:val="22"/>
              <w:lang w:val="ru-RU"/>
            </w:rPr>
          </w:rPrChange>
        </w:rPr>
      </w:pPr>
      <w:ins w:id="2232" w:author="google1599737165" w:date="2023-04-24T12:28:16Z">
        <w:r>
          <w:rPr>
            <w:rFonts w:ascii="Verdana" w:hAnsi="Verdana" w:cs="Verdana"/>
            <w:b/>
            <w:sz w:val="18"/>
            <w:szCs w:val="18"/>
            <w:rPrChange w:id="2233" w:author="google1599737165" w:date="2023-04-24T13:47:39Z">
              <w:rPr>
                <w:b/>
                <w:sz w:val="22"/>
                <w:szCs w:val="22"/>
              </w:rPr>
            </w:rPrChange>
          </w:rPr>
          <w:t xml:space="preserve">Таблица </w:t>
        </w:r>
      </w:ins>
      <w:ins w:id="2234" w:author="google1599737165" w:date="2023-04-24T12:40:20Z">
        <w:r>
          <w:rPr>
            <w:rFonts w:hint="default" w:ascii="Verdana" w:hAnsi="Verdana" w:cs="Verdana"/>
            <w:b/>
            <w:sz w:val="18"/>
            <w:szCs w:val="18"/>
            <w:lang w:val="en-US"/>
            <w:rPrChange w:id="2235" w:author="google1599737165" w:date="2023-04-24T13:47:39Z">
              <w:rPr>
                <w:rFonts w:hint="default"/>
                <w:b/>
                <w:sz w:val="22"/>
                <w:szCs w:val="22"/>
                <w:lang w:val="en-US"/>
              </w:rPr>
            </w:rPrChange>
          </w:rPr>
          <w:t>+</w:t>
        </w:r>
      </w:ins>
      <w:ins w:id="2236" w:author="google1599737165" w:date="2023-04-24T12:40:21Z">
        <w:r>
          <w:rPr>
            <w:rFonts w:hint="default" w:ascii="Verdana" w:hAnsi="Verdana" w:cs="Verdana"/>
            <w:b/>
            <w:sz w:val="18"/>
            <w:szCs w:val="18"/>
            <w:lang w:val="en-US"/>
            <w:rPrChange w:id="2237" w:author="google1599737165" w:date="2023-04-24T13:47:39Z">
              <w:rPr>
                <w:rFonts w:hint="default"/>
                <w:b/>
                <w:sz w:val="22"/>
                <w:szCs w:val="22"/>
                <w:lang w:val="en-US"/>
              </w:rPr>
            </w:rPrChange>
          </w:rPr>
          <w:t>+</w:t>
        </w:r>
      </w:ins>
      <w:ins w:id="2238" w:author="google1599737165" w:date="2023-04-24T12:40:22Z">
        <w:r>
          <w:rPr>
            <w:rFonts w:hint="default" w:ascii="Verdana" w:hAnsi="Verdana" w:cs="Verdana"/>
            <w:b/>
            <w:sz w:val="18"/>
            <w:szCs w:val="18"/>
            <w:lang w:val="en-US"/>
            <w:rPrChange w:id="2239" w:author="google1599737165" w:date="2023-04-24T13:47:39Z">
              <w:rPr>
                <w:rFonts w:hint="default"/>
                <w:b/>
                <w:sz w:val="22"/>
                <w:szCs w:val="22"/>
                <w:lang w:val="en-US"/>
              </w:rPr>
            </w:rPrChange>
          </w:rPr>
          <w:t>+</w:t>
        </w:r>
      </w:ins>
      <w:ins w:id="2240" w:author="google1599737165" w:date="2023-04-24T12:28:16Z">
        <w:r>
          <w:rPr>
            <w:rFonts w:ascii="Verdana" w:hAnsi="Verdana" w:cs="Verdana"/>
            <w:b/>
            <w:sz w:val="18"/>
            <w:szCs w:val="18"/>
            <w:rPrChange w:id="2241" w:author="google1599737165" w:date="2023-04-24T13:47:39Z">
              <w:rPr>
                <w:b/>
                <w:sz w:val="22"/>
                <w:szCs w:val="22"/>
              </w:rPr>
            </w:rPrChange>
          </w:rPr>
          <w:t xml:space="preserve"> </w:t>
        </w:r>
      </w:ins>
      <w:ins w:id="2242" w:author="google1599737165" w:date="2023-04-24T12:40:34Z">
        <w:r>
          <w:rPr>
            <w:rFonts w:hint="default" w:ascii="Verdana" w:hAnsi="Verdana" w:cs="Verdana"/>
            <w:b/>
            <w:sz w:val="18"/>
            <w:szCs w:val="18"/>
            <w:lang w:val="ru-RU"/>
            <w:rPrChange w:id="2243" w:author="google1599737165" w:date="2023-04-24T13:47:39Z">
              <w:rPr>
                <w:rFonts w:hint="default"/>
                <w:b/>
                <w:sz w:val="22"/>
                <w:szCs w:val="22"/>
                <w:lang w:val="ru-RU"/>
              </w:rPr>
            </w:rPrChange>
          </w:rPr>
          <w:t>Общ</w:t>
        </w:r>
      </w:ins>
      <w:ins w:id="2244" w:author="google1599737165" w:date="2023-04-24T12:40:35Z">
        <w:r>
          <w:rPr>
            <w:rFonts w:hint="default" w:ascii="Verdana" w:hAnsi="Verdana" w:cs="Verdana"/>
            <w:b/>
            <w:sz w:val="18"/>
            <w:szCs w:val="18"/>
            <w:lang w:val="ru-RU"/>
            <w:rPrChange w:id="2245" w:author="google1599737165" w:date="2023-04-24T13:47:39Z">
              <w:rPr>
                <w:rFonts w:hint="default"/>
                <w:b/>
                <w:sz w:val="22"/>
                <w:szCs w:val="22"/>
                <w:lang w:val="ru-RU"/>
              </w:rPr>
            </w:rPrChange>
          </w:rPr>
          <w:t>ая х</w:t>
        </w:r>
      </w:ins>
      <w:ins w:id="2246" w:author="google1599737165" w:date="2023-04-24T12:40:36Z">
        <w:r>
          <w:rPr>
            <w:rFonts w:hint="default" w:ascii="Verdana" w:hAnsi="Verdana" w:cs="Verdana"/>
            <w:b/>
            <w:sz w:val="18"/>
            <w:szCs w:val="18"/>
            <w:lang w:val="ru-RU"/>
            <w:rPrChange w:id="2247" w:author="google1599737165" w:date="2023-04-24T13:47:39Z">
              <w:rPr>
                <w:rFonts w:hint="default"/>
                <w:b/>
                <w:sz w:val="22"/>
                <w:szCs w:val="22"/>
                <w:lang w:val="ru-RU"/>
              </w:rPr>
            </w:rPrChange>
          </w:rPr>
          <w:t>арак</w:t>
        </w:r>
      </w:ins>
      <w:ins w:id="2248" w:author="google1599737165" w:date="2023-04-24T12:40:37Z">
        <w:r>
          <w:rPr>
            <w:rFonts w:hint="default" w:ascii="Verdana" w:hAnsi="Verdana" w:cs="Verdana"/>
            <w:b/>
            <w:sz w:val="18"/>
            <w:szCs w:val="18"/>
            <w:lang w:val="ru-RU"/>
            <w:rPrChange w:id="2249" w:author="google1599737165" w:date="2023-04-24T13:47:39Z">
              <w:rPr>
                <w:rFonts w:hint="default"/>
                <w:b/>
                <w:sz w:val="22"/>
                <w:szCs w:val="22"/>
                <w:lang w:val="ru-RU"/>
              </w:rPr>
            </w:rPrChange>
          </w:rPr>
          <w:t>теристи</w:t>
        </w:r>
      </w:ins>
      <w:ins w:id="2250" w:author="google1599737165" w:date="2023-04-24T12:40:38Z">
        <w:r>
          <w:rPr>
            <w:rFonts w:hint="default" w:ascii="Verdana" w:hAnsi="Verdana" w:cs="Verdana"/>
            <w:b/>
            <w:sz w:val="18"/>
            <w:szCs w:val="18"/>
            <w:lang w:val="ru-RU"/>
            <w:rPrChange w:id="2251" w:author="google1599737165" w:date="2023-04-24T13:47:39Z">
              <w:rPr>
                <w:rFonts w:hint="default"/>
                <w:b/>
                <w:sz w:val="22"/>
                <w:szCs w:val="22"/>
                <w:lang w:val="ru-RU"/>
              </w:rPr>
            </w:rPrChange>
          </w:rPr>
          <w:t xml:space="preserve">ка </w:t>
        </w:r>
      </w:ins>
      <w:ins w:id="2252" w:author="google1599737165" w:date="2023-04-24T12:40:39Z">
        <w:r>
          <w:rPr>
            <w:rFonts w:hint="default" w:ascii="Verdana" w:hAnsi="Verdana" w:cs="Verdana"/>
            <w:b/>
            <w:sz w:val="18"/>
            <w:szCs w:val="18"/>
            <w:lang w:val="ru-RU"/>
            <w:rPrChange w:id="2253" w:author="google1599737165" w:date="2023-04-24T13:47:39Z">
              <w:rPr>
                <w:rFonts w:hint="default"/>
                <w:b/>
                <w:sz w:val="22"/>
                <w:szCs w:val="22"/>
                <w:lang w:val="ru-RU"/>
              </w:rPr>
            </w:rPrChange>
          </w:rPr>
          <w:t>мон</w:t>
        </w:r>
      </w:ins>
      <w:ins w:id="2254" w:author="google1599737165" w:date="2023-04-24T12:40:40Z">
        <w:r>
          <w:rPr>
            <w:rFonts w:hint="default" w:ascii="Verdana" w:hAnsi="Verdana" w:cs="Verdana"/>
            <w:b/>
            <w:sz w:val="18"/>
            <w:szCs w:val="18"/>
            <w:lang w:val="ru-RU"/>
            <w:rPrChange w:id="2255" w:author="google1599737165" w:date="2023-04-24T13:47:39Z">
              <w:rPr>
                <w:rFonts w:hint="default"/>
                <w:b/>
                <w:sz w:val="22"/>
                <w:szCs w:val="22"/>
                <w:lang w:val="ru-RU"/>
              </w:rPr>
            </w:rPrChange>
          </w:rPr>
          <w:t>и</w:t>
        </w:r>
      </w:ins>
      <w:ins w:id="2256" w:author="google1599737165" w:date="2023-04-24T12:40:41Z">
        <w:r>
          <w:rPr>
            <w:rFonts w:hint="default" w:ascii="Verdana" w:hAnsi="Verdana" w:cs="Verdana"/>
            <w:b/>
            <w:sz w:val="18"/>
            <w:szCs w:val="18"/>
            <w:lang w:val="ru-RU"/>
            <w:rPrChange w:id="2257" w:author="google1599737165" w:date="2023-04-24T13:47:39Z">
              <w:rPr>
                <w:rFonts w:hint="default"/>
                <w:b/>
                <w:sz w:val="22"/>
                <w:szCs w:val="22"/>
                <w:lang w:val="ru-RU"/>
              </w:rPr>
            </w:rPrChange>
          </w:rPr>
          <w:t>тор</w:t>
        </w:r>
      </w:ins>
      <w:ins w:id="2258" w:author="google1599737165" w:date="2023-04-24T12:40:42Z">
        <w:r>
          <w:rPr>
            <w:rFonts w:hint="default" w:ascii="Verdana" w:hAnsi="Verdana" w:cs="Verdana"/>
            <w:b/>
            <w:sz w:val="18"/>
            <w:szCs w:val="18"/>
            <w:lang w:val="ru-RU"/>
            <w:rPrChange w:id="2259" w:author="google1599737165" w:date="2023-04-24T13:47:39Z">
              <w:rPr>
                <w:rFonts w:hint="default"/>
                <w:b/>
                <w:sz w:val="22"/>
                <w:szCs w:val="22"/>
                <w:lang w:val="ru-RU"/>
              </w:rPr>
            </w:rPrChange>
          </w:rPr>
          <w:t>инг</w:t>
        </w:r>
      </w:ins>
      <w:ins w:id="2260" w:author="google1599737165" w:date="2023-04-24T12:40:47Z">
        <w:r>
          <w:rPr>
            <w:rFonts w:hint="default" w:ascii="Verdana" w:hAnsi="Verdana" w:cs="Verdana"/>
            <w:b/>
            <w:sz w:val="18"/>
            <w:szCs w:val="18"/>
            <w:lang w:val="ru-RU"/>
            <w:rPrChange w:id="2261" w:author="google1599737165" w:date="2023-04-24T13:47:39Z">
              <w:rPr>
                <w:rFonts w:hint="default"/>
                <w:b/>
                <w:sz w:val="22"/>
                <w:szCs w:val="22"/>
                <w:lang w:val="ru-RU"/>
              </w:rPr>
            </w:rPrChange>
          </w:rPr>
          <w:t>о</w:t>
        </w:r>
      </w:ins>
      <w:ins w:id="2262" w:author="google1599737165" w:date="2023-04-24T12:40:48Z">
        <w:r>
          <w:rPr>
            <w:rFonts w:hint="default" w:ascii="Verdana" w:hAnsi="Verdana" w:cs="Verdana"/>
            <w:b/>
            <w:sz w:val="18"/>
            <w:szCs w:val="18"/>
            <w:lang w:val="ru-RU"/>
            <w:rPrChange w:id="2263" w:author="google1599737165" w:date="2023-04-24T13:47:39Z">
              <w:rPr>
                <w:rFonts w:hint="default"/>
                <w:b/>
                <w:sz w:val="22"/>
                <w:szCs w:val="22"/>
                <w:lang w:val="ru-RU"/>
              </w:rPr>
            </w:rPrChange>
          </w:rPr>
          <w:t xml:space="preserve">вых </w:t>
        </w:r>
      </w:ins>
      <w:ins w:id="2264" w:author="google1599737165" w:date="2023-04-24T12:41:05Z">
        <w:r>
          <w:rPr>
            <w:rFonts w:hint="default" w:ascii="Verdana" w:hAnsi="Verdana" w:cs="Verdana"/>
            <w:b/>
            <w:sz w:val="18"/>
            <w:szCs w:val="18"/>
            <w:lang w:val="ru-RU"/>
            <w:rPrChange w:id="2265" w:author="google1599737165" w:date="2023-04-24T13:47:39Z">
              <w:rPr>
                <w:rFonts w:hint="default"/>
                <w:b/>
                <w:sz w:val="22"/>
                <w:szCs w:val="22"/>
                <w:lang w:val="ru-RU"/>
              </w:rPr>
            </w:rPrChange>
          </w:rPr>
          <w:t>с</w:t>
        </w:r>
      </w:ins>
      <w:ins w:id="2266" w:author="google1599737165" w:date="2023-04-24T12:41:06Z">
        <w:r>
          <w:rPr>
            <w:rFonts w:hint="default" w:ascii="Verdana" w:hAnsi="Verdana" w:cs="Verdana"/>
            <w:b/>
            <w:sz w:val="18"/>
            <w:szCs w:val="18"/>
            <w:lang w:val="ru-RU"/>
            <w:rPrChange w:id="2267" w:author="google1599737165" w:date="2023-04-24T13:47:39Z">
              <w:rPr>
                <w:rFonts w:hint="default"/>
                <w:b/>
                <w:sz w:val="22"/>
                <w:szCs w:val="22"/>
                <w:lang w:val="ru-RU"/>
              </w:rPr>
            </w:rPrChange>
          </w:rPr>
          <w:t>боро</w:t>
        </w:r>
      </w:ins>
      <w:ins w:id="2268" w:author="google1599737165" w:date="2023-04-24T12:41:07Z">
        <w:r>
          <w:rPr>
            <w:rFonts w:hint="default" w:ascii="Verdana" w:hAnsi="Verdana" w:cs="Verdana"/>
            <w:b/>
            <w:sz w:val="18"/>
            <w:szCs w:val="18"/>
            <w:lang w:val="ru-RU"/>
            <w:rPrChange w:id="2269" w:author="google1599737165" w:date="2023-04-24T13:47:39Z">
              <w:rPr>
                <w:rFonts w:hint="default"/>
                <w:b/>
                <w:sz w:val="22"/>
                <w:szCs w:val="22"/>
                <w:lang w:val="ru-RU"/>
              </w:rPr>
            </w:rPrChange>
          </w:rPr>
          <w:t xml:space="preserve">в </w:t>
        </w:r>
      </w:ins>
    </w:p>
    <w:p>
      <w:pPr>
        <w:ind w:firstLine="0"/>
        <w:contextualSpacing/>
        <w:rPr>
          <w:ins w:id="2270" w:author="google1599737165" w:date="2023-04-24T12:28:16Z"/>
          <w:rFonts w:ascii="Verdana" w:hAnsi="Verdana" w:cs="Verdana"/>
          <w:sz w:val="18"/>
          <w:szCs w:val="18"/>
          <w:rPrChange w:id="2271" w:author="google1599737165" w:date="2023-04-24T13:47:39Z">
            <w:rPr>
              <w:ins w:id="2272" w:author="google1599737165" w:date="2023-04-24T12:28:16Z"/>
            </w:rPr>
          </w:rPrChange>
        </w:rPr>
      </w:pPr>
    </w:p>
    <w:tbl>
      <w:tblPr>
        <w:tblStyle w:val="15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Change w:id="2273" w:author="google1599737165" w:date="2023-04-24T12:30:10Z">
          <w:tblPr>
            <w:tblStyle w:val="15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PrChange>
      </w:tblPr>
      <w:tblGrid>
        <w:gridCol w:w="1642"/>
        <w:gridCol w:w="1983"/>
        <w:gridCol w:w="1940"/>
        <w:gridCol w:w="2907"/>
        <w:tblGridChange w:id="2274">
          <w:tblGrid>
            <w:gridCol w:w="1685"/>
            <w:gridCol w:w="1800"/>
            <w:gridCol w:w="2418"/>
            <w:gridCol w:w="2517"/>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276" w:author="google1599737165" w:date="2023-04-24T12:30:1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blHeader/>
          <w:ins w:id="2275" w:author="google1599737165" w:date="2023-04-24T12:28:16Z"/>
          <w:trPrChange w:id="2276" w:author="google1599737165" w:date="2023-04-24T12:30:10Z">
            <w:trPr>
              <w:tblHeader/>
            </w:trPr>
          </w:trPrChange>
        </w:trPr>
        <w:tc>
          <w:tcPr>
            <w:tcW w:w="1685" w:type="dxa"/>
            <w:tcBorders>
              <w:top w:val="single" w:color="auto" w:sz="4" w:space="0"/>
              <w:left w:val="single" w:color="auto" w:sz="4" w:space="0"/>
              <w:bottom w:val="single" w:color="auto" w:sz="4" w:space="0"/>
              <w:right w:val="single" w:color="auto" w:sz="4" w:space="0"/>
            </w:tcBorders>
            <w:shd w:val="clear" w:color="auto" w:fill="C5E0B3" w:themeFill="accent6" w:themeFillTint="66"/>
            <w:tcMar>
              <w:top w:w="0" w:type="dxa"/>
              <w:left w:w="57" w:type="dxa"/>
              <w:bottom w:w="0" w:type="dxa"/>
              <w:right w:w="57" w:type="dxa"/>
            </w:tcMar>
            <w:vAlign w:val="center"/>
            <w:tcPrChange w:id="2277" w:author="google1599737165" w:date="2023-04-24T12:30:10Z">
              <w:tcPr>
                <w:tcW w:w="1535" w:type="dxa"/>
                <w:tcBorders>
                  <w:top w:val="single" w:color="auto" w:sz="4" w:space="0"/>
                  <w:left w:val="single" w:color="auto" w:sz="4" w:space="0"/>
                  <w:bottom w:val="single" w:color="auto" w:sz="4" w:space="0"/>
                  <w:right w:val="single" w:color="auto" w:sz="4" w:space="0"/>
                </w:tcBorders>
                <w:shd w:val="clear" w:color="auto" w:fill="C5E0B3" w:themeFill="accent6" w:themeFillTint="66"/>
                <w:tcMar>
                  <w:top w:w="0" w:type="dxa"/>
                  <w:left w:w="57" w:type="dxa"/>
                  <w:bottom w:w="0" w:type="dxa"/>
                  <w:right w:w="57" w:type="dxa"/>
                </w:tcMar>
                <w:vAlign w:val="center"/>
              </w:tcPr>
            </w:tcPrChange>
          </w:tcPr>
          <w:p>
            <w:pPr>
              <w:ind w:firstLine="0"/>
              <w:jc w:val="center"/>
              <w:rPr>
                <w:ins w:id="2278" w:author="google1599737165" w:date="2023-04-24T12:28:16Z"/>
                <w:rFonts w:ascii="Verdana" w:hAnsi="Verdana" w:cs="Verdana"/>
                <w:b/>
                <w:sz w:val="18"/>
                <w:szCs w:val="18"/>
                <w:rPrChange w:id="2279" w:author="google1599737165" w:date="2023-04-24T13:47:39Z">
                  <w:rPr>
                    <w:ins w:id="2280" w:author="google1599737165" w:date="2023-04-24T12:28:16Z"/>
                    <w:rFonts w:ascii="Times New Roman" w:hAnsi="Times New Roman" w:cs="Times New Roman"/>
                    <w:b/>
                    <w:sz w:val="20"/>
                    <w:szCs w:val="20"/>
                  </w:rPr>
                </w:rPrChange>
              </w:rPr>
            </w:pPr>
            <w:ins w:id="2281" w:author="google1599737165" w:date="2023-04-24T12:28:16Z">
              <w:r>
                <w:rPr>
                  <w:rFonts w:ascii="Verdana" w:hAnsi="Verdana" w:cs="Verdana"/>
                  <w:b/>
                  <w:sz w:val="18"/>
                  <w:szCs w:val="18"/>
                  <w:rPrChange w:id="2282" w:author="google1599737165" w:date="2023-04-24T13:47:39Z">
                    <w:rPr>
                      <w:rFonts w:ascii="Times New Roman" w:hAnsi="Times New Roman" w:cs="Times New Roman"/>
                      <w:b/>
                      <w:sz w:val="20"/>
                      <w:szCs w:val="20"/>
                    </w:rPr>
                  </w:rPrChange>
                </w:rPr>
                <w:t>Объект мониторинга</w:t>
              </w:r>
            </w:ins>
          </w:p>
        </w:tc>
        <w:tc>
          <w:tcPr>
            <w:tcW w:w="1800" w:type="dxa"/>
            <w:tcBorders>
              <w:top w:val="single" w:color="auto" w:sz="4" w:space="0"/>
              <w:left w:val="single" w:color="auto" w:sz="4" w:space="0"/>
              <w:bottom w:val="single" w:color="auto" w:sz="4" w:space="0"/>
              <w:right w:val="single" w:color="auto" w:sz="4" w:space="0"/>
            </w:tcBorders>
            <w:shd w:val="clear" w:color="auto" w:fill="C5E0B3" w:themeFill="accent6" w:themeFillTint="66"/>
            <w:tcMar>
              <w:top w:w="0" w:type="dxa"/>
              <w:left w:w="57" w:type="dxa"/>
              <w:bottom w:w="0" w:type="dxa"/>
              <w:right w:w="57" w:type="dxa"/>
            </w:tcMar>
            <w:vAlign w:val="center"/>
            <w:tcPrChange w:id="2283" w:author="google1599737165" w:date="2023-04-24T12:30:10Z">
              <w:tcPr>
                <w:tcW w:w="2062" w:type="dxa"/>
                <w:tcBorders>
                  <w:top w:val="single" w:color="auto" w:sz="4" w:space="0"/>
                  <w:left w:val="single" w:color="auto" w:sz="4" w:space="0"/>
                  <w:bottom w:val="single" w:color="auto" w:sz="4" w:space="0"/>
                  <w:right w:val="single" w:color="auto" w:sz="4" w:space="0"/>
                </w:tcBorders>
                <w:shd w:val="clear" w:color="auto" w:fill="C5E0B3" w:themeFill="accent6" w:themeFillTint="66"/>
                <w:tcMar>
                  <w:top w:w="0" w:type="dxa"/>
                  <w:left w:w="57" w:type="dxa"/>
                  <w:bottom w:w="0" w:type="dxa"/>
                  <w:right w:w="57" w:type="dxa"/>
                </w:tcMar>
                <w:vAlign w:val="center"/>
              </w:tcPr>
            </w:tcPrChange>
          </w:tcPr>
          <w:p>
            <w:pPr>
              <w:ind w:firstLine="0"/>
              <w:jc w:val="center"/>
              <w:rPr>
                <w:ins w:id="2284" w:author="google1599737165" w:date="2023-04-24T12:28:16Z"/>
                <w:rFonts w:ascii="Verdana" w:hAnsi="Verdana" w:cs="Verdana"/>
                <w:b/>
                <w:sz w:val="18"/>
                <w:szCs w:val="18"/>
                <w:rPrChange w:id="2285" w:author="google1599737165" w:date="2023-04-24T13:47:39Z">
                  <w:rPr>
                    <w:ins w:id="2286" w:author="google1599737165" w:date="2023-04-24T12:28:16Z"/>
                    <w:rFonts w:ascii="Times New Roman" w:hAnsi="Times New Roman" w:cs="Times New Roman"/>
                    <w:b/>
                    <w:sz w:val="20"/>
                    <w:szCs w:val="20"/>
                  </w:rPr>
                </w:rPrChange>
              </w:rPr>
            </w:pPr>
            <w:ins w:id="2287" w:author="google1599737165" w:date="2023-04-24T12:28:16Z">
              <w:r>
                <w:rPr>
                  <w:rFonts w:ascii="Verdana" w:hAnsi="Verdana" w:cs="Verdana"/>
                  <w:b/>
                  <w:sz w:val="18"/>
                  <w:szCs w:val="18"/>
                  <w:rPrChange w:id="2288" w:author="google1599737165" w:date="2023-04-24T13:47:39Z">
                    <w:rPr>
                      <w:rFonts w:ascii="Times New Roman" w:hAnsi="Times New Roman" w:cs="Times New Roman"/>
                      <w:b/>
                      <w:sz w:val="20"/>
                      <w:szCs w:val="20"/>
                    </w:rPr>
                  </w:rPrChange>
                </w:rPr>
                <w:t>Определяемые показатели</w:t>
              </w:r>
            </w:ins>
          </w:p>
        </w:tc>
        <w:tc>
          <w:tcPr>
            <w:tcW w:w="2418" w:type="dxa"/>
            <w:tcBorders>
              <w:top w:val="single" w:color="auto" w:sz="4" w:space="0"/>
              <w:left w:val="single" w:color="auto" w:sz="4" w:space="0"/>
              <w:bottom w:val="single" w:color="auto" w:sz="4" w:space="0"/>
              <w:right w:val="single" w:color="auto" w:sz="4" w:space="0"/>
            </w:tcBorders>
            <w:shd w:val="clear" w:color="auto" w:fill="C5E0B3" w:themeFill="accent6" w:themeFillTint="66"/>
            <w:tcMar>
              <w:top w:w="0" w:type="dxa"/>
              <w:left w:w="57" w:type="dxa"/>
              <w:bottom w:w="0" w:type="dxa"/>
              <w:right w:w="57" w:type="dxa"/>
            </w:tcMar>
            <w:vAlign w:val="center"/>
            <w:tcPrChange w:id="2289" w:author="google1599737165" w:date="2023-04-24T12:30:10Z">
              <w:tcPr>
                <w:tcW w:w="2251" w:type="dxa"/>
                <w:tcBorders>
                  <w:top w:val="single" w:color="auto" w:sz="4" w:space="0"/>
                  <w:left w:val="single" w:color="auto" w:sz="4" w:space="0"/>
                  <w:bottom w:val="single" w:color="auto" w:sz="4" w:space="0"/>
                  <w:right w:val="single" w:color="auto" w:sz="4" w:space="0"/>
                </w:tcBorders>
                <w:shd w:val="clear" w:color="auto" w:fill="C5E0B3" w:themeFill="accent6" w:themeFillTint="66"/>
                <w:tcMar>
                  <w:top w:w="0" w:type="dxa"/>
                  <w:left w:w="57" w:type="dxa"/>
                  <w:bottom w:w="0" w:type="dxa"/>
                  <w:right w:w="57" w:type="dxa"/>
                </w:tcMar>
                <w:vAlign w:val="center"/>
              </w:tcPr>
            </w:tcPrChange>
          </w:tcPr>
          <w:p>
            <w:pPr>
              <w:ind w:firstLine="0"/>
              <w:jc w:val="center"/>
              <w:rPr>
                <w:ins w:id="2290" w:author="google1599737165" w:date="2023-04-24T12:28:16Z"/>
                <w:rFonts w:ascii="Verdana" w:hAnsi="Verdana" w:cs="Verdana"/>
                <w:b/>
                <w:sz w:val="18"/>
                <w:szCs w:val="18"/>
                <w:rPrChange w:id="2291" w:author="google1599737165" w:date="2023-04-24T13:47:39Z">
                  <w:rPr>
                    <w:ins w:id="2292" w:author="google1599737165" w:date="2023-04-24T12:28:16Z"/>
                    <w:rFonts w:ascii="Times New Roman" w:hAnsi="Times New Roman" w:cs="Times New Roman"/>
                    <w:b/>
                    <w:sz w:val="20"/>
                    <w:szCs w:val="20"/>
                  </w:rPr>
                </w:rPrChange>
              </w:rPr>
            </w:pPr>
            <w:ins w:id="2293" w:author="google1599737165" w:date="2023-04-24T12:28:16Z">
              <w:r>
                <w:rPr>
                  <w:rFonts w:ascii="Verdana" w:hAnsi="Verdana" w:cs="Verdana"/>
                  <w:b/>
                  <w:sz w:val="18"/>
                  <w:szCs w:val="18"/>
                  <w:rPrChange w:id="2294" w:author="google1599737165" w:date="2023-04-24T13:47:39Z">
                    <w:rPr>
                      <w:rFonts w:ascii="Times New Roman" w:hAnsi="Times New Roman" w:cs="Times New Roman"/>
                      <w:b/>
                      <w:sz w:val="20"/>
                      <w:szCs w:val="20"/>
                    </w:rPr>
                  </w:rPrChange>
                </w:rPr>
                <w:t>Метод отбора проб и анализа проб</w:t>
              </w:r>
            </w:ins>
          </w:p>
        </w:tc>
        <w:tc>
          <w:tcPr>
            <w:tcW w:w="2517" w:type="dxa"/>
            <w:tcBorders>
              <w:top w:val="single" w:color="auto" w:sz="4" w:space="0"/>
              <w:left w:val="single" w:color="auto" w:sz="4" w:space="0"/>
              <w:bottom w:val="single" w:color="auto" w:sz="4" w:space="0"/>
              <w:right w:val="single" w:color="auto" w:sz="4" w:space="0"/>
            </w:tcBorders>
            <w:shd w:val="clear" w:color="auto" w:fill="C5E0B3" w:themeFill="accent6" w:themeFillTint="66"/>
            <w:tcMar>
              <w:top w:w="0" w:type="dxa"/>
              <w:left w:w="57" w:type="dxa"/>
              <w:bottom w:w="0" w:type="dxa"/>
              <w:right w:w="57" w:type="dxa"/>
            </w:tcMar>
            <w:vAlign w:val="center"/>
            <w:tcPrChange w:id="2295" w:author="google1599737165" w:date="2023-04-24T12:30:10Z">
              <w:tcPr>
                <w:tcW w:w="3621" w:type="dxa"/>
                <w:tcBorders>
                  <w:top w:val="single" w:color="auto" w:sz="4" w:space="0"/>
                  <w:left w:val="single" w:color="auto" w:sz="4" w:space="0"/>
                  <w:bottom w:val="single" w:color="auto" w:sz="4" w:space="0"/>
                  <w:right w:val="single" w:color="auto" w:sz="4" w:space="0"/>
                </w:tcBorders>
                <w:shd w:val="clear" w:color="auto" w:fill="C5E0B3" w:themeFill="accent6" w:themeFillTint="66"/>
                <w:tcMar>
                  <w:top w:w="0" w:type="dxa"/>
                  <w:left w:w="57" w:type="dxa"/>
                  <w:bottom w:w="0" w:type="dxa"/>
                  <w:right w:w="57" w:type="dxa"/>
                </w:tcMar>
                <w:vAlign w:val="center"/>
              </w:tcPr>
            </w:tcPrChange>
          </w:tcPr>
          <w:p>
            <w:pPr>
              <w:ind w:firstLine="0"/>
              <w:jc w:val="center"/>
              <w:rPr>
                <w:ins w:id="2296" w:author="google1599737165" w:date="2023-04-24T12:28:16Z"/>
                <w:rFonts w:ascii="Verdana" w:hAnsi="Verdana" w:cs="Verdana"/>
                <w:b/>
                <w:sz w:val="18"/>
                <w:szCs w:val="18"/>
                <w:rPrChange w:id="2297" w:author="google1599737165" w:date="2023-04-24T13:47:39Z">
                  <w:rPr>
                    <w:ins w:id="2298" w:author="google1599737165" w:date="2023-04-24T12:28:16Z"/>
                    <w:rFonts w:ascii="Times New Roman" w:hAnsi="Times New Roman" w:cs="Times New Roman"/>
                    <w:b/>
                    <w:sz w:val="20"/>
                    <w:szCs w:val="20"/>
                  </w:rPr>
                </w:rPrChange>
              </w:rPr>
            </w:pPr>
            <w:ins w:id="2299" w:author="google1599737165" w:date="2023-04-24T12:28:16Z">
              <w:r>
                <w:rPr>
                  <w:rFonts w:ascii="Verdana" w:hAnsi="Verdana" w:cs="Verdana"/>
                  <w:b/>
                  <w:sz w:val="18"/>
                  <w:szCs w:val="18"/>
                  <w:rPrChange w:id="2300" w:author="google1599737165" w:date="2023-04-24T13:47:39Z">
                    <w:rPr>
                      <w:rFonts w:ascii="Times New Roman" w:hAnsi="Times New Roman" w:cs="Times New Roman"/>
                      <w:b/>
                      <w:sz w:val="20"/>
                      <w:szCs w:val="20"/>
                    </w:rPr>
                  </w:rPrChange>
                </w:rPr>
                <w:t>Применимая нормативно-методическая документация, в соответствии с требованиями и рекомендациями которой выполняется исследование</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302" w:author="google1599737165" w:date="2023-04-24T12:30:1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ins w:id="2301" w:author="google1599737165" w:date="2023-04-24T12:28:16Z"/>
        </w:trPr>
        <w:tc>
          <w:tcPr>
            <w:tcW w:w="1685"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Change w:id="2303" w:author="google1599737165" w:date="2023-04-24T12:30:10Z">
              <w:tcPr>
                <w:tcW w:w="1535"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tcPrChange>
          </w:tcPr>
          <w:p>
            <w:pPr>
              <w:ind w:firstLine="0"/>
              <w:rPr>
                <w:ins w:id="2304" w:author="google1599737165" w:date="2023-04-24T12:28:16Z"/>
                <w:rFonts w:hint="default" w:ascii="Verdana" w:hAnsi="Verdana" w:cs="Verdana"/>
                <w:sz w:val="18"/>
                <w:szCs w:val="18"/>
                <w:lang w:val="en-US"/>
                <w:rPrChange w:id="2305" w:author="google1599737165" w:date="2023-04-24T13:47:39Z">
                  <w:rPr>
                    <w:ins w:id="2306" w:author="google1599737165" w:date="2023-04-24T12:28:16Z"/>
                    <w:rFonts w:hint="default" w:ascii="Times New Roman" w:hAnsi="Times New Roman" w:cs="Times New Roman"/>
                    <w:sz w:val="20"/>
                    <w:szCs w:val="20"/>
                    <w:lang w:val="en-US"/>
                  </w:rPr>
                </w:rPrChange>
              </w:rPr>
            </w:pPr>
            <w:ins w:id="2307" w:author="google1599737165" w:date="2023-04-24T12:28:16Z">
              <w:r>
                <w:rPr>
                  <w:rFonts w:ascii="Verdana" w:hAnsi="Verdana" w:cs="Verdana"/>
                  <w:sz w:val="18"/>
                  <w:szCs w:val="18"/>
                  <w:rPrChange w:id="2308" w:author="google1599737165" w:date="2023-04-24T13:47:39Z">
                    <w:rPr>
                      <w:rFonts w:ascii="Times New Roman" w:hAnsi="Times New Roman" w:cs="Times New Roman"/>
                      <w:sz w:val="20"/>
                      <w:szCs w:val="20"/>
                    </w:rPr>
                  </w:rPrChange>
                </w:rPr>
                <w:t>Зоопланктон</w:t>
              </w:r>
            </w:ins>
          </w:p>
        </w:tc>
        <w:tc>
          <w:tcPr>
            <w:tcW w:w="1800"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Change w:id="2309" w:author="google1599737165" w:date="2023-04-24T12:30:10Z">
              <w:tcPr>
                <w:tcW w:w="2062"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tcPrChange>
          </w:tcPr>
          <w:p>
            <w:pPr>
              <w:ind w:firstLine="0"/>
              <w:rPr>
                <w:ins w:id="2310" w:author="google1599737165" w:date="2023-04-24T12:28:16Z"/>
                <w:rFonts w:ascii="Verdana" w:hAnsi="Verdana" w:cs="Verdana"/>
                <w:sz w:val="18"/>
                <w:szCs w:val="18"/>
                <w:rPrChange w:id="2311" w:author="google1599737165" w:date="2023-04-24T13:47:39Z">
                  <w:rPr>
                    <w:ins w:id="2312" w:author="google1599737165" w:date="2023-04-24T12:28:16Z"/>
                    <w:rFonts w:ascii="Times New Roman" w:hAnsi="Times New Roman" w:cs="Times New Roman"/>
                    <w:sz w:val="20"/>
                    <w:szCs w:val="20"/>
                  </w:rPr>
                </w:rPrChange>
              </w:rPr>
            </w:pPr>
            <w:ins w:id="2313" w:author="google1599737165" w:date="2023-04-24T12:28:16Z">
              <w:r>
                <w:rPr>
                  <w:rFonts w:ascii="Verdana" w:hAnsi="Verdana" w:cs="Verdana"/>
                  <w:sz w:val="18"/>
                  <w:szCs w:val="18"/>
                  <w:rPrChange w:id="2314" w:author="google1599737165" w:date="2023-04-24T13:47:39Z">
                    <w:rPr>
                      <w:rFonts w:ascii="Times New Roman" w:hAnsi="Times New Roman" w:cs="Times New Roman"/>
                      <w:sz w:val="20"/>
                      <w:szCs w:val="20"/>
                    </w:rPr>
                  </w:rPrChange>
                </w:rPr>
                <w:t>Количественные и качественные показатели:</w:t>
              </w:r>
            </w:ins>
          </w:p>
          <w:p>
            <w:pPr>
              <w:ind w:firstLine="0"/>
              <w:rPr>
                <w:ins w:id="2315" w:author="google1599737165" w:date="2023-04-24T12:28:16Z"/>
                <w:rFonts w:ascii="Verdana" w:hAnsi="Verdana" w:cs="Verdana"/>
                <w:sz w:val="18"/>
                <w:szCs w:val="18"/>
                <w:rPrChange w:id="2316" w:author="google1599737165" w:date="2023-04-24T13:47:39Z">
                  <w:rPr>
                    <w:ins w:id="2317" w:author="google1599737165" w:date="2023-04-24T12:28:16Z"/>
                    <w:rFonts w:ascii="Times New Roman" w:hAnsi="Times New Roman" w:cs="Times New Roman"/>
                    <w:sz w:val="20"/>
                    <w:szCs w:val="20"/>
                  </w:rPr>
                </w:rPrChange>
              </w:rPr>
            </w:pPr>
            <w:ins w:id="2318" w:author="google1599737165" w:date="2023-04-24T12:28:16Z">
              <w:r>
                <w:rPr>
                  <w:rFonts w:ascii="Verdana" w:hAnsi="Verdana" w:cs="Verdana"/>
                  <w:sz w:val="18"/>
                  <w:szCs w:val="18"/>
                  <w:rPrChange w:id="2319" w:author="google1599737165" w:date="2023-04-24T13:47:39Z">
                    <w:rPr>
                      <w:rFonts w:ascii="Times New Roman" w:hAnsi="Times New Roman" w:cs="Times New Roman"/>
                      <w:sz w:val="20"/>
                      <w:szCs w:val="20"/>
                    </w:rPr>
                  </w:rPrChange>
                </w:rPr>
                <w:t>- видовой состав;</w:t>
              </w:r>
            </w:ins>
          </w:p>
          <w:p>
            <w:pPr>
              <w:ind w:firstLine="0"/>
              <w:rPr>
                <w:ins w:id="2320" w:author="google1599737165" w:date="2023-04-24T12:28:16Z"/>
                <w:rFonts w:ascii="Verdana" w:hAnsi="Verdana" w:cs="Verdana"/>
                <w:sz w:val="18"/>
                <w:szCs w:val="18"/>
                <w:rPrChange w:id="2321" w:author="google1599737165" w:date="2023-04-24T13:47:39Z">
                  <w:rPr>
                    <w:ins w:id="2322" w:author="google1599737165" w:date="2023-04-24T12:28:16Z"/>
                    <w:rFonts w:ascii="Times New Roman" w:hAnsi="Times New Roman" w:cs="Times New Roman"/>
                    <w:sz w:val="20"/>
                    <w:szCs w:val="20"/>
                  </w:rPr>
                </w:rPrChange>
              </w:rPr>
            </w:pPr>
            <w:ins w:id="2323" w:author="google1599737165" w:date="2023-04-24T12:28:16Z">
              <w:r>
                <w:rPr>
                  <w:rFonts w:ascii="Verdana" w:hAnsi="Verdana" w:cs="Verdana"/>
                  <w:sz w:val="18"/>
                  <w:szCs w:val="18"/>
                  <w:rPrChange w:id="2324" w:author="google1599737165" w:date="2023-04-24T13:47:39Z">
                    <w:rPr>
                      <w:rFonts w:ascii="Times New Roman" w:hAnsi="Times New Roman" w:cs="Times New Roman"/>
                      <w:sz w:val="20"/>
                      <w:szCs w:val="20"/>
                    </w:rPr>
                  </w:rPrChange>
                </w:rPr>
                <w:t>общая численность и биомасса (экз./м</w:t>
              </w:r>
            </w:ins>
            <w:ins w:id="2325" w:author="google1599737165" w:date="2023-04-24T12:28:16Z">
              <w:r>
                <w:rPr>
                  <w:rFonts w:ascii="Verdana" w:hAnsi="Verdana" w:cs="Verdana"/>
                  <w:sz w:val="18"/>
                  <w:szCs w:val="18"/>
                  <w:vertAlign w:val="superscript"/>
                  <w:rPrChange w:id="2326" w:author="google1599737165" w:date="2023-04-24T13:47:39Z">
                    <w:rPr>
                      <w:rFonts w:ascii="Times New Roman" w:hAnsi="Times New Roman" w:cs="Times New Roman"/>
                      <w:sz w:val="20"/>
                      <w:szCs w:val="20"/>
                      <w:vertAlign w:val="superscript"/>
                    </w:rPr>
                  </w:rPrChange>
                </w:rPr>
                <w:t>3</w:t>
              </w:r>
            </w:ins>
            <w:ins w:id="2327" w:author="google1599737165" w:date="2023-04-24T12:28:16Z">
              <w:r>
                <w:rPr>
                  <w:rFonts w:ascii="Verdana" w:hAnsi="Verdana" w:cs="Verdana"/>
                  <w:sz w:val="18"/>
                  <w:szCs w:val="18"/>
                  <w:rPrChange w:id="2328" w:author="google1599737165" w:date="2023-04-24T13:47:39Z">
                    <w:rPr>
                      <w:rFonts w:ascii="Times New Roman" w:hAnsi="Times New Roman" w:cs="Times New Roman"/>
                      <w:sz w:val="20"/>
                      <w:szCs w:val="20"/>
                    </w:rPr>
                  </w:rPrChange>
                </w:rPr>
                <w:t xml:space="preserve"> и г/м</w:t>
              </w:r>
            </w:ins>
            <w:ins w:id="2329" w:author="google1599737165" w:date="2023-04-24T12:28:16Z">
              <w:r>
                <w:rPr>
                  <w:rFonts w:ascii="Verdana" w:hAnsi="Verdana" w:cs="Verdana"/>
                  <w:sz w:val="18"/>
                  <w:szCs w:val="18"/>
                  <w:vertAlign w:val="superscript"/>
                  <w:rPrChange w:id="2330" w:author="google1599737165" w:date="2023-04-24T13:47:39Z">
                    <w:rPr>
                      <w:rFonts w:ascii="Times New Roman" w:hAnsi="Times New Roman" w:cs="Times New Roman"/>
                      <w:sz w:val="20"/>
                      <w:szCs w:val="20"/>
                      <w:vertAlign w:val="superscript"/>
                    </w:rPr>
                  </w:rPrChange>
                </w:rPr>
                <w:t>3</w:t>
              </w:r>
            </w:ins>
            <w:ins w:id="2331" w:author="google1599737165" w:date="2023-04-24T12:28:16Z">
              <w:r>
                <w:rPr>
                  <w:rFonts w:ascii="Verdana" w:hAnsi="Verdana" w:cs="Verdana"/>
                  <w:sz w:val="18"/>
                  <w:szCs w:val="18"/>
                  <w:rPrChange w:id="2332" w:author="google1599737165" w:date="2023-04-24T13:47:39Z">
                    <w:rPr>
                      <w:rFonts w:ascii="Times New Roman" w:hAnsi="Times New Roman" w:cs="Times New Roman"/>
                      <w:sz w:val="20"/>
                      <w:szCs w:val="20"/>
                    </w:rPr>
                  </w:rPrChange>
                </w:rPr>
                <w:t>);</w:t>
              </w:r>
            </w:ins>
          </w:p>
          <w:p>
            <w:pPr>
              <w:ind w:firstLine="0"/>
              <w:rPr>
                <w:ins w:id="2333" w:author="google1599737165" w:date="2023-04-24T12:28:16Z"/>
                <w:rFonts w:ascii="Verdana" w:hAnsi="Verdana" w:cs="Verdana"/>
                <w:sz w:val="18"/>
                <w:szCs w:val="18"/>
                <w:rPrChange w:id="2334" w:author="google1599737165" w:date="2023-04-24T13:47:39Z">
                  <w:rPr>
                    <w:ins w:id="2335" w:author="google1599737165" w:date="2023-04-24T12:28:16Z"/>
                    <w:rFonts w:ascii="Times New Roman" w:hAnsi="Times New Roman" w:cs="Times New Roman"/>
                    <w:sz w:val="20"/>
                    <w:szCs w:val="20"/>
                  </w:rPr>
                </w:rPrChange>
              </w:rPr>
            </w:pPr>
            <w:ins w:id="2336" w:author="google1599737165" w:date="2023-04-24T12:28:16Z">
              <w:r>
                <w:rPr>
                  <w:rFonts w:ascii="Verdana" w:hAnsi="Verdana" w:cs="Verdana"/>
                  <w:sz w:val="18"/>
                  <w:szCs w:val="18"/>
                  <w:rPrChange w:id="2337" w:author="google1599737165" w:date="2023-04-24T13:47:39Z">
                    <w:rPr>
                      <w:rFonts w:ascii="Times New Roman" w:hAnsi="Times New Roman" w:cs="Times New Roman"/>
                      <w:sz w:val="20"/>
                      <w:szCs w:val="20"/>
                    </w:rPr>
                  </w:rPrChange>
                </w:rPr>
                <w:t>- численность и биомасса основных систематических групп и видов.</w:t>
              </w:r>
            </w:ins>
          </w:p>
          <w:p>
            <w:pPr>
              <w:ind w:firstLine="0"/>
              <w:rPr>
                <w:ins w:id="2338" w:author="google1599737165" w:date="2023-04-24T12:28:16Z"/>
                <w:rFonts w:ascii="Verdana" w:hAnsi="Verdana" w:cs="Verdana"/>
                <w:sz w:val="18"/>
                <w:szCs w:val="18"/>
                <w:rPrChange w:id="2339" w:author="google1599737165" w:date="2023-04-24T13:47:39Z">
                  <w:rPr>
                    <w:ins w:id="2340" w:author="google1599737165" w:date="2023-04-24T12:28:16Z"/>
                    <w:rFonts w:ascii="Times New Roman" w:hAnsi="Times New Roman" w:cs="Times New Roman"/>
                    <w:sz w:val="20"/>
                    <w:szCs w:val="20"/>
                  </w:rPr>
                </w:rPrChange>
              </w:rPr>
            </w:pPr>
            <w:ins w:id="2341" w:author="google1599737165" w:date="2023-04-24T12:28:16Z">
              <w:r>
                <w:rPr>
                  <w:rFonts w:ascii="Verdana" w:hAnsi="Verdana" w:cs="Verdana"/>
                  <w:sz w:val="18"/>
                  <w:szCs w:val="18"/>
                  <w:rPrChange w:id="2342" w:author="google1599737165" w:date="2023-04-24T13:47:39Z">
                    <w:rPr>
                      <w:rFonts w:ascii="Times New Roman" w:hAnsi="Times New Roman" w:cs="Times New Roman"/>
                      <w:sz w:val="20"/>
                      <w:szCs w:val="20"/>
                    </w:rPr>
                  </w:rPrChange>
                </w:rPr>
                <w:t>- наличие/отсутствие инвазивных видов.</w:t>
              </w:r>
            </w:ins>
          </w:p>
          <w:p>
            <w:pPr>
              <w:ind w:firstLine="0"/>
              <w:rPr>
                <w:ins w:id="2343" w:author="google1599737165" w:date="2023-04-24T12:28:16Z"/>
                <w:rFonts w:ascii="Verdana" w:hAnsi="Verdana" w:cs="Verdana"/>
                <w:sz w:val="18"/>
                <w:szCs w:val="18"/>
                <w:rPrChange w:id="2344" w:author="google1599737165" w:date="2023-04-24T13:47:39Z">
                  <w:rPr>
                    <w:ins w:id="2345" w:author="google1599737165" w:date="2023-04-24T12:28:16Z"/>
                    <w:rFonts w:ascii="Times New Roman" w:hAnsi="Times New Roman" w:cs="Times New Roman"/>
                    <w:sz w:val="20"/>
                    <w:szCs w:val="20"/>
                  </w:rPr>
                </w:rPrChange>
              </w:rPr>
            </w:pPr>
          </w:p>
          <w:p>
            <w:pPr>
              <w:ind w:firstLine="0"/>
              <w:rPr>
                <w:ins w:id="2346" w:author="google1599737165" w:date="2023-04-24T12:28:16Z"/>
                <w:rFonts w:ascii="Verdana" w:hAnsi="Verdana" w:cs="Verdana"/>
                <w:sz w:val="18"/>
                <w:szCs w:val="18"/>
                <w:rPrChange w:id="2347" w:author="google1599737165" w:date="2023-04-24T13:47:39Z">
                  <w:rPr>
                    <w:ins w:id="2348" w:author="google1599737165" w:date="2023-04-24T12:28:16Z"/>
                    <w:rFonts w:ascii="Times New Roman" w:hAnsi="Times New Roman" w:cs="Times New Roman"/>
                    <w:sz w:val="20"/>
                    <w:szCs w:val="20"/>
                  </w:rPr>
                </w:rPrChange>
              </w:rPr>
            </w:pPr>
          </w:p>
        </w:tc>
        <w:tc>
          <w:tcPr>
            <w:tcW w:w="2418"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Change w:id="2349" w:author="google1599737165" w:date="2023-04-24T12:30:10Z">
              <w:tcPr>
                <w:tcW w:w="2251"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tcPrChange>
          </w:tcPr>
          <w:p>
            <w:pPr>
              <w:ind w:firstLine="0"/>
              <w:rPr>
                <w:ins w:id="2350" w:author="google1599737165" w:date="2023-04-24T12:28:16Z"/>
                <w:rFonts w:ascii="Verdana" w:hAnsi="Verdana" w:cs="Verdana"/>
                <w:sz w:val="18"/>
                <w:szCs w:val="18"/>
                <w:rPrChange w:id="2351" w:author="google1599737165" w:date="2023-04-24T13:47:39Z">
                  <w:rPr>
                    <w:ins w:id="2352" w:author="google1599737165" w:date="2023-04-24T12:28:16Z"/>
                    <w:rFonts w:ascii="Times New Roman" w:hAnsi="Times New Roman" w:cs="Times New Roman"/>
                    <w:sz w:val="20"/>
                    <w:szCs w:val="20"/>
                  </w:rPr>
                </w:rPrChange>
              </w:rPr>
            </w:pPr>
            <w:ins w:id="2353" w:author="google1599737165" w:date="2023-04-24T12:28:16Z">
              <w:r>
                <w:rPr>
                  <w:rFonts w:ascii="Verdana" w:hAnsi="Verdana" w:cs="Verdana"/>
                  <w:sz w:val="18"/>
                  <w:szCs w:val="18"/>
                  <w:rPrChange w:id="2354" w:author="google1599737165" w:date="2023-04-24T13:47:39Z">
                    <w:rPr>
                      <w:rFonts w:ascii="Times New Roman" w:hAnsi="Times New Roman" w:cs="Times New Roman"/>
                      <w:sz w:val="20"/>
                      <w:szCs w:val="20"/>
                    </w:rPr>
                  </w:rPrChange>
                </w:rPr>
                <w:t>Орудия отбора проб:  для станций глубоководной акватории – планктонная сеть Джеди (большая или средняя модели, размер ячеи ситовой ткани 100 мкм);</w:t>
              </w:r>
            </w:ins>
          </w:p>
          <w:p>
            <w:pPr>
              <w:ind w:firstLine="0"/>
              <w:rPr>
                <w:ins w:id="2355" w:author="google1599737165" w:date="2023-04-24T12:28:16Z"/>
                <w:rFonts w:ascii="Verdana" w:hAnsi="Verdana" w:cs="Verdana"/>
                <w:sz w:val="18"/>
                <w:szCs w:val="18"/>
                <w:rPrChange w:id="2356" w:author="google1599737165" w:date="2023-04-24T13:47:39Z">
                  <w:rPr>
                    <w:ins w:id="2357" w:author="google1599737165" w:date="2023-04-24T12:28:16Z"/>
                    <w:rFonts w:ascii="Times New Roman" w:hAnsi="Times New Roman" w:cs="Times New Roman"/>
                    <w:sz w:val="20"/>
                    <w:szCs w:val="20"/>
                  </w:rPr>
                </w:rPrChange>
              </w:rPr>
            </w:pPr>
            <w:ins w:id="2358" w:author="google1599737165" w:date="2023-04-24T12:28:16Z">
              <w:r>
                <w:rPr>
                  <w:rFonts w:ascii="Verdana" w:hAnsi="Verdana" w:cs="Verdana"/>
                  <w:sz w:val="18"/>
                  <w:szCs w:val="18"/>
                  <w:rPrChange w:id="2359" w:author="google1599737165" w:date="2023-04-24T13:47:39Z">
                    <w:rPr>
                      <w:rFonts w:ascii="Times New Roman" w:hAnsi="Times New Roman" w:cs="Times New Roman"/>
                      <w:sz w:val="20"/>
                      <w:szCs w:val="20"/>
                    </w:rPr>
                  </w:rPrChange>
                </w:rPr>
                <w:t>для мелководных прибрежных станций – конусная планктонная сеть сеть (размер ячеи ситовой ткани 100 мкм).</w:t>
              </w:r>
            </w:ins>
          </w:p>
          <w:p>
            <w:pPr>
              <w:ind w:firstLine="0"/>
              <w:rPr>
                <w:ins w:id="2360" w:author="google1599737165" w:date="2023-04-24T12:28:16Z"/>
                <w:rFonts w:ascii="Verdana" w:hAnsi="Verdana" w:cs="Verdana"/>
                <w:sz w:val="18"/>
                <w:szCs w:val="18"/>
                <w:rPrChange w:id="2361" w:author="google1599737165" w:date="2023-04-24T13:47:39Z">
                  <w:rPr>
                    <w:ins w:id="2362" w:author="google1599737165" w:date="2023-04-24T12:28:16Z"/>
                    <w:rFonts w:ascii="Times New Roman" w:hAnsi="Times New Roman" w:cs="Times New Roman"/>
                    <w:sz w:val="20"/>
                    <w:szCs w:val="20"/>
                  </w:rPr>
                </w:rPrChange>
              </w:rPr>
            </w:pPr>
            <w:ins w:id="2363" w:author="google1599737165" w:date="2023-04-24T12:28:16Z">
              <w:r>
                <w:rPr>
                  <w:rFonts w:ascii="Verdana" w:hAnsi="Verdana" w:cs="Verdana"/>
                  <w:sz w:val="18"/>
                  <w:szCs w:val="18"/>
                  <w:rPrChange w:id="2364" w:author="google1599737165" w:date="2023-04-24T13:47:39Z">
                    <w:rPr>
                      <w:rFonts w:ascii="Times New Roman" w:hAnsi="Times New Roman" w:cs="Times New Roman"/>
                      <w:sz w:val="20"/>
                      <w:szCs w:val="20"/>
                    </w:rPr>
                  </w:rPrChange>
                </w:rPr>
                <w:t>Метод отбора проб: тотальный вертикальный лов сетью Джеди от дна до поверхности; на мелководных станциях – пролив через конусную сеть определенного объема воды.</w:t>
              </w:r>
            </w:ins>
          </w:p>
          <w:p>
            <w:pPr>
              <w:ind w:firstLine="0"/>
              <w:rPr>
                <w:ins w:id="2365" w:author="google1599737165" w:date="2023-04-24T12:28:16Z"/>
                <w:rFonts w:ascii="Verdana" w:hAnsi="Verdana" w:cs="Verdana"/>
                <w:sz w:val="18"/>
                <w:szCs w:val="18"/>
                <w:rPrChange w:id="2366" w:author="google1599737165" w:date="2023-04-24T13:47:39Z">
                  <w:rPr>
                    <w:ins w:id="2367" w:author="google1599737165" w:date="2023-04-24T12:28:16Z"/>
                    <w:rFonts w:ascii="Times New Roman" w:hAnsi="Times New Roman" w:cs="Times New Roman"/>
                    <w:sz w:val="20"/>
                    <w:szCs w:val="20"/>
                  </w:rPr>
                </w:rPrChange>
              </w:rPr>
            </w:pPr>
            <w:ins w:id="2368" w:author="google1599737165" w:date="2023-04-24T12:28:16Z">
              <w:r>
                <w:rPr>
                  <w:rFonts w:ascii="Verdana" w:hAnsi="Verdana" w:cs="Verdana"/>
                  <w:sz w:val="18"/>
                  <w:szCs w:val="18"/>
                  <w:rPrChange w:id="2369" w:author="google1599737165" w:date="2023-04-24T13:47:39Z">
                    <w:rPr>
                      <w:rFonts w:ascii="Times New Roman" w:hAnsi="Times New Roman" w:cs="Times New Roman"/>
                      <w:sz w:val="20"/>
                      <w:szCs w:val="20"/>
                    </w:rPr>
                  </w:rPrChange>
                </w:rPr>
                <w:t>Консервация проб: формалин.</w:t>
              </w:r>
            </w:ins>
          </w:p>
          <w:p>
            <w:pPr>
              <w:ind w:firstLine="0"/>
              <w:rPr>
                <w:ins w:id="2370" w:author="google1599737165" w:date="2023-04-24T12:28:16Z"/>
                <w:rFonts w:ascii="Verdana" w:hAnsi="Verdana" w:cs="Verdana"/>
                <w:sz w:val="18"/>
                <w:szCs w:val="18"/>
                <w:rPrChange w:id="2371" w:author="google1599737165" w:date="2023-04-24T13:47:39Z">
                  <w:rPr>
                    <w:ins w:id="2372" w:author="google1599737165" w:date="2023-04-24T12:28:16Z"/>
                    <w:rFonts w:ascii="Times New Roman" w:hAnsi="Times New Roman" w:cs="Times New Roman"/>
                    <w:sz w:val="20"/>
                    <w:szCs w:val="20"/>
                  </w:rPr>
                </w:rPrChange>
              </w:rPr>
            </w:pPr>
            <w:ins w:id="2373" w:author="google1599737165" w:date="2023-04-24T12:28:16Z">
              <w:r>
                <w:rPr>
                  <w:rFonts w:ascii="Verdana" w:hAnsi="Verdana" w:cs="Verdana"/>
                  <w:sz w:val="18"/>
                  <w:szCs w:val="18"/>
                  <w:rPrChange w:id="2374" w:author="google1599737165" w:date="2023-04-24T13:47:39Z">
                    <w:rPr>
                      <w:rFonts w:ascii="Times New Roman" w:hAnsi="Times New Roman" w:cs="Times New Roman"/>
                      <w:sz w:val="20"/>
                      <w:szCs w:val="20"/>
                    </w:rPr>
                  </w:rPrChange>
                </w:rPr>
                <w:t>Анализ проб:  микроскопический.</w:t>
              </w:r>
            </w:ins>
          </w:p>
        </w:tc>
        <w:tc>
          <w:tcPr>
            <w:tcW w:w="2517"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Change w:id="2375" w:author="google1599737165" w:date="2023-04-24T12:30:10Z">
              <w:tcPr>
                <w:tcW w:w="3621"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tcPrChange>
          </w:tcPr>
          <w:p>
            <w:pPr>
              <w:ind w:firstLine="0"/>
              <w:rPr>
                <w:ins w:id="2376" w:author="google1599737165" w:date="2023-04-24T12:28:16Z"/>
                <w:rFonts w:ascii="Verdana" w:hAnsi="Verdana" w:cs="Verdana"/>
                <w:sz w:val="18"/>
                <w:szCs w:val="18"/>
                <w:rPrChange w:id="2377" w:author="google1599737165" w:date="2023-04-24T13:47:39Z">
                  <w:rPr>
                    <w:ins w:id="2378" w:author="google1599737165" w:date="2023-04-24T12:28:16Z"/>
                    <w:rFonts w:ascii="Times New Roman" w:hAnsi="Times New Roman" w:cs="Times New Roman"/>
                    <w:sz w:val="20"/>
                    <w:szCs w:val="20"/>
                  </w:rPr>
                </w:rPrChange>
              </w:rPr>
            </w:pPr>
            <w:ins w:id="2379" w:author="google1599737165" w:date="2023-04-24T12:28:16Z">
              <w:r>
                <w:rPr>
                  <w:rFonts w:ascii="Verdana" w:hAnsi="Verdana" w:cs="Verdana"/>
                  <w:sz w:val="18"/>
                  <w:szCs w:val="18"/>
                  <w:rPrChange w:id="2380" w:author="google1599737165" w:date="2023-04-24T13:47:39Z">
                    <w:rPr>
                      <w:rFonts w:ascii="Times New Roman" w:hAnsi="Times New Roman" w:cs="Times New Roman"/>
                      <w:sz w:val="20"/>
                      <w:szCs w:val="20"/>
                    </w:rPr>
                  </w:rPrChange>
                </w:rPr>
                <w:t xml:space="preserve">Инструкции…, 2004. </w:t>
              </w:r>
            </w:ins>
          </w:p>
          <w:p>
            <w:pPr>
              <w:ind w:firstLine="0"/>
              <w:rPr>
                <w:ins w:id="2381" w:author="google1599737165" w:date="2023-04-24T12:28:16Z"/>
                <w:rFonts w:ascii="Verdana" w:hAnsi="Verdana" w:cs="Verdana"/>
                <w:sz w:val="18"/>
                <w:szCs w:val="18"/>
                <w:rPrChange w:id="2382" w:author="google1599737165" w:date="2023-04-24T13:47:39Z">
                  <w:rPr>
                    <w:ins w:id="2383" w:author="google1599737165" w:date="2023-04-24T12:28:16Z"/>
                    <w:rFonts w:ascii="Times New Roman" w:hAnsi="Times New Roman" w:cs="Times New Roman"/>
                    <w:sz w:val="20"/>
                    <w:szCs w:val="20"/>
                  </w:rPr>
                </w:rPrChange>
              </w:rPr>
            </w:pPr>
            <w:ins w:id="2384" w:author="google1599737165" w:date="2023-04-24T12:28:16Z">
              <w:r>
                <w:rPr>
                  <w:rFonts w:ascii="Verdana" w:hAnsi="Verdana" w:cs="Verdana"/>
                  <w:sz w:val="18"/>
                  <w:szCs w:val="18"/>
                  <w:rPrChange w:id="2385" w:author="google1599737165" w:date="2023-04-24T13:47:39Z">
                    <w:rPr>
                      <w:rFonts w:ascii="Times New Roman" w:hAnsi="Times New Roman" w:cs="Times New Roman"/>
                      <w:sz w:val="20"/>
                      <w:szCs w:val="20"/>
                    </w:rPr>
                  </w:rPrChange>
                </w:rPr>
                <w:t xml:space="preserve">Методические рекомендации …, 1984. </w:t>
              </w:r>
            </w:ins>
          </w:p>
          <w:p>
            <w:pPr>
              <w:ind w:firstLine="0"/>
              <w:rPr>
                <w:ins w:id="2386" w:author="google1599737165" w:date="2023-04-24T12:28:16Z"/>
                <w:rFonts w:ascii="Verdana" w:hAnsi="Verdana" w:cs="Verdana"/>
                <w:sz w:val="18"/>
                <w:szCs w:val="18"/>
                <w:rPrChange w:id="2387" w:author="google1599737165" w:date="2023-04-24T13:47:39Z">
                  <w:rPr>
                    <w:ins w:id="2388" w:author="google1599737165" w:date="2023-04-24T12:28:16Z"/>
                    <w:rFonts w:ascii="Times New Roman" w:hAnsi="Times New Roman" w:cs="Times New Roman"/>
                    <w:sz w:val="20"/>
                    <w:szCs w:val="20"/>
                  </w:rPr>
                </w:rPrChange>
              </w:rPr>
            </w:pPr>
            <w:ins w:id="2389" w:author="google1599737165" w:date="2023-04-24T12:28:16Z">
              <w:r>
                <w:rPr>
                  <w:rFonts w:ascii="Verdana" w:hAnsi="Verdana" w:cs="Verdana"/>
                  <w:sz w:val="18"/>
                  <w:szCs w:val="18"/>
                  <w:rPrChange w:id="2390" w:author="google1599737165" w:date="2023-04-24T13:47:39Z">
                    <w:rPr>
                      <w:rFonts w:ascii="Times New Roman" w:hAnsi="Times New Roman" w:cs="Times New Roman"/>
                      <w:sz w:val="20"/>
                      <w:szCs w:val="20"/>
                    </w:rPr>
                  </w:rPrChange>
                </w:rPr>
                <w:t>Zooplankton sampling, 1968..</w:t>
              </w:r>
            </w:ins>
          </w:p>
          <w:p>
            <w:pPr>
              <w:ind w:firstLine="0"/>
              <w:rPr>
                <w:ins w:id="2391" w:author="google1599737165" w:date="2023-04-24T12:28:16Z"/>
                <w:rFonts w:ascii="Verdana" w:hAnsi="Verdana" w:cs="Verdana"/>
                <w:sz w:val="18"/>
                <w:szCs w:val="18"/>
                <w:rPrChange w:id="2392" w:author="google1599737165" w:date="2023-04-24T13:47:39Z">
                  <w:rPr>
                    <w:ins w:id="2393" w:author="google1599737165" w:date="2023-04-24T12:28:16Z"/>
                    <w:rFonts w:ascii="Times New Roman" w:hAnsi="Times New Roman" w:cs="Times New Roman"/>
                    <w:sz w:val="20"/>
                    <w:szCs w:val="20"/>
                  </w:rPr>
                </w:rPrChange>
              </w:rPr>
            </w:pPr>
            <w:ins w:id="2394" w:author="google1599737165" w:date="2023-04-24T12:28:16Z">
              <w:r>
                <w:rPr>
                  <w:rFonts w:ascii="Verdana" w:hAnsi="Verdana" w:cs="Verdana"/>
                  <w:sz w:val="18"/>
                  <w:szCs w:val="18"/>
                  <w:rPrChange w:id="2395" w:author="google1599737165" w:date="2023-04-24T13:47:39Z">
                    <w:rPr>
                      <w:rFonts w:ascii="Times New Roman" w:hAnsi="Times New Roman" w:cs="Times New Roman"/>
                      <w:sz w:val="20"/>
                      <w:szCs w:val="20"/>
                    </w:rPr>
                  </w:rPrChange>
                </w:rPr>
                <w:t xml:space="preserve">Руководство по гидробиоло-гическому мониторингу …, 1992. </w:t>
              </w:r>
            </w:ins>
          </w:p>
          <w:p>
            <w:pPr>
              <w:ind w:firstLine="0"/>
              <w:rPr>
                <w:ins w:id="2396" w:author="google1599737165" w:date="2023-04-24T12:28:16Z"/>
                <w:rFonts w:ascii="Verdana" w:hAnsi="Verdana" w:cs="Verdana"/>
                <w:sz w:val="18"/>
                <w:szCs w:val="18"/>
                <w:rPrChange w:id="2397" w:author="google1599737165" w:date="2023-04-24T13:47:39Z">
                  <w:rPr>
                    <w:ins w:id="2398" w:author="google1599737165" w:date="2023-04-24T12:28:16Z"/>
                    <w:rFonts w:ascii="Times New Roman" w:hAnsi="Times New Roman" w:cs="Times New Roman"/>
                    <w:sz w:val="20"/>
                    <w:szCs w:val="20"/>
                  </w:rPr>
                </w:rPrChange>
              </w:rPr>
            </w:pPr>
            <w:ins w:id="2399" w:author="google1599737165" w:date="2023-04-24T12:28:16Z">
              <w:r>
                <w:rPr>
                  <w:rFonts w:ascii="Verdana" w:hAnsi="Verdana" w:cs="Verdana"/>
                  <w:sz w:val="18"/>
                  <w:szCs w:val="18"/>
                  <w:rPrChange w:id="2400" w:author="google1599737165" w:date="2023-04-24T13:47:39Z">
                    <w:rPr>
                      <w:rFonts w:ascii="Times New Roman" w:hAnsi="Times New Roman" w:cs="Times New Roman"/>
                      <w:sz w:val="20"/>
                      <w:szCs w:val="20"/>
                    </w:rPr>
                  </w:rPrChange>
                </w:rPr>
                <w:t xml:space="preserve">Руководство по методам…, 1983. </w:t>
              </w:r>
            </w:ins>
          </w:p>
          <w:p>
            <w:pPr>
              <w:ind w:firstLine="0"/>
              <w:rPr>
                <w:ins w:id="2401" w:author="google1599737165" w:date="2023-04-24T12:28:16Z"/>
                <w:rFonts w:ascii="Verdana" w:hAnsi="Verdana" w:cs="Verdana"/>
                <w:sz w:val="18"/>
                <w:szCs w:val="18"/>
                <w:rPrChange w:id="2402" w:author="google1599737165" w:date="2023-04-24T13:47:39Z">
                  <w:rPr>
                    <w:ins w:id="2403" w:author="google1599737165" w:date="2023-04-24T12:28:16Z"/>
                    <w:rFonts w:ascii="Times New Roman" w:hAnsi="Times New Roman" w:cs="Times New Roman"/>
                    <w:sz w:val="20"/>
                    <w:szCs w:val="20"/>
                  </w:rPr>
                </w:rPrChange>
              </w:rPr>
            </w:pPr>
            <w:ins w:id="2404" w:author="google1599737165" w:date="2023-04-24T12:28:16Z">
              <w:r>
                <w:rPr>
                  <w:rFonts w:ascii="Verdana" w:hAnsi="Verdana" w:cs="Verdana"/>
                  <w:sz w:val="18"/>
                  <w:szCs w:val="18"/>
                  <w:rPrChange w:id="2405" w:author="google1599737165" w:date="2023-04-24T13:47:39Z">
                    <w:rPr>
                      <w:rFonts w:ascii="Times New Roman" w:hAnsi="Times New Roman" w:cs="Times New Roman"/>
                      <w:sz w:val="20"/>
                      <w:szCs w:val="20"/>
                    </w:rPr>
                  </w:rPrChange>
                </w:rPr>
                <w:t>Руководство по методам …, 1980.</w:t>
              </w:r>
            </w:ins>
          </w:p>
          <w:p>
            <w:pPr>
              <w:ind w:firstLine="0"/>
              <w:rPr>
                <w:ins w:id="2406" w:author="google1599737165" w:date="2023-04-24T12:28:16Z"/>
                <w:rFonts w:ascii="Verdana" w:hAnsi="Verdana" w:cs="Verdana"/>
                <w:sz w:val="18"/>
                <w:szCs w:val="18"/>
                <w:rPrChange w:id="2407" w:author="google1599737165" w:date="2023-04-24T13:47:39Z">
                  <w:rPr>
                    <w:ins w:id="2408" w:author="google1599737165" w:date="2023-04-24T12:28:16Z"/>
                    <w:rFonts w:ascii="Times New Roman" w:hAnsi="Times New Roman" w:cs="Times New Roman"/>
                    <w:sz w:val="20"/>
                    <w:szCs w:val="20"/>
                  </w:rPr>
                </w:rPrChange>
              </w:rPr>
            </w:pPr>
            <w:ins w:id="2409" w:author="google1599737165" w:date="2023-04-24T12:28:16Z">
              <w:r>
                <w:rPr>
                  <w:rFonts w:ascii="Verdana" w:hAnsi="Verdana" w:cs="Verdana"/>
                  <w:sz w:val="18"/>
                  <w:szCs w:val="18"/>
                  <w:rPrChange w:id="2410" w:author="google1599737165" w:date="2023-04-24T13:47:39Z">
                    <w:rPr>
                      <w:rFonts w:ascii="Times New Roman" w:hAnsi="Times New Roman" w:cs="Times New Roman"/>
                      <w:sz w:val="20"/>
                      <w:szCs w:val="20"/>
                    </w:rPr>
                  </w:rPrChange>
                </w:rPr>
                <w:t xml:space="preserve">Современные методы…, 1983. </w:t>
              </w:r>
            </w:ins>
          </w:p>
          <w:p>
            <w:pPr>
              <w:ind w:firstLine="0"/>
              <w:rPr>
                <w:ins w:id="2411" w:author="google1599737165" w:date="2023-04-24T12:28:16Z"/>
                <w:rFonts w:ascii="Verdana" w:hAnsi="Verdana" w:cs="Verdana"/>
                <w:sz w:val="18"/>
                <w:szCs w:val="18"/>
                <w:rPrChange w:id="2412" w:author="google1599737165" w:date="2023-04-24T13:47:39Z">
                  <w:rPr>
                    <w:ins w:id="2413" w:author="google1599737165" w:date="2023-04-24T12:28:16Z"/>
                    <w:rFonts w:ascii="Times New Roman" w:hAnsi="Times New Roman" w:cs="Times New Roman"/>
                    <w:sz w:val="20"/>
                    <w:szCs w:val="20"/>
                  </w:rPr>
                </w:rPrChange>
              </w:rPr>
            </w:pPr>
            <w:ins w:id="2414" w:author="google1599737165" w:date="2023-04-24T12:28:16Z">
              <w:r>
                <w:rPr>
                  <w:rFonts w:ascii="Verdana" w:hAnsi="Verdana" w:cs="Verdana"/>
                  <w:sz w:val="18"/>
                  <w:szCs w:val="18"/>
                  <w:rPrChange w:id="2415" w:author="google1599737165" w:date="2023-04-24T13:47:39Z">
                    <w:rPr>
                      <w:rFonts w:ascii="Times New Roman" w:hAnsi="Times New Roman" w:cs="Times New Roman"/>
                      <w:sz w:val="20"/>
                      <w:szCs w:val="20"/>
                    </w:rPr>
                  </w:rPrChange>
                </w:rPr>
                <w:t xml:space="preserve">Методика изучения…, 1975. </w:t>
              </w:r>
            </w:ins>
          </w:p>
          <w:p>
            <w:pPr>
              <w:ind w:firstLine="0"/>
              <w:rPr>
                <w:ins w:id="2416" w:author="google1599737165" w:date="2023-04-24T12:28:16Z"/>
                <w:rFonts w:ascii="Verdana" w:hAnsi="Verdana" w:cs="Verdana"/>
                <w:sz w:val="18"/>
                <w:szCs w:val="18"/>
                <w:rPrChange w:id="2417" w:author="google1599737165" w:date="2023-04-24T13:47:39Z">
                  <w:rPr>
                    <w:ins w:id="2418" w:author="google1599737165" w:date="2023-04-24T12:28:16Z"/>
                    <w:rFonts w:ascii="Times New Roman" w:hAnsi="Times New Roman" w:cs="Times New Roman"/>
                    <w:sz w:val="20"/>
                    <w:szCs w:val="20"/>
                  </w:rPr>
                </w:rPrChange>
              </w:rPr>
            </w:pPr>
            <w:ins w:id="2419" w:author="google1599737165" w:date="2023-04-24T12:28:16Z">
              <w:r>
                <w:rPr>
                  <w:rFonts w:ascii="Verdana" w:hAnsi="Verdana" w:cs="Verdana"/>
                  <w:sz w:val="18"/>
                  <w:szCs w:val="18"/>
                  <w:rPrChange w:id="2420" w:author="google1599737165" w:date="2023-04-24T13:47:39Z">
                    <w:rPr>
                      <w:rFonts w:ascii="Times New Roman" w:hAnsi="Times New Roman" w:cs="Times New Roman"/>
                      <w:sz w:val="20"/>
                      <w:szCs w:val="20"/>
                    </w:rPr>
                  </w:rPrChange>
                </w:rPr>
                <w:t>ГОСТ 31861-2012.</w:t>
              </w:r>
            </w:ins>
          </w:p>
          <w:p>
            <w:pPr>
              <w:ind w:firstLine="0"/>
              <w:rPr>
                <w:ins w:id="2421" w:author="google1599737165" w:date="2023-04-24T12:28:16Z"/>
                <w:rFonts w:ascii="Verdana" w:hAnsi="Verdana" w:cs="Verdana"/>
                <w:sz w:val="18"/>
                <w:szCs w:val="18"/>
                <w:rPrChange w:id="2422" w:author="google1599737165" w:date="2023-04-24T13:47:39Z">
                  <w:rPr>
                    <w:ins w:id="2423" w:author="google1599737165" w:date="2023-04-24T12:28:16Z"/>
                    <w:rFonts w:ascii="Times New Roman" w:hAnsi="Times New Roman" w:cs="Times New Roman"/>
                    <w:sz w:val="20"/>
                    <w:szCs w:val="20"/>
                  </w:rPr>
                </w:rPrChange>
              </w:rPr>
            </w:pPr>
            <w:ins w:id="2424" w:author="google1599737165" w:date="2023-04-24T12:28:16Z">
              <w:r>
                <w:rPr>
                  <w:rFonts w:ascii="Verdana" w:hAnsi="Verdana" w:cs="Verdana"/>
                  <w:sz w:val="18"/>
                  <w:szCs w:val="18"/>
                  <w:rPrChange w:id="2425" w:author="google1599737165" w:date="2023-04-24T13:47:39Z">
                    <w:rPr>
                      <w:rFonts w:ascii="Times New Roman" w:hAnsi="Times New Roman" w:cs="Times New Roman"/>
                      <w:sz w:val="20"/>
                      <w:szCs w:val="20"/>
                    </w:rPr>
                  </w:rPrChange>
                </w:rPr>
                <w:t>ГОСТ 17.1.3.08-82.</w:t>
              </w:r>
            </w:ins>
          </w:p>
          <w:p>
            <w:pPr>
              <w:ind w:firstLine="0"/>
              <w:rPr>
                <w:ins w:id="2426" w:author="google1599737165" w:date="2023-04-24T12:28:16Z"/>
                <w:rFonts w:ascii="Verdana" w:hAnsi="Verdana" w:cs="Verdana"/>
                <w:sz w:val="18"/>
                <w:szCs w:val="18"/>
                <w:rPrChange w:id="2427" w:author="google1599737165" w:date="2023-04-24T13:47:39Z">
                  <w:rPr>
                    <w:ins w:id="2428" w:author="google1599737165" w:date="2023-04-24T12:28:16Z"/>
                    <w:rFonts w:ascii="Times New Roman" w:hAnsi="Times New Roman" w:cs="Times New Roman"/>
                    <w:sz w:val="20"/>
                    <w:szCs w:val="20"/>
                  </w:rPr>
                </w:rPrChange>
              </w:rPr>
            </w:pPr>
          </w:p>
          <w:p>
            <w:pPr>
              <w:ind w:firstLine="0"/>
              <w:rPr>
                <w:ins w:id="2429" w:author="google1599737165" w:date="2023-04-24T12:28:16Z"/>
                <w:rFonts w:ascii="Verdana" w:hAnsi="Verdana" w:cs="Verdana"/>
                <w:sz w:val="18"/>
                <w:szCs w:val="18"/>
                <w:rPrChange w:id="2430" w:author="google1599737165" w:date="2023-04-24T13:47:39Z">
                  <w:rPr>
                    <w:ins w:id="2431" w:author="google1599737165" w:date="2023-04-24T12:28:16Z"/>
                    <w:rFonts w:ascii="Times New Roman" w:hAnsi="Times New Roman" w:cs="Times New Roman"/>
                    <w:sz w:val="20"/>
                    <w:szCs w:val="20"/>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433" w:author="google1599737165" w:date="2023-04-24T12:30:1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ins w:id="2432" w:author="google1599737165" w:date="2023-04-24T12:28:16Z"/>
        </w:trPr>
        <w:tc>
          <w:tcPr>
            <w:tcW w:w="1685"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Change w:id="2434" w:author="google1599737165" w:date="2023-04-24T12:30:10Z">
              <w:tcPr>
                <w:tcW w:w="1535"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tcPrChange>
          </w:tcPr>
          <w:p>
            <w:pPr>
              <w:ind w:firstLine="0"/>
              <w:rPr>
                <w:ins w:id="2435" w:author="google1599737165" w:date="2023-04-24T12:28:16Z"/>
                <w:rFonts w:ascii="Verdana" w:hAnsi="Verdana" w:cs="Verdana"/>
                <w:sz w:val="18"/>
                <w:szCs w:val="18"/>
                <w:rPrChange w:id="2436" w:author="google1599737165" w:date="2023-04-24T13:47:39Z">
                  <w:rPr>
                    <w:ins w:id="2437" w:author="google1599737165" w:date="2023-04-24T12:28:16Z"/>
                    <w:rFonts w:ascii="Times New Roman" w:hAnsi="Times New Roman" w:cs="Times New Roman"/>
                    <w:sz w:val="20"/>
                    <w:szCs w:val="20"/>
                  </w:rPr>
                </w:rPrChange>
              </w:rPr>
            </w:pPr>
            <w:ins w:id="2438" w:author="google1599737165" w:date="2023-04-24T12:28:16Z">
              <w:r>
                <w:rPr>
                  <w:rFonts w:ascii="Verdana" w:hAnsi="Verdana" w:cs="Verdana"/>
                  <w:sz w:val="18"/>
                  <w:szCs w:val="18"/>
                  <w:rPrChange w:id="2439" w:author="google1599737165" w:date="2023-04-24T13:47:39Z">
                    <w:rPr>
                      <w:rFonts w:ascii="Times New Roman" w:hAnsi="Times New Roman" w:cs="Times New Roman"/>
                      <w:sz w:val="20"/>
                      <w:szCs w:val="20"/>
                    </w:rPr>
                  </w:rPrChange>
                </w:rPr>
                <w:t>Ихтиопланктон</w:t>
              </w:r>
            </w:ins>
          </w:p>
        </w:tc>
        <w:tc>
          <w:tcPr>
            <w:tcW w:w="1800"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Change w:id="2440" w:author="google1599737165" w:date="2023-04-24T12:30:10Z">
              <w:tcPr>
                <w:tcW w:w="2062"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tcPrChange>
          </w:tcPr>
          <w:p>
            <w:pPr>
              <w:ind w:firstLine="0"/>
              <w:rPr>
                <w:ins w:id="2441" w:author="google1599737165" w:date="2023-04-24T12:28:16Z"/>
                <w:rFonts w:ascii="Verdana" w:hAnsi="Verdana" w:cs="Verdana"/>
                <w:sz w:val="18"/>
                <w:szCs w:val="18"/>
                <w:rPrChange w:id="2442" w:author="google1599737165" w:date="2023-04-24T13:47:39Z">
                  <w:rPr>
                    <w:ins w:id="2443" w:author="google1599737165" w:date="2023-04-24T12:28:16Z"/>
                    <w:rFonts w:ascii="Times New Roman" w:hAnsi="Times New Roman" w:cs="Times New Roman"/>
                    <w:sz w:val="20"/>
                    <w:szCs w:val="20"/>
                  </w:rPr>
                </w:rPrChange>
              </w:rPr>
            </w:pPr>
            <w:ins w:id="2444" w:author="google1599737165" w:date="2023-04-24T12:28:16Z">
              <w:r>
                <w:rPr>
                  <w:rFonts w:ascii="Verdana" w:hAnsi="Verdana" w:cs="Verdana"/>
                  <w:sz w:val="18"/>
                  <w:szCs w:val="18"/>
                  <w:rPrChange w:id="2445" w:author="google1599737165" w:date="2023-04-24T13:47:39Z">
                    <w:rPr>
                      <w:rFonts w:ascii="Times New Roman" w:hAnsi="Times New Roman" w:cs="Times New Roman"/>
                      <w:sz w:val="20"/>
                      <w:szCs w:val="20"/>
                    </w:rPr>
                  </w:rPrChange>
                </w:rPr>
                <w:t>Количественные и качественные показатели:</w:t>
              </w:r>
            </w:ins>
          </w:p>
          <w:p>
            <w:pPr>
              <w:ind w:firstLine="0"/>
              <w:rPr>
                <w:ins w:id="2446" w:author="google1599737165" w:date="2023-04-24T12:28:16Z"/>
                <w:rFonts w:ascii="Verdana" w:hAnsi="Verdana" w:cs="Verdana"/>
                <w:sz w:val="18"/>
                <w:szCs w:val="18"/>
                <w:rPrChange w:id="2447" w:author="google1599737165" w:date="2023-04-24T13:47:39Z">
                  <w:rPr>
                    <w:ins w:id="2448" w:author="google1599737165" w:date="2023-04-24T12:28:16Z"/>
                    <w:rFonts w:ascii="Times New Roman" w:hAnsi="Times New Roman" w:cs="Times New Roman"/>
                    <w:sz w:val="20"/>
                    <w:szCs w:val="20"/>
                  </w:rPr>
                </w:rPrChange>
              </w:rPr>
            </w:pPr>
            <w:ins w:id="2449" w:author="google1599737165" w:date="2023-04-24T12:28:16Z">
              <w:r>
                <w:rPr>
                  <w:rFonts w:ascii="Verdana" w:hAnsi="Verdana" w:cs="Verdana"/>
                  <w:sz w:val="18"/>
                  <w:szCs w:val="18"/>
                  <w:rPrChange w:id="2450" w:author="google1599737165" w:date="2023-04-24T13:47:39Z">
                    <w:rPr>
                      <w:rFonts w:ascii="Times New Roman" w:hAnsi="Times New Roman" w:cs="Times New Roman"/>
                      <w:sz w:val="20"/>
                      <w:szCs w:val="20"/>
                    </w:rPr>
                  </w:rPrChange>
                </w:rPr>
                <w:t>- видовой состав и стадии развития икры и ранней молоди;</w:t>
              </w:r>
            </w:ins>
          </w:p>
          <w:p>
            <w:pPr>
              <w:ind w:firstLine="0"/>
              <w:rPr>
                <w:ins w:id="2451" w:author="google1599737165" w:date="2023-04-24T12:28:16Z"/>
                <w:rFonts w:ascii="Verdana" w:hAnsi="Verdana" w:cs="Verdana"/>
                <w:sz w:val="18"/>
                <w:szCs w:val="18"/>
                <w:rPrChange w:id="2452" w:author="google1599737165" w:date="2023-04-24T13:47:39Z">
                  <w:rPr>
                    <w:ins w:id="2453" w:author="google1599737165" w:date="2023-04-24T12:28:16Z"/>
                    <w:rFonts w:ascii="Times New Roman" w:hAnsi="Times New Roman" w:cs="Times New Roman"/>
                    <w:sz w:val="20"/>
                    <w:szCs w:val="20"/>
                  </w:rPr>
                </w:rPrChange>
              </w:rPr>
            </w:pPr>
            <w:ins w:id="2454" w:author="google1599737165" w:date="2023-04-24T12:28:16Z">
              <w:r>
                <w:rPr>
                  <w:rFonts w:ascii="Verdana" w:hAnsi="Verdana" w:cs="Verdana"/>
                  <w:sz w:val="18"/>
                  <w:szCs w:val="18"/>
                  <w:rPrChange w:id="2455" w:author="google1599737165" w:date="2023-04-24T13:47:39Z">
                    <w:rPr>
                      <w:rFonts w:ascii="Times New Roman" w:hAnsi="Times New Roman" w:cs="Times New Roman"/>
                      <w:sz w:val="20"/>
                      <w:szCs w:val="20"/>
                    </w:rPr>
                  </w:rPrChange>
                </w:rPr>
                <w:t>- общая численность ихтиопланктона (экз./м</w:t>
              </w:r>
            </w:ins>
            <w:ins w:id="2456" w:author="google1599737165" w:date="2023-04-24T12:28:16Z">
              <w:r>
                <w:rPr>
                  <w:rFonts w:ascii="Verdana" w:hAnsi="Verdana" w:cs="Verdana"/>
                  <w:sz w:val="18"/>
                  <w:szCs w:val="18"/>
                  <w:vertAlign w:val="superscript"/>
                  <w:rPrChange w:id="2457" w:author="google1599737165" w:date="2023-04-24T13:47:39Z">
                    <w:rPr>
                      <w:rFonts w:ascii="Times New Roman" w:hAnsi="Times New Roman" w:cs="Times New Roman"/>
                      <w:sz w:val="20"/>
                      <w:szCs w:val="20"/>
                      <w:vertAlign w:val="superscript"/>
                    </w:rPr>
                  </w:rPrChange>
                </w:rPr>
                <w:t xml:space="preserve">3 </w:t>
              </w:r>
            </w:ins>
            <w:ins w:id="2458" w:author="google1599737165" w:date="2023-04-24T12:28:16Z">
              <w:r>
                <w:rPr>
                  <w:rFonts w:ascii="Verdana" w:hAnsi="Verdana" w:cs="Verdana"/>
                  <w:sz w:val="18"/>
                  <w:szCs w:val="18"/>
                  <w:rPrChange w:id="2459" w:author="google1599737165" w:date="2023-04-24T13:47:39Z">
                    <w:rPr>
                      <w:rFonts w:ascii="Times New Roman" w:hAnsi="Times New Roman" w:cs="Times New Roman"/>
                      <w:sz w:val="20"/>
                      <w:szCs w:val="20"/>
                    </w:rPr>
                  </w:rPrChange>
                </w:rPr>
                <w:t>и экз./м</w:t>
              </w:r>
            </w:ins>
            <w:ins w:id="2460" w:author="google1599737165" w:date="2023-04-24T12:28:16Z">
              <w:r>
                <w:rPr>
                  <w:rFonts w:ascii="Verdana" w:hAnsi="Verdana" w:cs="Verdana"/>
                  <w:sz w:val="18"/>
                  <w:szCs w:val="18"/>
                  <w:vertAlign w:val="superscript"/>
                  <w:rPrChange w:id="2461" w:author="google1599737165" w:date="2023-04-24T13:47:39Z">
                    <w:rPr>
                      <w:rFonts w:ascii="Times New Roman" w:hAnsi="Times New Roman" w:cs="Times New Roman"/>
                      <w:sz w:val="20"/>
                      <w:szCs w:val="20"/>
                      <w:vertAlign w:val="superscript"/>
                    </w:rPr>
                  </w:rPrChange>
                </w:rPr>
                <w:t>2</w:t>
              </w:r>
            </w:ins>
            <w:ins w:id="2462" w:author="google1599737165" w:date="2023-04-24T12:28:16Z">
              <w:r>
                <w:rPr>
                  <w:rFonts w:ascii="Verdana" w:hAnsi="Verdana" w:cs="Verdana"/>
                  <w:sz w:val="18"/>
                  <w:szCs w:val="18"/>
                  <w:rPrChange w:id="2463" w:author="google1599737165" w:date="2023-04-24T13:47:39Z">
                    <w:rPr>
                      <w:rFonts w:ascii="Times New Roman" w:hAnsi="Times New Roman" w:cs="Times New Roman"/>
                      <w:sz w:val="20"/>
                      <w:szCs w:val="20"/>
                    </w:rPr>
                  </w:rPrChange>
                </w:rPr>
                <w:t>);</w:t>
              </w:r>
            </w:ins>
          </w:p>
          <w:p>
            <w:pPr>
              <w:ind w:firstLine="0"/>
              <w:rPr>
                <w:ins w:id="2464" w:author="google1599737165" w:date="2023-04-24T12:28:16Z"/>
                <w:rFonts w:ascii="Verdana" w:hAnsi="Verdana" w:cs="Verdana"/>
                <w:sz w:val="18"/>
                <w:szCs w:val="18"/>
                <w:rPrChange w:id="2465" w:author="google1599737165" w:date="2023-04-24T13:47:39Z">
                  <w:rPr>
                    <w:ins w:id="2466" w:author="google1599737165" w:date="2023-04-24T12:28:16Z"/>
                    <w:rFonts w:ascii="Times New Roman" w:hAnsi="Times New Roman" w:cs="Times New Roman"/>
                    <w:sz w:val="20"/>
                    <w:szCs w:val="20"/>
                  </w:rPr>
                </w:rPrChange>
              </w:rPr>
            </w:pPr>
            <w:ins w:id="2467" w:author="google1599737165" w:date="2023-04-24T12:28:16Z">
              <w:r>
                <w:rPr>
                  <w:rFonts w:ascii="Verdana" w:hAnsi="Verdana" w:cs="Verdana"/>
                  <w:sz w:val="18"/>
                  <w:szCs w:val="18"/>
                  <w:rPrChange w:id="2468" w:author="google1599737165" w:date="2023-04-24T13:47:39Z">
                    <w:rPr>
                      <w:rFonts w:ascii="Times New Roman" w:hAnsi="Times New Roman" w:cs="Times New Roman"/>
                      <w:sz w:val="20"/>
                      <w:szCs w:val="20"/>
                    </w:rPr>
                  </w:rPrChange>
                </w:rPr>
                <w:t>- численность отдельных видов ихтиопланктона.</w:t>
              </w:r>
            </w:ins>
          </w:p>
          <w:p>
            <w:pPr>
              <w:ind w:firstLine="0"/>
              <w:rPr>
                <w:ins w:id="2469" w:author="google1599737165" w:date="2023-04-24T12:28:16Z"/>
                <w:rFonts w:ascii="Verdana" w:hAnsi="Verdana" w:cs="Verdana"/>
                <w:sz w:val="18"/>
                <w:szCs w:val="18"/>
                <w:rPrChange w:id="2470" w:author="google1599737165" w:date="2023-04-24T13:47:39Z">
                  <w:rPr>
                    <w:ins w:id="2471" w:author="google1599737165" w:date="2023-04-24T12:28:16Z"/>
                    <w:rFonts w:ascii="Times New Roman" w:hAnsi="Times New Roman" w:cs="Times New Roman"/>
                    <w:sz w:val="20"/>
                    <w:szCs w:val="20"/>
                  </w:rPr>
                </w:rPrChange>
              </w:rPr>
            </w:pPr>
            <w:ins w:id="2472" w:author="google1599737165" w:date="2023-04-24T12:28:16Z">
              <w:r>
                <w:rPr>
                  <w:rFonts w:ascii="Verdana" w:hAnsi="Verdana" w:cs="Verdana"/>
                  <w:sz w:val="18"/>
                  <w:szCs w:val="18"/>
                  <w:rPrChange w:id="2473" w:author="google1599737165" w:date="2023-04-24T13:47:39Z">
                    <w:rPr>
                      <w:rFonts w:ascii="Times New Roman" w:hAnsi="Times New Roman" w:cs="Times New Roman"/>
                      <w:sz w:val="20"/>
                      <w:szCs w:val="20"/>
                    </w:rPr>
                  </w:rPrChange>
                </w:rPr>
                <w:t>- наличие/отсутствие инвазивных видов.</w:t>
              </w:r>
            </w:ins>
          </w:p>
          <w:p>
            <w:pPr>
              <w:ind w:firstLine="0"/>
              <w:rPr>
                <w:ins w:id="2474" w:author="google1599737165" w:date="2023-04-24T12:28:16Z"/>
                <w:rFonts w:ascii="Verdana" w:hAnsi="Verdana" w:cs="Verdana"/>
                <w:sz w:val="18"/>
                <w:szCs w:val="18"/>
                <w:rPrChange w:id="2475" w:author="google1599737165" w:date="2023-04-24T13:47:39Z">
                  <w:rPr>
                    <w:ins w:id="2476" w:author="google1599737165" w:date="2023-04-24T12:28:16Z"/>
                    <w:rFonts w:ascii="Times New Roman" w:hAnsi="Times New Roman" w:cs="Times New Roman"/>
                    <w:sz w:val="20"/>
                    <w:szCs w:val="20"/>
                  </w:rPr>
                </w:rPrChange>
              </w:rPr>
            </w:pPr>
          </w:p>
          <w:p>
            <w:pPr>
              <w:ind w:firstLine="0"/>
              <w:rPr>
                <w:ins w:id="2477" w:author="google1599737165" w:date="2023-04-24T12:28:16Z"/>
                <w:rFonts w:ascii="Verdana" w:hAnsi="Verdana" w:cs="Verdana"/>
                <w:sz w:val="18"/>
                <w:szCs w:val="18"/>
                <w:rPrChange w:id="2478" w:author="google1599737165" w:date="2023-04-24T13:47:39Z">
                  <w:rPr>
                    <w:ins w:id="2479" w:author="google1599737165" w:date="2023-04-24T12:28:16Z"/>
                    <w:rFonts w:ascii="Times New Roman" w:hAnsi="Times New Roman" w:cs="Times New Roman"/>
                    <w:sz w:val="20"/>
                    <w:szCs w:val="20"/>
                  </w:rPr>
                </w:rPrChange>
              </w:rPr>
            </w:pPr>
          </w:p>
        </w:tc>
        <w:tc>
          <w:tcPr>
            <w:tcW w:w="2418"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Change w:id="2480" w:author="google1599737165" w:date="2023-04-24T12:30:10Z">
              <w:tcPr>
                <w:tcW w:w="2251"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tcPrChange>
          </w:tcPr>
          <w:p>
            <w:pPr>
              <w:ind w:firstLine="0"/>
              <w:rPr>
                <w:ins w:id="2481" w:author="google1599737165" w:date="2023-04-24T12:28:16Z"/>
                <w:rFonts w:ascii="Verdana" w:hAnsi="Verdana" w:cs="Verdana"/>
                <w:sz w:val="18"/>
                <w:szCs w:val="18"/>
                <w:rPrChange w:id="2482" w:author="google1599737165" w:date="2023-04-24T13:47:39Z">
                  <w:rPr>
                    <w:ins w:id="2483" w:author="google1599737165" w:date="2023-04-24T12:28:16Z"/>
                    <w:rFonts w:ascii="Times New Roman" w:hAnsi="Times New Roman" w:cs="Times New Roman"/>
                    <w:sz w:val="20"/>
                    <w:szCs w:val="20"/>
                  </w:rPr>
                </w:rPrChange>
              </w:rPr>
            </w:pPr>
            <w:ins w:id="2484" w:author="google1599737165" w:date="2023-04-24T12:28:16Z">
              <w:r>
                <w:rPr>
                  <w:rFonts w:ascii="Verdana" w:hAnsi="Verdana" w:cs="Verdana"/>
                  <w:sz w:val="18"/>
                  <w:szCs w:val="18"/>
                  <w:rPrChange w:id="2485" w:author="google1599737165" w:date="2023-04-24T13:47:39Z">
                    <w:rPr>
                      <w:rFonts w:ascii="Times New Roman" w:hAnsi="Times New Roman" w:cs="Times New Roman"/>
                      <w:sz w:val="20"/>
                      <w:szCs w:val="20"/>
                    </w:rPr>
                  </w:rPrChange>
                </w:rPr>
                <w:t>Орудия отбора проб: ихтиопланктонная сеть ИКС-80 (размер ячеи ситовой ткани 500 мкм), на мелководных прибрежных станциях – ихтиопланк-тонная сеть ИКС-50 (размер ячеи ситовой ткани 500 мкм).</w:t>
              </w:r>
            </w:ins>
          </w:p>
          <w:p>
            <w:pPr>
              <w:ind w:firstLine="0"/>
              <w:rPr>
                <w:ins w:id="2486" w:author="google1599737165" w:date="2023-04-24T12:28:16Z"/>
                <w:rFonts w:ascii="Verdana" w:hAnsi="Verdana" w:cs="Verdana"/>
                <w:sz w:val="18"/>
                <w:szCs w:val="18"/>
                <w:rPrChange w:id="2487" w:author="google1599737165" w:date="2023-04-24T13:47:39Z">
                  <w:rPr>
                    <w:ins w:id="2488" w:author="google1599737165" w:date="2023-04-24T12:28:16Z"/>
                    <w:rFonts w:ascii="Times New Roman" w:hAnsi="Times New Roman" w:cs="Times New Roman"/>
                    <w:sz w:val="20"/>
                    <w:szCs w:val="20"/>
                  </w:rPr>
                </w:rPrChange>
              </w:rPr>
            </w:pPr>
            <w:ins w:id="2489" w:author="google1599737165" w:date="2023-04-24T12:28:16Z">
              <w:r>
                <w:rPr>
                  <w:rFonts w:ascii="Verdana" w:hAnsi="Verdana" w:cs="Verdana"/>
                  <w:sz w:val="18"/>
                  <w:szCs w:val="18"/>
                  <w:rPrChange w:id="2490" w:author="google1599737165" w:date="2023-04-24T13:47:39Z">
                    <w:rPr>
                      <w:rFonts w:ascii="Times New Roman" w:hAnsi="Times New Roman" w:cs="Times New Roman"/>
                      <w:sz w:val="20"/>
                      <w:szCs w:val="20"/>
                    </w:rPr>
                  </w:rPrChange>
                </w:rPr>
                <w:t>Методы отбора проб:</w:t>
              </w:r>
            </w:ins>
          </w:p>
          <w:p>
            <w:pPr>
              <w:numPr>
                <w:ilvl w:val="0"/>
                <w:numId w:val="17"/>
              </w:numPr>
              <w:ind w:left="192"/>
              <w:contextualSpacing/>
              <w:jc w:val="left"/>
              <w:rPr>
                <w:ins w:id="2491" w:author="google1599737165" w:date="2023-04-24T12:28:16Z"/>
                <w:rFonts w:ascii="Verdana" w:hAnsi="Verdana" w:cs="Verdana"/>
                <w:sz w:val="18"/>
                <w:szCs w:val="18"/>
                <w:rPrChange w:id="2492" w:author="google1599737165" w:date="2023-04-24T13:47:39Z">
                  <w:rPr>
                    <w:ins w:id="2493" w:author="google1599737165" w:date="2023-04-24T12:28:16Z"/>
                    <w:rFonts w:ascii="Times New Roman" w:hAnsi="Times New Roman" w:cs="Times New Roman"/>
                    <w:sz w:val="20"/>
                    <w:szCs w:val="20"/>
                  </w:rPr>
                </w:rPrChange>
              </w:rPr>
            </w:pPr>
            <w:ins w:id="2494" w:author="google1599737165" w:date="2023-04-24T12:28:16Z">
              <w:r>
                <w:rPr>
                  <w:rFonts w:ascii="Verdana" w:hAnsi="Verdana" w:cs="Verdana"/>
                  <w:sz w:val="18"/>
                  <w:szCs w:val="18"/>
                  <w:rPrChange w:id="2495" w:author="google1599737165" w:date="2023-04-24T13:47:39Z">
                    <w:rPr>
                      <w:rFonts w:ascii="Times New Roman" w:hAnsi="Times New Roman" w:cs="Times New Roman"/>
                      <w:sz w:val="20"/>
                      <w:szCs w:val="20"/>
                    </w:rPr>
                  </w:rPrChange>
                </w:rPr>
                <w:t>горизонтальный поверхностный лов во время циркуляции судна с определенной скоростью в течение фиксированного времени;</w:t>
              </w:r>
            </w:ins>
          </w:p>
          <w:p>
            <w:pPr>
              <w:numPr>
                <w:ilvl w:val="0"/>
                <w:numId w:val="17"/>
              </w:numPr>
              <w:ind w:left="192"/>
              <w:contextualSpacing/>
              <w:jc w:val="left"/>
              <w:rPr>
                <w:ins w:id="2496" w:author="google1599737165" w:date="2023-04-24T12:28:16Z"/>
                <w:rFonts w:ascii="Verdana" w:hAnsi="Verdana" w:cs="Verdana"/>
                <w:sz w:val="18"/>
                <w:szCs w:val="18"/>
                <w:rPrChange w:id="2497" w:author="google1599737165" w:date="2023-04-24T13:47:39Z">
                  <w:rPr>
                    <w:ins w:id="2498" w:author="google1599737165" w:date="2023-04-24T12:28:16Z"/>
                    <w:rFonts w:ascii="Times New Roman" w:hAnsi="Times New Roman" w:cs="Times New Roman"/>
                    <w:sz w:val="20"/>
                    <w:szCs w:val="20"/>
                  </w:rPr>
                </w:rPrChange>
              </w:rPr>
            </w:pPr>
            <w:ins w:id="2499" w:author="google1599737165" w:date="2023-04-24T12:28:16Z">
              <w:r>
                <w:rPr>
                  <w:rFonts w:ascii="Verdana" w:hAnsi="Verdana" w:cs="Verdana"/>
                  <w:sz w:val="18"/>
                  <w:szCs w:val="18"/>
                  <w:rPrChange w:id="2500" w:author="google1599737165" w:date="2023-04-24T13:47:39Z">
                    <w:rPr>
                      <w:rFonts w:ascii="Times New Roman" w:hAnsi="Times New Roman" w:cs="Times New Roman"/>
                      <w:sz w:val="20"/>
                      <w:szCs w:val="20"/>
                    </w:rPr>
                  </w:rPrChange>
                </w:rPr>
                <w:t xml:space="preserve"> тотальный вертикальный лов от дна до поверхности.</w:t>
              </w:r>
            </w:ins>
          </w:p>
          <w:p>
            <w:pPr>
              <w:ind w:firstLine="0"/>
              <w:rPr>
                <w:ins w:id="2501" w:author="google1599737165" w:date="2023-04-24T12:28:16Z"/>
                <w:rFonts w:ascii="Verdana" w:hAnsi="Verdana" w:cs="Verdana"/>
                <w:sz w:val="18"/>
                <w:szCs w:val="18"/>
                <w:rPrChange w:id="2502" w:author="google1599737165" w:date="2023-04-24T13:47:39Z">
                  <w:rPr>
                    <w:ins w:id="2503" w:author="google1599737165" w:date="2023-04-24T12:28:16Z"/>
                    <w:rFonts w:ascii="Times New Roman" w:hAnsi="Times New Roman" w:cs="Times New Roman"/>
                    <w:sz w:val="20"/>
                    <w:szCs w:val="20"/>
                  </w:rPr>
                </w:rPrChange>
              </w:rPr>
            </w:pPr>
            <w:ins w:id="2504" w:author="google1599737165" w:date="2023-04-24T12:28:16Z">
              <w:r>
                <w:rPr>
                  <w:rFonts w:ascii="Verdana" w:hAnsi="Verdana" w:cs="Verdana"/>
                  <w:sz w:val="18"/>
                  <w:szCs w:val="18"/>
                  <w:rPrChange w:id="2505" w:author="google1599737165" w:date="2023-04-24T13:47:39Z">
                    <w:rPr>
                      <w:rFonts w:ascii="Times New Roman" w:hAnsi="Times New Roman" w:cs="Times New Roman"/>
                      <w:sz w:val="20"/>
                      <w:szCs w:val="20"/>
                    </w:rPr>
                  </w:rPrChange>
                </w:rPr>
                <w:t>Консервация проб: формалин или этиловый спирт.</w:t>
              </w:r>
            </w:ins>
          </w:p>
          <w:p>
            <w:pPr>
              <w:ind w:firstLine="0"/>
              <w:rPr>
                <w:ins w:id="2506" w:author="google1599737165" w:date="2023-04-24T12:28:16Z"/>
                <w:rFonts w:ascii="Verdana" w:hAnsi="Verdana" w:cs="Verdana"/>
                <w:sz w:val="18"/>
                <w:szCs w:val="18"/>
                <w:rPrChange w:id="2507" w:author="google1599737165" w:date="2023-04-24T13:47:39Z">
                  <w:rPr>
                    <w:ins w:id="2508" w:author="google1599737165" w:date="2023-04-24T12:28:16Z"/>
                    <w:rFonts w:ascii="Times New Roman" w:hAnsi="Times New Roman" w:cs="Times New Roman"/>
                    <w:sz w:val="20"/>
                    <w:szCs w:val="20"/>
                  </w:rPr>
                </w:rPrChange>
              </w:rPr>
            </w:pPr>
            <w:ins w:id="2509" w:author="google1599737165" w:date="2023-04-24T12:28:16Z">
              <w:r>
                <w:rPr>
                  <w:rFonts w:ascii="Verdana" w:hAnsi="Verdana" w:cs="Verdana"/>
                  <w:sz w:val="18"/>
                  <w:szCs w:val="18"/>
                  <w:rPrChange w:id="2510" w:author="google1599737165" w:date="2023-04-24T13:47:39Z">
                    <w:rPr>
                      <w:rFonts w:ascii="Times New Roman" w:hAnsi="Times New Roman" w:cs="Times New Roman"/>
                      <w:sz w:val="20"/>
                      <w:szCs w:val="20"/>
                    </w:rPr>
                  </w:rPrChange>
                </w:rPr>
                <w:t>Анализ проб:  микроскопический.</w:t>
              </w:r>
            </w:ins>
          </w:p>
        </w:tc>
        <w:tc>
          <w:tcPr>
            <w:tcW w:w="2517"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Change w:id="2511" w:author="google1599737165" w:date="2023-04-24T12:30:10Z">
              <w:tcPr>
                <w:tcW w:w="3621"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tcPrChange>
          </w:tcPr>
          <w:p>
            <w:pPr>
              <w:ind w:firstLine="0"/>
              <w:rPr>
                <w:ins w:id="2512" w:author="google1599737165" w:date="2023-04-24T12:28:16Z"/>
                <w:rFonts w:ascii="Verdana" w:hAnsi="Verdana" w:cs="Verdana"/>
                <w:sz w:val="18"/>
                <w:szCs w:val="18"/>
                <w:rPrChange w:id="2513" w:author="google1599737165" w:date="2023-04-24T13:47:39Z">
                  <w:rPr>
                    <w:ins w:id="2514" w:author="google1599737165" w:date="2023-04-24T12:28:16Z"/>
                    <w:rFonts w:ascii="Times New Roman" w:hAnsi="Times New Roman" w:cs="Times New Roman"/>
                    <w:sz w:val="20"/>
                    <w:szCs w:val="20"/>
                  </w:rPr>
                </w:rPrChange>
              </w:rPr>
            </w:pPr>
            <w:ins w:id="2515" w:author="google1599737165" w:date="2023-04-24T12:28:16Z">
              <w:r>
                <w:rPr>
                  <w:rFonts w:ascii="Verdana" w:hAnsi="Verdana" w:cs="Verdana"/>
                  <w:sz w:val="18"/>
                  <w:szCs w:val="18"/>
                  <w:rPrChange w:id="2516" w:author="google1599737165" w:date="2023-04-24T13:47:39Z">
                    <w:rPr>
                      <w:rFonts w:ascii="Times New Roman" w:hAnsi="Times New Roman" w:cs="Times New Roman"/>
                      <w:sz w:val="20"/>
                      <w:szCs w:val="20"/>
                    </w:rPr>
                  </w:rPrChange>
                </w:rPr>
                <w:t xml:space="preserve">Инструкции…, 2004. </w:t>
              </w:r>
            </w:ins>
          </w:p>
          <w:p>
            <w:pPr>
              <w:ind w:firstLine="0"/>
              <w:rPr>
                <w:ins w:id="2517" w:author="google1599737165" w:date="2023-04-24T12:28:16Z"/>
                <w:rFonts w:ascii="Verdana" w:hAnsi="Verdana" w:cs="Verdana"/>
                <w:sz w:val="18"/>
                <w:szCs w:val="18"/>
                <w:rPrChange w:id="2518" w:author="google1599737165" w:date="2023-04-24T13:47:39Z">
                  <w:rPr>
                    <w:ins w:id="2519" w:author="google1599737165" w:date="2023-04-24T12:28:16Z"/>
                    <w:rFonts w:ascii="Times New Roman" w:hAnsi="Times New Roman" w:cs="Times New Roman"/>
                    <w:sz w:val="20"/>
                    <w:szCs w:val="20"/>
                  </w:rPr>
                </w:rPrChange>
              </w:rPr>
            </w:pPr>
            <w:ins w:id="2520" w:author="google1599737165" w:date="2023-04-24T12:28:16Z">
              <w:r>
                <w:rPr>
                  <w:rFonts w:ascii="Verdana" w:hAnsi="Verdana" w:cs="Verdana"/>
                  <w:sz w:val="18"/>
                  <w:szCs w:val="18"/>
                  <w:rPrChange w:id="2521" w:author="google1599737165" w:date="2023-04-24T13:47:39Z">
                    <w:rPr>
                      <w:rFonts w:ascii="Times New Roman" w:hAnsi="Times New Roman" w:cs="Times New Roman"/>
                      <w:sz w:val="20"/>
                      <w:szCs w:val="20"/>
                    </w:rPr>
                  </w:rPrChange>
                </w:rPr>
                <w:t>Расс, Казанова, 1966.</w:t>
              </w:r>
            </w:ins>
          </w:p>
          <w:p>
            <w:pPr>
              <w:ind w:firstLine="0"/>
              <w:rPr>
                <w:ins w:id="2522" w:author="google1599737165" w:date="2023-04-24T12:28:16Z"/>
                <w:rFonts w:ascii="Verdana" w:hAnsi="Verdana" w:cs="Verdana"/>
                <w:sz w:val="18"/>
                <w:szCs w:val="18"/>
                <w:rPrChange w:id="2523" w:author="google1599737165" w:date="2023-04-24T13:47:39Z">
                  <w:rPr>
                    <w:ins w:id="2524" w:author="google1599737165" w:date="2023-04-24T12:28:16Z"/>
                    <w:rFonts w:ascii="Times New Roman" w:hAnsi="Times New Roman" w:cs="Times New Roman"/>
                    <w:sz w:val="20"/>
                    <w:szCs w:val="20"/>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526" w:author="google1599737165" w:date="2023-04-24T12:30:1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ins w:id="2525" w:author="google1599737165" w:date="2023-04-24T12:28:16Z"/>
        </w:trPr>
        <w:tc>
          <w:tcPr>
            <w:tcW w:w="1685"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Change w:id="2527" w:author="google1599737165" w:date="2023-04-24T12:30:10Z">
              <w:tcPr>
                <w:tcW w:w="1535"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tcPrChange>
          </w:tcPr>
          <w:p>
            <w:pPr>
              <w:ind w:firstLine="0"/>
              <w:rPr>
                <w:ins w:id="2528" w:author="google1599737165" w:date="2023-04-24T12:28:16Z"/>
                <w:rFonts w:ascii="Verdana" w:hAnsi="Verdana" w:cs="Verdana"/>
                <w:sz w:val="18"/>
                <w:szCs w:val="18"/>
                <w:rPrChange w:id="2529" w:author="google1599737165" w:date="2023-04-24T13:47:39Z">
                  <w:rPr>
                    <w:ins w:id="2530" w:author="google1599737165" w:date="2023-04-24T12:28:16Z"/>
                    <w:rFonts w:ascii="Times New Roman" w:hAnsi="Times New Roman" w:cs="Times New Roman"/>
                    <w:sz w:val="20"/>
                    <w:szCs w:val="20"/>
                  </w:rPr>
                </w:rPrChange>
              </w:rPr>
            </w:pPr>
            <w:ins w:id="2531" w:author="google1599737165" w:date="2023-04-24T12:28:16Z">
              <w:r>
                <w:rPr>
                  <w:rFonts w:ascii="Verdana" w:hAnsi="Verdana" w:cs="Verdana"/>
                  <w:sz w:val="18"/>
                  <w:szCs w:val="18"/>
                  <w:rPrChange w:id="2532" w:author="google1599737165" w:date="2023-04-24T13:47:39Z">
                    <w:rPr>
                      <w:rFonts w:ascii="Times New Roman" w:hAnsi="Times New Roman" w:cs="Times New Roman"/>
                      <w:sz w:val="20"/>
                      <w:szCs w:val="20"/>
                    </w:rPr>
                  </w:rPrChange>
                </w:rPr>
                <w:t>Макрозообентос</w:t>
              </w:r>
            </w:ins>
          </w:p>
        </w:tc>
        <w:tc>
          <w:tcPr>
            <w:tcW w:w="1800"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Change w:id="2533" w:author="google1599737165" w:date="2023-04-24T12:30:10Z">
              <w:tcPr>
                <w:tcW w:w="2062"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tcPrChange>
          </w:tcPr>
          <w:p>
            <w:pPr>
              <w:ind w:firstLine="0"/>
              <w:rPr>
                <w:ins w:id="2534" w:author="google1599737165" w:date="2023-04-24T12:28:16Z"/>
                <w:rFonts w:ascii="Verdana" w:hAnsi="Verdana" w:cs="Verdana"/>
                <w:sz w:val="18"/>
                <w:szCs w:val="18"/>
                <w:rPrChange w:id="2535" w:author="google1599737165" w:date="2023-04-24T13:47:39Z">
                  <w:rPr>
                    <w:ins w:id="2536" w:author="google1599737165" w:date="2023-04-24T12:28:16Z"/>
                    <w:rFonts w:ascii="Times New Roman" w:hAnsi="Times New Roman" w:cs="Times New Roman"/>
                    <w:sz w:val="20"/>
                    <w:szCs w:val="20"/>
                  </w:rPr>
                </w:rPrChange>
              </w:rPr>
            </w:pPr>
            <w:ins w:id="2537" w:author="google1599737165" w:date="2023-04-24T12:28:16Z">
              <w:r>
                <w:rPr>
                  <w:rFonts w:ascii="Verdana" w:hAnsi="Verdana" w:cs="Verdana"/>
                  <w:sz w:val="18"/>
                  <w:szCs w:val="18"/>
                  <w:rPrChange w:id="2538" w:author="google1599737165" w:date="2023-04-24T13:47:39Z">
                    <w:rPr>
                      <w:rFonts w:ascii="Times New Roman" w:hAnsi="Times New Roman" w:cs="Times New Roman"/>
                      <w:sz w:val="20"/>
                      <w:szCs w:val="20"/>
                    </w:rPr>
                  </w:rPrChange>
                </w:rPr>
                <w:t>Количественные и качественные показатели:</w:t>
              </w:r>
            </w:ins>
          </w:p>
          <w:p>
            <w:pPr>
              <w:ind w:firstLine="0"/>
              <w:rPr>
                <w:ins w:id="2539" w:author="google1599737165" w:date="2023-04-24T12:28:16Z"/>
                <w:rFonts w:ascii="Verdana" w:hAnsi="Verdana" w:cs="Verdana"/>
                <w:sz w:val="18"/>
                <w:szCs w:val="18"/>
                <w:rPrChange w:id="2540" w:author="google1599737165" w:date="2023-04-24T13:47:39Z">
                  <w:rPr>
                    <w:ins w:id="2541" w:author="google1599737165" w:date="2023-04-24T12:28:16Z"/>
                    <w:rFonts w:ascii="Times New Roman" w:hAnsi="Times New Roman" w:cs="Times New Roman"/>
                    <w:sz w:val="20"/>
                    <w:szCs w:val="20"/>
                  </w:rPr>
                </w:rPrChange>
              </w:rPr>
            </w:pPr>
            <w:ins w:id="2542" w:author="google1599737165" w:date="2023-04-24T12:28:16Z">
              <w:r>
                <w:rPr>
                  <w:rFonts w:ascii="Verdana" w:hAnsi="Verdana" w:cs="Verdana"/>
                  <w:sz w:val="18"/>
                  <w:szCs w:val="18"/>
                  <w:rPrChange w:id="2543" w:author="google1599737165" w:date="2023-04-24T13:47:39Z">
                    <w:rPr>
                      <w:rFonts w:ascii="Times New Roman" w:hAnsi="Times New Roman" w:cs="Times New Roman"/>
                      <w:sz w:val="20"/>
                      <w:szCs w:val="20"/>
                    </w:rPr>
                  </w:rPrChange>
                </w:rPr>
                <w:t>- видовой состав;</w:t>
              </w:r>
            </w:ins>
          </w:p>
          <w:p>
            <w:pPr>
              <w:ind w:firstLine="0"/>
              <w:rPr>
                <w:ins w:id="2544" w:author="google1599737165" w:date="2023-04-24T12:28:16Z"/>
                <w:rFonts w:ascii="Verdana" w:hAnsi="Verdana" w:cs="Verdana"/>
                <w:sz w:val="18"/>
                <w:szCs w:val="18"/>
                <w:rPrChange w:id="2545" w:author="google1599737165" w:date="2023-04-24T13:47:39Z">
                  <w:rPr>
                    <w:ins w:id="2546" w:author="google1599737165" w:date="2023-04-24T12:28:16Z"/>
                    <w:rFonts w:ascii="Times New Roman" w:hAnsi="Times New Roman" w:cs="Times New Roman"/>
                    <w:sz w:val="20"/>
                    <w:szCs w:val="20"/>
                  </w:rPr>
                </w:rPrChange>
              </w:rPr>
            </w:pPr>
            <w:ins w:id="2547" w:author="google1599737165" w:date="2023-04-24T12:28:16Z">
              <w:r>
                <w:rPr>
                  <w:rFonts w:ascii="Verdana" w:hAnsi="Verdana" w:cs="Verdana"/>
                  <w:sz w:val="18"/>
                  <w:szCs w:val="18"/>
                  <w:rPrChange w:id="2548" w:author="google1599737165" w:date="2023-04-24T13:47:39Z">
                    <w:rPr>
                      <w:rFonts w:ascii="Times New Roman" w:hAnsi="Times New Roman" w:cs="Times New Roman"/>
                      <w:sz w:val="20"/>
                      <w:szCs w:val="20"/>
                    </w:rPr>
                  </w:rPrChange>
                </w:rPr>
                <w:t>- общая численность (экз./м</w:t>
              </w:r>
            </w:ins>
            <w:ins w:id="2549" w:author="google1599737165" w:date="2023-04-24T12:28:16Z">
              <w:r>
                <w:rPr>
                  <w:rFonts w:ascii="Verdana" w:hAnsi="Verdana" w:cs="Verdana"/>
                  <w:sz w:val="18"/>
                  <w:szCs w:val="18"/>
                  <w:vertAlign w:val="superscript"/>
                  <w:rPrChange w:id="2550" w:author="google1599737165" w:date="2023-04-24T13:47:39Z">
                    <w:rPr>
                      <w:rFonts w:ascii="Times New Roman" w:hAnsi="Times New Roman" w:cs="Times New Roman"/>
                      <w:sz w:val="20"/>
                      <w:szCs w:val="20"/>
                      <w:vertAlign w:val="superscript"/>
                    </w:rPr>
                  </w:rPrChange>
                </w:rPr>
                <w:t>2</w:t>
              </w:r>
            </w:ins>
            <w:ins w:id="2551" w:author="google1599737165" w:date="2023-04-24T12:28:16Z">
              <w:r>
                <w:rPr>
                  <w:rFonts w:ascii="Verdana" w:hAnsi="Verdana" w:cs="Verdana"/>
                  <w:sz w:val="18"/>
                  <w:szCs w:val="18"/>
                  <w:rPrChange w:id="2552" w:author="google1599737165" w:date="2023-04-24T13:47:39Z">
                    <w:rPr>
                      <w:rFonts w:ascii="Times New Roman" w:hAnsi="Times New Roman" w:cs="Times New Roman"/>
                      <w:sz w:val="20"/>
                      <w:szCs w:val="20"/>
                    </w:rPr>
                  </w:rPrChange>
                </w:rPr>
                <w:t>) и биомасса (г/м</w:t>
              </w:r>
            </w:ins>
            <w:ins w:id="2553" w:author="google1599737165" w:date="2023-04-24T12:28:16Z">
              <w:r>
                <w:rPr>
                  <w:rFonts w:ascii="Verdana" w:hAnsi="Verdana" w:cs="Verdana"/>
                  <w:sz w:val="18"/>
                  <w:szCs w:val="18"/>
                  <w:vertAlign w:val="superscript"/>
                  <w:rPrChange w:id="2554" w:author="google1599737165" w:date="2023-04-24T13:47:39Z">
                    <w:rPr>
                      <w:rFonts w:ascii="Times New Roman" w:hAnsi="Times New Roman" w:cs="Times New Roman"/>
                      <w:sz w:val="20"/>
                      <w:szCs w:val="20"/>
                      <w:vertAlign w:val="superscript"/>
                    </w:rPr>
                  </w:rPrChange>
                </w:rPr>
                <w:t>2</w:t>
              </w:r>
            </w:ins>
            <w:ins w:id="2555" w:author="google1599737165" w:date="2023-04-24T12:28:16Z">
              <w:r>
                <w:rPr>
                  <w:rFonts w:ascii="Verdana" w:hAnsi="Verdana" w:cs="Verdana"/>
                  <w:sz w:val="18"/>
                  <w:szCs w:val="18"/>
                  <w:rPrChange w:id="2556" w:author="google1599737165" w:date="2023-04-24T13:47:39Z">
                    <w:rPr>
                      <w:rFonts w:ascii="Times New Roman" w:hAnsi="Times New Roman" w:cs="Times New Roman"/>
                      <w:sz w:val="20"/>
                      <w:szCs w:val="20"/>
                    </w:rPr>
                  </w:rPrChange>
                </w:rPr>
                <w:t>);</w:t>
              </w:r>
            </w:ins>
          </w:p>
          <w:p>
            <w:pPr>
              <w:ind w:firstLine="0"/>
              <w:rPr>
                <w:ins w:id="2557" w:author="google1599737165" w:date="2023-04-24T12:28:16Z"/>
                <w:rFonts w:ascii="Verdana" w:hAnsi="Verdana" w:cs="Verdana"/>
                <w:sz w:val="18"/>
                <w:szCs w:val="18"/>
                <w:rPrChange w:id="2558" w:author="google1599737165" w:date="2023-04-24T13:47:39Z">
                  <w:rPr>
                    <w:ins w:id="2559" w:author="google1599737165" w:date="2023-04-24T12:28:16Z"/>
                    <w:rFonts w:ascii="Times New Roman" w:hAnsi="Times New Roman" w:cs="Times New Roman"/>
                    <w:sz w:val="20"/>
                    <w:szCs w:val="20"/>
                  </w:rPr>
                </w:rPrChange>
              </w:rPr>
            </w:pPr>
            <w:ins w:id="2560" w:author="google1599737165" w:date="2023-04-24T12:28:16Z">
              <w:r>
                <w:rPr>
                  <w:rFonts w:ascii="Verdana" w:hAnsi="Verdana" w:cs="Verdana"/>
                  <w:sz w:val="18"/>
                  <w:szCs w:val="18"/>
                  <w:rPrChange w:id="2561" w:author="google1599737165" w:date="2023-04-24T13:47:39Z">
                    <w:rPr>
                      <w:rFonts w:ascii="Times New Roman" w:hAnsi="Times New Roman" w:cs="Times New Roman"/>
                      <w:sz w:val="20"/>
                      <w:szCs w:val="20"/>
                    </w:rPr>
                  </w:rPrChange>
                </w:rPr>
                <w:t>- численность и биомасса отдельных видов.</w:t>
              </w:r>
            </w:ins>
          </w:p>
          <w:p>
            <w:pPr>
              <w:ind w:firstLine="0"/>
              <w:rPr>
                <w:ins w:id="2562" w:author="google1599737165" w:date="2023-04-24T12:28:16Z"/>
                <w:rFonts w:ascii="Verdana" w:hAnsi="Verdana" w:cs="Verdana"/>
                <w:sz w:val="18"/>
                <w:szCs w:val="18"/>
                <w:rPrChange w:id="2563" w:author="google1599737165" w:date="2023-04-24T13:47:39Z">
                  <w:rPr>
                    <w:ins w:id="2564" w:author="google1599737165" w:date="2023-04-24T12:28:16Z"/>
                    <w:rFonts w:ascii="Times New Roman" w:hAnsi="Times New Roman" w:cs="Times New Roman"/>
                    <w:sz w:val="20"/>
                    <w:szCs w:val="20"/>
                  </w:rPr>
                </w:rPrChange>
              </w:rPr>
            </w:pPr>
            <w:ins w:id="2565" w:author="google1599737165" w:date="2023-04-24T12:28:16Z">
              <w:r>
                <w:rPr>
                  <w:rFonts w:ascii="Verdana" w:hAnsi="Verdana" w:cs="Verdana"/>
                  <w:sz w:val="18"/>
                  <w:szCs w:val="18"/>
                  <w:rPrChange w:id="2566" w:author="google1599737165" w:date="2023-04-24T13:47:39Z">
                    <w:rPr>
                      <w:rFonts w:ascii="Times New Roman" w:hAnsi="Times New Roman" w:cs="Times New Roman"/>
                      <w:sz w:val="20"/>
                      <w:szCs w:val="20"/>
                    </w:rPr>
                  </w:rPrChange>
                </w:rPr>
                <w:t>- наличие/отсутствие инвазивных видов.</w:t>
              </w:r>
            </w:ins>
          </w:p>
          <w:p>
            <w:pPr>
              <w:ind w:firstLine="0"/>
              <w:rPr>
                <w:ins w:id="2567" w:author="google1599737165" w:date="2023-04-24T12:28:16Z"/>
                <w:rFonts w:ascii="Verdana" w:hAnsi="Verdana" w:cs="Verdana"/>
                <w:sz w:val="18"/>
                <w:szCs w:val="18"/>
                <w:rPrChange w:id="2568" w:author="google1599737165" w:date="2023-04-24T13:47:39Z">
                  <w:rPr>
                    <w:ins w:id="2569" w:author="google1599737165" w:date="2023-04-24T12:28:16Z"/>
                    <w:rFonts w:ascii="Times New Roman" w:hAnsi="Times New Roman" w:cs="Times New Roman"/>
                    <w:sz w:val="20"/>
                    <w:szCs w:val="20"/>
                  </w:rPr>
                </w:rPrChange>
              </w:rPr>
            </w:pPr>
          </w:p>
          <w:p>
            <w:pPr>
              <w:ind w:firstLine="0"/>
              <w:rPr>
                <w:ins w:id="2570" w:author="google1599737165" w:date="2023-04-24T12:28:16Z"/>
                <w:rFonts w:ascii="Verdana" w:hAnsi="Verdana" w:cs="Verdana"/>
                <w:sz w:val="18"/>
                <w:szCs w:val="18"/>
                <w:rPrChange w:id="2571" w:author="google1599737165" w:date="2023-04-24T13:47:39Z">
                  <w:rPr>
                    <w:ins w:id="2572" w:author="google1599737165" w:date="2023-04-24T12:28:16Z"/>
                    <w:rFonts w:ascii="Times New Roman" w:hAnsi="Times New Roman" w:cs="Times New Roman"/>
                    <w:sz w:val="20"/>
                    <w:szCs w:val="20"/>
                  </w:rPr>
                </w:rPrChange>
              </w:rPr>
            </w:pPr>
          </w:p>
        </w:tc>
        <w:tc>
          <w:tcPr>
            <w:tcW w:w="2418"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Change w:id="2573" w:author="google1599737165" w:date="2023-04-24T12:30:10Z">
              <w:tcPr>
                <w:tcW w:w="2251"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tcPrChange>
          </w:tcPr>
          <w:p>
            <w:pPr>
              <w:ind w:firstLine="0"/>
              <w:rPr>
                <w:ins w:id="2574" w:author="google1599737165" w:date="2023-04-24T12:28:16Z"/>
                <w:rFonts w:ascii="Verdana" w:hAnsi="Verdana" w:cs="Verdana"/>
                <w:sz w:val="18"/>
                <w:szCs w:val="18"/>
                <w:rPrChange w:id="2575" w:author="google1599737165" w:date="2023-04-24T13:47:39Z">
                  <w:rPr>
                    <w:ins w:id="2576" w:author="google1599737165" w:date="2023-04-24T12:28:16Z"/>
                    <w:rFonts w:ascii="Times New Roman" w:hAnsi="Times New Roman" w:cs="Times New Roman"/>
                    <w:sz w:val="20"/>
                    <w:szCs w:val="20"/>
                  </w:rPr>
                </w:rPrChange>
              </w:rPr>
            </w:pPr>
            <w:ins w:id="2577" w:author="google1599737165" w:date="2023-04-24T12:28:16Z">
              <w:r>
                <w:rPr>
                  <w:rFonts w:ascii="Verdana" w:hAnsi="Verdana" w:cs="Verdana"/>
                  <w:sz w:val="18"/>
                  <w:szCs w:val="18"/>
                  <w:rPrChange w:id="2578" w:author="google1599737165" w:date="2023-04-24T13:47:39Z">
                    <w:rPr>
                      <w:rFonts w:ascii="Times New Roman" w:hAnsi="Times New Roman" w:cs="Times New Roman"/>
                      <w:sz w:val="20"/>
                      <w:szCs w:val="20"/>
                    </w:rPr>
                  </w:rPrChange>
                </w:rPr>
                <w:t>Орудие отбора проб: для глубоководной акватории – ковшовый дночерпатель с площадью пробоотбора 0,1 м</w:t>
              </w:r>
            </w:ins>
            <w:ins w:id="2579" w:author="google1599737165" w:date="2023-04-24T12:28:16Z">
              <w:r>
                <w:rPr>
                  <w:rFonts w:ascii="Verdana" w:hAnsi="Verdana" w:cs="Verdana"/>
                  <w:sz w:val="18"/>
                  <w:szCs w:val="18"/>
                  <w:vertAlign w:val="superscript"/>
                  <w:rPrChange w:id="2580" w:author="google1599737165" w:date="2023-04-24T13:47:39Z">
                    <w:rPr>
                      <w:rFonts w:ascii="Times New Roman" w:hAnsi="Times New Roman" w:cs="Times New Roman"/>
                      <w:sz w:val="20"/>
                      <w:szCs w:val="20"/>
                      <w:vertAlign w:val="superscript"/>
                    </w:rPr>
                  </w:rPrChange>
                </w:rPr>
                <w:t>2</w:t>
              </w:r>
            </w:ins>
            <w:ins w:id="2581" w:author="google1599737165" w:date="2023-04-24T12:28:16Z">
              <w:r>
                <w:rPr>
                  <w:rFonts w:ascii="Verdana" w:hAnsi="Verdana" w:cs="Verdana"/>
                  <w:sz w:val="18"/>
                  <w:szCs w:val="18"/>
                  <w:rPrChange w:id="2582" w:author="google1599737165" w:date="2023-04-24T13:47:39Z">
                    <w:rPr>
                      <w:rFonts w:ascii="Times New Roman" w:hAnsi="Times New Roman" w:cs="Times New Roman"/>
                      <w:sz w:val="20"/>
                      <w:szCs w:val="20"/>
                    </w:rPr>
                  </w:rPrChange>
                </w:rPr>
                <w:t>, для мелководных прибрежных станций – с площадью пробоотбора 0,025 м</w:t>
              </w:r>
            </w:ins>
            <w:ins w:id="2583" w:author="google1599737165" w:date="2023-04-24T12:28:16Z">
              <w:r>
                <w:rPr>
                  <w:rFonts w:ascii="Verdana" w:hAnsi="Verdana" w:cs="Verdana"/>
                  <w:sz w:val="18"/>
                  <w:szCs w:val="18"/>
                  <w:vertAlign w:val="superscript"/>
                  <w:rPrChange w:id="2584" w:author="google1599737165" w:date="2023-04-24T13:47:39Z">
                    <w:rPr>
                      <w:rFonts w:ascii="Times New Roman" w:hAnsi="Times New Roman" w:cs="Times New Roman"/>
                      <w:sz w:val="20"/>
                      <w:szCs w:val="20"/>
                      <w:vertAlign w:val="superscript"/>
                    </w:rPr>
                  </w:rPrChange>
                </w:rPr>
                <w:t>2</w:t>
              </w:r>
            </w:ins>
            <w:ins w:id="2585" w:author="google1599737165" w:date="2023-04-24T12:28:16Z">
              <w:r>
                <w:rPr>
                  <w:rFonts w:ascii="Verdana" w:hAnsi="Verdana" w:cs="Verdana"/>
                  <w:sz w:val="18"/>
                  <w:szCs w:val="18"/>
                  <w:rPrChange w:id="2586" w:author="google1599737165" w:date="2023-04-24T13:47:39Z">
                    <w:rPr>
                      <w:rFonts w:ascii="Times New Roman" w:hAnsi="Times New Roman" w:cs="Times New Roman"/>
                      <w:sz w:val="20"/>
                      <w:szCs w:val="20"/>
                    </w:rPr>
                  </w:rPrChange>
                </w:rPr>
                <w:t>.</w:t>
              </w:r>
            </w:ins>
          </w:p>
          <w:p>
            <w:pPr>
              <w:ind w:firstLine="0"/>
              <w:rPr>
                <w:ins w:id="2587" w:author="google1599737165" w:date="2023-04-24T12:28:16Z"/>
                <w:rFonts w:ascii="Verdana" w:hAnsi="Verdana" w:cs="Verdana"/>
                <w:sz w:val="18"/>
                <w:szCs w:val="18"/>
                <w:rPrChange w:id="2588" w:author="google1599737165" w:date="2023-04-24T13:47:39Z">
                  <w:rPr>
                    <w:ins w:id="2589" w:author="google1599737165" w:date="2023-04-24T12:28:16Z"/>
                    <w:rFonts w:ascii="Times New Roman" w:hAnsi="Times New Roman" w:cs="Times New Roman"/>
                    <w:sz w:val="20"/>
                    <w:szCs w:val="20"/>
                  </w:rPr>
                </w:rPrChange>
              </w:rPr>
            </w:pPr>
            <w:ins w:id="2590" w:author="google1599737165" w:date="2023-04-24T12:28:16Z">
              <w:r>
                <w:rPr>
                  <w:rFonts w:ascii="Verdana" w:hAnsi="Verdana" w:cs="Verdana"/>
                  <w:sz w:val="18"/>
                  <w:szCs w:val="18"/>
                  <w:rPrChange w:id="2591" w:author="google1599737165" w:date="2023-04-24T13:47:39Z">
                    <w:rPr>
                      <w:rFonts w:ascii="Times New Roman" w:hAnsi="Times New Roman" w:cs="Times New Roman"/>
                      <w:sz w:val="20"/>
                      <w:szCs w:val="20"/>
                    </w:rPr>
                  </w:rPrChange>
                </w:rPr>
                <w:t xml:space="preserve">Метод отбора и подготовки проб: отбор проб грунта дночерпателем в 3-х кратной повторности на  каждой станции, промывка проб через </w:t>
              </w:r>
            </w:ins>
            <w:ins w:id="2592" w:author="google1599737165" w:date="2023-04-24T12:53:14Z">
              <w:r>
                <w:rPr>
                  <w:rFonts w:ascii="Verdana" w:hAnsi="Verdana" w:cs="Verdana"/>
                  <w:sz w:val="18"/>
                  <w:szCs w:val="18"/>
                  <w:lang w:val="ru-RU"/>
                  <w:rPrChange w:id="2593" w:author="google1599737165" w:date="2023-04-24T13:47:39Z">
                    <w:rPr>
                      <w:rFonts w:ascii="Times New Roman" w:hAnsi="Times New Roman" w:cs="Times New Roman"/>
                      <w:sz w:val="20"/>
                      <w:szCs w:val="20"/>
                      <w:lang w:val="ru-RU"/>
                    </w:rPr>
                  </w:rPrChange>
                </w:rPr>
                <w:t>коло</w:t>
              </w:r>
            </w:ins>
            <w:ins w:id="2594" w:author="google1599737165" w:date="2023-04-24T12:53:15Z">
              <w:r>
                <w:rPr>
                  <w:rFonts w:ascii="Verdana" w:hAnsi="Verdana" w:cs="Verdana"/>
                  <w:sz w:val="18"/>
                  <w:szCs w:val="18"/>
                  <w:lang w:val="ru-RU"/>
                  <w:rPrChange w:id="2595" w:author="google1599737165" w:date="2023-04-24T13:47:39Z">
                    <w:rPr>
                      <w:rFonts w:ascii="Times New Roman" w:hAnsi="Times New Roman" w:cs="Times New Roman"/>
                      <w:sz w:val="20"/>
                      <w:szCs w:val="20"/>
                      <w:lang w:val="ru-RU"/>
                    </w:rPr>
                  </w:rPrChange>
                </w:rPr>
                <w:t>нку</w:t>
              </w:r>
            </w:ins>
            <w:ins w:id="2596" w:author="google1599737165" w:date="2023-04-24T12:53:15Z">
              <w:r>
                <w:rPr>
                  <w:rFonts w:hint="default" w:ascii="Verdana" w:hAnsi="Verdana" w:cs="Verdana"/>
                  <w:sz w:val="18"/>
                  <w:szCs w:val="18"/>
                  <w:lang w:val="ru-RU"/>
                  <w:rPrChange w:id="2597" w:author="google1599737165" w:date="2023-04-24T13:47:39Z">
                    <w:rPr>
                      <w:rFonts w:hint="default" w:ascii="Times New Roman" w:hAnsi="Times New Roman" w:cs="Times New Roman"/>
                      <w:sz w:val="20"/>
                      <w:szCs w:val="20"/>
                      <w:lang w:val="ru-RU"/>
                    </w:rPr>
                  </w:rPrChange>
                </w:rPr>
                <w:t xml:space="preserve"> </w:t>
              </w:r>
            </w:ins>
            <w:ins w:id="2598" w:author="google1599737165" w:date="2023-04-24T12:53:16Z">
              <w:r>
                <w:rPr>
                  <w:rFonts w:hint="default" w:ascii="Verdana" w:hAnsi="Verdana" w:cs="Verdana"/>
                  <w:sz w:val="18"/>
                  <w:szCs w:val="18"/>
                  <w:lang w:val="ru-RU"/>
                  <w:rPrChange w:id="2599" w:author="google1599737165" w:date="2023-04-24T13:47:39Z">
                    <w:rPr>
                      <w:rFonts w:hint="default" w:ascii="Times New Roman" w:hAnsi="Times New Roman" w:cs="Times New Roman"/>
                      <w:sz w:val="20"/>
                      <w:szCs w:val="20"/>
                      <w:lang w:val="ru-RU"/>
                    </w:rPr>
                  </w:rPrChange>
                </w:rPr>
                <w:t>пром</w:t>
              </w:r>
            </w:ins>
            <w:ins w:id="2600" w:author="google1599737165" w:date="2023-04-24T12:53:17Z">
              <w:r>
                <w:rPr>
                  <w:rFonts w:hint="default" w:ascii="Verdana" w:hAnsi="Verdana" w:cs="Verdana"/>
                  <w:sz w:val="18"/>
                  <w:szCs w:val="18"/>
                  <w:lang w:val="ru-RU"/>
                  <w:rPrChange w:id="2601" w:author="google1599737165" w:date="2023-04-24T13:47:39Z">
                    <w:rPr>
                      <w:rFonts w:hint="default" w:ascii="Times New Roman" w:hAnsi="Times New Roman" w:cs="Times New Roman"/>
                      <w:sz w:val="20"/>
                      <w:szCs w:val="20"/>
                      <w:lang w:val="ru-RU"/>
                    </w:rPr>
                  </w:rPrChange>
                </w:rPr>
                <w:t>ыво</w:t>
              </w:r>
            </w:ins>
            <w:ins w:id="2602" w:author="google1599737165" w:date="2023-04-24T12:53:18Z">
              <w:r>
                <w:rPr>
                  <w:rFonts w:hint="default" w:ascii="Verdana" w:hAnsi="Verdana" w:cs="Verdana"/>
                  <w:sz w:val="18"/>
                  <w:szCs w:val="18"/>
                  <w:lang w:val="ru-RU"/>
                  <w:rPrChange w:id="2603" w:author="google1599737165" w:date="2023-04-24T13:47:39Z">
                    <w:rPr>
                      <w:rFonts w:hint="default" w:ascii="Times New Roman" w:hAnsi="Times New Roman" w:cs="Times New Roman"/>
                      <w:sz w:val="20"/>
                      <w:szCs w:val="20"/>
                      <w:lang w:val="ru-RU"/>
                    </w:rPr>
                  </w:rPrChange>
                </w:rPr>
                <w:t xml:space="preserve">чных </w:t>
              </w:r>
            </w:ins>
            <w:ins w:id="2604" w:author="google1599737165" w:date="2023-04-24T12:53:19Z">
              <w:r>
                <w:rPr>
                  <w:rFonts w:hint="default" w:ascii="Verdana" w:hAnsi="Verdana" w:cs="Verdana"/>
                  <w:sz w:val="18"/>
                  <w:szCs w:val="18"/>
                  <w:lang w:val="ru-RU"/>
                  <w:rPrChange w:id="2605" w:author="google1599737165" w:date="2023-04-24T13:47:39Z">
                    <w:rPr>
                      <w:rFonts w:hint="default" w:ascii="Times New Roman" w:hAnsi="Times New Roman" w:cs="Times New Roman"/>
                      <w:sz w:val="20"/>
                      <w:szCs w:val="20"/>
                      <w:lang w:val="ru-RU"/>
                    </w:rPr>
                  </w:rPrChange>
                </w:rPr>
                <w:t>си</w:t>
              </w:r>
            </w:ins>
            <w:ins w:id="2606" w:author="google1599737165" w:date="2023-04-24T12:53:20Z">
              <w:r>
                <w:rPr>
                  <w:rFonts w:hint="default" w:ascii="Verdana" w:hAnsi="Verdana" w:cs="Verdana"/>
                  <w:sz w:val="18"/>
                  <w:szCs w:val="18"/>
                  <w:lang w:val="ru-RU"/>
                  <w:rPrChange w:id="2607" w:author="google1599737165" w:date="2023-04-24T13:47:39Z">
                    <w:rPr>
                      <w:rFonts w:hint="default" w:ascii="Times New Roman" w:hAnsi="Times New Roman" w:cs="Times New Roman"/>
                      <w:sz w:val="20"/>
                      <w:szCs w:val="20"/>
                      <w:lang w:val="ru-RU"/>
                    </w:rPr>
                  </w:rPrChange>
                </w:rPr>
                <w:t>т</w:t>
              </w:r>
            </w:ins>
            <w:ins w:id="2608" w:author="google1599737165" w:date="2023-04-24T12:53:22Z">
              <w:r>
                <w:rPr>
                  <w:rFonts w:hint="default" w:ascii="Verdana" w:hAnsi="Verdana" w:cs="Verdana"/>
                  <w:sz w:val="18"/>
                  <w:szCs w:val="18"/>
                  <w:lang w:val="ru-RU"/>
                  <w:rPrChange w:id="2609" w:author="google1599737165" w:date="2023-04-24T13:47:39Z">
                    <w:rPr>
                      <w:rFonts w:hint="default" w:ascii="Times New Roman" w:hAnsi="Times New Roman" w:cs="Times New Roman"/>
                      <w:sz w:val="20"/>
                      <w:szCs w:val="20"/>
                      <w:lang w:val="ru-RU"/>
                    </w:rPr>
                  </w:rPrChange>
                </w:rPr>
                <w:t xml:space="preserve"> (в</w:t>
              </w:r>
            </w:ins>
            <w:ins w:id="2610" w:author="google1599737165" w:date="2023-04-24T12:53:23Z">
              <w:r>
                <w:rPr>
                  <w:rFonts w:hint="default" w:ascii="Verdana" w:hAnsi="Verdana" w:cs="Verdana"/>
                  <w:sz w:val="18"/>
                  <w:szCs w:val="18"/>
                  <w:lang w:val="ru-RU"/>
                  <w:rPrChange w:id="2611" w:author="google1599737165" w:date="2023-04-24T13:47:39Z">
                    <w:rPr>
                      <w:rFonts w:hint="default" w:ascii="Times New Roman" w:hAnsi="Times New Roman" w:cs="Times New Roman"/>
                      <w:sz w:val="20"/>
                      <w:szCs w:val="20"/>
                      <w:lang w:val="ru-RU"/>
                    </w:rPr>
                  </w:rPrChange>
                </w:rPr>
                <w:t>ер</w:t>
              </w:r>
            </w:ins>
            <w:ins w:id="2612" w:author="google1599737165" w:date="2023-04-24T12:53:24Z">
              <w:r>
                <w:rPr>
                  <w:rFonts w:hint="default" w:ascii="Verdana" w:hAnsi="Verdana" w:cs="Verdana"/>
                  <w:sz w:val="18"/>
                  <w:szCs w:val="18"/>
                  <w:lang w:val="ru-RU"/>
                  <w:rPrChange w:id="2613" w:author="google1599737165" w:date="2023-04-24T13:47:39Z">
                    <w:rPr>
                      <w:rFonts w:hint="default" w:ascii="Times New Roman" w:hAnsi="Times New Roman" w:cs="Times New Roman"/>
                      <w:sz w:val="20"/>
                      <w:szCs w:val="20"/>
                      <w:lang w:val="ru-RU"/>
                    </w:rPr>
                  </w:rPrChange>
                </w:rPr>
                <w:t>хне</w:t>
              </w:r>
            </w:ins>
            <w:ins w:id="2614" w:author="google1599737165" w:date="2023-04-24T12:53:25Z">
              <w:r>
                <w:rPr>
                  <w:rFonts w:hint="default" w:ascii="Verdana" w:hAnsi="Verdana" w:cs="Verdana"/>
                  <w:sz w:val="18"/>
                  <w:szCs w:val="18"/>
                  <w:lang w:val="ru-RU"/>
                  <w:rPrChange w:id="2615" w:author="google1599737165" w:date="2023-04-24T13:47:39Z">
                    <w:rPr>
                      <w:rFonts w:hint="default" w:ascii="Times New Roman" w:hAnsi="Times New Roman" w:cs="Times New Roman"/>
                      <w:sz w:val="20"/>
                      <w:szCs w:val="20"/>
                      <w:lang w:val="ru-RU"/>
                    </w:rPr>
                  </w:rPrChange>
                </w:rPr>
                <w:t xml:space="preserve">е </w:t>
              </w:r>
            </w:ins>
            <w:ins w:id="2616" w:author="google1599737165" w:date="2023-04-24T12:53:26Z">
              <w:r>
                <w:rPr>
                  <w:rFonts w:hint="default" w:ascii="Verdana" w:hAnsi="Verdana" w:cs="Verdana"/>
                  <w:sz w:val="18"/>
                  <w:szCs w:val="18"/>
                  <w:lang w:val="ru-RU"/>
                  <w:rPrChange w:id="2617" w:author="google1599737165" w:date="2023-04-24T13:47:39Z">
                    <w:rPr>
                      <w:rFonts w:hint="default" w:ascii="Times New Roman" w:hAnsi="Times New Roman" w:cs="Times New Roman"/>
                      <w:sz w:val="20"/>
                      <w:szCs w:val="20"/>
                      <w:lang w:val="ru-RU"/>
                    </w:rPr>
                  </w:rPrChange>
                </w:rPr>
                <w:t>с д</w:t>
              </w:r>
            </w:ins>
            <w:ins w:id="2618" w:author="google1599737165" w:date="2023-04-24T12:53:27Z">
              <w:r>
                <w:rPr>
                  <w:rFonts w:hint="default" w:ascii="Verdana" w:hAnsi="Verdana" w:cs="Verdana"/>
                  <w:sz w:val="18"/>
                  <w:szCs w:val="18"/>
                  <w:lang w:val="ru-RU"/>
                  <w:rPrChange w:id="2619" w:author="google1599737165" w:date="2023-04-24T13:47:39Z">
                    <w:rPr>
                      <w:rFonts w:hint="default" w:ascii="Times New Roman" w:hAnsi="Times New Roman" w:cs="Times New Roman"/>
                      <w:sz w:val="20"/>
                      <w:szCs w:val="20"/>
                      <w:lang w:val="ru-RU"/>
                    </w:rPr>
                  </w:rPrChange>
                </w:rPr>
                <w:t>иам</w:t>
              </w:r>
            </w:ins>
            <w:ins w:id="2620" w:author="google1599737165" w:date="2023-04-24T12:53:28Z">
              <w:r>
                <w:rPr>
                  <w:rFonts w:hint="default" w:ascii="Verdana" w:hAnsi="Verdana" w:cs="Verdana"/>
                  <w:sz w:val="18"/>
                  <w:szCs w:val="18"/>
                  <w:lang w:val="ru-RU"/>
                  <w:rPrChange w:id="2621" w:author="google1599737165" w:date="2023-04-24T13:47:39Z">
                    <w:rPr>
                      <w:rFonts w:hint="default" w:ascii="Times New Roman" w:hAnsi="Times New Roman" w:cs="Times New Roman"/>
                      <w:sz w:val="20"/>
                      <w:szCs w:val="20"/>
                      <w:lang w:val="ru-RU"/>
                    </w:rPr>
                  </w:rPrChange>
                </w:rPr>
                <w:t>е</w:t>
              </w:r>
            </w:ins>
            <w:ins w:id="2622" w:author="google1599737165" w:date="2023-04-24T12:53:29Z">
              <w:r>
                <w:rPr>
                  <w:rFonts w:hint="default" w:ascii="Verdana" w:hAnsi="Verdana" w:cs="Verdana"/>
                  <w:sz w:val="18"/>
                  <w:szCs w:val="18"/>
                  <w:lang w:val="ru-RU"/>
                  <w:rPrChange w:id="2623" w:author="google1599737165" w:date="2023-04-24T13:47:39Z">
                    <w:rPr>
                      <w:rFonts w:hint="default" w:ascii="Times New Roman" w:hAnsi="Times New Roman" w:cs="Times New Roman"/>
                      <w:sz w:val="20"/>
                      <w:szCs w:val="20"/>
                      <w:lang w:val="ru-RU"/>
                    </w:rPr>
                  </w:rPrChange>
                </w:rPr>
                <w:t xml:space="preserve">тром </w:t>
              </w:r>
            </w:ins>
            <w:ins w:id="2624" w:author="google1599737165" w:date="2023-04-24T12:53:30Z">
              <w:r>
                <w:rPr>
                  <w:rFonts w:hint="default" w:ascii="Verdana" w:hAnsi="Verdana" w:cs="Verdana"/>
                  <w:sz w:val="18"/>
                  <w:szCs w:val="18"/>
                  <w:lang w:val="ru-RU"/>
                  <w:rPrChange w:id="2625" w:author="google1599737165" w:date="2023-04-24T13:47:39Z">
                    <w:rPr>
                      <w:rFonts w:hint="default" w:ascii="Times New Roman" w:hAnsi="Times New Roman" w:cs="Times New Roman"/>
                      <w:sz w:val="20"/>
                      <w:szCs w:val="20"/>
                      <w:lang w:val="ru-RU"/>
                    </w:rPr>
                  </w:rPrChange>
                </w:rPr>
                <w:t>я</w:t>
              </w:r>
            </w:ins>
            <w:ins w:id="2626" w:author="google1599737165" w:date="2023-04-24T12:53:31Z">
              <w:r>
                <w:rPr>
                  <w:rFonts w:hint="default" w:ascii="Verdana" w:hAnsi="Verdana" w:cs="Verdana"/>
                  <w:sz w:val="18"/>
                  <w:szCs w:val="18"/>
                  <w:lang w:val="ru-RU"/>
                  <w:rPrChange w:id="2627" w:author="google1599737165" w:date="2023-04-24T13:47:39Z">
                    <w:rPr>
                      <w:rFonts w:hint="default" w:ascii="Times New Roman" w:hAnsi="Times New Roman" w:cs="Times New Roman"/>
                      <w:sz w:val="20"/>
                      <w:szCs w:val="20"/>
                      <w:lang w:val="ru-RU"/>
                    </w:rPr>
                  </w:rPrChange>
                </w:rPr>
                <w:t>че</w:t>
              </w:r>
            </w:ins>
            <w:ins w:id="2628" w:author="google1599737165" w:date="2023-04-24T12:53:32Z">
              <w:r>
                <w:rPr>
                  <w:rFonts w:hint="default" w:ascii="Verdana" w:hAnsi="Verdana" w:cs="Verdana"/>
                  <w:sz w:val="18"/>
                  <w:szCs w:val="18"/>
                  <w:lang w:val="ru-RU"/>
                  <w:rPrChange w:id="2629" w:author="google1599737165" w:date="2023-04-24T13:47:39Z">
                    <w:rPr>
                      <w:rFonts w:hint="default" w:ascii="Times New Roman" w:hAnsi="Times New Roman" w:cs="Times New Roman"/>
                      <w:sz w:val="20"/>
                      <w:szCs w:val="20"/>
                      <w:lang w:val="ru-RU"/>
                    </w:rPr>
                  </w:rPrChange>
                </w:rPr>
                <w:t xml:space="preserve">и </w:t>
              </w:r>
            </w:ins>
            <w:ins w:id="2630" w:author="google1599737165" w:date="2023-04-24T12:53:33Z">
              <w:r>
                <w:rPr>
                  <w:rFonts w:hint="default" w:ascii="Verdana" w:hAnsi="Verdana" w:cs="Verdana"/>
                  <w:sz w:val="18"/>
                  <w:szCs w:val="18"/>
                  <w:lang w:val="ru-RU"/>
                  <w:rPrChange w:id="2631" w:author="google1599737165" w:date="2023-04-24T13:47:39Z">
                    <w:rPr>
                      <w:rFonts w:hint="default" w:ascii="Times New Roman" w:hAnsi="Times New Roman" w:cs="Times New Roman"/>
                      <w:sz w:val="20"/>
                      <w:szCs w:val="20"/>
                      <w:lang w:val="ru-RU"/>
                    </w:rPr>
                  </w:rPrChange>
                </w:rPr>
                <w:t>1</w:t>
              </w:r>
            </w:ins>
            <w:ins w:id="2632" w:author="google1599737165" w:date="2023-04-24T12:53:34Z">
              <w:r>
                <w:rPr>
                  <w:rFonts w:hint="default" w:ascii="Verdana" w:hAnsi="Verdana" w:cs="Verdana"/>
                  <w:sz w:val="18"/>
                  <w:szCs w:val="18"/>
                  <w:lang w:val="ru-RU"/>
                  <w:rPrChange w:id="2633" w:author="google1599737165" w:date="2023-04-24T13:47:39Z">
                    <w:rPr>
                      <w:rFonts w:hint="default" w:ascii="Times New Roman" w:hAnsi="Times New Roman" w:cs="Times New Roman"/>
                      <w:sz w:val="20"/>
                      <w:szCs w:val="20"/>
                      <w:lang w:val="ru-RU"/>
                    </w:rPr>
                  </w:rPrChange>
                </w:rPr>
                <w:t xml:space="preserve"> </w:t>
              </w:r>
            </w:ins>
            <w:ins w:id="2634" w:author="google1599737165" w:date="2023-04-24T12:53:35Z">
              <w:r>
                <w:rPr>
                  <w:rFonts w:hint="default" w:ascii="Verdana" w:hAnsi="Verdana" w:cs="Verdana"/>
                  <w:sz w:val="18"/>
                  <w:szCs w:val="18"/>
                  <w:lang w:val="ru-RU"/>
                  <w:rPrChange w:id="2635" w:author="google1599737165" w:date="2023-04-24T13:47:39Z">
                    <w:rPr>
                      <w:rFonts w:hint="default" w:ascii="Times New Roman" w:hAnsi="Times New Roman" w:cs="Times New Roman"/>
                      <w:sz w:val="20"/>
                      <w:szCs w:val="20"/>
                      <w:lang w:val="ru-RU"/>
                    </w:rPr>
                  </w:rPrChange>
                </w:rPr>
                <w:t>мм</w:t>
              </w:r>
            </w:ins>
            <w:ins w:id="2636" w:author="google1599737165" w:date="2023-04-24T12:53:36Z">
              <w:r>
                <w:rPr>
                  <w:rFonts w:hint="default" w:ascii="Verdana" w:hAnsi="Verdana" w:cs="Verdana"/>
                  <w:sz w:val="18"/>
                  <w:szCs w:val="18"/>
                  <w:lang w:val="ru-RU"/>
                  <w:rPrChange w:id="2637" w:author="google1599737165" w:date="2023-04-24T13:47:39Z">
                    <w:rPr>
                      <w:rFonts w:hint="default" w:ascii="Times New Roman" w:hAnsi="Times New Roman" w:cs="Times New Roman"/>
                      <w:sz w:val="20"/>
                      <w:szCs w:val="20"/>
                      <w:lang w:val="ru-RU"/>
                    </w:rPr>
                  </w:rPrChange>
                </w:rPr>
                <w:t>, ни</w:t>
              </w:r>
            </w:ins>
            <w:ins w:id="2638" w:author="google1599737165" w:date="2023-04-24T12:53:37Z">
              <w:r>
                <w:rPr>
                  <w:rFonts w:hint="default" w:ascii="Verdana" w:hAnsi="Verdana" w:cs="Verdana"/>
                  <w:sz w:val="18"/>
                  <w:szCs w:val="18"/>
                  <w:lang w:val="ru-RU"/>
                  <w:rPrChange w:id="2639" w:author="google1599737165" w:date="2023-04-24T13:47:39Z">
                    <w:rPr>
                      <w:rFonts w:hint="default" w:ascii="Times New Roman" w:hAnsi="Times New Roman" w:cs="Times New Roman"/>
                      <w:sz w:val="20"/>
                      <w:szCs w:val="20"/>
                      <w:lang w:val="ru-RU"/>
                    </w:rPr>
                  </w:rPrChange>
                </w:rPr>
                <w:t xml:space="preserve">жнее </w:t>
              </w:r>
            </w:ins>
            <w:ins w:id="2640" w:author="google1599737165" w:date="2023-04-24T12:53:38Z">
              <w:r>
                <w:rPr>
                  <w:rFonts w:hint="default" w:ascii="Verdana" w:hAnsi="Verdana" w:cs="Verdana"/>
                  <w:sz w:val="18"/>
                  <w:szCs w:val="18"/>
                  <w:lang w:val="ru-RU"/>
                  <w:rPrChange w:id="2641" w:author="google1599737165" w:date="2023-04-24T13:47:39Z">
                    <w:rPr>
                      <w:rFonts w:hint="default" w:ascii="Times New Roman" w:hAnsi="Times New Roman" w:cs="Times New Roman"/>
                      <w:sz w:val="20"/>
                      <w:szCs w:val="20"/>
                      <w:lang w:val="ru-RU"/>
                    </w:rPr>
                  </w:rPrChange>
                </w:rPr>
                <w:t>с диа</w:t>
              </w:r>
            </w:ins>
            <w:ins w:id="2642" w:author="google1599737165" w:date="2023-04-24T12:53:39Z">
              <w:r>
                <w:rPr>
                  <w:rFonts w:hint="default" w:ascii="Verdana" w:hAnsi="Verdana" w:cs="Verdana"/>
                  <w:sz w:val="18"/>
                  <w:szCs w:val="18"/>
                  <w:lang w:val="ru-RU"/>
                  <w:rPrChange w:id="2643" w:author="google1599737165" w:date="2023-04-24T13:47:39Z">
                    <w:rPr>
                      <w:rFonts w:hint="default" w:ascii="Times New Roman" w:hAnsi="Times New Roman" w:cs="Times New Roman"/>
                      <w:sz w:val="20"/>
                      <w:szCs w:val="20"/>
                      <w:lang w:val="ru-RU"/>
                    </w:rPr>
                  </w:rPrChange>
                </w:rPr>
                <w:t xml:space="preserve">метром </w:t>
              </w:r>
            </w:ins>
            <w:ins w:id="2644" w:author="google1599737165" w:date="2023-04-24T12:53:40Z">
              <w:r>
                <w:rPr>
                  <w:rFonts w:hint="default" w:ascii="Verdana" w:hAnsi="Verdana" w:cs="Verdana"/>
                  <w:sz w:val="18"/>
                  <w:szCs w:val="18"/>
                  <w:lang w:val="ru-RU"/>
                  <w:rPrChange w:id="2645" w:author="google1599737165" w:date="2023-04-24T13:47:39Z">
                    <w:rPr>
                      <w:rFonts w:hint="default" w:ascii="Times New Roman" w:hAnsi="Times New Roman" w:cs="Times New Roman"/>
                      <w:sz w:val="20"/>
                      <w:szCs w:val="20"/>
                      <w:lang w:val="ru-RU"/>
                    </w:rPr>
                  </w:rPrChange>
                </w:rPr>
                <w:t>яче</w:t>
              </w:r>
            </w:ins>
            <w:ins w:id="2646" w:author="google1599737165" w:date="2023-04-24T12:53:42Z">
              <w:r>
                <w:rPr>
                  <w:rFonts w:hint="default" w:ascii="Verdana" w:hAnsi="Verdana" w:cs="Verdana"/>
                  <w:sz w:val="18"/>
                  <w:szCs w:val="18"/>
                  <w:lang w:val="ru-RU"/>
                  <w:rPrChange w:id="2647" w:author="google1599737165" w:date="2023-04-24T13:47:39Z">
                    <w:rPr>
                      <w:rFonts w:hint="default" w:ascii="Times New Roman" w:hAnsi="Times New Roman" w:cs="Times New Roman"/>
                      <w:sz w:val="20"/>
                      <w:szCs w:val="20"/>
                      <w:lang w:val="ru-RU"/>
                    </w:rPr>
                  </w:rPrChange>
                </w:rPr>
                <w:t>и</w:t>
              </w:r>
            </w:ins>
            <w:ins w:id="2648" w:author="google1599737165" w:date="2023-04-24T12:53:43Z">
              <w:r>
                <w:rPr>
                  <w:rFonts w:hint="default" w:ascii="Verdana" w:hAnsi="Verdana" w:cs="Verdana"/>
                  <w:sz w:val="18"/>
                  <w:szCs w:val="18"/>
                  <w:lang w:val="ru-RU"/>
                  <w:rPrChange w:id="2649" w:author="google1599737165" w:date="2023-04-24T13:47:39Z">
                    <w:rPr>
                      <w:rFonts w:hint="default" w:ascii="Times New Roman" w:hAnsi="Times New Roman" w:cs="Times New Roman"/>
                      <w:sz w:val="20"/>
                      <w:szCs w:val="20"/>
                      <w:lang w:val="ru-RU"/>
                    </w:rPr>
                  </w:rPrChange>
                </w:rPr>
                <w:t xml:space="preserve"> 0</w:t>
              </w:r>
            </w:ins>
            <w:ins w:id="2650" w:author="google1599737165" w:date="2023-04-24T12:53:45Z">
              <w:r>
                <w:rPr>
                  <w:rFonts w:hint="default" w:ascii="Verdana" w:hAnsi="Verdana" w:cs="Verdana"/>
                  <w:sz w:val="18"/>
                  <w:szCs w:val="18"/>
                  <w:lang w:val="ru-RU"/>
                  <w:rPrChange w:id="2651" w:author="google1599737165" w:date="2023-04-24T13:47:39Z">
                    <w:rPr>
                      <w:rFonts w:hint="default" w:ascii="Times New Roman" w:hAnsi="Times New Roman" w:cs="Times New Roman"/>
                      <w:sz w:val="20"/>
                      <w:szCs w:val="20"/>
                      <w:lang w:val="ru-RU"/>
                    </w:rPr>
                  </w:rPrChange>
                </w:rPr>
                <w:t>.</w:t>
              </w:r>
            </w:ins>
            <w:ins w:id="2652" w:author="google1599737165" w:date="2023-04-24T12:53:47Z">
              <w:r>
                <w:rPr>
                  <w:rFonts w:hint="default" w:ascii="Verdana" w:hAnsi="Verdana" w:cs="Verdana"/>
                  <w:sz w:val="18"/>
                  <w:szCs w:val="18"/>
                  <w:lang w:val="ru-RU"/>
                  <w:rPrChange w:id="2653" w:author="google1599737165" w:date="2023-04-24T13:47:39Z">
                    <w:rPr>
                      <w:rFonts w:hint="default" w:ascii="Times New Roman" w:hAnsi="Times New Roman" w:cs="Times New Roman"/>
                      <w:sz w:val="20"/>
                      <w:szCs w:val="20"/>
                      <w:lang w:val="ru-RU"/>
                    </w:rPr>
                  </w:rPrChange>
                </w:rPr>
                <w:t>5</w:t>
              </w:r>
            </w:ins>
            <w:ins w:id="2654" w:author="google1599737165" w:date="2023-04-24T12:53:48Z">
              <w:r>
                <w:rPr>
                  <w:rFonts w:hint="default" w:ascii="Verdana" w:hAnsi="Verdana" w:cs="Verdana"/>
                  <w:sz w:val="18"/>
                  <w:szCs w:val="18"/>
                  <w:lang w:val="ru-RU"/>
                  <w:rPrChange w:id="2655" w:author="google1599737165" w:date="2023-04-24T13:47:39Z">
                    <w:rPr>
                      <w:rFonts w:hint="default" w:ascii="Times New Roman" w:hAnsi="Times New Roman" w:cs="Times New Roman"/>
                      <w:sz w:val="20"/>
                      <w:szCs w:val="20"/>
                      <w:lang w:val="ru-RU"/>
                    </w:rPr>
                  </w:rPrChange>
                </w:rPr>
                <w:t xml:space="preserve"> мм</w:t>
              </w:r>
            </w:ins>
            <w:ins w:id="2656" w:author="google1599737165" w:date="2023-04-24T12:53:49Z">
              <w:r>
                <w:rPr>
                  <w:rFonts w:hint="default" w:ascii="Verdana" w:hAnsi="Verdana" w:cs="Verdana"/>
                  <w:sz w:val="18"/>
                  <w:szCs w:val="18"/>
                  <w:lang w:val="ru-RU"/>
                  <w:rPrChange w:id="2657" w:author="google1599737165" w:date="2023-04-24T13:47:39Z">
                    <w:rPr>
                      <w:rFonts w:hint="default" w:ascii="Times New Roman" w:hAnsi="Times New Roman" w:cs="Times New Roman"/>
                      <w:sz w:val="20"/>
                      <w:szCs w:val="20"/>
                      <w:lang w:val="ru-RU"/>
                    </w:rPr>
                  </w:rPrChange>
                </w:rPr>
                <w:t>)</w:t>
              </w:r>
            </w:ins>
            <w:ins w:id="2658" w:author="google1599737165" w:date="2023-04-24T12:28:16Z">
              <w:r>
                <w:rPr>
                  <w:rFonts w:ascii="Verdana" w:hAnsi="Verdana" w:cs="Verdana"/>
                  <w:sz w:val="18"/>
                  <w:szCs w:val="18"/>
                  <w:rPrChange w:id="2659" w:author="google1599737165" w:date="2023-04-24T13:47:39Z">
                    <w:rPr>
                      <w:rFonts w:ascii="Times New Roman" w:hAnsi="Times New Roman" w:cs="Times New Roman"/>
                      <w:sz w:val="20"/>
                      <w:szCs w:val="20"/>
                    </w:rPr>
                  </w:rPrChange>
                </w:rPr>
                <w:t>.</w:t>
              </w:r>
            </w:ins>
          </w:p>
          <w:p>
            <w:pPr>
              <w:ind w:firstLine="0"/>
              <w:rPr>
                <w:ins w:id="2660" w:author="google1599737165" w:date="2023-04-24T12:28:16Z"/>
                <w:rFonts w:ascii="Verdana" w:hAnsi="Verdana" w:cs="Verdana"/>
                <w:sz w:val="18"/>
                <w:szCs w:val="18"/>
                <w:rPrChange w:id="2661" w:author="google1599737165" w:date="2023-04-24T13:47:39Z">
                  <w:rPr>
                    <w:ins w:id="2662" w:author="google1599737165" w:date="2023-04-24T12:28:16Z"/>
                    <w:rFonts w:ascii="Times New Roman" w:hAnsi="Times New Roman" w:cs="Times New Roman"/>
                    <w:sz w:val="20"/>
                    <w:szCs w:val="20"/>
                  </w:rPr>
                </w:rPrChange>
              </w:rPr>
            </w:pPr>
            <w:ins w:id="2663" w:author="google1599737165" w:date="2023-04-24T12:28:16Z">
              <w:r>
                <w:rPr>
                  <w:rFonts w:ascii="Verdana" w:hAnsi="Verdana" w:cs="Verdana"/>
                  <w:sz w:val="18"/>
                  <w:szCs w:val="18"/>
                  <w:rPrChange w:id="2664" w:author="google1599737165" w:date="2023-04-24T13:47:39Z">
                    <w:rPr>
                      <w:rFonts w:ascii="Times New Roman" w:hAnsi="Times New Roman" w:cs="Times New Roman"/>
                      <w:sz w:val="20"/>
                      <w:szCs w:val="20"/>
                    </w:rPr>
                  </w:rPrChange>
                </w:rPr>
                <w:t>Консервация проб: формалин или этиловый спирт.</w:t>
              </w:r>
            </w:ins>
          </w:p>
          <w:p>
            <w:pPr>
              <w:ind w:firstLine="0"/>
              <w:rPr>
                <w:ins w:id="2665" w:author="google1599737165" w:date="2023-04-24T12:28:16Z"/>
                <w:rFonts w:ascii="Verdana" w:hAnsi="Verdana" w:cs="Verdana"/>
                <w:sz w:val="18"/>
                <w:szCs w:val="18"/>
                <w:rPrChange w:id="2666" w:author="google1599737165" w:date="2023-04-24T13:47:39Z">
                  <w:rPr>
                    <w:ins w:id="2667" w:author="google1599737165" w:date="2023-04-24T12:28:16Z"/>
                    <w:rFonts w:ascii="Times New Roman" w:hAnsi="Times New Roman" w:cs="Times New Roman"/>
                    <w:sz w:val="20"/>
                    <w:szCs w:val="20"/>
                  </w:rPr>
                </w:rPrChange>
              </w:rPr>
            </w:pPr>
            <w:ins w:id="2668" w:author="google1599737165" w:date="2023-04-24T12:28:16Z">
              <w:r>
                <w:rPr>
                  <w:rFonts w:ascii="Verdana" w:hAnsi="Verdana" w:cs="Verdana"/>
                  <w:sz w:val="18"/>
                  <w:szCs w:val="18"/>
                  <w:rPrChange w:id="2669" w:author="google1599737165" w:date="2023-04-24T13:47:39Z">
                    <w:rPr>
                      <w:rFonts w:ascii="Times New Roman" w:hAnsi="Times New Roman" w:cs="Times New Roman"/>
                      <w:sz w:val="20"/>
                      <w:szCs w:val="20"/>
                    </w:rPr>
                  </w:rPrChange>
                </w:rPr>
                <w:t>Анализ проб:</w:t>
              </w:r>
            </w:ins>
            <w:ins w:id="2670" w:author="google1599737165" w:date="2023-04-24T12:53:58Z">
              <w:r>
                <w:rPr>
                  <w:rFonts w:hint="default" w:ascii="Verdana" w:hAnsi="Verdana" w:cs="Verdana"/>
                  <w:sz w:val="18"/>
                  <w:szCs w:val="18"/>
                  <w:lang w:val="ru-RU"/>
                  <w:rPrChange w:id="2671" w:author="google1599737165" w:date="2023-04-24T13:47:39Z">
                    <w:rPr>
                      <w:rFonts w:hint="default" w:ascii="Times New Roman" w:hAnsi="Times New Roman" w:cs="Times New Roman"/>
                      <w:sz w:val="20"/>
                      <w:szCs w:val="20"/>
                      <w:lang w:val="ru-RU"/>
                    </w:rPr>
                  </w:rPrChange>
                </w:rPr>
                <w:t xml:space="preserve"> </w:t>
              </w:r>
            </w:ins>
            <w:ins w:id="2672" w:author="google1599737165" w:date="2023-04-24T12:54:03Z">
              <w:r>
                <w:rPr>
                  <w:rFonts w:hint="default" w:ascii="Verdana" w:hAnsi="Verdana" w:cs="Verdana"/>
                  <w:sz w:val="18"/>
                  <w:szCs w:val="18"/>
                  <w:lang w:val="ru-RU"/>
                  <w:rPrChange w:id="2673" w:author="google1599737165" w:date="2023-04-24T13:47:39Z">
                    <w:rPr>
                      <w:rFonts w:hint="default" w:ascii="Times New Roman" w:hAnsi="Times New Roman" w:cs="Times New Roman"/>
                      <w:sz w:val="20"/>
                      <w:szCs w:val="20"/>
                      <w:lang w:val="ru-RU"/>
                    </w:rPr>
                  </w:rPrChange>
                </w:rPr>
                <w:t>Бе</w:t>
              </w:r>
            </w:ins>
            <w:ins w:id="2674" w:author="google1599737165" w:date="2023-04-24T12:54:04Z">
              <w:r>
                <w:rPr>
                  <w:rFonts w:hint="default" w:ascii="Verdana" w:hAnsi="Verdana" w:cs="Verdana"/>
                  <w:sz w:val="18"/>
                  <w:szCs w:val="18"/>
                  <w:lang w:val="ru-RU"/>
                  <w:rPrChange w:id="2675" w:author="google1599737165" w:date="2023-04-24T13:47:39Z">
                    <w:rPr>
                      <w:rFonts w:hint="default" w:ascii="Times New Roman" w:hAnsi="Times New Roman" w:cs="Times New Roman"/>
                      <w:sz w:val="20"/>
                      <w:szCs w:val="20"/>
                      <w:lang w:val="ru-RU"/>
                    </w:rPr>
                  </w:rPrChange>
                </w:rPr>
                <w:t>з ис</w:t>
              </w:r>
            </w:ins>
            <w:ins w:id="2676" w:author="google1599737165" w:date="2023-04-24T12:54:06Z">
              <w:r>
                <w:rPr>
                  <w:rFonts w:hint="default" w:ascii="Verdana" w:hAnsi="Verdana" w:cs="Verdana"/>
                  <w:sz w:val="18"/>
                  <w:szCs w:val="18"/>
                  <w:lang w:val="ru-RU"/>
                  <w:rPrChange w:id="2677" w:author="google1599737165" w:date="2023-04-24T13:47:39Z">
                    <w:rPr>
                      <w:rFonts w:hint="default" w:ascii="Times New Roman" w:hAnsi="Times New Roman" w:cs="Times New Roman"/>
                      <w:sz w:val="20"/>
                      <w:szCs w:val="20"/>
                      <w:lang w:val="ru-RU"/>
                    </w:rPr>
                  </w:rPrChange>
                </w:rPr>
                <w:t>поль</w:t>
              </w:r>
            </w:ins>
            <w:ins w:id="2678" w:author="google1599737165" w:date="2023-04-24T12:54:07Z">
              <w:r>
                <w:rPr>
                  <w:rFonts w:hint="default" w:ascii="Verdana" w:hAnsi="Verdana" w:cs="Verdana"/>
                  <w:sz w:val="18"/>
                  <w:szCs w:val="18"/>
                  <w:lang w:val="ru-RU"/>
                  <w:rPrChange w:id="2679" w:author="google1599737165" w:date="2023-04-24T13:47:39Z">
                    <w:rPr>
                      <w:rFonts w:hint="default" w:ascii="Times New Roman" w:hAnsi="Times New Roman" w:cs="Times New Roman"/>
                      <w:sz w:val="20"/>
                      <w:szCs w:val="20"/>
                      <w:lang w:val="ru-RU"/>
                    </w:rPr>
                  </w:rPrChange>
                </w:rPr>
                <w:t>зова</w:t>
              </w:r>
            </w:ins>
            <w:ins w:id="2680" w:author="google1599737165" w:date="2023-04-24T12:54:08Z">
              <w:r>
                <w:rPr>
                  <w:rFonts w:hint="default" w:ascii="Verdana" w:hAnsi="Verdana" w:cs="Verdana"/>
                  <w:sz w:val="18"/>
                  <w:szCs w:val="18"/>
                  <w:lang w:val="ru-RU"/>
                  <w:rPrChange w:id="2681" w:author="google1599737165" w:date="2023-04-24T13:47:39Z">
                    <w:rPr>
                      <w:rFonts w:hint="default" w:ascii="Times New Roman" w:hAnsi="Times New Roman" w:cs="Times New Roman"/>
                      <w:sz w:val="20"/>
                      <w:szCs w:val="20"/>
                      <w:lang w:val="ru-RU"/>
                    </w:rPr>
                  </w:rPrChange>
                </w:rPr>
                <w:t>ния оп</w:t>
              </w:r>
            </w:ins>
            <w:ins w:id="2682" w:author="google1599737165" w:date="2023-04-24T12:54:09Z">
              <w:r>
                <w:rPr>
                  <w:rFonts w:hint="default" w:ascii="Verdana" w:hAnsi="Verdana" w:cs="Verdana"/>
                  <w:sz w:val="18"/>
                  <w:szCs w:val="18"/>
                  <w:lang w:val="ru-RU"/>
                  <w:rPrChange w:id="2683" w:author="google1599737165" w:date="2023-04-24T13:47:39Z">
                    <w:rPr>
                      <w:rFonts w:hint="default" w:ascii="Times New Roman" w:hAnsi="Times New Roman" w:cs="Times New Roman"/>
                      <w:sz w:val="20"/>
                      <w:szCs w:val="20"/>
                      <w:lang w:val="ru-RU"/>
                    </w:rPr>
                  </w:rPrChange>
                </w:rPr>
                <w:t xml:space="preserve">тики </w:t>
              </w:r>
            </w:ins>
            <w:ins w:id="2684" w:author="google1599737165" w:date="2023-04-24T12:54:10Z">
              <w:r>
                <w:rPr>
                  <w:rFonts w:hint="default" w:ascii="Verdana" w:hAnsi="Verdana" w:cs="Verdana"/>
                  <w:sz w:val="18"/>
                  <w:szCs w:val="18"/>
                  <w:lang w:val="ru-RU"/>
                  <w:rPrChange w:id="2685" w:author="google1599737165" w:date="2023-04-24T13:47:39Z">
                    <w:rPr>
                      <w:rFonts w:hint="default" w:ascii="Times New Roman" w:hAnsi="Times New Roman" w:cs="Times New Roman"/>
                      <w:sz w:val="20"/>
                      <w:szCs w:val="20"/>
                      <w:lang w:val="ru-RU"/>
                    </w:rPr>
                  </w:rPrChange>
                </w:rPr>
                <w:t>и</w:t>
              </w:r>
            </w:ins>
            <w:ins w:id="2686" w:author="google1599737165" w:date="2023-04-24T12:54:11Z">
              <w:r>
                <w:rPr>
                  <w:rFonts w:hint="default" w:ascii="Verdana" w:hAnsi="Verdana" w:cs="Verdana"/>
                  <w:sz w:val="18"/>
                  <w:szCs w:val="18"/>
                  <w:lang w:val="ru-RU"/>
                  <w:rPrChange w:id="2687" w:author="google1599737165" w:date="2023-04-24T13:47:39Z">
                    <w:rPr>
                      <w:rFonts w:hint="default" w:ascii="Times New Roman" w:hAnsi="Times New Roman" w:cs="Times New Roman"/>
                      <w:sz w:val="20"/>
                      <w:szCs w:val="20"/>
                      <w:lang w:val="ru-RU"/>
                    </w:rPr>
                  </w:rPrChange>
                </w:rPr>
                <w:t xml:space="preserve"> </w:t>
              </w:r>
            </w:ins>
            <w:ins w:id="2688" w:author="google1599737165" w:date="2023-04-24T12:28:16Z">
              <w:r>
                <w:rPr>
                  <w:rFonts w:ascii="Verdana" w:hAnsi="Verdana" w:cs="Verdana"/>
                  <w:sz w:val="18"/>
                  <w:szCs w:val="18"/>
                  <w:rPrChange w:id="2689" w:author="google1599737165" w:date="2023-04-24T13:47:39Z">
                    <w:rPr>
                      <w:rFonts w:ascii="Times New Roman" w:hAnsi="Times New Roman" w:cs="Times New Roman"/>
                      <w:sz w:val="20"/>
                      <w:szCs w:val="20"/>
                    </w:rPr>
                  </w:rPrChange>
                </w:rPr>
                <w:t xml:space="preserve">  микроскопический.</w:t>
              </w:r>
            </w:ins>
          </w:p>
        </w:tc>
        <w:tc>
          <w:tcPr>
            <w:tcW w:w="2517"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Change w:id="2690" w:author="google1599737165" w:date="2023-04-24T12:30:10Z">
              <w:tcPr>
                <w:tcW w:w="3621"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tcPrChange>
          </w:tcPr>
          <w:p>
            <w:pPr>
              <w:ind w:firstLine="0"/>
              <w:rPr>
                <w:ins w:id="2691" w:author="google1599737165" w:date="2023-04-24T12:28:16Z"/>
                <w:rFonts w:ascii="Verdana" w:hAnsi="Verdana" w:cs="Verdana"/>
                <w:sz w:val="18"/>
                <w:szCs w:val="18"/>
                <w:rPrChange w:id="2692" w:author="google1599737165" w:date="2023-04-24T13:47:39Z">
                  <w:rPr>
                    <w:ins w:id="2693" w:author="google1599737165" w:date="2023-04-24T12:28:16Z"/>
                    <w:rFonts w:ascii="Times New Roman" w:hAnsi="Times New Roman" w:cs="Times New Roman"/>
                    <w:sz w:val="20"/>
                    <w:szCs w:val="20"/>
                  </w:rPr>
                </w:rPrChange>
              </w:rPr>
            </w:pPr>
            <w:ins w:id="2694" w:author="google1599737165" w:date="2023-04-24T12:28:16Z">
              <w:r>
                <w:rPr>
                  <w:rFonts w:ascii="Verdana" w:hAnsi="Verdana" w:cs="Verdana"/>
                  <w:sz w:val="18"/>
                  <w:szCs w:val="18"/>
                  <w:rPrChange w:id="2695" w:author="google1599737165" w:date="2023-04-24T13:47:39Z">
                    <w:rPr>
                      <w:rFonts w:ascii="Times New Roman" w:hAnsi="Times New Roman" w:cs="Times New Roman"/>
                      <w:sz w:val="20"/>
                      <w:szCs w:val="20"/>
                    </w:rPr>
                  </w:rPrChange>
                </w:rPr>
                <w:t xml:space="preserve">Инструкции…, 2004. </w:t>
              </w:r>
            </w:ins>
          </w:p>
          <w:p>
            <w:pPr>
              <w:ind w:firstLine="0"/>
              <w:rPr>
                <w:ins w:id="2696" w:author="google1599737165" w:date="2023-04-24T12:28:16Z"/>
                <w:rFonts w:ascii="Verdana" w:hAnsi="Verdana" w:cs="Verdana"/>
                <w:sz w:val="18"/>
                <w:szCs w:val="18"/>
                <w:rPrChange w:id="2697" w:author="google1599737165" w:date="2023-04-24T13:47:39Z">
                  <w:rPr>
                    <w:ins w:id="2698" w:author="google1599737165" w:date="2023-04-24T12:28:16Z"/>
                    <w:rFonts w:ascii="Times New Roman" w:hAnsi="Times New Roman" w:cs="Times New Roman"/>
                    <w:sz w:val="20"/>
                    <w:szCs w:val="20"/>
                  </w:rPr>
                </w:rPrChange>
              </w:rPr>
            </w:pPr>
            <w:ins w:id="2699" w:author="google1599737165" w:date="2023-04-24T12:28:16Z">
              <w:r>
                <w:rPr>
                  <w:rFonts w:ascii="Verdana" w:hAnsi="Verdana" w:cs="Verdana"/>
                  <w:sz w:val="18"/>
                  <w:szCs w:val="18"/>
                  <w:rPrChange w:id="2700" w:author="google1599737165" w:date="2023-04-24T13:47:39Z">
                    <w:rPr>
                      <w:rFonts w:ascii="Times New Roman" w:hAnsi="Times New Roman" w:cs="Times New Roman"/>
                      <w:sz w:val="20"/>
                      <w:szCs w:val="20"/>
                    </w:rPr>
                  </w:rPrChange>
                </w:rPr>
                <w:t xml:space="preserve">Методические рекомендации, 1983. </w:t>
              </w:r>
            </w:ins>
          </w:p>
          <w:p>
            <w:pPr>
              <w:ind w:firstLine="0"/>
              <w:rPr>
                <w:ins w:id="2701" w:author="google1599737165" w:date="2023-04-24T12:28:16Z"/>
                <w:rFonts w:ascii="Verdana" w:hAnsi="Verdana" w:cs="Verdana"/>
                <w:sz w:val="18"/>
                <w:szCs w:val="18"/>
                <w:rPrChange w:id="2702" w:author="google1599737165" w:date="2023-04-24T13:47:39Z">
                  <w:rPr>
                    <w:ins w:id="2703" w:author="google1599737165" w:date="2023-04-24T12:28:16Z"/>
                    <w:rFonts w:ascii="Times New Roman" w:hAnsi="Times New Roman" w:cs="Times New Roman"/>
                    <w:sz w:val="20"/>
                    <w:szCs w:val="20"/>
                  </w:rPr>
                </w:rPrChange>
              </w:rPr>
            </w:pPr>
            <w:ins w:id="2704" w:author="google1599737165" w:date="2023-04-24T12:28:16Z">
              <w:r>
                <w:rPr>
                  <w:rFonts w:ascii="Verdana" w:hAnsi="Verdana" w:cs="Verdana"/>
                  <w:sz w:val="18"/>
                  <w:szCs w:val="18"/>
                  <w:rPrChange w:id="2705" w:author="google1599737165" w:date="2023-04-24T13:47:39Z">
                    <w:rPr>
                      <w:rFonts w:ascii="Times New Roman" w:hAnsi="Times New Roman" w:cs="Times New Roman"/>
                      <w:sz w:val="20"/>
                      <w:szCs w:val="20"/>
                    </w:rPr>
                  </w:rPrChange>
                </w:rPr>
                <w:t xml:space="preserve">Руководство по гидробиоло-гическому мониторингу …, 1992. </w:t>
              </w:r>
            </w:ins>
          </w:p>
          <w:p>
            <w:pPr>
              <w:ind w:firstLine="0"/>
              <w:rPr>
                <w:ins w:id="2706" w:author="google1599737165" w:date="2023-04-24T12:28:16Z"/>
                <w:rFonts w:ascii="Verdana" w:hAnsi="Verdana" w:cs="Verdana"/>
                <w:sz w:val="18"/>
                <w:szCs w:val="18"/>
                <w:rPrChange w:id="2707" w:author="google1599737165" w:date="2023-04-24T13:47:39Z">
                  <w:rPr>
                    <w:ins w:id="2708" w:author="google1599737165" w:date="2023-04-24T12:28:16Z"/>
                    <w:rFonts w:ascii="Times New Roman" w:hAnsi="Times New Roman" w:cs="Times New Roman"/>
                    <w:sz w:val="20"/>
                    <w:szCs w:val="20"/>
                  </w:rPr>
                </w:rPrChange>
              </w:rPr>
            </w:pPr>
            <w:ins w:id="2709" w:author="google1599737165" w:date="2023-04-24T12:28:16Z">
              <w:r>
                <w:rPr>
                  <w:rFonts w:ascii="Verdana" w:hAnsi="Verdana" w:cs="Verdana"/>
                  <w:sz w:val="18"/>
                  <w:szCs w:val="18"/>
                  <w:rPrChange w:id="2710" w:author="google1599737165" w:date="2023-04-24T13:47:39Z">
                    <w:rPr>
                      <w:rFonts w:ascii="Times New Roman" w:hAnsi="Times New Roman" w:cs="Times New Roman"/>
                      <w:sz w:val="20"/>
                      <w:szCs w:val="20"/>
                    </w:rPr>
                  </w:rPrChange>
                </w:rPr>
                <w:t xml:space="preserve">Руководство по методам…, 1983. </w:t>
              </w:r>
            </w:ins>
          </w:p>
          <w:p>
            <w:pPr>
              <w:ind w:firstLine="0"/>
              <w:rPr>
                <w:ins w:id="2711" w:author="google1599737165" w:date="2023-04-24T12:28:16Z"/>
                <w:rFonts w:ascii="Verdana" w:hAnsi="Verdana" w:cs="Verdana"/>
                <w:sz w:val="18"/>
                <w:szCs w:val="18"/>
                <w:rPrChange w:id="2712" w:author="google1599737165" w:date="2023-04-24T13:47:39Z">
                  <w:rPr>
                    <w:ins w:id="2713" w:author="google1599737165" w:date="2023-04-24T12:28:16Z"/>
                    <w:rFonts w:ascii="Times New Roman" w:hAnsi="Times New Roman" w:cs="Times New Roman"/>
                    <w:sz w:val="20"/>
                    <w:szCs w:val="20"/>
                  </w:rPr>
                </w:rPrChange>
              </w:rPr>
            </w:pPr>
            <w:ins w:id="2714" w:author="google1599737165" w:date="2023-04-24T12:28:16Z">
              <w:r>
                <w:rPr>
                  <w:rFonts w:ascii="Verdana" w:hAnsi="Verdana" w:cs="Verdana"/>
                  <w:sz w:val="18"/>
                  <w:szCs w:val="18"/>
                  <w:rPrChange w:id="2715" w:author="google1599737165" w:date="2023-04-24T13:47:39Z">
                    <w:rPr>
                      <w:rFonts w:ascii="Times New Roman" w:hAnsi="Times New Roman" w:cs="Times New Roman"/>
                      <w:sz w:val="20"/>
                      <w:szCs w:val="20"/>
                    </w:rPr>
                  </w:rPrChange>
                </w:rPr>
                <w:t>Руководство по методам …, 1980.</w:t>
              </w:r>
            </w:ins>
          </w:p>
          <w:p>
            <w:pPr>
              <w:ind w:firstLine="0"/>
              <w:rPr>
                <w:ins w:id="2716" w:author="google1599737165" w:date="2023-04-24T12:28:16Z"/>
                <w:rFonts w:ascii="Verdana" w:hAnsi="Verdana" w:cs="Verdana"/>
                <w:sz w:val="18"/>
                <w:szCs w:val="18"/>
                <w:rPrChange w:id="2717" w:author="google1599737165" w:date="2023-04-24T13:47:39Z">
                  <w:rPr>
                    <w:ins w:id="2718" w:author="google1599737165" w:date="2023-04-24T12:28:16Z"/>
                    <w:rFonts w:ascii="Times New Roman" w:hAnsi="Times New Roman" w:cs="Times New Roman"/>
                    <w:sz w:val="20"/>
                    <w:szCs w:val="20"/>
                  </w:rPr>
                </w:rPrChange>
              </w:rPr>
            </w:pPr>
            <w:ins w:id="2719" w:author="google1599737165" w:date="2023-04-24T12:28:16Z">
              <w:r>
                <w:rPr>
                  <w:rFonts w:ascii="Verdana" w:hAnsi="Verdana" w:cs="Verdana"/>
                  <w:sz w:val="18"/>
                  <w:szCs w:val="18"/>
                  <w:lang w:val="en-US"/>
                  <w:rPrChange w:id="2720" w:author="google1599737165" w:date="2023-04-24T13:47:39Z">
                    <w:rPr>
                      <w:rFonts w:ascii="Times New Roman" w:hAnsi="Times New Roman" w:cs="Times New Roman"/>
                      <w:sz w:val="20"/>
                      <w:szCs w:val="20"/>
                      <w:lang w:val="en-US"/>
                    </w:rPr>
                  </w:rPrChange>
                </w:rPr>
                <w:t xml:space="preserve">Rees et al, 2009. </w:t>
              </w:r>
            </w:ins>
          </w:p>
        </w:tc>
      </w:tr>
    </w:tbl>
    <w:p>
      <w:pPr>
        <w:rPr>
          <w:ins w:id="2721" w:author="google1599737165" w:date="2023-04-24T12:28:16Z"/>
          <w:rFonts w:ascii="Verdana" w:hAnsi="Verdana" w:cs="Verdana"/>
          <w:sz w:val="18"/>
          <w:szCs w:val="18"/>
          <w:rPrChange w:id="2722" w:author="google1599737165" w:date="2023-04-24T13:47:39Z">
            <w:rPr>
              <w:ins w:id="2723" w:author="google1599737165" w:date="2023-04-24T12:28:16Z"/>
            </w:rPr>
          </w:rPrChange>
        </w:rPr>
      </w:pPr>
    </w:p>
    <w:p>
      <w:pPr>
        <w:jc w:val="both"/>
        <w:rPr>
          <w:rFonts w:hint="default" w:ascii="Verdana" w:hAnsi="Verdana" w:cs="Verdana"/>
          <w:sz w:val="18"/>
          <w:szCs w:val="18"/>
          <w:lang w:val="ru-RU"/>
          <w:rPrChange w:id="2724" w:author="google1599737165" w:date="2023-04-24T13:47:39Z">
            <w:rPr>
              <w:rFonts w:hint="default" w:ascii="Times New Roman" w:hAnsi="Times New Roman" w:cs="Times New Roman"/>
              <w:sz w:val="24"/>
              <w:szCs w:val="24"/>
              <w:lang w:val="ru-RU"/>
            </w:rPr>
          </w:rPrChange>
        </w:rPr>
      </w:pPr>
    </w:p>
    <w:p>
      <w:pPr>
        <w:jc w:val="both"/>
        <w:rPr>
          <w:del w:id="2725" w:author="google1599737165" w:date="2023-04-24T12:25:05Z"/>
          <w:rFonts w:hint="default" w:ascii="Verdana" w:hAnsi="Verdana" w:cs="Verdana"/>
          <w:sz w:val="18"/>
          <w:szCs w:val="18"/>
          <w:highlight w:val="yellow"/>
          <w:lang w:val="ru-RU"/>
          <w:rPrChange w:id="2726" w:author="google1599737165" w:date="2023-04-24T13:47:39Z">
            <w:rPr>
              <w:del w:id="2727" w:author="google1599737165" w:date="2023-04-24T12:25:05Z"/>
              <w:rFonts w:hint="default" w:ascii="Times New Roman" w:hAnsi="Times New Roman" w:cs="Times New Roman"/>
              <w:sz w:val="24"/>
              <w:szCs w:val="24"/>
              <w:highlight w:val="yellow"/>
              <w:lang w:val="ru-RU"/>
            </w:rPr>
          </w:rPrChange>
        </w:rPr>
      </w:pPr>
      <w:r>
        <w:rPr>
          <w:rFonts w:hint="default" w:ascii="Verdana" w:hAnsi="Verdana" w:cs="Verdana"/>
          <w:sz w:val="18"/>
          <w:szCs w:val="18"/>
          <w:lang w:val="ru-RU"/>
          <w:rPrChange w:id="2728" w:author="google1599737165" w:date="2023-04-24T13:47:39Z">
            <w:rPr>
              <w:rFonts w:hint="default" w:ascii="Times New Roman" w:hAnsi="Times New Roman" w:cs="Times New Roman"/>
              <w:sz w:val="24"/>
              <w:szCs w:val="24"/>
              <w:lang w:val="ru-RU"/>
            </w:rPr>
          </w:rPrChange>
        </w:rPr>
        <w:t xml:space="preserve"> </w:t>
      </w:r>
    </w:p>
    <w:p>
      <w:pPr>
        <w:jc w:val="both"/>
        <w:rPr>
          <w:del w:id="2729" w:author="google1599737165" w:date="2023-04-24T12:25:05Z"/>
          <w:rFonts w:hint="default" w:ascii="Verdana" w:hAnsi="Verdana" w:cs="Verdana"/>
          <w:sz w:val="18"/>
          <w:szCs w:val="18"/>
          <w:highlight w:val="yellow"/>
          <w:lang w:val="ru-RU"/>
          <w:rPrChange w:id="2730" w:author="google1599737165" w:date="2023-04-24T13:47:39Z">
            <w:rPr>
              <w:del w:id="2731" w:author="google1599737165" w:date="2023-04-24T12:25:05Z"/>
              <w:rFonts w:hint="default" w:ascii="Times New Roman" w:hAnsi="Times New Roman" w:cs="Times New Roman"/>
              <w:sz w:val="24"/>
              <w:szCs w:val="24"/>
              <w:highlight w:val="yellow"/>
              <w:lang w:val="ru-RU"/>
            </w:rPr>
          </w:rPrChange>
        </w:rPr>
      </w:pPr>
      <w:del w:id="2732" w:author="google1599737165" w:date="2023-04-24T12:25:05Z">
        <w:r>
          <w:rPr>
            <w:rFonts w:hint="default" w:ascii="Verdana" w:hAnsi="Verdana" w:cs="Verdana"/>
            <w:sz w:val="18"/>
            <w:szCs w:val="18"/>
            <w:highlight w:val="yellow"/>
            <w:lang w:val="ru-RU"/>
            <w:rPrChange w:id="2733" w:author="google1599737165" w:date="2023-04-24T13:47:39Z">
              <w:rPr>
                <w:rFonts w:hint="default" w:ascii="Times New Roman" w:hAnsi="Times New Roman" w:cs="Times New Roman"/>
                <w:sz w:val="24"/>
                <w:szCs w:val="24"/>
                <w:highlight w:val="yellow"/>
                <w:lang w:val="ru-RU"/>
              </w:rPr>
            </w:rPrChange>
          </w:rPr>
          <w:delText>Пробы планктона отбираются планктонной сетью Джеди</w:delText>
        </w:r>
      </w:del>
      <w:del w:id="2734" w:author="google1599737165" w:date="2023-04-24T12:25:05Z">
        <w:r>
          <w:rPr>
            <w:rFonts w:hint="default" w:ascii="Verdana" w:hAnsi="Verdana" w:cs="Verdana"/>
            <w:b/>
            <w:bCs/>
            <w:i/>
            <w:iCs/>
            <w:sz w:val="18"/>
            <w:szCs w:val="18"/>
            <w:highlight w:val="yellow"/>
            <w:lang w:val="ru-RU"/>
            <w:rPrChange w:id="2735" w:author="google1599737165" w:date="2023-04-24T13:47:39Z">
              <w:rPr>
                <w:rFonts w:hint="default" w:ascii="Times New Roman" w:hAnsi="Times New Roman" w:cs="Times New Roman"/>
                <w:b/>
                <w:bCs/>
                <w:i/>
                <w:iCs/>
                <w:sz w:val="24"/>
                <w:szCs w:val="24"/>
                <w:highlight w:val="yellow"/>
                <w:lang w:val="ru-RU"/>
              </w:rPr>
            </w:rPrChange>
          </w:rPr>
          <w:delText xml:space="preserve">. Нюансы взятия проб </w:delText>
        </w:r>
      </w:del>
      <w:del w:id="2736" w:author="google1599737165" w:date="2023-04-24T12:25:05Z">
        <w:r>
          <w:rPr>
            <w:rFonts w:ascii="Verdana" w:hAnsi="Verdana" w:cs="Verdana"/>
            <w:sz w:val="18"/>
            <w:szCs w:val="18"/>
            <w:rPrChange w:id="2737" w:author="google1599737165" w:date="2023-04-24T13:47:39Z">
              <w:rPr/>
            </w:rPrChange>
          </w:rPr>
          <w:commentReference w:id="4"/>
        </w:r>
      </w:del>
      <w:del w:id="2738" w:author="google1599737165" w:date="2023-04-24T12:25:05Z">
        <w:r>
          <w:rPr>
            <w:rFonts w:hint="default" w:ascii="Verdana" w:hAnsi="Verdana" w:cs="Verdana"/>
            <w:b/>
            <w:bCs/>
            <w:i/>
            <w:iCs/>
            <w:sz w:val="18"/>
            <w:szCs w:val="18"/>
            <w:highlight w:val="yellow"/>
            <w:lang w:val="ru-RU"/>
            <w:rPrChange w:id="2739" w:author="google1599737165" w:date="2023-04-24T13:47:39Z">
              <w:rPr>
                <w:rFonts w:hint="default" w:ascii="Times New Roman" w:hAnsi="Times New Roman" w:cs="Times New Roman"/>
                <w:b/>
                <w:bCs/>
                <w:i/>
                <w:iCs/>
                <w:sz w:val="24"/>
                <w:szCs w:val="24"/>
                <w:highlight w:val="yellow"/>
                <w:lang w:val="ru-RU"/>
              </w:rPr>
            </w:rPrChange>
          </w:rPr>
          <w:delText>и разборки надо уточнять у Усова. Постараюсь в ближайшее время сделать.</w:delText>
        </w:r>
      </w:del>
      <w:del w:id="2740" w:author="google1599737165" w:date="2023-04-24T12:25:05Z">
        <w:r>
          <w:rPr>
            <w:rFonts w:hint="default" w:ascii="Verdana" w:hAnsi="Verdana" w:cs="Verdana"/>
            <w:sz w:val="18"/>
            <w:szCs w:val="18"/>
            <w:highlight w:val="yellow"/>
            <w:lang w:val="ru-RU"/>
            <w:rPrChange w:id="2741" w:author="google1599737165" w:date="2023-04-24T13:47:39Z">
              <w:rPr>
                <w:rFonts w:hint="default" w:ascii="Times New Roman" w:hAnsi="Times New Roman" w:cs="Times New Roman"/>
                <w:sz w:val="24"/>
                <w:szCs w:val="24"/>
                <w:highlight w:val="yellow"/>
                <w:lang w:val="ru-RU"/>
              </w:rPr>
            </w:rPrChange>
          </w:rPr>
          <w:delText xml:space="preserve"> </w:delText>
        </w:r>
      </w:del>
    </w:p>
    <w:p>
      <w:pPr>
        <w:jc w:val="both"/>
        <w:rPr>
          <w:del w:id="2742" w:author="google1599737165" w:date="2023-04-24T12:25:05Z"/>
          <w:rFonts w:hint="default" w:ascii="Verdana" w:hAnsi="Verdana" w:cs="Verdana"/>
          <w:sz w:val="18"/>
          <w:szCs w:val="18"/>
          <w:highlight w:val="yellow"/>
          <w:lang w:val="en-US"/>
          <w:rPrChange w:id="2743" w:author="google1599737165" w:date="2023-04-24T13:47:39Z">
            <w:rPr>
              <w:del w:id="2744" w:author="google1599737165" w:date="2023-04-24T12:25:05Z"/>
              <w:rFonts w:hint="default" w:ascii="Times New Roman" w:hAnsi="Times New Roman" w:cs="Times New Roman"/>
              <w:sz w:val="24"/>
              <w:szCs w:val="24"/>
              <w:highlight w:val="yellow"/>
              <w:lang w:val="en-US"/>
            </w:rPr>
          </w:rPrChange>
        </w:rPr>
      </w:pPr>
    </w:p>
    <w:p>
      <w:pPr>
        <w:jc w:val="both"/>
        <w:rPr>
          <w:ins w:id="2745" w:author="Sergey Dudov" w:date="2023-04-24T09:39:40Z"/>
          <w:del w:id="2746" w:author="google1599737165" w:date="2023-04-24T12:25:05Z"/>
          <w:rFonts w:hint="default" w:ascii="Verdana" w:hAnsi="Verdana" w:cs="Verdana"/>
          <w:sz w:val="18"/>
          <w:szCs w:val="18"/>
          <w:highlight w:val="yellow"/>
          <w:lang w:val="en-US"/>
          <w:rPrChange w:id="2747" w:author="google1599737165" w:date="2023-04-24T13:47:39Z">
            <w:rPr>
              <w:ins w:id="2748" w:author="Sergey Dudov" w:date="2023-04-24T09:39:40Z"/>
              <w:del w:id="2749" w:author="google1599737165" w:date="2023-04-24T12:25:05Z"/>
              <w:rFonts w:hint="default" w:ascii="Times New Roman" w:hAnsi="Times New Roman" w:cs="Times New Roman"/>
              <w:sz w:val="24"/>
              <w:szCs w:val="24"/>
              <w:highlight w:val="yellow"/>
              <w:lang w:val="en-US"/>
            </w:rPr>
          </w:rPrChange>
        </w:rPr>
      </w:pPr>
    </w:p>
    <w:p>
      <w:pPr>
        <w:rPr>
          <w:ins w:id="2750" w:author="Sergey Dudov" w:date="2023-04-24T09:39:41Z"/>
          <w:rFonts w:ascii="Verdana" w:hAnsi="Verdana" w:cs="Verdana"/>
          <w:sz w:val="18"/>
          <w:szCs w:val="18"/>
          <w:rPrChange w:id="2751" w:author="google1599737165" w:date="2023-04-24T13:47:39Z">
            <w:rPr>
              <w:ins w:id="2752" w:author="Sergey Dudov" w:date="2023-04-24T09:39:41Z"/>
            </w:rPr>
          </w:rPrChange>
        </w:rPr>
      </w:pPr>
    </w:p>
    <w:p>
      <w:pPr>
        <w:ind w:firstLine="0"/>
        <w:contextualSpacing/>
        <w:rPr>
          <w:ins w:id="2753" w:author="Sergey Dudov" w:date="2023-04-24T09:39:41Z"/>
          <w:del w:id="2754" w:author="google1599737165" w:date="2023-04-24T12:26:43Z"/>
          <w:rFonts w:ascii="Verdana" w:hAnsi="Verdana" w:cs="Verdana"/>
          <w:sz w:val="18"/>
          <w:szCs w:val="18"/>
          <w:rPrChange w:id="2755" w:author="google1599737165" w:date="2023-04-24T13:47:39Z">
            <w:rPr>
              <w:ins w:id="2756" w:author="Sergey Dudov" w:date="2023-04-24T09:39:41Z"/>
              <w:del w:id="2757" w:author="google1599737165" w:date="2023-04-24T12:26:43Z"/>
              <w:sz w:val="22"/>
              <w:szCs w:val="22"/>
            </w:rPr>
          </w:rPrChange>
        </w:rPr>
      </w:pPr>
      <w:ins w:id="2758" w:author="Sergey Dudov" w:date="2023-04-24T09:39:41Z">
        <w:del w:id="2759" w:author="google1599737165" w:date="2023-04-24T12:26:43Z">
          <w:r>
            <w:rPr>
              <w:rFonts w:ascii="Verdana" w:hAnsi="Verdana" w:cs="Verdana"/>
              <w:b/>
              <w:sz w:val="18"/>
              <w:szCs w:val="18"/>
              <w:rPrChange w:id="2760" w:author="google1599737165" w:date="2023-04-24T13:47:39Z">
                <w:rPr>
                  <w:b/>
                  <w:sz w:val="22"/>
                  <w:szCs w:val="22"/>
                </w:rPr>
              </w:rPrChange>
            </w:rPr>
            <w:delText xml:space="preserve">Таблица 8.2.5-1 </w:delText>
          </w:r>
        </w:del>
      </w:ins>
      <w:ins w:id="2761" w:author="Sergey Dudov" w:date="2023-04-24T09:39:41Z">
        <w:del w:id="2762" w:author="google1599737165" w:date="2023-04-24T12:26:43Z">
          <w:r>
            <w:rPr>
              <w:rFonts w:ascii="Verdana" w:hAnsi="Verdana" w:cs="Verdana"/>
              <w:sz w:val="18"/>
              <w:szCs w:val="18"/>
              <w:rPrChange w:id="2763" w:author="google1599737165" w:date="2023-04-24T13:47:39Z">
                <w:rPr>
                  <w:sz w:val="22"/>
                  <w:szCs w:val="22"/>
                </w:rPr>
              </w:rPrChange>
            </w:rPr>
            <w:delText>Рекомендации по выполнению мониторинга гидробиологических показателей</w:delText>
          </w:r>
        </w:del>
      </w:ins>
    </w:p>
    <w:p>
      <w:pPr>
        <w:ind w:firstLine="0"/>
        <w:contextualSpacing/>
        <w:rPr>
          <w:ins w:id="2764" w:author="Sergey Dudov" w:date="2023-04-24T09:39:41Z"/>
          <w:del w:id="2765" w:author="google1599737165" w:date="2023-04-24T12:26:43Z"/>
          <w:rFonts w:ascii="Verdana" w:hAnsi="Verdana" w:cs="Verdana"/>
          <w:sz w:val="18"/>
          <w:szCs w:val="18"/>
          <w:rPrChange w:id="2766" w:author="google1599737165" w:date="2023-04-24T13:47:39Z">
            <w:rPr>
              <w:ins w:id="2767" w:author="Sergey Dudov" w:date="2023-04-24T09:39:41Z"/>
              <w:del w:id="2768" w:author="google1599737165" w:date="2023-04-24T12:26:43Z"/>
            </w:rPr>
          </w:rPrChange>
        </w:rPr>
      </w:pPr>
    </w:p>
    <w:tbl>
      <w:tblPr>
        <w:tblStyle w:val="15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0"/>
        <w:gridCol w:w="1833"/>
        <w:gridCol w:w="1999"/>
        <w:gridCol w:w="3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ins w:id="2769" w:author="Sergey Dudov" w:date="2023-04-24T09:39:41Z"/>
          <w:del w:id="2770" w:author="google1599737165" w:date="2023-04-24T12:26:43Z"/>
        </w:trPr>
        <w:tc>
          <w:tcPr>
            <w:tcW w:w="1535" w:type="dxa"/>
            <w:tcBorders>
              <w:top w:val="single" w:color="auto" w:sz="4" w:space="0"/>
              <w:left w:val="single" w:color="auto" w:sz="4" w:space="0"/>
              <w:bottom w:val="single" w:color="auto" w:sz="4" w:space="0"/>
              <w:right w:val="single" w:color="auto" w:sz="4" w:space="0"/>
            </w:tcBorders>
            <w:shd w:val="clear" w:color="auto" w:fill="C5E0B3" w:themeFill="accent6" w:themeFillTint="66"/>
            <w:tcMar>
              <w:top w:w="0" w:type="dxa"/>
              <w:left w:w="57" w:type="dxa"/>
              <w:bottom w:w="0" w:type="dxa"/>
              <w:right w:w="57" w:type="dxa"/>
            </w:tcMar>
            <w:vAlign w:val="center"/>
          </w:tcPr>
          <w:p>
            <w:pPr>
              <w:ind w:firstLine="0"/>
              <w:jc w:val="center"/>
              <w:rPr>
                <w:ins w:id="2771" w:author="Sergey Dudov" w:date="2023-04-24T09:39:41Z"/>
                <w:del w:id="2772" w:author="google1599737165" w:date="2023-04-24T12:26:43Z"/>
                <w:rFonts w:ascii="Verdana" w:hAnsi="Verdana" w:cs="Verdana"/>
                <w:b/>
                <w:sz w:val="18"/>
                <w:szCs w:val="18"/>
                <w:rPrChange w:id="2773" w:author="google1599737165" w:date="2023-04-24T13:47:39Z">
                  <w:rPr>
                    <w:ins w:id="2774" w:author="Sergey Dudov" w:date="2023-04-24T09:39:41Z"/>
                    <w:del w:id="2775" w:author="google1599737165" w:date="2023-04-24T12:26:43Z"/>
                    <w:b/>
                    <w:sz w:val="22"/>
                    <w:szCs w:val="22"/>
                  </w:rPr>
                </w:rPrChange>
              </w:rPr>
            </w:pPr>
            <w:ins w:id="2776" w:author="Sergey Dudov" w:date="2023-04-24T09:39:41Z">
              <w:del w:id="2777" w:author="google1599737165" w:date="2023-04-24T12:26:43Z">
                <w:r>
                  <w:rPr>
                    <w:rFonts w:ascii="Verdana" w:hAnsi="Verdana" w:cs="Verdana"/>
                    <w:b/>
                    <w:sz w:val="18"/>
                    <w:szCs w:val="18"/>
                    <w:rPrChange w:id="2778" w:author="google1599737165" w:date="2023-04-24T13:47:39Z">
                      <w:rPr>
                        <w:b/>
                        <w:sz w:val="22"/>
                        <w:szCs w:val="22"/>
                      </w:rPr>
                    </w:rPrChange>
                  </w:rPr>
                  <w:delText>Объект мониторинга</w:delText>
                </w:r>
              </w:del>
            </w:ins>
          </w:p>
        </w:tc>
        <w:tc>
          <w:tcPr>
            <w:tcW w:w="2062" w:type="dxa"/>
            <w:tcBorders>
              <w:top w:val="single" w:color="auto" w:sz="4" w:space="0"/>
              <w:left w:val="single" w:color="auto" w:sz="4" w:space="0"/>
              <w:bottom w:val="single" w:color="auto" w:sz="4" w:space="0"/>
              <w:right w:val="single" w:color="auto" w:sz="4" w:space="0"/>
            </w:tcBorders>
            <w:shd w:val="clear" w:color="auto" w:fill="C5E0B3" w:themeFill="accent6" w:themeFillTint="66"/>
            <w:tcMar>
              <w:top w:w="0" w:type="dxa"/>
              <w:left w:w="57" w:type="dxa"/>
              <w:bottom w:w="0" w:type="dxa"/>
              <w:right w:w="57" w:type="dxa"/>
            </w:tcMar>
            <w:vAlign w:val="center"/>
          </w:tcPr>
          <w:p>
            <w:pPr>
              <w:ind w:firstLine="0"/>
              <w:jc w:val="center"/>
              <w:rPr>
                <w:ins w:id="2779" w:author="Sergey Dudov" w:date="2023-04-24T09:39:41Z"/>
                <w:del w:id="2780" w:author="google1599737165" w:date="2023-04-24T12:26:43Z"/>
                <w:rFonts w:ascii="Verdana" w:hAnsi="Verdana" w:cs="Verdana"/>
                <w:b/>
                <w:sz w:val="18"/>
                <w:szCs w:val="18"/>
                <w:rPrChange w:id="2781" w:author="google1599737165" w:date="2023-04-24T13:47:39Z">
                  <w:rPr>
                    <w:ins w:id="2782" w:author="Sergey Dudov" w:date="2023-04-24T09:39:41Z"/>
                    <w:del w:id="2783" w:author="google1599737165" w:date="2023-04-24T12:26:43Z"/>
                    <w:b/>
                    <w:sz w:val="22"/>
                    <w:szCs w:val="22"/>
                  </w:rPr>
                </w:rPrChange>
              </w:rPr>
            </w:pPr>
            <w:ins w:id="2784" w:author="Sergey Dudov" w:date="2023-04-24T09:39:41Z">
              <w:del w:id="2785" w:author="google1599737165" w:date="2023-04-24T12:26:43Z">
                <w:r>
                  <w:rPr>
                    <w:rFonts w:ascii="Verdana" w:hAnsi="Verdana" w:cs="Verdana"/>
                    <w:b/>
                    <w:sz w:val="18"/>
                    <w:szCs w:val="18"/>
                    <w:rPrChange w:id="2786" w:author="google1599737165" w:date="2023-04-24T13:47:39Z">
                      <w:rPr>
                        <w:b/>
                        <w:sz w:val="22"/>
                        <w:szCs w:val="22"/>
                      </w:rPr>
                    </w:rPrChange>
                  </w:rPr>
                  <w:delText>Определяемые показатели</w:delText>
                </w:r>
              </w:del>
            </w:ins>
          </w:p>
        </w:tc>
        <w:tc>
          <w:tcPr>
            <w:tcW w:w="2251" w:type="dxa"/>
            <w:tcBorders>
              <w:top w:val="single" w:color="auto" w:sz="4" w:space="0"/>
              <w:left w:val="single" w:color="auto" w:sz="4" w:space="0"/>
              <w:bottom w:val="single" w:color="auto" w:sz="4" w:space="0"/>
              <w:right w:val="single" w:color="auto" w:sz="4" w:space="0"/>
            </w:tcBorders>
            <w:shd w:val="clear" w:color="auto" w:fill="C5E0B3" w:themeFill="accent6" w:themeFillTint="66"/>
            <w:tcMar>
              <w:top w:w="0" w:type="dxa"/>
              <w:left w:w="57" w:type="dxa"/>
              <w:bottom w:w="0" w:type="dxa"/>
              <w:right w:w="57" w:type="dxa"/>
            </w:tcMar>
            <w:vAlign w:val="center"/>
          </w:tcPr>
          <w:p>
            <w:pPr>
              <w:ind w:firstLine="0"/>
              <w:jc w:val="center"/>
              <w:rPr>
                <w:ins w:id="2787" w:author="Sergey Dudov" w:date="2023-04-24T09:39:41Z"/>
                <w:del w:id="2788" w:author="google1599737165" w:date="2023-04-24T12:26:43Z"/>
                <w:rFonts w:ascii="Verdana" w:hAnsi="Verdana" w:cs="Verdana"/>
                <w:b/>
                <w:sz w:val="18"/>
                <w:szCs w:val="18"/>
                <w:rPrChange w:id="2789" w:author="google1599737165" w:date="2023-04-24T13:47:39Z">
                  <w:rPr>
                    <w:ins w:id="2790" w:author="Sergey Dudov" w:date="2023-04-24T09:39:41Z"/>
                    <w:del w:id="2791" w:author="google1599737165" w:date="2023-04-24T12:26:43Z"/>
                    <w:b/>
                    <w:sz w:val="22"/>
                    <w:szCs w:val="22"/>
                  </w:rPr>
                </w:rPrChange>
              </w:rPr>
            </w:pPr>
            <w:ins w:id="2792" w:author="Sergey Dudov" w:date="2023-04-24T09:39:41Z">
              <w:del w:id="2793" w:author="google1599737165" w:date="2023-04-24T12:26:43Z">
                <w:r>
                  <w:rPr>
                    <w:rFonts w:ascii="Verdana" w:hAnsi="Verdana" w:cs="Verdana"/>
                    <w:b/>
                    <w:sz w:val="18"/>
                    <w:szCs w:val="18"/>
                    <w:rPrChange w:id="2794" w:author="google1599737165" w:date="2023-04-24T13:47:39Z">
                      <w:rPr>
                        <w:b/>
                        <w:sz w:val="22"/>
                        <w:szCs w:val="22"/>
                      </w:rPr>
                    </w:rPrChange>
                  </w:rPr>
                  <w:delText>Метод отбора проб и анализа проб</w:delText>
                </w:r>
              </w:del>
            </w:ins>
          </w:p>
        </w:tc>
        <w:tc>
          <w:tcPr>
            <w:tcW w:w="3621" w:type="dxa"/>
            <w:tcBorders>
              <w:top w:val="single" w:color="auto" w:sz="4" w:space="0"/>
              <w:left w:val="single" w:color="auto" w:sz="4" w:space="0"/>
              <w:bottom w:val="single" w:color="auto" w:sz="4" w:space="0"/>
              <w:right w:val="single" w:color="auto" w:sz="4" w:space="0"/>
            </w:tcBorders>
            <w:shd w:val="clear" w:color="auto" w:fill="C5E0B3" w:themeFill="accent6" w:themeFillTint="66"/>
            <w:tcMar>
              <w:top w:w="0" w:type="dxa"/>
              <w:left w:w="57" w:type="dxa"/>
              <w:bottom w:w="0" w:type="dxa"/>
              <w:right w:w="57" w:type="dxa"/>
            </w:tcMar>
            <w:vAlign w:val="center"/>
          </w:tcPr>
          <w:p>
            <w:pPr>
              <w:ind w:firstLine="0"/>
              <w:jc w:val="center"/>
              <w:rPr>
                <w:ins w:id="2795" w:author="Sergey Dudov" w:date="2023-04-24T09:39:41Z"/>
                <w:del w:id="2796" w:author="google1599737165" w:date="2023-04-24T12:26:43Z"/>
                <w:rFonts w:ascii="Verdana" w:hAnsi="Verdana" w:cs="Verdana"/>
                <w:b/>
                <w:sz w:val="18"/>
                <w:szCs w:val="18"/>
                <w:rPrChange w:id="2797" w:author="google1599737165" w:date="2023-04-24T13:47:39Z">
                  <w:rPr>
                    <w:ins w:id="2798" w:author="Sergey Dudov" w:date="2023-04-24T09:39:41Z"/>
                    <w:del w:id="2799" w:author="google1599737165" w:date="2023-04-24T12:26:43Z"/>
                    <w:b/>
                    <w:sz w:val="22"/>
                    <w:szCs w:val="22"/>
                  </w:rPr>
                </w:rPrChange>
              </w:rPr>
            </w:pPr>
            <w:ins w:id="2800" w:author="Sergey Dudov" w:date="2023-04-24T09:39:41Z">
              <w:del w:id="2801" w:author="google1599737165" w:date="2023-04-24T12:26:43Z">
                <w:r>
                  <w:rPr>
                    <w:rFonts w:ascii="Verdana" w:hAnsi="Verdana" w:cs="Verdana"/>
                    <w:b/>
                    <w:sz w:val="18"/>
                    <w:szCs w:val="18"/>
                    <w:rPrChange w:id="2802" w:author="google1599737165" w:date="2023-04-24T13:47:39Z">
                      <w:rPr>
                        <w:b/>
                        <w:sz w:val="22"/>
                        <w:szCs w:val="22"/>
                      </w:rPr>
                    </w:rPrChange>
                  </w:rPr>
                  <w:delText>Применимая нормативно-методическая документация, в соответствии с требованиями и рекомендациями которой выполняется исследование</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2803" w:author="Sergey Dudov" w:date="2023-04-24T09:39:41Z"/>
          <w:del w:id="2804" w:author="google1599737165" w:date="2023-04-24T12:26:43Z"/>
        </w:trPr>
        <w:tc>
          <w:tcPr>
            <w:tcW w:w="1535"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ins w:id="2805" w:author="Sergey Dudov" w:date="2023-04-24T09:39:41Z"/>
                <w:del w:id="2806" w:author="google1599737165" w:date="2023-04-24T12:26:43Z"/>
                <w:rFonts w:ascii="Verdana" w:hAnsi="Verdana" w:cs="Verdana"/>
                <w:sz w:val="18"/>
                <w:szCs w:val="18"/>
                <w:rPrChange w:id="2807" w:author="google1599737165" w:date="2023-04-24T13:47:39Z">
                  <w:rPr>
                    <w:ins w:id="2808" w:author="Sergey Dudov" w:date="2023-04-24T09:39:41Z"/>
                    <w:del w:id="2809" w:author="google1599737165" w:date="2023-04-24T12:26:43Z"/>
                    <w:sz w:val="22"/>
                    <w:szCs w:val="22"/>
                  </w:rPr>
                </w:rPrChange>
              </w:rPr>
            </w:pPr>
            <w:ins w:id="2810" w:author="Sergey Dudov" w:date="2023-04-24T09:39:41Z">
              <w:del w:id="2811" w:author="google1599737165" w:date="2023-04-24T12:26:43Z">
                <w:r>
                  <w:rPr>
                    <w:rFonts w:ascii="Verdana" w:hAnsi="Verdana" w:cs="Verdana"/>
                    <w:sz w:val="18"/>
                    <w:szCs w:val="18"/>
                    <w:rPrChange w:id="2812" w:author="google1599737165" w:date="2023-04-24T13:47:39Z">
                      <w:rPr>
                        <w:sz w:val="22"/>
                        <w:szCs w:val="22"/>
                      </w:rPr>
                    </w:rPrChange>
                  </w:rPr>
                  <w:delText>Бактериопланктон</w:delText>
                </w:r>
              </w:del>
            </w:ins>
          </w:p>
        </w:tc>
        <w:tc>
          <w:tcPr>
            <w:tcW w:w="2062"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ins w:id="2813" w:author="Sergey Dudov" w:date="2023-04-24T09:39:41Z"/>
                <w:del w:id="2814" w:author="google1599737165" w:date="2023-04-24T12:26:43Z"/>
                <w:rFonts w:ascii="Verdana" w:hAnsi="Verdana" w:cs="Verdana"/>
                <w:sz w:val="18"/>
                <w:szCs w:val="18"/>
                <w:rPrChange w:id="2815" w:author="google1599737165" w:date="2023-04-24T13:47:39Z">
                  <w:rPr>
                    <w:ins w:id="2816" w:author="Sergey Dudov" w:date="2023-04-24T09:39:41Z"/>
                    <w:del w:id="2817" w:author="google1599737165" w:date="2023-04-24T12:26:43Z"/>
                    <w:sz w:val="22"/>
                    <w:szCs w:val="22"/>
                  </w:rPr>
                </w:rPrChange>
              </w:rPr>
            </w:pPr>
            <w:ins w:id="2818" w:author="Sergey Dudov" w:date="2023-04-24T09:39:41Z">
              <w:del w:id="2819" w:author="google1599737165" w:date="2023-04-24T12:26:43Z">
                <w:r>
                  <w:rPr>
                    <w:rFonts w:ascii="Verdana" w:hAnsi="Verdana" w:cs="Verdana"/>
                    <w:sz w:val="18"/>
                    <w:szCs w:val="18"/>
                    <w:rPrChange w:id="2820" w:author="google1599737165" w:date="2023-04-24T13:47:39Z">
                      <w:rPr>
                        <w:sz w:val="22"/>
                        <w:szCs w:val="22"/>
                      </w:rPr>
                    </w:rPrChange>
                  </w:rPr>
                  <w:delText>Общая численность бактерий (тыс. кл. /мл).</w:delText>
                </w:r>
              </w:del>
            </w:ins>
          </w:p>
          <w:p>
            <w:pPr>
              <w:ind w:firstLine="0"/>
              <w:rPr>
                <w:ins w:id="2821" w:author="Sergey Dudov" w:date="2023-04-24T09:39:41Z"/>
                <w:del w:id="2822" w:author="google1599737165" w:date="2023-04-24T12:26:43Z"/>
                <w:rFonts w:ascii="Verdana" w:hAnsi="Verdana" w:cs="Verdana"/>
                <w:sz w:val="18"/>
                <w:szCs w:val="18"/>
                <w:rPrChange w:id="2823" w:author="google1599737165" w:date="2023-04-24T13:47:39Z">
                  <w:rPr>
                    <w:ins w:id="2824" w:author="Sergey Dudov" w:date="2023-04-24T09:39:41Z"/>
                    <w:del w:id="2825" w:author="google1599737165" w:date="2023-04-24T12:26:43Z"/>
                    <w:sz w:val="22"/>
                    <w:szCs w:val="22"/>
                  </w:rPr>
                </w:rPrChange>
              </w:rPr>
            </w:pPr>
            <w:ins w:id="2826" w:author="Sergey Dudov" w:date="2023-04-24T09:39:41Z">
              <w:del w:id="2827" w:author="google1599737165" w:date="2023-04-24T12:26:43Z">
                <w:r>
                  <w:rPr>
                    <w:rFonts w:ascii="Verdana" w:hAnsi="Verdana" w:cs="Verdana"/>
                    <w:sz w:val="18"/>
                    <w:szCs w:val="18"/>
                    <w:rPrChange w:id="2828" w:author="google1599737165" w:date="2023-04-24T13:47:39Z">
                      <w:rPr>
                        <w:sz w:val="22"/>
                        <w:szCs w:val="22"/>
                      </w:rPr>
                    </w:rPrChange>
                  </w:rPr>
                  <w:delText>Общая биомасса бактерий (мгС/м</w:delText>
                </w:r>
              </w:del>
            </w:ins>
            <w:ins w:id="2829" w:author="Sergey Dudov" w:date="2023-04-24T09:39:41Z">
              <w:del w:id="2830" w:author="google1599737165" w:date="2023-04-24T12:26:43Z">
                <w:r>
                  <w:rPr>
                    <w:rFonts w:ascii="Verdana" w:hAnsi="Verdana" w:cs="Verdana"/>
                    <w:sz w:val="18"/>
                    <w:szCs w:val="18"/>
                    <w:vertAlign w:val="superscript"/>
                    <w:rPrChange w:id="2831" w:author="google1599737165" w:date="2023-04-24T13:47:39Z">
                      <w:rPr>
                        <w:sz w:val="22"/>
                        <w:szCs w:val="22"/>
                        <w:vertAlign w:val="superscript"/>
                      </w:rPr>
                    </w:rPrChange>
                  </w:rPr>
                  <w:delText>3</w:delText>
                </w:r>
              </w:del>
            </w:ins>
            <w:ins w:id="2832" w:author="Sergey Dudov" w:date="2023-04-24T09:39:41Z">
              <w:del w:id="2833" w:author="google1599737165" w:date="2023-04-24T12:26:43Z">
                <w:r>
                  <w:rPr>
                    <w:rFonts w:ascii="Verdana" w:hAnsi="Verdana" w:cs="Verdana"/>
                    <w:sz w:val="18"/>
                    <w:szCs w:val="18"/>
                    <w:rPrChange w:id="2834" w:author="google1599737165" w:date="2023-04-24T13:47:39Z">
                      <w:rPr>
                        <w:sz w:val="22"/>
                        <w:szCs w:val="22"/>
                      </w:rPr>
                    </w:rPrChange>
                  </w:rPr>
                  <w:delText>).</w:delText>
                </w:r>
              </w:del>
            </w:ins>
          </w:p>
          <w:p>
            <w:pPr>
              <w:ind w:firstLine="0"/>
              <w:rPr>
                <w:ins w:id="2835" w:author="Sergey Dudov" w:date="2023-04-24T09:39:41Z"/>
                <w:del w:id="2836" w:author="google1599737165" w:date="2023-04-24T12:26:43Z"/>
                <w:rFonts w:ascii="Verdana" w:hAnsi="Verdana" w:cs="Verdana"/>
                <w:sz w:val="18"/>
                <w:szCs w:val="18"/>
                <w:rPrChange w:id="2837" w:author="google1599737165" w:date="2023-04-24T13:47:39Z">
                  <w:rPr>
                    <w:ins w:id="2838" w:author="Sergey Dudov" w:date="2023-04-24T09:39:41Z"/>
                    <w:del w:id="2839" w:author="google1599737165" w:date="2023-04-24T12:26:43Z"/>
                    <w:sz w:val="22"/>
                    <w:szCs w:val="22"/>
                  </w:rPr>
                </w:rPrChange>
              </w:rPr>
            </w:pPr>
            <w:ins w:id="2840" w:author="Sergey Dudov" w:date="2023-04-24T09:39:41Z">
              <w:del w:id="2841" w:author="google1599737165" w:date="2023-04-24T12:26:43Z">
                <w:r>
                  <w:rPr>
                    <w:rFonts w:ascii="Verdana" w:hAnsi="Verdana" w:cs="Verdana"/>
                    <w:sz w:val="18"/>
                    <w:szCs w:val="18"/>
                    <w:rPrChange w:id="2842" w:author="google1599737165" w:date="2023-04-24T13:47:39Z">
                      <w:rPr>
                        <w:sz w:val="22"/>
                        <w:szCs w:val="22"/>
                      </w:rPr>
                    </w:rPrChange>
                  </w:rPr>
                  <w:delText>Численность сапротрофных бактерий, углеводородокисляющих и фенолокисляющих микроорганизмов (по посеву).</w:delText>
                </w:r>
              </w:del>
            </w:ins>
          </w:p>
        </w:tc>
        <w:tc>
          <w:tcPr>
            <w:tcW w:w="2251"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ins w:id="2843" w:author="Sergey Dudov" w:date="2023-04-24T09:39:41Z"/>
                <w:del w:id="2844" w:author="google1599737165" w:date="2023-04-24T12:26:43Z"/>
                <w:rFonts w:ascii="Verdana" w:hAnsi="Verdana" w:cs="Verdana"/>
                <w:sz w:val="18"/>
                <w:szCs w:val="18"/>
                <w:rPrChange w:id="2845" w:author="google1599737165" w:date="2023-04-24T13:47:39Z">
                  <w:rPr>
                    <w:ins w:id="2846" w:author="Sergey Dudov" w:date="2023-04-24T09:39:41Z"/>
                    <w:del w:id="2847" w:author="google1599737165" w:date="2023-04-24T12:26:43Z"/>
                    <w:sz w:val="22"/>
                    <w:szCs w:val="22"/>
                  </w:rPr>
                </w:rPrChange>
              </w:rPr>
            </w:pPr>
            <w:ins w:id="2848" w:author="Sergey Dudov" w:date="2023-04-24T09:39:41Z">
              <w:del w:id="2849" w:author="google1599737165" w:date="2023-04-24T12:26:43Z">
                <w:r>
                  <w:rPr>
                    <w:rFonts w:ascii="Verdana" w:hAnsi="Verdana" w:cs="Verdana"/>
                    <w:sz w:val="18"/>
                    <w:szCs w:val="18"/>
                    <w:rPrChange w:id="2850" w:author="google1599737165" w:date="2023-04-24T13:47:39Z">
                      <w:rPr>
                        <w:sz w:val="22"/>
                        <w:szCs w:val="22"/>
                      </w:rPr>
                    </w:rPrChange>
                  </w:rPr>
                  <w:delText>Орудие отбора проб:  пластиковый батометр.</w:delText>
                </w:r>
              </w:del>
            </w:ins>
          </w:p>
          <w:p>
            <w:pPr>
              <w:ind w:firstLine="0"/>
              <w:rPr>
                <w:ins w:id="2851" w:author="Sergey Dudov" w:date="2023-04-24T09:39:41Z"/>
                <w:del w:id="2852" w:author="google1599737165" w:date="2023-04-24T12:26:43Z"/>
                <w:rFonts w:ascii="Verdana" w:hAnsi="Verdana" w:cs="Verdana"/>
                <w:sz w:val="18"/>
                <w:szCs w:val="18"/>
                <w:rPrChange w:id="2853" w:author="google1599737165" w:date="2023-04-24T13:47:39Z">
                  <w:rPr>
                    <w:ins w:id="2854" w:author="Sergey Dudov" w:date="2023-04-24T09:39:41Z"/>
                    <w:del w:id="2855" w:author="google1599737165" w:date="2023-04-24T12:26:43Z"/>
                    <w:sz w:val="22"/>
                    <w:szCs w:val="22"/>
                  </w:rPr>
                </w:rPrChange>
              </w:rPr>
            </w:pPr>
            <w:ins w:id="2856" w:author="Sergey Dudov" w:date="2023-04-24T09:39:41Z">
              <w:del w:id="2857" w:author="google1599737165" w:date="2023-04-24T12:26:43Z">
                <w:r>
                  <w:rPr>
                    <w:rFonts w:ascii="Verdana" w:hAnsi="Verdana" w:cs="Verdana"/>
                    <w:sz w:val="18"/>
                    <w:szCs w:val="18"/>
                    <w:rPrChange w:id="2858" w:author="google1599737165" w:date="2023-04-24T13:47:39Z">
                      <w:rPr>
                        <w:sz w:val="22"/>
                        <w:szCs w:val="22"/>
                      </w:rPr>
                    </w:rPrChange>
                  </w:rPr>
                  <w:delText>Консервация проб: очищенный формалин или глутаровый альдегид.</w:delText>
                </w:r>
              </w:del>
            </w:ins>
          </w:p>
          <w:p>
            <w:pPr>
              <w:ind w:firstLine="0"/>
              <w:rPr>
                <w:ins w:id="2859" w:author="Sergey Dudov" w:date="2023-04-24T09:39:41Z"/>
                <w:del w:id="2860" w:author="google1599737165" w:date="2023-04-24T12:26:43Z"/>
                <w:rFonts w:ascii="Verdana" w:hAnsi="Verdana" w:cs="Verdana"/>
                <w:sz w:val="18"/>
                <w:szCs w:val="18"/>
                <w:rPrChange w:id="2861" w:author="google1599737165" w:date="2023-04-24T13:47:39Z">
                  <w:rPr>
                    <w:ins w:id="2862" w:author="Sergey Dudov" w:date="2023-04-24T09:39:41Z"/>
                    <w:del w:id="2863" w:author="google1599737165" w:date="2023-04-24T12:26:43Z"/>
                    <w:sz w:val="22"/>
                    <w:szCs w:val="22"/>
                  </w:rPr>
                </w:rPrChange>
              </w:rPr>
            </w:pPr>
            <w:ins w:id="2864" w:author="Sergey Dudov" w:date="2023-04-24T09:39:41Z">
              <w:del w:id="2865" w:author="google1599737165" w:date="2023-04-24T12:26:43Z">
                <w:r>
                  <w:rPr>
                    <w:rFonts w:ascii="Verdana" w:hAnsi="Verdana" w:cs="Verdana"/>
                    <w:sz w:val="18"/>
                    <w:szCs w:val="18"/>
                    <w:rPrChange w:id="2866" w:author="google1599737165" w:date="2023-04-24T13:47:39Z">
                      <w:rPr>
                        <w:sz w:val="22"/>
                        <w:szCs w:val="22"/>
                      </w:rPr>
                    </w:rPrChange>
                  </w:rPr>
                  <w:delText>Анализ проб: метод эпифлуоресцентной микроскопии.</w:delText>
                </w:r>
              </w:del>
            </w:ins>
          </w:p>
        </w:tc>
        <w:tc>
          <w:tcPr>
            <w:tcW w:w="3621"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ins w:id="2867" w:author="Sergey Dudov" w:date="2023-04-24T09:39:41Z"/>
                <w:del w:id="2868" w:author="google1599737165" w:date="2023-04-24T12:26:43Z"/>
                <w:rFonts w:ascii="Verdana" w:hAnsi="Verdana" w:cs="Verdana"/>
                <w:sz w:val="18"/>
                <w:szCs w:val="18"/>
                <w:rPrChange w:id="2869" w:author="google1599737165" w:date="2023-04-24T13:47:39Z">
                  <w:rPr>
                    <w:ins w:id="2870" w:author="Sergey Dudov" w:date="2023-04-24T09:39:41Z"/>
                    <w:del w:id="2871" w:author="google1599737165" w:date="2023-04-24T12:26:43Z"/>
                    <w:sz w:val="22"/>
                    <w:szCs w:val="22"/>
                  </w:rPr>
                </w:rPrChange>
              </w:rPr>
            </w:pPr>
            <w:ins w:id="2872" w:author="Sergey Dudov" w:date="2023-04-24T09:39:41Z">
              <w:del w:id="2873" w:author="google1599737165" w:date="2023-04-24T12:26:43Z">
                <w:r>
                  <w:rPr>
                    <w:rFonts w:ascii="Verdana" w:hAnsi="Verdana" w:cs="Verdana"/>
                    <w:sz w:val="18"/>
                    <w:szCs w:val="18"/>
                    <w:rPrChange w:id="2874" w:author="google1599737165" w:date="2023-04-24T13:47:39Z">
                      <w:rPr>
                        <w:sz w:val="22"/>
                        <w:szCs w:val="22"/>
                      </w:rPr>
                    </w:rPrChange>
                  </w:rPr>
                  <w:delText>Ильинский, 2006.</w:delText>
                </w:r>
              </w:del>
            </w:ins>
          </w:p>
          <w:p>
            <w:pPr>
              <w:ind w:firstLine="0"/>
              <w:rPr>
                <w:ins w:id="2875" w:author="Sergey Dudov" w:date="2023-04-24T09:39:41Z"/>
                <w:del w:id="2876" w:author="google1599737165" w:date="2023-04-24T12:26:43Z"/>
                <w:rFonts w:ascii="Verdana" w:hAnsi="Verdana" w:cs="Verdana"/>
                <w:sz w:val="18"/>
                <w:szCs w:val="18"/>
                <w:rPrChange w:id="2877" w:author="google1599737165" w:date="2023-04-24T13:47:39Z">
                  <w:rPr>
                    <w:ins w:id="2878" w:author="Sergey Dudov" w:date="2023-04-24T09:39:41Z"/>
                    <w:del w:id="2879" w:author="google1599737165" w:date="2023-04-24T12:26:43Z"/>
                    <w:sz w:val="22"/>
                    <w:szCs w:val="22"/>
                  </w:rPr>
                </w:rPrChange>
              </w:rPr>
            </w:pPr>
            <w:ins w:id="2880" w:author="Sergey Dudov" w:date="2023-04-24T09:39:41Z">
              <w:del w:id="2881" w:author="google1599737165" w:date="2023-04-24T12:26:43Z">
                <w:r>
                  <w:rPr>
                    <w:rFonts w:ascii="Verdana" w:hAnsi="Verdana" w:cs="Verdana"/>
                    <w:sz w:val="18"/>
                    <w:szCs w:val="18"/>
                    <w:rPrChange w:id="2882" w:author="google1599737165" w:date="2023-04-24T13:47:39Z">
                      <w:rPr>
                        <w:sz w:val="22"/>
                        <w:szCs w:val="22"/>
                      </w:rPr>
                    </w:rPrChange>
                  </w:rPr>
                  <w:delText>Кузнецов, Дубинина, 1989.</w:delText>
                </w:r>
              </w:del>
            </w:ins>
          </w:p>
          <w:p>
            <w:pPr>
              <w:ind w:firstLine="0"/>
              <w:rPr>
                <w:ins w:id="2883" w:author="Sergey Dudov" w:date="2023-04-24T09:39:41Z"/>
                <w:del w:id="2884" w:author="google1599737165" w:date="2023-04-24T12:26:43Z"/>
                <w:rFonts w:ascii="Verdana" w:hAnsi="Verdana" w:cs="Verdana"/>
                <w:sz w:val="18"/>
                <w:szCs w:val="18"/>
                <w:rPrChange w:id="2885" w:author="google1599737165" w:date="2023-04-24T13:47:39Z">
                  <w:rPr>
                    <w:ins w:id="2886" w:author="Sergey Dudov" w:date="2023-04-24T09:39:41Z"/>
                    <w:del w:id="2887" w:author="google1599737165" w:date="2023-04-24T12:26:43Z"/>
                    <w:sz w:val="22"/>
                    <w:szCs w:val="22"/>
                  </w:rPr>
                </w:rPrChange>
              </w:rPr>
            </w:pPr>
            <w:ins w:id="2888" w:author="Sergey Dudov" w:date="2023-04-24T09:39:41Z">
              <w:del w:id="2889" w:author="google1599737165" w:date="2023-04-24T12:26:43Z">
                <w:r>
                  <w:rPr>
                    <w:rFonts w:ascii="Verdana" w:hAnsi="Verdana" w:cs="Verdana"/>
                    <w:sz w:val="18"/>
                    <w:szCs w:val="18"/>
                    <w:rPrChange w:id="2890" w:author="google1599737165" w:date="2023-04-24T13:47:39Z">
                      <w:rPr>
                        <w:sz w:val="22"/>
                        <w:szCs w:val="22"/>
                      </w:rPr>
                    </w:rPrChange>
                  </w:rPr>
                  <w:delText>Руководство по методам…, 1980.</w:delText>
                </w:r>
              </w:del>
            </w:ins>
          </w:p>
          <w:p>
            <w:pPr>
              <w:ind w:firstLine="0"/>
              <w:rPr>
                <w:ins w:id="2891" w:author="Sergey Dudov" w:date="2023-04-24T09:39:41Z"/>
                <w:del w:id="2892" w:author="google1599737165" w:date="2023-04-24T12:26:43Z"/>
                <w:rFonts w:ascii="Verdana" w:hAnsi="Verdana" w:cs="Verdana"/>
                <w:sz w:val="18"/>
                <w:szCs w:val="18"/>
                <w:lang w:val="en-US"/>
                <w:rPrChange w:id="2893" w:author="google1599737165" w:date="2023-04-24T13:47:39Z">
                  <w:rPr>
                    <w:ins w:id="2894" w:author="Sergey Dudov" w:date="2023-04-24T09:39:41Z"/>
                    <w:del w:id="2895" w:author="google1599737165" w:date="2023-04-24T12:26:43Z"/>
                    <w:sz w:val="22"/>
                    <w:szCs w:val="22"/>
                    <w:lang w:val="en-US"/>
                  </w:rPr>
                </w:rPrChange>
              </w:rPr>
            </w:pPr>
            <w:ins w:id="2896" w:author="Sergey Dudov" w:date="2023-04-24T09:39:41Z">
              <w:del w:id="2897" w:author="google1599737165" w:date="2023-04-24T12:26:43Z">
                <w:r>
                  <w:rPr>
                    <w:rFonts w:ascii="Verdana" w:hAnsi="Verdana" w:cs="Verdana"/>
                    <w:sz w:val="18"/>
                    <w:szCs w:val="18"/>
                    <w:lang w:val="en-US"/>
                    <w:rPrChange w:id="2898" w:author="google1599737165" w:date="2023-04-24T13:47:39Z">
                      <w:rPr>
                        <w:sz w:val="22"/>
                        <w:szCs w:val="22"/>
                        <w:lang w:val="en-US"/>
                      </w:rPr>
                    </w:rPrChange>
                  </w:rPr>
                  <w:delText>Methods in Aquatic Bacteriology, 1988.</w:delText>
                </w:r>
              </w:del>
            </w:ins>
          </w:p>
          <w:p>
            <w:pPr>
              <w:ind w:firstLine="0"/>
              <w:rPr>
                <w:ins w:id="2899" w:author="Sergey Dudov" w:date="2023-04-24T09:39:41Z"/>
                <w:del w:id="2900" w:author="google1599737165" w:date="2023-04-24T12:26:43Z"/>
                <w:rFonts w:ascii="Verdana" w:hAnsi="Verdana" w:cs="Verdana"/>
                <w:sz w:val="18"/>
                <w:szCs w:val="18"/>
                <w:lang w:val="en-US"/>
                <w:rPrChange w:id="2901" w:author="google1599737165" w:date="2023-04-24T13:47:39Z">
                  <w:rPr>
                    <w:ins w:id="2902" w:author="Sergey Dudov" w:date="2023-04-24T09:39:41Z"/>
                    <w:del w:id="2903" w:author="google1599737165" w:date="2023-04-24T12:26:43Z"/>
                    <w:sz w:val="22"/>
                    <w:szCs w:val="22"/>
                    <w:lang w:val="en-US"/>
                  </w:rPr>
                </w:rPrChange>
              </w:rPr>
            </w:pPr>
            <w:ins w:id="2904" w:author="Sergey Dudov" w:date="2023-04-24T09:39:41Z">
              <w:del w:id="2905" w:author="google1599737165" w:date="2023-04-24T12:26:43Z">
                <w:r>
                  <w:rPr>
                    <w:rFonts w:ascii="Verdana" w:hAnsi="Verdana" w:cs="Verdana"/>
                    <w:sz w:val="18"/>
                    <w:szCs w:val="18"/>
                    <w:lang w:val="en-US"/>
                    <w:rPrChange w:id="2906" w:author="google1599737165" w:date="2023-04-24T13:47:39Z">
                      <w:rPr>
                        <w:sz w:val="22"/>
                        <w:szCs w:val="22"/>
                        <w:lang w:val="en-US"/>
                      </w:rPr>
                    </w:rPrChange>
                  </w:rPr>
                  <w:delText>Zimmermann, 1977.</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0" w:hRule="atLeast"/>
          <w:ins w:id="2907" w:author="Sergey Dudov" w:date="2023-04-24T09:39:41Z"/>
          <w:del w:id="2908" w:author="google1599737165" w:date="2023-04-24T12:26:43Z"/>
        </w:trPr>
        <w:tc>
          <w:tcPr>
            <w:tcW w:w="1535" w:type="dxa"/>
            <w:vMerge w:val="restart"/>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ins w:id="2909" w:author="Sergey Dudov" w:date="2023-04-24T09:39:41Z"/>
                <w:del w:id="2910" w:author="google1599737165" w:date="2023-04-24T12:26:43Z"/>
                <w:rFonts w:ascii="Verdana" w:hAnsi="Verdana" w:cs="Verdana"/>
                <w:sz w:val="18"/>
                <w:szCs w:val="18"/>
                <w:rPrChange w:id="2911" w:author="google1599737165" w:date="2023-04-24T13:47:39Z">
                  <w:rPr>
                    <w:ins w:id="2912" w:author="Sergey Dudov" w:date="2023-04-24T09:39:41Z"/>
                    <w:del w:id="2913" w:author="google1599737165" w:date="2023-04-24T12:26:43Z"/>
                    <w:sz w:val="22"/>
                    <w:szCs w:val="22"/>
                  </w:rPr>
                </w:rPrChange>
              </w:rPr>
            </w:pPr>
            <w:ins w:id="2914" w:author="Sergey Dudov" w:date="2023-04-24T09:39:41Z">
              <w:del w:id="2915" w:author="google1599737165" w:date="2023-04-24T12:26:43Z">
                <w:r>
                  <w:rPr>
                    <w:rFonts w:ascii="Verdana" w:hAnsi="Verdana" w:cs="Verdana"/>
                    <w:sz w:val="18"/>
                    <w:szCs w:val="18"/>
                    <w:rPrChange w:id="2916" w:author="google1599737165" w:date="2023-04-24T13:47:39Z">
                      <w:rPr>
                        <w:sz w:val="22"/>
                        <w:szCs w:val="22"/>
                      </w:rPr>
                    </w:rPrChange>
                  </w:rPr>
                  <w:delText>Фитопланктон</w:delText>
                </w:r>
              </w:del>
            </w:ins>
          </w:p>
        </w:tc>
        <w:tc>
          <w:tcPr>
            <w:tcW w:w="2062"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ins w:id="2917" w:author="Sergey Dudov" w:date="2023-04-24T09:39:41Z"/>
                <w:del w:id="2918" w:author="google1599737165" w:date="2023-04-24T12:26:43Z"/>
                <w:rFonts w:ascii="Verdana" w:hAnsi="Verdana" w:cs="Verdana"/>
                <w:sz w:val="18"/>
                <w:szCs w:val="18"/>
                <w:rPrChange w:id="2919" w:author="google1599737165" w:date="2023-04-24T13:47:39Z">
                  <w:rPr>
                    <w:ins w:id="2920" w:author="Sergey Dudov" w:date="2023-04-24T09:39:41Z"/>
                    <w:del w:id="2921" w:author="google1599737165" w:date="2023-04-24T12:26:43Z"/>
                    <w:sz w:val="22"/>
                    <w:szCs w:val="22"/>
                  </w:rPr>
                </w:rPrChange>
              </w:rPr>
            </w:pPr>
            <w:ins w:id="2922" w:author="Sergey Dudov" w:date="2023-04-24T09:39:41Z">
              <w:del w:id="2923" w:author="google1599737165" w:date="2023-04-24T12:26:43Z">
                <w:r>
                  <w:rPr>
                    <w:rFonts w:ascii="Verdana" w:hAnsi="Verdana" w:cs="Verdana"/>
                    <w:sz w:val="18"/>
                    <w:szCs w:val="18"/>
                    <w:rPrChange w:id="2924" w:author="google1599737165" w:date="2023-04-24T13:47:39Z">
                      <w:rPr>
                        <w:sz w:val="22"/>
                        <w:szCs w:val="22"/>
                      </w:rPr>
                    </w:rPrChange>
                  </w:rPr>
                  <w:delText>Концентрации фотосинтетических пигментов фитопланктона (содержание хлорофиллов «а», «b», «c1+c2», каратиноидов, феофитина, в мкг/дм</w:delText>
                </w:r>
              </w:del>
            </w:ins>
            <w:ins w:id="2925" w:author="Sergey Dudov" w:date="2023-04-24T09:39:41Z">
              <w:del w:id="2926" w:author="google1599737165" w:date="2023-04-24T12:26:43Z">
                <w:r>
                  <w:rPr>
                    <w:rFonts w:ascii="Verdana" w:hAnsi="Verdana" w:cs="Verdana"/>
                    <w:sz w:val="18"/>
                    <w:szCs w:val="18"/>
                    <w:vertAlign w:val="superscript"/>
                    <w:rPrChange w:id="2927" w:author="google1599737165" w:date="2023-04-24T13:47:39Z">
                      <w:rPr>
                        <w:sz w:val="22"/>
                        <w:szCs w:val="22"/>
                        <w:vertAlign w:val="superscript"/>
                      </w:rPr>
                    </w:rPrChange>
                  </w:rPr>
                  <w:delText>3</w:delText>
                </w:r>
              </w:del>
            </w:ins>
            <w:ins w:id="2928" w:author="Sergey Dudov" w:date="2023-04-24T09:39:41Z">
              <w:del w:id="2929" w:author="google1599737165" w:date="2023-04-24T12:26:43Z">
                <w:r>
                  <w:rPr>
                    <w:rFonts w:ascii="Verdana" w:hAnsi="Verdana" w:cs="Verdana"/>
                    <w:sz w:val="18"/>
                    <w:szCs w:val="18"/>
                    <w:rPrChange w:id="2930" w:author="google1599737165" w:date="2023-04-24T13:47:39Z">
                      <w:rPr>
                        <w:sz w:val="22"/>
                        <w:szCs w:val="22"/>
                      </w:rPr>
                    </w:rPrChange>
                  </w:rPr>
                  <w:delText xml:space="preserve"> или мкг/л).</w:delText>
                </w:r>
              </w:del>
            </w:ins>
          </w:p>
          <w:p>
            <w:pPr>
              <w:ind w:firstLine="0"/>
              <w:rPr>
                <w:ins w:id="2931" w:author="Sergey Dudov" w:date="2023-04-24T09:39:41Z"/>
                <w:del w:id="2932" w:author="google1599737165" w:date="2023-04-24T12:26:43Z"/>
                <w:rFonts w:ascii="Verdana" w:hAnsi="Verdana" w:cs="Verdana"/>
                <w:sz w:val="18"/>
                <w:szCs w:val="18"/>
                <w:rPrChange w:id="2933" w:author="google1599737165" w:date="2023-04-24T13:47:39Z">
                  <w:rPr>
                    <w:ins w:id="2934" w:author="Sergey Dudov" w:date="2023-04-24T09:39:41Z"/>
                    <w:del w:id="2935" w:author="google1599737165" w:date="2023-04-24T12:26:43Z"/>
                    <w:sz w:val="22"/>
                    <w:szCs w:val="22"/>
                  </w:rPr>
                </w:rPrChange>
              </w:rPr>
            </w:pPr>
            <w:ins w:id="2936" w:author="Sergey Dudov" w:date="2023-04-24T09:39:41Z">
              <w:del w:id="2937" w:author="google1599737165" w:date="2023-04-24T12:26:43Z">
                <w:r>
                  <w:rPr>
                    <w:rFonts w:ascii="Verdana" w:hAnsi="Verdana" w:cs="Verdana"/>
                    <w:bCs/>
                    <w:sz w:val="18"/>
                    <w:szCs w:val="18"/>
                    <w:rPrChange w:id="2938" w:author="google1599737165" w:date="2023-04-24T13:47:39Z">
                      <w:rPr>
                        <w:bCs/>
                        <w:sz w:val="22"/>
                        <w:szCs w:val="22"/>
                      </w:rPr>
                    </w:rPrChange>
                  </w:rPr>
                  <w:delText xml:space="preserve">Пигментный индекс </w:delText>
                </w:r>
              </w:del>
            </w:ins>
            <w:ins w:id="2939" w:author="Sergey Dudov" w:date="2023-04-24T09:39:41Z">
              <w:del w:id="2940" w:author="google1599737165" w:date="2023-04-24T12:26:43Z">
                <w:r>
                  <w:rPr>
                    <w:rFonts w:ascii="Verdana" w:hAnsi="Verdana" w:cs="Verdana"/>
                    <w:bCs/>
                    <w:i/>
                    <w:iCs/>
                    <w:sz w:val="18"/>
                    <w:szCs w:val="18"/>
                    <w:rPrChange w:id="2941" w:author="google1599737165" w:date="2023-04-24T13:47:39Z">
                      <w:rPr>
                        <w:bCs/>
                        <w:i/>
                        <w:iCs/>
                        <w:sz w:val="22"/>
                        <w:szCs w:val="22"/>
                      </w:rPr>
                    </w:rPrChange>
                  </w:rPr>
                  <w:delText>I</w:delText>
                </w:r>
              </w:del>
            </w:ins>
            <w:ins w:id="2942" w:author="Sergey Dudov" w:date="2023-04-24T09:39:41Z">
              <w:del w:id="2943" w:author="google1599737165" w:date="2023-04-24T12:26:43Z">
                <w:r>
                  <w:rPr>
                    <w:rFonts w:ascii="Verdana" w:hAnsi="Verdana" w:cs="Verdana"/>
                    <w:bCs/>
                    <w:i/>
                    <w:iCs/>
                    <w:sz w:val="18"/>
                    <w:szCs w:val="18"/>
                    <w:vertAlign w:val="subscript"/>
                    <w:rPrChange w:id="2944" w:author="google1599737165" w:date="2023-04-24T13:47:39Z">
                      <w:rPr>
                        <w:bCs/>
                        <w:i/>
                        <w:iCs/>
                        <w:sz w:val="22"/>
                        <w:szCs w:val="22"/>
                        <w:vertAlign w:val="subscript"/>
                      </w:rPr>
                    </w:rPrChange>
                  </w:rPr>
                  <w:delText>430/664.</w:delText>
                </w:r>
              </w:del>
            </w:ins>
          </w:p>
        </w:tc>
        <w:tc>
          <w:tcPr>
            <w:tcW w:w="2251"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ins w:id="2945" w:author="Sergey Dudov" w:date="2023-04-24T09:39:41Z"/>
                <w:del w:id="2946" w:author="google1599737165" w:date="2023-04-24T12:26:43Z"/>
                <w:rFonts w:ascii="Verdana" w:hAnsi="Verdana" w:cs="Verdana"/>
                <w:sz w:val="18"/>
                <w:szCs w:val="18"/>
                <w:rPrChange w:id="2947" w:author="google1599737165" w:date="2023-04-24T13:47:39Z">
                  <w:rPr>
                    <w:ins w:id="2948" w:author="Sergey Dudov" w:date="2023-04-24T09:39:41Z"/>
                    <w:del w:id="2949" w:author="google1599737165" w:date="2023-04-24T12:26:43Z"/>
                    <w:sz w:val="22"/>
                    <w:szCs w:val="22"/>
                  </w:rPr>
                </w:rPrChange>
              </w:rPr>
            </w:pPr>
            <w:ins w:id="2950" w:author="Sergey Dudov" w:date="2023-04-24T09:39:41Z">
              <w:del w:id="2951" w:author="google1599737165" w:date="2023-04-24T12:26:43Z">
                <w:r>
                  <w:rPr>
                    <w:rFonts w:ascii="Verdana" w:hAnsi="Verdana" w:cs="Verdana"/>
                    <w:sz w:val="18"/>
                    <w:szCs w:val="18"/>
                    <w:rPrChange w:id="2952" w:author="google1599737165" w:date="2023-04-24T13:47:39Z">
                      <w:rPr>
                        <w:sz w:val="22"/>
                        <w:szCs w:val="22"/>
                      </w:rPr>
                    </w:rPrChange>
                  </w:rPr>
                  <w:delText>Орудие отбора проб:  пластиковый батометр.</w:delText>
                </w:r>
              </w:del>
            </w:ins>
          </w:p>
          <w:p>
            <w:pPr>
              <w:ind w:firstLine="0"/>
              <w:rPr>
                <w:ins w:id="2953" w:author="Sergey Dudov" w:date="2023-04-24T09:39:41Z"/>
                <w:del w:id="2954" w:author="google1599737165" w:date="2023-04-24T12:26:43Z"/>
                <w:rFonts w:ascii="Verdana" w:hAnsi="Verdana" w:cs="Verdana"/>
                <w:sz w:val="18"/>
                <w:szCs w:val="18"/>
                <w:rPrChange w:id="2955" w:author="google1599737165" w:date="2023-04-24T13:47:39Z">
                  <w:rPr>
                    <w:ins w:id="2956" w:author="Sergey Dudov" w:date="2023-04-24T09:39:41Z"/>
                    <w:del w:id="2957" w:author="google1599737165" w:date="2023-04-24T12:26:43Z"/>
                    <w:sz w:val="22"/>
                    <w:szCs w:val="22"/>
                  </w:rPr>
                </w:rPrChange>
              </w:rPr>
            </w:pPr>
            <w:ins w:id="2958" w:author="Sergey Dudov" w:date="2023-04-24T09:39:41Z">
              <w:del w:id="2959" w:author="google1599737165" w:date="2023-04-24T12:26:43Z">
                <w:r>
                  <w:rPr>
                    <w:rFonts w:ascii="Verdana" w:hAnsi="Verdana" w:cs="Verdana"/>
                    <w:sz w:val="18"/>
                    <w:szCs w:val="18"/>
                    <w:rPrChange w:id="2960" w:author="google1599737165" w:date="2023-04-24T13:47:39Z">
                      <w:rPr>
                        <w:sz w:val="22"/>
                        <w:szCs w:val="22"/>
                      </w:rPr>
                    </w:rPrChange>
                  </w:rPr>
                  <w:delText>Подготовка проб: фильтрация определенного объема воды через стекловолоконные или мембранные фильтры в фильтровальной вакуумной установке.</w:delText>
                </w:r>
              </w:del>
            </w:ins>
          </w:p>
          <w:p>
            <w:pPr>
              <w:ind w:firstLine="0"/>
              <w:rPr>
                <w:ins w:id="2961" w:author="Sergey Dudov" w:date="2023-04-24T09:39:41Z"/>
                <w:del w:id="2962" w:author="google1599737165" w:date="2023-04-24T12:26:43Z"/>
                <w:rFonts w:ascii="Verdana" w:hAnsi="Verdana" w:cs="Verdana"/>
                <w:sz w:val="18"/>
                <w:szCs w:val="18"/>
                <w:rPrChange w:id="2963" w:author="google1599737165" w:date="2023-04-24T13:47:39Z">
                  <w:rPr>
                    <w:ins w:id="2964" w:author="Sergey Dudov" w:date="2023-04-24T09:39:41Z"/>
                    <w:del w:id="2965" w:author="google1599737165" w:date="2023-04-24T12:26:43Z"/>
                    <w:sz w:val="22"/>
                    <w:szCs w:val="22"/>
                  </w:rPr>
                </w:rPrChange>
              </w:rPr>
            </w:pPr>
            <w:ins w:id="2966" w:author="Sergey Dudov" w:date="2023-04-24T09:39:41Z">
              <w:del w:id="2967" w:author="google1599737165" w:date="2023-04-24T12:26:43Z">
                <w:r>
                  <w:rPr>
                    <w:rFonts w:ascii="Verdana" w:hAnsi="Verdana" w:cs="Verdana"/>
                    <w:sz w:val="18"/>
                    <w:szCs w:val="18"/>
                    <w:rPrChange w:id="2968" w:author="google1599737165" w:date="2023-04-24T13:47:39Z">
                      <w:rPr>
                        <w:sz w:val="22"/>
                        <w:szCs w:val="22"/>
                      </w:rPr>
                    </w:rPrChange>
                  </w:rPr>
                  <w:delText>Консервация проб: высушивание и замораживание фильтров с профильтрованным содержимым.</w:delText>
                </w:r>
              </w:del>
            </w:ins>
          </w:p>
          <w:p>
            <w:pPr>
              <w:ind w:firstLine="0"/>
              <w:rPr>
                <w:ins w:id="2969" w:author="Sergey Dudov" w:date="2023-04-24T09:39:41Z"/>
                <w:del w:id="2970" w:author="google1599737165" w:date="2023-04-24T12:26:43Z"/>
                <w:rFonts w:ascii="Verdana" w:hAnsi="Verdana" w:cs="Verdana"/>
                <w:sz w:val="18"/>
                <w:szCs w:val="18"/>
                <w:rPrChange w:id="2971" w:author="google1599737165" w:date="2023-04-24T13:47:39Z">
                  <w:rPr>
                    <w:ins w:id="2972" w:author="Sergey Dudov" w:date="2023-04-24T09:39:41Z"/>
                    <w:del w:id="2973" w:author="google1599737165" w:date="2023-04-24T12:26:43Z"/>
                    <w:sz w:val="22"/>
                    <w:szCs w:val="22"/>
                  </w:rPr>
                </w:rPrChange>
              </w:rPr>
            </w:pPr>
            <w:ins w:id="2974" w:author="Sergey Dudov" w:date="2023-04-24T09:39:41Z">
              <w:del w:id="2975" w:author="google1599737165" w:date="2023-04-24T12:26:43Z">
                <w:r>
                  <w:rPr>
                    <w:rFonts w:ascii="Verdana" w:hAnsi="Verdana" w:cs="Verdana"/>
                    <w:sz w:val="18"/>
                    <w:szCs w:val="18"/>
                    <w:rPrChange w:id="2976" w:author="google1599737165" w:date="2023-04-24T13:47:39Z">
                      <w:rPr>
                        <w:sz w:val="22"/>
                        <w:szCs w:val="22"/>
                      </w:rPr>
                    </w:rPrChange>
                  </w:rPr>
                  <w:delText>Анализ проб:   спектрофото-метрический.</w:delText>
                </w:r>
              </w:del>
            </w:ins>
          </w:p>
        </w:tc>
        <w:tc>
          <w:tcPr>
            <w:tcW w:w="3621"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ins w:id="2977" w:author="Sergey Dudov" w:date="2023-04-24T09:39:41Z"/>
                <w:del w:id="2978" w:author="google1599737165" w:date="2023-04-24T12:26:43Z"/>
                <w:rFonts w:ascii="Verdana" w:hAnsi="Verdana" w:cs="Verdana"/>
                <w:sz w:val="18"/>
                <w:szCs w:val="18"/>
                <w:rPrChange w:id="2979" w:author="google1599737165" w:date="2023-04-24T13:47:39Z">
                  <w:rPr>
                    <w:ins w:id="2980" w:author="Sergey Dudov" w:date="2023-04-24T09:39:41Z"/>
                    <w:del w:id="2981" w:author="google1599737165" w:date="2023-04-24T12:26:43Z"/>
                    <w:sz w:val="22"/>
                    <w:szCs w:val="22"/>
                  </w:rPr>
                </w:rPrChange>
              </w:rPr>
            </w:pPr>
            <w:ins w:id="2982" w:author="Sergey Dudov" w:date="2023-04-24T09:39:41Z">
              <w:del w:id="2983" w:author="google1599737165" w:date="2023-04-24T12:26:43Z">
                <w:r>
                  <w:rPr>
                    <w:rFonts w:ascii="Verdana" w:hAnsi="Verdana" w:cs="Verdana"/>
                    <w:sz w:val="18"/>
                    <w:szCs w:val="18"/>
                    <w:rPrChange w:id="2984" w:author="google1599737165" w:date="2023-04-24T13:47:39Z">
                      <w:rPr>
                        <w:sz w:val="22"/>
                        <w:szCs w:val="22"/>
                      </w:rPr>
                    </w:rPrChange>
                  </w:rPr>
                  <w:delText xml:space="preserve">ГОСТ 17.1.04.02-90. </w:delText>
                </w:r>
              </w:del>
            </w:ins>
          </w:p>
          <w:p>
            <w:pPr>
              <w:ind w:firstLine="0"/>
              <w:rPr>
                <w:ins w:id="2985" w:author="Sergey Dudov" w:date="2023-04-24T09:39:41Z"/>
                <w:del w:id="2986" w:author="google1599737165" w:date="2023-04-24T12:26:43Z"/>
                <w:rFonts w:ascii="Verdana" w:hAnsi="Verdana" w:cs="Verdana"/>
                <w:sz w:val="18"/>
                <w:szCs w:val="18"/>
                <w:rPrChange w:id="2987" w:author="google1599737165" w:date="2023-04-24T13:47:39Z">
                  <w:rPr>
                    <w:ins w:id="2988" w:author="Sergey Dudov" w:date="2023-04-24T09:39:41Z"/>
                    <w:del w:id="2989" w:author="google1599737165" w:date="2023-04-24T12:26:43Z"/>
                    <w:sz w:val="22"/>
                    <w:szCs w:val="22"/>
                  </w:rPr>
                </w:rPrChange>
              </w:rPr>
            </w:pPr>
            <w:ins w:id="2990" w:author="Sergey Dudov" w:date="2023-04-24T09:39:41Z">
              <w:del w:id="2991" w:author="google1599737165" w:date="2023-04-24T12:26:43Z">
                <w:r>
                  <w:rPr>
                    <w:rFonts w:ascii="Verdana" w:hAnsi="Verdana" w:cs="Verdana"/>
                    <w:sz w:val="18"/>
                    <w:szCs w:val="18"/>
                    <w:rPrChange w:id="2992" w:author="google1599737165" w:date="2023-04-24T13:47:39Z">
                      <w:rPr>
                        <w:sz w:val="22"/>
                        <w:szCs w:val="22"/>
                      </w:rPr>
                    </w:rPrChange>
                  </w:rPr>
                  <w:delText xml:space="preserve">Руководство по химическому анализу …, 2003. </w:delText>
                </w:r>
              </w:del>
            </w:ins>
          </w:p>
          <w:p>
            <w:pPr>
              <w:ind w:firstLine="0"/>
              <w:rPr>
                <w:ins w:id="2993" w:author="Sergey Dudov" w:date="2023-04-24T09:39:41Z"/>
                <w:del w:id="2994" w:author="google1599737165" w:date="2023-04-24T12:26:43Z"/>
                <w:rFonts w:ascii="Verdana" w:hAnsi="Verdana" w:cs="Verdana"/>
                <w:sz w:val="18"/>
                <w:szCs w:val="18"/>
                <w:rPrChange w:id="2995" w:author="google1599737165" w:date="2023-04-24T13:47:39Z">
                  <w:rPr>
                    <w:ins w:id="2996" w:author="Sergey Dudov" w:date="2023-04-24T09:39:41Z"/>
                    <w:del w:id="2997" w:author="google1599737165" w:date="2023-04-24T12:26:43Z"/>
                    <w:sz w:val="22"/>
                    <w:szCs w:val="22"/>
                  </w:rPr>
                </w:rPrChange>
              </w:rPr>
            </w:pPr>
            <w:ins w:id="2998" w:author="Sergey Dudov" w:date="2023-04-24T09:39:41Z">
              <w:del w:id="2999" w:author="google1599737165" w:date="2023-04-24T12:26:43Z">
                <w:r>
                  <w:rPr>
                    <w:rFonts w:ascii="Verdana" w:hAnsi="Verdana" w:cs="Verdana"/>
                    <w:sz w:val="18"/>
                    <w:szCs w:val="18"/>
                    <w:lang w:val="en-US"/>
                    <w:rPrChange w:id="3000" w:author="google1599737165" w:date="2023-04-24T13:47:39Z">
                      <w:rPr>
                        <w:sz w:val="22"/>
                        <w:szCs w:val="22"/>
                        <w:lang w:val="en-US"/>
                      </w:rPr>
                    </w:rPrChange>
                  </w:rPr>
                  <w:delText>ICES techniques</w:delText>
                </w:r>
              </w:del>
            </w:ins>
            <w:ins w:id="3001" w:author="Sergey Dudov" w:date="2023-04-24T09:39:41Z">
              <w:del w:id="3002" w:author="google1599737165" w:date="2023-04-24T12:26:43Z">
                <w:r>
                  <w:rPr>
                    <w:rFonts w:ascii="Verdana" w:hAnsi="Verdana" w:cs="Verdana"/>
                    <w:sz w:val="18"/>
                    <w:szCs w:val="18"/>
                    <w:rPrChange w:id="3003" w:author="google1599737165" w:date="2023-04-24T13:47:39Z">
                      <w:rPr>
                        <w:sz w:val="22"/>
                        <w:szCs w:val="22"/>
                      </w:rPr>
                    </w:rPrChange>
                  </w:rPr>
                  <w:delText xml:space="preserve">…, 2001. </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3004" w:author="Sergey Dudov" w:date="2023-04-24T09:39:41Z"/>
          <w:del w:id="3005" w:author="google1599737165" w:date="2023-04-24T12:26:43Z"/>
        </w:trPr>
        <w:tc>
          <w:tcPr>
            <w:tcW w:w="1535" w:type="dxa"/>
            <w:vMerge w:val="continue"/>
            <w:tcBorders>
              <w:top w:val="single" w:color="auto" w:sz="4" w:space="0"/>
              <w:left w:val="single" w:color="auto" w:sz="4" w:space="0"/>
              <w:bottom w:val="single" w:color="auto" w:sz="4" w:space="0"/>
              <w:right w:val="single" w:color="auto" w:sz="4" w:space="0"/>
            </w:tcBorders>
            <w:vAlign w:val="center"/>
          </w:tcPr>
          <w:p>
            <w:pPr>
              <w:ind w:firstLine="0"/>
              <w:rPr>
                <w:ins w:id="3006" w:author="Sergey Dudov" w:date="2023-04-24T09:39:41Z"/>
                <w:del w:id="3007" w:author="google1599737165" w:date="2023-04-24T12:26:43Z"/>
                <w:rFonts w:ascii="Verdana" w:hAnsi="Verdana" w:cs="Verdana"/>
                <w:sz w:val="18"/>
                <w:szCs w:val="18"/>
                <w:rPrChange w:id="3008" w:author="google1599737165" w:date="2023-04-24T13:47:39Z">
                  <w:rPr>
                    <w:ins w:id="3009" w:author="Sergey Dudov" w:date="2023-04-24T09:39:41Z"/>
                    <w:del w:id="3010" w:author="google1599737165" w:date="2023-04-24T12:26:43Z"/>
                    <w:sz w:val="22"/>
                    <w:szCs w:val="22"/>
                  </w:rPr>
                </w:rPrChange>
              </w:rPr>
            </w:pPr>
          </w:p>
        </w:tc>
        <w:tc>
          <w:tcPr>
            <w:tcW w:w="2062"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ins w:id="3011" w:author="Sergey Dudov" w:date="2023-04-24T09:39:41Z"/>
                <w:del w:id="3012" w:author="google1599737165" w:date="2023-04-24T12:26:43Z"/>
                <w:rFonts w:ascii="Verdana" w:hAnsi="Verdana" w:cs="Verdana"/>
                <w:sz w:val="18"/>
                <w:szCs w:val="18"/>
                <w:rPrChange w:id="3013" w:author="google1599737165" w:date="2023-04-24T13:47:39Z">
                  <w:rPr>
                    <w:ins w:id="3014" w:author="Sergey Dudov" w:date="2023-04-24T09:39:41Z"/>
                    <w:del w:id="3015" w:author="google1599737165" w:date="2023-04-24T12:26:43Z"/>
                    <w:sz w:val="22"/>
                    <w:szCs w:val="22"/>
                  </w:rPr>
                </w:rPrChange>
              </w:rPr>
            </w:pPr>
            <w:ins w:id="3016" w:author="Sergey Dudov" w:date="2023-04-24T09:39:41Z">
              <w:del w:id="3017" w:author="google1599737165" w:date="2023-04-24T12:26:43Z">
                <w:r>
                  <w:rPr>
                    <w:rFonts w:ascii="Verdana" w:hAnsi="Verdana" w:cs="Verdana"/>
                    <w:sz w:val="18"/>
                    <w:szCs w:val="18"/>
                    <w:rPrChange w:id="3018" w:author="google1599737165" w:date="2023-04-24T13:47:39Z">
                      <w:rPr>
                        <w:sz w:val="22"/>
                        <w:szCs w:val="22"/>
                      </w:rPr>
                    </w:rPrChange>
                  </w:rPr>
                  <w:delText>Количественные и качественные показатели:</w:delText>
                </w:r>
              </w:del>
            </w:ins>
          </w:p>
          <w:p>
            <w:pPr>
              <w:ind w:firstLine="0"/>
              <w:rPr>
                <w:ins w:id="3019" w:author="Sergey Dudov" w:date="2023-04-24T09:39:41Z"/>
                <w:del w:id="3020" w:author="google1599737165" w:date="2023-04-24T12:26:43Z"/>
                <w:rFonts w:ascii="Verdana" w:hAnsi="Verdana" w:cs="Verdana"/>
                <w:sz w:val="18"/>
                <w:szCs w:val="18"/>
                <w:rPrChange w:id="3021" w:author="google1599737165" w:date="2023-04-24T13:47:39Z">
                  <w:rPr>
                    <w:ins w:id="3022" w:author="Sergey Dudov" w:date="2023-04-24T09:39:41Z"/>
                    <w:del w:id="3023" w:author="google1599737165" w:date="2023-04-24T12:26:43Z"/>
                    <w:sz w:val="22"/>
                    <w:szCs w:val="22"/>
                  </w:rPr>
                </w:rPrChange>
              </w:rPr>
            </w:pPr>
            <w:ins w:id="3024" w:author="Sergey Dudov" w:date="2023-04-24T09:39:41Z">
              <w:del w:id="3025" w:author="google1599737165" w:date="2023-04-24T12:26:43Z">
                <w:r>
                  <w:rPr>
                    <w:rFonts w:ascii="Verdana" w:hAnsi="Verdana" w:cs="Verdana"/>
                    <w:sz w:val="18"/>
                    <w:szCs w:val="18"/>
                    <w:rPrChange w:id="3026" w:author="google1599737165" w:date="2023-04-24T13:47:39Z">
                      <w:rPr>
                        <w:sz w:val="22"/>
                        <w:szCs w:val="22"/>
                      </w:rPr>
                    </w:rPrChange>
                  </w:rPr>
                  <w:delText>- таксономический состав;</w:delText>
                </w:r>
              </w:del>
            </w:ins>
          </w:p>
          <w:p>
            <w:pPr>
              <w:ind w:firstLine="0"/>
              <w:rPr>
                <w:ins w:id="3027" w:author="Sergey Dudov" w:date="2023-04-24T09:39:41Z"/>
                <w:del w:id="3028" w:author="google1599737165" w:date="2023-04-24T12:26:43Z"/>
                <w:rFonts w:ascii="Verdana" w:hAnsi="Verdana" w:cs="Verdana"/>
                <w:sz w:val="18"/>
                <w:szCs w:val="18"/>
                <w:rPrChange w:id="3029" w:author="google1599737165" w:date="2023-04-24T13:47:39Z">
                  <w:rPr>
                    <w:ins w:id="3030" w:author="Sergey Dudov" w:date="2023-04-24T09:39:41Z"/>
                    <w:del w:id="3031" w:author="google1599737165" w:date="2023-04-24T12:26:43Z"/>
                    <w:sz w:val="22"/>
                    <w:szCs w:val="22"/>
                  </w:rPr>
                </w:rPrChange>
              </w:rPr>
            </w:pPr>
            <w:ins w:id="3032" w:author="Sergey Dudov" w:date="2023-04-24T09:39:41Z">
              <w:del w:id="3033" w:author="google1599737165" w:date="2023-04-24T12:26:43Z">
                <w:r>
                  <w:rPr>
                    <w:rFonts w:ascii="Verdana" w:hAnsi="Verdana" w:cs="Verdana"/>
                    <w:sz w:val="18"/>
                    <w:szCs w:val="18"/>
                    <w:rPrChange w:id="3034" w:author="google1599737165" w:date="2023-04-24T13:47:39Z">
                      <w:rPr>
                        <w:sz w:val="22"/>
                        <w:szCs w:val="22"/>
                      </w:rPr>
                    </w:rPrChange>
                  </w:rPr>
                  <w:delText>- общая численность и биомасса (орг./м</w:delText>
                </w:r>
              </w:del>
            </w:ins>
            <w:ins w:id="3035" w:author="Sergey Dudov" w:date="2023-04-24T09:39:41Z">
              <w:del w:id="3036" w:author="google1599737165" w:date="2023-04-24T12:26:43Z">
                <w:r>
                  <w:rPr>
                    <w:rFonts w:ascii="Verdana" w:hAnsi="Verdana" w:cs="Verdana"/>
                    <w:sz w:val="18"/>
                    <w:szCs w:val="18"/>
                    <w:vertAlign w:val="superscript"/>
                    <w:rPrChange w:id="3037" w:author="google1599737165" w:date="2023-04-24T13:47:39Z">
                      <w:rPr>
                        <w:sz w:val="22"/>
                        <w:szCs w:val="22"/>
                        <w:vertAlign w:val="superscript"/>
                      </w:rPr>
                    </w:rPrChange>
                  </w:rPr>
                  <w:delText>3</w:delText>
                </w:r>
              </w:del>
            </w:ins>
            <w:ins w:id="3038" w:author="Sergey Dudov" w:date="2023-04-24T09:39:41Z">
              <w:del w:id="3039" w:author="google1599737165" w:date="2023-04-24T12:26:43Z">
                <w:r>
                  <w:rPr>
                    <w:rFonts w:ascii="Verdana" w:hAnsi="Verdana" w:cs="Verdana"/>
                    <w:sz w:val="18"/>
                    <w:szCs w:val="18"/>
                    <w:rPrChange w:id="3040" w:author="google1599737165" w:date="2023-04-24T13:47:39Z">
                      <w:rPr>
                        <w:sz w:val="22"/>
                        <w:szCs w:val="22"/>
                      </w:rPr>
                    </w:rPrChange>
                  </w:rPr>
                  <w:delText xml:space="preserve"> и мг/м</w:delText>
                </w:r>
              </w:del>
            </w:ins>
            <w:ins w:id="3041" w:author="Sergey Dudov" w:date="2023-04-24T09:39:41Z">
              <w:del w:id="3042" w:author="google1599737165" w:date="2023-04-24T12:26:43Z">
                <w:r>
                  <w:rPr>
                    <w:rFonts w:ascii="Verdana" w:hAnsi="Verdana" w:cs="Verdana"/>
                    <w:sz w:val="18"/>
                    <w:szCs w:val="18"/>
                    <w:vertAlign w:val="superscript"/>
                    <w:rPrChange w:id="3043" w:author="google1599737165" w:date="2023-04-24T13:47:39Z">
                      <w:rPr>
                        <w:sz w:val="22"/>
                        <w:szCs w:val="22"/>
                        <w:vertAlign w:val="superscript"/>
                      </w:rPr>
                    </w:rPrChange>
                  </w:rPr>
                  <w:delText>3</w:delText>
                </w:r>
              </w:del>
            </w:ins>
            <w:ins w:id="3044" w:author="Sergey Dudov" w:date="2023-04-24T09:39:41Z">
              <w:del w:id="3045" w:author="google1599737165" w:date="2023-04-24T12:26:43Z">
                <w:r>
                  <w:rPr>
                    <w:rFonts w:ascii="Verdana" w:hAnsi="Verdana" w:cs="Verdana"/>
                    <w:sz w:val="18"/>
                    <w:szCs w:val="18"/>
                    <w:rPrChange w:id="3046" w:author="google1599737165" w:date="2023-04-24T13:47:39Z">
                      <w:rPr>
                        <w:sz w:val="22"/>
                        <w:szCs w:val="22"/>
                      </w:rPr>
                    </w:rPrChange>
                  </w:rPr>
                  <w:delText>) (или в кл/мл и мг/л по ГОСТ 17.1.3.08-82);</w:delText>
                </w:r>
              </w:del>
            </w:ins>
          </w:p>
          <w:p>
            <w:pPr>
              <w:ind w:firstLine="0"/>
              <w:rPr>
                <w:ins w:id="3047" w:author="Sergey Dudov" w:date="2023-04-24T09:39:41Z"/>
                <w:del w:id="3048" w:author="google1599737165" w:date="2023-04-24T12:26:43Z"/>
                <w:rFonts w:ascii="Verdana" w:hAnsi="Verdana" w:cs="Verdana"/>
                <w:sz w:val="18"/>
                <w:szCs w:val="18"/>
                <w:rPrChange w:id="3049" w:author="google1599737165" w:date="2023-04-24T13:47:39Z">
                  <w:rPr>
                    <w:ins w:id="3050" w:author="Sergey Dudov" w:date="2023-04-24T09:39:41Z"/>
                    <w:del w:id="3051" w:author="google1599737165" w:date="2023-04-24T12:26:43Z"/>
                    <w:sz w:val="22"/>
                    <w:szCs w:val="22"/>
                  </w:rPr>
                </w:rPrChange>
              </w:rPr>
            </w:pPr>
            <w:ins w:id="3052" w:author="Sergey Dudov" w:date="2023-04-24T09:39:41Z">
              <w:del w:id="3053" w:author="google1599737165" w:date="2023-04-24T12:26:43Z">
                <w:r>
                  <w:rPr>
                    <w:rFonts w:ascii="Verdana" w:hAnsi="Verdana" w:cs="Verdana"/>
                    <w:sz w:val="18"/>
                    <w:szCs w:val="18"/>
                    <w:rPrChange w:id="3054" w:author="google1599737165" w:date="2023-04-24T13:47:39Z">
                      <w:rPr>
                        <w:sz w:val="22"/>
                        <w:szCs w:val="22"/>
                      </w:rPr>
                    </w:rPrChange>
                  </w:rPr>
                  <w:delText>- численность и биомасса основных систематических групп и видов;</w:delText>
                </w:r>
              </w:del>
            </w:ins>
          </w:p>
          <w:p>
            <w:pPr>
              <w:ind w:firstLine="0"/>
              <w:rPr>
                <w:ins w:id="3055" w:author="Sergey Dudov" w:date="2023-04-24T09:39:41Z"/>
                <w:del w:id="3056" w:author="google1599737165" w:date="2023-04-24T12:26:43Z"/>
                <w:rFonts w:ascii="Verdana" w:hAnsi="Verdana" w:cs="Verdana"/>
                <w:sz w:val="18"/>
                <w:szCs w:val="18"/>
                <w:rPrChange w:id="3057" w:author="google1599737165" w:date="2023-04-24T13:47:39Z">
                  <w:rPr>
                    <w:ins w:id="3058" w:author="Sergey Dudov" w:date="2023-04-24T09:39:41Z"/>
                    <w:del w:id="3059" w:author="google1599737165" w:date="2023-04-24T12:26:43Z"/>
                    <w:sz w:val="22"/>
                    <w:szCs w:val="22"/>
                  </w:rPr>
                </w:rPrChange>
              </w:rPr>
            </w:pPr>
            <w:ins w:id="3060" w:author="Sergey Dudov" w:date="2023-04-24T09:39:41Z">
              <w:del w:id="3061" w:author="google1599737165" w:date="2023-04-24T12:26:43Z">
                <w:r>
                  <w:rPr>
                    <w:rFonts w:ascii="Verdana" w:hAnsi="Verdana" w:cs="Verdana"/>
                    <w:sz w:val="18"/>
                    <w:szCs w:val="18"/>
                    <w:rPrChange w:id="3062" w:author="google1599737165" w:date="2023-04-24T13:47:39Z">
                      <w:rPr>
                        <w:sz w:val="22"/>
                        <w:szCs w:val="22"/>
                      </w:rPr>
                    </w:rPrChange>
                  </w:rPr>
                  <w:delText>- наличие/отсутствие инвазивных видов.</w:delText>
                </w:r>
              </w:del>
            </w:ins>
          </w:p>
          <w:p>
            <w:pPr>
              <w:ind w:firstLine="0"/>
              <w:rPr>
                <w:ins w:id="3063" w:author="Sergey Dudov" w:date="2023-04-24T09:39:41Z"/>
                <w:del w:id="3064" w:author="google1599737165" w:date="2023-04-24T12:26:43Z"/>
                <w:rFonts w:ascii="Verdana" w:hAnsi="Verdana" w:cs="Verdana"/>
                <w:sz w:val="18"/>
                <w:szCs w:val="18"/>
                <w:rPrChange w:id="3065" w:author="google1599737165" w:date="2023-04-24T13:47:39Z">
                  <w:rPr>
                    <w:ins w:id="3066" w:author="Sergey Dudov" w:date="2023-04-24T09:39:41Z"/>
                    <w:del w:id="3067" w:author="google1599737165" w:date="2023-04-24T12:26:43Z"/>
                    <w:sz w:val="22"/>
                    <w:szCs w:val="22"/>
                  </w:rPr>
                </w:rPrChange>
              </w:rPr>
            </w:pPr>
          </w:p>
        </w:tc>
        <w:tc>
          <w:tcPr>
            <w:tcW w:w="2251"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ins w:id="3068" w:author="Sergey Dudov" w:date="2023-04-24T09:39:41Z"/>
                <w:del w:id="3069" w:author="google1599737165" w:date="2023-04-24T12:26:43Z"/>
                <w:rFonts w:ascii="Verdana" w:hAnsi="Verdana" w:cs="Verdana"/>
                <w:sz w:val="18"/>
                <w:szCs w:val="18"/>
                <w:rPrChange w:id="3070" w:author="google1599737165" w:date="2023-04-24T13:47:39Z">
                  <w:rPr>
                    <w:ins w:id="3071" w:author="Sergey Dudov" w:date="2023-04-24T09:39:41Z"/>
                    <w:del w:id="3072" w:author="google1599737165" w:date="2023-04-24T12:26:43Z"/>
                    <w:sz w:val="22"/>
                    <w:szCs w:val="22"/>
                  </w:rPr>
                </w:rPrChange>
              </w:rPr>
            </w:pPr>
            <w:ins w:id="3073" w:author="Sergey Dudov" w:date="2023-04-24T09:39:41Z">
              <w:del w:id="3074" w:author="google1599737165" w:date="2023-04-24T12:26:43Z">
                <w:r>
                  <w:rPr>
                    <w:rFonts w:ascii="Verdana" w:hAnsi="Verdana" w:cs="Verdana"/>
                    <w:sz w:val="18"/>
                    <w:szCs w:val="18"/>
                    <w:rPrChange w:id="3075" w:author="google1599737165" w:date="2023-04-24T13:47:39Z">
                      <w:rPr>
                        <w:sz w:val="22"/>
                        <w:szCs w:val="22"/>
                      </w:rPr>
                    </w:rPrChange>
                  </w:rPr>
                  <w:delText>Орудие отбора проб:  пластиковый батометр.</w:delText>
                </w:r>
              </w:del>
            </w:ins>
          </w:p>
          <w:p>
            <w:pPr>
              <w:ind w:firstLine="0"/>
              <w:rPr>
                <w:ins w:id="3076" w:author="Sergey Dudov" w:date="2023-04-24T09:39:41Z"/>
                <w:del w:id="3077" w:author="google1599737165" w:date="2023-04-24T12:26:43Z"/>
                <w:rFonts w:ascii="Verdana" w:hAnsi="Verdana" w:cs="Verdana"/>
                <w:sz w:val="18"/>
                <w:szCs w:val="18"/>
                <w:rPrChange w:id="3078" w:author="google1599737165" w:date="2023-04-24T13:47:39Z">
                  <w:rPr>
                    <w:ins w:id="3079" w:author="Sergey Dudov" w:date="2023-04-24T09:39:41Z"/>
                    <w:del w:id="3080" w:author="google1599737165" w:date="2023-04-24T12:26:43Z"/>
                    <w:sz w:val="22"/>
                    <w:szCs w:val="22"/>
                  </w:rPr>
                </w:rPrChange>
              </w:rPr>
            </w:pPr>
            <w:ins w:id="3081" w:author="Sergey Dudov" w:date="2023-04-24T09:39:41Z">
              <w:del w:id="3082" w:author="google1599737165" w:date="2023-04-24T12:26:43Z">
                <w:r>
                  <w:rPr>
                    <w:rFonts w:ascii="Verdana" w:hAnsi="Verdana" w:cs="Verdana"/>
                    <w:sz w:val="18"/>
                    <w:szCs w:val="18"/>
                    <w:rPrChange w:id="3083" w:author="google1599737165" w:date="2023-04-24T13:47:39Z">
                      <w:rPr>
                        <w:sz w:val="22"/>
                        <w:szCs w:val="22"/>
                      </w:rPr>
                    </w:rPrChange>
                  </w:rPr>
                  <w:delText>Консервация проб: уксуснокислый фиксатор на основе формалина и йодида калия (по Методика изучения…, 1975, Руководство…, 1983, Руководство…, 1992) или формалин.</w:delText>
                </w:r>
              </w:del>
            </w:ins>
          </w:p>
          <w:p>
            <w:pPr>
              <w:ind w:firstLine="0"/>
              <w:rPr>
                <w:ins w:id="3084" w:author="Sergey Dudov" w:date="2023-04-24T09:39:41Z"/>
                <w:del w:id="3085" w:author="google1599737165" w:date="2023-04-24T12:26:43Z"/>
                <w:rFonts w:ascii="Verdana" w:hAnsi="Verdana" w:cs="Verdana"/>
                <w:sz w:val="18"/>
                <w:szCs w:val="18"/>
                <w:rPrChange w:id="3086" w:author="google1599737165" w:date="2023-04-24T13:47:39Z">
                  <w:rPr>
                    <w:ins w:id="3087" w:author="Sergey Dudov" w:date="2023-04-24T09:39:41Z"/>
                    <w:del w:id="3088" w:author="google1599737165" w:date="2023-04-24T12:26:43Z"/>
                    <w:sz w:val="22"/>
                    <w:szCs w:val="22"/>
                  </w:rPr>
                </w:rPrChange>
              </w:rPr>
            </w:pPr>
            <w:ins w:id="3089" w:author="Sergey Dudov" w:date="2023-04-24T09:39:41Z">
              <w:del w:id="3090" w:author="google1599737165" w:date="2023-04-24T12:26:43Z">
                <w:r>
                  <w:rPr>
                    <w:rFonts w:ascii="Verdana" w:hAnsi="Verdana" w:cs="Verdana"/>
                    <w:sz w:val="18"/>
                    <w:szCs w:val="18"/>
                    <w:rPrChange w:id="3091" w:author="google1599737165" w:date="2023-04-24T13:47:39Z">
                      <w:rPr>
                        <w:sz w:val="22"/>
                        <w:szCs w:val="22"/>
                      </w:rPr>
                    </w:rPrChange>
                  </w:rPr>
                  <w:delText>Анализ проб:  микроскопический.</w:delText>
                </w:r>
              </w:del>
            </w:ins>
          </w:p>
        </w:tc>
        <w:tc>
          <w:tcPr>
            <w:tcW w:w="3621"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ins w:id="3092" w:author="Sergey Dudov" w:date="2023-04-24T09:39:41Z"/>
                <w:del w:id="3093" w:author="google1599737165" w:date="2023-04-24T12:26:43Z"/>
                <w:rFonts w:ascii="Verdana" w:hAnsi="Verdana" w:cs="Verdana"/>
                <w:sz w:val="18"/>
                <w:szCs w:val="18"/>
                <w:rPrChange w:id="3094" w:author="google1599737165" w:date="2023-04-24T13:47:39Z">
                  <w:rPr>
                    <w:ins w:id="3095" w:author="Sergey Dudov" w:date="2023-04-24T09:39:41Z"/>
                    <w:del w:id="3096" w:author="google1599737165" w:date="2023-04-24T12:26:43Z"/>
                    <w:sz w:val="22"/>
                    <w:szCs w:val="22"/>
                  </w:rPr>
                </w:rPrChange>
              </w:rPr>
            </w:pPr>
            <w:ins w:id="3097" w:author="Sergey Dudov" w:date="2023-04-24T09:39:41Z">
              <w:del w:id="3098" w:author="google1599737165" w:date="2023-04-24T12:26:43Z">
                <w:r>
                  <w:rPr>
                    <w:rFonts w:ascii="Verdana" w:hAnsi="Verdana" w:cs="Verdana"/>
                    <w:sz w:val="18"/>
                    <w:szCs w:val="18"/>
                    <w:rPrChange w:id="3099" w:author="google1599737165" w:date="2023-04-24T13:47:39Z">
                      <w:rPr>
                        <w:sz w:val="22"/>
                        <w:szCs w:val="22"/>
                      </w:rPr>
                    </w:rPrChange>
                  </w:rPr>
                  <w:delText xml:space="preserve">Инструкции …, 2004. </w:delText>
                </w:r>
              </w:del>
            </w:ins>
          </w:p>
          <w:p>
            <w:pPr>
              <w:ind w:firstLine="0"/>
              <w:rPr>
                <w:ins w:id="3100" w:author="Sergey Dudov" w:date="2023-04-24T09:39:41Z"/>
                <w:del w:id="3101" w:author="google1599737165" w:date="2023-04-24T12:26:43Z"/>
                <w:rFonts w:ascii="Verdana" w:hAnsi="Verdana" w:cs="Verdana"/>
                <w:sz w:val="18"/>
                <w:szCs w:val="18"/>
                <w:rPrChange w:id="3102" w:author="google1599737165" w:date="2023-04-24T13:47:39Z">
                  <w:rPr>
                    <w:ins w:id="3103" w:author="Sergey Dudov" w:date="2023-04-24T09:39:41Z"/>
                    <w:del w:id="3104" w:author="google1599737165" w:date="2023-04-24T12:26:43Z"/>
                    <w:sz w:val="22"/>
                    <w:szCs w:val="22"/>
                  </w:rPr>
                </w:rPrChange>
              </w:rPr>
            </w:pPr>
            <w:ins w:id="3105" w:author="Sergey Dudov" w:date="2023-04-24T09:39:41Z">
              <w:del w:id="3106" w:author="google1599737165" w:date="2023-04-24T12:26:43Z">
                <w:r>
                  <w:rPr>
                    <w:rFonts w:ascii="Verdana" w:hAnsi="Verdana" w:cs="Verdana"/>
                    <w:sz w:val="18"/>
                    <w:szCs w:val="18"/>
                    <w:rPrChange w:id="3107" w:author="google1599737165" w:date="2023-04-24T13:47:39Z">
                      <w:rPr>
                        <w:sz w:val="22"/>
                        <w:szCs w:val="22"/>
                      </w:rPr>
                    </w:rPrChange>
                  </w:rPr>
                  <w:delText>Методические рекомендации…, 1981.</w:delText>
                </w:r>
              </w:del>
            </w:ins>
          </w:p>
          <w:p>
            <w:pPr>
              <w:ind w:firstLine="0"/>
              <w:rPr>
                <w:ins w:id="3108" w:author="Sergey Dudov" w:date="2023-04-24T09:39:41Z"/>
                <w:del w:id="3109" w:author="google1599737165" w:date="2023-04-24T12:26:43Z"/>
                <w:rFonts w:ascii="Verdana" w:hAnsi="Verdana" w:cs="Verdana"/>
                <w:sz w:val="18"/>
                <w:szCs w:val="18"/>
                <w:rPrChange w:id="3110" w:author="google1599737165" w:date="2023-04-24T13:47:39Z">
                  <w:rPr>
                    <w:ins w:id="3111" w:author="Sergey Dudov" w:date="2023-04-24T09:39:41Z"/>
                    <w:del w:id="3112" w:author="google1599737165" w:date="2023-04-24T12:26:43Z"/>
                    <w:sz w:val="22"/>
                    <w:szCs w:val="22"/>
                  </w:rPr>
                </w:rPrChange>
              </w:rPr>
            </w:pPr>
            <w:ins w:id="3113" w:author="Sergey Dudov" w:date="2023-04-24T09:39:41Z">
              <w:del w:id="3114" w:author="google1599737165" w:date="2023-04-24T12:26:43Z">
                <w:r>
                  <w:rPr>
                    <w:rFonts w:ascii="Verdana" w:hAnsi="Verdana" w:cs="Verdana"/>
                    <w:sz w:val="18"/>
                    <w:szCs w:val="18"/>
                    <w:rPrChange w:id="3115" w:author="google1599737165" w:date="2023-04-24T13:47:39Z">
                      <w:rPr>
                        <w:sz w:val="22"/>
                        <w:szCs w:val="22"/>
                      </w:rPr>
                    </w:rPrChange>
                  </w:rPr>
                  <w:delText xml:space="preserve">Руководство по гидробиоло-гическому мониторингу …, 1992. </w:delText>
                </w:r>
              </w:del>
            </w:ins>
          </w:p>
          <w:p>
            <w:pPr>
              <w:ind w:firstLine="0"/>
              <w:rPr>
                <w:ins w:id="3116" w:author="Sergey Dudov" w:date="2023-04-24T09:39:41Z"/>
                <w:del w:id="3117" w:author="google1599737165" w:date="2023-04-24T12:26:43Z"/>
                <w:rFonts w:ascii="Verdana" w:hAnsi="Verdana" w:cs="Verdana"/>
                <w:sz w:val="18"/>
                <w:szCs w:val="18"/>
                <w:rPrChange w:id="3118" w:author="google1599737165" w:date="2023-04-24T13:47:39Z">
                  <w:rPr>
                    <w:ins w:id="3119" w:author="Sergey Dudov" w:date="2023-04-24T09:39:41Z"/>
                    <w:del w:id="3120" w:author="google1599737165" w:date="2023-04-24T12:26:43Z"/>
                    <w:sz w:val="22"/>
                    <w:szCs w:val="22"/>
                  </w:rPr>
                </w:rPrChange>
              </w:rPr>
            </w:pPr>
            <w:ins w:id="3121" w:author="Sergey Dudov" w:date="2023-04-24T09:39:41Z">
              <w:del w:id="3122" w:author="google1599737165" w:date="2023-04-24T12:26:43Z">
                <w:r>
                  <w:rPr>
                    <w:rFonts w:ascii="Verdana" w:hAnsi="Verdana" w:cs="Verdana"/>
                    <w:sz w:val="18"/>
                    <w:szCs w:val="18"/>
                    <w:rPrChange w:id="3123" w:author="google1599737165" w:date="2023-04-24T13:47:39Z">
                      <w:rPr>
                        <w:sz w:val="22"/>
                        <w:szCs w:val="22"/>
                      </w:rPr>
                    </w:rPrChange>
                  </w:rPr>
                  <w:delText xml:space="preserve">Руководство по методам…, 1983. </w:delText>
                </w:r>
              </w:del>
            </w:ins>
          </w:p>
          <w:p>
            <w:pPr>
              <w:ind w:firstLine="0"/>
              <w:rPr>
                <w:ins w:id="3124" w:author="Sergey Dudov" w:date="2023-04-24T09:39:41Z"/>
                <w:del w:id="3125" w:author="google1599737165" w:date="2023-04-24T12:26:43Z"/>
                <w:rFonts w:ascii="Verdana" w:hAnsi="Verdana" w:cs="Verdana"/>
                <w:sz w:val="18"/>
                <w:szCs w:val="18"/>
                <w:rPrChange w:id="3126" w:author="google1599737165" w:date="2023-04-24T13:47:39Z">
                  <w:rPr>
                    <w:ins w:id="3127" w:author="Sergey Dudov" w:date="2023-04-24T09:39:41Z"/>
                    <w:del w:id="3128" w:author="google1599737165" w:date="2023-04-24T12:26:43Z"/>
                    <w:sz w:val="22"/>
                    <w:szCs w:val="22"/>
                  </w:rPr>
                </w:rPrChange>
              </w:rPr>
            </w:pPr>
            <w:ins w:id="3129" w:author="Sergey Dudov" w:date="2023-04-24T09:39:41Z">
              <w:del w:id="3130" w:author="google1599737165" w:date="2023-04-24T12:26:43Z">
                <w:r>
                  <w:rPr>
                    <w:rFonts w:ascii="Verdana" w:hAnsi="Verdana" w:cs="Verdana"/>
                    <w:sz w:val="18"/>
                    <w:szCs w:val="18"/>
                    <w:rPrChange w:id="3131" w:author="google1599737165" w:date="2023-04-24T13:47:39Z">
                      <w:rPr>
                        <w:sz w:val="22"/>
                        <w:szCs w:val="22"/>
                      </w:rPr>
                    </w:rPrChange>
                  </w:rPr>
                  <w:delText>Руководство по методам …, 1980.</w:delText>
                </w:r>
              </w:del>
            </w:ins>
          </w:p>
          <w:p>
            <w:pPr>
              <w:ind w:firstLine="0"/>
              <w:rPr>
                <w:ins w:id="3132" w:author="Sergey Dudov" w:date="2023-04-24T09:39:41Z"/>
                <w:del w:id="3133" w:author="google1599737165" w:date="2023-04-24T12:26:43Z"/>
                <w:rFonts w:ascii="Verdana" w:hAnsi="Verdana" w:cs="Verdana"/>
                <w:sz w:val="18"/>
                <w:szCs w:val="18"/>
                <w:rPrChange w:id="3134" w:author="google1599737165" w:date="2023-04-24T13:47:39Z">
                  <w:rPr>
                    <w:ins w:id="3135" w:author="Sergey Dudov" w:date="2023-04-24T09:39:41Z"/>
                    <w:del w:id="3136" w:author="google1599737165" w:date="2023-04-24T12:26:43Z"/>
                    <w:sz w:val="22"/>
                    <w:szCs w:val="22"/>
                  </w:rPr>
                </w:rPrChange>
              </w:rPr>
            </w:pPr>
            <w:ins w:id="3137" w:author="Sergey Dudov" w:date="2023-04-24T09:39:41Z">
              <w:del w:id="3138" w:author="google1599737165" w:date="2023-04-24T12:26:43Z">
                <w:r>
                  <w:rPr>
                    <w:rFonts w:ascii="Verdana" w:hAnsi="Verdana" w:cs="Verdana"/>
                    <w:sz w:val="18"/>
                    <w:szCs w:val="18"/>
                    <w:rPrChange w:id="3139" w:author="google1599737165" w:date="2023-04-24T13:47:39Z">
                      <w:rPr>
                        <w:sz w:val="22"/>
                        <w:szCs w:val="22"/>
                      </w:rPr>
                    </w:rPrChange>
                  </w:rPr>
                  <w:delText xml:space="preserve">Современные методы…, 1983. </w:delText>
                </w:r>
              </w:del>
            </w:ins>
          </w:p>
          <w:p>
            <w:pPr>
              <w:ind w:firstLine="0"/>
              <w:rPr>
                <w:ins w:id="3140" w:author="Sergey Dudov" w:date="2023-04-24T09:39:41Z"/>
                <w:del w:id="3141" w:author="google1599737165" w:date="2023-04-24T12:26:43Z"/>
                <w:rFonts w:ascii="Verdana" w:hAnsi="Verdana" w:cs="Verdana"/>
                <w:sz w:val="18"/>
                <w:szCs w:val="18"/>
                <w:rPrChange w:id="3142" w:author="google1599737165" w:date="2023-04-24T13:47:39Z">
                  <w:rPr>
                    <w:ins w:id="3143" w:author="Sergey Dudov" w:date="2023-04-24T09:39:41Z"/>
                    <w:del w:id="3144" w:author="google1599737165" w:date="2023-04-24T12:26:43Z"/>
                    <w:sz w:val="22"/>
                    <w:szCs w:val="22"/>
                  </w:rPr>
                </w:rPrChange>
              </w:rPr>
            </w:pPr>
            <w:ins w:id="3145" w:author="Sergey Dudov" w:date="2023-04-24T09:39:41Z">
              <w:del w:id="3146" w:author="google1599737165" w:date="2023-04-24T12:26:43Z">
                <w:r>
                  <w:rPr>
                    <w:rFonts w:ascii="Verdana" w:hAnsi="Verdana" w:cs="Verdana"/>
                    <w:sz w:val="18"/>
                    <w:szCs w:val="18"/>
                    <w:rPrChange w:id="3147" w:author="google1599737165" w:date="2023-04-24T13:47:39Z">
                      <w:rPr>
                        <w:sz w:val="22"/>
                        <w:szCs w:val="22"/>
                      </w:rPr>
                    </w:rPrChange>
                  </w:rPr>
                  <w:delText xml:space="preserve">Методика изучения…, 1975. </w:delText>
                </w:r>
              </w:del>
            </w:ins>
          </w:p>
          <w:p>
            <w:pPr>
              <w:ind w:firstLine="0"/>
              <w:rPr>
                <w:ins w:id="3148" w:author="Sergey Dudov" w:date="2023-04-24T09:39:41Z"/>
                <w:del w:id="3149" w:author="google1599737165" w:date="2023-04-24T12:26:43Z"/>
                <w:rFonts w:ascii="Verdana" w:hAnsi="Verdana" w:cs="Verdana"/>
                <w:sz w:val="18"/>
                <w:szCs w:val="18"/>
                <w:rPrChange w:id="3150" w:author="google1599737165" w:date="2023-04-24T13:47:39Z">
                  <w:rPr>
                    <w:ins w:id="3151" w:author="Sergey Dudov" w:date="2023-04-24T09:39:41Z"/>
                    <w:del w:id="3152" w:author="google1599737165" w:date="2023-04-24T12:26:43Z"/>
                    <w:sz w:val="22"/>
                    <w:szCs w:val="22"/>
                  </w:rPr>
                </w:rPrChange>
              </w:rPr>
            </w:pPr>
            <w:ins w:id="3153" w:author="Sergey Dudov" w:date="2023-04-24T09:39:41Z">
              <w:del w:id="3154" w:author="google1599737165" w:date="2023-04-24T12:26:43Z">
                <w:r>
                  <w:rPr>
                    <w:rFonts w:ascii="Verdana" w:hAnsi="Verdana" w:cs="Verdana"/>
                    <w:sz w:val="18"/>
                    <w:szCs w:val="18"/>
                    <w:rPrChange w:id="3155" w:author="google1599737165" w:date="2023-04-24T13:47:39Z">
                      <w:rPr>
                        <w:sz w:val="22"/>
                        <w:szCs w:val="22"/>
                      </w:rPr>
                    </w:rPrChange>
                  </w:rPr>
                  <w:delText>ГОСТ 31861-2012.</w:delText>
                </w:r>
              </w:del>
            </w:ins>
          </w:p>
          <w:p>
            <w:pPr>
              <w:tabs>
                <w:tab w:val="left" w:pos="399"/>
              </w:tabs>
              <w:ind w:firstLine="0"/>
              <w:rPr>
                <w:ins w:id="3156" w:author="Sergey Dudov" w:date="2023-04-24T09:39:41Z"/>
                <w:del w:id="3157" w:author="google1599737165" w:date="2023-04-24T12:26:43Z"/>
                <w:rFonts w:ascii="Verdana" w:hAnsi="Verdana" w:cs="Verdana"/>
                <w:sz w:val="18"/>
                <w:szCs w:val="18"/>
                <w:rPrChange w:id="3158" w:author="google1599737165" w:date="2023-04-24T13:47:39Z">
                  <w:rPr>
                    <w:ins w:id="3159" w:author="Sergey Dudov" w:date="2023-04-24T09:39:41Z"/>
                    <w:del w:id="3160" w:author="google1599737165" w:date="2023-04-24T12:26:43Z"/>
                    <w:sz w:val="22"/>
                    <w:szCs w:val="22"/>
                  </w:rPr>
                </w:rPrChange>
              </w:rPr>
            </w:pPr>
            <w:ins w:id="3161" w:author="Sergey Dudov" w:date="2023-04-24T09:39:41Z">
              <w:del w:id="3162" w:author="google1599737165" w:date="2023-04-24T12:26:43Z">
                <w:r>
                  <w:rPr>
                    <w:rFonts w:ascii="Verdana" w:hAnsi="Verdana" w:cs="Verdana"/>
                    <w:sz w:val="18"/>
                    <w:szCs w:val="18"/>
                    <w:rPrChange w:id="3163" w:author="google1599737165" w:date="2023-04-24T13:47:39Z">
                      <w:rPr>
                        <w:sz w:val="22"/>
                        <w:szCs w:val="22"/>
                      </w:rPr>
                    </w:rPrChange>
                  </w:rPr>
                  <w:delText>ГОСТ 17.1.3.08-82.</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3164" w:author="Sergey Dudov" w:date="2023-04-24T09:39:41Z"/>
          <w:del w:id="3165" w:author="google1599737165" w:date="2023-04-24T12:26:43Z"/>
        </w:trPr>
        <w:tc>
          <w:tcPr>
            <w:tcW w:w="1535"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ins w:id="3166" w:author="Sergey Dudov" w:date="2023-04-24T09:39:41Z"/>
                <w:del w:id="3167" w:author="google1599737165" w:date="2023-04-24T12:26:43Z"/>
                <w:rFonts w:ascii="Verdana" w:hAnsi="Verdana" w:cs="Verdana"/>
                <w:sz w:val="18"/>
                <w:szCs w:val="18"/>
                <w:rPrChange w:id="3168" w:author="google1599737165" w:date="2023-04-24T13:47:39Z">
                  <w:rPr>
                    <w:ins w:id="3169" w:author="Sergey Dudov" w:date="2023-04-24T09:39:41Z"/>
                    <w:del w:id="3170" w:author="google1599737165" w:date="2023-04-24T12:26:43Z"/>
                    <w:sz w:val="22"/>
                    <w:szCs w:val="22"/>
                  </w:rPr>
                </w:rPrChange>
              </w:rPr>
            </w:pPr>
            <w:ins w:id="3171" w:author="Sergey Dudov" w:date="2023-04-24T09:39:41Z">
              <w:del w:id="3172" w:author="google1599737165" w:date="2023-04-24T12:26:43Z">
                <w:r>
                  <w:rPr>
                    <w:rFonts w:ascii="Verdana" w:hAnsi="Verdana" w:cs="Verdana"/>
                    <w:sz w:val="18"/>
                    <w:szCs w:val="18"/>
                    <w:rPrChange w:id="3173" w:author="google1599737165" w:date="2023-04-24T13:47:39Z">
                      <w:rPr>
                        <w:sz w:val="22"/>
                        <w:szCs w:val="22"/>
                      </w:rPr>
                    </w:rPrChange>
                  </w:rPr>
                  <w:delText>Зоопланктон</w:delText>
                </w:r>
              </w:del>
            </w:ins>
          </w:p>
        </w:tc>
        <w:tc>
          <w:tcPr>
            <w:tcW w:w="2062"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ins w:id="3174" w:author="Sergey Dudov" w:date="2023-04-24T09:39:41Z"/>
                <w:del w:id="3175" w:author="google1599737165" w:date="2023-04-24T12:26:43Z"/>
                <w:rFonts w:ascii="Verdana" w:hAnsi="Verdana" w:cs="Verdana"/>
                <w:sz w:val="18"/>
                <w:szCs w:val="18"/>
                <w:rPrChange w:id="3176" w:author="google1599737165" w:date="2023-04-24T13:47:39Z">
                  <w:rPr>
                    <w:ins w:id="3177" w:author="Sergey Dudov" w:date="2023-04-24T09:39:41Z"/>
                    <w:del w:id="3178" w:author="google1599737165" w:date="2023-04-24T12:26:43Z"/>
                    <w:sz w:val="22"/>
                    <w:szCs w:val="22"/>
                  </w:rPr>
                </w:rPrChange>
              </w:rPr>
            </w:pPr>
            <w:ins w:id="3179" w:author="Sergey Dudov" w:date="2023-04-24T09:39:41Z">
              <w:del w:id="3180" w:author="google1599737165" w:date="2023-04-24T12:26:43Z">
                <w:r>
                  <w:rPr>
                    <w:rFonts w:ascii="Verdana" w:hAnsi="Verdana" w:cs="Verdana"/>
                    <w:sz w:val="18"/>
                    <w:szCs w:val="18"/>
                    <w:rPrChange w:id="3181" w:author="google1599737165" w:date="2023-04-24T13:47:39Z">
                      <w:rPr>
                        <w:sz w:val="22"/>
                        <w:szCs w:val="22"/>
                      </w:rPr>
                    </w:rPrChange>
                  </w:rPr>
                  <w:delText>Количественные и качественные показатели:</w:delText>
                </w:r>
              </w:del>
            </w:ins>
          </w:p>
          <w:p>
            <w:pPr>
              <w:ind w:firstLine="0"/>
              <w:rPr>
                <w:ins w:id="3182" w:author="Sergey Dudov" w:date="2023-04-24T09:39:41Z"/>
                <w:del w:id="3183" w:author="google1599737165" w:date="2023-04-24T12:26:43Z"/>
                <w:rFonts w:ascii="Verdana" w:hAnsi="Verdana" w:cs="Verdana"/>
                <w:sz w:val="18"/>
                <w:szCs w:val="18"/>
                <w:rPrChange w:id="3184" w:author="google1599737165" w:date="2023-04-24T13:47:39Z">
                  <w:rPr>
                    <w:ins w:id="3185" w:author="Sergey Dudov" w:date="2023-04-24T09:39:41Z"/>
                    <w:del w:id="3186" w:author="google1599737165" w:date="2023-04-24T12:26:43Z"/>
                    <w:sz w:val="22"/>
                    <w:szCs w:val="22"/>
                  </w:rPr>
                </w:rPrChange>
              </w:rPr>
            </w:pPr>
            <w:ins w:id="3187" w:author="Sergey Dudov" w:date="2023-04-24T09:39:41Z">
              <w:del w:id="3188" w:author="google1599737165" w:date="2023-04-24T12:26:43Z">
                <w:r>
                  <w:rPr>
                    <w:rFonts w:ascii="Verdana" w:hAnsi="Verdana" w:cs="Verdana"/>
                    <w:sz w:val="18"/>
                    <w:szCs w:val="18"/>
                    <w:rPrChange w:id="3189" w:author="google1599737165" w:date="2023-04-24T13:47:39Z">
                      <w:rPr>
                        <w:sz w:val="22"/>
                        <w:szCs w:val="22"/>
                      </w:rPr>
                    </w:rPrChange>
                  </w:rPr>
                  <w:delText>- видовой состав;</w:delText>
                </w:r>
              </w:del>
            </w:ins>
          </w:p>
          <w:p>
            <w:pPr>
              <w:ind w:firstLine="0"/>
              <w:rPr>
                <w:ins w:id="3190" w:author="Sergey Dudov" w:date="2023-04-24T09:39:41Z"/>
                <w:del w:id="3191" w:author="google1599737165" w:date="2023-04-24T12:26:43Z"/>
                <w:rFonts w:ascii="Verdana" w:hAnsi="Verdana" w:cs="Verdana"/>
                <w:sz w:val="18"/>
                <w:szCs w:val="18"/>
                <w:rPrChange w:id="3192" w:author="google1599737165" w:date="2023-04-24T13:47:39Z">
                  <w:rPr>
                    <w:ins w:id="3193" w:author="Sergey Dudov" w:date="2023-04-24T09:39:41Z"/>
                    <w:del w:id="3194" w:author="google1599737165" w:date="2023-04-24T12:26:43Z"/>
                    <w:sz w:val="22"/>
                    <w:szCs w:val="22"/>
                  </w:rPr>
                </w:rPrChange>
              </w:rPr>
            </w:pPr>
            <w:ins w:id="3195" w:author="Sergey Dudov" w:date="2023-04-24T09:39:41Z">
              <w:del w:id="3196" w:author="google1599737165" w:date="2023-04-24T12:26:43Z">
                <w:r>
                  <w:rPr>
                    <w:rFonts w:ascii="Verdana" w:hAnsi="Verdana" w:cs="Verdana"/>
                    <w:sz w:val="18"/>
                    <w:szCs w:val="18"/>
                    <w:rPrChange w:id="3197" w:author="google1599737165" w:date="2023-04-24T13:47:39Z">
                      <w:rPr>
                        <w:sz w:val="22"/>
                        <w:szCs w:val="22"/>
                      </w:rPr>
                    </w:rPrChange>
                  </w:rPr>
                  <w:delText>общая численность и биомасса (экз./м</w:delText>
                </w:r>
              </w:del>
            </w:ins>
            <w:ins w:id="3198" w:author="Sergey Dudov" w:date="2023-04-24T09:39:41Z">
              <w:del w:id="3199" w:author="google1599737165" w:date="2023-04-24T12:26:43Z">
                <w:r>
                  <w:rPr>
                    <w:rFonts w:ascii="Verdana" w:hAnsi="Verdana" w:cs="Verdana"/>
                    <w:sz w:val="18"/>
                    <w:szCs w:val="18"/>
                    <w:vertAlign w:val="superscript"/>
                    <w:rPrChange w:id="3200" w:author="google1599737165" w:date="2023-04-24T13:47:39Z">
                      <w:rPr>
                        <w:sz w:val="22"/>
                        <w:szCs w:val="22"/>
                        <w:vertAlign w:val="superscript"/>
                      </w:rPr>
                    </w:rPrChange>
                  </w:rPr>
                  <w:delText>3</w:delText>
                </w:r>
              </w:del>
            </w:ins>
            <w:ins w:id="3201" w:author="Sergey Dudov" w:date="2023-04-24T09:39:41Z">
              <w:del w:id="3202" w:author="google1599737165" w:date="2023-04-24T12:26:43Z">
                <w:r>
                  <w:rPr>
                    <w:rFonts w:ascii="Verdana" w:hAnsi="Verdana" w:cs="Verdana"/>
                    <w:sz w:val="18"/>
                    <w:szCs w:val="18"/>
                    <w:rPrChange w:id="3203" w:author="google1599737165" w:date="2023-04-24T13:47:39Z">
                      <w:rPr>
                        <w:sz w:val="22"/>
                        <w:szCs w:val="22"/>
                      </w:rPr>
                    </w:rPrChange>
                  </w:rPr>
                  <w:delText xml:space="preserve"> и г/м</w:delText>
                </w:r>
              </w:del>
            </w:ins>
            <w:ins w:id="3204" w:author="Sergey Dudov" w:date="2023-04-24T09:39:41Z">
              <w:del w:id="3205" w:author="google1599737165" w:date="2023-04-24T12:26:43Z">
                <w:r>
                  <w:rPr>
                    <w:rFonts w:ascii="Verdana" w:hAnsi="Verdana" w:cs="Verdana"/>
                    <w:sz w:val="18"/>
                    <w:szCs w:val="18"/>
                    <w:vertAlign w:val="superscript"/>
                    <w:rPrChange w:id="3206" w:author="google1599737165" w:date="2023-04-24T13:47:39Z">
                      <w:rPr>
                        <w:sz w:val="22"/>
                        <w:szCs w:val="22"/>
                        <w:vertAlign w:val="superscript"/>
                      </w:rPr>
                    </w:rPrChange>
                  </w:rPr>
                  <w:delText>3</w:delText>
                </w:r>
              </w:del>
            </w:ins>
            <w:ins w:id="3207" w:author="Sergey Dudov" w:date="2023-04-24T09:39:41Z">
              <w:del w:id="3208" w:author="google1599737165" w:date="2023-04-24T12:26:43Z">
                <w:r>
                  <w:rPr>
                    <w:rFonts w:ascii="Verdana" w:hAnsi="Verdana" w:cs="Verdana"/>
                    <w:sz w:val="18"/>
                    <w:szCs w:val="18"/>
                    <w:rPrChange w:id="3209" w:author="google1599737165" w:date="2023-04-24T13:47:39Z">
                      <w:rPr>
                        <w:sz w:val="22"/>
                        <w:szCs w:val="22"/>
                      </w:rPr>
                    </w:rPrChange>
                  </w:rPr>
                  <w:delText>);</w:delText>
                </w:r>
              </w:del>
            </w:ins>
          </w:p>
          <w:p>
            <w:pPr>
              <w:ind w:firstLine="0"/>
              <w:rPr>
                <w:ins w:id="3210" w:author="Sergey Dudov" w:date="2023-04-24T09:39:41Z"/>
                <w:del w:id="3211" w:author="google1599737165" w:date="2023-04-24T12:26:43Z"/>
                <w:rFonts w:ascii="Verdana" w:hAnsi="Verdana" w:cs="Verdana"/>
                <w:sz w:val="18"/>
                <w:szCs w:val="18"/>
                <w:rPrChange w:id="3212" w:author="google1599737165" w:date="2023-04-24T13:47:39Z">
                  <w:rPr>
                    <w:ins w:id="3213" w:author="Sergey Dudov" w:date="2023-04-24T09:39:41Z"/>
                    <w:del w:id="3214" w:author="google1599737165" w:date="2023-04-24T12:26:43Z"/>
                    <w:sz w:val="22"/>
                    <w:szCs w:val="22"/>
                  </w:rPr>
                </w:rPrChange>
              </w:rPr>
            </w:pPr>
            <w:ins w:id="3215" w:author="Sergey Dudov" w:date="2023-04-24T09:39:41Z">
              <w:del w:id="3216" w:author="google1599737165" w:date="2023-04-24T12:26:43Z">
                <w:r>
                  <w:rPr>
                    <w:rFonts w:ascii="Verdana" w:hAnsi="Verdana" w:cs="Verdana"/>
                    <w:sz w:val="18"/>
                    <w:szCs w:val="18"/>
                    <w:rPrChange w:id="3217" w:author="google1599737165" w:date="2023-04-24T13:47:39Z">
                      <w:rPr>
                        <w:sz w:val="22"/>
                        <w:szCs w:val="22"/>
                      </w:rPr>
                    </w:rPrChange>
                  </w:rPr>
                  <w:delText>- численность и биомасса основных систематических групп и видов.</w:delText>
                </w:r>
              </w:del>
            </w:ins>
          </w:p>
          <w:p>
            <w:pPr>
              <w:ind w:firstLine="0"/>
              <w:rPr>
                <w:ins w:id="3218" w:author="Sergey Dudov" w:date="2023-04-24T09:39:41Z"/>
                <w:del w:id="3219" w:author="google1599737165" w:date="2023-04-24T12:26:43Z"/>
                <w:rFonts w:ascii="Verdana" w:hAnsi="Verdana" w:cs="Verdana"/>
                <w:sz w:val="18"/>
                <w:szCs w:val="18"/>
                <w:rPrChange w:id="3220" w:author="google1599737165" w:date="2023-04-24T13:47:39Z">
                  <w:rPr>
                    <w:ins w:id="3221" w:author="Sergey Dudov" w:date="2023-04-24T09:39:41Z"/>
                    <w:del w:id="3222" w:author="google1599737165" w:date="2023-04-24T12:26:43Z"/>
                    <w:sz w:val="22"/>
                    <w:szCs w:val="22"/>
                  </w:rPr>
                </w:rPrChange>
              </w:rPr>
            </w:pPr>
            <w:ins w:id="3223" w:author="Sergey Dudov" w:date="2023-04-24T09:39:41Z">
              <w:del w:id="3224" w:author="google1599737165" w:date="2023-04-24T12:26:43Z">
                <w:r>
                  <w:rPr>
                    <w:rFonts w:ascii="Verdana" w:hAnsi="Verdana" w:cs="Verdana"/>
                    <w:sz w:val="18"/>
                    <w:szCs w:val="18"/>
                    <w:rPrChange w:id="3225" w:author="google1599737165" w:date="2023-04-24T13:47:39Z">
                      <w:rPr>
                        <w:sz w:val="22"/>
                        <w:szCs w:val="22"/>
                      </w:rPr>
                    </w:rPrChange>
                  </w:rPr>
                  <w:delText>- наличие/отсутствие инвазивных видов.</w:delText>
                </w:r>
              </w:del>
            </w:ins>
          </w:p>
          <w:p>
            <w:pPr>
              <w:ind w:firstLine="0"/>
              <w:rPr>
                <w:ins w:id="3226" w:author="Sergey Dudov" w:date="2023-04-24T09:39:41Z"/>
                <w:del w:id="3227" w:author="google1599737165" w:date="2023-04-24T12:26:43Z"/>
                <w:rFonts w:ascii="Verdana" w:hAnsi="Verdana" w:cs="Verdana"/>
                <w:sz w:val="18"/>
                <w:szCs w:val="18"/>
                <w:rPrChange w:id="3228" w:author="google1599737165" w:date="2023-04-24T13:47:39Z">
                  <w:rPr>
                    <w:ins w:id="3229" w:author="Sergey Dudov" w:date="2023-04-24T09:39:41Z"/>
                    <w:del w:id="3230" w:author="google1599737165" w:date="2023-04-24T12:26:43Z"/>
                    <w:sz w:val="22"/>
                    <w:szCs w:val="22"/>
                  </w:rPr>
                </w:rPrChange>
              </w:rPr>
            </w:pPr>
          </w:p>
          <w:p>
            <w:pPr>
              <w:ind w:firstLine="0"/>
              <w:rPr>
                <w:ins w:id="3231" w:author="Sergey Dudov" w:date="2023-04-24T09:39:41Z"/>
                <w:del w:id="3232" w:author="google1599737165" w:date="2023-04-24T12:26:43Z"/>
                <w:rFonts w:ascii="Verdana" w:hAnsi="Verdana" w:cs="Verdana"/>
                <w:sz w:val="18"/>
                <w:szCs w:val="18"/>
                <w:rPrChange w:id="3233" w:author="google1599737165" w:date="2023-04-24T13:47:39Z">
                  <w:rPr>
                    <w:ins w:id="3234" w:author="Sergey Dudov" w:date="2023-04-24T09:39:41Z"/>
                    <w:del w:id="3235" w:author="google1599737165" w:date="2023-04-24T12:26:43Z"/>
                    <w:sz w:val="22"/>
                    <w:szCs w:val="22"/>
                  </w:rPr>
                </w:rPrChange>
              </w:rPr>
            </w:pPr>
          </w:p>
        </w:tc>
        <w:tc>
          <w:tcPr>
            <w:tcW w:w="2251"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ins w:id="3236" w:author="Sergey Dudov" w:date="2023-04-24T09:39:41Z"/>
                <w:del w:id="3237" w:author="google1599737165" w:date="2023-04-24T12:26:43Z"/>
                <w:rFonts w:ascii="Verdana" w:hAnsi="Verdana" w:cs="Verdana"/>
                <w:sz w:val="18"/>
                <w:szCs w:val="18"/>
                <w:rPrChange w:id="3238" w:author="google1599737165" w:date="2023-04-24T13:47:39Z">
                  <w:rPr>
                    <w:ins w:id="3239" w:author="Sergey Dudov" w:date="2023-04-24T09:39:41Z"/>
                    <w:del w:id="3240" w:author="google1599737165" w:date="2023-04-24T12:26:43Z"/>
                    <w:sz w:val="22"/>
                    <w:szCs w:val="22"/>
                  </w:rPr>
                </w:rPrChange>
              </w:rPr>
            </w:pPr>
            <w:ins w:id="3241" w:author="Sergey Dudov" w:date="2023-04-24T09:39:41Z">
              <w:del w:id="3242" w:author="google1599737165" w:date="2023-04-24T12:26:43Z">
                <w:r>
                  <w:rPr>
                    <w:rFonts w:ascii="Verdana" w:hAnsi="Verdana" w:cs="Verdana"/>
                    <w:sz w:val="18"/>
                    <w:szCs w:val="18"/>
                    <w:rPrChange w:id="3243" w:author="google1599737165" w:date="2023-04-24T13:47:39Z">
                      <w:rPr>
                        <w:sz w:val="22"/>
                        <w:szCs w:val="22"/>
                      </w:rPr>
                    </w:rPrChange>
                  </w:rPr>
                  <w:delText>Орудия отбора проб:  для станций глубоководной акватории – планктонная сеть Джеди (большая или средняя модели, размер ячеи ситовой ткани 100 мкм);</w:delText>
                </w:r>
              </w:del>
            </w:ins>
          </w:p>
          <w:p>
            <w:pPr>
              <w:ind w:firstLine="0"/>
              <w:rPr>
                <w:ins w:id="3244" w:author="Sergey Dudov" w:date="2023-04-24T09:39:41Z"/>
                <w:del w:id="3245" w:author="google1599737165" w:date="2023-04-24T12:26:43Z"/>
                <w:rFonts w:ascii="Verdana" w:hAnsi="Verdana" w:cs="Verdana"/>
                <w:sz w:val="18"/>
                <w:szCs w:val="18"/>
                <w:rPrChange w:id="3246" w:author="google1599737165" w:date="2023-04-24T13:47:39Z">
                  <w:rPr>
                    <w:ins w:id="3247" w:author="Sergey Dudov" w:date="2023-04-24T09:39:41Z"/>
                    <w:del w:id="3248" w:author="google1599737165" w:date="2023-04-24T12:26:43Z"/>
                    <w:sz w:val="22"/>
                    <w:szCs w:val="22"/>
                  </w:rPr>
                </w:rPrChange>
              </w:rPr>
            </w:pPr>
            <w:ins w:id="3249" w:author="Sergey Dudov" w:date="2023-04-24T09:39:41Z">
              <w:del w:id="3250" w:author="google1599737165" w:date="2023-04-24T12:26:43Z">
                <w:r>
                  <w:rPr>
                    <w:rFonts w:ascii="Verdana" w:hAnsi="Verdana" w:cs="Verdana"/>
                    <w:sz w:val="18"/>
                    <w:szCs w:val="18"/>
                    <w:rPrChange w:id="3251" w:author="google1599737165" w:date="2023-04-24T13:47:39Z">
                      <w:rPr>
                        <w:sz w:val="22"/>
                        <w:szCs w:val="22"/>
                      </w:rPr>
                    </w:rPrChange>
                  </w:rPr>
                  <w:delText>для мелководных прибрежных станций – конусная планктонная сеть сеть (размер ячеи ситовой ткани 100 мкм).</w:delText>
                </w:r>
              </w:del>
            </w:ins>
          </w:p>
          <w:p>
            <w:pPr>
              <w:ind w:firstLine="0"/>
              <w:rPr>
                <w:ins w:id="3252" w:author="Sergey Dudov" w:date="2023-04-24T09:39:41Z"/>
                <w:del w:id="3253" w:author="google1599737165" w:date="2023-04-24T12:26:43Z"/>
                <w:rFonts w:ascii="Verdana" w:hAnsi="Verdana" w:cs="Verdana"/>
                <w:sz w:val="18"/>
                <w:szCs w:val="18"/>
                <w:rPrChange w:id="3254" w:author="google1599737165" w:date="2023-04-24T13:47:39Z">
                  <w:rPr>
                    <w:ins w:id="3255" w:author="Sergey Dudov" w:date="2023-04-24T09:39:41Z"/>
                    <w:del w:id="3256" w:author="google1599737165" w:date="2023-04-24T12:26:43Z"/>
                    <w:sz w:val="22"/>
                    <w:szCs w:val="22"/>
                  </w:rPr>
                </w:rPrChange>
              </w:rPr>
            </w:pPr>
            <w:ins w:id="3257" w:author="Sergey Dudov" w:date="2023-04-24T09:39:41Z">
              <w:del w:id="3258" w:author="google1599737165" w:date="2023-04-24T12:26:43Z">
                <w:bookmarkStart w:id="7" w:name="_Hlk494711040"/>
                <w:r>
                  <w:rPr>
                    <w:rFonts w:ascii="Verdana" w:hAnsi="Verdana" w:cs="Verdana"/>
                    <w:sz w:val="18"/>
                    <w:szCs w:val="18"/>
                    <w:rPrChange w:id="3259" w:author="google1599737165" w:date="2023-04-24T13:47:39Z">
                      <w:rPr>
                        <w:sz w:val="22"/>
                        <w:szCs w:val="22"/>
                      </w:rPr>
                    </w:rPrChange>
                  </w:rPr>
                  <w:delText>Метод отбора проб: тотальный вертикальный лов сетью Джеди от дна до поверхности</w:delText>
                </w:r>
                <w:bookmarkEnd w:id="7"/>
              </w:del>
            </w:ins>
            <w:ins w:id="3260" w:author="Sergey Dudov" w:date="2023-04-24T09:39:41Z">
              <w:del w:id="3261" w:author="google1599737165" w:date="2023-04-24T12:26:43Z">
                <w:r>
                  <w:rPr>
                    <w:rFonts w:ascii="Verdana" w:hAnsi="Verdana" w:cs="Verdana"/>
                    <w:sz w:val="18"/>
                    <w:szCs w:val="18"/>
                    <w:rPrChange w:id="3262" w:author="google1599737165" w:date="2023-04-24T13:47:39Z">
                      <w:rPr>
                        <w:sz w:val="22"/>
                        <w:szCs w:val="22"/>
                      </w:rPr>
                    </w:rPrChange>
                  </w:rPr>
                  <w:delText>; на мелководных станциях – пролив через конусную сеть определенного объема воды.</w:delText>
                </w:r>
              </w:del>
            </w:ins>
          </w:p>
          <w:p>
            <w:pPr>
              <w:ind w:firstLine="0"/>
              <w:rPr>
                <w:ins w:id="3263" w:author="Sergey Dudov" w:date="2023-04-24T09:39:41Z"/>
                <w:del w:id="3264" w:author="google1599737165" w:date="2023-04-24T12:26:43Z"/>
                <w:rFonts w:ascii="Verdana" w:hAnsi="Verdana" w:cs="Verdana"/>
                <w:sz w:val="18"/>
                <w:szCs w:val="18"/>
                <w:rPrChange w:id="3265" w:author="google1599737165" w:date="2023-04-24T13:47:39Z">
                  <w:rPr>
                    <w:ins w:id="3266" w:author="Sergey Dudov" w:date="2023-04-24T09:39:41Z"/>
                    <w:del w:id="3267" w:author="google1599737165" w:date="2023-04-24T12:26:43Z"/>
                    <w:sz w:val="22"/>
                    <w:szCs w:val="22"/>
                  </w:rPr>
                </w:rPrChange>
              </w:rPr>
            </w:pPr>
            <w:ins w:id="3268" w:author="Sergey Dudov" w:date="2023-04-24T09:39:41Z">
              <w:del w:id="3269" w:author="google1599737165" w:date="2023-04-24T12:26:43Z">
                <w:r>
                  <w:rPr>
                    <w:rFonts w:ascii="Verdana" w:hAnsi="Verdana" w:cs="Verdana"/>
                    <w:sz w:val="18"/>
                    <w:szCs w:val="18"/>
                    <w:rPrChange w:id="3270" w:author="google1599737165" w:date="2023-04-24T13:47:39Z">
                      <w:rPr>
                        <w:sz w:val="22"/>
                        <w:szCs w:val="22"/>
                      </w:rPr>
                    </w:rPrChange>
                  </w:rPr>
                  <w:delText>Консервация проб: формалин.</w:delText>
                </w:r>
              </w:del>
            </w:ins>
          </w:p>
          <w:p>
            <w:pPr>
              <w:ind w:firstLine="0"/>
              <w:rPr>
                <w:ins w:id="3271" w:author="Sergey Dudov" w:date="2023-04-24T09:39:41Z"/>
                <w:del w:id="3272" w:author="google1599737165" w:date="2023-04-24T12:26:43Z"/>
                <w:rFonts w:ascii="Verdana" w:hAnsi="Verdana" w:cs="Verdana"/>
                <w:sz w:val="18"/>
                <w:szCs w:val="18"/>
                <w:rPrChange w:id="3273" w:author="google1599737165" w:date="2023-04-24T13:47:39Z">
                  <w:rPr>
                    <w:ins w:id="3274" w:author="Sergey Dudov" w:date="2023-04-24T09:39:41Z"/>
                    <w:del w:id="3275" w:author="google1599737165" w:date="2023-04-24T12:26:43Z"/>
                    <w:sz w:val="22"/>
                    <w:szCs w:val="22"/>
                  </w:rPr>
                </w:rPrChange>
              </w:rPr>
            </w:pPr>
            <w:ins w:id="3276" w:author="Sergey Dudov" w:date="2023-04-24T09:39:41Z">
              <w:del w:id="3277" w:author="google1599737165" w:date="2023-04-24T12:26:43Z">
                <w:r>
                  <w:rPr>
                    <w:rFonts w:ascii="Verdana" w:hAnsi="Verdana" w:cs="Verdana"/>
                    <w:sz w:val="18"/>
                    <w:szCs w:val="18"/>
                    <w:rPrChange w:id="3278" w:author="google1599737165" w:date="2023-04-24T13:47:39Z">
                      <w:rPr>
                        <w:sz w:val="22"/>
                        <w:szCs w:val="22"/>
                      </w:rPr>
                    </w:rPrChange>
                  </w:rPr>
                  <w:delText>Анализ проб:  микроскопический.</w:delText>
                </w:r>
              </w:del>
            </w:ins>
          </w:p>
        </w:tc>
        <w:tc>
          <w:tcPr>
            <w:tcW w:w="3621"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ins w:id="3279" w:author="Sergey Dudov" w:date="2023-04-24T09:39:41Z"/>
                <w:del w:id="3280" w:author="google1599737165" w:date="2023-04-24T12:26:43Z"/>
                <w:rFonts w:ascii="Verdana" w:hAnsi="Verdana" w:cs="Verdana"/>
                <w:sz w:val="18"/>
                <w:szCs w:val="18"/>
                <w:rPrChange w:id="3281" w:author="google1599737165" w:date="2023-04-24T13:47:39Z">
                  <w:rPr>
                    <w:ins w:id="3282" w:author="Sergey Dudov" w:date="2023-04-24T09:39:41Z"/>
                    <w:del w:id="3283" w:author="google1599737165" w:date="2023-04-24T12:26:43Z"/>
                    <w:sz w:val="22"/>
                    <w:szCs w:val="22"/>
                  </w:rPr>
                </w:rPrChange>
              </w:rPr>
            </w:pPr>
            <w:ins w:id="3284" w:author="Sergey Dudov" w:date="2023-04-24T09:39:41Z">
              <w:del w:id="3285" w:author="google1599737165" w:date="2023-04-24T12:26:43Z">
                <w:r>
                  <w:rPr>
                    <w:rFonts w:ascii="Verdana" w:hAnsi="Verdana" w:cs="Verdana"/>
                    <w:sz w:val="18"/>
                    <w:szCs w:val="18"/>
                    <w:rPrChange w:id="3286" w:author="google1599737165" w:date="2023-04-24T13:47:39Z">
                      <w:rPr>
                        <w:sz w:val="22"/>
                        <w:szCs w:val="22"/>
                      </w:rPr>
                    </w:rPrChange>
                  </w:rPr>
                  <w:delText xml:space="preserve">Инструкции…, 2004. </w:delText>
                </w:r>
              </w:del>
            </w:ins>
          </w:p>
          <w:p>
            <w:pPr>
              <w:ind w:firstLine="0"/>
              <w:rPr>
                <w:ins w:id="3287" w:author="Sergey Dudov" w:date="2023-04-24T09:39:41Z"/>
                <w:del w:id="3288" w:author="google1599737165" w:date="2023-04-24T12:26:43Z"/>
                <w:rFonts w:ascii="Verdana" w:hAnsi="Verdana" w:cs="Verdana"/>
                <w:sz w:val="18"/>
                <w:szCs w:val="18"/>
                <w:rPrChange w:id="3289" w:author="google1599737165" w:date="2023-04-24T13:47:39Z">
                  <w:rPr>
                    <w:ins w:id="3290" w:author="Sergey Dudov" w:date="2023-04-24T09:39:41Z"/>
                    <w:del w:id="3291" w:author="google1599737165" w:date="2023-04-24T12:26:43Z"/>
                    <w:sz w:val="22"/>
                    <w:szCs w:val="22"/>
                  </w:rPr>
                </w:rPrChange>
              </w:rPr>
            </w:pPr>
            <w:ins w:id="3292" w:author="Sergey Dudov" w:date="2023-04-24T09:39:41Z">
              <w:del w:id="3293" w:author="google1599737165" w:date="2023-04-24T12:26:43Z">
                <w:r>
                  <w:rPr>
                    <w:rFonts w:ascii="Verdana" w:hAnsi="Verdana" w:cs="Verdana"/>
                    <w:sz w:val="18"/>
                    <w:szCs w:val="18"/>
                    <w:rPrChange w:id="3294" w:author="google1599737165" w:date="2023-04-24T13:47:39Z">
                      <w:rPr>
                        <w:sz w:val="22"/>
                        <w:szCs w:val="22"/>
                      </w:rPr>
                    </w:rPrChange>
                  </w:rPr>
                  <w:delText xml:space="preserve">Методические рекомендации …, 1984. </w:delText>
                </w:r>
              </w:del>
            </w:ins>
          </w:p>
          <w:p>
            <w:pPr>
              <w:ind w:firstLine="0"/>
              <w:rPr>
                <w:ins w:id="3295" w:author="Sergey Dudov" w:date="2023-04-24T09:39:41Z"/>
                <w:del w:id="3296" w:author="google1599737165" w:date="2023-04-24T12:26:43Z"/>
                <w:rFonts w:ascii="Verdana" w:hAnsi="Verdana" w:cs="Verdana"/>
                <w:sz w:val="18"/>
                <w:szCs w:val="18"/>
                <w:rPrChange w:id="3297" w:author="google1599737165" w:date="2023-04-24T13:47:39Z">
                  <w:rPr>
                    <w:ins w:id="3298" w:author="Sergey Dudov" w:date="2023-04-24T09:39:41Z"/>
                    <w:del w:id="3299" w:author="google1599737165" w:date="2023-04-24T12:26:43Z"/>
                    <w:sz w:val="22"/>
                    <w:szCs w:val="22"/>
                  </w:rPr>
                </w:rPrChange>
              </w:rPr>
            </w:pPr>
            <w:ins w:id="3300" w:author="Sergey Dudov" w:date="2023-04-24T09:39:41Z">
              <w:del w:id="3301" w:author="google1599737165" w:date="2023-04-24T12:26:43Z">
                <w:r>
                  <w:rPr>
                    <w:rFonts w:ascii="Verdana" w:hAnsi="Verdana" w:cs="Verdana"/>
                    <w:sz w:val="18"/>
                    <w:szCs w:val="18"/>
                    <w:rPrChange w:id="3302" w:author="google1599737165" w:date="2023-04-24T13:47:39Z">
                      <w:rPr>
                        <w:sz w:val="22"/>
                        <w:szCs w:val="22"/>
                      </w:rPr>
                    </w:rPrChange>
                  </w:rPr>
                  <w:delText>Zooplankton sampling, 1968..</w:delText>
                </w:r>
              </w:del>
            </w:ins>
          </w:p>
          <w:p>
            <w:pPr>
              <w:ind w:firstLine="0"/>
              <w:rPr>
                <w:ins w:id="3303" w:author="Sergey Dudov" w:date="2023-04-24T09:39:41Z"/>
                <w:del w:id="3304" w:author="google1599737165" w:date="2023-04-24T12:26:43Z"/>
                <w:rFonts w:ascii="Verdana" w:hAnsi="Verdana" w:cs="Verdana"/>
                <w:sz w:val="18"/>
                <w:szCs w:val="18"/>
                <w:rPrChange w:id="3305" w:author="google1599737165" w:date="2023-04-24T13:47:39Z">
                  <w:rPr>
                    <w:ins w:id="3306" w:author="Sergey Dudov" w:date="2023-04-24T09:39:41Z"/>
                    <w:del w:id="3307" w:author="google1599737165" w:date="2023-04-24T12:26:43Z"/>
                    <w:sz w:val="22"/>
                    <w:szCs w:val="22"/>
                  </w:rPr>
                </w:rPrChange>
              </w:rPr>
            </w:pPr>
            <w:ins w:id="3308" w:author="Sergey Dudov" w:date="2023-04-24T09:39:41Z">
              <w:del w:id="3309" w:author="google1599737165" w:date="2023-04-24T12:26:43Z">
                <w:r>
                  <w:rPr>
                    <w:rFonts w:ascii="Verdana" w:hAnsi="Verdana" w:cs="Verdana"/>
                    <w:sz w:val="18"/>
                    <w:szCs w:val="18"/>
                    <w:rPrChange w:id="3310" w:author="google1599737165" w:date="2023-04-24T13:47:39Z">
                      <w:rPr>
                        <w:sz w:val="22"/>
                        <w:szCs w:val="22"/>
                      </w:rPr>
                    </w:rPrChange>
                  </w:rPr>
                  <w:delText xml:space="preserve">Руководство по гидробиоло-гическому мониторингу …, 1992. </w:delText>
                </w:r>
              </w:del>
            </w:ins>
          </w:p>
          <w:p>
            <w:pPr>
              <w:ind w:firstLine="0"/>
              <w:rPr>
                <w:ins w:id="3311" w:author="Sergey Dudov" w:date="2023-04-24T09:39:41Z"/>
                <w:del w:id="3312" w:author="google1599737165" w:date="2023-04-24T12:26:43Z"/>
                <w:rFonts w:ascii="Verdana" w:hAnsi="Verdana" w:cs="Verdana"/>
                <w:sz w:val="18"/>
                <w:szCs w:val="18"/>
                <w:rPrChange w:id="3313" w:author="google1599737165" w:date="2023-04-24T13:47:39Z">
                  <w:rPr>
                    <w:ins w:id="3314" w:author="Sergey Dudov" w:date="2023-04-24T09:39:41Z"/>
                    <w:del w:id="3315" w:author="google1599737165" w:date="2023-04-24T12:26:43Z"/>
                    <w:sz w:val="22"/>
                    <w:szCs w:val="22"/>
                  </w:rPr>
                </w:rPrChange>
              </w:rPr>
            </w:pPr>
            <w:ins w:id="3316" w:author="Sergey Dudov" w:date="2023-04-24T09:39:41Z">
              <w:del w:id="3317" w:author="google1599737165" w:date="2023-04-24T12:26:43Z">
                <w:r>
                  <w:rPr>
                    <w:rFonts w:ascii="Verdana" w:hAnsi="Verdana" w:cs="Verdana"/>
                    <w:sz w:val="18"/>
                    <w:szCs w:val="18"/>
                    <w:rPrChange w:id="3318" w:author="google1599737165" w:date="2023-04-24T13:47:39Z">
                      <w:rPr>
                        <w:sz w:val="22"/>
                        <w:szCs w:val="22"/>
                      </w:rPr>
                    </w:rPrChange>
                  </w:rPr>
                  <w:delText xml:space="preserve">Руководство по методам…, 1983. </w:delText>
                </w:r>
              </w:del>
            </w:ins>
          </w:p>
          <w:p>
            <w:pPr>
              <w:ind w:firstLine="0"/>
              <w:rPr>
                <w:ins w:id="3319" w:author="Sergey Dudov" w:date="2023-04-24T09:39:41Z"/>
                <w:del w:id="3320" w:author="google1599737165" w:date="2023-04-24T12:26:43Z"/>
                <w:rFonts w:ascii="Verdana" w:hAnsi="Verdana" w:cs="Verdana"/>
                <w:sz w:val="18"/>
                <w:szCs w:val="18"/>
                <w:rPrChange w:id="3321" w:author="google1599737165" w:date="2023-04-24T13:47:39Z">
                  <w:rPr>
                    <w:ins w:id="3322" w:author="Sergey Dudov" w:date="2023-04-24T09:39:41Z"/>
                    <w:del w:id="3323" w:author="google1599737165" w:date="2023-04-24T12:26:43Z"/>
                    <w:sz w:val="22"/>
                    <w:szCs w:val="22"/>
                  </w:rPr>
                </w:rPrChange>
              </w:rPr>
            </w:pPr>
            <w:ins w:id="3324" w:author="Sergey Dudov" w:date="2023-04-24T09:39:41Z">
              <w:del w:id="3325" w:author="google1599737165" w:date="2023-04-24T12:26:43Z">
                <w:r>
                  <w:rPr>
                    <w:rFonts w:ascii="Verdana" w:hAnsi="Verdana" w:cs="Verdana"/>
                    <w:sz w:val="18"/>
                    <w:szCs w:val="18"/>
                    <w:rPrChange w:id="3326" w:author="google1599737165" w:date="2023-04-24T13:47:39Z">
                      <w:rPr>
                        <w:sz w:val="22"/>
                        <w:szCs w:val="22"/>
                      </w:rPr>
                    </w:rPrChange>
                  </w:rPr>
                  <w:delText>Руководство по методам …, 1980.</w:delText>
                </w:r>
              </w:del>
            </w:ins>
          </w:p>
          <w:p>
            <w:pPr>
              <w:ind w:firstLine="0"/>
              <w:rPr>
                <w:ins w:id="3327" w:author="Sergey Dudov" w:date="2023-04-24T09:39:41Z"/>
                <w:del w:id="3328" w:author="google1599737165" w:date="2023-04-24T12:26:43Z"/>
                <w:rFonts w:ascii="Verdana" w:hAnsi="Verdana" w:cs="Verdana"/>
                <w:sz w:val="18"/>
                <w:szCs w:val="18"/>
                <w:rPrChange w:id="3329" w:author="google1599737165" w:date="2023-04-24T13:47:39Z">
                  <w:rPr>
                    <w:ins w:id="3330" w:author="Sergey Dudov" w:date="2023-04-24T09:39:41Z"/>
                    <w:del w:id="3331" w:author="google1599737165" w:date="2023-04-24T12:26:43Z"/>
                    <w:sz w:val="22"/>
                    <w:szCs w:val="22"/>
                  </w:rPr>
                </w:rPrChange>
              </w:rPr>
            </w:pPr>
            <w:ins w:id="3332" w:author="Sergey Dudov" w:date="2023-04-24T09:39:41Z">
              <w:del w:id="3333" w:author="google1599737165" w:date="2023-04-24T12:26:43Z">
                <w:r>
                  <w:rPr>
                    <w:rFonts w:ascii="Verdana" w:hAnsi="Verdana" w:cs="Verdana"/>
                    <w:sz w:val="18"/>
                    <w:szCs w:val="18"/>
                    <w:rPrChange w:id="3334" w:author="google1599737165" w:date="2023-04-24T13:47:39Z">
                      <w:rPr>
                        <w:sz w:val="22"/>
                        <w:szCs w:val="22"/>
                      </w:rPr>
                    </w:rPrChange>
                  </w:rPr>
                  <w:delText xml:space="preserve">Современные методы…, 1983. </w:delText>
                </w:r>
              </w:del>
            </w:ins>
          </w:p>
          <w:p>
            <w:pPr>
              <w:ind w:firstLine="0"/>
              <w:rPr>
                <w:ins w:id="3335" w:author="Sergey Dudov" w:date="2023-04-24T09:39:41Z"/>
                <w:del w:id="3336" w:author="google1599737165" w:date="2023-04-24T12:26:43Z"/>
                <w:rFonts w:ascii="Verdana" w:hAnsi="Verdana" w:cs="Verdana"/>
                <w:sz w:val="18"/>
                <w:szCs w:val="18"/>
                <w:rPrChange w:id="3337" w:author="google1599737165" w:date="2023-04-24T13:47:39Z">
                  <w:rPr>
                    <w:ins w:id="3338" w:author="Sergey Dudov" w:date="2023-04-24T09:39:41Z"/>
                    <w:del w:id="3339" w:author="google1599737165" w:date="2023-04-24T12:26:43Z"/>
                    <w:sz w:val="22"/>
                    <w:szCs w:val="22"/>
                  </w:rPr>
                </w:rPrChange>
              </w:rPr>
            </w:pPr>
            <w:ins w:id="3340" w:author="Sergey Dudov" w:date="2023-04-24T09:39:41Z">
              <w:del w:id="3341" w:author="google1599737165" w:date="2023-04-24T12:26:43Z">
                <w:r>
                  <w:rPr>
                    <w:rFonts w:ascii="Verdana" w:hAnsi="Verdana" w:cs="Verdana"/>
                    <w:sz w:val="18"/>
                    <w:szCs w:val="18"/>
                    <w:rPrChange w:id="3342" w:author="google1599737165" w:date="2023-04-24T13:47:39Z">
                      <w:rPr>
                        <w:sz w:val="22"/>
                        <w:szCs w:val="22"/>
                      </w:rPr>
                    </w:rPrChange>
                  </w:rPr>
                  <w:delText xml:space="preserve">Методика изучения…, 1975. </w:delText>
                </w:r>
              </w:del>
            </w:ins>
          </w:p>
          <w:p>
            <w:pPr>
              <w:ind w:firstLine="0"/>
              <w:rPr>
                <w:ins w:id="3343" w:author="Sergey Dudov" w:date="2023-04-24T09:39:41Z"/>
                <w:del w:id="3344" w:author="google1599737165" w:date="2023-04-24T12:26:43Z"/>
                <w:rFonts w:ascii="Verdana" w:hAnsi="Verdana" w:cs="Verdana"/>
                <w:sz w:val="18"/>
                <w:szCs w:val="18"/>
                <w:rPrChange w:id="3345" w:author="google1599737165" w:date="2023-04-24T13:47:39Z">
                  <w:rPr>
                    <w:ins w:id="3346" w:author="Sergey Dudov" w:date="2023-04-24T09:39:41Z"/>
                    <w:del w:id="3347" w:author="google1599737165" w:date="2023-04-24T12:26:43Z"/>
                    <w:sz w:val="22"/>
                    <w:szCs w:val="22"/>
                  </w:rPr>
                </w:rPrChange>
              </w:rPr>
            </w:pPr>
            <w:ins w:id="3348" w:author="Sergey Dudov" w:date="2023-04-24T09:39:41Z">
              <w:del w:id="3349" w:author="google1599737165" w:date="2023-04-24T12:26:43Z">
                <w:r>
                  <w:rPr>
                    <w:rFonts w:ascii="Verdana" w:hAnsi="Verdana" w:cs="Verdana"/>
                    <w:sz w:val="18"/>
                    <w:szCs w:val="18"/>
                    <w:rPrChange w:id="3350" w:author="google1599737165" w:date="2023-04-24T13:47:39Z">
                      <w:rPr>
                        <w:sz w:val="22"/>
                        <w:szCs w:val="22"/>
                      </w:rPr>
                    </w:rPrChange>
                  </w:rPr>
                  <w:delText>ГОСТ 31861-2012.</w:delText>
                </w:r>
              </w:del>
            </w:ins>
          </w:p>
          <w:p>
            <w:pPr>
              <w:ind w:firstLine="0"/>
              <w:rPr>
                <w:ins w:id="3351" w:author="Sergey Dudov" w:date="2023-04-24T09:39:41Z"/>
                <w:del w:id="3352" w:author="google1599737165" w:date="2023-04-24T12:26:43Z"/>
                <w:rFonts w:ascii="Verdana" w:hAnsi="Verdana" w:cs="Verdana"/>
                <w:sz w:val="18"/>
                <w:szCs w:val="18"/>
                <w:rPrChange w:id="3353" w:author="google1599737165" w:date="2023-04-24T13:47:39Z">
                  <w:rPr>
                    <w:ins w:id="3354" w:author="Sergey Dudov" w:date="2023-04-24T09:39:41Z"/>
                    <w:del w:id="3355" w:author="google1599737165" w:date="2023-04-24T12:26:43Z"/>
                    <w:sz w:val="22"/>
                    <w:szCs w:val="22"/>
                  </w:rPr>
                </w:rPrChange>
              </w:rPr>
            </w:pPr>
            <w:ins w:id="3356" w:author="Sergey Dudov" w:date="2023-04-24T09:39:41Z">
              <w:del w:id="3357" w:author="google1599737165" w:date="2023-04-24T12:26:43Z">
                <w:r>
                  <w:rPr>
                    <w:rFonts w:ascii="Verdana" w:hAnsi="Verdana" w:cs="Verdana"/>
                    <w:sz w:val="18"/>
                    <w:szCs w:val="18"/>
                    <w:rPrChange w:id="3358" w:author="google1599737165" w:date="2023-04-24T13:47:39Z">
                      <w:rPr>
                        <w:sz w:val="22"/>
                        <w:szCs w:val="22"/>
                      </w:rPr>
                    </w:rPrChange>
                  </w:rPr>
                  <w:delText>ГОСТ 17.1.3.08-82.</w:delText>
                </w:r>
              </w:del>
            </w:ins>
          </w:p>
          <w:p>
            <w:pPr>
              <w:ind w:firstLine="0"/>
              <w:rPr>
                <w:ins w:id="3359" w:author="Sergey Dudov" w:date="2023-04-24T09:39:41Z"/>
                <w:del w:id="3360" w:author="google1599737165" w:date="2023-04-24T12:26:43Z"/>
                <w:rFonts w:ascii="Verdana" w:hAnsi="Verdana" w:cs="Verdana"/>
                <w:sz w:val="18"/>
                <w:szCs w:val="18"/>
                <w:rPrChange w:id="3361" w:author="google1599737165" w:date="2023-04-24T13:47:39Z">
                  <w:rPr>
                    <w:ins w:id="3362" w:author="Sergey Dudov" w:date="2023-04-24T09:39:41Z"/>
                    <w:del w:id="3363" w:author="google1599737165" w:date="2023-04-24T12:26:43Z"/>
                    <w:sz w:val="22"/>
                    <w:szCs w:val="22"/>
                  </w:rPr>
                </w:rPrChange>
              </w:rPr>
            </w:pPr>
          </w:p>
          <w:p>
            <w:pPr>
              <w:ind w:firstLine="0"/>
              <w:rPr>
                <w:ins w:id="3364" w:author="Sergey Dudov" w:date="2023-04-24T09:39:41Z"/>
                <w:del w:id="3365" w:author="google1599737165" w:date="2023-04-24T12:26:43Z"/>
                <w:rFonts w:ascii="Verdana" w:hAnsi="Verdana" w:cs="Verdana"/>
                <w:sz w:val="18"/>
                <w:szCs w:val="18"/>
                <w:rPrChange w:id="3366" w:author="google1599737165" w:date="2023-04-24T13:47:39Z">
                  <w:rPr>
                    <w:ins w:id="3367" w:author="Sergey Dudov" w:date="2023-04-24T09:39:41Z"/>
                    <w:del w:id="3368" w:author="google1599737165" w:date="2023-04-24T12:26:43Z"/>
                    <w:sz w:val="22"/>
                    <w:szCs w:val="22"/>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3369" w:author="Sergey Dudov" w:date="2023-04-24T09:39:41Z"/>
          <w:del w:id="3370" w:author="google1599737165" w:date="2023-04-24T12:26:43Z"/>
        </w:trPr>
        <w:tc>
          <w:tcPr>
            <w:tcW w:w="1535"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ins w:id="3371" w:author="Sergey Dudov" w:date="2023-04-24T09:39:41Z"/>
                <w:del w:id="3372" w:author="google1599737165" w:date="2023-04-24T12:26:43Z"/>
                <w:rFonts w:ascii="Verdana" w:hAnsi="Verdana" w:cs="Verdana"/>
                <w:sz w:val="18"/>
                <w:szCs w:val="18"/>
                <w:rPrChange w:id="3373" w:author="google1599737165" w:date="2023-04-24T13:47:39Z">
                  <w:rPr>
                    <w:ins w:id="3374" w:author="Sergey Dudov" w:date="2023-04-24T09:39:41Z"/>
                    <w:del w:id="3375" w:author="google1599737165" w:date="2023-04-24T12:26:43Z"/>
                    <w:sz w:val="22"/>
                    <w:szCs w:val="22"/>
                  </w:rPr>
                </w:rPrChange>
              </w:rPr>
            </w:pPr>
            <w:ins w:id="3376" w:author="Sergey Dudov" w:date="2023-04-24T09:39:41Z">
              <w:del w:id="3377" w:author="google1599737165" w:date="2023-04-24T12:26:43Z">
                <w:r>
                  <w:rPr>
                    <w:rFonts w:ascii="Verdana" w:hAnsi="Verdana" w:cs="Verdana"/>
                    <w:sz w:val="18"/>
                    <w:szCs w:val="18"/>
                    <w:rPrChange w:id="3378" w:author="google1599737165" w:date="2023-04-24T13:47:39Z">
                      <w:rPr>
                        <w:sz w:val="22"/>
                        <w:szCs w:val="22"/>
                      </w:rPr>
                    </w:rPrChange>
                  </w:rPr>
                  <w:delText>Ихтиопланктон</w:delText>
                </w:r>
              </w:del>
            </w:ins>
          </w:p>
        </w:tc>
        <w:tc>
          <w:tcPr>
            <w:tcW w:w="2062"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ins w:id="3379" w:author="Sergey Dudov" w:date="2023-04-24T09:39:41Z"/>
                <w:del w:id="3380" w:author="google1599737165" w:date="2023-04-24T12:26:43Z"/>
                <w:rFonts w:ascii="Verdana" w:hAnsi="Verdana" w:cs="Verdana"/>
                <w:sz w:val="18"/>
                <w:szCs w:val="18"/>
                <w:rPrChange w:id="3381" w:author="google1599737165" w:date="2023-04-24T13:47:39Z">
                  <w:rPr>
                    <w:ins w:id="3382" w:author="Sergey Dudov" w:date="2023-04-24T09:39:41Z"/>
                    <w:del w:id="3383" w:author="google1599737165" w:date="2023-04-24T12:26:43Z"/>
                    <w:sz w:val="22"/>
                    <w:szCs w:val="22"/>
                  </w:rPr>
                </w:rPrChange>
              </w:rPr>
            </w:pPr>
            <w:ins w:id="3384" w:author="Sergey Dudov" w:date="2023-04-24T09:39:41Z">
              <w:del w:id="3385" w:author="google1599737165" w:date="2023-04-24T12:26:43Z">
                <w:r>
                  <w:rPr>
                    <w:rFonts w:ascii="Verdana" w:hAnsi="Verdana" w:cs="Verdana"/>
                    <w:sz w:val="18"/>
                    <w:szCs w:val="18"/>
                    <w:rPrChange w:id="3386" w:author="google1599737165" w:date="2023-04-24T13:47:39Z">
                      <w:rPr>
                        <w:sz w:val="22"/>
                        <w:szCs w:val="22"/>
                      </w:rPr>
                    </w:rPrChange>
                  </w:rPr>
                  <w:delText>Количественные и качественные показатели:</w:delText>
                </w:r>
              </w:del>
            </w:ins>
          </w:p>
          <w:p>
            <w:pPr>
              <w:ind w:firstLine="0"/>
              <w:rPr>
                <w:ins w:id="3387" w:author="Sergey Dudov" w:date="2023-04-24T09:39:41Z"/>
                <w:del w:id="3388" w:author="google1599737165" w:date="2023-04-24T12:26:43Z"/>
                <w:rFonts w:ascii="Verdana" w:hAnsi="Verdana" w:cs="Verdana"/>
                <w:sz w:val="18"/>
                <w:szCs w:val="18"/>
                <w:rPrChange w:id="3389" w:author="google1599737165" w:date="2023-04-24T13:47:39Z">
                  <w:rPr>
                    <w:ins w:id="3390" w:author="Sergey Dudov" w:date="2023-04-24T09:39:41Z"/>
                    <w:del w:id="3391" w:author="google1599737165" w:date="2023-04-24T12:26:43Z"/>
                    <w:sz w:val="22"/>
                    <w:szCs w:val="22"/>
                  </w:rPr>
                </w:rPrChange>
              </w:rPr>
            </w:pPr>
            <w:ins w:id="3392" w:author="Sergey Dudov" w:date="2023-04-24T09:39:41Z">
              <w:del w:id="3393" w:author="google1599737165" w:date="2023-04-24T12:26:43Z">
                <w:r>
                  <w:rPr>
                    <w:rFonts w:ascii="Verdana" w:hAnsi="Verdana" w:cs="Verdana"/>
                    <w:sz w:val="18"/>
                    <w:szCs w:val="18"/>
                    <w:rPrChange w:id="3394" w:author="google1599737165" w:date="2023-04-24T13:47:39Z">
                      <w:rPr>
                        <w:sz w:val="22"/>
                        <w:szCs w:val="22"/>
                      </w:rPr>
                    </w:rPrChange>
                  </w:rPr>
                  <w:delText>- видовой состав и стадии развития икры и ранней молоди;</w:delText>
                </w:r>
              </w:del>
            </w:ins>
          </w:p>
          <w:p>
            <w:pPr>
              <w:ind w:firstLine="0"/>
              <w:rPr>
                <w:ins w:id="3395" w:author="Sergey Dudov" w:date="2023-04-24T09:39:41Z"/>
                <w:del w:id="3396" w:author="google1599737165" w:date="2023-04-24T12:26:43Z"/>
                <w:rFonts w:ascii="Verdana" w:hAnsi="Verdana" w:cs="Verdana"/>
                <w:sz w:val="18"/>
                <w:szCs w:val="18"/>
                <w:rPrChange w:id="3397" w:author="google1599737165" w:date="2023-04-24T13:47:39Z">
                  <w:rPr>
                    <w:ins w:id="3398" w:author="Sergey Dudov" w:date="2023-04-24T09:39:41Z"/>
                    <w:del w:id="3399" w:author="google1599737165" w:date="2023-04-24T12:26:43Z"/>
                    <w:sz w:val="22"/>
                    <w:szCs w:val="22"/>
                  </w:rPr>
                </w:rPrChange>
              </w:rPr>
            </w:pPr>
            <w:ins w:id="3400" w:author="Sergey Dudov" w:date="2023-04-24T09:39:41Z">
              <w:del w:id="3401" w:author="google1599737165" w:date="2023-04-24T12:26:43Z">
                <w:r>
                  <w:rPr>
                    <w:rFonts w:ascii="Verdana" w:hAnsi="Verdana" w:cs="Verdana"/>
                    <w:sz w:val="18"/>
                    <w:szCs w:val="18"/>
                    <w:rPrChange w:id="3402" w:author="google1599737165" w:date="2023-04-24T13:47:39Z">
                      <w:rPr>
                        <w:sz w:val="22"/>
                        <w:szCs w:val="22"/>
                      </w:rPr>
                    </w:rPrChange>
                  </w:rPr>
                  <w:delText>- общая численность ихтиопланктона (экз./м</w:delText>
                </w:r>
              </w:del>
            </w:ins>
            <w:ins w:id="3403" w:author="Sergey Dudov" w:date="2023-04-24T09:39:41Z">
              <w:del w:id="3404" w:author="google1599737165" w:date="2023-04-24T12:26:43Z">
                <w:r>
                  <w:rPr>
                    <w:rFonts w:ascii="Verdana" w:hAnsi="Verdana" w:cs="Verdana"/>
                    <w:sz w:val="18"/>
                    <w:szCs w:val="18"/>
                    <w:vertAlign w:val="superscript"/>
                    <w:rPrChange w:id="3405" w:author="google1599737165" w:date="2023-04-24T13:47:39Z">
                      <w:rPr>
                        <w:sz w:val="22"/>
                        <w:szCs w:val="22"/>
                        <w:vertAlign w:val="superscript"/>
                      </w:rPr>
                    </w:rPrChange>
                  </w:rPr>
                  <w:delText xml:space="preserve">3 </w:delText>
                </w:r>
              </w:del>
            </w:ins>
            <w:ins w:id="3406" w:author="Sergey Dudov" w:date="2023-04-24T09:39:41Z">
              <w:del w:id="3407" w:author="google1599737165" w:date="2023-04-24T12:26:43Z">
                <w:r>
                  <w:rPr>
                    <w:rFonts w:ascii="Verdana" w:hAnsi="Verdana" w:cs="Verdana"/>
                    <w:sz w:val="18"/>
                    <w:szCs w:val="18"/>
                    <w:rPrChange w:id="3408" w:author="google1599737165" w:date="2023-04-24T13:47:39Z">
                      <w:rPr>
                        <w:sz w:val="22"/>
                        <w:szCs w:val="22"/>
                      </w:rPr>
                    </w:rPrChange>
                  </w:rPr>
                  <w:delText>и экз./м</w:delText>
                </w:r>
              </w:del>
            </w:ins>
            <w:ins w:id="3409" w:author="Sergey Dudov" w:date="2023-04-24T09:39:41Z">
              <w:del w:id="3410" w:author="google1599737165" w:date="2023-04-24T12:26:43Z">
                <w:r>
                  <w:rPr>
                    <w:rFonts w:ascii="Verdana" w:hAnsi="Verdana" w:cs="Verdana"/>
                    <w:sz w:val="18"/>
                    <w:szCs w:val="18"/>
                    <w:vertAlign w:val="superscript"/>
                    <w:rPrChange w:id="3411" w:author="google1599737165" w:date="2023-04-24T13:47:39Z">
                      <w:rPr>
                        <w:sz w:val="22"/>
                        <w:szCs w:val="22"/>
                        <w:vertAlign w:val="superscript"/>
                      </w:rPr>
                    </w:rPrChange>
                  </w:rPr>
                  <w:delText>2</w:delText>
                </w:r>
              </w:del>
            </w:ins>
            <w:ins w:id="3412" w:author="Sergey Dudov" w:date="2023-04-24T09:39:41Z">
              <w:del w:id="3413" w:author="google1599737165" w:date="2023-04-24T12:26:43Z">
                <w:r>
                  <w:rPr>
                    <w:rFonts w:ascii="Verdana" w:hAnsi="Verdana" w:cs="Verdana"/>
                    <w:sz w:val="18"/>
                    <w:szCs w:val="18"/>
                    <w:rPrChange w:id="3414" w:author="google1599737165" w:date="2023-04-24T13:47:39Z">
                      <w:rPr>
                        <w:sz w:val="22"/>
                        <w:szCs w:val="22"/>
                      </w:rPr>
                    </w:rPrChange>
                  </w:rPr>
                  <w:delText>);</w:delText>
                </w:r>
              </w:del>
            </w:ins>
          </w:p>
          <w:p>
            <w:pPr>
              <w:ind w:firstLine="0"/>
              <w:rPr>
                <w:ins w:id="3415" w:author="Sergey Dudov" w:date="2023-04-24T09:39:41Z"/>
                <w:del w:id="3416" w:author="google1599737165" w:date="2023-04-24T12:26:43Z"/>
                <w:rFonts w:ascii="Verdana" w:hAnsi="Verdana" w:cs="Verdana"/>
                <w:sz w:val="18"/>
                <w:szCs w:val="18"/>
                <w:rPrChange w:id="3417" w:author="google1599737165" w:date="2023-04-24T13:47:39Z">
                  <w:rPr>
                    <w:ins w:id="3418" w:author="Sergey Dudov" w:date="2023-04-24T09:39:41Z"/>
                    <w:del w:id="3419" w:author="google1599737165" w:date="2023-04-24T12:26:43Z"/>
                    <w:sz w:val="22"/>
                    <w:szCs w:val="22"/>
                  </w:rPr>
                </w:rPrChange>
              </w:rPr>
            </w:pPr>
            <w:ins w:id="3420" w:author="Sergey Dudov" w:date="2023-04-24T09:39:41Z">
              <w:del w:id="3421" w:author="google1599737165" w:date="2023-04-24T12:26:43Z">
                <w:r>
                  <w:rPr>
                    <w:rFonts w:ascii="Verdana" w:hAnsi="Verdana" w:cs="Verdana"/>
                    <w:sz w:val="18"/>
                    <w:szCs w:val="18"/>
                    <w:rPrChange w:id="3422" w:author="google1599737165" w:date="2023-04-24T13:47:39Z">
                      <w:rPr>
                        <w:sz w:val="22"/>
                        <w:szCs w:val="22"/>
                      </w:rPr>
                    </w:rPrChange>
                  </w:rPr>
                  <w:delText>- численность отдельных видов ихтиопланктона.</w:delText>
                </w:r>
              </w:del>
            </w:ins>
          </w:p>
          <w:p>
            <w:pPr>
              <w:ind w:firstLine="0"/>
              <w:rPr>
                <w:ins w:id="3423" w:author="Sergey Dudov" w:date="2023-04-24T09:39:41Z"/>
                <w:del w:id="3424" w:author="google1599737165" w:date="2023-04-24T12:26:43Z"/>
                <w:rFonts w:ascii="Verdana" w:hAnsi="Verdana" w:cs="Verdana"/>
                <w:sz w:val="18"/>
                <w:szCs w:val="18"/>
                <w:rPrChange w:id="3425" w:author="google1599737165" w:date="2023-04-24T13:47:39Z">
                  <w:rPr>
                    <w:ins w:id="3426" w:author="Sergey Dudov" w:date="2023-04-24T09:39:41Z"/>
                    <w:del w:id="3427" w:author="google1599737165" w:date="2023-04-24T12:26:43Z"/>
                    <w:sz w:val="22"/>
                    <w:szCs w:val="22"/>
                  </w:rPr>
                </w:rPrChange>
              </w:rPr>
            </w:pPr>
            <w:ins w:id="3428" w:author="Sergey Dudov" w:date="2023-04-24T09:39:41Z">
              <w:del w:id="3429" w:author="google1599737165" w:date="2023-04-24T12:26:43Z">
                <w:r>
                  <w:rPr>
                    <w:rFonts w:ascii="Verdana" w:hAnsi="Verdana" w:cs="Verdana"/>
                    <w:sz w:val="18"/>
                    <w:szCs w:val="18"/>
                    <w:rPrChange w:id="3430" w:author="google1599737165" w:date="2023-04-24T13:47:39Z">
                      <w:rPr>
                        <w:sz w:val="22"/>
                        <w:szCs w:val="22"/>
                      </w:rPr>
                    </w:rPrChange>
                  </w:rPr>
                  <w:delText>- наличие/отсутствие инвазивных видов.</w:delText>
                </w:r>
              </w:del>
            </w:ins>
          </w:p>
          <w:p>
            <w:pPr>
              <w:ind w:firstLine="0"/>
              <w:rPr>
                <w:ins w:id="3431" w:author="Sergey Dudov" w:date="2023-04-24T09:39:41Z"/>
                <w:del w:id="3432" w:author="google1599737165" w:date="2023-04-24T12:26:43Z"/>
                <w:rFonts w:ascii="Verdana" w:hAnsi="Verdana" w:cs="Verdana"/>
                <w:sz w:val="18"/>
                <w:szCs w:val="18"/>
                <w:rPrChange w:id="3433" w:author="google1599737165" w:date="2023-04-24T13:47:39Z">
                  <w:rPr>
                    <w:ins w:id="3434" w:author="Sergey Dudov" w:date="2023-04-24T09:39:41Z"/>
                    <w:del w:id="3435" w:author="google1599737165" w:date="2023-04-24T12:26:43Z"/>
                    <w:sz w:val="22"/>
                    <w:szCs w:val="22"/>
                  </w:rPr>
                </w:rPrChange>
              </w:rPr>
            </w:pPr>
          </w:p>
          <w:p>
            <w:pPr>
              <w:ind w:firstLine="0"/>
              <w:rPr>
                <w:ins w:id="3436" w:author="Sergey Dudov" w:date="2023-04-24T09:39:41Z"/>
                <w:del w:id="3437" w:author="google1599737165" w:date="2023-04-24T12:26:43Z"/>
                <w:rFonts w:ascii="Verdana" w:hAnsi="Verdana" w:cs="Verdana"/>
                <w:sz w:val="18"/>
                <w:szCs w:val="18"/>
                <w:rPrChange w:id="3438" w:author="google1599737165" w:date="2023-04-24T13:47:39Z">
                  <w:rPr>
                    <w:ins w:id="3439" w:author="Sergey Dudov" w:date="2023-04-24T09:39:41Z"/>
                    <w:del w:id="3440" w:author="google1599737165" w:date="2023-04-24T12:26:43Z"/>
                    <w:sz w:val="22"/>
                    <w:szCs w:val="22"/>
                  </w:rPr>
                </w:rPrChange>
              </w:rPr>
            </w:pPr>
          </w:p>
        </w:tc>
        <w:tc>
          <w:tcPr>
            <w:tcW w:w="2251"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ins w:id="3441" w:author="Sergey Dudov" w:date="2023-04-24T09:39:41Z"/>
                <w:del w:id="3442" w:author="google1599737165" w:date="2023-04-24T12:26:43Z"/>
                <w:rFonts w:ascii="Verdana" w:hAnsi="Verdana" w:cs="Verdana"/>
                <w:sz w:val="18"/>
                <w:szCs w:val="18"/>
                <w:rPrChange w:id="3443" w:author="google1599737165" w:date="2023-04-24T13:47:39Z">
                  <w:rPr>
                    <w:ins w:id="3444" w:author="Sergey Dudov" w:date="2023-04-24T09:39:41Z"/>
                    <w:del w:id="3445" w:author="google1599737165" w:date="2023-04-24T12:26:43Z"/>
                    <w:sz w:val="22"/>
                    <w:szCs w:val="22"/>
                  </w:rPr>
                </w:rPrChange>
              </w:rPr>
            </w:pPr>
            <w:ins w:id="3446" w:author="Sergey Dudov" w:date="2023-04-24T09:39:41Z">
              <w:del w:id="3447" w:author="google1599737165" w:date="2023-04-24T12:26:43Z">
                <w:r>
                  <w:rPr>
                    <w:rFonts w:ascii="Verdana" w:hAnsi="Verdana" w:cs="Verdana"/>
                    <w:sz w:val="18"/>
                    <w:szCs w:val="18"/>
                    <w:rPrChange w:id="3448" w:author="google1599737165" w:date="2023-04-24T13:47:39Z">
                      <w:rPr>
                        <w:sz w:val="22"/>
                        <w:szCs w:val="22"/>
                      </w:rPr>
                    </w:rPrChange>
                  </w:rPr>
                  <w:delText>Орудия отбора проб: ихтиопланктонная сеть ИКС-80 (размер ячеи ситовой ткани 500 мкм), на мелководных прибрежных станциях – ихтиопланк-тонная сеть ИКС-50 (размер ячеи ситовой ткани 500 мкм).</w:delText>
                </w:r>
              </w:del>
            </w:ins>
          </w:p>
          <w:p>
            <w:pPr>
              <w:ind w:firstLine="0"/>
              <w:rPr>
                <w:ins w:id="3449" w:author="Sergey Dudov" w:date="2023-04-24T09:39:41Z"/>
                <w:del w:id="3450" w:author="google1599737165" w:date="2023-04-24T12:26:43Z"/>
                <w:rFonts w:ascii="Verdana" w:hAnsi="Verdana" w:cs="Verdana"/>
                <w:sz w:val="18"/>
                <w:szCs w:val="18"/>
                <w:rPrChange w:id="3451" w:author="google1599737165" w:date="2023-04-24T13:47:39Z">
                  <w:rPr>
                    <w:ins w:id="3452" w:author="Sergey Dudov" w:date="2023-04-24T09:39:41Z"/>
                    <w:del w:id="3453" w:author="google1599737165" w:date="2023-04-24T12:26:43Z"/>
                    <w:sz w:val="22"/>
                    <w:szCs w:val="22"/>
                  </w:rPr>
                </w:rPrChange>
              </w:rPr>
            </w:pPr>
            <w:ins w:id="3454" w:author="Sergey Dudov" w:date="2023-04-24T09:39:41Z">
              <w:del w:id="3455" w:author="google1599737165" w:date="2023-04-24T12:26:43Z">
                <w:r>
                  <w:rPr>
                    <w:rFonts w:ascii="Verdana" w:hAnsi="Verdana" w:cs="Verdana"/>
                    <w:sz w:val="18"/>
                    <w:szCs w:val="18"/>
                    <w:rPrChange w:id="3456" w:author="google1599737165" w:date="2023-04-24T13:47:39Z">
                      <w:rPr>
                        <w:sz w:val="22"/>
                        <w:szCs w:val="22"/>
                      </w:rPr>
                    </w:rPrChange>
                  </w:rPr>
                  <w:delText>Методы отбора проб:</w:delText>
                </w:r>
              </w:del>
            </w:ins>
          </w:p>
          <w:p>
            <w:pPr>
              <w:numPr>
                <w:ilvl w:val="0"/>
                <w:numId w:val="17"/>
              </w:numPr>
              <w:ind w:left="192"/>
              <w:contextualSpacing/>
              <w:jc w:val="left"/>
              <w:rPr>
                <w:ins w:id="3457" w:author="Sergey Dudov" w:date="2023-04-24T09:39:41Z"/>
                <w:del w:id="3458" w:author="google1599737165" w:date="2023-04-24T12:26:43Z"/>
                <w:rFonts w:ascii="Verdana" w:hAnsi="Verdana" w:cs="Verdana"/>
                <w:sz w:val="18"/>
                <w:szCs w:val="18"/>
                <w:rPrChange w:id="3459" w:author="google1599737165" w:date="2023-04-24T13:47:39Z">
                  <w:rPr>
                    <w:ins w:id="3460" w:author="Sergey Dudov" w:date="2023-04-24T09:39:41Z"/>
                    <w:del w:id="3461" w:author="google1599737165" w:date="2023-04-24T12:26:43Z"/>
                    <w:sz w:val="22"/>
                    <w:szCs w:val="22"/>
                  </w:rPr>
                </w:rPrChange>
              </w:rPr>
            </w:pPr>
            <w:ins w:id="3462" w:author="Sergey Dudov" w:date="2023-04-24T09:39:41Z">
              <w:del w:id="3463" w:author="google1599737165" w:date="2023-04-24T12:26:43Z">
                <w:r>
                  <w:rPr>
                    <w:rFonts w:ascii="Verdana" w:hAnsi="Verdana" w:cs="Verdana"/>
                    <w:sz w:val="18"/>
                    <w:szCs w:val="18"/>
                    <w:rPrChange w:id="3464" w:author="google1599737165" w:date="2023-04-24T13:47:39Z">
                      <w:rPr>
                        <w:sz w:val="22"/>
                        <w:szCs w:val="22"/>
                      </w:rPr>
                    </w:rPrChange>
                  </w:rPr>
                  <w:delText>горизонтальный поверхностный лов во время циркуляции судна с определенной скоростью в течение фиксированного времени;</w:delText>
                </w:r>
              </w:del>
            </w:ins>
          </w:p>
          <w:p>
            <w:pPr>
              <w:numPr>
                <w:ilvl w:val="0"/>
                <w:numId w:val="17"/>
              </w:numPr>
              <w:ind w:left="192"/>
              <w:contextualSpacing/>
              <w:jc w:val="left"/>
              <w:rPr>
                <w:ins w:id="3465" w:author="Sergey Dudov" w:date="2023-04-24T09:39:41Z"/>
                <w:del w:id="3466" w:author="google1599737165" w:date="2023-04-24T12:26:43Z"/>
                <w:rFonts w:ascii="Verdana" w:hAnsi="Verdana" w:cs="Verdana"/>
                <w:sz w:val="18"/>
                <w:szCs w:val="18"/>
                <w:rPrChange w:id="3467" w:author="google1599737165" w:date="2023-04-24T13:47:39Z">
                  <w:rPr>
                    <w:ins w:id="3468" w:author="Sergey Dudov" w:date="2023-04-24T09:39:41Z"/>
                    <w:del w:id="3469" w:author="google1599737165" w:date="2023-04-24T12:26:43Z"/>
                    <w:sz w:val="22"/>
                    <w:szCs w:val="22"/>
                  </w:rPr>
                </w:rPrChange>
              </w:rPr>
            </w:pPr>
            <w:ins w:id="3470" w:author="Sergey Dudov" w:date="2023-04-24T09:39:41Z">
              <w:del w:id="3471" w:author="google1599737165" w:date="2023-04-24T12:26:43Z">
                <w:r>
                  <w:rPr>
                    <w:rFonts w:ascii="Verdana" w:hAnsi="Verdana" w:cs="Verdana"/>
                    <w:sz w:val="18"/>
                    <w:szCs w:val="18"/>
                    <w:rPrChange w:id="3472" w:author="google1599737165" w:date="2023-04-24T13:47:39Z">
                      <w:rPr>
                        <w:sz w:val="22"/>
                        <w:szCs w:val="22"/>
                      </w:rPr>
                    </w:rPrChange>
                  </w:rPr>
                  <w:delText xml:space="preserve"> тотальный вертикальный лов от дна до поверхности.</w:delText>
                </w:r>
              </w:del>
            </w:ins>
          </w:p>
          <w:p>
            <w:pPr>
              <w:ind w:firstLine="0"/>
              <w:rPr>
                <w:ins w:id="3473" w:author="Sergey Dudov" w:date="2023-04-24T09:39:41Z"/>
                <w:del w:id="3474" w:author="google1599737165" w:date="2023-04-24T12:26:43Z"/>
                <w:rFonts w:ascii="Verdana" w:hAnsi="Verdana" w:cs="Verdana"/>
                <w:sz w:val="18"/>
                <w:szCs w:val="18"/>
                <w:rPrChange w:id="3475" w:author="google1599737165" w:date="2023-04-24T13:47:39Z">
                  <w:rPr>
                    <w:ins w:id="3476" w:author="Sergey Dudov" w:date="2023-04-24T09:39:41Z"/>
                    <w:del w:id="3477" w:author="google1599737165" w:date="2023-04-24T12:26:43Z"/>
                    <w:sz w:val="22"/>
                    <w:szCs w:val="22"/>
                  </w:rPr>
                </w:rPrChange>
              </w:rPr>
            </w:pPr>
            <w:ins w:id="3478" w:author="Sergey Dudov" w:date="2023-04-24T09:39:41Z">
              <w:del w:id="3479" w:author="google1599737165" w:date="2023-04-24T12:26:43Z">
                <w:r>
                  <w:rPr>
                    <w:rFonts w:ascii="Verdana" w:hAnsi="Verdana" w:cs="Verdana"/>
                    <w:sz w:val="18"/>
                    <w:szCs w:val="18"/>
                    <w:rPrChange w:id="3480" w:author="google1599737165" w:date="2023-04-24T13:47:39Z">
                      <w:rPr>
                        <w:sz w:val="22"/>
                        <w:szCs w:val="22"/>
                      </w:rPr>
                    </w:rPrChange>
                  </w:rPr>
                  <w:delText>Консервация проб: формалин или этиловый спирт.</w:delText>
                </w:r>
              </w:del>
            </w:ins>
          </w:p>
          <w:p>
            <w:pPr>
              <w:ind w:firstLine="0"/>
              <w:rPr>
                <w:ins w:id="3481" w:author="Sergey Dudov" w:date="2023-04-24T09:39:41Z"/>
                <w:del w:id="3482" w:author="google1599737165" w:date="2023-04-24T12:26:43Z"/>
                <w:rFonts w:ascii="Verdana" w:hAnsi="Verdana" w:cs="Verdana"/>
                <w:sz w:val="18"/>
                <w:szCs w:val="18"/>
                <w:rPrChange w:id="3483" w:author="google1599737165" w:date="2023-04-24T13:47:39Z">
                  <w:rPr>
                    <w:ins w:id="3484" w:author="Sergey Dudov" w:date="2023-04-24T09:39:41Z"/>
                    <w:del w:id="3485" w:author="google1599737165" w:date="2023-04-24T12:26:43Z"/>
                    <w:sz w:val="22"/>
                    <w:szCs w:val="22"/>
                  </w:rPr>
                </w:rPrChange>
              </w:rPr>
            </w:pPr>
            <w:ins w:id="3486" w:author="Sergey Dudov" w:date="2023-04-24T09:39:41Z">
              <w:del w:id="3487" w:author="google1599737165" w:date="2023-04-24T12:26:43Z">
                <w:r>
                  <w:rPr>
                    <w:rFonts w:ascii="Verdana" w:hAnsi="Verdana" w:cs="Verdana"/>
                    <w:sz w:val="18"/>
                    <w:szCs w:val="18"/>
                    <w:rPrChange w:id="3488" w:author="google1599737165" w:date="2023-04-24T13:47:39Z">
                      <w:rPr>
                        <w:sz w:val="22"/>
                        <w:szCs w:val="22"/>
                      </w:rPr>
                    </w:rPrChange>
                  </w:rPr>
                  <w:delText>Анализ проб:  микроскопический.</w:delText>
                </w:r>
              </w:del>
            </w:ins>
          </w:p>
        </w:tc>
        <w:tc>
          <w:tcPr>
            <w:tcW w:w="3621"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ins w:id="3489" w:author="Sergey Dudov" w:date="2023-04-24T09:39:41Z"/>
                <w:del w:id="3490" w:author="google1599737165" w:date="2023-04-24T12:26:43Z"/>
                <w:rFonts w:ascii="Verdana" w:hAnsi="Verdana" w:cs="Verdana"/>
                <w:sz w:val="18"/>
                <w:szCs w:val="18"/>
                <w:rPrChange w:id="3491" w:author="google1599737165" w:date="2023-04-24T13:47:39Z">
                  <w:rPr>
                    <w:ins w:id="3492" w:author="Sergey Dudov" w:date="2023-04-24T09:39:41Z"/>
                    <w:del w:id="3493" w:author="google1599737165" w:date="2023-04-24T12:26:43Z"/>
                    <w:sz w:val="22"/>
                    <w:szCs w:val="22"/>
                  </w:rPr>
                </w:rPrChange>
              </w:rPr>
            </w:pPr>
            <w:ins w:id="3494" w:author="Sergey Dudov" w:date="2023-04-24T09:39:41Z">
              <w:del w:id="3495" w:author="google1599737165" w:date="2023-04-24T12:26:43Z">
                <w:r>
                  <w:rPr>
                    <w:rFonts w:ascii="Verdana" w:hAnsi="Verdana" w:cs="Verdana"/>
                    <w:sz w:val="18"/>
                    <w:szCs w:val="18"/>
                    <w:rPrChange w:id="3496" w:author="google1599737165" w:date="2023-04-24T13:47:39Z">
                      <w:rPr>
                        <w:sz w:val="22"/>
                        <w:szCs w:val="22"/>
                      </w:rPr>
                    </w:rPrChange>
                  </w:rPr>
                  <w:delText xml:space="preserve">Инструкции…, 2004. </w:delText>
                </w:r>
              </w:del>
            </w:ins>
          </w:p>
          <w:p>
            <w:pPr>
              <w:ind w:firstLine="0"/>
              <w:rPr>
                <w:ins w:id="3497" w:author="Sergey Dudov" w:date="2023-04-24T09:39:41Z"/>
                <w:del w:id="3498" w:author="google1599737165" w:date="2023-04-24T12:26:43Z"/>
                <w:rFonts w:ascii="Verdana" w:hAnsi="Verdana" w:cs="Verdana"/>
                <w:sz w:val="18"/>
                <w:szCs w:val="18"/>
                <w:rPrChange w:id="3499" w:author="google1599737165" w:date="2023-04-24T13:47:39Z">
                  <w:rPr>
                    <w:ins w:id="3500" w:author="Sergey Dudov" w:date="2023-04-24T09:39:41Z"/>
                    <w:del w:id="3501" w:author="google1599737165" w:date="2023-04-24T12:26:43Z"/>
                    <w:sz w:val="22"/>
                    <w:szCs w:val="22"/>
                  </w:rPr>
                </w:rPrChange>
              </w:rPr>
            </w:pPr>
            <w:ins w:id="3502" w:author="Sergey Dudov" w:date="2023-04-24T09:39:41Z">
              <w:del w:id="3503" w:author="google1599737165" w:date="2023-04-24T12:26:43Z">
                <w:r>
                  <w:rPr>
                    <w:rFonts w:ascii="Verdana" w:hAnsi="Verdana" w:cs="Verdana"/>
                    <w:sz w:val="18"/>
                    <w:szCs w:val="18"/>
                    <w:rPrChange w:id="3504" w:author="google1599737165" w:date="2023-04-24T13:47:39Z">
                      <w:rPr>
                        <w:sz w:val="22"/>
                        <w:szCs w:val="22"/>
                      </w:rPr>
                    </w:rPrChange>
                  </w:rPr>
                  <w:delText>Расс, Казанова, 1966.</w:delText>
                </w:r>
              </w:del>
            </w:ins>
          </w:p>
          <w:p>
            <w:pPr>
              <w:ind w:firstLine="0"/>
              <w:rPr>
                <w:ins w:id="3505" w:author="Sergey Dudov" w:date="2023-04-24T09:39:41Z"/>
                <w:del w:id="3506" w:author="google1599737165" w:date="2023-04-24T12:26:43Z"/>
                <w:rFonts w:ascii="Verdana" w:hAnsi="Verdana" w:cs="Verdana"/>
                <w:sz w:val="18"/>
                <w:szCs w:val="18"/>
                <w:rPrChange w:id="3507" w:author="google1599737165" w:date="2023-04-24T13:47:39Z">
                  <w:rPr>
                    <w:ins w:id="3508" w:author="Sergey Dudov" w:date="2023-04-24T09:39:41Z"/>
                    <w:del w:id="3509" w:author="google1599737165" w:date="2023-04-24T12:26:43Z"/>
                    <w:sz w:val="22"/>
                    <w:szCs w:val="22"/>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3510" w:author="Sergey Dudov" w:date="2023-04-24T09:39:41Z"/>
          <w:del w:id="3511" w:author="google1599737165" w:date="2023-04-24T12:26:43Z"/>
        </w:trPr>
        <w:tc>
          <w:tcPr>
            <w:tcW w:w="1535"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ins w:id="3512" w:author="Sergey Dudov" w:date="2023-04-24T09:39:41Z"/>
                <w:del w:id="3513" w:author="google1599737165" w:date="2023-04-24T12:26:43Z"/>
                <w:rFonts w:ascii="Verdana" w:hAnsi="Verdana" w:cs="Verdana"/>
                <w:sz w:val="18"/>
                <w:szCs w:val="18"/>
                <w:rPrChange w:id="3514" w:author="google1599737165" w:date="2023-04-24T13:47:39Z">
                  <w:rPr>
                    <w:ins w:id="3515" w:author="Sergey Dudov" w:date="2023-04-24T09:39:41Z"/>
                    <w:del w:id="3516" w:author="google1599737165" w:date="2023-04-24T12:26:43Z"/>
                    <w:sz w:val="22"/>
                    <w:szCs w:val="22"/>
                  </w:rPr>
                </w:rPrChange>
              </w:rPr>
            </w:pPr>
            <w:ins w:id="3517" w:author="Sergey Dudov" w:date="2023-04-24T09:39:41Z">
              <w:del w:id="3518" w:author="google1599737165" w:date="2023-04-24T12:26:43Z">
                <w:r>
                  <w:rPr>
                    <w:rFonts w:ascii="Verdana" w:hAnsi="Verdana" w:cs="Verdana"/>
                    <w:sz w:val="18"/>
                    <w:szCs w:val="18"/>
                    <w:rPrChange w:id="3519" w:author="google1599737165" w:date="2023-04-24T13:47:39Z">
                      <w:rPr>
                        <w:sz w:val="22"/>
                        <w:szCs w:val="22"/>
                      </w:rPr>
                    </w:rPrChange>
                  </w:rPr>
                  <w:delText>Макрозообентос</w:delText>
                </w:r>
              </w:del>
            </w:ins>
          </w:p>
        </w:tc>
        <w:tc>
          <w:tcPr>
            <w:tcW w:w="2062"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ins w:id="3520" w:author="Sergey Dudov" w:date="2023-04-24T09:39:41Z"/>
                <w:del w:id="3521" w:author="google1599737165" w:date="2023-04-24T12:26:43Z"/>
                <w:rFonts w:ascii="Verdana" w:hAnsi="Verdana" w:cs="Verdana"/>
                <w:sz w:val="18"/>
                <w:szCs w:val="18"/>
                <w:rPrChange w:id="3522" w:author="google1599737165" w:date="2023-04-24T13:47:39Z">
                  <w:rPr>
                    <w:ins w:id="3523" w:author="Sergey Dudov" w:date="2023-04-24T09:39:41Z"/>
                    <w:del w:id="3524" w:author="google1599737165" w:date="2023-04-24T12:26:43Z"/>
                    <w:sz w:val="22"/>
                    <w:szCs w:val="22"/>
                  </w:rPr>
                </w:rPrChange>
              </w:rPr>
            </w:pPr>
            <w:ins w:id="3525" w:author="Sergey Dudov" w:date="2023-04-24T09:39:41Z">
              <w:del w:id="3526" w:author="google1599737165" w:date="2023-04-24T12:26:43Z">
                <w:r>
                  <w:rPr>
                    <w:rFonts w:ascii="Verdana" w:hAnsi="Verdana" w:cs="Verdana"/>
                    <w:sz w:val="18"/>
                    <w:szCs w:val="18"/>
                    <w:rPrChange w:id="3527" w:author="google1599737165" w:date="2023-04-24T13:47:39Z">
                      <w:rPr>
                        <w:sz w:val="22"/>
                        <w:szCs w:val="22"/>
                      </w:rPr>
                    </w:rPrChange>
                  </w:rPr>
                  <w:delText>Количественные и качественные показатели:</w:delText>
                </w:r>
              </w:del>
            </w:ins>
          </w:p>
          <w:p>
            <w:pPr>
              <w:ind w:firstLine="0"/>
              <w:rPr>
                <w:ins w:id="3528" w:author="Sergey Dudov" w:date="2023-04-24T09:39:41Z"/>
                <w:del w:id="3529" w:author="google1599737165" w:date="2023-04-24T12:26:43Z"/>
                <w:rFonts w:ascii="Verdana" w:hAnsi="Verdana" w:cs="Verdana"/>
                <w:sz w:val="18"/>
                <w:szCs w:val="18"/>
                <w:rPrChange w:id="3530" w:author="google1599737165" w:date="2023-04-24T13:47:39Z">
                  <w:rPr>
                    <w:ins w:id="3531" w:author="Sergey Dudov" w:date="2023-04-24T09:39:41Z"/>
                    <w:del w:id="3532" w:author="google1599737165" w:date="2023-04-24T12:26:43Z"/>
                    <w:sz w:val="22"/>
                    <w:szCs w:val="22"/>
                  </w:rPr>
                </w:rPrChange>
              </w:rPr>
            </w:pPr>
            <w:ins w:id="3533" w:author="Sergey Dudov" w:date="2023-04-24T09:39:41Z">
              <w:del w:id="3534" w:author="google1599737165" w:date="2023-04-24T12:26:43Z">
                <w:r>
                  <w:rPr>
                    <w:rFonts w:ascii="Verdana" w:hAnsi="Verdana" w:cs="Verdana"/>
                    <w:sz w:val="18"/>
                    <w:szCs w:val="18"/>
                    <w:rPrChange w:id="3535" w:author="google1599737165" w:date="2023-04-24T13:47:39Z">
                      <w:rPr>
                        <w:sz w:val="22"/>
                        <w:szCs w:val="22"/>
                      </w:rPr>
                    </w:rPrChange>
                  </w:rPr>
                  <w:delText>- видовой состав;</w:delText>
                </w:r>
              </w:del>
            </w:ins>
          </w:p>
          <w:p>
            <w:pPr>
              <w:ind w:firstLine="0"/>
              <w:rPr>
                <w:ins w:id="3536" w:author="Sergey Dudov" w:date="2023-04-24T09:39:41Z"/>
                <w:del w:id="3537" w:author="google1599737165" w:date="2023-04-24T12:26:43Z"/>
                <w:rFonts w:ascii="Verdana" w:hAnsi="Verdana" w:cs="Verdana"/>
                <w:sz w:val="18"/>
                <w:szCs w:val="18"/>
                <w:rPrChange w:id="3538" w:author="google1599737165" w:date="2023-04-24T13:47:39Z">
                  <w:rPr>
                    <w:ins w:id="3539" w:author="Sergey Dudov" w:date="2023-04-24T09:39:41Z"/>
                    <w:del w:id="3540" w:author="google1599737165" w:date="2023-04-24T12:26:43Z"/>
                    <w:sz w:val="22"/>
                    <w:szCs w:val="22"/>
                  </w:rPr>
                </w:rPrChange>
              </w:rPr>
            </w:pPr>
            <w:ins w:id="3541" w:author="Sergey Dudov" w:date="2023-04-24T09:39:41Z">
              <w:del w:id="3542" w:author="google1599737165" w:date="2023-04-24T12:26:43Z">
                <w:r>
                  <w:rPr>
                    <w:rFonts w:ascii="Verdana" w:hAnsi="Verdana" w:cs="Verdana"/>
                    <w:sz w:val="18"/>
                    <w:szCs w:val="18"/>
                    <w:rPrChange w:id="3543" w:author="google1599737165" w:date="2023-04-24T13:47:39Z">
                      <w:rPr>
                        <w:sz w:val="22"/>
                        <w:szCs w:val="22"/>
                      </w:rPr>
                    </w:rPrChange>
                  </w:rPr>
                  <w:delText>- общая численность (экз./м</w:delText>
                </w:r>
              </w:del>
            </w:ins>
            <w:ins w:id="3544" w:author="Sergey Dudov" w:date="2023-04-24T09:39:41Z">
              <w:del w:id="3545" w:author="google1599737165" w:date="2023-04-24T12:26:43Z">
                <w:r>
                  <w:rPr>
                    <w:rFonts w:ascii="Verdana" w:hAnsi="Verdana" w:cs="Verdana"/>
                    <w:sz w:val="18"/>
                    <w:szCs w:val="18"/>
                    <w:vertAlign w:val="superscript"/>
                    <w:rPrChange w:id="3546" w:author="google1599737165" w:date="2023-04-24T13:47:39Z">
                      <w:rPr>
                        <w:sz w:val="22"/>
                        <w:szCs w:val="22"/>
                        <w:vertAlign w:val="superscript"/>
                      </w:rPr>
                    </w:rPrChange>
                  </w:rPr>
                  <w:delText>2</w:delText>
                </w:r>
              </w:del>
            </w:ins>
            <w:ins w:id="3547" w:author="Sergey Dudov" w:date="2023-04-24T09:39:41Z">
              <w:del w:id="3548" w:author="google1599737165" w:date="2023-04-24T12:26:43Z">
                <w:r>
                  <w:rPr>
                    <w:rFonts w:ascii="Verdana" w:hAnsi="Verdana" w:cs="Verdana"/>
                    <w:sz w:val="18"/>
                    <w:szCs w:val="18"/>
                    <w:rPrChange w:id="3549" w:author="google1599737165" w:date="2023-04-24T13:47:39Z">
                      <w:rPr>
                        <w:sz w:val="22"/>
                        <w:szCs w:val="22"/>
                      </w:rPr>
                    </w:rPrChange>
                  </w:rPr>
                  <w:delText>) и биомасса (г/м</w:delText>
                </w:r>
              </w:del>
            </w:ins>
            <w:ins w:id="3550" w:author="Sergey Dudov" w:date="2023-04-24T09:39:41Z">
              <w:del w:id="3551" w:author="google1599737165" w:date="2023-04-24T12:26:43Z">
                <w:r>
                  <w:rPr>
                    <w:rFonts w:ascii="Verdana" w:hAnsi="Verdana" w:cs="Verdana"/>
                    <w:sz w:val="18"/>
                    <w:szCs w:val="18"/>
                    <w:vertAlign w:val="superscript"/>
                    <w:rPrChange w:id="3552" w:author="google1599737165" w:date="2023-04-24T13:47:39Z">
                      <w:rPr>
                        <w:sz w:val="22"/>
                        <w:szCs w:val="22"/>
                        <w:vertAlign w:val="superscript"/>
                      </w:rPr>
                    </w:rPrChange>
                  </w:rPr>
                  <w:delText>2</w:delText>
                </w:r>
              </w:del>
            </w:ins>
            <w:ins w:id="3553" w:author="Sergey Dudov" w:date="2023-04-24T09:39:41Z">
              <w:del w:id="3554" w:author="google1599737165" w:date="2023-04-24T12:26:43Z">
                <w:r>
                  <w:rPr>
                    <w:rFonts w:ascii="Verdana" w:hAnsi="Verdana" w:cs="Verdana"/>
                    <w:sz w:val="18"/>
                    <w:szCs w:val="18"/>
                    <w:rPrChange w:id="3555" w:author="google1599737165" w:date="2023-04-24T13:47:39Z">
                      <w:rPr>
                        <w:sz w:val="22"/>
                        <w:szCs w:val="22"/>
                      </w:rPr>
                    </w:rPrChange>
                  </w:rPr>
                  <w:delText>);</w:delText>
                </w:r>
              </w:del>
            </w:ins>
          </w:p>
          <w:p>
            <w:pPr>
              <w:ind w:firstLine="0"/>
              <w:rPr>
                <w:ins w:id="3556" w:author="Sergey Dudov" w:date="2023-04-24T09:39:41Z"/>
                <w:del w:id="3557" w:author="google1599737165" w:date="2023-04-24T12:26:43Z"/>
                <w:rFonts w:ascii="Verdana" w:hAnsi="Verdana" w:cs="Verdana"/>
                <w:sz w:val="18"/>
                <w:szCs w:val="18"/>
                <w:rPrChange w:id="3558" w:author="google1599737165" w:date="2023-04-24T13:47:39Z">
                  <w:rPr>
                    <w:ins w:id="3559" w:author="Sergey Dudov" w:date="2023-04-24T09:39:41Z"/>
                    <w:del w:id="3560" w:author="google1599737165" w:date="2023-04-24T12:26:43Z"/>
                    <w:sz w:val="22"/>
                    <w:szCs w:val="22"/>
                  </w:rPr>
                </w:rPrChange>
              </w:rPr>
            </w:pPr>
            <w:ins w:id="3561" w:author="Sergey Dudov" w:date="2023-04-24T09:39:41Z">
              <w:del w:id="3562" w:author="google1599737165" w:date="2023-04-24T12:26:43Z">
                <w:r>
                  <w:rPr>
                    <w:rFonts w:ascii="Verdana" w:hAnsi="Verdana" w:cs="Verdana"/>
                    <w:sz w:val="18"/>
                    <w:szCs w:val="18"/>
                    <w:rPrChange w:id="3563" w:author="google1599737165" w:date="2023-04-24T13:47:39Z">
                      <w:rPr>
                        <w:sz w:val="22"/>
                        <w:szCs w:val="22"/>
                      </w:rPr>
                    </w:rPrChange>
                  </w:rPr>
                  <w:delText>- численность и биомасса отдельных видов.</w:delText>
                </w:r>
              </w:del>
            </w:ins>
          </w:p>
          <w:p>
            <w:pPr>
              <w:ind w:firstLine="0"/>
              <w:rPr>
                <w:ins w:id="3564" w:author="Sergey Dudov" w:date="2023-04-24T09:39:41Z"/>
                <w:del w:id="3565" w:author="google1599737165" w:date="2023-04-24T12:26:43Z"/>
                <w:rFonts w:ascii="Verdana" w:hAnsi="Verdana" w:cs="Verdana"/>
                <w:sz w:val="18"/>
                <w:szCs w:val="18"/>
                <w:rPrChange w:id="3566" w:author="google1599737165" w:date="2023-04-24T13:47:39Z">
                  <w:rPr>
                    <w:ins w:id="3567" w:author="Sergey Dudov" w:date="2023-04-24T09:39:41Z"/>
                    <w:del w:id="3568" w:author="google1599737165" w:date="2023-04-24T12:26:43Z"/>
                    <w:sz w:val="22"/>
                    <w:szCs w:val="22"/>
                  </w:rPr>
                </w:rPrChange>
              </w:rPr>
            </w:pPr>
            <w:ins w:id="3569" w:author="Sergey Dudov" w:date="2023-04-24T09:39:41Z">
              <w:del w:id="3570" w:author="google1599737165" w:date="2023-04-24T12:26:43Z">
                <w:r>
                  <w:rPr>
                    <w:rFonts w:ascii="Verdana" w:hAnsi="Verdana" w:cs="Verdana"/>
                    <w:sz w:val="18"/>
                    <w:szCs w:val="18"/>
                    <w:rPrChange w:id="3571" w:author="google1599737165" w:date="2023-04-24T13:47:39Z">
                      <w:rPr>
                        <w:sz w:val="22"/>
                        <w:szCs w:val="22"/>
                      </w:rPr>
                    </w:rPrChange>
                  </w:rPr>
                  <w:delText>- наличие/отсутствие инвазивных видов.</w:delText>
                </w:r>
              </w:del>
            </w:ins>
          </w:p>
          <w:p>
            <w:pPr>
              <w:ind w:firstLine="0"/>
              <w:rPr>
                <w:ins w:id="3572" w:author="Sergey Dudov" w:date="2023-04-24T09:39:41Z"/>
                <w:del w:id="3573" w:author="google1599737165" w:date="2023-04-24T12:26:43Z"/>
                <w:rFonts w:ascii="Verdana" w:hAnsi="Verdana" w:cs="Verdana"/>
                <w:sz w:val="18"/>
                <w:szCs w:val="18"/>
                <w:rPrChange w:id="3574" w:author="google1599737165" w:date="2023-04-24T13:47:39Z">
                  <w:rPr>
                    <w:ins w:id="3575" w:author="Sergey Dudov" w:date="2023-04-24T09:39:41Z"/>
                    <w:del w:id="3576" w:author="google1599737165" w:date="2023-04-24T12:26:43Z"/>
                    <w:sz w:val="22"/>
                    <w:szCs w:val="22"/>
                  </w:rPr>
                </w:rPrChange>
              </w:rPr>
            </w:pPr>
          </w:p>
          <w:p>
            <w:pPr>
              <w:ind w:firstLine="0"/>
              <w:rPr>
                <w:ins w:id="3577" w:author="Sergey Dudov" w:date="2023-04-24T09:39:41Z"/>
                <w:del w:id="3578" w:author="google1599737165" w:date="2023-04-24T12:26:43Z"/>
                <w:rFonts w:ascii="Verdana" w:hAnsi="Verdana" w:cs="Verdana"/>
                <w:sz w:val="18"/>
                <w:szCs w:val="18"/>
                <w:rPrChange w:id="3579" w:author="google1599737165" w:date="2023-04-24T13:47:39Z">
                  <w:rPr>
                    <w:ins w:id="3580" w:author="Sergey Dudov" w:date="2023-04-24T09:39:41Z"/>
                    <w:del w:id="3581" w:author="google1599737165" w:date="2023-04-24T12:26:43Z"/>
                    <w:sz w:val="22"/>
                    <w:szCs w:val="22"/>
                  </w:rPr>
                </w:rPrChange>
              </w:rPr>
            </w:pPr>
          </w:p>
        </w:tc>
        <w:tc>
          <w:tcPr>
            <w:tcW w:w="2251"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ins w:id="3582" w:author="Sergey Dudov" w:date="2023-04-24T09:39:41Z"/>
                <w:del w:id="3583" w:author="google1599737165" w:date="2023-04-24T12:26:43Z"/>
                <w:rFonts w:ascii="Verdana" w:hAnsi="Verdana" w:cs="Verdana"/>
                <w:sz w:val="18"/>
                <w:szCs w:val="18"/>
                <w:rPrChange w:id="3584" w:author="google1599737165" w:date="2023-04-24T13:47:39Z">
                  <w:rPr>
                    <w:ins w:id="3585" w:author="Sergey Dudov" w:date="2023-04-24T09:39:41Z"/>
                    <w:del w:id="3586" w:author="google1599737165" w:date="2023-04-24T12:26:43Z"/>
                    <w:sz w:val="22"/>
                    <w:szCs w:val="22"/>
                  </w:rPr>
                </w:rPrChange>
              </w:rPr>
            </w:pPr>
            <w:ins w:id="3587" w:author="Sergey Dudov" w:date="2023-04-24T09:39:41Z">
              <w:del w:id="3588" w:author="google1599737165" w:date="2023-04-24T12:26:43Z">
                <w:r>
                  <w:rPr>
                    <w:rFonts w:ascii="Verdana" w:hAnsi="Verdana" w:cs="Verdana"/>
                    <w:sz w:val="18"/>
                    <w:szCs w:val="18"/>
                    <w:rPrChange w:id="3589" w:author="google1599737165" w:date="2023-04-24T13:47:39Z">
                      <w:rPr>
                        <w:sz w:val="22"/>
                        <w:szCs w:val="22"/>
                      </w:rPr>
                    </w:rPrChange>
                  </w:rPr>
                  <w:delText>Орудие отбора проб: для глубоководной акватории – ковшовый дночерпатель с площадью пробоотбора 0,1 м</w:delText>
                </w:r>
              </w:del>
            </w:ins>
            <w:ins w:id="3590" w:author="Sergey Dudov" w:date="2023-04-24T09:39:41Z">
              <w:del w:id="3591" w:author="google1599737165" w:date="2023-04-24T12:26:43Z">
                <w:r>
                  <w:rPr>
                    <w:rFonts w:ascii="Verdana" w:hAnsi="Verdana" w:cs="Verdana"/>
                    <w:sz w:val="18"/>
                    <w:szCs w:val="18"/>
                    <w:vertAlign w:val="superscript"/>
                    <w:rPrChange w:id="3592" w:author="google1599737165" w:date="2023-04-24T13:47:39Z">
                      <w:rPr>
                        <w:sz w:val="22"/>
                        <w:szCs w:val="22"/>
                        <w:vertAlign w:val="superscript"/>
                      </w:rPr>
                    </w:rPrChange>
                  </w:rPr>
                  <w:delText>2</w:delText>
                </w:r>
              </w:del>
            </w:ins>
            <w:ins w:id="3593" w:author="Sergey Dudov" w:date="2023-04-24T09:39:41Z">
              <w:del w:id="3594" w:author="google1599737165" w:date="2023-04-24T12:26:43Z">
                <w:r>
                  <w:rPr>
                    <w:rFonts w:ascii="Verdana" w:hAnsi="Verdana" w:cs="Verdana"/>
                    <w:sz w:val="18"/>
                    <w:szCs w:val="18"/>
                    <w:rPrChange w:id="3595" w:author="google1599737165" w:date="2023-04-24T13:47:39Z">
                      <w:rPr>
                        <w:sz w:val="22"/>
                        <w:szCs w:val="22"/>
                      </w:rPr>
                    </w:rPrChange>
                  </w:rPr>
                  <w:delText>, для мелководных прибрежных станций – с площадью пробоотбора 0,025 м</w:delText>
                </w:r>
              </w:del>
            </w:ins>
            <w:ins w:id="3596" w:author="Sergey Dudov" w:date="2023-04-24T09:39:41Z">
              <w:del w:id="3597" w:author="google1599737165" w:date="2023-04-24T12:26:43Z">
                <w:r>
                  <w:rPr>
                    <w:rFonts w:ascii="Verdana" w:hAnsi="Verdana" w:cs="Verdana"/>
                    <w:sz w:val="18"/>
                    <w:szCs w:val="18"/>
                    <w:vertAlign w:val="superscript"/>
                    <w:rPrChange w:id="3598" w:author="google1599737165" w:date="2023-04-24T13:47:39Z">
                      <w:rPr>
                        <w:sz w:val="22"/>
                        <w:szCs w:val="22"/>
                        <w:vertAlign w:val="superscript"/>
                      </w:rPr>
                    </w:rPrChange>
                  </w:rPr>
                  <w:delText>2</w:delText>
                </w:r>
              </w:del>
            </w:ins>
            <w:ins w:id="3599" w:author="Sergey Dudov" w:date="2023-04-24T09:39:41Z">
              <w:del w:id="3600" w:author="google1599737165" w:date="2023-04-24T12:26:43Z">
                <w:r>
                  <w:rPr>
                    <w:rFonts w:ascii="Verdana" w:hAnsi="Verdana" w:cs="Verdana"/>
                    <w:sz w:val="18"/>
                    <w:szCs w:val="18"/>
                    <w:rPrChange w:id="3601" w:author="google1599737165" w:date="2023-04-24T13:47:39Z">
                      <w:rPr>
                        <w:sz w:val="22"/>
                        <w:szCs w:val="22"/>
                      </w:rPr>
                    </w:rPrChange>
                  </w:rPr>
                  <w:delText>.</w:delText>
                </w:r>
              </w:del>
            </w:ins>
          </w:p>
          <w:p>
            <w:pPr>
              <w:ind w:firstLine="0"/>
              <w:rPr>
                <w:ins w:id="3602" w:author="Sergey Dudov" w:date="2023-04-24T09:39:41Z"/>
                <w:del w:id="3603" w:author="google1599737165" w:date="2023-04-24T12:26:43Z"/>
                <w:rFonts w:ascii="Verdana" w:hAnsi="Verdana" w:cs="Verdana"/>
                <w:sz w:val="18"/>
                <w:szCs w:val="18"/>
                <w:rPrChange w:id="3604" w:author="google1599737165" w:date="2023-04-24T13:47:39Z">
                  <w:rPr>
                    <w:ins w:id="3605" w:author="Sergey Dudov" w:date="2023-04-24T09:39:41Z"/>
                    <w:del w:id="3606" w:author="google1599737165" w:date="2023-04-24T12:26:43Z"/>
                    <w:sz w:val="22"/>
                    <w:szCs w:val="22"/>
                  </w:rPr>
                </w:rPrChange>
              </w:rPr>
            </w:pPr>
            <w:ins w:id="3607" w:author="Sergey Dudov" w:date="2023-04-24T09:39:41Z">
              <w:del w:id="3608" w:author="google1599737165" w:date="2023-04-24T12:26:43Z">
                <w:r>
                  <w:rPr>
                    <w:rFonts w:ascii="Verdana" w:hAnsi="Verdana" w:cs="Verdana"/>
                    <w:sz w:val="18"/>
                    <w:szCs w:val="18"/>
                    <w:rPrChange w:id="3609" w:author="google1599737165" w:date="2023-04-24T13:47:39Z">
                      <w:rPr>
                        <w:sz w:val="22"/>
                        <w:szCs w:val="22"/>
                      </w:rPr>
                    </w:rPrChange>
                  </w:rPr>
                  <w:delText>Метод отбора и подготовки проб: отбор проб грунта дночерпателем в 3-х кратной повторности на  каждой станции, промывка проб через промывочное сито из ситовой ткани с размером ячеи 500 мкм.</w:delText>
                </w:r>
              </w:del>
            </w:ins>
          </w:p>
          <w:p>
            <w:pPr>
              <w:ind w:firstLine="0"/>
              <w:rPr>
                <w:ins w:id="3610" w:author="Sergey Dudov" w:date="2023-04-24T09:39:41Z"/>
                <w:del w:id="3611" w:author="google1599737165" w:date="2023-04-24T12:26:43Z"/>
                <w:rFonts w:ascii="Verdana" w:hAnsi="Verdana" w:cs="Verdana"/>
                <w:sz w:val="18"/>
                <w:szCs w:val="18"/>
                <w:rPrChange w:id="3612" w:author="google1599737165" w:date="2023-04-24T13:47:39Z">
                  <w:rPr>
                    <w:ins w:id="3613" w:author="Sergey Dudov" w:date="2023-04-24T09:39:41Z"/>
                    <w:del w:id="3614" w:author="google1599737165" w:date="2023-04-24T12:26:43Z"/>
                    <w:sz w:val="22"/>
                    <w:szCs w:val="22"/>
                  </w:rPr>
                </w:rPrChange>
              </w:rPr>
            </w:pPr>
            <w:ins w:id="3615" w:author="Sergey Dudov" w:date="2023-04-24T09:39:41Z">
              <w:del w:id="3616" w:author="google1599737165" w:date="2023-04-24T12:26:43Z">
                <w:r>
                  <w:rPr>
                    <w:rFonts w:ascii="Verdana" w:hAnsi="Verdana" w:cs="Verdana"/>
                    <w:sz w:val="18"/>
                    <w:szCs w:val="18"/>
                    <w:rPrChange w:id="3617" w:author="google1599737165" w:date="2023-04-24T13:47:39Z">
                      <w:rPr>
                        <w:sz w:val="22"/>
                        <w:szCs w:val="22"/>
                      </w:rPr>
                    </w:rPrChange>
                  </w:rPr>
                  <w:delText>Консервация проб: формалин или этиловый спирт.</w:delText>
                </w:r>
              </w:del>
            </w:ins>
          </w:p>
          <w:p>
            <w:pPr>
              <w:ind w:firstLine="0"/>
              <w:rPr>
                <w:ins w:id="3618" w:author="Sergey Dudov" w:date="2023-04-24T09:39:41Z"/>
                <w:del w:id="3619" w:author="google1599737165" w:date="2023-04-24T12:26:43Z"/>
                <w:rFonts w:ascii="Verdana" w:hAnsi="Verdana" w:cs="Verdana"/>
                <w:sz w:val="18"/>
                <w:szCs w:val="18"/>
                <w:rPrChange w:id="3620" w:author="google1599737165" w:date="2023-04-24T13:47:39Z">
                  <w:rPr>
                    <w:ins w:id="3621" w:author="Sergey Dudov" w:date="2023-04-24T09:39:41Z"/>
                    <w:del w:id="3622" w:author="google1599737165" w:date="2023-04-24T12:26:43Z"/>
                    <w:sz w:val="22"/>
                    <w:szCs w:val="22"/>
                  </w:rPr>
                </w:rPrChange>
              </w:rPr>
            </w:pPr>
            <w:ins w:id="3623" w:author="Sergey Dudov" w:date="2023-04-24T09:39:41Z">
              <w:del w:id="3624" w:author="google1599737165" w:date="2023-04-24T12:26:43Z">
                <w:r>
                  <w:rPr>
                    <w:rFonts w:ascii="Verdana" w:hAnsi="Verdana" w:cs="Verdana"/>
                    <w:sz w:val="18"/>
                    <w:szCs w:val="18"/>
                    <w:rPrChange w:id="3625" w:author="google1599737165" w:date="2023-04-24T13:47:39Z">
                      <w:rPr>
                        <w:sz w:val="22"/>
                        <w:szCs w:val="22"/>
                      </w:rPr>
                    </w:rPrChange>
                  </w:rPr>
                  <w:delText>Анализ проб:  микроскопический.</w:delText>
                </w:r>
              </w:del>
            </w:ins>
          </w:p>
        </w:tc>
        <w:tc>
          <w:tcPr>
            <w:tcW w:w="3621"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ins w:id="3626" w:author="Sergey Dudov" w:date="2023-04-24T09:39:41Z"/>
                <w:del w:id="3627" w:author="google1599737165" w:date="2023-04-24T12:26:43Z"/>
                <w:rFonts w:ascii="Verdana" w:hAnsi="Verdana" w:cs="Verdana"/>
                <w:sz w:val="18"/>
                <w:szCs w:val="18"/>
                <w:rPrChange w:id="3628" w:author="google1599737165" w:date="2023-04-24T13:47:39Z">
                  <w:rPr>
                    <w:ins w:id="3629" w:author="Sergey Dudov" w:date="2023-04-24T09:39:41Z"/>
                    <w:del w:id="3630" w:author="google1599737165" w:date="2023-04-24T12:26:43Z"/>
                    <w:sz w:val="22"/>
                    <w:szCs w:val="22"/>
                  </w:rPr>
                </w:rPrChange>
              </w:rPr>
            </w:pPr>
            <w:ins w:id="3631" w:author="Sergey Dudov" w:date="2023-04-24T09:39:41Z">
              <w:del w:id="3632" w:author="google1599737165" w:date="2023-04-24T12:26:43Z">
                <w:r>
                  <w:rPr>
                    <w:rFonts w:ascii="Verdana" w:hAnsi="Verdana" w:cs="Verdana"/>
                    <w:sz w:val="18"/>
                    <w:szCs w:val="18"/>
                    <w:rPrChange w:id="3633" w:author="google1599737165" w:date="2023-04-24T13:47:39Z">
                      <w:rPr>
                        <w:sz w:val="22"/>
                        <w:szCs w:val="22"/>
                      </w:rPr>
                    </w:rPrChange>
                  </w:rPr>
                  <w:delText xml:space="preserve">Инструкции…, 2004. </w:delText>
                </w:r>
              </w:del>
            </w:ins>
          </w:p>
          <w:p>
            <w:pPr>
              <w:ind w:firstLine="0"/>
              <w:rPr>
                <w:ins w:id="3634" w:author="Sergey Dudov" w:date="2023-04-24T09:39:41Z"/>
                <w:del w:id="3635" w:author="google1599737165" w:date="2023-04-24T12:26:43Z"/>
                <w:rFonts w:ascii="Verdana" w:hAnsi="Verdana" w:cs="Verdana"/>
                <w:sz w:val="18"/>
                <w:szCs w:val="18"/>
                <w:rPrChange w:id="3636" w:author="google1599737165" w:date="2023-04-24T13:47:39Z">
                  <w:rPr>
                    <w:ins w:id="3637" w:author="Sergey Dudov" w:date="2023-04-24T09:39:41Z"/>
                    <w:del w:id="3638" w:author="google1599737165" w:date="2023-04-24T12:26:43Z"/>
                    <w:sz w:val="22"/>
                    <w:szCs w:val="22"/>
                  </w:rPr>
                </w:rPrChange>
              </w:rPr>
            </w:pPr>
            <w:ins w:id="3639" w:author="Sergey Dudov" w:date="2023-04-24T09:39:41Z">
              <w:del w:id="3640" w:author="google1599737165" w:date="2023-04-24T12:26:43Z">
                <w:r>
                  <w:rPr>
                    <w:rFonts w:ascii="Verdana" w:hAnsi="Verdana" w:cs="Verdana"/>
                    <w:sz w:val="18"/>
                    <w:szCs w:val="18"/>
                    <w:rPrChange w:id="3641" w:author="google1599737165" w:date="2023-04-24T13:47:39Z">
                      <w:rPr>
                        <w:sz w:val="22"/>
                        <w:szCs w:val="22"/>
                      </w:rPr>
                    </w:rPrChange>
                  </w:rPr>
                  <w:delText xml:space="preserve">Методические рекомендации, 1983. </w:delText>
                </w:r>
              </w:del>
            </w:ins>
          </w:p>
          <w:p>
            <w:pPr>
              <w:ind w:firstLine="0"/>
              <w:rPr>
                <w:ins w:id="3642" w:author="Sergey Dudov" w:date="2023-04-24T09:39:41Z"/>
                <w:del w:id="3643" w:author="google1599737165" w:date="2023-04-24T12:26:43Z"/>
                <w:rFonts w:ascii="Verdana" w:hAnsi="Verdana" w:cs="Verdana"/>
                <w:sz w:val="18"/>
                <w:szCs w:val="18"/>
                <w:rPrChange w:id="3644" w:author="google1599737165" w:date="2023-04-24T13:47:39Z">
                  <w:rPr>
                    <w:ins w:id="3645" w:author="Sergey Dudov" w:date="2023-04-24T09:39:41Z"/>
                    <w:del w:id="3646" w:author="google1599737165" w:date="2023-04-24T12:26:43Z"/>
                    <w:sz w:val="22"/>
                    <w:szCs w:val="22"/>
                  </w:rPr>
                </w:rPrChange>
              </w:rPr>
            </w:pPr>
            <w:ins w:id="3647" w:author="Sergey Dudov" w:date="2023-04-24T09:39:41Z">
              <w:del w:id="3648" w:author="google1599737165" w:date="2023-04-24T12:26:43Z">
                <w:r>
                  <w:rPr>
                    <w:rFonts w:ascii="Verdana" w:hAnsi="Verdana" w:cs="Verdana"/>
                    <w:sz w:val="18"/>
                    <w:szCs w:val="18"/>
                    <w:rPrChange w:id="3649" w:author="google1599737165" w:date="2023-04-24T13:47:39Z">
                      <w:rPr>
                        <w:sz w:val="22"/>
                        <w:szCs w:val="22"/>
                      </w:rPr>
                    </w:rPrChange>
                  </w:rPr>
                  <w:delText xml:space="preserve">Руководство по гидробиоло-гическому мониторингу …, 1992. </w:delText>
                </w:r>
              </w:del>
            </w:ins>
          </w:p>
          <w:p>
            <w:pPr>
              <w:ind w:firstLine="0"/>
              <w:rPr>
                <w:ins w:id="3650" w:author="Sergey Dudov" w:date="2023-04-24T09:39:41Z"/>
                <w:del w:id="3651" w:author="google1599737165" w:date="2023-04-24T12:26:43Z"/>
                <w:rFonts w:ascii="Verdana" w:hAnsi="Verdana" w:cs="Verdana"/>
                <w:sz w:val="18"/>
                <w:szCs w:val="18"/>
                <w:rPrChange w:id="3652" w:author="google1599737165" w:date="2023-04-24T13:47:39Z">
                  <w:rPr>
                    <w:ins w:id="3653" w:author="Sergey Dudov" w:date="2023-04-24T09:39:41Z"/>
                    <w:del w:id="3654" w:author="google1599737165" w:date="2023-04-24T12:26:43Z"/>
                    <w:sz w:val="22"/>
                    <w:szCs w:val="22"/>
                  </w:rPr>
                </w:rPrChange>
              </w:rPr>
            </w:pPr>
            <w:ins w:id="3655" w:author="Sergey Dudov" w:date="2023-04-24T09:39:41Z">
              <w:del w:id="3656" w:author="google1599737165" w:date="2023-04-24T12:26:43Z">
                <w:r>
                  <w:rPr>
                    <w:rFonts w:ascii="Verdana" w:hAnsi="Verdana" w:cs="Verdana"/>
                    <w:sz w:val="18"/>
                    <w:szCs w:val="18"/>
                    <w:rPrChange w:id="3657" w:author="google1599737165" w:date="2023-04-24T13:47:39Z">
                      <w:rPr>
                        <w:sz w:val="22"/>
                        <w:szCs w:val="22"/>
                      </w:rPr>
                    </w:rPrChange>
                  </w:rPr>
                  <w:delText xml:space="preserve">Руководство по методам…, 1983. </w:delText>
                </w:r>
              </w:del>
            </w:ins>
          </w:p>
          <w:p>
            <w:pPr>
              <w:ind w:firstLine="0"/>
              <w:rPr>
                <w:ins w:id="3658" w:author="Sergey Dudov" w:date="2023-04-24T09:39:41Z"/>
                <w:del w:id="3659" w:author="google1599737165" w:date="2023-04-24T12:26:43Z"/>
                <w:rFonts w:ascii="Verdana" w:hAnsi="Verdana" w:cs="Verdana"/>
                <w:sz w:val="18"/>
                <w:szCs w:val="18"/>
                <w:rPrChange w:id="3660" w:author="google1599737165" w:date="2023-04-24T13:47:39Z">
                  <w:rPr>
                    <w:ins w:id="3661" w:author="Sergey Dudov" w:date="2023-04-24T09:39:41Z"/>
                    <w:del w:id="3662" w:author="google1599737165" w:date="2023-04-24T12:26:43Z"/>
                    <w:sz w:val="22"/>
                    <w:szCs w:val="22"/>
                  </w:rPr>
                </w:rPrChange>
              </w:rPr>
            </w:pPr>
            <w:ins w:id="3663" w:author="Sergey Dudov" w:date="2023-04-24T09:39:41Z">
              <w:del w:id="3664" w:author="google1599737165" w:date="2023-04-24T12:26:43Z">
                <w:r>
                  <w:rPr>
                    <w:rFonts w:ascii="Verdana" w:hAnsi="Verdana" w:cs="Verdana"/>
                    <w:sz w:val="18"/>
                    <w:szCs w:val="18"/>
                    <w:rPrChange w:id="3665" w:author="google1599737165" w:date="2023-04-24T13:47:39Z">
                      <w:rPr>
                        <w:sz w:val="22"/>
                        <w:szCs w:val="22"/>
                      </w:rPr>
                    </w:rPrChange>
                  </w:rPr>
                  <w:delText>Руководство по методам …, 1980.</w:delText>
                </w:r>
              </w:del>
            </w:ins>
          </w:p>
          <w:p>
            <w:pPr>
              <w:ind w:firstLine="0"/>
              <w:rPr>
                <w:ins w:id="3666" w:author="Sergey Dudov" w:date="2023-04-24T09:39:41Z"/>
                <w:del w:id="3667" w:author="google1599737165" w:date="2023-04-24T12:26:43Z"/>
                <w:rFonts w:ascii="Verdana" w:hAnsi="Verdana" w:cs="Verdana"/>
                <w:sz w:val="18"/>
                <w:szCs w:val="18"/>
                <w:rPrChange w:id="3668" w:author="google1599737165" w:date="2023-04-24T13:47:39Z">
                  <w:rPr>
                    <w:ins w:id="3669" w:author="Sergey Dudov" w:date="2023-04-24T09:39:41Z"/>
                    <w:del w:id="3670" w:author="google1599737165" w:date="2023-04-24T12:26:43Z"/>
                    <w:sz w:val="22"/>
                    <w:szCs w:val="22"/>
                  </w:rPr>
                </w:rPrChange>
              </w:rPr>
            </w:pPr>
            <w:ins w:id="3671" w:author="Sergey Dudov" w:date="2023-04-24T09:39:41Z">
              <w:del w:id="3672" w:author="google1599737165" w:date="2023-04-24T12:26:43Z">
                <w:r>
                  <w:rPr>
                    <w:rFonts w:ascii="Verdana" w:hAnsi="Verdana" w:cs="Verdana"/>
                    <w:sz w:val="18"/>
                    <w:szCs w:val="18"/>
                    <w:lang w:val="en-US"/>
                    <w:rPrChange w:id="3673" w:author="google1599737165" w:date="2023-04-24T13:47:39Z">
                      <w:rPr>
                        <w:sz w:val="22"/>
                        <w:szCs w:val="22"/>
                        <w:lang w:val="en-US"/>
                      </w:rPr>
                    </w:rPrChange>
                  </w:rPr>
                  <w:delText xml:space="preserve">Rees et al, 2009. </w:delText>
                </w:r>
              </w:del>
            </w:ins>
          </w:p>
        </w:tc>
      </w:tr>
    </w:tbl>
    <w:p>
      <w:pPr>
        <w:rPr>
          <w:ins w:id="3674" w:author="Sergey Dudov" w:date="2023-04-24T09:39:41Z"/>
          <w:del w:id="3675" w:author="google1599737165" w:date="2023-04-24T12:26:43Z"/>
          <w:rFonts w:ascii="Verdana" w:hAnsi="Verdana" w:cs="Verdana"/>
          <w:sz w:val="18"/>
          <w:szCs w:val="18"/>
          <w:rPrChange w:id="3676" w:author="google1599737165" w:date="2023-04-24T13:47:39Z">
            <w:rPr>
              <w:ins w:id="3677" w:author="Sergey Dudov" w:date="2023-04-24T09:39:41Z"/>
              <w:del w:id="3678" w:author="google1599737165" w:date="2023-04-24T12:26:43Z"/>
            </w:rPr>
          </w:rPrChange>
        </w:rPr>
      </w:pPr>
    </w:p>
    <w:p>
      <w:pPr>
        <w:jc w:val="both"/>
        <w:rPr>
          <w:ins w:id="3679" w:author="Sergey Dudov" w:date="2023-04-24T09:39:40Z"/>
          <w:rFonts w:hint="default" w:ascii="Verdana" w:hAnsi="Verdana" w:cs="Verdana"/>
          <w:sz w:val="18"/>
          <w:szCs w:val="18"/>
          <w:highlight w:val="yellow"/>
          <w:lang w:val="ru-RU"/>
          <w:rPrChange w:id="3680" w:author="google1599737165" w:date="2023-04-24T13:47:39Z">
            <w:rPr>
              <w:ins w:id="3681" w:author="Sergey Dudov" w:date="2023-04-24T09:39:40Z"/>
              <w:rFonts w:hint="default" w:ascii="Times New Roman" w:hAnsi="Times New Roman" w:cs="Times New Roman"/>
              <w:sz w:val="24"/>
              <w:szCs w:val="24"/>
              <w:highlight w:val="yellow"/>
              <w:lang w:val="ru-RU"/>
            </w:rPr>
          </w:rPrChange>
        </w:rPr>
      </w:pPr>
    </w:p>
    <w:p>
      <w:pPr>
        <w:jc w:val="both"/>
        <w:rPr>
          <w:ins w:id="3682" w:author="Sergey Dudov" w:date="2023-04-24T09:39:40Z"/>
          <w:rFonts w:hint="default" w:ascii="Verdana" w:hAnsi="Verdana" w:cs="Verdana"/>
          <w:sz w:val="18"/>
          <w:szCs w:val="18"/>
          <w:highlight w:val="yellow"/>
          <w:lang w:val="en-US"/>
          <w:rPrChange w:id="3683" w:author="google1599737165" w:date="2023-04-24T13:47:39Z">
            <w:rPr>
              <w:ins w:id="3684" w:author="Sergey Dudov" w:date="2023-04-24T09:39:40Z"/>
              <w:rFonts w:hint="default" w:ascii="Times New Roman" w:hAnsi="Times New Roman" w:cs="Times New Roman"/>
              <w:sz w:val="24"/>
              <w:szCs w:val="24"/>
              <w:highlight w:val="yellow"/>
              <w:lang w:val="en-US"/>
            </w:rPr>
          </w:rPrChange>
        </w:rPr>
      </w:pPr>
    </w:p>
    <w:p>
      <w:pPr>
        <w:jc w:val="both"/>
        <w:rPr>
          <w:rFonts w:hint="default" w:ascii="Verdana" w:hAnsi="Verdana" w:cs="Verdana"/>
          <w:sz w:val="18"/>
          <w:szCs w:val="18"/>
          <w:highlight w:val="yellow"/>
          <w:lang w:val="en-US"/>
          <w:rPrChange w:id="3685" w:author="google1599737165" w:date="2023-04-24T13:47:39Z">
            <w:rPr>
              <w:rFonts w:hint="default" w:ascii="Times New Roman" w:hAnsi="Times New Roman" w:cs="Times New Roman"/>
              <w:sz w:val="24"/>
              <w:szCs w:val="24"/>
              <w:highlight w:val="yellow"/>
              <w:lang w:val="en-US"/>
            </w:rPr>
          </w:rPrChange>
        </w:rPr>
      </w:pPr>
    </w:p>
    <w:p>
      <w:pPr>
        <w:jc w:val="both"/>
        <w:rPr>
          <w:rFonts w:hint="default" w:ascii="Verdana" w:hAnsi="Verdana" w:cs="Verdana"/>
          <w:b/>
          <w:bCs/>
          <w:sz w:val="18"/>
          <w:szCs w:val="18"/>
          <w:highlight w:val="none"/>
          <w:lang w:val="ru-RU"/>
          <w:rPrChange w:id="3686" w:author="google1599737165" w:date="2023-04-24T13:47:39Z">
            <w:rPr>
              <w:rFonts w:hint="default" w:ascii="Times New Roman" w:hAnsi="Times New Roman" w:cs="Times New Roman"/>
              <w:b/>
              <w:bCs/>
              <w:sz w:val="24"/>
              <w:szCs w:val="24"/>
              <w:highlight w:val="none"/>
              <w:lang w:val="ru-RU"/>
            </w:rPr>
          </w:rPrChange>
        </w:rPr>
      </w:pPr>
      <w:r>
        <w:rPr>
          <w:rFonts w:hint="default" w:ascii="Verdana" w:hAnsi="Verdana" w:cs="Verdana"/>
          <w:b/>
          <w:bCs/>
          <w:sz w:val="18"/>
          <w:szCs w:val="18"/>
          <w:highlight w:val="none"/>
          <w:lang w:val="ru-RU"/>
          <w:rPrChange w:id="3687" w:author="google1599737165" w:date="2023-04-24T13:47:39Z">
            <w:rPr>
              <w:rFonts w:hint="default" w:ascii="Times New Roman" w:hAnsi="Times New Roman" w:cs="Times New Roman"/>
              <w:b/>
              <w:bCs/>
              <w:sz w:val="24"/>
              <w:szCs w:val="24"/>
              <w:highlight w:val="none"/>
              <w:lang w:val="ru-RU"/>
            </w:rPr>
          </w:rPrChange>
        </w:rPr>
        <w:t>Периодичность наблюдений</w:t>
      </w:r>
      <w:r>
        <w:rPr>
          <w:rFonts w:ascii="Verdana" w:hAnsi="Verdana" w:cs="Verdana"/>
          <w:sz w:val="18"/>
          <w:szCs w:val="18"/>
          <w:rPrChange w:id="3688" w:author="google1599737165" w:date="2023-04-24T13:47:39Z">
            <w:rPr/>
          </w:rPrChange>
        </w:rPr>
        <w:commentReference w:id="5"/>
      </w:r>
    </w:p>
    <w:p>
      <w:pPr>
        <w:jc w:val="both"/>
        <w:rPr>
          <w:rFonts w:hint="default" w:ascii="Verdana" w:hAnsi="Verdana" w:cs="Verdana"/>
          <w:sz w:val="18"/>
          <w:szCs w:val="18"/>
          <w:lang w:val="ru-RU"/>
          <w:rPrChange w:id="3689"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3690" w:author="google1599737165" w:date="2023-04-24T13:47:39Z">
            <w:rPr>
              <w:rFonts w:hint="default" w:ascii="Times New Roman" w:hAnsi="Times New Roman" w:cs="Times New Roman"/>
              <w:sz w:val="24"/>
              <w:szCs w:val="24"/>
              <w:lang w:val="ru-RU"/>
            </w:rPr>
          </w:rPrChange>
        </w:rPr>
        <w:t>Отбор проб по описанной схеме должен осуществляться в летние месяцы ежегодно. При невозможности разборки проб в сезон взятия, материал накапливается в виде фиксаций. Если по техническим причинам очередная сессия отбора проб не состоялась, то максимальный разрыв между сессиями не должен превышать двух лет (средняя продолжительность жизни массовых видов макробентоса).</w:t>
      </w:r>
    </w:p>
    <w:p>
      <w:pPr>
        <w:jc w:val="both"/>
        <w:rPr>
          <w:rFonts w:hint="default" w:ascii="Verdana" w:hAnsi="Verdana" w:cs="Verdana"/>
          <w:sz w:val="18"/>
          <w:szCs w:val="18"/>
          <w:lang w:val="ru-RU"/>
          <w:rPrChange w:id="3691"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3692" w:author="google1599737165" w:date="2023-04-24T13:47:39Z">
            <w:rPr>
              <w:rFonts w:hint="default" w:ascii="Times New Roman" w:hAnsi="Times New Roman" w:cs="Times New Roman"/>
              <w:sz w:val="24"/>
              <w:szCs w:val="24"/>
              <w:lang w:val="ru-RU"/>
            </w:rPr>
          </w:rPrChange>
        </w:rPr>
        <w:t xml:space="preserve">При выявлении признаков антропогенных воздействий временной интервал между сессиями отбора проб следует уменьшить, введя дополнительные сессии, приходящиеся на зимний период. </w:t>
      </w:r>
    </w:p>
    <w:p>
      <w:pPr>
        <w:jc w:val="both"/>
        <w:rPr>
          <w:del w:id="3693" w:author="google1599737165" w:date="2023-04-24T12:59:57Z"/>
          <w:rFonts w:hint="default" w:ascii="Verdana" w:hAnsi="Verdana" w:cs="Verdana"/>
          <w:sz w:val="18"/>
          <w:szCs w:val="18"/>
          <w:lang w:val="ru-RU"/>
          <w:rPrChange w:id="3694" w:author="google1599737165" w:date="2023-04-24T13:47:39Z">
            <w:rPr>
              <w:del w:id="3695" w:author="google1599737165" w:date="2023-04-24T12:59:57Z"/>
              <w:rFonts w:hint="default" w:ascii="Times New Roman" w:hAnsi="Times New Roman" w:cs="Times New Roman"/>
              <w:sz w:val="24"/>
              <w:szCs w:val="24"/>
              <w:lang w:val="ru-RU"/>
            </w:rPr>
          </w:rPrChange>
        </w:rPr>
      </w:pPr>
    </w:p>
    <w:p>
      <w:pPr>
        <w:jc w:val="both"/>
        <w:rPr>
          <w:del w:id="3696" w:author="google1599737165" w:date="2023-04-24T12:59:57Z"/>
          <w:rFonts w:hint="default" w:ascii="Verdana" w:hAnsi="Verdana" w:cs="Verdana"/>
          <w:b/>
          <w:bCs/>
          <w:sz w:val="18"/>
          <w:szCs w:val="18"/>
          <w:highlight w:val="yellow"/>
          <w:lang w:val="ru-RU"/>
          <w:rPrChange w:id="3697" w:author="google1599737165" w:date="2023-04-24T13:47:39Z">
            <w:rPr>
              <w:del w:id="3698" w:author="google1599737165" w:date="2023-04-24T12:59:57Z"/>
              <w:rFonts w:hint="default" w:ascii="Times New Roman" w:hAnsi="Times New Roman" w:cs="Times New Roman"/>
              <w:b/>
              <w:bCs/>
              <w:sz w:val="24"/>
              <w:szCs w:val="24"/>
              <w:highlight w:val="yellow"/>
              <w:lang w:val="ru-RU"/>
            </w:rPr>
          </w:rPrChange>
        </w:rPr>
      </w:pPr>
      <w:del w:id="3699" w:author="google1599737165" w:date="2023-04-24T12:59:57Z">
        <w:r>
          <w:rPr>
            <w:rFonts w:hint="default" w:ascii="Verdana" w:hAnsi="Verdana" w:cs="Verdana"/>
            <w:b/>
            <w:bCs/>
            <w:sz w:val="18"/>
            <w:szCs w:val="18"/>
            <w:highlight w:val="yellow"/>
            <w:lang w:val="ru-RU"/>
            <w:rPrChange w:id="3700" w:author="google1599737165" w:date="2023-04-24T13:47:39Z">
              <w:rPr>
                <w:rFonts w:hint="default" w:ascii="Times New Roman" w:hAnsi="Times New Roman" w:cs="Times New Roman"/>
                <w:b/>
                <w:bCs/>
                <w:sz w:val="24"/>
                <w:szCs w:val="24"/>
                <w:highlight w:val="yellow"/>
                <w:lang w:val="ru-RU"/>
              </w:rPr>
            </w:rPrChange>
          </w:rPr>
          <w:delText xml:space="preserve">Тут я не понимаю. Ежегодный отбор проб - вещь обязательная с точки зрения биологической ценности мониторинга. Стоить это будет очень дорого. Возможно кто-то на этом будет зарабатывать... Можно сразу в регламент ввести описания с периодичностью раз в два-три года. НО! Такая частота явно недостаточна.  </w:delText>
        </w:r>
      </w:del>
    </w:p>
    <w:p>
      <w:pPr>
        <w:jc w:val="both"/>
        <w:rPr>
          <w:del w:id="3701" w:author="google1599737165" w:date="2023-04-24T12:59:57Z"/>
          <w:rFonts w:hint="default" w:ascii="Verdana" w:hAnsi="Verdana" w:cs="Verdana"/>
          <w:sz w:val="18"/>
          <w:szCs w:val="18"/>
          <w:lang w:val="en-US"/>
          <w:rPrChange w:id="3702" w:author="google1599737165" w:date="2023-04-24T13:47:39Z">
            <w:rPr>
              <w:del w:id="3703" w:author="google1599737165" w:date="2023-04-24T12:59:57Z"/>
              <w:rFonts w:hint="default" w:ascii="Times New Roman" w:hAnsi="Times New Roman" w:cs="Times New Roman"/>
              <w:sz w:val="24"/>
              <w:szCs w:val="24"/>
              <w:lang w:val="en-US"/>
            </w:rPr>
          </w:rPrChange>
        </w:rPr>
      </w:pPr>
    </w:p>
    <w:p>
      <w:pPr>
        <w:jc w:val="both"/>
        <w:rPr>
          <w:del w:id="3704" w:author="google1599737165" w:date="2023-04-24T12:59:57Z"/>
          <w:rFonts w:hint="default" w:ascii="Verdana" w:hAnsi="Verdana" w:cs="Verdana"/>
          <w:sz w:val="18"/>
          <w:szCs w:val="18"/>
          <w:lang w:val="en-US"/>
          <w:rPrChange w:id="3705" w:author="google1599737165" w:date="2023-04-24T13:47:39Z">
            <w:rPr>
              <w:del w:id="3706" w:author="google1599737165" w:date="2023-04-24T12:59:57Z"/>
              <w:rFonts w:hint="default" w:ascii="Times New Roman" w:hAnsi="Times New Roman" w:cs="Times New Roman"/>
              <w:sz w:val="24"/>
              <w:szCs w:val="24"/>
              <w:lang w:val="en-US"/>
            </w:rPr>
          </w:rPrChange>
        </w:rPr>
      </w:pPr>
    </w:p>
    <w:p>
      <w:pPr>
        <w:jc w:val="both"/>
        <w:rPr>
          <w:ins w:id="3707" w:author="google1599737165" w:date="2023-04-24T13:00:00Z"/>
          <w:rFonts w:hint="default" w:ascii="Verdana" w:hAnsi="Verdana" w:cs="Verdana"/>
          <w:sz w:val="18"/>
          <w:szCs w:val="18"/>
          <w:lang w:val="ru-RU"/>
          <w:rPrChange w:id="3708" w:author="google1599737165" w:date="2023-04-24T13:47:39Z">
            <w:rPr>
              <w:ins w:id="3709" w:author="google1599737165" w:date="2023-04-24T13:00:00Z"/>
              <w:rFonts w:hint="default" w:ascii="Times New Roman" w:hAnsi="Times New Roman" w:cs="Times New Roman"/>
              <w:sz w:val="24"/>
              <w:szCs w:val="24"/>
              <w:lang w:val="ru-RU"/>
            </w:rPr>
          </w:rPrChange>
        </w:rPr>
      </w:pPr>
    </w:p>
    <w:p>
      <w:pPr>
        <w:jc w:val="both"/>
        <w:rPr>
          <w:rFonts w:hint="default" w:ascii="Verdana" w:hAnsi="Verdana" w:cs="Verdana"/>
          <w:sz w:val="18"/>
          <w:szCs w:val="18"/>
          <w:lang w:val="en-US"/>
          <w:rPrChange w:id="3710" w:author="google1599737165" w:date="2023-04-24T13:47:39Z">
            <w:rPr>
              <w:rFonts w:hint="default" w:ascii="Times New Roman" w:hAnsi="Times New Roman" w:cs="Times New Roman"/>
              <w:sz w:val="24"/>
              <w:szCs w:val="24"/>
              <w:lang w:val="en-US"/>
            </w:rPr>
          </w:rPrChange>
        </w:rPr>
      </w:pPr>
      <w:r>
        <w:rPr>
          <w:rFonts w:hint="default" w:ascii="Verdana" w:hAnsi="Verdana" w:cs="Verdana"/>
          <w:sz w:val="18"/>
          <w:szCs w:val="18"/>
          <w:lang w:val="ru-RU"/>
          <w:rPrChange w:id="3711" w:author="google1599737165" w:date="2023-04-24T13:47:39Z">
            <w:rPr>
              <w:rFonts w:hint="default" w:ascii="Times New Roman" w:hAnsi="Times New Roman" w:cs="Times New Roman"/>
              <w:sz w:val="24"/>
              <w:szCs w:val="24"/>
              <w:lang w:val="ru-RU"/>
            </w:rPr>
          </w:rPrChange>
        </w:rPr>
        <w:t xml:space="preserve">6. Формат хранения данных мониторинга </w:t>
      </w:r>
      <w:r>
        <w:rPr>
          <w:rFonts w:hint="default" w:ascii="Verdana" w:hAnsi="Verdana" w:cs="Verdana"/>
          <w:sz w:val="18"/>
          <w:szCs w:val="18"/>
          <w:lang w:val="en-US"/>
          <w:rPrChange w:id="3712" w:author="google1599737165" w:date="2023-04-24T13:47:39Z">
            <w:rPr>
              <w:rFonts w:hint="default" w:ascii="Times New Roman" w:hAnsi="Times New Roman" w:cs="Times New Roman"/>
              <w:sz w:val="24"/>
              <w:szCs w:val="24"/>
              <w:lang w:val="en-US"/>
            </w:rPr>
          </w:rPrChange>
        </w:rPr>
        <w:t>[</w:t>
      </w:r>
      <w:r>
        <w:rPr>
          <w:rFonts w:hint="default" w:ascii="Verdana" w:hAnsi="Verdana" w:cs="Verdana"/>
          <w:color w:val="2E75B6" w:themeColor="accent1" w:themeShade="BF"/>
          <w:sz w:val="18"/>
          <w:szCs w:val="18"/>
          <w:lang w:val="ru-RU"/>
          <w:rPrChange w:id="3713" w:author="google1599737165" w:date="2023-04-24T13:47:39Z">
            <w:rPr>
              <w:rFonts w:hint="default" w:ascii="Times New Roman" w:hAnsi="Times New Roman" w:cs="Times New Roman"/>
              <w:color w:val="2E75B6" w:themeColor="accent1" w:themeShade="BF"/>
              <w:sz w:val="24"/>
              <w:szCs w:val="24"/>
              <w:lang w:val="ru-RU"/>
            </w:rPr>
          </w:rPrChange>
        </w:rPr>
        <w:t xml:space="preserve">даются примеры таблиц </w:t>
      </w:r>
      <w:r>
        <w:rPr>
          <w:rFonts w:hint="default" w:ascii="Verdana" w:hAnsi="Verdana" w:cs="Verdana"/>
          <w:sz w:val="18"/>
          <w:szCs w:val="18"/>
          <w:lang w:val="en-US"/>
          <w:rPrChange w:id="3714" w:author="google1599737165" w:date="2023-04-24T13:47:39Z">
            <w:rPr>
              <w:rFonts w:hint="default" w:ascii="Times New Roman" w:hAnsi="Times New Roman" w:cs="Times New Roman"/>
              <w:sz w:val="24"/>
              <w:szCs w:val="24"/>
              <w:lang w:val="en-US"/>
            </w:rPr>
          </w:rPrChange>
        </w:rPr>
        <w:t>]</w:t>
      </w:r>
    </w:p>
    <w:p>
      <w:pPr>
        <w:jc w:val="both"/>
        <w:rPr>
          <w:rFonts w:hint="default" w:ascii="Verdana" w:hAnsi="Verdana" w:cs="Verdana"/>
          <w:sz w:val="18"/>
          <w:szCs w:val="18"/>
          <w:lang w:val="ru-RU"/>
          <w:rPrChange w:id="3715"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3716" w:author="google1599737165" w:date="2023-04-24T13:47:39Z">
            <w:rPr>
              <w:rFonts w:hint="default" w:ascii="Times New Roman" w:hAnsi="Times New Roman" w:cs="Times New Roman"/>
              <w:sz w:val="24"/>
              <w:szCs w:val="24"/>
              <w:lang w:val="ru-RU"/>
            </w:rPr>
          </w:rPrChange>
        </w:rPr>
        <w:t>Данные мониторинга сохраняются в виде влажных фиксаций (мониторинговая коллекция), первичных записей на бумажных носителях (отсканированные страницы полевых дневников/журналов хранятся в облачных репозиториях), электронных баз данных и распечаток баз данных, включающихся в отчеты, которые составляются после завершения очередного раунда наблюдений.</w:t>
      </w:r>
    </w:p>
    <w:p>
      <w:pPr>
        <w:jc w:val="both"/>
        <w:rPr>
          <w:rFonts w:hint="default" w:ascii="Verdana" w:hAnsi="Verdana" w:cs="Verdana"/>
          <w:sz w:val="18"/>
          <w:szCs w:val="18"/>
          <w:lang w:val="en-US"/>
          <w:rPrChange w:id="3717" w:author="google1599737165" w:date="2023-04-24T13:47:39Z">
            <w:rPr>
              <w:rFonts w:hint="default" w:ascii="Times New Roman" w:hAnsi="Times New Roman" w:cs="Times New Roman"/>
              <w:sz w:val="24"/>
              <w:szCs w:val="24"/>
              <w:lang w:val="en-US"/>
            </w:rPr>
          </w:rPrChange>
        </w:rPr>
      </w:pPr>
      <w:r>
        <w:rPr>
          <w:rFonts w:hint="default" w:ascii="Verdana" w:hAnsi="Verdana" w:cs="Verdana"/>
          <w:sz w:val="18"/>
          <w:szCs w:val="18"/>
          <w:lang w:val="ru-RU"/>
          <w:rPrChange w:id="3718" w:author="google1599737165" w:date="2023-04-24T13:47:39Z">
            <w:rPr>
              <w:rFonts w:hint="default" w:ascii="Times New Roman" w:hAnsi="Times New Roman" w:cs="Times New Roman"/>
              <w:sz w:val="24"/>
              <w:szCs w:val="24"/>
              <w:lang w:val="ru-RU"/>
            </w:rPr>
          </w:rPrChange>
        </w:rPr>
        <w:t xml:space="preserve">Формат базы данных. Данные по обилию видов зообентоса и зоопланктона заносятся в электронные таблицы в «длинном» формате (каждая строка-запись соответствует уникальному измерению). Желательна разработка реляционной базы данных в </w:t>
      </w:r>
      <w:r>
        <w:rPr>
          <w:rFonts w:hint="default" w:ascii="Verdana" w:hAnsi="Verdana" w:cs="Verdana"/>
          <w:sz w:val="18"/>
          <w:szCs w:val="18"/>
          <w:lang w:val="en-US"/>
          <w:rPrChange w:id="3719" w:author="google1599737165" w:date="2023-04-24T13:47:39Z">
            <w:rPr>
              <w:rFonts w:hint="default" w:ascii="Times New Roman" w:hAnsi="Times New Roman" w:cs="Times New Roman"/>
              <w:sz w:val="24"/>
              <w:szCs w:val="24"/>
              <w:lang w:val="en-US"/>
            </w:rPr>
          </w:rPrChange>
        </w:rPr>
        <w:t xml:space="preserve"> </w:t>
      </w:r>
      <w:r>
        <w:rPr>
          <w:rFonts w:hint="default" w:ascii="Verdana" w:hAnsi="Verdana" w:cs="Verdana"/>
          <w:sz w:val="18"/>
          <w:szCs w:val="18"/>
          <w:lang w:val="ru-RU"/>
          <w:rPrChange w:id="3720" w:author="google1599737165" w:date="2023-04-24T13:47:39Z">
            <w:rPr>
              <w:rFonts w:hint="default" w:ascii="Times New Roman" w:hAnsi="Times New Roman" w:cs="Times New Roman"/>
              <w:sz w:val="24"/>
              <w:szCs w:val="24"/>
              <w:lang w:val="ru-RU"/>
            </w:rPr>
          </w:rPrChange>
        </w:rPr>
        <w:t xml:space="preserve">системе </w:t>
      </w:r>
      <w:r>
        <w:rPr>
          <w:rFonts w:hint="default" w:ascii="Verdana" w:hAnsi="Verdana" w:cs="Verdana"/>
          <w:sz w:val="18"/>
          <w:szCs w:val="18"/>
          <w:lang w:val="en-US"/>
          <w:rPrChange w:id="3721" w:author="google1599737165" w:date="2023-04-24T13:47:39Z">
            <w:rPr>
              <w:rFonts w:hint="default" w:ascii="Times New Roman" w:hAnsi="Times New Roman" w:cs="Times New Roman"/>
              <w:sz w:val="24"/>
              <w:szCs w:val="24"/>
              <w:lang w:val="en-US"/>
            </w:rPr>
          </w:rPrChange>
        </w:rPr>
        <w:t>MS Access</w:t>
      </w:r>
      <w:r>
        <w:rPr>
          <w:rFonts w:hint="default" w:ascii="Verdana" w:hAnsi="Verdana" w:cs="Verdana"/>
          <w:sz w:val="18"/>
          <w:szCs w:val="18"/>
          <w:lang w:val="ru-RU"/>
          <w:rPrChange w:id="3722" w:author="google1599737165" w:date="2023-04-24T13:47:39Z">
            <w:rPr>
              <w:rFonts w:hint="default" w:ascii="Times New Roman" w:hAnsi="Times New Roman" w:cs="Times New Roman"/>
              <w:sz w:val="24"/>
              <w:szCs w:val="24"/>
              <w:lang w:val="ru-RU"/>
            </w:rPr>
          </w:rPrChange>
        </w:rPr>
        <w:t xml:space="preserve"> (или иных СУБД), дающей возможность заполнения нескольких таблиц данных (обилие видов, характеристики видов, метаинформация проб).</w:t>
      </w:r>
      <w:r>
        <w:rPr>
          <w:rFonts w:hint="default" w:ascii="Verdana" w:hAnsi="Verdana" w:cs="Verdana"/>
          <w:sz w:val="18"/>
          <w:szCs w:val="18"/>
          <w:lang w:val="en-US"/>
          <w:rPrChange w:id="3723" w:author="google1599737165" w:date="2023-04-24T13:47:39Z">
            <w:rPr>
              <w:rFonts w:hint="default" w:ascii="Times New Roman" w:hAnsi="Times New Roman" w:cs="Times New Roman"/>
              <w:sz w:val="24"/>
              <w:szCs w:val="24"/>
              <w:lang w:val="en-US"/>
            </w:rPr>
          </w:rPrChange>
        </w:rPr>
        <w:t xml:space="preserve"> </w:t>
      </w:r>
    </w:p>
    <w:p>
      <w:pPr>
        <w:jc w:val="both"/>
        <w:rPr>
          <w:rFonts w:hint="default" w:ascii="Verdana" w:hAnsi="Verdana" w:cs="Verdana"/>
          <w:sz w:val="18"/>
          <w:szCs w:val="18"/>
          <w:lang w:val="ru-RU"/>
          <w:rPrChange w:id="3724"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3725" w:author="google1599737165" w:date="2023-04-24T13:47:39Z">
            <w:rPr>
              <w:rFonts w:hint="default" w:ascii="Times New Roman" w:hAnsi="Times New Roman" w:cs="Times New Roman"/>
              <w:sz w:val="24"/>
              <w:szCs w:val="24"/>
              <w:lang w:val="ru-RU"/>
            </w:rPr>
          </w:rPrChange>
        </w:rPr>
        <w:t>Обязательные поля базы данных: Объект монитоирнига (</w:t>
      </w:r>
      <w:r>
        <w:rPr>
          <w:rFonts w:hint="default" w:ascii="Verdana" w:hAnsi="Verdana" w:cs="Verdana"/>
          <w:sz w:val="18"/>
          <w:szCs w:val="18"/>
          <w:lang w:val="en-US"/>
          <w:rPrChange w:id="3726" w:author="google1599737165" w:date="2023-04-24T13:47:39Z">
            <w:rPr>
              <w:rFonts w:hint="default" w:ascii="Times New Roman" w:hAnsi="Times New Roman" w:cs="Times New Roman"/>
              <w:sz w:val="24"/>
              <w:szCs w:val="24"/>
              <w:lang w:val="en-US"/>
            </w:rPr>
          </w:rPrChange>
        </w:rPr>
        <w:t xml:space="preserve">Object. </w:t>
      </w:r>
      <w:r>
        <w:rPr>
          <w:rFonts w:hint="default" w:ascii="Verdana" w:hAnsi="Verdana" w:cs="Verdana"/>
          <w:sz w:val="18"/>
          <w:szCs w:val="18"/>
          <w:lang w:val="ru-RU"/>
          <w:rPrChange w:id="3727" w:author="google1599737165" w:date="2023-04-24T13:47:39Z">
            <w:rPr>
              <w:rFonts w:hint="default" w:ascii="Times New Roman" w:hAnsi="Times New Roman" w:cs="Times New Roman"/>
              <w:sz w:val="24"/>
              <w:szCs w:val="24"/>
              <w:lang w:val="ru-RU"/>
            </w:rPr>
          </w:rPrChange>
        </w:rPr>
        <w:t xml:space="preserve">Планктон </w:t>
      </w:r>
      <w:r>
        <w:rPr>
          <w:rFonts w:hint="default" w:ascii="Verdana" w:hAnsi="Verdana" w:cs="Verdana"/>
          <w:sz w:val="18"/>
          <w:szCs w:val="18"/>
          <w:lang w:val="en-US"/>
          <w:rPrChange w:id="3728" w:author="google1599737165" w:date="2023-04-24T13:47:39Z">
            <w:rPr>
              <w:rFonts w:hint="default" w:ascii="Times New Roman" w:hAnsi="Times New Roman" w:cs="Times New Roman"/>
              <w:sz w:val="24"/>
              <w:szCs w:val="24"/>
              <w:lang w:val="en-US"/>
            </w:rPr>
          </w:rPrChange>
        </w:rPr>
        <w:t xml:space="preserve">vs </w:t>
      </w:r>
      <w:r>
        <w:rPr>
          <w:rFonts w:hint="default" w:ascii="Verdana" w:hAnsi="Verdana" w:cs="Verdana"/>
          <w:sz w:val="18"/>
          <w:szCs w:val="18"/>
          <w:lang w:val="ru-RU"/>
          <w:rPrChange w:id="3729" w:author="google1599737165" w:date="2023-04-24T13:47:39Z">
            <w:rPr>
              <w:rFonts w:hint="default" w:ascii="Times New Roman" w:hAnsi="Times New Roman" w:cs="Times New Roman"/>
              <w:sz w:val="24"/>
              <w:szCs w:val="24"/>
              <w:lang w:val="ru-RU"/>
            </w:rPr>
          </w:rPrChange>
        </w:rPr>
        <w:t>Бентос), Дата взятия пробы</w:t>
      </w:r>
      <w:r>
        <w:rPr>
          <w:rFonts w:hint="default" w:ascii="Verdana" w:hAnsi="Verdana" w:cs="Verdana"/>
          <w:sz w:val="18"/>
          <w:szCs w:val="18"/>
          <w:lang w:val="en-US"/>
          <w:rPrChange w:id="3730" w:author="google1599737165" w:date="2023-04-24T13:47:39Z">
            <w:rPr>
              <w:rFonts w:hint="default" w:ascii="Times New Roman" w:hAnsi="Times New Roman" w:cs="Times New Roman"/>
              <w:sz w:val="24"/>
              <w:szCs w:val="24"/>
              <w:lang w:val="en-US"/>
            </w:rPr>
          </w:rPrChange>
        </w:rPr>
        <w:t xml:space="preserve"> (Date)</w:t>
      </w:r>
      <w:r>
        <w:rPr>
          <w:rFonts w:hint="default" w:ascii="Verdana" w:hAnsi="Verdana" w:cs="Verdana"/>
          <w:sz w:val="18"/>
          <w:szCs w:val="18"/>
          <w:lang w:val="ru-RU"/>
          <w:rPrChange w:id="3731" w:author="google1599737165" w:date="2023-04-24T13:47:39Z">
            <w:rPr>
              <w:rFonts w:hint="default" w:ascii="Times New Roman" w:hAnsi="Times New Roman" w:cs="Times New Roman"/>
              <w:sz w:val="24"/>
              <w:szCs w:val="24"/>
              <w:lang w:val="ru-RU"/>
            </w:rPr>
          </w:rPrChange>
        </w:rPr>
        <w:t>, Стационар (</w:t>
      </w:r>
      <w:r>
        <w:rPr>
          <w:rFonts w:hint="default" w:ascii="Verdana" w:hAnsi="Verdana" w:cs="Verdana"/>
          <w:sz w:val="18"/>
          <w:szCs w:val="18"/>
          <w:lang w:val="en-US"/>
          <w:rPrChange w:id="3732" w:author="google1599737165" w:date="2023-04-24T13:47:39Z">
            <w:rPr>
              <w:rFonts w:hint="default" w:ascii="Times New Roman" w:hAnsi="Times New Roman" w:cs="Times New Roman"/>
              <w:sz w:val="24"/>
              <w:szCs w:val="24"/>
              <w:lang w:val="en-US"/>
            </w:rPr>
          </w:rPrChange>
        </w:rPr>
        <w:t xml:space="preserve">Stationar), </w:t>
      </w:r>
      <w:r>
        <w:rPr>
          <w:rFonts w:hint="default" w:ascii="Verdana" w:hAnsi="Verdana" w:cs="Verdana"/>
          <w:sz w:val="18"/>
          <w:szCs w:val="18"/>
          <w:lang w:val="ru-RU"/>
          <w:rPrChange w:id="3733" w:author="google1599737165" w:date="2023-04-24T13:47:39Z">
            <w:rPr>
              <w:rFonts w:hint="default" w:ascii="Times New Roman" w:hAnsi="Times New Roman" w:cs="Times New Roman"/>
              <w:sz w:val="24"/>
              <w:szCs w:val="24"/>
              <w:lang w:val="ru-RU"/>
            </w:rPr>
          </w:rPrChange>
        </w:rPr>
        <w:t>Номер станции</w:t>
      </w:r>
      <w:r>
        <w:rPr>
          <w:rFonts w:hint="default" w:ascii="Verdana" w:hAnsi="Verdana" w:cs="Verdana"/>
          <w:sz w:val="18"/>
          <w:szCs w:val="18"/>
          <w:lang w:val="en-US"/>
          <w:rPrChange w:id="3734" w:author="google1599737165" w:date="2023-04-24T13:47:39Z">
            <w:rPr>
              <w:rFonts w:hint="default" w:ascii="Times New Roman" w:hAnsi="Times New Roman" w:cs="Times New Roman"/>
              <w:sz w:val="24"/>
              <w:szCs w:val="24"/>
              <w:lang w:val="en-US"/>
            </w:rPr>
          </w:rPrChange>
        </w:rPr>
        <w:t xml:space="preserve"> (Staton) </w:t>
      </w:r>
      <w:r>
        <w:rPr>
          <w:rFonts w:hint="default" w:ascii="Verdana" w:hAnsi="Verdana" w:cs="Verdana"/>
          <w:sz w:val="18"/>
          <w:szCs w:val="18"/>
          <w:lang w:val="ru-RU"/>
          <w:rPrChange w:id="3735" w:author="google1599737165" w:date="2023-04-24T13:47:39Z">
            <w:rPr>
              <w:rFonts w:hint="default" w:ascii="Times New Roman" w:hAnsi="Times New Roman" w:cs="Times New Roman"/>
              <w:sz w:val="24"/>
              <w:szCs w:val="24"/>
              <w:lang w:val="ru-RU"/>
            </w:rPr>
          </w:rPrChange>
        </w:rPr>
        <w:t>,</w:t>
      </w:r>
      <w:r>
        <w:rPr>
          <w:rFonts w:hint="default" w:ascii="Verdana" w:hAnsi="Verdana" w:cs="Verdana"/>
          <w:sz w:val="18"/>
          <w:szCs w:val="18"/>
          <w:lang w:val="en-US"/>
          <w:rPrChange w:id="3736" w:author="google1599737165" w:date="2023-04-24T13:47:39Z">
            <w:rPr>
              <w:rFonts w:hint="default" w:ascii="Times New Roman" w:hAnsi="Times New Roman" w:cs="Times New Roman"/>
              <w:sz w:val="24"/>
              <w:szCs w:val="24"/>
              <w:lang w:val="en-US"/>
            </w:rPr>
          </w:rPrChange>
        </w:rPr>
        <w:t xml:space="preserve"> </w:t>
      </w:r>
      <w:r>
        <w:rPr>
          <w:rFonts w:hint="default" w:ascii="Verdana" w:hAnsi="Verdana" w:cs="Verdana"/>
          <w:sz w:val="18"/>
          <w:szCs w:val="18"/>
          <w:lang w:val="ru-RU"/>
          <w:rPrChange w:id="3737" w:author="google1599737165" w:date="2023-04-24T13:47:39Z">
            <w:rPr>
              <w:rFonts w:hint="default" w:ascii="Times New Roman" w:hAnsi="Times New Roman" w:cs="Times New Roman"/>
              <w:sz w:val="24"/>
              <w:szCs w:val="24"/>
              <w:lang w:val="ru-RU"/>
            </w:rPr>
          </w:rPrChange>
        </w:rPr>
        <w:t>Номер пробы (</w:t>
      </w:r>
      <w:r>
        <w:rPr>
          <w:rFonts w:hint="default" w:ascii="Verdana" w:hAnsi="Verdana" w:cs="Verdana"/>
          <w:sz w:val="18"/>
          <w:szCs w:val="18"/>
          <w:lang w:val="en-US"/>
          <w:rPrChange w:id="3738" w:author="google1599737165" w:date="2023-04-24T13:47:39Z">
            <w:rPr>
              <w:rFonts w:hint="default" w:ascii="Times New Roman" w:hAnsi="Times New Roman" w:cs="Times New Roman"/>
              <w:sz w:val="24"/>
              <w:szCs w:val="24"/>
              <w:lang w:val="en-US"/>
            </w:rPr>
          </w:rPrChange>
        </w:rPr>
        <w:t>Sample</w:t>
      </w:r>
      <w:r>
        <w:rPr>
          <w:rFonts w:hint="default" w:ascii="Verdana" w:hAnsi="Verdana" w:cs="Verdana"/>
          <w:sz w:val="18"/>
          <w:szCs w:val="18"/>
          <w:lang w:val="ru-RU"/>
          <w:rPrChange w:id="3739" w:author="google1599737165" w:date="2023-04-24T13:47:39Z">
            <w:rPr>
              <w:rFonts w:hint="default" w:ascii="Times New Roman" w:hAnsi="Times New Roman" w:cs="Times New Roman"/>
              <w:sz w:val="24"/>
              <w:szCs w:val="24"/>
              <w:lang w:val="ru-RU"/>
            </w:rPr>
          </w:rPrChange>
        </w:rPr>
        <w:t>)</w:t>
      </w:r>
      <w:r>
        <w:rPr>
          <w:rFonts w:hint="default" w:ascii="Verdana" w:hAnsi="Verdana" w:cs="Verdana"/>
          <w:sz w:val="18"/>
          <w:szCs w:val="18"/>
          <w:lang w:val="en-US"/>
          <w:rPrChange w:id="3740" w:author="google1599737165" w:date="2023-04-24T13:47:39Z">
            <w:rPr>
              <w:rFonts w:hint="default" w:ascii="Times New Roman" w:hAnsi="Times New Roman" w:cs="Times New Roman"/>
              <w:sz w:val="24"/>
              <w:szCs w:val="24"/>
              <w:lang w:val="en-US"/>
            </w:rPr>
          </w:rPrChange>
        </w:rPr>
        <w:t>,</w:t>
      </w:r>
      <w:r>
        <w:rPr>
          <w:rFonts w:hint="default" w:ascii="Verdana" w:hAnsi="Verdana" w:cs="Verdana"/>
          <w:sz w:val="18"/>
          <w:szCs w:val="18"/>
          <w:lang w:val="ru-RU"/>
          <w:rPrChange w:id="3741" w:author="google1599737165" w:date="2023-04-24T13:47:39Z">
            <w:rPr>
              <w:rFonts w:hint="default" w:ascii="Times New Roman" w:hAnsi="Times New Roman" w:cs="Times New Roman"/>
              <w:sz w:val="24"/>
              <w:szCs w:val="24"/>
              <w:lang w:val="ru-RU"/>
            </w:rPr>
          </w:rPrChange>
        </w:rPr>
        <w:t xml:space="preserve"> Вид</w:t>
      </w:r>
      <w:r>
        <w:rPr>
          <w:rFonts w:hint="default" w:ascii="Verdana" w:hAnsi="Verdana" w:cs="Verdana"/>
          <w:sz w:val="18"/>
          <w:szCs w:val="18"/>
          <w:lang w:val="en-US"/>
          <w:rPrChange w:id="3742" w:author="google1599737165" w:date="2023-04-24T13:47:39Z">
            <w:rPr>
              <w:rFonts w:hint="default" w:ascii="Times New Roman" w:hAnsi="Times New Roman" w:cs="Times New Roman"/>
              <w:sz w:val="24"/>
              <w:szCs w:val="24"/>
              <w:lang w:val="en-US"/>
            </w:rPr>
          </w:rPrChange>
        </w:rPr>
        <w:t xml:space="preserve"> (Taxa)</w:t>
      </w:r>
      <w:r>
        <w:rPr>
          <w:rFonts w:hint="default" w:ascii="Verdana" w:hAnsi="Verdana" w:cs="Verdana"/>
          <w:sz w:val="18"/>
          <w:szCs w:val="18"/>
          <w:lang w:val="ru-RU"/>
          <w:rPrChange w:id="3743" w:author="google1599737165" w:date="2023-04-24T13:47:39Z">
            <w:rPr>
              <w:rFonts w:hint="default" w:ascii="Times New Roman" w:hAnsi="Times New Roman" w:cs="Times New Roman"/>
              <w:sz w:val="24"/>
              <w:szCs w:val="24"/>
              <w:lang w:val="ru-RU"/>
            </w:rPr>
          </w:rPrChange>
        </w:rPr>
        <w:t>, Показатель обилия (</w:t>
      </w:r>
      <w:r>
        <w:rPr>
          <w:rFonts w:hint="default" w:ascii="Verdana" w:hAnsi="Verdana" w:cs="Verdana"/>
          <w:sz w:val="18"/>
          <w:szCs w:val="18"/>
          <w:lang w:val="en-US"/>
          <w:rPrChange w:id="3744" w:author="google1599737165" w:date="2023-04-24T13:47:39Z">
            <w:rPr>
              <w:rFonts w:hint="default" w:ascii="Times New Roman" w:hAnsi="Times New Roman" w:cs="Times New Roman"/>
              <w:sz w:val="24"/>
              <w:szCs w:val="24"/>
              <w:lang w:val="en-US"/>
            </w:rPr>
          </w:rPrChange>
        </w:rPr>
        <w:t>Index_Type</w:t>
      </w:r>
      <w:r>
        <w:rPr>
          <w:rFonts w:hint="default" w:ascii="Verdana" w:hAnsi="Verdana" w:cs="Verdana"/>
          <w:sz w:val="18"/>
          <w:szCs w:val="18"/>
          <w:lang w:val="ru-RU"/>
          <w:rPrChange w:id="3745" w:author="google1599737165" w:date="2023-04-24T13:47:39Z">
            <w:rPr>
              <w:rFonts w:hint="default" w:ascii="Times New Roman" w:hAnsi="Times New Roman" w:cs="Times New Roman"/>
              <w:sz w:val="24"/>
              <w:szCs w:val="24"/>
              <w:lang w:val="ru-RU"/>
            </w:rPr>
          </w:rPrChange>
        </w:rPr>
        <w:t>), Значение показателя обилия</w:t>
      </w:r>
      <w:r>
        <w:rPr>
          <w:rFonts w:hint="default" w:ascii="Verdana" w:hAnsi="Verdana" w:cs="Verdana"/>
          <w:sz w:val="18"/>
          <w:szCs w:val="18"/>
          <w:lang w:val="en-US"/>
          <w:rPrChange w:id="3746" w:author="google1599737165" w:date="2023-04-24T13:47:39Z">
            <w:rPr>
              <w:rFonts w:hint="default" w:ascii="Times New Roman" w:hAnsi="Times New Roman" w:cs="Times New Roman"/>
              <w:sz w:val="24"/>
              <w:szCs w:val="24"/>
              <w:lang w:val="en-US"/>
            </w:rPr>
          </w:rPrChange>
        </w:rPr>
        <w:t xml:space="preserve"> (Value)</w:t>
      </w:r>
      <w:r>
        <w:rPr>
          <w:rFonts w:hint="default" w:ascii="Verdana" w:hAnsi="Verdana" w:cs="Verdana"/>
          <w:sz w:val="18"/>
          <w:szCs w:val="18"/>
          <w:lang w:val="ru-RU"/>
          <w:rPrChange w:id="3747" w:author="google1599737165" w:date="2023-04-24T13:47:39Z">
            <w:rPr>
              <w:rFonts w:hint="default" w:ascii="Times New Roman" w:hAnsi="Times New Roman" w:cs="Times New Roman"/>
              <w:sz w:val="24"/>
              <w:szCs w:val="24"/>
              <w:lang w:val="ru-RU"/>
            </w:rPr>
          </w:rPrChange>
        </w:rPr>
        <w:t>.</w:t>
      </w:r>
    </w:p>
    <w:p>
      <w:pPr>
        <w:jc w:val="both"/>
        <w:rPr>
          <w:rFonts w:hint="default" w:ascii="Verdana" w:hAnsi="Verdana" w:cs="Verdana"/>
          <w:b/>
          <w:bCs/>
          <w:sz w:val="18"/>
          <w:szCs w:val="18"/>
          <w:lang w:val="ru-RU"/>
          <w:rPrChange w:id="3748" w:author="google1599737165" w:date="2023-04-24T13:47:39Z">
            <w:rPr>
              <w:rFonts w:hint="default" w:ascii="Times New Roman" w:hAnsi="Times New Roman" w:cs="Times New Roman"/>
              <w:b/>
              <w:bCs/>
              <w:sz w:val="24"/>
              <w:szCs w:val="24"/>
              <w:lang w:val="ru-RU"/>
            </w:rPr>
          </w:rPrChange>
        </w:rPr>
      </w:pPr>
      <w:r>
        <w:rPr>
          <w:rFonts w:hint="default" w:ascii="Verdana" w:hAnsi="Verdana" w:cs="Verdana"/>
          <w:b/>
          <w:bCs/>
          <w:sz w:val="18"/>
          <w:szCs w:val="18"/>
          <w:lang w:val="ru-RU"/>
          <w:rPrChange w:id="3749" w:author="google1599737165" w:date="2023-04-24T13:47:39Z">
            <w:rPr>
              <w:rFonts w:hint="default" w:ascii="Times New Roman" w:hAnsi="Times New Roman" w:cs="Times New Roman"/>
              <w:b/>
              <w:bCs/>
              <w:sz w:val="24"/>
              <w:szCs w:val="24"/>
              <w:lang w:val="ru-RU"/>
            </w:rPr>
          </w:rPrChange>
        </w:rPr>
        <w:t>Пример фрагмента простейшей базы данных</w:t>
      </w:r>
      <w:r>
        <w:rPr>
          <w:rFonts w:hint="default" w:ascii="Verdana" w:hAnsi="Verdana" w:cs="Verdana"/>
          <w:b/>
          <w:bCs/>
          <w:sz w:val="18"/>
          <w:szCs w:val="18"/>
          <w:lang w:val="en-US"/>
          <w:rPrChange w:id="3750" w:author="google1599737165" w:date="2023-04-24T13:47:39Z">
            <w:rPr>
              <w:rFonts w:hint="default" w:ascii="Times New Roman" w:hAnsi="Times New Roman" w:cs="Times New Roman"/>
              <w:b/>
              <w:bCs/>
              <w:sz w:val="24"/>
              <w:szCs w:val="24"/>
              <w:lang w:val="en-US"/>
            </w:rPr>
          </w:rPrChange>
        </w:rPr>
        <w:t xml:space="preserve"> </w:t>
      </w:r>
      <w:r>
        <w:rPr>
          <w:rFonts w:hint="default" w:ascii="Verdana" w:hAnsi="Verdana" w:cs="Verdana"/>
          <w:b/>
          <w:bCs/>
          <w:sz w:val="18"/>
          <w:szCs w:val="18"/>
          <w:lang w:val="ru-RU"/>
          <w:rPrChange w:id="3751" w:author="google1599737165" w:date="2023-04-24T13:47:39Z">
            <w:rPr>
              <w:rFonts w:hint="default" w:ascii="Times New Roman" w:hAnsi="Times New Roman" w:cs="Times New Roman"/>
              <w:b/>
              <w:bCs/>
              <w:sz w:val="24"/>
              <w:szCs w:val="24"/>
              <w:lang w:val="ru-RU"/>
            </w:rPr>
          </w:rPrChange>
        </w:rPr>
        <w:t>обилия зообентоса</w:t>
      </w:r>
    </w:p>
    <w:tbl>
      <w:tblPr>
        <w:tblStyle w:val="12"/>
        <w:tblW w:w="8736"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Change w:id="3752" w:author="google1599737165" w:date="2023-04-24T13:00:08Z">
          <w:tblPr>
            <w:tblStyle w:val="12"/>
            <w:tblW w:w="901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PrChange>
      </w:tblPr>
      <w:tblGrid>
        <w:gridCol w:w="801"/>
        <w:gridCol w:w="1029"/>
        <w:gridCol w:w="869"/>
        <w:gridCol w:w="728"/>
        <w:gridCol w:w="660"/>
        <w:gridCol w:w="765"/>
        <w:gridCol w:w="1928"/>
        <w:gridCol w:w="1200"/>
        <w:gridCol w:w="756"/>
        <w:tblGridChange w:id="3753">
          <w:tblGrid>
            <w:gridCol w:w="827"/>
            <w:gridCol w:w="1062"/>
            <w:gridCol w:w="897"/>
            <w:gridCol w:w="751"/>
            <w:gridCol w:w="681"/>
            <w:gridCol w:w="790"/>
            <w:gridCol w:w="1989"/>
            <w:gridCol w:w="1238"/>
            <w:gridCol w:w="780"/>
          </w:tblGrid>
        </w:tblGridChange>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3754" w:author="google1599737165" w:date="2023-04-24T13:00:08Z">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blPrExChange>
        </w:tblPrEx>
        <w:trPr>
          <w:trHeight w:val="360" w:hRule="atLeast"/>
          <w:trPrChange w:id="3754" w:author="google1599737165" w:date="2023-04-24T13:00:08Z">
            <w:trPr>
              <w:trHeight w:val="303" w:hRule="atLeast"/>
            </w:trPr>
          </w:trPrChange>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755" w:author="google1599737165" w:date="2023-04-24T13:00:08Z">
              <w:tcPr>
                <w:tcW w:w="827"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eastAsia="SimSun" w:cs="Verdana"/>
                <w:i w:val="0"/>
                <w:iCs w:val="0"/>
                <w:color w:val="000000"/>
                <w:kern w:val="0"/>
                <w:sz w:val="18"/>
                <w:szCs w:val="18"/>
                <w:u w:val="none"/>
                <w:lang w:val="en-US" w:eastAsia="zh-CN" w:bidi="ar"/>
                <w:rPrChange w:id="3756"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pPr>
            <w:r>
              <w:rPr>
                <w:rFonts w:hint="default" w:ascii="Verdana" w:hAnsi="Verdana" w:eastAsia="SimSun" w:cs="Verdana"/>
                <w:i w:val="0"/>
                <w:iCs w:val="0"/>
                <w:color w:val="000000"/>
                <w:kern w:val="0"/>
                <w:sz w:val="18"/>
                <w:szCs w:val="18"/>
                <w:u w:val="none"/>
                <w:lang w:val="en-US" w:eastAsia="zh-CN" w:bidi="ar"/>
                <w:rPrChange w:id="3757"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Object</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758" w:author="google1599737165" w:date="2023-04-24T13:00:08Z">
              <w:tcPr>
                <w:tcW w:w="1062"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759"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760"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Date</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761" w:author="google1599737165" w:date="2023-04-24T13:00:08Z">
              <w:tcPr>
                <w:tcW w:w="897"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762"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763"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Stationar</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764" w:author="google1599737165" w:date="2023-04-24T13:00:08Z">
              <w:tcPr>
                <w:tcW w:w="751"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765"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766"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Station</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767" w:author="google1599737165" w:date="2023-04-24T13:00:08Z">
              <w:tcPr>
                <w:tcW w:w="681"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768"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769"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Depth</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770" w:author="google1599737165" w:date="2023-04-24T13:00:08Z">
              <w:tcPr>
                <w:tcW w:w="790"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771"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772"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Sample</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773" w:author="google1599737165" w:date="2023-04-24T13:00:08Z">
              <w:tcPr>
                <w:tcW w:w="1989"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774"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775"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Taxa</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776" w:author="google1599737165" w:date="2023-04-24T13:00:08Z">
              <w:tcPr>
                <w:tcW w:w="1238"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777"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778"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Index_Type</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779" w:author="google1599737165" w:date="2023-04-24T13:00:08Z">
              <w:tcPr>
                <w:tcW w:w="780"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780"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781"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3782" w:author="google1599737165" w:date="2023-04-24T13:00:08Z">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blPrExChange>
        </w:tblPrEx>
        <w:trPr>
          <w:trHeight w:val="360" w:hRule="atLeast"/>
          <w:trPrChange w:id="3782" w:author="google1599737165" w:date="2023-04-24T13:00:08Z">
            <w:trPr>
              <w:trHeight w:val="303" w:hRule="atLeast"/>
            </w:trPr>
          </w:trPrChange>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783" w:author="google1599737165" w:date="2023-04-24T13:00:08Z">
              <w:tcPr>
                <w:tcW w:w="827"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eastAsia="SimSun" w:cs="Verdana"/>
                <w:i w:val="0"/>
                <w:iCs w:val="0"/>
                <w:color w:val="000000"/>
                <w:kern w:val="0"/>
                <w:sz w:val="18"/>
                <w:szCs w:val="18"/>
                <w:u w:val="none"/>
                <w:lang w:val="en-US" w:eastAsia="zh-CN" w:bidi="ar"/>
                <w:rPrChange w:id="3784"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pPr>
            <w:r>
              <w:rPr>
                <w:rFonts w:hint="default" w:ascii="Verdana" w:hAnsi="Verdana" w:eastAsia="SimSun" w:cs="Verdana"/>
                <w:i w:val="0"/>
                <w:iCs w:val="0"/>
                <w:color w:val="000000"/>
                <w:kern w:val="0"/>
                <w:sz w:val="18"/>
                <w:szCs w:val="18"/>
                <w:u w:val="none"/>
                <w:lang w:val="en-US" w:eastAsia="zh-CN" w:bidi="ar"/>
                <w:rPrChange w:id="3785"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Benthos</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786" w:author="google1599737165" w:date="2023-04-24T13:00:08Z">
              <w:tcPr>
                <w:tcW w:w="1062"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787"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788"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10.08.2022</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789" w:author="google1599737165" w:date="2023-04-24T13:00:08Z">
              <w:tcPr>
                <w:tcW w:w="897"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790"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791"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Impact1</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792" w:author="google1599737165" w:date="2023-04-24T13:00:08Z">
              <w:tcPr>
                <w:tcW w:w="751"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793"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794"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1</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795" w:author="google1599737165" w:date="2023-04-24T13:00:08Z">
              <w:tcPr>
                <w:tcW w:w="681"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796"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797"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5</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798" w:author="google1599737165" w:date="2023-04-24T13:00:08Z">
              <w:tcPr>
                <w:tcW w:w="790"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799"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800"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1</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801" w:author="google1599737165" w:date="2023-04-24T13:00:08Z">
              <w:tcPr>
                <w:tcW w:w="1989"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802"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803"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Limnodrilus hoffmeisteri</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804" w:author="google1599737165" w:date="2023-04-24T13:00:08Z">
              <w:tcPr>
                <w:tcW w:w="1238"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805"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806"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Abundance</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807" w:author="google1599737165" w:date="2023-04-24T13:00:08Z">
              <w:tcPr>
                <w:tcW w:w="780"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808"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809"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243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3810" w:author="google1599737165" w:date="2023-04-24T13:00:08Z">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blPrExChange>
        </w:tblPrEx>
        <w:trPr>
          <w:trHeight w:val="360" w:hRule="atLeast"/>
          <w:trPrChange w:id="3810" w:author="google1599737165" w:date="2023-04-24T13:00:08Z">
            <w:trPr>
              <w:trHeight w:val="303" w:hRule="atLeast"/>
            </w:trPr>
          </w:trPrChange>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811" w:author="google1599737165" w:date="2023-04-24T13:00:08Z">
              <w:tcPr>
                <w:tcW w:w="827"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eastAsia="SimSun" w:cs="Verdana"/>
                <w:i w:val="0"/>
                <w:iCs w:val="0"/>
                <w:color w:val="000000"/>
                <w:kern w:val="0"/>
                <w:sz w:val="18"/>
                <w:szCs w:val="18"/>
                <w:u w:val="none"/>
                <w:lang w:val="en-US" w:eastAsia="zh-CN" w:bidi="ar"/>
                <w:rPrChange w:id="3812"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pPr>
            <w:r>
              <w:rPr>
                <w:rFonts w:hint="default" w:ascii="Verdana" w:hAnsi="Verdana" w:eastAsia="SimSun" w:cs="Verdana"/>
                <w:i w:val="0"/>
                <w:iCs w:val="0"/>
                <w:color w:val="000000"/>
                <w:kern w:val="0"/>
                <w:sz w:val="18"/>
                <w:szCs w:val="18"/>
                <w:u w:val="none"/>
                <w:lang w:val="en-US" w:eastAsia="zh-CN" w:bidi="ar"/>
                <w:rPrChange w:id="3813"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Benthos</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814" w:author="google1599737165" w:date="2023-04-24T13:00:08Z">
              <w:tcPr>
                <w:tcW w:w="1062"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815"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816"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10.08.2022</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817" w:author="google1599737165" w:date="2023-04-24T13:00:08Z">
              <w:tcPr>
                <w:tcW w:w="897"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818"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819"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Impact1</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820" w:author="google1599737165" w:date="2023-04-24T13:00:08Z">
              <w:tcPr>
                <w:tcW w:w="751"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821"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822"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1</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823" w:author="google1599737165" w:date="2023-04-24T13:00:08Z">
              <w:tcPr>
                <w:tcW w:w="681"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824"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825"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5</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826" w:author="google1599737165" w:date="2023-04-24T13:00:08Z">
              <w:tcPr>
                <w:tcW w:w="790"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827"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828"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1</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829" w:author="google1599737165" w:date="2023-04-24T13:00:08Z">
              <w:tcPr>
                <w:tcW w:w="1989"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830"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831"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Limnodrilus hoffmeisteri</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832" w:author="google1599737165" w:date="2023-04-24T13:00:08Z">
              <w:tcPr>
                <w:tcW w:w="1238"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833"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834"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Biomass</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835" w:author="google1599737165" w:date="2023-04-24T13:00:08Z">
              <w:tcPr>
                <w:tcW w:w="780"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836"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837"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0,39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3838" w:author="google1599737165" w:date="2023-04-24T13:00:08Z">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blPrExChange>
        </w:tblPrEx>
        <w:trPr>
          <w:trHeight w:val="360" w:hRule="atLeast"/>
          <w:trPrChange w:id="3838" w:author="google1599737165" w:date="2023-04-24T13:00:08Z">
            <w:trPr>
              <w:trHeight w:val="303" w:hRule="atLeast"/>
            </w:trPr>
          </w:trPrChange>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839" w:author="google1599737165" w:date="2023-04-24T13:00:08Z">
              <w:tcPr>
                <w:tcW w:w="827"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eastAsia="SimSun" w:cs="Verdana"/>
                <w:i w:val="0"/>
                <w:iCs w:val="0"/>
                <w:color w:val="000000"/>
                <w:kern w:val="0"/>
                <w:sz w:val="18"/>
                <w:szCs w:val="18"/>
                <w:u w:val="none"/>
                <w:lang w:val="en-US" w:eastAsia="zh-CN" w:bidi="ar"/>
                <w:rPrChange w:id="3840"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pPr>
            <w:r>
              <w:rPr>
                <w:rFonts w:hint="default" w:ascii="Verdana" w:hAnsi="Verdana" w:eastAsia="SimSun" w:cs="Verdana"/>
                <w:i w:val="0"/>
                <w:iCs w:val="0"/>
                <w:color w:val="000000"/>
                <w:kern w:val="0"/>
                <w:sz w:val="18"/>
                <w:szCs w:val="18"/>
                <w:u w:val="none"/>
                <w:lang w:val="en-US" w:eastAsia="zh-CN" w:bidi="ar"/>
                <w:rPrChange w:id="3841"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Benthos</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842" w:author="google1599737165" w:date="2023-04-24T13:00:08Z">
              <w:tcPr>
                <w:tcW w:w="1062"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843"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844"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10.08.2022</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845" w:author="google1599737165" w:date="2023-04-24T13:00:08Z">
              <w:tcPr>
                <w:tcW w:w="897"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846"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847"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Impact1</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848" w:author="google1599737165" w:date="2023-04-24T13:00:08Z">
              <w:tcPr>
                <w:tcW w:w="751"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849"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850"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1</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851" w:author="google1599737165" w:date="2023-04-24T13:00:08Z">
              <w:tcPr>
                <w:tcW w:w="681"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852"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853"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5</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854" w:author="google1599737165" w:date="2023-04-24T13:00:08Z">
              <w:tcPr>
                <w:tcW w:w="790"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855"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856"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2</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857" w:author="google1599737165" w:date="2023-04-24T13:00:08Z">
              <w:tcPr>
                <w:tcW w:w="1989"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858"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859"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Limnodrilus hoffmeisteri</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860" w:author="google1599737165" w:date="2023-04-24T13:00:08Z">
              <w:tcPr>
                <w:tcW w:w="1238"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861"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862"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Abundance</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863" w:author="google1599737165" w:date="2023-04-24T13:00:08Z">
              <w:tcPr>
                <w:tcW w:w="780"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864"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865"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3866" w:author="google1599737165" w:date="2023-04-24T13:00:08Z">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blPrExChange>
        </w:tblPrEx>
        <w:trPr>
          <w:trHeight w:val="360" w:hRule="atLeast"/>
          <w:trPrChange w:id="3866" w:author="google1599737165" w:date="2023-04-24T13:00:08Z">
            <w:trPr>
              <w:trHeight w:val="303" w:hRule="atLeast"/>
            </w:trPr>
          </w:trPrChange>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867" w:author="google1599737165" w:date="2023-04-24T13:00:08Z">
              <w:tcPr>
                <w:tcW w:w="827"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eastAsia="SimSun" w:cs="Verdana"/>
                <w:i w:val="0"/>
                <w:iCs w:val="0"/>
                <w:color w:val="000000"/>
                <w:kern w:val="0"/>
                <w:sz w:val="18"/>
                <w:szCs w:val="18"/>
                <w:u w:val="none"/>
                <w:lang w:val="en-US" w:eastAsia="zh-CN" w:bidi="ar"/>
                <w:rPrChange w:id="3868"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pPr>
            <w:r>
              <w:rPr>
                <w:rFonts w:hint="default" w:ascii="Verdana" w:hAnsi="Verdana" w:eastAsia="SimSun" w:cs="Verdana"/>
                <w:i w:val="0"/>
                <w:iCs w:val="0"/>
                <w:color w:val="000000"/>
                <w:kern w:val="0"/>
                <w:sz w:val="18"/>
                <w:szCs w:val="18"/>
                <w:u w:val="none"/>
                <w:lang w:val="en-US" w:eastAsia="zh-CN" w:bidi="ar"/>
                <w:rPrChange w:id="3869"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Benthos</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870" w:author="google1599737165" w:date="2023-04-24T13:00:08Z">
              <w:tcPr>
                <w:tcW w:w="1062"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871"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872"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10.08.2022</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873" w:author="google1599737165" w:date="2023-04-24T13:00:08Z">
              <w:tcPr>
                <w:tcW w:w="897"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874"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875"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Impact1</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876" w:author="google1599737165" w:date="2023-04-24T13:00:08Z">
              <w:tcPr>
                <w:tcW w:w="751"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877"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878"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1</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879" w:author="google1599737165" w:date="2023-04-24T13:00:08Z">
              <w:tcPr>
                <w:tcW w:w="681"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880"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881"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5</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882" w:author="google1599737165" w:date="2023-04-24T13:00:08Z">
              <w:tcPr>
                <w:tcW w:w="790"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883"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884"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2</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885" w:author="google1599737165" w:date="2023-04-24T13:00:08Z">
              <w:tcPr>
                <w:tcW w:w="1989"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886"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887"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Limnodrilus hoffmeisteri</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888" w:author="google1599737165" w:date="2023-04-24T13:00:08Z">
              <w:tcPr>
                <w:tcW w:w="1238"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889"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890"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Biomass</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891" w:author="google1599737165" w:date="2023-04-24T13:00:08Z">
              <w:tcPr>
                <w:tcW w:w="780"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892"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893"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3894" w:author="google1599737165" w:date="2023-04-24T13:00:08Z">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blPrExChange>
        </w:tblPrEx>
        <w:trPr>
          <w:trHeight w:val="360" w:hRule="atLeast"/>
          <w:trPrChange w:id="3894" w:author="google1599737165" w:date="2023-04-24T13:00:08Z">
            <w:trPr>
              <w:trHeight w:val="303" w:hRule="atLeast"/>
            </w:trPr>
          </w:trPrChange>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895" w:author="google1599737165" w:date="2023-04-24T13:00:08Z">
              <w:tcPr>
                <w:tcW w:w="827"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eastAsia="SimSun" w:cs="Verdana"/>
                <w:i w:val="0"/>
                <w:iCs w:val="0"/>
                <w:color w:val="000000"/>
                <w:kern w:val="0"/>
                <w:sz w:val="18"/>
                <w:szCs w:val="18"/>
                <w:u w:val="none"/>
                <w:lang w:val="en-US" w:eastAsia="zh-CN" w:bidi="ar"/>
                <w:rPrChange w:id="3896"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pPr>
            <w:r>
              <w:rPr>
                <w:rFonts w:hint="default" w:ascii="Verdana" w:hAnsi="Verdana" w:eastAsia="SimSun" w:cs="Verdana"/>
                <w:i w:val="0"/>
                <w:iCs w:val="0"/>
                <w:color w:val="000000"/>
                <w:kern w:val="0"/>
                <w:sz w:val="18"/>
                <w:szCs w:val="18"/>
                <w:u w:val="none"/>
                <w:lang w:val="en-US" w:eastAsia="zh-CN" w:bidi="ar"/>
                <w:rPrChange w:id="3897"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Benthos</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898" w:author="google1599737165" w:date="2023-04-24T13:00:08Z">
              <w:tcPr>
                <w:tcW w:w="1062"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899"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900"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10.08.2022</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901" w:author="google1599737165" w:date="2023-04-24T13:00:08Z">
              <w:tcPr>
                <w:tcW w:w="897"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902"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903"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Impact1</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904" w:author="google1599737165" w:date="2023-04-24T13:00:08Z">
              <w:tcPr>
                <w:tcW w:w="751"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905"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906"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1</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907" w:author="google1599737165" w:date="2023-04-24T13:00:08Z">
              <w:tcPr>
                <w:tcW w:w="681"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908"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909"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5</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910" w:author="google1599737165" w:date="2023-04-24T13:00:08Z">
              <w:tcPr>
                <w:tcW w:w="790"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911"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912"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3</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913" w:author="google1599737165" w:date="2023-04-24T13:00:08Z">
              <w:tcPr>
                <w:tcW w:w="1989"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914"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915"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Limnodrilus hoffmeisteri</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916" w:author="google1599737165" w:date="2023-04-24T13:00:08Z">
              <w:tcPr>
                <w:tcW w:w="1238"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917"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918"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Abundance</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919" w:author="google1599737165" w:date="2023-04-24T13:00:08Z">
              <w:tcPr>
                <w:tcW w:w="780"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920"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921"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227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3922" w:author="google1599737165" w:date="2023-04-24T13:00:08Z">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blPrExChange>
        </w:tblPrEx>
        <w:trPr>
          <w:trHeight w:val="360" w:hRule="atLeast"/>
          <w:trPrChange w:id="3922" w:author="google1599737165" w:date="2023-04-24T13:00:08Z">
            <w:trPr>
              <w:trHeight w:val="303" w:hRule="atLeast"/>
            </w:trPr>
          </w:trPrChange>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923" w:author="google1599737165" w:date="2023-04-24T13:00:08Z">
              <w:tcPr>
                <w:tcW w:w="827"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eastAsia="SimSun" w:cs="Verdana"/>
                <w:i w:val="0"/>
                <w:iCs w:val="0"/>
                <w:color w:val="000000"/>
                <w:kern w:val="0"/>
                <w:sz w:val="18"/>
                <w:szCs w:val="18"/>
                <w:u w:val="none"/>
                <w:lang w:val="en-US" w:eastAsia="zh-CN" w:bidi="ar"/>
                <w:rPrChange w:id="3924"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pPr>
            <w:r>
              <w:rPr>
                <w:rFonts w:hint="default" w:ascii="Verdana" w:hAnsi="Verdana" w:eastAsia="SimSun" w:cs="Verdana"/>
                <w:i w:val="0"/>
                <w:iCs w:val="0"/>
                <w:color w:val="000000"/>
                <w:kern w:val="0"/>
                <w:sz w:val="18"/>
                <w:szCs w:val="18"/>
                <w:u w:val="none"/>
                <w:lang w:val="en-US" w:eastAsia="zh-CN" w:bidi="ar"/>
                <w:rPrChange w:id="3925"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Benthos</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926" w:author="google1599737165" w:date="2023-04-24T13:00:08Z">
              <w:tcPr>
                <w:tcW w:w="1062"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927"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928"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10.08.2022</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929" w:author="google1599737165" w:date="2023-04-24T13:00:08Z">
              <w:tcPr>
                <w:tcW w:w="897"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930"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931"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Impact1</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932" w:author="google1599737165" w:date="2023-04-24T13:00:08Z">
              <w:tcPr>
                <w:tcW w:w="751"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933"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934"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1</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935" w:author="google1599737165" w:date="2023-04-24T13:00:08Z">
              <w:tcPr>
                <w:tcW w:w="681"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936"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937"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5</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938" w:author="google1599737165" w:date="2023-04-24T13:00:08Z">
              <w:tcPr>
                <w:tcW w:w="790"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939"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940"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3</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941" w:author="google1599737165" w:date="2023-04-24T13:00:08Z">
              <w:tcPr>
                <w:tcW w:w="1989"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942"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943"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Limnodrilus hoffmeisteri</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944" w:author="google1599737165" w:date="2023-04-24T13:00:08Z">
              <w:tcPr>
                <w:tcW w:w="1238"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945"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946"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Biomass</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947" w:author="google1599737165" w:date="2023-04-24T13:00:08Z">
              <w:tcPr>
                <w:tcW w:w="780"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948"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949"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0,47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3950" w:author="google1599737165" w:date="2023-04-24T13:00:08Z">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blPrExChange>
        </w:tblPrEx>
        <w:trPr>
          <w:trHeight w:val="360" w:hRule="atLeast"/>
          <w:trPrChange w:id="3950" w:author="google1599737165" w:date="2023-04-24T13:00:08Z">
            <w:trPr>
              <w:trHeight w:val="303" w:hRule="atLeast"/>
            </w:trPr>
          </w:trPrChange>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951" w:author="google1599737165" w:date="2023-04-24T13:00:08Z">
              <w:tcPr>
                <w:tcW w:w="827"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eastAsia="SimSun" w:cs="Verdana"/>
                <w:i w:val="0"/>
                <w:iCs w:val="0"/>
                <w:color w:val="000000"/>
                <w:kern w:val="0"/>
                <w:sz w:val="18"/>
                <w:szCs w:val="18"/>
                <w:u w:val="none"/>
                <w:lang w:val="en-US" w:eastAsia="zh-CN" w:bidi="ar"/>
                <w:rPrChange w:id="3952"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pPr>
            <w:r>
              <w:rPr>
                <w:rFonts w:hint="default" w:ascii="Verdana" w:hAnsi="Verdana" w:eastAsia="SimSun" w:cs="Verdana"/>
                <w:i w:val="0"/>
                <w:iCs w:val="0"/>
                <w:color w:val="000000"/>
                <w:kern w:val="0"/>
                <w:sz w:val="18"/>
                <w:szCs w:val="18"/>
                <w:u w:val="none"/>
                <w:lang w:val="en-US" w:eastAsia="zh-CN" w:bidi="ar"/>
                <w:rPrChange w:id="3953"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Benthos</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954" w:author="google1599737165" w:date="2023-04-24T13:00:08Z">
              <w:tcPr>
                <w:tcW w:w="1062"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955"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956"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10.08.2022</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957" w:author="google1599737165" w:date="2023-04-24T13:00:08Z">
              <w:tcPr>
                <w:tcW w:w="897"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958"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959"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Impact1</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960" w:author="google1599737165" w:date="2023-04-24T13:00:08Z">
              <w:tcPr>
                <w:tcW w:w="751"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961"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962"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2</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963" w:author="google1599737165" w:date="2023-04-24T13:00:08Z">
              <w:tcPr>
                <w:tcW w:w="681"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964"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965"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10</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966" w:author="google1599737165" w:date="2023-04-24T13:00:08Z">
              <w:tcPr>
                <w:tcW w:w="790"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967"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968"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1</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969" w:author="google1599737165" w:date="2023-04-24T13:00:08Z">
              <w:tcPr>
                <w:tcW w:w="1989"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970"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971"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Limnodrilus hoffmeisteri</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972" w:author="google1599737165" w:date="2023-04-24T13:00:08Z">
              <w:tcPr>
                <w:tcW w:w="1238"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973"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974"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Abundance</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975" w:author="google1599737165" w:date="2023-04-24T13:00:08Z">
              <w:tcPr>
                <w:tcW w:w="780"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976"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977"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627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3978" w:author="google1599737165" w:date="2023-04-24T13:00:08Z">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blPrExChange>
        </w:tblPrEx>
        <w:trPr>
          <w:trHeight w:val="365" w:hRule="atLeast"/>
          <w:trPrChange w:id="3978" w:author="google1599737165" w:date="2023-04-24T13:00:08Z">
            <w:trPr>
              <w:trHeight w:val="308" w:hRule="atLeast"/>
            </w:trPr>
          </w:trPrChange>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979" w:author="google1599737165" w:date="2023-04-24T13:00:08Z">
              <w:tcPr>
                <w:tcW w:w="827"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eastAsia="SimSun" w:cs="Verdana"/>
                <w:i w:val="0"/>
                <w:iCs w:val="0"/>
                <w:color w:val="000000"/>
                <w:kern w:val="0"/>
                <w:sz w:val="18"/>
                <w:szCs w:val="18"/>
                <w:u w:val="none"/>
                <w:lang w:val="en-US" w:eastAsia="zh-CN" w:bidi="ar"/>
                <w:rPrChange w:id="3980"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pPr>
            <w:r>
              <w:rPr>
                <w:rFonts w:hint="default" w:ascii="Verdana" w:hAnsi="Verdana" w:eastAsia="SimSun" w:cs="Verdana"/>
                <w:i w:val="0"/>
                <w:iCs w:val="0"/>
                <w:color w:val="000000"/>
                <w:kern w:val="0"/>
                <w:sz w:val="18"/>
                <w:szCs w:val="18"/>
                <w:u w:val="none"/>
                <w:lang w:val="en-US" w:eastAsia="zh-CN" w:bidi="ar"/>
                <w:rPrChange w:id="3981"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Benthos</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982" w:author="google1599737165" w:date="2023-04-24T13:00:08Z">
              <w:tcPr>
                <w:tcW w:w="1062"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983"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984"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10.08.2022</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985" w:author="google1599737165" w:date="2023-04-24T13:00:08Z">
              <w:tcPr>
                <w:tcW w:w="897"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986"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987"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Impact1</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988" w:author="google1599737165" w:date="2023-04-24T13:00:08Z">
              <w:tcPr>
                <w:tcW w:w="751"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989"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990"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2</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991" w:author="google1599737165" w:date="2023-04-24T13:00:08Z">
              <w:tcPr>
                <w:tcW w:w="681"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992"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993"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10</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994" w:author="google1599737165" w:date="2023-04-24T13:00:08Z">
              <w:tcPr>
                <w:tcW w:w="790"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995"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996"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1</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3997" w:author="google1599737165" w:date="2023-04-24T13:00:08Z">
              <w:tcPr>
                <w:tcW w:w="1989"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3998"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3999"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Limnodrilus hoffmeisteri</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4000" w:author="google1599737165" w:date="2023-04-24T13:00:08Z">
              <w:tcPr>
                <w:tcW w:w="1238"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4001"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4002"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Biomass</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Change w:id="4003" w:author="google1599737165" w:date="2023-04-24T13:00:08Z">
              <w:tcPr>
                <w:tcW w:w="780" w:type="dxa"/>
                <w:tcBorders>
                  <w:top w:val="single" w:color="000000" w:sz="2" w:space="0"/>
                  <w:left w:val="single" w:color="000000" w:sz="2" w:space="0"/>
                  <w:bottom w:val="single" w:color="000000" w:sz="2" w:space="0"/>
                  <w:right w:val="single" w:color="000000" w:sz="2" w:space="0"/>
                </w:tcBorders>
                <w:shd w:val="clear" w:color="auto" w:fill="auto"/>
                <w:noWrap/>
                <w:vAlign w:val="center"/>
              </w:tcPr>
            </w:tcPrChange>
          </w:tcPr>
          <w:p>
            <w:pPr>
              <w:keepNext w:val="0"/>
              <w:keepLines w:val="0"/>
              <w:widowControl/>
              <w:suppressLineNumbers w:val="0"/>
              <w:jc w:val="both"/>
              <w:textAlignment w:val="center"/>
              <w:rPr>
                <w:rFonts w:hint="default" w:ascii="Verdana" w:hAnsi="Verdana" w:cs="Verdana"/>
                <w:i w:val="0"/>
                <w:iCs w:val="0"/>
                <w:color w:val="000000"/>
                <w:sz w:val="18"/>
                <w:szCs w:val="18"/>
                <w:u w:val="none"/>
                <w:rPrChange w:id="4004" w:author="google1599737165" w:date="2023-04-24T13:47:39Z">
                  <w:rPr>
                    <w:rFonts w:hint="default" w:ascii="Times New Roman" w:hAnsi="Times New Roman" w:cs="Times New Roman"/>
                    <w:i w:val="0"/>
                    <w:iCs w:val="0"/>
                    <w:color w:val="000000"/>
                    <w:sz w:val="16"/>
                    <w:szCs w:val="16"/>
                    <w:u w:val="none"/>
                  </w:rPr>
                </w:rPrChange>
              </w:rPr>
            </w:pPr>
            <w:r>
              <w:rPr>
                <w:rFonts w:hint="default" w:ascii="Verdana" w:hAnsi="Verdana" w:eastAsia="SimSun" w:cs="Verdana"/>
                <w:i w:val="0"/>
                <w:iCs w:val="0"/>
                <w:color w:val="000000"/>
                <w:kern w:val="0"/>
                <w:sz w:val="18"/>
                <w:szCs w:val="18"/>
                <w:u w:val="none"/>
                <w:lang w:val="en-US" w:eastAsia="zh-CN" w:bidi="ar"/>
                <w:rPrChange w:id="4005"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1,13</w:t>
            </w:r>
          </w:p>
        </w:tc>
      </w:tr>
    </w:tbl>
    <w:p>
      <w:pPr>
        <w:jc w:val="both"/>
        <w:rPr>
          <w:rFonts w:hint="default" w:ascii="Verdana" w:hAnsi="Verdana" w:cs="Verdana"/>
          <w:sz w:val="18"/>
          <w:szCs w:val="18"/>
          <w:lang w:val="ru-RU"/>
          <w:rPrChange w:id="4006" w:author="google1599737165" w:date="2023-04-24T13:47:39Z">
            <w:rPr>
              <w:rFonts w:hint="default" w:ascii="Times New Roman" w:hAnsi="Times New Roman" w:cs="Times New Roman"/>
              <w:sz w:val="24"/>
              <w:szCs w:val="24"/>
              <w:lang w:val="ru-RU"/>
            </w:rPr>
          </w:rPrChange>
        </w:rPr>
      </w:pPr>
    </w:p>
    <w:p>
      <w:pPr>
        <w:jc w:val="both"/>
        <w:rPr>
          <w:rFonts w:hint="default" w:ascii="Verdana" w:hAnsi="Verdana" w:cs="Verdana"/>
          <w:sz w:val="18"/>
          <w:szCs w:val="18"/>
          <w:lang w:val="ru-RU"/>
          <w:rPrChange w:id="4007"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008" w:author="google1599737165" w:date="2023-04-24T13:47:39Z">
            <w:rPr>
              <w:rFonts w:hint="default" w:ascii="Times New Roman" w:hAnsi="Times New Roman" w:cs="Times New Roman"/>
              <w:sz w:val="24"/>
              <w:szCs w:val="24"/>
              <w:lang w:val="ru-RU"/>
            </w:rPr>
          </w:rPrChange>
        </w:rPr>
        <w:t>После формирования электронной базы данных создается текстовый отчет, в котором, помимо результатов анализа данных, приводятся распечатка первичных даных (для этих целей используется широкий формат данных).</w:t>
      </w:r>
      <w:r>
        <w:rPr>
          <w:rFonts w:hint="default" w:ascii="Verdana" w:hAnsi="Verdana" w:cs="Verdana"/>
          <w:sz w:val="18"/>
          <w:szCs w:val="18"/>
          <w:lang w:val="en-US"/>
          <w:rPrChange w:id="4009" w:author="google1599737165" w:date="2023-04-24T13:47:39Z">
            <w:rPr>
              <w:rFonts w:hint="default" w:ascii="Times New Roman" w:hAnsi="Times New Roman" w:cs="Times New Roman"/>
              <w:sz w:val="24"/>
              <w:szCs w:val="24"/>
              <w:lang w:val="en-US"/>
            </w:rPr>
          </w:rPrChange>
        </w:rPr>
        <w:t xml:space="preserve"> </w:t>
      </w:r>
      <w:r>
        <w:rPr>
          <w:rFonts w:hint="default" w:ascii="Verdana" w:hAnsi="Verdana" w:cs="Verdana"/>
          <w:sz w:val="18"/>
          <w:szCs w:val="18"/>
          <w:lang w:val="ru-RU"/>
          <w:rPrChange w:id="4010" w:author="google1599737165" w:date="2023-04-24T13:47:39Z">
            <w:rPr>
              <w:rFonts w:hint="default" w:ascii="Times New Roman" w:hAnsi="Times New Roman" w:cs="Times New Roman"/>
              <w:sz w:val="24"/>
              <w:szCs w:val="24"/>
              <w:lang w:val="ru-RU"/>
            </w:rPr>
          </w:rPrChange>
        </w:rPr>
        <w:t xml:space="preserve">Распечатки необходимы для восстановления данных при возникновении сбоев в электронных системах.   </w:t>
      </w:r>
    </w:p>
    <w:p>
      <w:pPr>
        <w:jc w:val="both"/>
        <w:rPr>
          <w:rFonts w:hint="default" w:ascii="Verdana" w:hAnsi="Verdana" w:cs="Verdana"/>
          <w:b/>
          <w:bCs/>
          <w:sz w:val="18"/>
          <w:szCs w:val="18"/>
          <w:lang w:val="ru-RU"/>
          <w:rPrChange w:id="4011" w:author="google1599737165" w:date="2023-04-24T13:47:39Z">
            <w:rPr>
              <w:rFonts w:hint="default" w:ascii="Times New Roman" w:hAnsi="Times New Roman" w:cs="Times New Roman"/>
              <w:b/>
              <w:bCs/>
              <w:sz w:val="24"/>
              <w:szCs w:val="24"/>
              <w:lang w:val="ru-RU"/>
            </w:rPr>
          </w:rPrChange>
        </w:rPr>
      </w:pPr>
      <w:r>
        <w:rPr>
          <w:rFonts w:hint="default" w:ascii="Verdana" w:hAnsi="Verdana" w:cs="Verdana"/>
          <w:b/>
          <w:bCs/>
          <w:sz w:val="18"/>
          <w:szCs w:val="18"/>
          <w:lang w:val="ru-RU"/>
          <w:rPrChange w:id="4012" w:author="google1599737165" w:date="2023-04-24T13:47:39Z">
            <w:rPr>
              <w:rFonts w:hint="default" w:ascii="Times New Roman" w:hAnsi="Times New Roman" w:cs="Times New Roman"/>
              <w:b/>
              <w:bCs/>
              <w:sz w:val="24"/>
              <w:szCs w:val="24"/>
              <w:lang w:val="ru-RU"/>
            </w:rPr>
          </w:rPrChange>
        </w:rPr>
        <w:t>Пример фрагмента таблицы с данными по обилию зообентоса (широкий формат) в распечатке отчета</w:t>
      </w:r>
    </w:p>
    <w:tbl>
      <w:tblPr>
        <w:tblStyle w:val="12"/>
        <w:tblW w:w="6257"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068"/>
        <w:gridCol w:w="947"/>
        <w:gridCol w:w="1118"/>
        <w:gridCol w:w="1114"/>
        <w:gridCol w:w="10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5" w:hRule="atLeast"/>
        </w:trPr>
        <w:tc>
          <w:tcPr>
            <w:tcW w:w="206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b/>
                <w:bCs/>
                <w:i w:val="0"/>
                <w:iCs w:val="0"/>
                <w:color w:val="000000"/>
                <w:kern w:val="0"/>
                <w:sz w:val="18"/>
                <w:szCs w:val="18"/>
                <w:u w:val="none"/>
                <w:lang w:val="en-US" w:eastAsia="zh-CN" w:bidi="ar"/>
                <w:rPrChange w:id="4013" w:author="google1599737165" w:date="2023-04-24T13:47:39Z">
                  <w:rPr>
                    <w:rFonts w:hint="default" w:ascii="Times New Roman" w:hAnsi="Times New Roman" w:eastAsia="SimSun" w:cs="Times New Roman"/>
                    <w:b/>
                    <w:bCs/>
                    <w:i w:val="0"/>
                    <w:iCs w:val="0"/>
                    <w:color w:val="000000"/>
                    <w:kern w:val="0"/>
                    <w:sz w:val="16"/>
                    <w:szCs w:val="16"/>
                    <w:u w:val="none"/>
                    <w:lang w:val="en-US" w:eastAsia="zh-CN" w:bidi="ar"/>
                    <w14:ligatures w14:val="standardContextual"/>
                  </w:rPr>
                </w:rPrChange>
                <w14:ligatures w14:val="standardContextual"/>
              </w:rPr>
            </w:pPr>
            <w:r>
              <w:rPr>
                <w:rFonts w:hint="default" w:ascii="Verdana" w:hAnsi="Verdana" w:eastAsia="SimSun" w:cs="Verdana"/>
                <w:b/>
                <w:bCs/>
                <w:i w:val="0"/>
                <w:iCs w:val="0"/>
                <w:color w:val="000000"/>
                <w:kern w:val="0"/>
                <w:sz w:val="18"/>
                <w:szCs w:val="18"/>
                <w:u w:val="none"/>
                <w:lang w:val="en-US" w:eastAsia="zh-CN" w:bidi="ar"/>
                <w:rPrChange w:id="4014" w:author="google1599737165" w:date="2023-04-24T13:47:39Z">
                  <w:rPr>
                    <w:rFonts w:hint="default" w:ascii="Times New Roman" w:hAnsi="Times New Roman" w:eastAsia="SimSun" w:cs="Times New Roman"/>
                    <w:b/>
                    <w:bCs/>
                    <w:i w:val="0"/>
                    <w:iCs w:val="0"/>
                    <w:color w:val="000000"/>
                    <w:kern w:val="0"/>
                    <w:sz w:val="16"/>
                    <w:szCs w:val="16"/>
                    <w:u w:val="none"/>
                    <w:lang w:val="en-US" w:eastAsia="zh-CN" w:bidi="ar"/>
                    <w14:ligatures w14:val="standardContextual"/>
                  </w:rPr>
                </w:rPrChange>
                <w14:ligatures w14:val="standardContextual"/>
              </w:rPr>
              <w:t>Stationr</w:t>
            </w:r>
          </w:p>
        </w:tc>
        <w:tc>
          <w:tcPr>
            <w:tcW w:w="947"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8"/>
                <w:szCs w:val="18"/>
                <w:u w:val="none"/>
                <w:rPrChange w:id="4015" w:author="google1599737165" w:date="2023-04-24T13:47:39Z">
                  <w:rPr>
                    <w:rFonts w:hint="default" w:ascii="Times New Roman" w:hAnsi="Times New Roman" w:cs="Times New Roman"/>
                    <w:b/>
                    <w:bCs/>
                    <w:i w:val="0"/>
                    <w:iCs w:val="0"/>
                    <w:color w:val="000000"/>
                    <w:sz w:val="16"/>
                    <w:szCs w:val="16"/>
                    <w:u w:val="none"/>
                  </w:rPr>
                </w:rPrChange>
              </w:rPr>
            </w:pPr>
            <w:r>
              <w:rPr>
                <w:rFonts w:hint="default" w:ascii="Verdana" w:hAnsi="Verdana" w:eastAsia="SimSun" w:cs="Verdana"/>
                <w:b/>
                <w:bCs/>
                <w:i w:val="0"/>
                <w:iCs w:val="0"/>
                <w:color w:val="000000"/>
                <w:kern w:val="0"/>
                <w:sz w:val="18"/>
                <w:szCs w:val="18"/>
                <w:u w:val="none"/>
                <w:lang w:val="en-US" w:eastAsia="zh-CN" w:bidi="ar"/>
                <w:rPrChange w:id="4016" w:author="google1599737165" w:date="2023-04-24T13:47:39Z">
                  <w:rPr>
                    <w:rFonts w:hint="default" w:ascii="Times New Roman" w:hAnsi="Times New Roman" w:eastAsia="SimSun" w:cs="Times New Roman"/>
                    <w:b/>
                    <w:bCs/>
                    <w:i w:val="0"/>
                    <w:iCs w:val="0"/>
                    <w:color w:val="000000"/>
                    <w:kern w:val="0"/>
                    <w:sz w:val="16"/>
                    <w:szCs w:val="16"/>
                    <w:u w:val="none"/>
                    <w:lang w:val="en-US" w:eastAsia="zh-CN" w:bidi="ar"/>
                    <w14:ligatures w14:val="standardContextual"/>
                  </w:rPr>
                </w:rPrChange>
                <w14:ligatures w14:val="standardContextual"/>
              </w:rPr>
              <w:t>Impact1</w:t>
            </w:r>
          </w:p>
        </w:tc>
        <w:tc>
          <w:tcPr>
            <w:tcW w:w="111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eastAsiaTheme="minorHAnsi"/>
                <w:b/>
                <w:bCs/>
                <w:i w:val="0"/>
                <w:iCs w:val="0"/>
                <w:color w:val="000000"/>
                <w:kern w:val="2"/>
                <w:sz w:val="18"/>
                <w:szCs w:val="18"/>
                <w:u w:val="none"/>
                <w:lang w:val="ru-RU" w:eastAsia="en-US" w:bidi="ar-SA"/>
                <w:rPrChange w:id="4017" w:author="google1599737165" w:date="2023-04-24T13:47:39Z">
                  <w:rPr>
                    <w:rFonts w:hint="default" w:ascii="Times New Roman" w:hAnsi="Times New Roman" w:cs="Times New Roman" w:eastAsiaTheme="minorHAnsi"/>
                    <w:b/>
                    <w:bCs/>
                    <w:i w:val="0"/>
                    <w:iCs w:val="0"/>
                    <w:color w:val="000000"/>
                    <w:kern w:val="2"/>
                    <w:sz w:val="16"/>
                    <w:szCs w:val="16"/>
                    <w:u w:val="none"/>
                    <w:lang w:val="ru-RU" w:eastAsia="en-US" w:bidi="ar-SA"/>
                    <w14:ligatures w14:val="standardContextual"/>
                  </w:rPr>
                </w:rPrChange>
                <w14:ligatures w14:val="standardContextual"/>
              </w:rPr>
            </w:pPr>
            <w:r>
              <w:rPr>
                <w:rFonts w:hint="default" w:ascii="Verdana" w:hAnsi="Verdana" w:eastAsia="SimSun" w:cs="Verdana"/>
                <w:b/>
                <w:bCs/>
                <w:i w:val="0"/>
                <w:iCs w:val="0"/>
                <w:color w:val="000000"/>
                <w:kern w:val="0"/>
                <w:sz w:val="18"/>
                <w:szCs w:val="18"/>
                <w:u w:val="none"/>
                <w:lang w:val="en-US" w:eastAsia="zh-CN" w:bidi="ar"/>
                <w:rPrChange w:id="4018" w:author="google1599737165" w:date="2023-04-24T13:47:39Z">
                  <w:rPr>
                    <w:rFonts w:hint="default" w:ascii="Times New Roman" w:hAnsi="Times New Roman" w:eastAsia="SimSun" w:cs="Times New Roman"/>
                    <w:b/>
                    <w:bCs/>
                    <w:i w:val="0"/>
                    <w:iCs w:val="0"/>
                    <w:color w:val="000000"/>
                    <w:kern w:val="0"/>
                    <w:sz w:val="16"/>
                    <w:szCs w:val="16"/>
                    <w:u w:val="none"/>
                    <w:lang w:val="en-US" w:eastAsia="zh-CN" w:bidi="ar"/>
                    <w14:ligatures w14:val="standardContextual"/>
                  </w:rPr>
                </w:rPrChange>
                <w14:ligatures w14:val="standardContextual"/>
              </w:rPr>
              <w:t>Impact1</w:t>
            </w:r>
          </w:p>
        </w:tc>
        <w:tc>
          <w:tcPr>
            <w:tcW w:w="1114"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8"/>
                <w:szCs w:val="18"/>
                <w:u w:val="none"/>
                <w:rPrChange w:id="4019" w:author="google1599737165" w:date="2023-04-24T13:47:39Z">
                  <w:rPr>
                    <w:rFonts w:hint="default" w:ascii="Times New Roman" w:hAnsi="Times New Roman" w:cs="Times New Roman"/>
                    <w:b/>
                    <w:bCs/>
                    <w:i w:val="0"/>
                    <w:iCs w:val="0"/>
                    <w:color w:val="000000"/>
                    <w:sz w:val="16"/>
                    <w:szCs w:val="16"/>
                    <w:u w:val="none"/>
                  </w:rPr>
                </w:rPrChange>
              </w:rPr>
            </w:pPr>
            <w:r>
              <w:rPr>
                <w:rFonts w:hint="default" w:ascii="Verdana" w:hAnsi="Verdana" w:eastAsia="SimSun" w:cs="Verdana"/>
                <w:b/>
                <w:bCs/>
                <w:i w:val="0"/>
                <w:iCs w:val="0"/>
                <w:color w:val="000000"/>
                <w:kern w:val="0"/>
                <w:sz w:val="18"/>
                <w:szCs w:val="18"/>
                <w:u w:val="none"/>
                <w:lang w:val="en-US" w:eastAsia="zh-CN" w:bidi="ar"/>
                <w:rPrChange w:id="4020" w:author="google1599737165" w:date="2023-04-24T13:47:39Z">
                  <w:rPr>
                    <w:rFonts w:hint="default" w:ascii="Times New Roman" w:hAnsi="Times New Roman" w:eastAsia="SimSun" w:cs="Times New Roman"/>
                    <w:b/>
                    <w:bCs/>
                    <w:i w:val="0"/>
                    <w:iCs w:val="0"/>
                    <w:color w:val="000000"/>
                    <w:kern w:val="0"/>
                    <w:sz w:val="16"/>
                    <w:szCs w:val="16"/>
                    <w:u w:val="none"/>
                    <w:lang w:val="en-US" w:eastAsia="zh-CN" w:bidi="ar"/>
                    <w14:ligatures w14:val="standardContextual"/>
                  </w:rPr>
                </w:rPrChange>
                <w14:ligatures w14:val="standardContextual"/>
              </w:rPr>
              <w:t>Impact1</w:t>
            </w:r>
          </w:p>
        </w:tc>
        <w:tc>
          <w:tcPr>
            <w:tcW w:w="101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8"/>
                <w:szCs w:val="18"/>
                <w:u w:val="none"/>
                <w:rPrChange w:id="4021" w:author="google1599737165" w:date="2023-04-24T13:47:39Z">
                  <w:rPr>
                    <w:rFonts w:hint="default" w:ascii="Times New Roman" w:hAnsi="Times New Roman" w:cs="Times New Roman"/>
                    <w:b/>
                    <w:bCs/>
                    <w:i w:val="0"/>
                    <w:iCs w:val="0"/>
                    <w:color w:val="000000"/>
                    <w:sz w:val="16"/>
                    <w:szCs w:val="16"/>
                    <w:u w:val="none"/>
                  </w:rPr>
                </w:rPrChange>
              </w:rPr>
            </w:pPr>
            <w:r>
              <w:rPr>
                <w:rFonts w:hint="default" w:ascii="Verdana" w:hAnsi="Verdana" w:eastAsia="SimSun" w:cs="Verdana"/>
                <w:b/>
                <w:bCs/>
                <w:i w:val="0"/>
                <w:iCs w:val="0"/>
                <w:color w:val="000000"/>
                <w:kern w:val="0"/>
                <w:sz w:val="18"/>
                <w:szCs w:val="18"/>
                <w:u w:val="none"/>
                <w:lang w:val="en-US" w:eastAsia="zh-CN" w:bidi="ar"/>
                <w:rPrChange w:id="4022" w:author="google1599737165" w:date="2023-04-24T13:47:39Z">
                  <w:rPr>
                    <w:rFonts w:hint="default" w:ascii="Times New Roman" w:hAnsi="Times New Roman" w:eastAsia="SimSun" w:cs="Times New Roman"/>
                    <w:b/>
                    <w:bCs/>
                    <w:i w:val="0"/>
                    <w:iCs w:val="0"/>
                    <w:color w:val="000000"/>
                    <w:kern w:val="0"/>
                    <w:sz w:val="16"/>
                    <w:szCs w:val="16"/>
                    <w:u w:val="none"/>
                    <w:lang w:val="en-US" w:eastAsia="zh-CN" w:bidi="ar"/>
                    <w14:ligatures w14:val="standardContextual"/>
                  </w:rPr>
                </w:rPrChange>
                <w14:ligatures w14:val="standardContextual"/>
              </w:rPr>
              <w:t>Impact1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5" w:hRule="atLeast"/>
        </w:trPr>
        <w:tc>
          <w:tcPr>
            <w:tcW w:w="206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b/>
                <w:bCs/>
                <w:i w:val="0"/>
                <w:iCs w:val="0"/>
                <w:color w:val="000000"/>
                <w:kern w:val="0"/>
                <w:sz w:val="18"/>
                <w:szCs w:val="18"/>
                <w:u w:val="none"/>
                <w:lang w:val="en-US" w:eastAsia="zh-CN" w:bidi="ar"/>
                <w:rPrChange w:id="4023" w:author="google1599737165" w:date="2023-04-24T13:47:39Z">
                  <w:rPr>
                    <w:rFonts w:hint="default" w:ascii="Times New Roman" w:hAnsi="Times New Roman" w:eastAsia="SimSun" w:cs="Times New Roman"/>
                    <w:b/>
                    <w:bCs/>
                    <w:i w:val="0"/>
                    <w:iCs w:val="0"/>
                    <w:color w:val="000000"/>
                    <w:kern w:val="0"/>
                    <w:sz w:val="16"/>
                    <w:szCs w:val="16"/>
                    <w:u w:val="none"/>
                    <w:lang w:val="en-US" w:eastAsia="zh-CN" w:bidi="ar"/>
                    <w14:ligatures w14:val="standardContextual"/>
                  </w:rPr>
                </w:rPrChange>
                <w14:ligatures w14:val="standardContextual"/>
              </w:rPr>
            </w:pPr>
            <w:r>
              <w:rPr>
                <w:rFonts w:hint="default" w:ascii="Verdana" w:hAnsi="Verdana" w:eastAsia="SimSun" w:cs="Verdana"/>
                <w:b/>
                <w:bCs/>
                <w:i w:val="0"/>
                <w:iCs w:val="0"/>
                <w:color w:val="000000"/>
                <w:kern w:val="0"/>
                <w:sz w:val="18"/>
                <w:szCs w:val="18"/>
                <w:u w:val="none"/>
                <w:lang w:val="en-US" w:eastAsia="zh-CN" w:bidi="ar"/>
                <w:rPrChange w:id="4024" w:author="google1599737165" w:date="2023-04-24T13:47:39Z">
                  <w:rPr>
                    <w:rFonts w:hint="default" w:ascii="Times New Roman" w:hAnsi="Times New Roman" w:eastAsia="SimSun" w:cs="Times New Roman"/>
                    <w:b/>
                    <w:bCs/>
                    <w:i w:val="0"/>
                    <w:iCs w:val="0"/>
                    <w:color w:val="000000"/>
                    <w:kern w:val="0"/>
                    <w:sz w:val="16"/>
                    <w:szCs w:val="16"/>
                    <w:u w:val="none"/>
                    <w:lang w:val="en-US" w:eastAsia="zh-CN" w:bidi="ar"/>
                    <w14:ligatures w14:val="standardContextual"/>
                  </w:rPr>
                </w:rPrChange>
                <w14:ligatures w14:val="standardContextual"/>
              </w:rPr>
              <w:t>Station</w:t>
            </w:r>
          </w:p>
        </w:tc>
        <w:tc>
          <w:tcPr>
            <w:tcW w:w="947"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8"/>
                <w:szCs w:val="18"/>
                <w:u w:val="none"/>
                <w:lang w:val="en-US"/>
                <w:rPrChange w:id="4025" w:author="google1599737165" w:date="2023-04-24T13:47:39Z">
                  <w:rPr>
                    <w:rFonts w:hint="default" w:ascii="Times New Roman" w:hAnsi="Times New Roman" w:cs="Times New Roman"/>
                    <w:b/>
                    <w:bCs/>
                    <w:i w:val="0"/>
                    <w:iCs w:val="0"/>
                    <w:color w:val="000000"/>
                    <w:sz w:val="16"/>
                    <w:szCs w:val="16"/>
                    <w:u w:val="none"/>
                    <w:lang w:val="en-US"/>
                  </w:rPr>
                </w:rPrChange>
              </w:rPr>
            </w:pPr>
            <w:r>
              <w:rPr>
                <w:rFonts w:hint="default" w:ascii="Verdana" w:hAnsi="Verdana" w:cs="Verdana"/>
                <w:b/>
                <w:bCs/>
                <w:i w:val="0"/>
                <w:iCs w:val="0"/>
                <w:color w:val="000000"/>
                <w:sz w:val="18"/>
                <w:szCs w:val="18"/>
                <w:u w:val="none"/>
                <w:lang w:val="en-US"/>
                <w:rPrChange w:id="4026" w:author="google1599737165" w:date="2023-04-24T13:47:39Z">
                  <w:rPr>
                    <w:rFonts w:hint="default" w:ascii="Times New Roman" w:hAnsi="Times New Roman" w:cs="Times New Roman"/>
                    <w:b/>
                    <w:bCs/>
                    <w:i w:val="0"/>
                    <w:iCs w:val="0"/>
                    <w:color w:val="000000"/>
                    <w:sz w:val="16"/>
                    <w:szCs w:val="16"/>
                    <w:u w:val="none"/>
                    <w:lang w:val="en-US"/>
                  </w:rPr>
                </w:rPrChange>
              </w:rPr>
              <w:t>1</w:t>
            </w:r>
          </w:p>
        </w:tc>
        <w:tc>
          <w:tcPr>
            <w:tcW w:w="111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8"/>
                <w:szCs w:val="18"/>
                <w:u w:val="none"/>
                <w:lang w:val="en-US"/>
                <w:rPrChange w:id="4027" w:author="google1599737165" w:date="2023-04-24T13:47:39Z">
                  <w:rPr>
                    <w:rFonts w:hint="default" w:ascii="Times New Roman" w:hAnsi="Times New Roman" w:cs="Times New Roman"/>
                    <w:b/>
                    <w:bCs/>
                    <w:i w:val="0"/>
                    <w:iCs w:val="0"/>
                    <w:color w:val="000000"/>
                    <w:sz w:val="16"/>
                    <w:szCs w:val="16"/>
                    <w:u w:val="none"/>
                    <w:lang w:val="en-US"/>
                  </w:rPr>
                </w:rPrChange>
              </w:rPr>
            </w:pPr>
            <w:r>
              <w:rPr>
                <w:rFonts w:hint="default" w:ascii="Verdana" w:hAnsi="Verdana" w:cs="Verdana"/>
                <w:b/>
                <w:bCs/>
                <w:i w:val="0"/>
                <w:iCs w:val="0"/>
                <w:color w:val="000000"/>
                <w:sz w:val="18"/>
                <w:szCs w:val="18"/>
                <w:u w:val="none"/>
                <w:lang w:val="en-US"/>
                <w:rPrChange w:id="4028" w:author="google1599737165" w:date="2023-04-24T13:47:39Z">
                  <w:rPr>
                    <w:rFonts w:hint="default" w:ascii="Times New Roman" w:hAnsi="Times New Roman" w:cs="Times New Roman"/>
                    <w:b/>
                    <w:bCs/>
                    <w:i w:val="0"/>
                    <w:iCs w:val="0"/>
                    <w:color w:val="000000"/>
                    <w:sz w:val="16"/>
                    <w:szCs w:val="16"/>
                    <w:u w:val="none"/>
                    <w:lang w:val="en-US"/>
                  </w:rPr>
                </w:rPrChange>
              </w:rPr>
              <w:t>1</w:t>
            </w:r>
          </w:p>
        </w:tc>
        <w:tc>
          <w:tcPr>
            <w:tcW w:w="1114"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8"/>
                <w:szCs w:val="18"/>
                <w:u w:val="none"/>
                <w:rPrChange w:id="4029" w:author="google1599737165" w:date="2023-04-24T13:47:39Z">
                  <w:rPr>
                    <w:rFonts w:hint="default" w:ascii="Times New Roman" w:hAnsi="Times New Roman" w:cs="Times New Roman"/>
                    <w:b/>
                    <w:bCs/>
                    <w:i w:val="0"/>
                    <w:iCs w:val="0"/>
                    <w:color w:val="000000"/>
                    <w:sz w:val="16"/>
                    <w:szCs w:val="16"/>
                    <w:u w:val="none"/>
                  </w:rPr>
                </w:rPrChange>
              </w:rPr>
            </w:pPr>
            <w:r>
              <w:rPr>
                <w:rFonts w:hint="default" w:ascii="Verdana" w:hAnsi="Verdana" w:eastAsia="SimSun" w:cs="Verdana"/>
                <w:b/>
                <w:bCs/>
                <w:i w:val="0"/>
                <w:iCs w:val="0"/>
                <w:color w:val="000000"/>
                <w:kern w:val="0"/>
                <w:sz w:val="18"/>
                <w:szCs w:val="18"/>
                <w:u w:val="none"/>
                <w:lang w:val="en-US" w:eastAsia="zh-CN" w:bidi="ar"/>
                <w:rPrChange w:id="4030" w:author="google1599737165" w:date="2023-04-24T13:47:39Z">
                  <w:rPr>
                    <w:rFonts w:hint="default" w:ascii="Times New Roman" w:hAnsi="Times New Roman" w:eastAsia="SimSun" w:cs="Times New Roman"/>
                    <w:b/>
                    <w:bCs/>
                    <w:i w:val="0"/>
                    <w:iCs w:val="0"/>
                    <w:color w:val="000000"/>
                    <w:kern w:val="0"/>
                    <w:sz w:val="16"/>
                    <w:szCs w:val="16"/>
                    <w:u w:val="none"/>
                    <w:lang w:val="en-US" w:eastAsia="zh-CN" w:bidi="ar"/>
                    <w14:ligatures w14:val="standardContextual"/>
                  </w:rPr>
                </w:rPrChange>
                <w14:ligatures w14:val="standardContextual"/>
              </w:rPr>
              <w:t>1</w:t>
            </w:r>
          </w:p>
        </w:tc>
        <w:tc>
          <w:tcPr>
            <w:tcW w:w="101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8"/>
                <w:szCs w:val="18"/>
                <w:u w:val="none"/>
                <w:lang w:val="en-US"/>
                <w:rPrChange w:id="4031" w:author="google1599737165" w:date="2023-04-24T13:47:39Z">
                  <w:rPr>
                    <w:rFonts w:hint="default" w:ascii="Times New Roman" w:hAnsi="Times New Roman" w:cs="Times New Roman"/>
                    <w:b/>
                    <w:bCs/>
                    <w:i w:val="0"/>
                    <w:iCs w:val="0"/>
                    <w:color w:val="000000"/>
                    <w:sz w:val="16"/>
                    <w:szCs w:val="16"/>
                    <w:u w:val="none"/>
                    <w:lang w:val="en-US"/>
                  </w:rPr>
                </w:rPrChange>
              </w:rPr>
            </w:pPr>
            <w:r>
              <w:rPr>
                <w:rFonts w:hint="default" w:ascii="Verdana" w:hAnsi="Verdana" w:cs="Verdana"/>
                <w:b/>
                <w:bCs/>
                <w:i w:val="0"/>
                <w:iCs w:val="0"/>
                <w:color w:val="000000"/>
                <w:sz w:val="18"/>
                <w:szCs w:val="18"/>
                <w:u w:val="none"/>
                <w:lang w:val="en-US"/>
                <w:rPrChange w:id="4032" w:author="google1599737165" w:date="2023-04-24T13:47:39Z">
                  <w:rPr>
                    <w:rFonts w:hint="default" w:ascii="Times New Roman" w:hAnsi="Times New Roman" w:cs="Times New Roman"/>
                    <w:b/>
                    <w:bCs/>
                    <w:i w:val="0"/>
                    <w:iCs w:val="0"/>
                    <w:color w:val="000000"/>
                    <w:sz w:val="16"/>
                    <w:szCs w:val="16"/>
                    <w:u w:val="none"/>
                    <w:lang w:val="en-US"/>
                  </w:rPr>
                </w:rPrChange>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5" w:hRule="atLeast"/>
        </w:trPr>
        <w:tc>
          <w:tcPr>
            <w:tcW w:w="206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b/>
                <w:bCs/>
                <w:i w:val="0"/>
                <w:iCs w:val="0"/>
                <w:color w:val="000000"/>
                <w:kern w:val="0"/>
                <w:sz w:val="18"/>
                <w:szCs w:val="18"/>
                <w:u w:val="none"/>
                <w:lang w:val="en-US" w:eastAsia="zh-CN" w:bidi="ar"/>
                <w:rPrChange w:id="4033" w:author="google1599737165" w:date="2023-04-24T13:47:39Z">
                  <w:rPr>
                    <w:rFonts w:hint="default" w:ascii="Times New Roman" w:hAnsi="Times New Roman" w:eastAsia="SimSun" w:cs="Times New Roman"/>
                    <w:b/>
                    <w:bCs/>
                    <w:i w:val="0"/>
                    <w:iCs w:val="0"/>
                    <w:color w:val="000000"/>
                    <w:kern w:val="0"/>
                    <w:sz w:val="16"/>
                    <w:szCs w:val="16"/>
                    <w:u w:val="none"/>
                    <w:lang w:val="en-US" w:eastAsia="zh-CN" w:bidi="ar"/>
                    <w14:ligatures w14:val="standardContextual"/>
                  </w:rPr>
                </w:rPrChange>
                <w14:ligatures w14:val="standardContextual"/>
              </w:rPr>
            </w:pPr>
            <w:r>
              <w:rPr>
                <w:rFonts w:hint="default" w:ascii="Verdana" w:hAnsi="Verdana" w:eastAsia="SimSun" w:cs="Verdana"/>
                <w:b/>
                <w:bCs/>
                <w:i w:val="0"/>
                <w:iCs w:val="0"/>
                <w:color w:val="000000"/>
                <w:kern w:val="0"/>
                <w:sz w:val="18"/>
                <w:szCs w:val="18"/>
                <w:u w:val="none"/>
                <w:lang w:val="en-US" w:eastAsia="zh-CN" w:bidi="ar"/>
                <w:rPrChange w:id="4034" w:author="google1599737165" w:date="2023-04-24T13:47:39Z">
                  <w:rPr>
                    <w:rFonts w:hint="default" w:ascii="Times New Roman" w:hAnsi="Times New Roman" w:eastAsia="SimSun" w:cs="Times New Roman"/>
                    <w:b/>
                    <w:bCs/>
                    <w:i w:val="0"/>
                    <w:iCs w:val="0"/>
                    <w:color w:val="000000"/>
                    <w:kern w:val="0"/>
                    <w:sz w:val="16"/>
                    <w:szCs w:val="16"/>
                    <w:u w:val="none"/>
                    <w:lang w:val="en-US" w:eastAsia="zh-CN" w:bidi="ar"/>
                    <w14:ligatures w14:val="standardContextual"/>
                  </w:rPr>
                </w:rPrChange>
                <w14:ligatures w14:val="standardContextual"/>
              </w:rPr>
              <w:t>Sample</w:t>
            </w:r>
          </w:p>
        </w:tc>
        <w:tc>
          <w:tcPr>
            <w:tcW w:w="947"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8"/>
                <w:szCs w:val="18"/>
                <w:u w:val="none"/>
                <w:lang w:val="en-US"/>
                <w:rPrChange w:id="4035" w:author="google1599737165" w:date="2023-04-24T13:47:39Z">
                  <w:rPr>
                    <w:rFonts w:hint="default" w:ascii="Times New Roman" w:hAnsi="Times New Roman" w:cs="Times New Roman"/>
                    <w:b/>
                    <w:bCs/>
                    <w:i w:val="0"/>
                    <w:iCs w:val="0"/>
                    <w:color w:val="000000"/>
                    <w:sz w:val="16"/>
                    <w:szCs w:val="16"/>
                    <w:u w:val="none"/>
                    <w:lang w:val="en-US"/>
                  </w:rPr>
                </w:rPrChange>
              </w:rPr>
            </w:pPr>
            <w:r>
              <w:rPr>
                <w:rFonts w:hint="default" w:ascii="Verdana" w:hAnsi="Verdana" w:cs="Verdana"/>
                <w:b/>
                <w:bCs/>
                <w:i w:val="0"/>
                <w:iCs w:val="0"/>
                <w:color w:val="000000"/>
                <w:sz w:val="18"/>
                <w:szCs w:val="18"/>
                <w:u w:val="none"/>
                <w:lang w:val="en-US"/>
                <w:rPrChange w:id="4036" w:author="google1599737165" w:date="2023-04-24T13:47:39Z">
                  <w:rPr>
                    <w:rFonts w:hint="default" w:ascii="Times New Roman" w:hAnsi="Times New Roman" w:cs="Times New Roman"/>
                    <w:b/>
                    <w:bCs/>
                    <w:i w:val="0"/>
                    <w:iCs w:val="0"/>
                    <w:color w:val="000000"/>
                    <w:sz w:val="16"/>
                    <w:szCs w:val="16"/>
                    <w:u w:val="none"/>
                    <w:lang w:val="en-US"/>
                  </w:rPr>
                </w:rPrChange>
              </w:rPr>
              <w:t>1</w:t>
            </w:r>
          </w:p>
        </w:tc>
        <w:tc>
          <w:tcPr>
            <w:tcW w:w="111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8"/>
                <w:szCs w:val="18"/>
                <w:u w:val="none"/>
                <w:lang w:val="en-US"/>
                <w:rPrChange w:id="4037" w:author="google1599737165" w:date="2023-04-24T13:47:39Z">
                  <w:rPr>
                    <w:rFonts w:hint="default" w:ascii="Times New Roman" w:hAnsi="Times New Roman" w:cs="Times New Roman"/>
                    <w:b/>
                    <w:bCs/>
                    <w:i w:val="0"/>
                    <w:iCs w:val="0"/>
                    <w:color w:val="000000"/>
                    <w:sz w:val="16"/>
                    <w:szCs w:val="16"/>
                    <w:u w:val="none"/>
                    <w:lang w:val="en-US"/>
                  </w:rPr>
                </w:rPrChange>
              </w:rPr>
            </w:pPr>
            <w:r>
              <w:rPr>
                <w:rFonts w:hint="default" w:ascii="Verdana" w:hAnsi="Verdana" w:cs="Verdana"/>
                <w:b/>
                <w:bCs/>
                <w:i w:val="0"/>
                <w:iCs w:val="0"/>
                <w:color w:val="000000"/>
                <w:sz w:val="18"/>
                <w:szCs w:val="18"/>
                <w:u w:val="none"/>
                <w:lang w:val="en-US"/>
                <w:rPrChange w:id="4038" w:author="google1599737165" w:date="2023-04-24T13:47:39Z">
                  <w:rPr>
                    <w:rFonts w:hint="default" w:ascii="Times New Roman" w:hAnsi="Times New Roman" w:cs="Times New Roman"/>
                    <w:b/>
                    <w:bCs/>
                    <w:i w:val="0"/>
                    <w:iCs w:val="0"/>
                    <w:color w:val="000000"/>
                    <w:sz w:val="16"/>
                    <w:szCs w:val="16"/>
                    <w:u w:val="none"/>
                    <w:lang w:val="en-US"/>
                  </w:rPr>
                </w:rPrChange>
              </w:rPr>
              <w:t>2</w:t>
            </w:r>
          </w:p>
        </w:tc>
        <w:tc>
          <w:tcPr>
            <w:tcW w:w="1114"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8"/>
                <w:szCs w:val="18"/>
                <w:u w:val="none"/>
                <w:lang w:val="en-US"/>
                <w:rPrChange w:id="4039" w:author="google1599737165" w:date="2023-04-24T13:47:39Z">
                  <w:rPr>
                    <w:rFonts w:hint="default" w:ascii="Times New Roman" w:hAnsi="Times New Roman" w:cs="Times New Roman"/>
                    <w:b/>
                    <w:bCs/>
                    <w:i w:val="0"/>
                    <w:iCs w:val="0"/>
                    <w:color w:val="000000"/>
                    <w:sz w:val="16"/>
                    <w:szCs w:val="16"/>
                    <w:u w:val="none"/>
                    <w:lang w:val="en-US"/>
                  </w:rPr>
                </w:rPrChange>
              </w:rPr>
            </w:pPr>
            <w:r>
              <w:rPr>
                <w:rFonts w:hint="default" w:ascii="Verdana" w:hAnsi="Verdana" w:cs="Verdana"/>
                <w:b/>
                <w:bCs/>
                <w:i w:val="0"/>
                <w:iCs w:val="0"/>
                <w:color w:val="000000"/>
                <w:sz w:val="18"/>
                <w:szCs w:val="18"/>
                <w:u w:val="none"/>
                <w:lang w:val="en-US"/>
                <w:rPrChange w:id="4040" w:author="google1599737165" w:date="2023-04-24T13:47:39Z">
                  <w:rPr>
                    <w:rFonts w:hint="default" w:ascii="Times New Roman" w:hAnsi="Times New Roman" w:cs="Times New Roman"/>
                    <w:b/>
                    <w:bCs/>
                    <w:i w:val="0"/>
                    <w:iCs w:val="0"/>
                    <w:color w:val="000000"/>
                    <w:sz w:val="16"/>
                    <w:szCs w:val="16"/>
                    <w:u w:val="none"/>
                    <w:lang w:val="en-US"/>
                  </w:rPr>
                </w:rPrChange>
              </w:rPr>
              <w:t>3</w:t>
            </w:r>
          </w:p>
        </w:tc>
        <w:tc>
          <w:tcPr>
            <w:tcW w:w="101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8"/>
                <w:szCs w:val="18"/>
                <w:u w:val="none"/>
                <w:lang w:val="en-US"/>
                <w:rPrChange w:id="4041" w:author="google1599737165" w:date="2023-04-24T13:47:39Z">
                  <w:rPr>
                    <w:rFonts w:hint="default" w:ascii="Times New Roman" w:hAnsi="Times New Roman" w:cs="Times New Roman"/>
                    <w:b/>
                    <w:bCs/>
                    <w:i w:val="0"/>
                    <w:iCs w:val="0"/>
                    <w:color w:val="000000"/>
                    <w:sz w:val="16"/>
                    <w:szCs w:val="16"/>
                    <w:u w:val="none"/>
                    <w:lang w:val="en-US"/>
                  </w:rPr>
                </w:rPrChange>
              </w:rPr>
            </w:pPr>
            <w:r>
              <w:rPr>
                <w:rFonts w:hint="default" w:ascii="Verdana" w:hAnsi="Verdana" w:cs="Verdana"/>
                <w:b/>
                <w:bCs/>
                <w:i w:val="0"/>
                <w:iCs w:val="0"/>
                <w:color w:val="000000"/>
                <w:sz w:val="18"/>
                <w:szCs w:val="18"/>
                <w:u w:val="none"/>
                <w:lang w:val="en-US"/>
                <w:rPrChange w:id="4042" w:author="google1599737165" w:date="2023-04-24T13:47:39Z">
                  <w:rPr>
                    <w:rFonts w:hint="default" w:ascii="Times New Roman" w:hAnsi="Times New Roman" w:cs="Times New Roman"/>
                    <w:b/>
                    <w:bCs/>
                    <w:i w:val="0"/>
                    <w:iCs w:val="0"/>
                    <w:color w:val="000000"/>
                    <w:sz w:val="16"/>
                    <w:szCs w:val="16"/>
                    <w:u w:val="none"/>
                    <w:lang w:val="en-US"/>
                  </w:rPr>
                </w:rPrChange>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5" w:hRule="atLeast"/>
        </w:trPr>
        <w:tc>
          <w:tcPr>
            <w:tcW w:w="206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8"/>
                <w:szCs w:val="18"/>
                <w:u w:val="none"/>
                <w:lang w:val="en-US" w:eastAsia="zh-CN" w:bidi="ar"/>
                <w:rPrChange w:id="4043"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pPr>
            <w:r>
              <w:rPr>
                <w:rFonts w:hint="default" w:ascii="Verdana" w:hAnsi="Verdana" w:eastAsia="SimSun" w:cs="Verdana"/>
                <w:i w:val="0"/>
                <w:iCs w:val="0"/>
                <w:color w:val="000000"/>
                <w:kern w:val="0"/>
                <w:sz w:val="18"/>
                <w:szCs w:val="18"/>
                <w:u w:val="none"/>
                <w:lang w:val="en-US" w:eastAsia="zh-CN" w:bidi="ar"/>
                <w:rPrChange w:id="4044"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Limnodrilus hoffmeisteri</w:t>
            </w:r>
          </w:p>
        </w:tc>
        <w:tc>
          <w:tcPr>
            <w:tcW w:w="947"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8"/>
                <w:szCs w:val="18"/>
                <w:u w:val="none"/>
                <w:lang w:val="en-US"/>
                <w:rPrChange w:id="4045" w:author="google1599737165" w:date="2023-04-24T13:47:39Z">
                  <w:rPr>
                    <w:rFonts w:hint="default" w:ascii="Times New Roman" w:hAnsi="Times New Roman" w:cs="Times New Roman"/>
                    <w:i w:val="0"/>
                    <w:iCs w:val="0"/>
                    <w:color w:val="000000"/>
                    <w:sz w:val="16"/>
                    <w:szCs w:val="16"/>
                    <w:u w:val="none"/>
                    <w:lang w:val="en-US"/>
                  </w:rPr>
                </w:rPrChange>
              </w:rPr>
            </w:pPr>
            <w:r>
              <w:rPr>
                <w:rFonts w:hint="default" w:ascii="Verdana" w:hAnsi="Verdana" w:cs="Verdana"/>
                <w:i w:val="0"/>
                <w:iCs w:val="0"/>
                <w:color w:val="000000"/>
                <w:sz w:val="18"/>
                <w:szCs w:val="18"/>
                <w:u w:val="none"/>
                <w:lang w:val="en-US"/>
                <w:rPrChange w:id="4046" w:author="google1599737165" w:date="2023-04-24T13:47:39Z">
                  <w:rPr>
                    <w:rFonts w:hint="default" w:ascii="Times New Roman" w:hAnsi="Times New Roman" w:cs="Times New Roman"/>
                    <w:i w:val="0"/>
                    <w:iCs w:val="0"/>
                    <w:color w:val="000000"/>
                    <w:sz w:val="16"/>
                    <w:szCs w:val="16"/>
                    <w:u w:val="none"/>
                    <w:lang w:val="en-US"/>
                  </w:rPr>
                </w:rPrChange>
              </w:rPr>
              <w:t>243</w:t>
            </w:r>
          </w:p>
        </w:tc>
        <w:tc>
          <w:tcPr>
            <w:tcW w:w="111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8"/>
                <w:szCs w:val="18"/>
                <w:u w:val="none"/>
                <w:lang w:val="en-US"/>
                <w:rPrChange w:id="4047" w:author="google1599737165" w:date="2023-04-24T13:47:39Z">
                  <w:rPr>
                    <w:rFonts w:hint="default" w:ascii="Times New Roman" w:hAnsi="Times New Roman" w:cs="Times New Roman"/>
                    <w:i w:val="0"/>
                    <w:iCs w:val="0"/>
                    <w:color w:val="000000"/>
                    <w:sz w:val="16"/>
                    <w:szCs w:val="16"/>
                    <w:u w:val="none"/>
                    <w:lang w:val="en-US"/>
                  </w:rPr>
                </w:rPrChange>
              </w:rPr>
            </w:pPr>
            <w:r>
              <w:rPr>
                <w:rFonts w:hint="default" w:ascii="Verdana" w:hAnsi="Verdana" w:cs="Verdana"/>
                <w:i w:val="0"/>
                <w:iCs w:val="0"/>
                <w:color w:val="000000"/>
                <w:sz w:val="18"/>
                <w:szCs w:val="18"/>
                <w:u w:val="none"/>
                <w:lang w:val="en-US"/>
                <w:rPrChange w:id="4048" w:author="google1599737165" w:date="2023-04-24T13:47:39Z">
                  <w:rPr>
                    <w:rFonts w:hint="default" w:ascii="Times New Roman" w:hAnsi="Times New Roman" w:cs="Times New Roman"/>
                    <w:i w:val="0"/>
                    <w:iCs w:val="0"/>
                    <w:color w:val="000000"/>
                    <w:sz w:val="16"/>
                    <w:szCs w:val="16"/>
                    <w:u w:val="none"/>
                    <w:lang w:val="en-US"/>
                  </w:rPr>
                </w:rPrChange>
              </w:rPr>
              <w:t>0</w:t>
            </w:r>
          </w:p>
        </w:tc>
        <w:tc>
          <w:tcPr>
            <w:tcW w:w="1114"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8"/>
                <w:szCs w:val="18"/>
                <w:u w:val="none"/>
                <w:lang w:val="en-US"/>
                <w:rPrChange w:id="4049" w:author="google1599737165" w:date="2023-04-24T13:47:39Z">
                  <w:rPr>
                    <w:rFonts w:hint="default" w:ascii="Times New Roman" w:hAnsi="Times New Roman" w:cs="Times New Roman"/>
                    <w:i w:val="0"/>
                    <w:iCs w:val="0"/>
                    <w:color w:val="000000"/>
                    <w:sz w:val="16"/>
                    <w:szCs w:val="16"/>
                    <w:u w:val="none"/>
                    <w:lang w:val="en-US"/>
                  </w:rPr>
                </w:rPrChange>
              </w:rPr>
            </w:pPr>
            <w:r>
              <w:rPr>
                <w:rFonts w:hint="default" w:ascii="Verdana" w:hAnsi="Verdana" w:cs="Verdana"/>
                <w:i w:val="0"/>
                <w:iCs w:val="0"/>
                <w:color w:val="000000"/>
                <w:sz w:val="18"/>
                <w:szCs w:val="18"/>
                <w:u w:val="none"/>
                <w:lang w:val="en-US"/>
                <w:rPrChange w:id="4050" w:author="google1599737165" w:date="2023-04-24T13:47:39Z">
                  <w:rPr>
                    <w:rFonts w:hint="default" w:ascii="Times New Roman" w:hAnsi="Times New Roman" w:cs="Times New Roman"/>
                    <w:i w:val="0"/>
                    <w:iCs w:val="0"/>
                    <w:color w:val="000000"/>
                    <w:sz w:val="16"/>
                    <w:szCs w:val="16"/>
                    <w:u w:val="none"/>
                    <w:lang w:val="en-US"/>
                  </w:rPr>
                </w:rPrChange>
              </w:rPr>
              <w:t>227</w:t>
            </w:r>
          </w:p>
        </w:tc>
        <w:tc>
          <w:tcPr>
            <w:tcW w:w="101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8"/>
                <w:szCs w:val="18"/>
                <w:u w:val="none"/>
                <w:lang w:val="en-US"/>
                <w:rPrChange w:id="4051" w:author="google1599737165" w:date="2023-04-24T13:47:39Z">
                  <w:rPr>
                    <w:rFonts w:hint="default" w:ascii="Times New Roman" w:hAnsi="Times New Roman" w:cs="Times New Roman"/>
                    <w:i w:val="0"/>
                    <w:iCs w:val="0"/>
                    <w:color w:val="000000"/>
                    <w:sz w:val="16"/>
                    <w:szCs w:val="16"/>
                    <w:u w:val="none"/>
                    <w:lang w:val="en-US"/>
                  </w:rPr>
                </w:rPrChange>
              </w:rPr>
            </w:pPr>
            <w:r>
              <w:rPr>
                <w:rFonts w:hint="default" w:ascii="Verdana" w:hAnsi="Verdana" w:cs="Verdana"/>
                <w:i w:val="0"/>
                <w:iCs w:val="0"/>
                <w:color w:val="000000"/>
                <w:sz w:val="18"/>
                <w:szCs w:val="18"/>
                <w:u w:val="none"/>
                <w:lang w:val="en-US"/>
                <w:rPrChange w:id="4052" w:author="google1599737165" w:date="2023-04-24T13:47:39Z">
                  <w:rPr>
                    <w:rFonts w:hint="default" w:ascii="Times New Roman" w:hAnsi="Times New Roman" w:cs="Times New Roman"/>
                    <w:i w:val="0"/>
                    <w:iCs w:val="0"/>
                    <w:color w:val="000000"/>
                    <w:sz w:val="16"/>
                    <w:szCs w:val="16"/>
                    <w:u w:val="none"/>
                    <w:lang w:val="en-US"/>
                  </w:rPr>
                </w:rPrChange>
              </w:rPr>
              <w:t>627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9" w:hRule="atLeast"/>
        </w:trPr>
        <w:tc>
          <w:tcPr>
            <w:tcW w:w="206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8"/>
                <w:szCs w:val="18"/>
                <w:u w:val="none"/>
                <w:lang w:val="en-US" w:eastAsia="zh-CN" w:bidi="ar"/>
                <w:rPrChange w:id="4053"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pPr>
            <w:r>
              <w:rPr>
                <w:rFonts w:hint="default" w:ascii="Verdana" w:hAnsi="Verdana" w:eastAsia="SimSun" w:cs="Verdana"/>
                <w:i w:val="0"/>
                <w:iCs w:val="0"/>
                <w:color w:val="000000"/>
                <w:kern w:val="0"/>
                <w:sz w:val="18"/>
                <w:szCs w:val="18"/>
                <w:u w:val="none"/>
                <w:lang w:val="en-US" w:eastAsia="zh-CN" w:bidi="ar"/>
                <w:rPrChange w:id="4054" w:author="google1599737165" w:date="2023-04-24T13:47:39Z">
                  <w:rPr>
                    <w:rFonts w:hint="default" w:ascii="Times New Roman" w:hAnsi="Times New Roman" w:eastAsia="SimSun" w:cs="Times New Roman"/>
                    <w:i w:val="0"/>
                    <w:iCs w:val="0"/>
                    <w:color w:val="000000"/>
                    <w:kern w:val="0"/>
                    <w:sz w:val="16"/>
                    <w:szCs w:val="16"/>
                    <w:u w:val="none"/>
                    <w:lang w:val="en-US" w:eastAsia="zh-CN" w:bidi="ar"/>
                    <w14:ligatures w14:val="standardContextual"/>
                  </w:rPr>
                </w:rPrChange>
                <w14:ligatures w14:val="standardContextual"/>
              </w:rPr>
              <w:t>Limnodrilus hoffmeisteri</w:t>
            </w:r>
          </w:p>
        </w:tc>
        <w:tc>
          <w:tcPr>
            <w:tcW w:w="947"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8"/>
                <w:szCs w:val="18"/>
                <w:u w:val="none"/>
                <w:lang w:val="en-US"/>
                <w:rPrChange w:id="4055" w:author="google1599737165" w:date="2023-04-24T13:47:39Z">
                  <w:rPr>
                    <w:rFonts w:hint="default" w:ascii="Times New Roman" w:hAnsi="Times New Roman" w:cs="Times New Roman"/>
                    <w:i w:val="0"/>
                    <w:iCs w:val="0"/>
                    <w:color w:val="000000"/>
                    <w:sz w:val="16"/>
                    <w:szCs w:val="16"/>
                    <w:u w:val="none"/>
                    <w:lang w:val="en-US"/>
                  </w:rPr>
                </w:rPrChange>
              </w:rPr>
            </w:pPr>
            <w:r>
              <w:rPr>
                <w:rFonts w:hint="default" w:ascii="Verdana" w:hAnsi="Verdana" w:cs="Verdana"/>
                <w:i w:val="0"/>
                <w:iCs w:val="0"/>
                <w:color w:val="000000"/>
                <w:sz w:val="18"/>
                <w:szCs w:val="18"/>
                <w:u w:val="none"/>
                <w:lang w:val="en-US"/>
                <w:rPrChange w:id="4056" w:author="google1599737165" w:date="2023-04-24T13:47:39Z">
                  <w:rPr>
                    <w:rFonts w:hint="default" w:ascii="Times New Roman" w:hAnsi="Times New Roman" w:cs="Times New Roman"/>
                    <w:i w:val="0"/>
                    <w:iCs w:val="0"/>
                    <w:color w:val="000000"/>
                    <w:sz w:val="16"/>
                    <w:szCs w:val="16"/>
                    <w:u w:val="none"/>
                    <w:lang w:val="en-US"/>
                  </w:rPr>
                </w:rPrChange>
              </w:rPr>
              <w:t>0.39</w:t>
            </w:r>
          </w:p>
        </w:tc>
        <w:tc>
          <w:tcPr>
            <w:tcW w:w="111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8"/>
                <w:szCs w:val="18"/>
                <w:u w:val="none"/>
                <w:lang w:val="en-US"/>
                <w:rPrChange w:id="4057" w:author="google1599737165" w:date="2023-04-24T13:47:39Z">
                  <w:rPr>
                    <w:rFonts w:hint="default" w:ascii="Times New Roman" w:hAnsi="Times New Roman" w:cs="Times New Roman"/>
                    <w:i w:val="0"/>
                    <w:iCs w:val="0"/>
                    <w:color w:val="000000"/>
                    <w:sz w:val="16"/>
                    <w:szCs w:val="16"/>
                    <w:u w:val="none"/>
                    <w:lang w:val="en-US"/>
                  </w:rPr>
                </w:rPrChange>
              </w:rPr>
            </w:pPr>
            <w:r>
              <w:rPr>
                <w:rFonts w:hint="default" w:ascii="Verdana" w:hAnsi="Verdana" w:cs="Verdana"/>
                <w:i w:val="0"/>
                <w:iCs w:val="0"/>
                <w:color w:val="000000"/>
                <w:sz w:val="18"/>
                <w:szCs w:val="18"/>
                <w:u w:val="none"/>
                <w:lang w:val="en-US"/>
                <w:rPrChange w:id="4058" w:author="google1599737165" w:date="2023-04-24T13:47:39Z">
                  <w:rPr>
                    <w:rFonts w:hint="default" w:ascii="Times New Roman" w:hAnsi="Times New Roman" w:cs="Times New Roman"/>
                    <w:i w:val="0"/>
                    <w:iCs w:val="0"/>
                    <w:color w:val="000000"/>
                    <w:sz w:val="16"/>
                    <w:szCs w:val="16"/>
                    <w:u w:val="none"/>
                    <w:lang w:val="en-US"/>
                  </w:rPr>
                </w:rPrChange>
              </w:rPr>
              <w:t>0</w:t>
            </w:r>
          </w:p>
        </w:tc>
        <w:tc>
          <w:tcPr>
            <w:tcW w:w="1114"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8"/>
                <w:szCs w:val="18"/>
                <w:u w:val="none"/>
                <w:lang w:val="en-US"/>
                <w:rPrChange w:id="4059" w:author="google1599737165" w:date="2023-04-24T13:47:39Z">
                  <w:rPr>
                    <w:rFonts w:hint="default" w:ascii="Times New Roman" w:hAnsi="Times New Roman" w:cs="Times New Roman"/>
                    <w:i w:val="0"/>
                    <w:iCs w:val="0"/>
                    <w:color w:val="000000"/>
                    <w:sz w:val="16"/>
                    <w:szCs w:val="16"/>
                    <w:u w:val="none"/>
                    <w:lang w:val="en-US"/>
                  </w:rPr>
                </w:rPrChange>
              </w:rPr>
            </w:pPr>
            <w:r>
              <w:rPr>
                <w:rFonts w:hint="default" w:ascii="Verdana" w:hAnsi="Verdana" w:cs="Verdana"/>
                <w:i w:val="0"/>
                <w:iCs w:val="0"/>
                <w:color w:val="000000"/>
                <w:sz w:val="18"/>
                <w:szCs w:val="18"/>
                <w:u w:val="none"/>
                <w:lang w:val="en-US"/>
                <w:rPrChange w:id="4060" w:author="google1599737165" w:date="2023-04-24T13:47:39Z">
                  <w:rPr>
                    <w:rFonts w:hint="default" w:ascii="Times New Roman" w:hAnsi="Times New Roman" w:cs="Times New Roman"/>
                    <w:i w:val="0"/>
                    <w:iCs w:val="0"/>
                    <w:color w:val="000000"/>
                    <w:sz w:val="16"/>
                    <w:szCs w:val="16"/>
                    <w:u w:val="none"/>
                    <w:lang w:val="en-US"/>
                  </w:rPr>
                </w:rPrChange>
              </w:rPr>
              <w:t>0.47</w:t>
            </w:r>
          </w:p>
        </w:tc>
        <w:tc>
          <w:tcPr>
            <w:tcW w:w="101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8"/>
                <w:szCs w:val="18"/>
                <w:u w:val="none"/>
                <w:lang w:val="en-US"/>
                <w:rPrChange w:id="4061" w:author="google1599737165" w:date="2023-04-24T13:47:39Z">
                  <w:rPr>
                    <w:rFonts w:hint="default" w:ascii="Times New Roman" w:hAnsi="Times New Roman" w:cs="Times New Roman"/>
                    <w:i w:val="0"/>
                    <w:iCs w:val="0"/>
                    <w:color w:val="000000"/>
                    <w:sz w:val="16"/>
                    <w:szCs w:val="16"/>
                    <w:u w:val="none"/>
                    <w:lang w:val="en-US"/>
                  </w:rPr>
                </w:rPrChange>
              </w:rPr>
            </w:pPr>
            <w:r>
              <w:rPr>
                <w:rFonts w:hint="default" w:ascii="Verdana" w:hAnsi="Verdana" w:cs="Verdana"/>
                <w:i w:val="0"/>
                <w:iCs w:val="0"/>
                <w:color w:val="000000"/>
                <w:sz w:val="18"/>
                <w:szCs w:val="18"/>
                <w:u w:val="none"/>
                <w:lang w:val="en-US"/>
                <w:rPrChange w:id="4062" w:author="google1599737165" w:date="2023-04-24T13:47:39Z">
                  <w:rPr>
                    <w:rFonts w:hint="default" w:ascii="Times New Roman" w:hAnsi="Times New Roman" w:cs="Times New Roman"/>
                    <w:i w:val="0"/>
                    <w:iCs w:val="0"/>
                    <w:color w:val="000000"/>
                    <w:sz w:val="16"/>
                    <w:szCs w:val="16"/>
                    <w:u w:val="none"/>
                    <w:lang w:val="en-US"/>
                  </w:rPr>
                </w:rPrChange>
              </w:rPr>
              <w:t>1.13</w:t>
            </w:r>
          </w:p>
        </w:tc>
      </w:tr>
    </w:tbl>
    <w:p>
      <w:pPr>
        <w:jc w:val="both"/>
        <w:rPr>
          <w:rFonts w:hint="default" w:ascii="Verdana" w:hAnsi="Verdana" w:cs="Verdana"/>
          <w:sz w:val="18"/>
          <w:szCs w:val="18"/>
          <w:lang w:val="ru-RU"/>
          <w:rPrChange w:id="4063" w:author="google1599737165" w:date="2023-04-24T13:47:39Z">
            <w:rPr>
              <w:rFonts w:hint="default" w:ascii="Times New Roman" w:hAnsi="Times New Roman" w:cs="Times New Roman"/>
              <w:sz w:val="24"/>
              <w:szCs w:val="24"/>
              <w:lang w:val="ru-RU"/>
            </w:rPr>
          </w:rPrChange>
        </w:rPr>
      </w:pPr>
    </w:p>
    <w:p>
      <w:pPr>
        <w:jc w:val="both"/>
        <w:rPr>
          <w:rFonts w:hint="default" w:ascii="Verdana" w:hAnsi="Verdana" w:cs="Verdana"/>
          <w:sz w:val="18"/>
          <w:szCs w:val="18"/>
          <w:lang w:val="ru-RU"/>
          <w:rPrChange w:id="4064" w:author="google1599737165" w:date="2023-04-24T13:47:39Z">
            <w:rPr>
              <w:rFonts w:hint="default" w:ascii="Times New Roman" w:hAnsi="Times New Roman" w:cs="Times New Roman"/>
              <w:sz w:val="24"/>
              <w:szCs w:val="24"/>
              <w:lang w:val="ru-RU"/>
            </w:rPr>
          </w:rPrChange>
        </w:rPr>
      </w:pPr>
    </w:p>
    <w:p>
      <w:pPr>
        <w:jc w:val="both"/>
        <w:rPr>
          <w:rFonts w:hint="default" w:ascii="Verdana" w:hAnsi="Verdana" w:cs="Verdana"/>
          <w:sz w:val="18"/>
          <w:szCs w:val="18"/>
          <w:lang w:val="en-US"/>
          <w:rPrChange w:id="4065" w:author="google1599737165" w:date="2023-04-24T13:47:39Z">
            <w:rPr>
              <w:rFonts w:hint="default" w:ascii="Times New Roman" w:hAnsi="Times New Roman" w:cs="Times New Roman"/>
              <w:sz w:val="24"/>
              <w:szCs w:val="24"/>
              <w:lang w:val="en-US"/>
            </w:rPr>
          </w:rPrChange>
        </w:rPr>
      </w:pPr>
      <w:r>
        <w:rPr>
          <w:rFonts w:hint="default" w:ascii="Verdana" w:hAnsi="Verdana" w:cs="Verdana"/>
          <w:sz w:val="18"/>
          <w:szCs w:val="18"/>
          <w:lang w:val="ru-RU"/>
          <w:rPrChange w:id="4066" w:author="google1599737165" w:date="2023-04-24T13:47:39Z">
            <w:rPr>
              <w:rFonts w:hint="default" w:ascii="Times New Roman" w:hAnsi="Times New Roman" w:cs="Times New Roman"/>
              <w:sz w:val="24"/>
              <w:szCs w:val="24"/>
              <w:lang w:val="ru-RU"/>
            </w:rPr>
          </w:rPrChange>
        </w:rPr>
        <w:t>7</w:t>
      </w:r>
      <w:r>
        <w:rPr>
          <w:rFonts w:hint="default" w:ascii="Verdana" w:hAnsi="Verdana" w:cs="Verdana"/>
          <w:sz w:val="18"/>
          <w:szCs w:val="18"/>
          <w:rPrChange w:id="4067" w:author="google1599737165" w:date="2023-04-24T13:47:39Z">
            <w:rPr>
              <w:rFonts w:hint="default" w:ascii="Times New Roman" w:hAnsi="Times New Roman" w:cs="Times New Roman"/>
              <w:sz w:val="24"/>
              <w:szCs w:val="24"/>
            </w:rPr>
          </w:rPrChange>
        </w:rPr>
        <w:t>. Методика обработки и анализа данных</w:t>
      </w:r>
      <w:r>
        <w:rPr>
          <w:rFonts w:hint="default" w:ascii="Verdana" w:hAnsi="Verdana" w:cs="Verdana"/>
          <w:sz w:val="18"/>
          <w:szCs w:val="18"/>
          <w:lang w:val="ru-RU"/>
          <w:rPrChange w:id="4068" w:author="google1599737165" w:date="2023-04-24T13:47:39Z">
            <w:rPr>
              <w:rFonts w:hint="default" w:ascii="Times New Roman" w:hAnsi="Times New Roman" w:cs="Times New Roman"/>
              <w:sz w:val="24"/>
              <w:szCs w:val="24"/>
              <w:lang w:val="ru-RU"/>
            </w:rPr>
          </w:rPrChange>
        </w:rPr>
        <w:t xml:space="preserve"> </w:t>
      </w:r>
      <w:r>
        <w:rPr>
          <w:rFonts w:hint="default" w:ascii="Verdana" w:hAnsi="Verdana" w:cs="Verdana"/>
          <w:sz w:val="18"/>
          <w:szCs w:val="18"/>
          <w:lang w:val="en-US"/>
          <w:rPrChange w:id="4069" w:author="google1599737165" w:date="2023-04-24T13:47:39Z">
            <w:rPr>
              <w:rFonts w:hint="default" w:ascii="Times New Roman" w:hAnsi="Times New Roman" w:cs="Times New Roman"/>
              <w:sz w:val="24"/>
              <w:szCs w:val="24"/>
              <w:lang w:val="en-US"/>
            </w:rPr>
          </w:rPrChange>
        </w:rPr>
        <w:t>[</w:t>
      </w:r>
      <w:r>
        <w:rPr>
          <w:rFonts w:hint="default" w:ascii="Verdana" w:hAnsi="Verdana" w:cs="Verdana"/>
          <w:color w:val="2E75B6" w:themeColor="accent1" w:themeShade="BF"/>
          <w:sz w:val="18"/>
          <w:szCs w:val="18"/>
          <w:lang w:val="ru-RU"/>
          <w:rPrChange w:id="4070" w:author="google1599737165" w:date="2023-04-24T13:47:39Z">
            <w:rPr>
              <w:rFonts w:hint="default" w:ascii="Times New Roman" w:hAnsi="Times New Roman" w:cs="Times New Roman"/>
              <w:color w:val="2E75B6" w:themeColor="accent1" w:themeShade="BF"/>
              <w:sz w:val="24"/>
              <w:szCs w:val="24"/>
              <w:lang w:val="ru-RU"/>
            </w:rPr>
          </w:rPrChange>
        </w:rPr>
        <w:t>Как анализировать данные? Формулы, подходы</w:t>
      </w:r>
      <w:r>
        <w:rPr>
          <w:rFonts w:hint="default" w:ascii="Verdana" w:hAnsi="Verdana" w:cs="Verdana"/>
          <w:sz w:val="18"/>
          <w:szCs w:val="18"/>
          <w:lang w:val="en-US"/>
          <w:rPrChange w:id="4071" w:author="google1599737165" w:date="2023-04-24T13:47:39Z">
            <w:rPr>
              <w:rFonts w:hint="default" w:ascii="Times New Roman" w:hAnsi="Times New Roman" w:cs="Times New Roman"/>
              <w:sz w:val="24"/>
              <w:szCs w:val="24"/>
              <w:lang w:val="en-US"/>
            </w:rPr>
          </w:rPrChange>
        </w:rPr>
        <w:t>]</w:t>
      </w:r>
    </w:p>
    <w:p>
      <w:pPr>
        <w:jc w:val="both"/>
        <w:rPr>
          <w:rFonts w:hint="default" w:ascii="Verdana" w:hAnsi="Verdana" w:cs="Verdana"/>
          <w:sz w:val="18"/>
          <w:szCs w:val="18"/>
          <w:lang w:val="ru-RU"/>
          <w:rPrChange w:id="4072"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073" w:author="google1599737165" w:date="2023-04-24T13:47:39Z">
            <w:rPr>
              <w:rFonts w:hint="default" w:ascii="Times New Roman" w:hAnsi="Times New Roman" w:cs="Times New Roman"/>
              <w:sz w:val="24"/>
              <w:szCs w:val="24"/>
              <w:lang w:val="ru-RU"/>
            </w:rPr>
          </w:rPrChange>
        </w:rPr>
        <w:t xml:space="preserve">Основой контроля состояния гидробиокомплексов является сравнение данных, полученных в двух следующих друг за другом сессиях отбора проб. Для анализа, на основе базы данных, вычисляются следующие характеристики (метрики) для каждой пробы в отдельности.  </w:t>
      </w:r>
    </w:p>
    <w:p>
      <w:pPr>
        <w:numPr>
          <w:ilvl w:val="0"/>
          <w:numId w:val="18"/>
        </w:numPr>
        <w:jc w:val="both"/>
        <w:rPr>
          <w:rFonts w:hint="default" w:ascii="Verdana" w:hAnsi="Verdana" w:cs="Verdana"/>
          <w:sz w:val="18"/>
          <w:szCs w:val="18"/>
          <w:lang w:val="ru-RU"/>
          <w:rPrChange w:id="4074"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075" w:author="google1599737165" w:date="2023-04-24T13:47:39Z">
            <w:rPr>
              <w:rFonts w:hint="default" w:ascii="Times New Roman" w:hAnsi="Times New Roman" w:cs="Times New Roman"/>
              <w:sz w:val="24"/>
              <w:szCs w:val="24"/>
              <w:lang w:val="ru-RU"/>
            </w:rPr>
          </w:rPrChange>
        </w:rPr>
        <w:t xml:space="preserve">Доля индикаторов осолоненной водной массы в зоопланктоне </w:t>
      </w:r>
    </w:p>
    <w:p>
      <w:pPr>
        <w:numPr>
          <w:ilvl w:val="0"/>
          <w:numId w:val="0"/>
        </w:numPr>
        <w:jc w:val="both"/>
        <w:rPr>
          <w:rFonts w:hint="default" w:ascii="Verdana" w:hAnsi="Verdana" w:cs="Verdana"/>
          <w:sz w:val="18"/>
          <w:szCs w:val="18"/>
          <w:lang w:val="ru-RU"/>
          <w:rPrChange w:id="4076"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077" w:author="google1599737165" w:date="2023-04-24T13:47:39Z">
            <w:rPr>
              <w:rFonts w:hint="default" w:ascii="Times New Roman" w:hAnsi="Times New Roman" w:cs="Times New Roman"/>
              <w:sz w:val="24"/>
              <w:szCs w:val="24"/>
              <w:lang w:val="ru-RU"/>
            </w:rPr>
          </w:rPrChange>
        </w:rPr>
        <w:t xml:space="preserve"> </w:t>
      </w:r>
      <w:r>
        <w:rPr>
          <w:rFonts w:hint="default" w:ascii="Verdana" w:hAnsi="Verdana" w:cs="Verdana"/>
          <w:sz w:val="18"/>
          <w:szCs w:val="18"/>
          <w:lang w:val="ru-RU"/>
          <w:rPrChange w:id="4079" w:author="google1599737165" w:date="2023-04-24T13:47:39Z">
            <w:rPr>
              <w:rFonts w:hint="default" w:ascii="Times New Roman" w:hAnsi="Times New Roman" w:cs="Times New Roman"/>
              <w:sz w:val="24"/>
              <w:szCs w:val="24"/>
              <w:lang w:val="ru-RU"/>
            </w:rPr>
          </w:rPrChange>
        </w:rPr>
        <w:drawing>
          <wp:inline distT="0" distB="0" distL="114300" distR="114300">
            <wp:extent cx="1193800" cy="334010"/>
            <wp:effectExtent l="0" t="0" r="10160" b="1270"/>
            <wp:docPr id="8"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384804F-3998-4D57-9195-F3826E402611-1" descr="wps"/>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1193800" cy="334010"/>
                    </a:xfrm>
                    <a:prstGeom prst="rect">
                      <a:avLst/>
                    </a:prstGeom>
                  </pic:spPr>
                </pic:pic>
              </a:graphicData>
            </a:graphic>
          </wp:inline>
        </w:drawing>
      </w:r>
    </w:p>
    <w:p>
      <w:pPr>
        <w:numPr>
          <w:ilvl w:val="0"/>
          <w:numId w:val="0"/>
        </w:numPr>
        <w:jc w:val="both"/>
        <w:rPr>
          <w:rFonts w:hint="default" w:ascii="Verdana" w:hAnsi="Verdana" w:cs="Verdana"/>
          <w:sz w:val="18"/>
          <w:szCs w:val="18"/>
          <w:lang w:val="en-US"/>
          <w:rPrChange w:id="4080" w:author="google1599737165" w:date="2023-04-24T13:47:39Z">
            <w:rPr>
              <w:rFonts w:hint="default" w:ascii="Times New Roman" w:hAnsi="Times New Roman" w:cs="Times New Roman"/>
              <w:sz w:val="24"/>
              <w:szCs w:val="24"/>
              <w:lang w:val="en-US"/>
            </w:rPr>
          </w:rPrChange>
        </w:rPr>
      </w:pPr>
      <w:r>
        <w:rPr>
          <w:rFonts w:hint="default" w:ascii="Verdana" w:hAnsi="Verdana" w:cs="Verdana"/>
          <w:sz w:val="18"/>
          <w:szCs w:val="18"/>
          <w:lang w:val="ru-RU"/>
          <w:rPrChange w:id="4081" w:author="google1599737165" w:date="2023-04-24T13:47:39Z">
            <w:rPr>
              <w:rFonts w:hint="default" w:ascii="Times New Roman" w:hAnsi="Times New Roman" w:cs="Times New Roman"/>
              <w:sz w:val="24"/>
              <w:szCs w:val="24"/>
              <w:lang w:val="ru-RU"/>
            </w:rPr>
          </w:rPrChange>
        </w:rPr>
        <w:t xml:space="preserve">Где </w:t>
      </w:r>
      <w:r>
        <w:rPr>
          <w:rFonts w:hint="default" w:ascii="Verdana" w:hAnsi="Verdana" w:cs="Verdana"/>
          <w:i/>
          <w:iCs/>
          <w:sz w:val="18"/>
          <w:szCs w:val="18"/>
          <w:lang w:val="en-US"/>
          <w:rPrChange w:id="4082" w:author="google1599737165" w:date="2023-04-24T13:47:39Z">
            <w:rPr>
              <w:rFonts w:hint="default" w:ascii="Times New Roman" w:hAnsi="Times New Roman" w:cs="Times New Roman"/>
              <w:i/>
              <w:iCs/>
              <w:sz w:val="24"/>
              <w:szCs w:val="24"/>
              <w:lang w:val="en-US"/>
            </w:rPr>
          </w:rPrChange>
        </w:rPr>
        <w:t>N</w:t>
      </w:r>
      <w:r>
        <w:rPr>
          <w:rFonts w:hint="default" w:ascii="Verdana" w:hAnsi="Verdana" w:cs="Verdana"/>
          <w:i/>
          <w:iCs/>
          <w:sz w:val="18"/>
          <w:szCs w:val="18"/>
          <w:vertAlign w:val="subscript"/>
          <w:lang w:val="en-US"/>
          <w:rPrChange w:id="4083" w:author="google1599737165" w:date="2023-04-24T13:47:39Z">
            <w:rPr>
              <w:rFonts w:hint="default" w:ascii="Times New Roman" w:hAnsi="Times New Roman" w:cs="Times New Roman"/>
              <w:i/>
              <w:iCs/>
              <w:sz w:val="24"/>
              <w:szCs w:val="24"/>
              <w:vertAlign w:val="subscript"/>
              <w:lang w:val="en-US"/>
            </w:rPr>
          </w:rPrChange>
        </w:rPr>
        <w:t>sal</w:t>
      </w:r>
      <w:r>
        <w:rPr>
          <w:rFonts w:hint="default" w:ascii="Verdana" w:hAnsi="Verdana" w:cs="Verdana"/>
          <w:sz w:val="18"/>
          <w:szCs w:val="18"/>
          <w:lang w:val="en-US"/>
          <w:rPrChange w:id="4084" w:author="google1599737165" w:date="2023-04-24T13:47:39Z">
            <w:rPr>
              <w:rFonts w:hint="default" w:ascii="Times New Roman" w:hAnsi="Times New Roman" w:cs="Times New Roman"/>
              <w:sz w:val="24"/>
              <w:szCs w:val="24"/>
              <w:lang w:val="en-US"/>
            </w:rPr>
          </w:rPrChange>
        </w:rPr>
        <w:t xml:space="preserve"> - </w:t>
      </w:r>
      <w:r>
        <w:rPr>
          <w:rFonts w:hint="default" w:ascii="Verdana" w:hAnsi="Verdana" w:cs="Verdana"/>
          <w:sz w:val="18"/>
          <w:szCs w:val="18"/>
          <w:lang w:val="ru-RU"/>
          <w:rPrChange w:id="4085" w:author="google1599737165" w:date="2023-04-24T13:47:39Z">
            <w:rPr>
              <w:rFonts w:hint="default" w:ascii="Times New Roman" w:hAnsi="Times New Roman" w:cs="Times New Roman"/>
              <w:sz w:val="24"/>
              <w:szCs w:val="24"/>
              <w:lang w:val="ru-RU"/>
            </w:rPr>
          </w:rPrChange>
        </w:rPr>
        <w:t xml:space="preserve">численность организмов-индикаторов осолоненной водной массы; </w:t>
      </w:r>
      <w:r>
        <w:rPr>
          <w:rFonts w:hint="default" w:ascii="Verdana" w:hAnsi="Verdana" w:cs="Verdana"/>
          <w:sz w:val="18"/>
          <w:szCs w:val="18"/>
          <w:lang w:val="en-US"/>
          <w:rPrChange w:id="4086" w:author="google1599737165" w:date="2023-04-24T13:47:39Z">
            <w:rPr>
              <w:rFonts w:hint="default" w:ascii="Times New Roman" w:hAnsi="Times New Roman" w:cs="Times New Roman"/>
              <w:sz w:val="24"/>
              <w:szCs w:val="24"/>
              <w:lang w:val="en-US"/>
            </w:rPr>
          </w:rPrChange>
        </w:rPr>
        <w:t>N</w:t>
      </w:r>
      <w:r>
        <w:rPr>
          <w:rFonts w:hint="default" w:ascii="Verdana" w:hAnsi="Verdana" w:cs="Verdana"/>
          <w:sz w:val="18"/>
          <w:szCs w:val="18"/>
          <w:vertAlign w:val="subscript"/>
          <w:lang w:val="en-US"/>
          <w:rPrChange w:id="4087" w:author="google1599737165" w:date="2023-04-24T13:47:39Z">
            <w:rPr>
              <w:rFonts w:hint="default" w:ascii="Times New Roman" w:hAnsi="Times New Roman" w:cs="Times New Roman"/>
              <w:sz w:val="24"/>
              <w:szCs w:val="24"/>
              <w:vertAlign w:val="subscript"/>
              <w:lang w:val="en-US"/>
            </w:rPr>
          </w:rPrChange>
        </w:rPr>
        <w:t>Total</w:t>
      </w:r>
      <w:r>
        <w:rPr>
          <w:rFonts w:hint="default" w:ascii="Verdana" w:hAnsi="Verdana" w:cs="Verdana"/>
          <w:sz w:val="18"/>
          <w:szCs w:val="18"/>
          <w:lang w:val="en-US"/>
          <w:rPrChange w:id="4088" w:author="google1599737165" w:date="2023-04-24T13:47:39Z">
            <w:rPr>
              <w:rFonts w:hint="default" w:ascii="Times New Roman" w:hAnsi="Times New Roman" w:cs="Times New Roman"/>
              <w:sz w:val="24"/>
              <w:szCs w:val="24"/>
              <w:lang w:val="en-US"/>
            </w:rPr>
          </w:rPrChange>
        </w:rPr>
        <w:t xml:space="preserve"> - </w:t>
      </w:r>
      <w:r>
        <w:rPr>
          <w:rFonts w:hint="default" w:ascii="Verdana" w:hAnsi="Verdana" w:cs="Verdana"/>
          <w:sz w:val="18"/>
          <w:szCs w:val="18"/>
          <w:lang w:val="ru-RU"/>
          <w:rPrChange w:id="4089" w:author="google1599737165" w:date="2023-04-24T13:47:39Z">
            <w:rPr>
              <w:rFonts w:hint="default" w:ascii="Times New Roman" w:hAnsi="Times New Roman" w:cs="Times New Roman"/>
              <w:sz w:val="24"/>
              <w:szCs w:val="24"/>
              <w:lang w:val="ru-RU"/>
            </w:rPr>
          </w:rPrChange>
        </w:rPr>
        <w:t>Общая численность организмов в пробе.</w:t>
      </w:r>
      <w:r>
        <w:rPr>
          <w:rFonts w:hint="default" w:ascii="Verdana" w:hAnsi="Verdana" w:cs="Verdana"/>
          <w:sz w:val="18"/>
          <w:szCs w:val="18"/>
          <w:lang w:val="en-US"/>
          <w:rPrChange w:id="4090" w:author="google1599737165" w:date="2023-04-24T13:47:39Z">
            <w:rPr>
              <w:rFonts w:hint="default" w:ascii="Times New Roman" w:hAnsi="Times New Roman" w:cs="Times New Roman"/>
              <w:sz w:val="24"/>
              <w:szCs w:val="24"/>
              <w:lang w:val="en-US"/>
            </w:rPr>
          </w:rPrChange>
        </w:rPr>
        <w:t xml:space="preserve"> </w:t>
      </w:r>
    </w:p>
    <w:p>
      <w:pPr>
        <w:numPr>
          <w:ilvl w:val="0"/>
          <w:numId w:val="18"/>
        </w:numPr>
        <w:ind w:left="0" w:leftChars="0" w:firstLine="0" w:firstLineChars="0"/>
        <w:jc w:val="both"/>
        <w:rPr>
          <w:rFonts w:hint="default" w:ascii="Verdana" w:hAnsi="Verdana" w:cs="Verdana"/>
          <w:sz w:val="18"/>
          <w:szCs w:val="18"/>
          <w:lang w:val="ru-RU"/>
          <w:rPrChange w:id="4091"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092" w:author="google1599737165" w:date="2023-04-24T13:47:39Z">
            <w:rPr>
              <w:rFonts w:hint="default" w:ascii="Times New Roman" w:hAnsi="Times New Roman" w:cs="Times New Roman"/>
              <w:sz w:val="24"/>
              <w:szCs w:val="24"/>
              <w:lang w:val="ru-RU"/>
            </w:rPr>
          </w:rPrChange>
        </w:rPr>
        <w:t xml:space="preserve">Доля индикаторов осолоненной водной массы в зообентосе. Вычисляется аналогично предыдущему. </w:t>
      </w:r>
    </w:p>
    <w:p>
      <w:pPr>
        <w:numPr>
          <w:ilvl w:val="0"/>
          <w:numId w:val="18"/>
        </w:numPr>
        <w:ind w:left="0" w:leftChars="0" w:firstLine="0" w:firstLineChars="0"/>
        <w:jc w:val="both"/>
        <w:rPr>
          <w:rFonts w:hint="default" w:ascii="Verdana" w:hAnsi="Verdana" w:cs="Verdana"/>
          <w:sz w:val="18"/>
          <w:szCs w:val="18"/>
          <w:lang w:val="ru-RU"/>
          <w:rPrChange w:id="4093"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094" w:author="google1599737165" w:date="2023-04-24T13:47:39Z">
            <w:rPr>
              <w:rFonts w:hint="default" w:ascii="Times New Roman" w:hAnsi="Times New Roman" w:cs="Times New Roman"/>
              <w:sz w:val="24"/>
              <w:szCs w:val="24"/>
              <w:lang w:val="ru-RU"/>
            </w:rPr>
          </w:rPrChange>
        </w:rPr>
        <w:t>Доля индикаторов эвтрофикации в зоопланктоне.</w:t>
      </w:r>
    </w:p>
    <w:p>
      <w:pPr>
        <w:jc w:val="both"/>
        <w:rPr>
          <w:rFonts w:hint="default" w:ascii="Verdana" w:hAnsi="Verdana" w:cs="Verdana"/>
          <w:sz w:val="18"/>
          <w:szCs w:val="18"/>
          <w:lang w:val="ru-RU"/>
          <w:rPrChange w:id="4095"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097" w:author="google1599737165" w:date="2023-04-24T13:47:39Z">
            <w:rPr>
              <w:rFonts w:hint="default" w:ascii="Times New Roman" w:hAnsi="Times New Roman" w:cs="Times New Roman"/>
              <w:sz w:val="24"/>
              <w:szCs w:val="24"/>
              <w:lang w:val="ru-RU"/>
            </w:rPr>
          </w:rPrChange>
        </w:rPr>
        <w:drawing>
          <wp:inline distT="0" distB="0" distL="114300" distR="114300">
            <wp:extent cx="1657985" cy="338455"/>
            <wp:effectExtent l="0" t="0" r="3175" b="12065"/>
            <wp:docPr id="9" name="2384804F-3998-4D57-9195-F3826E402611-2" descr="C:/Users/polyd/AppData/Local/Temp/wps.pSWDrV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384804F-3998-4D57-9195-F3826E402611-2" descr="C:/Users/polyd/AppData/Local/Temp/wps.pSWDrVwps"/>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1657974" cy="338723"/>
                    </a:xfrm>
                    <a:prstGeom prst="rect">
                      <a:avLst/>
                    </a:prstGeom>
                  </pic:spPr>
                </pic:pic>
              </a:graphicData>
            </a:graphic>
          </wp:inline>
        </w:drawing>
      </w:r>
    </w:p>
    <w:p>
      <w:pPr>
        <w:jc w:val="both"/>
        <w:rPr>
          <w:rFonts w:hint="default" w:ascii="Verdana" w:hAnsi="Verdana" w:cs="Verdana"/>
          <w:sz w:val="18"/>
          <w:szCs w:val="18"/>
          <w:lang w:val="ru-RU"/>
          <w:rPrChange w:id="4098"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099" w:author="google1599737165" w:date="2023-04-24T13:47:39Z">
            <w:rPr>
              <w:rFonts w:hint="default" w:ascii="Times New Roman" w:hAnsi="Times New Roman" w:cs="Times New Roman"/>
              <w:sz w:val="24"/>
              <w:szCs w:val="24"/>
              <w:lang w:val="ru-RU"/>
            </w:rPr>
          </w:rPrChange>
        </w:rPr>
        <w:t xml:space="preserve">Где </w:t>
      </w:r>
      <w:r>
        <w:rPr>
          <w:rFonts w:hint="default" w:ascii="Verdana" w:hAnsi="Verdana" w:cs="Verdana"/>
          <w:i/>
          <w:iCs/>
          <w:sz w:val="18"/>
          <w:szCs w:val="18"/>
          <w:lang w:val="en-US"/>
          <w:rPrChange w:id="4100" w:author="google1599737165" w:date="2023-04-24T13:47:39Z">
            <w:rPr>
              <w:rFonts w:hint="default" w:ascii="Times New Roman" w:hAnsi="Times New Roman" w:cs="Times New Roman"/>
              <w:i/>
              <w:iCs/>
              <w:sz w:val="24"/>
              <w:szCs w:val="24"/>
              <w:lang w:val="en-US"/>
            </w:rPr>
          </w:rPrChange>
        </w:rPr>
        <w:t>N</w:t>
      </w:r>
      <w:r>
        <w:rPr>
          <w:rFonts w:hint="default" w:ascii="Verdana" w:hAnsi="Verdana" w:cs="Verdana"/>
          <w:i/>
          <w:iCs/>
          <w:sz w:val="18"/>
          <w:szCs w:val="18"/>
          <w:vertAlign w:val="subscript"/>
          <w:lang w:val="en-US"/>
          <w:rPrChange w:id="4101" w:author="google1599737165" w:date="2023-04-24T13:47:39Z">
            <w:rPr>
              <w:rFonts w:hint="default" w:ascii="Times New Roman" w:hAnsi="Times New Roman" w:cs="Times New Roman"/>
              <w:i/>
              <w:iCs/>
              <w:sz w:val="24"/>
              <w:szCs w:val="24"/>
              <w:vertAlign w:val="subscript"/>
              <w:lang w:val="en-US"/>
            </w:rPr>
          </w:rPrChange>
        </w:rPr>
        <w:t>Eutroph</w:t>
      </w:r>
      <w:r>
        <w:rPr>
          <w:rFonts w:hint="default" w:ascii="Verdana" w:hAnsi="Verdana" w:cs="Verdana"/>
          <w:sz w:val="18"/>
          <w:szCs w:val="18"/>
          <w:lang w:val="en-US"/>
          <w:rPrChange w:id="4102" w:author="google1599737165" w:date="2023-04-24T13:47:39Z">
            <w:rPr>
              <w:rFonts w:hint="default" w:ascii="Times New Roman" w:hAnsi="Times New Roman" w:cs="Times New Roman"/>
              <w:sz w:val="24"/>
              <w:szCs w:val="24"/>
              <w:lang w:val="en-US"/>
            </w:rPr>
          </w:rPrChange>
        </w:rPr>
        <w:t xml:space="preserve"> - </w:t>
      </w:r>
      <w:r>
        <w:rPr>
          <w:rFonts w:hint="default" w:ascii="Verdana" w:hAnsi="Verdana" w:cs="Verdana"/>
          <w:sz w:val="18"/>
          <w:szCs w:val="18"/>
          <w:lang w:val="ru-RU"/>
          <w:rPrChange w:id="4103" w:author="google1599737165" w:date="2023-04-24T13:47:39Z">
            <w:rPr>
              <w:rFonts w:hint="default" w:ascii="Times New Roman" w:hAnsi="Times New Roman" w:cs="Times New Roman"/>
              <w:sz w:val="24"/>
              <w:szCs w:val="24"/>
              <w:lang w:val="ru-RU"/>
            </w:rPr>
          </w:rPrChange>
        </w:rPr>
        <w:t>численность организмов-индикаторов эвтрофикации;</w:t>
      </w:r>
    </w:p>
    <w:p>
      <w:pPr>
        <w:numPr>
          <w:ilvl w:val="0"/>
          <w:numId w:val="18"/>
        </w:numPr>
        <w:ind w:left="0" w:leftChars="0" w:firstLine="0" w:firstLineChars="0"/>
        <w:jc w:val="both"/>
        <w:rPr>
          <w:rFonts w:hint="default" w:ascii="Verdana" w:hAnsi="Verdana" w:cs="Verdana"/>
          <w:sz w:val="18"/>
          <w:szCs w:val="18"/>
          <w:lang w:val="ru-RU"/>
          <w:rPrChange w:id="4104"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105" w:author="google1599737165" w:date="2023-04-24T13:47:39Z">
            <w:rPr>
              <w:rFonts w:hint="default" w:ascii="Times New Roman" w:hAnsi="Times New Roman" w:cs="Times New Roman"/>
              <w:sz w:val="24"/>
              <w:szCs w:val="24"/>
              <w:lang w:val="ru-RU"/>
            </w:rPr>
          </w:rPrChange>
        </w:rPr>
        <w:t>Суммарная плотность поселения зообентоса.</w:t>
      </w:r>
    </w:p>
    <w:p>
      <w:pPr>
        <w:numPr>
          <w:ilvl w:val="0"/>
          <w:numId w:val="18"/>
        </w:numPr>
        <w:ind w:left="0" w:leftChars="0" w:firstLine="0" w:firstLineChars="0"/>
        <w:jc w:val="both"/>
        <w:rPr>
          <w:rFonts w:hint="default" w:ascii="Verdana" w:hAnsi="Verdana" w:cs="Verdana"/>
          <w:sz w:val="18"/>
          <w:szCs w:val="18"/>
          <w:lang w:val="ru-RU"/>
          <w:rPrChange w:id="4106"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107" w:author="google1599737165" w:date="2023-04-24T13:47:39Z">
            <w:rPr>
              <w:rFonts w:hint="default" w:ascii="Times New Roman" w:hAnsi="Times New Roman" w:cs="Times New Roman"/>
              <w:sz w:val="24"/>
              <w:szCs w:val="24"/>
              <w:lang w:val="ru-RU"/>
            </w:rPr>
          </w:rPrChange>
        </w:rPr>
        <w:t>Суммарная биомасса зообентоса.</w:t>
      </w:r>
    </w:p>
    <w:p>
      <w:pPr>
        <w:numPr>
          <w:ilvl w:val="0"/>
          <w:numId w:val="18"/>
        </w:numPr>
        <w:ind w:left="0" w:leftChars="0" w:firstLine="0" w:firstLineChars="0"/>
        <w:jc w:val="both"/>
        <w:rPr>
          <w:rFonts w:hint="default" w:ascii="Verdana" w:hAnsi="Verdana" w:cs="Verdana"/>
          <w:sz w:val="18"/>
          <w:szCs w:val="18"/>
          <w:lang w:val="ru-RU"/>
          <w:rPrChange w:id="4108"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109" w:author="google1599737165" w:date="2023-04-24T13:47:39Z">
            <w:rPr>
              <w:rFonts w:hint="default" w:ascii="Times New Roman" w:hAnsi="Times New Roman" w:cs="Times New Roman"/>
              <w:sz w:val="24"/>
              <w:szCs w:val="24"/>
              <w:lang w:val="ru-RU"/>
            </w:rPr>
          </w:rPrChange>
        </w:rPr>
        <w:t>Общее число видов зоопланктона.</w:t>
      </w:r>
    </w:p>
    <w:p>
      <w:pPr>
        <w:numPr>
          <w:ilvl w:val="0"/>
          <w:numId w:val="18"/>
        </w:numPr>
        <w:ind w:left="0" w:leftChars="0" w:firstLine="0" w:firstLineChars="0"/>
        <w:jc w:val="both"/>
        <w:rPr>
          <w:rFonts w:hint="default" w:ascii="Verdana" w:hAnsi="Verdana" w:cs="Verdana"/>
          <w:sz w:val="18"/>
          <w:szCs w:val="18"/>
          <w:lang w:val="ru-RU"/>
          <w:rPrChange w:id="4110"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111" w:author="google1599737165" w:date="2023-04-24T13:47:39Z">
            <w:rPr>
              <w:rFonts w:hint="default" w:ascii="Times New Roman" w:hAnsi="Times New Roman" w:cs="Times New Roman"/>
              <w:sz w:val="24"/>
              <w:szCs w:val="24"/>
              <w:lang w:val="ru-RU"/>
            </w:rPr>
          </w:rPrChange>
        </w:rPr>
        <w:t>Общее число видов зообентоса.</w:t>
      </w:r>
    </w:p>
    <w:p>
      <w:pPr>
        <w:numPr>
          <w:ilvl w:val="0"/>
          <w:numId w:val="18"/>
        </w:numPr>
        <w:ind w:left="0" w:leftChars="0" w:firstLine="0" w:firstLineChars="0"/>
        <w:jc w:val="both"/>
        <w:rPr>
          <w:rFonts w:hint="default" w:ascii="Verdana" w:hAnsi="Verdana" w:cs="Verdana"/>
          <w:sz w:val="18"/>
          <w:szCs w:val="18"/>
          <w:lang w:val="ru-RU"/>
          <w:rPrChange w:id="4112"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113" w:author="google1599737165" w:date="2023-04-24T13:47:39Z">
            <w:rPr>
              <w:rFonts w:hint="default" w:ascii="Times New Roman" w:hAnsi="Times New Roman" w:cs="Times New Roman"/>
              <w:sz w:val="24"/>
              <w:szCs w:val="24"/>
              <w:lang w:val="ru-RU"/>
            </w:rPr>
          </w:rPrChange>
        </w:rPr>
        <w:t xml:space="preserve">Индекс разнообразия Шеннона для планктона. </w:t>
      </w:r>
    </w:p>
    <w:p>
      <w:pPr>
        <w:numPr>
          <w:ilvl w:val="0"/>
          <w:numId w:val="0"/>
        </w:numPr>
        <w:ind w:leftChars="0"/>
        <w:jc w:val="both"/>
        <w:rPr>
          <w:rFonts w:hint="default" w:ascii="Verdana" w:hAnsi="Verdana" w:cs="Verdana"/>
          <w:sz w:val="18"/>
          <w:szCs w:val="18"/>
          <w:lang w:val="ru-RU"/>
          <w:rPrChange w:id="4114"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116" w:author="google1599737165" w:date="2023-04-24T13:47:39Z">
            <w:rPr>
              <w:rFonts w:hint="default" w:ascii="Times New Roman" w:hAnsi="Times New Roman" w:cs="Times New Roman"/>
              <w:sz w:val="24"/>
              <w:szCs w:val="24"/>
              <w:lang w:val="ru-RU"/>
            </w:rPr>
          </w:rPrChange>
        </w:rPr>
        <w:drawing>
          <wp:inline distT="0" distB="0" distL="114300" distR="114300">
            <wp:extent cx="1706880" cy="283210"/>
            <wp:effectExtent l="0" t="0" r="0" b="6350"/>
            <wp:docPr id="15" name="2384804F-3998-4D57-9195-F3826E4026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384804F-3998-4D57-9195-F3826E402611-3" descr="wps"/>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1706880" cy="283210"/>
                    </a:xfrm>
                    <a:prstGeom prst="rect">
                      <a:avLst/>
                    </a:prstGeom>
                  </pic:spPr>
                </pic:pic>
              </a:graphicData>
            </a:graphic>
          </wp:inline>
        </w:drawing>
      </w:r>
    </w:p>
    <w:p>
      <w:pPr>
        <w:numPr>
          <w:ilvl w:val="0"/>
          <w:numId w:val="0"/>
        </w:numPr>
        <w:ind w:leftChars="0"/>
        <w:jc w:val="both"/>
        <w:rPr>
          <w:rFonts w:hint="default" w:ascii="Verdana" w:hAnsi="Verdana" w:cs="Verdana"/>
          <w:sz w:val="18"/>
          <w:szCs w:val="18"/>
          <w:lang w:val="en-US"/>
          <w:rPrChange w:id="4117" w:author="google1599737165" w:date="2023-04-24T13:47:39Z">
            <w:rPr>
              <w:rFonts w:hint="default" w:ascii="Times New Roman" w:hAnsi="Times New Roman" w:cs="Times New Roman"/>
              <w:sz w:val="24"/>
              <w:szCs w:val="24"/>
              <w:lang w:val="en-US"/>
            </w:rPr>
          </w:rPrChange>
        </w:rPr>
      </w:pPr>
      <w:r>
        <w:rPr>
          <w:rFonts w:hint="default" w:ascii="Verdana" w:hAnsi="Verdana" w:cs="Verdana"/>
          <w:sz w:val="18"/>
          <w:szCs w:val="18"/>
          <w:lang w:val="ru-RU"/>
          <w:rPrChange w:id="4118" w:author="google1599737165" w:date="2023-04-24T13:47:39Z">
            <w:rPr>
              <w:rFonts w:hint="default" w:ascii="Times New Roman" w:hAnsi="Times New Roman" w:cs="Times New Roman"/>
              <w:sz w:val="24"/>
              <w:szCs w:val="24"/>
              <w:lang w:val="ru-RU"/>
            </w:rPr>
          </w:rPrChange>
        </w:rPr>
        <w:t xml:space="preserve">Где </w:t>
      </w:r>
      <w:r>
        <w:rPr>
          <w:rFonts w:hint="default" w:ascii="Verdana" w:hAnsi="Verdana" w:cs="Verdana"/>
          <w:i/>
          <w:iCs/>
          <w:sz w:val="18"/>
          <w:szCs w:val="18"/>
          <w:lang w:val="en-US"/>
          <w:rPrChange w:id="4119" w:author="google1599737165" w:date="2023-04-24T13:47:39Z">
            <w:rPr>
              <w:rFonts w:hint="default" w:ascii="Times New Roman" w:hAnsi="Times New Roman" w:cs="Times New Roman"/>
              <w:i/>
              <w:iCs/>
              <w:sz w:val="24"/>
              <w:szCs w:val="24"/>
              <w:lang w:val="en-US"/>
            </w:rPr>
          </w:rPrChange>
        </w:rPr>
        <w:t>N</w:t>
      </w:r>
      <w:r>
        <w:rPr>
          <w:rFonts w:hint="default" w:ascii="Verdana" w:hAnsi="Verdana" w:cs="Verdana"/>
          <w:i/>
          <w:iCs/>
          <w:sz w:val="18"/>
          <w:szCs w:val="18"/>
          <w:vertAlign w:val="subscript"/>
          <w:lang w:val="en-US"/>
          <w:rPrChange w:id="4120" w:author="google1599737165" w:date="2023-04-24T13:47:39Z">
            <w:rPr>
              <w:rFonts w:hint="default" w:ascii="Times New Roman" w:hAnsi="Times New Roman" w:cs="Times New Roman"/>
              <w:i/>
              <w:iCs/>
              <w:sz w:val="24"/>
              <w:szCs w:val="24"/>
              <w:vertAlign w:val="subscript"/>
              <w:lang w:val="en-US"/>
            </w:rPr>
          </w:rPrChange>
        </w:rPr>
        <w:t>i</w:t>
      </w:r>
      <w:r>
        <w:rPr>
          <w:rFonts w:hint="default" w:ascii="Verdana" w:hAnsi="Verdana" w:cs="Verdana"/>
          <w:i/>
          <w:iCs/>
          <w:sz w:val="18"/>
          <w:szCs w:val="18"/>
          <w:lang w:val="en-US"/>
          <w:rPrChange w:id="4121" w:author="google1599737165" w:date="2023-04-24T13:47:39Z">
            <w:rPr>
              <w:rFonts w:hint="default" w:ascii="Times New Roman" w:hAnsi="Times New Roman" w:cs="Times New Roman"/>
              <w:i/>
              <w:iCs/>
              <w:sz w:val="24"/>
              <w:szCs w:val="24"/>
              <w:lang w:val="en-US"/>
            </w:rPr>
          </w:rPrChange>
        </w:rPr>
        <w:t xml:space="preserve"> </w:t>
      </w:r>
      <w:r>
        <w:rPr>
          <w:rFonts w:hint="default" w:ascii="Verdana" w:hAnsi="Verdana" w:cs="Verdana"/>
          <w:sz w:val="18"/>
          <w:szCs w:val="18"/>
          <w:lang w:val="en-US"/>
          <w:rPrChange w:id="4122" w:author="google1599737165" w:date="2023-04-24T13:47:39Z">
            <w:rPr>
              <w:rFonts w:hint="default" w:ascii="Times New Roman" w:hAnsi="Times New Roman" w:cs="Times New Roman"/>
              <w:sz w:val="24"/>
              <w:szCs w:val="24"/>
              <w:lang w:val="en-US"/>
            </w:rPr>
          </w:rPrChange>
        </w:rPr>
        <w:t xml:space="preserve">- </w:t>
      </w:r>
      <w:r>
        <w:rPr>
          <w:rFonts w:hint="default" w:ascii="Verdana" w:hAnsi="Verdana" w:cs="Verdana"/>
          <w:sz w:val="18"/>
          <w:szCs w:val="18"/>
          <w:lang w:val="ru-RU"/>
          <w:rPrChange w:id="4123" w:author="google1599737165" w:date="2023-04-24T13:47:39Z">
            <w:rPr>
              <w:rFonts w:hint="default" w:ascii="Times New Roman" w:hAnsi="Times New Roman" w:cs="Times New Roman"/>
              <w:sz w:val="24"/>
              <w:szCs w:val="24"/>
              <w:lang w:val="ru-RU"/>
            </w:rPr>
          </w:rPrChange>
        </w:rPr>
        <w:t xml:space="preserve">численность </w:t>
      </w:r>
      <w:r>
        <w:rPr>
          <w:rFonts w:hint="default" w:ascii="Verdana" w:hAnsi="Verdana" w:cs="Verdana"/>
          <w:sz w:val="18"/>
          <w:szCs w:val="18"/>
          <w:lang w:val="en-US"/>
          <w:rPrChange w:id="4124" w:author="google1599737165" w:date="2023-04-24T13:47:39Z">
            <w:rPr>
              <w:rFonts w:hint="default" w:ascii="Times New Roman" w:hAnsi="Times New Roman" w:cs="Times New Roman"/>
              <w:sz w:val="24"/>
              <w:szCs w:val="24"/>
              <w:lang w:val="en-US"/>
            </w:rPr>
          </w:rPrChange>
        </w:rPr>
        <w:t>i-</w:t>
      </w:r>
      <w:r>
        <w:rPr>
          <w:rFonts w:hint="default" w:ascii="Verdana" w:hAnsi="Verdana" w:cs="Verdana"/>
          <w:sz w:val="18"/>
          <w:szCs w:val="18"/>
          <w:lang w:val="ru-RU"/>
          <w:rPrChange w:id="4125" w:author="google1599737165" w:date="2023-04-24T13:47:39Z">
            <w:rPr>
              <w:rFonts w:hint="default" w:ascii="Times New Roman" w:hAnsi="Times New Roman" w:cs="Times New Roman"/>
              <w:sz w:val="24"/>
              <w:szCs w:val="24"/>
              <w:lang w:val="ru-RU"/>
            </w:rPr>
          </w:rPrChange>
        </w:rPr>
        <w:t>го</w:t>
      </w:r>
      <w:r>
        <w:rPr>
          <w:rFonts w:hint="default" w:ascii="Verdana" w:hAnsi="Verdana" w:cs="Verdana"/>
          <w:sz w:val="18"/>
          <w:szCs w:val="18"/>
          <w:lang w:val="en-US"/>
          <w:rPrChange w:id="4126" w:author="google1599737165" w:date="2023-04-24T13:47:39Z">
            <w:rPr>
              <w:rFonts w:hint="default" w:ascii="Times New Roman" w:hAnsi="Times New Roman" w:cs="Times New Roman"/>
              <w:sz w:val="24"/>
              <w:szCs w:val="24"/>
              <w:lang w:val="en-US"/>
            </w:rPr>
          </w:rPrChange>
        </w:rPr>
        <w:t xml:space="preserve"> </w:t>
      </w:r>
      <w:r>
        <w:rPr>
          <w:rFonts w:hint="default" w:ascii="Verdana" w:hAnsi="Verdana" w:cs="Verdana"/>
          <w:sz w:val="18"/>
          <w:szCs w:val="18"/>
          <w:lang w:val="ru-RU"/>
          <w:rPrChange w:id="4127" w:author="google1599737165" w:date="2023-04-24T13:47:39Z">
            <w:rPr>
              <w:rFonts w:hint="default" w:ascii="Times New Roman" w:hAnsi="Times New Roman" w:cs="Times New Roman"/>
              <w:sz w:val="24"/>
              <w:szCs w:val="24"/>
              <w:lang w:val="ru-RU"/>
            </w:rPr>
          </w:rPrChange>
        </w:rPr>
        <w:t xml:space="preserve">вида, </w:t>
      </w:r>
      <w:r>
        <w:rPr>
          <w:rFonts w:hint="default" w:ascii="Verdana" w:hAnsi="Verdana" w:cs="Verdana"/>
          <w:i/>
          <w:iCs/>
          <w:sz w:val="18"/>
          <w:szCs w:val="18"/>
          <w:lang w:val="en-US"/>
          <w:rPrChange w:id="4128" w:author="google1599737165" w:date="2023-04-24T13:47:39Z">
            <w:rPr>
              <w:rFonts w:hint="default" w:ascii="Times New Roman" w:hAnsi="Times New Roman" w:cs="Times New Roman"/>
              <w:i/>
              <w:iCs/>
              <w:sz w:val="24"/>
              <w:szCs w:val="24"/>
              <w:lang w:val="en-US"/>
            </w:rPr>
          </w:rPrChange>
        </w:rPr>
        <w:t>N</w:t>
      </w:r>
      <w:r>
        <w:rPr>
          <w:rFonts w:hint="default" w:ascii="Verdana" w:hAnsi="Verdana" w:cs="Verdana"/>
          <w:i/>
          <w:iCs/>
          <w:sz w:val="18"/>
          <w:szCs w:val="18"/>
          <w:vertAlign w:val="subscript"/>
          <w:lang w:val="en-US"/>
          <w:rPrChange w:id="4129" w:author="google1599737165" w:date="2023-04-24T13:47:39Z">
            <w:rPr>
              <w:rFonts w:hint="default" w:ascii="Times New Roman" w:hAnsi="Times New Roman" w:cs="Times New Roman"/>
              <w:i/>
              <w:iCs/>
              <w:sz w:val="24"/>
              <w:szCs w:val="24"/>
              <w:vertAlign w:val="subscript"/>
              <w:lang w:val="en-US"/>
            </w:rPr>
          </w:rPrChange>
        </w:rPr>
        <w:t xml:space="preserve">Total </w:t>
      </w:r>
      <w:r>
        <w:rPr>
          <w:rFonts w:hint="default" w:ascii="Verdana" w:hAnsi="Verdana" w:cs="Verdana"/>
          <w:sz w:val="18"/>
          <w:szCs w:val="18"/>
          <w:lang w:val="en-US"/>
          <w:rPrChange w:id="4130" w:author="google1599737165" w:date="2023-04-24T13:47:39Z">
            <w:rPr>
              <w:rFonts w:hint="default" w:ascii="Times New Roman" w:hAnsi="Times New Roman" w:cs="Times New Roman"/>
              <w:sz w:val="24"/>
              <w:szCs w:val="24"/>
              <w:lang w:val="en-US"/>
            </w:rPr>
          </w:rPrChange>
        </w:rPr>
        <w:t xml:space="preserve">- </w:t>
      </w:r>
      <w:r>
        <w:rPr>
          <w:rFonts w:hint="default" w:ascii="Verdana" w:hAnsi="Verdana" w:cs="Verdana"/>
          <w:sz w:val="18"/>
          <w:szCs w:val="18"/>
          <w:lang w:val="ru-RU"/>
          <w:rPrChange w:id="4131" w:author="google1599737165" w:date="2023-04-24T13:47:39Z">
            <w:rPr>
              <w:rFonts w:hint="default" w:ascii="Times New Roman" w:hAnsi="Times New Roman" w:cs="Times New Roman"/>
              <w:sz w:val="24"/>
              <w:szCs w:val="24"/>
              <w:lang w:val="ru-RU"/>
            </w:rPr>
          </w:rPrChange>
        </w:rPr>
        <w:t xml:space="preserve">суммарная численность всех видов в пробе. </w:t>
      </w:r>
    </w:p>
    <w:p>
      <w:pPr>
        <w:numPr>
          <w:ilvl w:val="0"/>
          <w:numId w:val="18"/>
        </w:numPr>
        <w:ind w:left="0" w:leftChars="0" w:firstLine="0" w:firstLineChars="0"/>
        <w:jc w:val="both"/>
        <w:rPr>
          <w:rFonts w:hint="default" w:ascii="Verdana" w:hAnsi="Verdana" w:cs="Verdana"/>
          <w:sz w:val="18"/>
          <w:szCs w:val="18"/>
          <w:lang w:val="ru-RU"/>
          <w:rPrChange w:id="4132"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133" w:author="google1599737165" w:date="2023-04-24T13:47:39Z">
            <w:rPr>
              <w:rFonts w:hint="default" w:ascii="Times New Roman" w:hAnsi="Times New Roman" w:cs="Times New Roman"/>
              <w:sz w:val="24"/>
              <w:szCs w:val="24"/>
              <w:lang w:val="ru-RU"/>
            </w:rPr>
          </w:rPrChange>
        </w:rPr>
        <w:t>Индекс Шеннона для зообентоса.</w:t>
      </w:r>
    </w:p>
    <w:p>
      <w:pPr>
        <w:numPr>
          <w:ilvl w:val="0"/>
          <w:numId w:val="18"/>
        </w:numPr>
        <w:ind w:left="0" w:leftChars="0" w:firstLine="0" w:firstLineChars="0"/>
        <w:jc w:val="both"/>
        <w:rPr>
          <w:rFonts w:hint="default" w:ascii="Verdana" w:hAnsi="Verdana" w:cs="Verdana"/>
          <w:sz w:val="18"/>
          <w:szCs w:val="18"/>
          <w:lang w:val="ru-RU"/>
          <w:rPrChange w:id="4134"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135" w:author="google1599737165" w:date="2023-04-24T13:47:39Z">
            <w:rPr>
              <w:rFonts w:hint="default" w:ascii="Times New Roman" w:hAnsi="Times New Roman" w:cs="Times New Roman"/>
              <w:sz w:val="24"/>
              <w:szCs w:val="24"/>
              <w:lang w:val="ru-RU"/>
            </w:rPr>
          </w:rPrChange>
        </w:rPr>
        <w:t xml:space="preserve">Плотность поселения </w:t>
      </w:r>
      <w:r>
        <w:rPr>
          <w:rFonts w:hint="default" w:ascii="Verdana" w:hAnsi="Verdana" w:cs="Verdana"/>
          <w:i/>
          <w:sz w:val="18"/>
          <w:szCs w:val="18"/>
          <w:rPrChange w:id="4136" w:author="google1599737165" w:date="2023-04-24T13:47:39Z">
            <w:rPr>
              <w:rFonts w:hint="default" w:ascii="Times New Roman" w:hAnsi="Times New Roman" w:cs="Times New Roman"/>
              <w:i/>
              <w:sz w:val="24"/>
              <w:szCs w:val="24"/>
            </w:rPr>
          </w:rPrChange>
        </w:rPr>
        <w:t>Marenzelleria</w:t>
      </w:r>
      <w:r>
        <w:rPr>
          <w:rFonts w:hint="default" w:ascii="Verdana" w:hAnsi="Verdana" w:cs="Verdana"/>
          <w:sz w:val="18"/>
          <w:szCs w:val="18"/>
          <w:rPrChange w:id="4137" w:author="google1599737165" w:date="2023-04-24T13:47:39Z">
            <w:rPr>
              <w:rFonts w:hint="default" w:ascii="Times New Roman" w:hAnsi="Times New Roman" w:cs="Times New Roman"/>
              <w:sz w:val="24"/>
              <w:szCs w:val="24"/>
            </w:rPr>
          </w:rPrChange>
        </w:rPr>
        <w:t xml:space="preserve"> spp.</w:t>
      </w:r>
      <w:r>
        <w:rPr>
          <w:rFonts w:hint="default" w:ascii="Verdana" w:hAnsi="Verdana" w:cs="Verdana"/>
          <w:sz w:val="18"/>
          <w:szCs w:val="18"/>
          <w:lang w:val="ru-RU"/>
          <w:rPrChange w:id="4138" w:author="google1599737165" w:date="2023-04-24T13:47:39Z">
            <w:rPr>
              <w:rFonts w:hint="default" w:ascii="Times New Roman" w:hAnsi="Times New Roman" w:cs="Times New Roman"/>
              <w:sz w:val="24"/>
              <w:szCs w:val="24"/>
              <w:lang w:val="ru-RU"/>
            </w:rPr>
          </w:rPrChange>
        </w:rPr>
        <w:t xml:space="preserve"> </w:t>
      </w:r>
    </w:p>
    <w:p>
      <w:pPr>
        <w:numPr>
          <w:ilvl w:val="0"/>
          <w:numId w:val="18"/>
        </w:numPr>
        <w:ind w:left="0" w:leftChars="0" w:firstLine="0" w:firstLineChars="0"/>
        <w:jc w:val="both"/>
        <w:rPr>
          <w:rFonts w:hint="default" w:ascii="Verdana" w:hAnsi="Verdana" w:cs="Verdana"/>
          <w:sz w:val="18"/>
          <w:szCs w:val="18"/>
          <w:lang w:val="ru-RU"/>
          <w:rPrChange w:id="4139"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140" w:author="google1599737165" w:date="2023-04-24T13:47:39Z">
            <w:rPr>
              <w:rFonts w:hint="default" w:ascii="Times New Roman" w:hAnsi="Times New Roman" w:cs="Times New Roman"/>
              <w:sz w:val="24"/>
              <w:szCs w:val="24"/>
              <w:lang w:val="ru-RU"/>
            </w:rPr>
          </w:rPrChange>
        </w:rPr>
        <w:t xml:space="preserve">Плотность поселения </w:t>
      </w:r>
      <w:r>
        <w:rPr>
          <w:rFonts w:hint="default" w:ascii="Verdana" w:hAnsi="Verdana" w:cs="Verdana"/>
          <w:i/>
          <w:sz w:val="18"/>
          <w:szCs w:val="18"/>
          <w:rPrChange w:id="4141" w:author="google1599737165" w:date="2023-04-24T13:47:39Z">
            <w:rPr>
              <w:rFonts w:hint="default" w:ascii="Times New Roman" w:hAnsi="Times New Roman" w:cs="Times New Roman"/>
              <w:i/>
              <w:sz w:val="24"/>
              <w:szCs w:val="24"/>
            </w:rPr>
          </w:rPrChange>
        </w:rPr>
        <w:t>Saduria entomon</w:t>
      </w:r>
      <w:r>
        <w:rPr>
          <w:rFonts w:hint="default" w:ascii="Verdana" w:hAnsi="Verdana" w:cs="Verdana"/>
          <w:i/>
          <w:sz w:val="18"/>
          <w:szCs w:val="18"/>
          <w:lang w:val="en-US"/>
          <w:rPrChange w:id="4142" w:author="google1599737165" w:date="2023-04-24T13:47:39Z">
            <w:rPr>
              <w:rFonts w:hint="default" w:ascii="Times New Roman" w:hAnsi="Times New Roman" w:cs="Times New Roman"/>
              <w:i/>
              <w:sz w:val="24"/>
              <w:szCs w:val="24"/>
              <w:lang w:val="en-US"/>
            </w:rPr>
          </w:rPrChange>
        </w:rPr>
        <w:t>.</w:t>
      </w:r>
    </w:p>
    <w:p>
      <w:pPr>
        <w:numPr>
          <w:ilvl w:val="0"/>
          <w:numId w:val="18"/>
        </w:numPr>
        <w:ind w:left="0" w:leftChars="0" w:firstLine="0" w:firstLineChars="0"/>
        <w:jc w:val="both"/>
        <w:rPr>
          <w:rFonts w:hint="default" w:ascii="Verdana" w:hAnsi="Verdana" w:cs="Verdana"/>
          <w:sz w:val="18"/>
          <w:szCs w:val="18"/>
          <w:lang w:val="ru-RU"/>
          <w:rPrChange w:id="4143"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144" w:author="google1599737165" w:date="2023-04-24T13:47:39Z">
            <w:rPr>
              <w:rFonts w:hint="default" w:ascii="Times New Roman" w:hAnsi="Times New Roman" w:cs="Times New Roman"/>
              <w:sz w:val="24"/>
              <w:szCs w:val="24"/>
              <w:lang w:val="ru-RU"/>
            </w:rPr>
          </w:rPrChange>
        </w:rPr>
        <w:t xml:space="preserve">Плотность поселения </w:t>
      </w:r>
      <w:r>
        <w:rPr>
          <w:rFonts w:hint="default" w:ascii="Verdana" w:hAnsi="Verdana" w:cs="Verdana"/>
          <w:i/>
          <w:iCs/>
          <w:sz w:val="18"/>
          <w:szCs w:val="18"/>
          <w:lang w:val="en-US"/>
          <w:rPrChange w:id="4145" w:author="google1599737165" w:date="2023-04-24T13:47:39Z">
            <w:rPr>
              <w:rFonts w:hint="default" w:ascii="Times New Roman" w:hAnsi="Times New Roman" w:cs="Times New Roman"/>
              <w:i/>
              <w:iCs/>
              <w:sz w:val="24"/>
              <w:szCs w:val="24"/>
              <w:lang w:val="en-US"/>
            </w:rPr>
          </w:rPrChange>
        </w:rPr>
        <w:t>Pontoporeia femorata.</w:t>
      </w:r>
    </w:p>
    <w:p>
      <w:pPr>
        <w:numPr>
          <w:ilvl w:val="0"/>
          <w:numId w:val="18"/>
        </w:numPr>
        <w:ind w:left="0" w:leftChars="0" w:firstLine="0" w:firstLineChars="0"/>
        <w:jc w:val="both"/>
        <w:rPr>
          <w:rFonts w:hint="default" w:ascii="Verdana" w:hAnsi="Verdana" w:cs="Verdana"/>
          <w:sz w:val="18"/>
          <w:szCs w:val="18"/>
          <w:lang w:val="ru-RU"/>
          <w:rPrChange w:id="4146"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147" w:author="google1599737165" w:date="2023-04-24T13:47:39Z">
            <w:rPr>
              <w:rFonts w:hint="default" w:ascii="Times New Roman" w:hAnsi="Times New Roman" w:cs="Times New Roman"/>
              <w:sz w:val="24"/>
              <w:szCs w:val="24"/>
              <w:lang w:val="ru-RU"/>
            </w:rPr>
          </w:rPrChange>
        </w:rPr>
        <w:t xml:space="preserve">Плотность поселения </w:t>
      </w:r>
      <w:r>
        <w:rPr>
          <w:rFonts w:hint="default" w:ascii="Verdana" w:hAnsi="Verdana" w:cs="Verdana"/>
          <w:i/>
          <w:iCs/>
          <w:sz w:val="18"/>
          <w:szCs w:val="18"/>
          <w:lang w:val="en-US"/>
          <w:rPrChange w:id="4148" w:author="google1599737165" w:date="2023-04-24T13:47:39Z">
            <w:rPr>
              <w:rFonts w:hint="default" w:ascii="Times New Roman" w:hAnsi="Times New Roman" w:cs="Times New Roman"/>
              <w:i/>
              <w:iCs/>
              <w:sz w:val="24"/>
              <w:szCs w:val="24"/>
              <w:lang w:val="en-US"/>
            </w:rPr>
          </w:rPrChange>
        </w:rPr>
        <w:t>Monoporeia affinis.</w:t>
      </w:r>
    </w:p>
    <w:p>
      <w:pPr>
        <w:numPr>
          <w:ilvl w:val="0"/>
          <w:numId w:val="18"/>
        </w:numPr>
        <w:ind w:left="0" w:leftChars="0" w:firstLine="0" w:firstLineChars="0"/>
        <w:jc w:val="both"/>
        <w:rPr>
          <w:rFonts w:hint="default" w:ascii="Verdana" w:hAnsi="Verdana" w:cs="Verdana"/>
          <w:sz w:val="18"/>
          <w:szCs w:val="18"/>
          <w:lang w:val="ru-RU"/>
          <w:rPrChange w:id="4149"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150" w:author="google1599737165" w:date="2023-04-24T13:47:39Z">
            <w:rPr>
              <w:rFonts w:hint="default" w:ascii="Times New Roman" w:hAnsi="Times New Roman" w:cs="Times New Roman"/>
              <w:sz w:val="24"/>
              <w:szCs w:val="24"/>
              <w:lang w:val="ru-RU"/>
            </w:rPr>
          </w:rPrChange>
        </w:rPr>
        <w:t xml:space="preserve">Плотность поселения </w:t>
      </w:r>
      <w:r>
        <w:rPr>
          <w:rFonts w:hint="default" w:ascii="Verdana" w:hAnsi="Verdana" w:cs="Verdana"/>
          <w:i/>
          <w:iCs/>
          <w:sz w:val="18"/>
          <w:szCs w:val="18"/>
          <w:lang w:val="ru-RU"/>
          <w:rPrChange w:id="4151" w:author="google1599737165" w:date="2023-04-24T13:47:39Z">
            <w:rPr>
              <w:rFonts w:hint="default" w:ascii="Times New Roman" w:hAnsi="Times New Roman" w:cs="Times New Roman"/>
              <w:i/>
              <w:iCs/>
              <w:sz w:val="24"/>
              <w:szCs w:val="24"/>
              <w:lang w:val="ru-RU"/>
            </w:rPr>
          </w:rPrChange>
        </w:rPr>
        <w:t>Limnodrilus hoffmeisteri</w:t>
      </w:r>
      <w:r>
        <w:rPr>
          <w:rFonts w:hint="default" w:ascii="Verdana" w:hAnsi="Verdana" w:cs="Verdana"/>
          <w:sz w:val="18"/>
          <w:szCs w:val="18"/>
          <w:lang w:val="en-US"/>
          <w:rPrChange w:id="4152" w:author="google1599737165" w:date="2023-04-24T13:47:39Z">
            <w:rPr>
              <w:rFonts w:hint="default" w:ascii="Times New Roman" w:hAnsi="Times New Roman" w:cs="Times New Roman"/>
              <w:sz w:val="24"/>
              <w:szCs w:val="24"/>
              <w:lang w:val="en-US"/>
            </w:rPr>
          </w:rPrChange>
        </w:rPr>
        <w:t>.</w:t>
      </w:r>
    </w:p>
    <w:p>
      <w:pPr>
        <w:numPr>
          <w:ilvl w:val="0"/>
          <w:numId w:val="18"/>
        </w:numPr>
        <w:ind w:left="0" w:leftChars="0" w:firstLine="0" w:firstLineChars="0"/>
        <w:jc w:val="both"/>
        <w:rPr>
          <w:rFonts w:hint="default" w:ascii="Verdana" w:hAnsi="Verdana" w:cs="Verdana"/>
          <w:sz w:val="18"/>
          <w:szCs w:val="18"/>
          <w:lang w:val="ru-RU"/>
          <w:rPrChange w:id="4153"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154" w:author="google1599737165" w:date="2023-04-24T13:47:39Z">
            <w:rPr>
              <w:rFonts w:hint="default" w:ascii="Times New Roman" w:hAnsi="Times New Roman" w:cs="Times New Roman"/>
              <w:sz w:val="24"/>
              <w:szCs w:val="24"/>
              <w:lang w:val="ru-RU"/>
            </w:rPr>
          </w:rPrChange>
        </w:rPr>
        <w:t>Плотность поселения видов-вселенцев.</w:t>
      </w:r>
    </w:p>
    <w:p>
      <w:pPr>
        <w:jc w:val="both"/>
        <w:rPr>
          <w:rFonts w:hint="default" w:ascii="Verdana" w:hAnsi="Verdana" w:cs="Verdana"/>
          <w:sz w:val="18"/>
          <w:szCs w:val="18"/>
          <w:lang w:val="ru-RU"/>
          <w:rPrChange w:id="4155"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156" w:author="google1599737165" w:date="2023-04-24T13:47:39Z">
            <w:rPr>
              <w:rFonts w:hint="default" w:ascii="Times New Roman" w:hAnsi="Times New Roman" w:cs="Times New Roman"/>
              <w:sz w:val="24"/>
              <w:szCs w:val="24"/>
              <w:lang w:val="ru-RU"/>
            </w:rPr>
          </w:rPrChange>
        </w:rPr>
        <w:t xml:space="preserve">Показатели №№ 4, 5, 10-15 перед дальнейшим анализом подвергаются </w:t>
      </w:r>
      <w:r>
        <w:rPr>
          <w:rFonts w:hint="default" w:ascii="Verdana" w:hAnsi="Verdana" w:cs="Verdana"/>
          <w:i/>
          <w:iCs/>
          <w:sz w:val="18"/>
          <w:szCs w:val="18"/>
          <w:lang w:val="en-US"/>
          <w:rPrChange w:id="4157" w:author="google1599737165" w:date="2023-04-24T13:47:39Z">
            <w:rPr>
              <w:rFonts w:hint="default" w:ascii="Times New Roman" w:hAnsi="Times New Roman" w:cs="Times New Roman"/>
              <w:i/>
              <w:iCs/>
              <w:sz w:val="24"/>
              <w:szCs w:val="24"/>
              <w:lang w:val="en-US"/>
            </w:rPr>
          </w:rPrChange>
        </w:rPr>
        <w:t xml:space="preserve">log(N +1) </w:t>
      </w:r>
      <w:r>
        <w:rPr>
          <w:rFonts w:hint="default" w:ascii="Verdana" w:hAnsi="Verdana" w:cs="Verdana"/>
          <w:sz w:val="18"/>
          <w:szCs w:val="18"/>
          <w:lang w:val="ru-RU"/>
          <w:rPrChange w:id="4158" w:author="google1599737165" w:date="2023-04-24T13:47:39Z">
            <w:rPr>
              <w:rFonts w:hint="default" w:ascii="Times New Roman" w:hAnsi="Times New Roman" w:cs="Times New Roman"/>
              <w:sz w:val="24"/>
              <w:szCs w:val="24"/>
              <w:lang w:val="ru-RU"/>
            </w:rPr>
          </w:rPrChange>
        </w:rPr>
        <w:t>трансформации.</w:t>
      </w:r>
    </w:p>
    <w:p>
      <w:pPr>
        <w:jc w:val="both"/>
        <w:rPr>
          <w:rFonts w:hint="default" w:ascii="Verdana" w:hAnsi="Verdana" w:cs="Verdana"/>
          <w:sz w:val="18"/>
          <w:szCs w:val="18"/>
          <w:lang w:val="ru-RU"/>
          <w:rPrChange w:id="4159"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160" w:author="google1599737165" w:date="2023-04-24T13:47:39Z">
            <w:rPr>
              <w:rFonts w:hint="default" w:ascii="Times New Roman" w:hAnsi="Times New Roman" w:cs="Times New Roman"/>
              <w:sz w:val="24"/>
              <w:szCs w:val="24"/>
              <w:lang w:val="ru-RU"/>
            </w:rPr>
          </w:rPrChange>
        </w:rPr>
        <w:t xml:space="preserve">Каждая величина рассматривается как зависимая переменная для построения смешанной линейной модели следующего вида. </w:t>
      </w:r>
    </w:p>
    <w:p>
      <w:pPr>
        <w:jc w:val="both"/>
        <w:rPr>
          <w:rFonts w:hint="default" w:ascii="Verdana" w:hAnsi="Verdana" w:cs="Verdana"/>
          <w:sz w:val="18"/>
          <w:szCs w:val="18"/>
          <w:lang w:val="ru-RU"/>
          <w:rPrChange w:id="4161" w:author="google1599737165" w:date="2023-04-24T13:47:39Z">
            <w:rPr>
              <w:rFonts w:hint="default" w:ascii="Times New Roman" w:hAnsi="Times New Roman" w:cs="Times New Roman"/>
              <w:sz w:val="24"/>
              <w:szCs w:val="24"/>
              <w:lang w:val="ru-RU"/>
            </w:rPr>
          </w:rPrChange>
        </w:rPr>
      </w:pPr>
    </w:p>
    <w:p>
      <w:pPr>
        <w:jc w:val="both"/>
        <w:rPr>
          <w:rFonts w:hint="default" w:ascii="Verdana" w:hAnsi="Verdana" w:cs="Verdana"/>
          <w:i/>
          <w:iCs/>
          <w:sz w:val="18"/>
          <w:szCs w:val="18"/>
          <w:lang w:val="ru-RU"/>
          <w:rPrChange w:id="4162" w:author="google1599737165" w:date="2023-04-24T13:47:39Z">
            <w:rPr>
              <w:rFonts w:hint="default" w:ascii="Times New Roman" w:hAnsi="Times New Roman" w:cs="Times New Roman"/>
              <w:i/>
              <w:iCs/>
              <w:sz w:val="24"/>
              <w:szCs w:val="24"/>
              <w:lang w:val="ru-RU"/>
            </w:rPr>
          </w:rPrChange>
        </w:rPr>
      </w:pPr>
      <w:r>
        <w:rPr>
          <w:rFonts w:hint="default" w:ascii="Verdana" w:hAnsi="Verdana" w:cs="Verdana"/>
          <w:i/>
          <w:iCs/>
          <w:sz w:val="18"/>
          <w:szCs w:val="18"/>
          <w:lang w:val="ru-RU"/>
          <w:rPrChange w:id="4163" w:author="google1599737165" w:date="2023-04-24T13:47:39Z">
            <w:rPr>
              <w:rFonts w:hint="default" w:ascii="Times New Roman" w:hAnsi="Times New Roman" w:cs="Times New Roman"/>
              <w:i/>
              <w:iCs/>
              <w:sz w:val="24"/>
              <w:szCs w:val="24"/>
              <w:lang w:val="ru-RU"/>
            </w:rPr>
          </w:rPrChange>
        </w:rPr>
        <w:t>Модель 1:</w:t>
      </w:r>
    </w:p>
    <w:p>
      <w:pPr>
        <w:jc w:val="both"/>
        <w:rPr>
          <w:rFonts w:hint="default" w:ascii="Verdana" w:hAnsi="Verdana" w:cs="Verdana"/>
          <w:sz w:val="18"/>
          <w:szCs w:val="18"/>
          <w:lang w:val="ru-RU"/>
          <w:rPrChange w:id="4164"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166" w:author="google1599737165" w:date="2023-04-24T13:47:39Z">
            <w:rPr>
              <w:rFonts w:hint="default" w:ascii="Times New Roman" w:hAnsi="Times New Roman" w:cs="Times New Roman"/>
              <w:sz w:val="24"/>
              <w:szCs w:val="24"/>
              <w:lang w:val="ru-RU"/>
            </w:rPr>
          </w:rPrChange>
        </w:rPr>
        <w:drawing>
          <wp:inline distT="0" distB="0" distL="114300" distR="114300">
            <wp:extent cx="4841875" cy="156210"/>
            <wp:effectExtent l="0" t="0" r="4445" b="11430"/>
            <wp:docPr id="10" name="2384804F-3998-4D57-9195-F3826E402611-4" descr="C:/Users/polyd/AppData/Local/Temp/wps.smwKQe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384804F-3998-4D57-9195-F3826E402611-4" descr="C:/Users/polyd/AppData/Local/Temp/wps.smwKQewps"/>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4841649" cy="156210"/>
                    </a:xfrm>
                    <a:prstGeom prst="rect">
                      <a:avLst/>
                    </a:prstGeom>
                  </pic:spPr>
                </pic:pic>
              </a:graphicData>
            </a:graphic>
          </wp:inline>
        </w:drawing>
      </w:r>
      <w:r>
        <w:rPr>
          <w:rFonts w:hint="default" w:ascii="Verdana" w:hAnsi="Verdana" w:cs="Verdana"/>
          <w:sz w:val="18"/>
          <w:szCs w:val="18"/>
          <w:lang w:val="ru-RU"/>
          <w:rPrChange w:id="4167" w:author="google1599737165" w:date="2023-04-24T13:47:39Z">
            <w:rPr>
              <w:rFonts w:hint="default" w:ascii="Times New Roman" w:hAnsi="Times New Roman" w:cs="Times New Roman"/>
              <w:sz w:val="24"/>
              <w:szCs w:val="24"/>
              <w:lang w:val="ru-RU"/>
            </w:rPr>
          </w:rPrChange>
        </w:rPr>
        <w:t xml:space="preserve"> </w:t>
      </w:r>
    </w:p>
    <w:p>
      <w:pPr>
        <w:jc w:val="both"/>
        <w:rPr>
          <w:rFonts w:hint="default" w:ascii="Verdana" w:hAnsi="Verdana" w:cs="Verdana"/>
          <w:sz w:val="18"/>
          <w:szCs w:val="18"/>
          <w:lang w:val="ru-RU"/>
          <w:rPrChange w:id="4168"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169" w:author="google1599737165" w:date="2023-04-24T13:47:39Z">
            <w:rPr>
              <w:rFonts w:hint="default" w:ascii="Times New Roman" w:hAnsi="Times New Roman" w:cs="Times New Roman"/>
              <w:sz w:val="24"/>
              <w:szCs w:val="24"/>
              <w:lang w:val="ru-RU"/>
            </w:rPr>
          </w:rPrChange>
        </w:rPr>
        <w:t>Где</w:t>
      </w:r>
    </w:p>
    <w:p>
      <w:pPr>
        <w:jc w:val="both"/>
        <w:rPr>
          <w:rFonts w:hint="default" w:ascii="Verdana" w:hAnsi="Verdana" w:cs="Verdana"/>
          <w:sz w:val="18"/>
          <w:szCs w:val="18"/>
          <w:lang w:val="ru-RU"/>
          <w:rPrChange w:id="4170" w:author="google1599737165" w:date="2023-04-24T13:47:39Z">
            <w:rPr>
              <w:rFonts w:hint="default" w:ascii="Times New Roman" w:hAnsi="Times New Roman" w:cs="Times New Roman"/>
              <w:sz w:val="24"/>
              <w:szCs w:val="24"/>
              <w:lang w:val="ru-RU"/>
            </w:rPr>
          </w:rPrChange>
        </w:rPr>
      </w:pPr>
      <w:r>
        <w:rPr>
          <w:rFonts w:hint="default" w:ascii="Verdana" w:hAnsi="Verdana" w:cs="Verdana"/>
          <w:i/>
          <w:iCs/>
          <w:sz w:val="18"/>
          <w:szCs w:val="18"/>
          <w:lang w:val="en-US"/>
          <w:rPrChange w:id="4171" w:author="google1599737165" w:date="2023-04-24T13:47:39Z">
            <w:rPr>
              <w:rFonts w:hint="default" w:ascii="Times New Roman" w:hAnsi="Times New Roman" w:cs="Times New Roman"/>
              <w:i/>
              <w:iCs/>
              <w:sz w:val="24"/>
              <w:szCs w:val="24"/>
              <w:lang w:val="en-US"/>
            </w:rPr>
          </w:rPrChange>
        </w:rPr>
        <w:t>Var</w:t>
      </w:r>
      <w:r>
        <w:rPr>
          <w:rFonts w:hint="default" w:ascii="Verdana" w:hAnsi="Verdana" w:cs="Verdana"/>
          <w:i/>
          <w:iCs/>
          <w:sz w:val="18"/>
          <w:szCs w:val="18"/>
          <w:vertAlign w:val="subscript"/>
          <w:lang w:val="en-US"/>
          <w:rPrChange w:id="4172" w:author="google1599737165" w:date="2023-04-24T13:47:39Z">
            <w:rPr>
              <w:rFonts w:hint="default" w:ascii="Times New Roman" w:hAnsi="Times New Roman" w:cs="Times New Roman"/>
              <w:i/>
              <w:iCs/>
              <w:sz w:val="24"/>
              <w:szCs w:val="24"/>
              <w:vertAlign w:val="subscript"/>
              <w:lang w:val="en-US"/>
            </w:rPr>
          </w:rPrChange>
        </w:rPr>
        <w:t>i</w:t>
      </w:r>
      <w:r>
        <w:rPr>
          <w:rFonts w:hint="default" w:ascii="Verdana" w:hAnsi="Verdana" w:cs="Verdana"/>
          <w:sz w:val="18"/>
          <w:szCs w:val="18"/>
          <w:lang w:val="en-US"/>
          <w:rPrChange w:id="4173" w:author="google1599737165" w:date="2023-04-24T13:47:39Z">
            <w:rPr>
              <w:rFonts w:hint="default" w:ascii="Times New Roman" w:hAnsi="Times New Roman" w:cs="Times New Roman"/>
              <w:sz w:val="24"/>
              <w:szCs w:val="24"/>
              <w:lang w:val="en-US"/>
            </w:rPr>
          </w:rPrChange>
        </w:rPr>
        <w:t xml:space="preserve"> - </w:t>
      </w:r>
      <w:r>
        <w:rPr>
          <w:rFonts w:hint="default" w:ascii="Verdana" w:hAnsi="Verdana" w:cs="Verdana"/>
          <w:sz w:val="18"/>
          <w:szCs w:val="18"/>
          <w:lang w:val="ru-RU"/>
          <w:rPrChange w:id="4174" w:author="google1599737165" w:date="2023-04-24T13:47:39Z">
            <w:rPr>
              <w:rFonts w:hint="default" w:ascii="Times New Roman" w:hAnsi="Times New Roman" w:cs="Times New Roman"/>
              <w:sz w:val="24"/>
              <w:szCs w:val="24"/>
              <w:lang w:val="ru-RU"/>
            </w:rPr>
          </w:rPrChange>
        </w:rPr>
        <w:t>зависимая переменная.</w:t>
      </w:r>
    </w:p>
    <w:p>
      <w:pPr>
        <w:jc w:val="both"/>
        <w:rPr>
          <w:rFonts w:hint="default" w:ascii="Verdana" w:hAnsi="Verdana" w:cs="Verdana"/>
          <w:sz w:val="18"/>
          <w:szCs w:val="18"/>
          <w:lang w:val="ru-RU"/>
          <w:rPrChange w:id="4175" w:author="google1599737165" w:date="2023-04-24T13:47:39Z">
            <w:rPr>
              <w:rFonts w:hint="default" w:ascii="Times New Roman" w:hAnsi="Times New Roman" w:cs="Times New Roman"/>
              <w:sz w:val="24"/>
              <w:szCs w:val="24"/>
              <w:lang w:val="ru-RU"/>
            </w:rPr>
          </w:rPrChange>
        </w:rPr>
      </w:pPr>
      <w:r>
        <w:rPr>
          <w:rFonts w:hint="default" w:ascii="Verdana" w:hAnsi="Verdana" w:cs="Verdana"/>
          <w:i/>
          <w:iCs/>
          <w:sz w:val="18"/>
          <w:szCs w:val="18"/>
          <w:lang w:val="en-US"/>
          <w:rPrChange w:id="4176" w:author="google1599737165" w:date="2023-04-24T13:47:39Z">
            <w:rPr>
              <w:rFonts w:hint="default" w:ascii="Times New Roman" w:hAnsi="Times New Roman" w:cs="Times New Roman"/>
              <w:i/>
              <w:iCs/>
              <w:sz w:val="24"/>
              <w:szCs w:val="24"/>
              <w:lang w:val="en-US"/>
            </w:rPr>
          </w:rPrChange>
        </w:rPr>
        <w:t xml:space="preserve">Period </w:t>
      </w:r>
      <w:r>
        <w:rPr>
          <w:rFonts w:hint="default" w:ascii="Verdana" w:hAnsi="Verdana" w:cs="Verdana"/>
          <w:sz w:val="18"/>
          <w:szCs w:val="18"/>
          <w:lang w:val="en-US"/>
          <w:rPrChange w:id="4177" w:author="google1599737165" w:date="2023-04-24T13:47:39Z">
            <w:rPr>
              <w:rFonts w:hint="default" w:ascii="Times New Roman" w:hAnsi="Times New Roman" w:cs="Times New Roman"/>
              <w:sz w:val="24"/>
              <w:szCs w:val="24"/>
              <w:lang w:val="en-US"/>
            </w:rPr>
          </w:rPrChange>
        </w:rPr>
        <w:t>-</w:t>
      </w:r>
      <w:r>
        <w:rPr>
          <w:rFonts w:hint="default" w:ascii="Verdana" w:hAnsi="Verdana" w:cs="Verdana"/>
          <w:sz w:val="18"/>
          <w:szCs w:val="18"/>
          <w:lang w:val="ru-RU"/>
          <w:rPrChange w:id="4178" w:author="google1599737165" w:date="2023-04-24T13:47:39Z">
            <w:rPr>
              <w:rFonts w:hint="default" w:ascii="Times New Roman" w:hAnsi="Times New Roman" w:cs="Times New Roman"/>
              <w:sz w:val="24"/>
              <w:szCs w:val="24"/>
              <w:lang w:val="ru-RU"/>
            </w:rPr>
          </w:rPrChange>
        </w:rPr>
        <w:t xml:space="preserve"> дискретный предиктор с двумя градациями: Предыдущая сессия </w:t>
      </w:r>
      <w:r>
        <w:rPr>
          <w:rFonts w:hint="default" w:ascii="Verdana" w:hAnsi="Verdana" w:cs="Verdana"/>
          <w:sz w:val="18"/>
          <w:szCs w:val="18"/>
          <w:lang w:val="en-US"/>
          <w:rPrChange w:id="4179" w:author="google1599737165" w:date="2023-04-24T13:47:39Z">
            <w:rPr>
              <w:rFonts w:hint="default" w:ascii="Times New Roman" w:hAnsi="Times New Roman" w:cs="Times New Roman"/>
              <w:sz w:val="24"/>
              <w:szCs w:val="24"/>
              <w:lang w:val="en-US"/>
            </w:rPr>
          </w:rPrChange>
        </w:rPr>
        <w:t>(Previous) vs</w:t>
      </w:r>
      <w:r>
        <w:rPr>
          <w:rFonts w:hint="default" w:ascii="Verdana" w:hAnsi="Verdana" w:cs="Verdana"/>
          <w:sz w:val="18"/>
          <w:szCs w:val="18"/>
          <w:lang w:val="ru-RU"/>
          <w:rPrChange w:id="4180" w:author="google1599737165" w:date="2023-04-24T13:47:39Z">
            <w:rPr>
              <w:rFonts w:hint="default" w:ascii="Times New Roman" w:hAnsi="Times New Roman" w:cs="Times New Roman"/>
              <w:sz w:val="24"/>
              <w:szCs w:val="24"/>
              <w:lang w:val="ru-RU"/>
            </w:rPr>
          </w:rPrChange>
        </w:rPr>
        <w:t xml:space="preserve"> Текущая сессия</w:t>
      </w:r>
      <w:r>
        <w:rPr>
          <w:rFonts w:hint="default" w:ascii="Verdana" w:hAnsi="Verdana" w:cs="Verdana"/>
          <w:sz w:val="18"/>
          <w:szCs w:val="18"/>
          <w:lang w:val="en-US"/>
          <w:rPrChange w:id="4181" w:author="google1599737165" w:date="2023-04-24T13:47:39Z">
            <w:rPr>
              <w:rFonts w:hint="default" w:ascii="Times New Roman" w:hAnsi="Times New Roman" w:cs="Times New Roman"/>
              <w:sz w:val="24"/>
              <w:szCs w:val="24"/>
              <w:lang w:val="en-US"/>
            </w:rPr>
          </w:rPrChange>
        </w:rPr>
        <w:t xml:space="preserve"> (New)</w:t>
      </w:r>
      <w:r>
        <w:rPr>
          <w:rFonts w:hint="default" w:ascii="Verdana" w:hAnsi="Verdana" w:cs="Verdana"/>
          <w:sz w:val="18"/>
          <w:szCs w:val="18"/>
          <w:lang w:val="ru-RU"/>
          <w:rPrChange w:id="4182" w:author="google1599737165" w:date="2023-04-24T13:47:39Z">
            <w:rPr>
              <w:rFonts w:hint="default" w:ascii="Times New Roman" w:hAnsi="Times New Roman" w:cs="Times New Roman"/>
              <w:sz w:val="24"/>
              <w:szCs w:val="24"/>
              <w:lang w:val="ru-RU"/>
            </w:rPr>
          </w:rPrChange>
        </w:rPr>
        <w:t>.</w:t>
      </w:r>
    </w:p>
    <w:p>
      <w:pPr>
        <w:jc w:val="both"/>
        <w:rPr>
          <w:rFonts w:hint="default" w:ascii="Verdana" w:hAnsi="Verdana" w:cs="Verdana"/>
          <w:sz w:val="18"/>
          <w:szCs w:val="18"/>
          <w:lang w:val="en-US"/>
          <w:rPrChange w:id="4183" w:author="google1599737165" w:date="2023-04-24T13:47:39Z">
            <w:rPr>
              <w:rFonts w:hint="default" w:ascii="Times New Roman" w:hAnsi="Times New Roman" w:cs="Times New Roman"/>
              <w:sz w:val="24"/>
              <w:szCs w:val="24"/>
              <w:lang w:val="en-US"/>
            </w:rPr>
          </w:rPrChange>
        </w:rPr>
      </w:pPr>
      <w:r>
        <w:rPr>
          <w:rFonts w:hint="default" w:ascii="Verdana" w:hAnsi="Verdana" w:cs="Verdana"/>
          <w:i/>
          <w:iCs/>
          <w:sz w:val="18"/>
          <w:szCs w:val="18"/>
          <w:lang w:val="en-US"/>
          <w:rPrChange w:id="4184" w:author="google1599737165" w:date="2023-04-24T13:47:39Z">
            <w:rPr>
              <w:rFonts w:hint="default" w:ascii="Times New Roman" w:hAnsi="Times New Roman" w:cs="Times New Roman"/>
              <w:i/>
              <w:iCs/>
              <w:sz w:val="24"/>
              <w:szCs w:val="24"/>
              <w:lang w:val="en-US"/>
            </w:rPr>
          </w:rPrChange>
        </w:rPr>
        <w:t>Zone</w:t>
      </w:r>
      <w:r>
        <w:rPr>
          <w:rFonts w:hint="default" w:ascii="Verdana" w:hAnsi="Verdana" w:cs="Verdana"/>
          <w:sz w:val="18"/>
          <w:szCs w:val="18"/>
          <w:lang w:val="en-US"/>
          <w:rPrChange w:id="4185" w:author="google1599737165" w:date="2023-04-24T13:47:39Z">
            <w:rPr>
              <w:rFonts w:hint="default" w:ascii="Times New Roman" w:hAnsi="Times New Roman" w:cs="Times New Roman"/>
              <w:sz w:val="24"/>
              <w:szCs w:val="24"/>
              <w:lang w:val="en-US"/>
            </w:rPr>
          </w:rPrChange>
        </w:rPr>
        <w:t xml:space="preserve">- </w:t>
      </w:r>
      <w:r>
        <w:rPr>
          <w:rFonts w:hint="default" w:ascii="Verdana" w:hAnsi="Verdana" w:cs="Verdana"/>
          <w:sz w:val="18"/>
          <w:szCs w:val="18"/>
          <w:lang w:val="ru-RU"/>
          <w:rPrChange w:id="4186" w:author="google1599737165" w:date="2023-04-24T13:47:39Z">
            <w:rPr>
              <w:rFonts w:hint="default" w:ascii="Times New Roman" w:hAnsi="Times New Roman" w:cs="Times New Roman"/>
              <w:sz w:val="24"/>
              <w:szCs w:val="24"/>
              <w:lang w:val="ru-RU"/>
            </w:rPr>
          </w:rPrChange>
        </w:rPr>
        <w:t>дискретный предиктор с двумя градациями: Контрольная зона (</w:t>
      </w:r>
      <w:r>
        <w:rPr>
          <w:rFonts w:hint="default" w:ascii="Verdana" w:hAnsi="Verdana" w:cs="Verdana"/>
          <w:sz w:val="18"/>
          <w:szCs w:val="18"/>
          <w:lang w:val="en-US"/>
          <w:rPrChange w:id="4187" w:author="google1599737165" w:date="2023-04-24T13:47:39Z">
            <w:rPr>
              <w:rFonts w:hint="default" w:ascii="Times New Roman" w:hAnsi="Times New Roman" w:cs="Times New Roman"/>
              <w:sz w:val="24"/>
              <w:szCs w:val="24"/>
              <w:lang w:val="en-US"/>
            </w:rPr>
          </w:rPrChange>
        </w:rPr>
        <w:t>Control) vs</w:t>
      </w:r>
      <w:r>
        <w:rPr>
          <w:rFonts w:hint="default" w:ascii="Verdana" w:hAnsi="Verdana" w:cs="Verdana"/>
          <w:sz w:val="18"/>
          <w:szCs w:val="18"/>
          <w:lang w:val="ru-RU"/>
          <w:rPrChange w:id="4188" w:author="google1599737165" w:date="2023-04-24T13:47:39Z">
            <w:rPr>
              <w:rFonts w:hint="default" w:ascii="Times New Roman" w:hAnsi="Times New Roman" w:cs="Times New Roman"/>
              <w:sz w:val="24"/>
              <w:szCs w:val="24"/>
              <w:lang w:val="ru-RU"/>
            </w:rPr>
          </w:rPrChange>
        </w:rPr>
        <w:t xml:space="preserve"> Зона потенциального воздействия </w:t>
      </w:r>
      <w:r>
        <w:rPr>
          <w:rFonts w:hint="default" w:ascii="Verdana" w:hAnsi="Verdana" w:cs="Verdana"/>
          <w:sz w:val="18"/>
          <w:szCs w:val="18"/>
          <w:lang w:val="en-US"/>
          <w:rPrChange w:id="4189" w:author="google1599737165" w:date="2023-04-24T13:47:39Z">
            <w:rPr>
              <w:rFonts w:hint="default" w:ascii="Times New Roman" w:hAnsi="Times New Roman" w:cs="Times New Roman"/>
              <w:sz w:val="24"/>
              <w:szCs w:val="24"/>
              <w:lang w:val="en-US"/>
            </w:rPr>
          </w:rPrChange>
        </w:rPr>
        <w:t>(Impact).</w:t>
      </w:r>
    </w:p>
    <w:p>
      <w:pPr>
        <w:jc w:val="both"/>
        <w:rPr>
          <w:rFonts w:hint="default" w:ascii="Verdana" w:hAnsi="Verdana" w:cs="Verdana"/>
          <w:sz w:val="18"/>
          <w:szCs w:val="18"/>
          <w:vertAlign w:val="baseline"/>
          <w:lang w:val="ru-RU"/>
          <w:rPrChange w:id="4190" w:author="google1599737165" w:date="2023-04-24T13:47:39Z">
            <w:rPr>
              <w:rFonts w:hint="default" w:ascii="Times New Roman" w:hAnsi="Times New Roman" w:cs="Times New Roman"/>
              <w:sz w:val="24"/>
              <w:szCs w:val="24"/>
              <w:vertAlign w:val="baseline"/>
              <w:lang w:val="ru-RU"/>
            </w:rPr>
          </w:rPrChange>
        </w:rPr>
      </w:pPr>
      <w:r>
        <w:rPr>
          <w:rFonts w:hint="default" w:ascii="Verdana" w:hAnsi="Verdana" w:cs="Verdana"/>
          <w:sz w:val="18"/>
          <w:szCs w:val="18"/>
          <w:lang w:val="en-US"/>
          <w:rPrChange w:id="4191" w:author="google1599737165" w:date="2023-04-24T13:47:39Z">
            <w:rPr>
              <w:rFonts w:hint="default" w:ascii="Times New Roman" w:hAnsi="Times New Roman" w:cs="Times New Roman"/>
              <w:sz w:val="24"/>
              <w:szCs w:val="24"/>
              <w:lang w:val="en-US"/>
            </w:rPr>
          </w:rPrChange>
        </w:rPr>
        <w:t>b</w:t>
      </w:r>
      <w:r>
        <w:rPr>
          <w:rFonts w:hint="default" w:ascii="Verdana" w:hAnsi="Verdana" w:cs="Verdana"/>
          <w:sz w:val="18"/>
          <w:szCs w:val="18"/>
          <w:vertAlign w:val="subscript"/>
          <w:lang w:val="en-US"/>
          <w:rPrChange w:id="4192" w:author="google1599737165" w:date="2023-04-24T13:47:39Z">
            <w:rPr>
              <w:rFonts w:hint="default" w:ascii="Times New Roman" w:hAnsi="Times New Roman" w:cs="Times New Roman"/>
              <w:sz w:val="24"/>
              <w:szCs w:val="24"/>
              <w:vertAlign w:val="subscript"/>
              <w:lang w:val="en-US"/>
            </w:rPr>
          </w:rPrChange>
        </w:rPr>
        <w:t xml:space="preserve">0 - </w:t>
      </w:r>
      <w:r>
        <w:rPr>
          <w:rFonts w:hint="default" w:ascii="Verdana" w:hAnsi="Verdana" w:cs="Verdana"/>
          <w:sz w:val="18"/>
          <w:szCs w:val="18"/>
          <w:vertAlign w:val="baseline"/>
          <w:lang w:val="ru-RU"/>
          <w:rPrChange w:id="4193" w:author="google1599737165" w:date="2023-04-24T13:47:39Z">
            <w:rPr>
              <w:rFonts w:hint="default" w:ascii="Times New Roman" w:hAnsi="Times New Roman" w:cs="Times New Roman"/>
              <w:sz w:val="24"/>
              <w:szCs w:val="24"/>
              <w:vertAlign w:val="baseline"/>
              <w:lang w:val="ru-RU"/>
            </w:rPr>
          </w:rPrChange>
        </w:rPr>
        <w:t>Свободны член модели.</w:t>
      </w:r>
    </w:p>
    <w:p>
      <w:pPr>
        <w:jc w:val="both"/>
        <w:rPr>
          <w:rFonts w:hint="default" w:ascii="Verdana" w:hAnsi="Verdana" w:cs="Verdana"/>
          <w:sz w:val="18"/>
          <w:szCs w:val="18"/>
          <w:vertAlign w:val="baseline"/>
          <w:lang w:val="en-US"/>
          <w:rPrChange w:id="4194" w:author="google1599737165" w:date="2023-04-24T13:47:39Z">
            <w:rPr>
              <w:rFonts w:hint="default" w:ascii="Times New Roman" w:hAnsi="Times New Roman" w:cs="Times New Roman"/>
              <w:sz w:val="24"/>
              <w:szCs w:val="24"/>
              <w:vertAlign w:val="baseline"/>
              <w:lang w:val="en-US"/>
            </w:rPr>
          </w:rPrChange>
        </w:rPr>
      </w:pPr>
      <w:r>
        <w:rPr>
          <w:rFonts w:hint="default" w:ascii="Verdana" w:hAnsi="Verdana" w:cs="Verdana"/>
          <w:i/>
          <w:iCs/>
          <w:sz w:val="18"/>
          <w:szCs w:val="18"/>
          <w:vertAlign w:val="baseline"/>
          <w:lang w:val="en-US"/>
          <w:rPrChange w:id="4195" w:author="google1599737165" w:date="2023-04-24T13:47:39Z">
            <w:rPr>
              <w:rFonts w:hint="default" w:ascii="Times New Roman" w:hAnsi="Times New Roman" w:cs="Times New Roman"/>
              <w:i/>
              <w:iCs/>
              <w:sz w:val="24"/>
              <w:szCs w:val="24"/>
              <w:vertAlign w:val="baseline"/>
              <w:lang w:val="en-US"/>
            </w:rPr>
          </w:rPrChange>
        </w:rPr>
        <w:t>b</w:t>
      </w:r>
      <w:r>
        <w:rPr>
          <w:rFonts w:hint="default" w:ascii="Verdana" w:hAnsi="Verdana" w:cs="Verdana"/>
          <w:i/>
          <w:iCs/>
          <w:sz w:val="18"/>
          <w:szCs w:val="18"/>
          <w:vertAlign w:val="subscript"/>
          <w:lang w:val="en-US"/>
          <w:rPrChange w:id="4196" w:author="google1599737165" w:date="2023-04-24T13:47:39Z">
            <w:rPr>
              <w:rFonts w:hint="default" w:ascii="Times New Roman" w:hAnsi="Times New Roman" w:cs="Times New Roman"/>
              <w:i/>
              <w:iCs/>
              <w:sz w:val="24"/>
              <w:szCs w:val="24"/>
              <w:vertAlign w:val="subscript"/>
              <w:lang w:val="en-US"/>
            </w:rPr>
          </w:rPrChange>
        </w:rPr>
        <w:t>1</w:t>
      </w:r>
      <w:r>
        <w:rPr>
          <w:rFonts w:hint="default" w:ascii="Verdana" w:hAnsi="Verdana" w:cs="Verdana"/>
          <w:sz w:val="18"/>
          <w:szCs w:val="18"/>
          <w:vertAlign w:val="baseline"/>
          <w:lang w:val="en-US"/>
          <w:rPrChange w:id="4197" w:author="google1599737165" w:date="2023-04-24T13:47:39Z">
            <w:rPr>
              <w:rFonts w:hint="default" w:ascii="Times New Roman" w:hAnsi="Times New Roman" w:cs="Times New Roman"/>
              <w:sz w:val="24"/>
              <w:szCs w:val="24"/>
              <w:vertAlign w:val="baseline"/>
              <w:lang w:val="en-US"/>
            </w:rPr>
          </w:rPrChange>
        </w:rPr>
        <w:t xml:space="preserve"> -</w:t>
      </w:r>
      <w:r>
        <w:rPr>
          <w:rFonts w:hint="default" w:ascii="Verdana" w:hAnsi="Verdana" w:cs="Verdana"/>
          <w:sz w:val="18"/>
          <w:szCs w:val="18"/>
          <w:vertAlign w:val="baseline"/>
          <w:lang w:val="ru-RU"/>
          <w:rPrChange w:id="4198" w:author="google1599737165" w:date="2023-04-24T13:47:39Z">
            <w:rPr>
              <w:rFonts w:hint="default" w:ascii="Times New Roman" w:hAnsi="Times New Roman" w:cs="Times New Roman"/>
              <w:sz w:val="24"/>
              <w:szCs w:val="24"/>
              <w:vertAlign w:val="baseline"/>
              <w:lang w:val="ru-RU"/>
            </w:rPr>
          </w:rPrChange>
        </w:rPr>
        <w:t>коэффициент модели, отражающий различия между показателями в предыдущую и текущую сессии</w:t>
      </w:r>
      <w:r>
        <w:rPr>
          <w:rFonts w:hint="default" w:ascii="Verdana" w:hAnsi="Verdana" w:cs="Verdana"/>
          <w:sz w:val="18"/>
          <w:szCs w:val="18"/>
          <w:vertAlign w:val="baseline"/>
          <w:lang w:val="en-US"/>
          <w:rPrChange w:id="4199" w:author="google1599737165" w:date="2023-04-24T13:47:39Z">
            <w:rPr>
              <w:rFonts w:hint="default" w:ascii="Times New Roman" w:hAnsi="Times New Roman" w:cs="Times New Roman"/>
              <w:sz w:val="24"/>
              <w:szCs w:val="24"/>
              <w:vertAlign w:val="baseline"/>
              <w:lang w:val="en-US"/>
            </w:rPr>
          </w:rPrChange>
        </w:rPr>
        <w:t xml:space="preserve"> </w:t>
      </w:r>
    </w:p>
    <w:p>
      <w:pPr>
        <w:jc w:val="both"/>
        <w:rPr>
          <w:rFonts w:hint="default" w:ascii="Verdana" w:hAnsi="Verdana" w:cs="Verdana"/>
          <w:sz w:val="18"/>
          <w:szCs w:val="18"/>
          <w:lang w:val="ru-RU"/>
          <w:rPrChange w:id="4200"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en-US"/>
          <w:rPrChange w:id="4201" w:author="google1599737165" w:date="2023-04-24T13:47:39Z">
            <w:rPr>
              <w:rFonts w:hint="default" w:ascii="Times New Roman" w:hAnsi="Times New Roman" w:cs="Times New Roman"/>
              <w:sz w:val="24"/>
              <w:szCs w:val="24"/>
              <w:lang w:val="en-US"/>
            </w:rPr>
          </w:rPrChange>
        </w:rPr>
        <w:t>b</w:t>
      </w:r>
      <w:r>
        <w:rPr>
          <w:rFonts w:hint="default" w:ascii="Verdana" w:hAnsi="Verdana" w:cs="Verdana"/>
          <w:sz w:val="18"/>
          <w:szCs w:val="18"/>
          <w:vertAlign w:val="subscript"/>
          <w:lang w:val="en-US"/>
          <w:rPrChange w:id="4202" w:author="google1599737165" w:date="2023-04-24T13:47:39Z">
            <w:rPr>
              <w:rFonts w:hint="default" w:ascii="Times New Roman" w:hAnsi="Times New Roman" w:cs="Times New Roman"/>
              <w:sz w:val="24"/>
              <w:szCs w:val="24"/>
              <w:vertAlign w:val="subscript"/>
              <w:lang w:val="en-US"/>
            </w:rPr>
          </w:rPrChange>
        </w:rPr>
        <w:t>3</w:t>
      </w:r>
      <w:r>
        <w:rPr>
          <w:rFonts w:hint="default" w:ascii="Verdana" w:hAnsi="Verdana" w:cs="Verdana"/>
          <w:sz w:val="18"/>
          <w:szCs w:val="18"/>
          <w:lang w:val="ru-RU"/>
          <w:rPrChange w:id="4203" w:author="google1599737165" w:date="2023-04-24T13:47:39Z">
            <w:rPr>
              <w:rFonts w:hint="default" w:ascii="Times New Roman" w:hAnsi="Times New Roman" w:cs="Times New Roman"/>
              <w:sz w:val="24"/>
              <w:szCs w:val="24"/>
              <w:lang w:val="ru-RU"/>
            </w:rPr>
          </w:rPrChange>
        </w:rPr>
        <w:t xml:space="preserve"> - коэффициент модели, отражающий различия контрольной зоны и зоны потенциального воздействия. </w:t>
      </w:r>
    </w:p>
    <w:p>
      <w:pPr>
        <w:jc w:val="both"/>
        <w:rPr>
          <w:rFonts w:hint="default" w:ascii="Verdana" w:hAnsi="Verdana" w:cs="Verdana"/>
          <w:sz w:val="18"/>
          <w:szCs w:val="18"/>
          <w:lang w:val="ru-RU"/>
          <w:rPrChange w:id="4204"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en-US"/>
          <w:rPrChange w:id="4205" w:author="google1599737165" w:date="2023-04-24T13:47:39Z">
            <w:rPr>
              <w:rFonts w:hint="default" w:ascii="Times New Roman" w:hAnsi="Times New Roman" w:cs="Times New Roman"/>
              <w:sz w:val="24"/>
              <w:szCs w:val="24"/>
              <w:lang w:val="en-US"/>
            </w:rPr>
          </w:rPrChange>
        </w:rPr>
        <w:t xml:space="preserve">b4 - </w:t>
      </w:r>
      <w:r>
        <w:rPr>
          <w:rFonts w:hint="default" w:ascii="Verdana" w:hAnsi="Verdana" w:cs="Verdana"/>
          <w:sz w:val="18"/>
          <w:szCs w:val="18"/>
          <w:lang w:val="ru-RU"/>
          <w:rPrChange w:id="4206" w:author="google1599737165" w:date="2023-04-24T13:47:39Z">
            <w:rPr>
              <w:rFonts w:hint="default" w:ascii="Times New Roman" w:hAnsi="Times New Roman" w:cs="Times New Roman"/>
              <w:sz w:val="24"/>
              <w:szCs w:val="24"/>
              <w:lang w:val="ru-RU"/>
            </w:rPr>
          </w:rPrChange>
        </w:rPr>
        <w:t xml:space="preserve">коэффициент, отражающий взаимодействие факторов </w:t>
      </w:r>
      <w:r>
        <w:rPr>
          <w:rFonts w:hint="default" w:ascii="Verdana" w:hAnsi="Verdana" w:cs="Verdana"/>
          <w:sz w:val="18"/>
          <w:szCs w:val="18"/>
          <w:lang w:val="en-US"/>
          <w:rPrChange w:id="4207" w:author="google1599737165" w:date="2023-04-24T13:47:39Z">
            <w:rPr>
              <w:rFonts w:hint="default" w:ascii="Times New Roman" w:hAnsi="Times New Roman" w:cs="Times New Roman"/>
              <w:sz w:val="24"/>
              <w:szCs w:val="24"/>
              <w:lang w:val="en-US"/>
            </w:rPr>
          </w:rPrChange>
        </w:rPr>
        <w:t xml:space="preserve">Period:Zone.  </w:t>
      </w:r>
    </w:p>
    <w:p>
      <w:pPr>
        <w:jc w:val="both"/>
        <w:rPr>
          <w:rFonts w:hint="default" w:ascii="Verdana" w:hAnsi="Verdana" w:cs="Verdana"/>
          <w:sz w:val="18"/>
          <w:szCs w:val="18"/>
          <w:lang w:val="ru-RU"/>
          <w:rPrChange w:id="4208"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en-US"/>
          <w:rPrChange w:id="4210" w:author="google1599737165" w:date="2023-04-24T13:47:39Z">
            <w:rPr>
              <w:rFonts w:hint="default" w:ascii="Times New Roman" w:hAnsi="Times New Roman" w:cs="Times New Roman"/>
              <w:sz w:val="24"/>
              <w:szCs w:val="24"/>
              <w:lang w:val="en-US"/>
            </w:rPr>
          </w:rPrChange>
        </w:rPr>
        <w:drawing>
          <wp:inline distT="0" distB="0" distL="114300" distR="114300">
            <wp:extent cx="415290" cy="128270"/>
            <wp:effectExtent l="0" t="0" r="11430" b="8890"/>
            <wp:docPr id="11" name="2384804F-3998-4D57-9195-F3826E4026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84804F-3998-4D57-9195-F3826E402611-5" descr="wps"/>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415290" cy="128270"/>
                    </a:xfrm>
                    <a:prstGeom prst="rect">
                      <a:avLst/>
                    </a:prstGeom>
                  </pic:spPr>
                </pic:pic>
              </a:graphicData>
            </a:graphic>
          </wp:inline>
        </w:drawing>
      </w:r>
      <w:r>
        <w:rPr>
          <w:rFonts w:hint="default" w:ascii="Verdana" w:hAnsi="Verdana" w:cs="Verdana"/>
          <w:sz w:val="18"/>
          <w:szCs w:val="18"/>
          <w:lang w:val="en-US"/>
          <w:rPrChange w:id="4211" w:author="google1599737165" w:date="2023-04-24T13:47:39Z">
            <w:rPr>
              <w:rFonts w:hint="default" w:ascii="Times New Roman" w:hAnsi="Times New Roman" w:cs="Times New Roman"/>
              <w:sz w:val="24"/>
              <w:szCs w:val="24"/>
              <w:lang w:val="en-US"/>
            </w:rPr>
          </w:rPrChange>
        </w:rPr>
        <w:t xml:space="preserve">- </w:t>
      </w:r>
      <w:r>
        <w:rPr>
          <w:rFonts w:hint="default" w:ascii="Verdana" w:hAnsi="Verdana" w:cs="Verdana"/>
          <w:sz w:val="18"/>
          <w:szCs w:val="18"/>
          <w:lang w:val="ru-RU"/>
          <w:rPrChange w:id="4212" w:author="google1599737165" w:date="2023-04-24T13:47:39Z">
            <w:rPr>
              <w:rFonts w:hint="default" w:ascii="Times New Roman" w:hAnsi="Times New Roman" w:cs="Times New Roman"/>
              <w:sz w:val="24"/>
              <w:szCs w:val="24"/>
              <w:lang w:val="ru-RU"/>
            </w:rPr>
          </w:rPrChange>
        </w:rPr>
        <w:t xml:space="preserve">Дисперсия, связанная с влиянием группирующего (случайного) фактора </w:t>
      </w:r>
      <w:r>
        <w:rPr>
          <w:rFonts w:hint="default" w:ascii="Verdana" w:hAnsi="Verdana" w:cs="Verdana"/>
          <w:sz w:val="18"/>
          <w:szCs w:val="18"/>
          <w:lang w:val="en-US"/>
          <w:rPrChange w:id="4213" w:author="google1599737165" w:date="2023-04-24T13:47:39Z">
            <w:rPr>
              <w:rFonts w:hint="default" w:ascii="Times New Roman" w:hAnsi="Times New Roman" w:cs="Times New Roman"/>
              <w:sz w:val="24"/>
              <w:szCs w:val="24"/>
              <w:lang w:val="en-US"/>
            </w:rPr>
          </w:rPrChange>
        </w:rPr>
        <w:t>Site (</w:t>
      </w:r>
      <w:r>
        <w:rPr>
          <w:rFonts w:hint="default" w:ascii="Verdana" w:hAnsi="Verdana" w:cs="Verdana"/>
          <w:sz w:val="18"/>
          <w:szCs w:val="18"/>
          <w:lang w:val="ru-RU"/>
          <w:rPrChange w:id="4214" w:author="google1599737165" w:date="2023-04-24T13:47:39Z">
            <w:rPr>
              <w:rFonts w:hint="default" w:ascii="Times New Roman" w:hAnsi="Times New Roman" w:cs="Times New Roman"/>
              <w:sz w:val="24"/>
              <w:szCs w:val="24"/>
              <w:lang w:val="ru-RU"/>
            </w:rPr>
          </w:rPrChange>
        </w:rPr>
        <w:t xml:space="preserve">учетный стационар). </w:t>
      </w:r>
    </w:p>
    <w:p>
      <w:pPr>
        <w:jc w:val="both"/>
        <w:rPr>
          <w:rFonts w:hint="default" w:ascii="Verdana" w:hAnsi="Verdana" w:cs="Verdana"/>
          <w:sz w:val="18"/>
          <w:szCs w:val="18"/>
          <w:lang w:val="ru-RU"/>
          <w:rPrChange w:id="4215"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en-US"/>
          <w:rPrChange w:id="4217" w:author="google1599737165" w:date="2023-04-24T13:47:39Z">
            <w:rPr>
              <w:rFonts w:hint="default" w:ascii="Times New Roman" w:hAnsi="Times New Roman" w:cs="Times New Roman"/>
              <w:sz w:val="24"/>
              <w:szCs w:val="24"/>
              <w:lang w:val="en-US"/>
            </w:rPr>
          </w:rPrChange>
        </w:rPr>
        <w:drawing>
          <wp:inline distT="0" distB="0" distL="114300" distR="114300">
            <wp:extent cx="103505" cy="78105"/>
            <wp:effectExtent l="0" t="0" r="3175" b="13335"/>
            <wp:docPr id="12" name="2384804F-3998-4D57-9195-F3826E402611-6" descr="C:/Users/polyd/AppData/Local/Temp/wps.BhKwIB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384804F-3998-4D57-9195-F3826E402611-6" descr="C:/Users/polyd/AppData/Local/Temp/wps.BhKwIBwps"/>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03810" cy="77865"/>
                    </a:xfrm>
                    <a:prstGeom prst="rect">
                      <a:avLst/>
                    </a:prstGeom>
                  </pic:spPr>
                </pic:pic>
              </a:graphicData>
            </a:graphic>
          </wp:inline>
        </w:drawing>
      </w:r>
      <w:r>
        <w:rPr>
          <w:rFonts w:hint="default" w:ascii="Verdana" w:hAnsi="Verdana" w:cs="Verdana"/>
          <w:sz w:val="18"/>
          <w:szCs w:val="18"/>
          <w:lang w:val="en-US"/>
          <w:rPrChange w:id="4218" w:author="google1599737165" w:date="2023-04-24T13:47:39Z">
            <w:rPr>
              <w:rFonts w:hint="default" w:ascii="Times New Roman" w:hAnsi="Times New Roman" w:cs="Times New Roman"/>
              <w:sz w:val="24"/>
              <w:szCs w:val="24"/>
              <w:lang w:val="en-US"/>
            </w:rPr>
          </w:rPrChange>
        </w:rPr>
        <w:t xml:space="preserve">- </w:t>
      </w:r>
      <w:r>
        <w:rPr>
          <w:rFonts w:hint="default" w:ascii="Verdana" w:hAnsi="Verdana" w:cs="Verdana"/>
          <w:sz w:val="18"/>
          <w:szCs w:val="18"/>
          <w:lang w:val="ru-RU"/>
          <w:rPrChange w:id="4219" w:author="google1599737165" w:date="2023-04-24T13:47:39Z">
            <w:rPr>
              <w:rFonts w:hint="default" w:ascii="Times New Roman" w:hAnsi="Times New Roman" w:cs="Times New Roman"/>
              <w:sz w:val="24"/>
              <w:szCs w:val="24"/>
              <w:lang w:val="ru-RU"/>
            </w:rPr>
          </w:rPrChange>
        </w:rPr>
        <w:t>Остатки.</w:t>
      </w:r>
    </w:p>
    <w:p>
      <w:pPr>
        <w:jc w:val="both"/>
        <w:rPr>
          <w:rFonts w:hint="default" w:ascii="Verdana" w:hAnsi="Verdana" w:cs="Verdana"/>
          <w:sz w:val="18"/>
          <w:szCs w:val="18"/>
          <w:lang w:val="ru-RU"/>
          <w:rPrChange w:id="4220" w:author="google1599737165" w:date="2023-04-24T13:47:39Z">
            <w:rPr>
              <w:rFonts w:hint="default" w:ascii="Times New Roman" w:hAnsi="Times New Roman" w:cs="Times New Roman"/>
              <w:sz w:val="24"/>
              <w:szCs w:val="24"/>
              <w:lang w:val="ru-RU"/>
            </w:rPr>
          </w:rPrChange>
        </w:rPr>
      </w:pPr>
    </w:p>
    <w:p>
      <w:pPr>
        <w:jc w:val="both"/>
        <w:rPr>
          <w:rFonts w:hint="default" w:ascii="Verdana" w:hAnsi="Verdana" w:cs="Verdana"/>
          <w:sz w:val="18"/>
          <w:szCs w:val="18"/>
          <w:lang w:val="ru-RU"/>
          <w:rPrChange w:id="4221"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222" w:author="google1599737165" w:date="2023-04-24T13:47:39Z">
            <w:rPr>
              <w:rFonts w:hint="default" w:ascii="Times New Roman" w:hAnsi="Times New Roman" w:cs="Times New Roman"/>
              <w:sz w:val="24"/>
              <w:szCs w:val="24"/>
              <w:lang w:val="ru-RU"/>
            </w:rPr>
          </w:rPrChange>
        </w:rPr>
        <w:t xml:space="preserve">Для всех зависимых переменных, кроме долей, модель должна быть основана на нормальном распределении остатков. В случае анализа долей модель должна быть основана на бета-распределении. </w:t>
      </w:r>
    </w:p>
    <w:p>
      <w:pPr>
        <w:jc w:val="both"/>
        <w:rPr>
          <w:rFonts w:hint="default" w:ascii="Verdana" w:hAnsi="Verdana" w:cs="Verdana"/>
          <w:sz w:val="18"/>
          <w:szCs w:val="18"/>
          <w:lang w:val="ru-RU"/>
          <w:rPrChange w:id="4223"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224" w:author="google1599737165" w:date="2023-04-24T13:47:39Z">
            <w:rPr>
              <w:rFonts w:hint="default" w:ascii="Times New Roman" w:hAnsi="Times New Roman" w:cs="Times New Roman"/>
              <w:sz w:val="24"/>
              <w:szCs w:val="24"/>
              <w:lang w:val="ru-RU"/>
            </w:rPr>
          </w:rPrChange>
        </w:rPr>
        <w:t>При накоплении данных долговременных изменений (более 10 сессий) необходимо дополнительно сравнить не только отдельные выборки, полученные в двух следующих друг за другом сессиях описания, но и временные ряды значений для двух зон. Для этого можно использовать смешанные аддитивные модели</w:t>
      </w:r>
      <w:r>
        <w:rPr>
          <w:rFonts w:hint="default" w:ascii="Verdana" w:hAnsi="Verdana" w:cs="Verdana"/>
          <w:sz w:val="18"/>
          <w:szCs w:val="18"/>
          <w:lang w:val="en-US"/>
          <w:rPrChange w:id="4225" w:author="google1599737165" w:date="2023-04-24T13:47:39Z">
            <w:rPr>
              <w:rFonts w:hint="default" w:ascii="Times New Roman" w:hAnsi="Times New Roman" w:cs="Times New Roman"/>
              <w:sz w:val="24"/>
              <w:szCs w:val="24"/>
              <w:lang w:val="en-US"/>
            </w:rPr>
          </w:rPrChange>
        </w:rPr>
        <w:t xml:space="preserve">. </w:t>
      </w:r>
      <w:r>
        <w:rPr>
          <w:rFonts w:hint="default" w:ascii="Verdana" w:hAnsi="Verdana" w:cs="Verdana"/>
          <w:sz w:val="18"/>
          <w:szCs w:val="18"/>
          <w:lang w:val="ru-RU"/>
          <w:rPrChange w:id="4226" w:author="google1599737165" w:date="2023-04-24T13:47:39Z">
            <w:rPr>
              <w:rFonts w:hint="default" w:ascii="Times New Roman" w:hAnsi="Times New Roman" w:cs="Times New Roman"/>
              <w:sz w:val="24"/>
              <w:szCs w:val="24"/>
              <w:lang w:val="ru-RU"/>
            </w:rPr>
          </w:rPrChange>
        </w:rPr>
        <w:t>Подбираются две модели следующего вида:</w:t>
      </w:r>
    </w:p>
    <w:p>
      <w:pPr>
        <w:jc w:val="both"/>
        <w:rPr>
          <w:rFonts w:hint="default" w:ascii="Verdana" w:hAnsi="Verdana" w:cs="Verdana"/>
          <w:sz w:val="18"/>
          <w:szCs w:val="18"/>
          <w:lang w:val="ru-RU"/>
          <w:rPrChange w:id="4227" w:author="google1599737165" w:date="2023-04-24T13:47:39Z">
            <w:rPr>
              <w:rFonts w:hint="default" w:ascii="Times New Roman" w:hAnsi="Times New Roman" w:cs="Times New Roman"/>
              <w:sz w:val="24"/>
              <w:szCs w:val="24"/>
              <w:lang w:val="ru-RU"/>
            </w:rPr>
          </w:rPrChange>
        </w:rPr>
      </w:pPr>
      <w:r>
        <w:rPr>
          <w:rFonts w:hint="default" w:ascii="Verdana" w:hAnsi="Verdana" w:cs="Verdana"/>
          <w:i/>
          <w:iCs/>
          <w:sz w:val="18"/>
          <w:szCs w:val="18"/>
          <w:lang w:val="ru-RU"/>
          <w:rPrChange w:id="4228" w:author="google1599737165" w:date="2023-04-24T13:47:39Z">
            <w:rPr>
              <w:rFonts w:hint="default" w:ascii="Times New Roman" w:hAnsi="Times New Roman" w:cs="Times New Roman"/>
              <w:i/>
              <w:iCs/>
              <w:sz w:val="24"/>
              <w:szCs w:val="24"/>
              <w:lang w:val="ru-RU"/>
            </w:rPr>
          </w:rPrChange>
        </w:rPr>
        <w:t>Модель 2</w:t>
      </w:r>
      <w:r>
        <w:rPr>
          <w:rFonts w:hint="default" w:ascii="Verdana" w:hAnsi="Verdana" w:cs="Verdana"/>
          <w:sz w:val="18"/>
          <w:szCs w:val="18"/>
          <w:lang w:val="ru-RU"/>
          <w:rPrChange w:id="4229" w:author="google1599737165" w:date="2023-04-24T13:47:39Z">
            <w:rPr>
              <w:rFonts w:hint="default" w:ascii="Times New Roman" w:hAnsi="Times New Roman" w:cs="Times New Roman"/>
              <w:sz w:val="24"/>
              <w:szCs w:val="24"/>
              <w:lang w:val="ru-RU"/>
            </w:rPr>
          </w:rPrChange>
        </w:rPr>
        <w:t>:</w:t>
      </w:r>
    </w:p>
    <w:p>
      <w:pPr>
        <w:jc w:val="both"/>
        <w:rPr>
          <w:rFonts w:hint="default" w:ascii="Verdana" w:hAnsi="Verdana" w:cs="Verdana"/>
          <w:sz w:val="18"/>
          <w:szCs w:val="18"/>
          <w:lang w:val="ru-RU"/>
          <w:rPrChange w:id="4230"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232" w:author="google1599737165" w:date="2023-04-24T13:47:39Z">
            <w:rPr>
              <w:rFonts w:hint="default" w:ascii="Times New Roman" w:hAnsi="Times New Roman" w:cs="Times New Roman"/>
              <w:sz w:val="24"/>
              <w:szCs w:val="24"/>
              <w:lang w:val="ru-RU"/>
            </w:rPr>
          </w:rPrChange>
        </w:rPr>
        <w:drawing>
          <wp:inline distT="0" distB="0" distL="114300" distR="114300">
            <wp:extent cx="4499610" cy="156210"/>
            <wp:effectExtent l="0" t="0" r="11430" b="11430"/>
            <wp:docPr id="13" name="2384804F-3998-4D57-9195-F3826E402611-7" descr="C:/Users/polyd/AppData/Local/Temp/wps.vMPDwM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384804F-3998-4D57-9195-F3826E402611-7" descr="C:/Users/polyd/AppData/Local/Temp/wps.vMPDwMwps"/>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4499610" cy="156210"/>
                    </a:xfrm>
                    <a:prstGeom prst="rect">
                      <a:avLst/>
                    </a:prstGeom>
                  </pic:spPr>
                </pic:pic>
              </a:graphicData>
            </a:graphic>
          </wp:inline>
        </w:drawing>
      </w:r>
    </w:p>
    <w:p>
      <w:pPr>
        <w:jc w:val="both"/>
        <w:rPr>
          <w:rFonts w:hint="default" w:ascii="Verdana" w:hAnsi="Verdana" w:cs="Verdana"/>
          <w:sz w:val="18"/>
          <w:szCs w:val="18"/>
          <w:lang w:val="ru-RU"/>
          <w:rPrChange w:id="4233" w:author="google1599737165" w:date="2023-04-24T13:47:39Z">
            <w:rPr>
              <w:rFonts w:hint="default" w:ascii="Times New Roman" w:hAnsi="Times New Roman" w:cs="Times New Roman"/>
              <w:sz w:val="24"/>
              <w:szCs w:val="24"/>
              <w:lang w:val="ru-RU"/>
            </w:rPr>
          </w:rPrChange>
        </w:rPr>
      </w:pPr>
      <w:r>
        <w:rPr>
          <w:rFonts w:hint="default" w:ascii="Verdana" w:hAnsi="Verdana" w:cs="Verdana"/>
          <w:i/>
          <w:iCs/>
          <w:sz w:val="18"/>
          <w:szCs w:val="18"/>
          <w:lang w:val="ru-RU"/>
          <w:rPrChange w:id="4234" w:author="google1599737165" w:date="2023-04-24T13:47:39Z">
            <w:rPr>
              <w:rFonts w:hint="default" w:ascii="Times New Roman" w:hAnsi="Times New Roman" w:cs="Times New Roman"/>
              <w:i/>
              <w:iCs/>
              <w:sz w:val="24"/>
              <w:szCs w:val="24"/>
              <w:lang w:val="ru-RU"/>
            </w:rPr>
          </w:rPrChange>
        </w:rPr>
        <w:t>Модель 3</w:t>
      </w:r>
      <w:r>
        <w:rPr>
          <w:rFonts w:hint="default" w:ascii="Verdana" w:hAnsi="Verdana" w:cs="Verdana"/>
          <w:sz w:val="18"/>
          <w:szCs w:val="18"/>
          <w:lang w:val="ru-RU"/>
          <w:rPrChange w:id="4235" w:author="google1599737165" w:date="2023-04-24T13:47:39Z">
            <w:rPr>
              <w:rFonts w:hint="default" w:ascii="Times New Roman" w:hAnsi="Times New Roman" w:cs="Times New Roman"/>
              <w:sz w:val="24"/>
              <w:szCs w:val="24"/>
              <w:lang w:val="ru-RU"/>
            </w:rPr>
          </w:rPrChange>
        </w:rPr>
        <w:t>:</w:t>
      </w:r>
    </w:p>
    <w:p>
      <w:pPr>
        <w:jc w:val="both"/>
        <w:rPr>
          <w:rFonts w:hint="default" w:ascii="Verdana" w:hAnsi="Verdana" w:cs="Verdana"/>
          <w:sz w:val="18"/>
          <w:szCs w:val="18"/>
          <w:lang w:val="ru-RU"/>
          <w:rPrChange w:id="4236"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238" w:author="google1599737165" w:date="2023-04-24T13:47:39Z">
            <w:rPr>
              <w:rFonts w:hint="default" w:ascii="Times New Roman" w:hAnsi="Times New Roman" w:cs="Times New Roman"/>
              <w:sz w:val="24"/>
              <w:szCs w:val="24"/>
              <w:lang w:val="ru-RU"/>
            </w:rPr>
          </w:rPrChange>
        </w:rPr>
        <w:drawing>
          <wp:inline distT="0" distB="0" distL="114300" distR="114300">
            <wp:extent cx="3947160" cy="156210"/>
            <wp:effectExtent l="0" t="0" r="0" b="11430"/>
            <wp:docPr id="14" name="2384804F-3998-4D57-9195-F3826E402611-8" descr="C:/Users/polyd/AppData/Local/Temp/wps.zIGekf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84804F-3998-4D57-9195-F3826E402611-8" descr="C:/Users/polyd/AppData/Local/Temp/wps.zIGekfwps"/>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3947160" cy="156210"/>
                    </a:xfrm>
                    <a:prstGeom prst="rect">
                      <a:avLst/>
                    </a:prstGeom>
                  </pic:spPr>
                </pic:pic>
              </a:graphicData>
            </a:graphic>
          </wp:inline>
        </w:drawing>
      </w:r>
    </w:p>
    <w:p>
      <w:pPr>
        <w:jc w:val="both"/>
        <w:rPr>
          <w:rFonts w:hint="default" w:ascii="Verdana" w:hAnsi="Verdana" w:cs="Verdana"/>
          <w:sz w:val="18"/>
          <w:szCs w:val="18"/>
          <w:lang w:val="ru-RU"/>
          <w:rPrChange w:id="4239"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240" w:author="google1599737165" w:date="2023-04-24T13:47:39Z">
            <w:rPr>
              <w:rFonts w:hint="default" w:ascii="Times New Roman" w:hAnsi="Times New Roman" w:cs="Times New Roman"/>
              <w:sz w:val="24"/>
              <w:szCs w:val="24"/>
              <w:lang w:val="ru-RU"/>
            </w:rPr>
          </w:rPrChange>
        </w:rPr>
        <w:t xml:space="preserve">Где </w:t>
      </w:r>
    </w:p>
    <w:p>
      <w:pPr>
        <w:jc w:val="both"/>
        <w:rPr>
          <w:rFonts w:hint="default" w:ascii="Verdana" w:hAnsi="Verdana" w:cs="Verdana"/>
          <w:sz w:val="18"/>
          <w:szCs w:val="18"/>
          <w:lang w:val="ru-RU"/>
          <w:rPrChange w:id="4241" w:author="google1599737165" w:date="2023-04-24T13:47:39Z">
            <w:rPr>
              <w:rFonts w:hint="default" w:ascii="Times New Roman" w:hAnsi="Times New Roman" w:cs="Times New Roman"/>
              <w:sz w:val="24"/>
              <w:szCs w:val="24"/>
              <w:lang w:val="ru-RU"/>
            </w:rPr>
          </w:rPrChange>
        </w:rPr>
      </w:pPr>
      <w:r>
        <w:rPr>
          <w:rFonts w:hint="default" w:ascii="Verdana" w:hAnsi="Verdana" w:cs="Verdana"/>
          <w:i/>
          <w:iCs/>
          <w:sz w:val="18"/>
          <w:szCs w:val="18"/>
          <w:lang w:val="en-US"/>
          <w:rPrChange w:id="4242" w:author="google1599737165" w:date="2023-04-24T13:47:39Z">
            <w:rPr>
              <w:rFonts w:hint="default" w:ascii="Times New Roman" w:hAnsi="Times New Roman" w:cs="Times New Roman"/>
              <w:i/>
              <w:iCs/>
              <w:sz w:val="24"/>
              <w:szCs w:val="24"/>
              <w:lang w:val="en-US"/>
            </w:rPr>
          </w:rPrChange>
        </w:rPr>
        <w:t xml:space="preserve">f(Time, by = Zone) </w:t>
      </w:r>
      <w:r>
        <w:rPr>
          <w:rFonts w:hint="default" w:ascii="Verdana" w:hAnsi="Verdana" w:cs="Verdana"/>
          <w:sz w:val="18"/>
          <w:szCs w:val="18"/>
          <w:lang w:val="en-US"/>
          <w:rPrChange w:id="4243" w:author="google1599737165" w:date="2023-04-24T13:47:39Z">
            <w:rPr>
              <w:rFonts w:hint="default" w:ascii="Times New Roman" w:hAnsi="Times New Roman" w:cs="Times New Roman"/>
              <w:sz w:val="24"/>
              <w:szCs w:val="24"/>
              <w:lang w:val="en-US"/>
            </w:rPr>
          </w:rPrChange>
        </w:rPr>
        <w:t xml:space="preserve">- </w:t>
      </w:r>
      <w:r>
        <w:rPr>
          <w:rFonts w:hint="default" w:ascii="Verdana" w:hAnsi="Verdana" w:cs="Verdana"/>
          <w:sz w:val="18"/>
          <w:szCs w:val="18"/>
          <w:lang w:val="ru-RU"/>
          <w:rPrChange w:id="4244" w:author="google1599737165" w:date="2023-04-24T13:47:39Z">
            <w:rPr>
              <w:rFonts w:hint="default" w:ascii="Times New Roman" w:hAnsi="Times New Roman" w:cs="Times New Roman"/>
              <w:sz w:val="24"/>
              <w:szCs w:val="24"/>
              <w:lang w:val="ru-RU"/>
            </w:rPr>
          </w:rPrChange>
        </w:rPr>
        <w:t>непараметрические сглаживающие функции (</w:t>
      </w:r>
      <w:r>
        <w:rPr>
          <w:rFonts w:hint="default" w:ascii="Verdana" w:hAnsi="Verdana" w:cs="Verdana"/>
          <w:sz w:val="18"/>
          <w:szCs w:val="18"/>
          <w:lang w:val="en-US"/>
          <w:rPrChange w:id="4245" w:author="google1599737165" w:date="2023-04-24T13:47:39Z">
            <w:rPr>
              <w:rFonts w:hint="default" w:ascii="Times New Roman" w:hAnsi="Times New Roman" w:cs="Times New Roman"/>
              <w:sz w:val="24"/>
              <w:szCs w:val="24"/>
              <w:lang w:val="en-US"/>
            </w:rPr>
          </w:rPrChange>
        </w:rPr>
        <w:t>smoother)</w:t>
      </w:r>
      <w:r>
        <w:rPr>
          <w:rFonts w:hint="default" w:ascii="Verdana" w:hAnsi="Verdana" w:cs="Verdana"/>
          <w:sz w:val="18"/>
          <w:szCs w:val="18"/>
          <w:lang w:val="ru-RU"/>
          <w:rPrChange w:id="4246" w:author="google1599737165" w:date="2023-04-24T13:47:39Z">
            <w:rPr>
              <w:rFonts w:hint="default" w:ascii="Times New Roman" w:hAnsi="Times New Roman" w:cs="Times New Roman"/>
              <w:sz w:val="24"/>
              <w:szCs w:val="24"/>
              <w:lang w:val="ru-RU"/>
            </w:rPr>
          </w:rPrChange>
        </w:rPr>
        <w:t>, подобранные для каждой зоны в отдельности.</w:t>
      </w:r>
    </w:p>
    <w:p>
      <w:pPr>
        <w:jc w:val="both"/>
        <w:rPr>
          <w:rFonts w:hint="default" w:ascii="Verdana" w:hAnsi="Verdana" w:cs="Verdana"/>
          <w:i w:val="0"/>
          <w:iCs w:val="0"/>
          <w:sz w:val="18"/>
          <w:szCs w:val="18"/>
          <w:lang w:val="ru-RU"/>
          <w:rPrChange w:id="4247" w:author="google1599737165" w:date="2023-04-24T13:47:39Z">
            <w:rPr>
              <w:rFonts w:hint="default" w:ascii="Times New Roman" w:hAnsi="Times New Roman" w:cs="Times New Roman"/>
              <w:i w:val="0"/>
              <w:iCs w:val="0"/>
              <w:sz w:val="24"/>
              <w:szCs w:val="24"/>
              <w:lang w:val="ru-RU"/>
            </w:rPr>
          </w:rPrChange>
        </w:rPr>
      </w:pPr>
      <w:r>
        <w:rPr>
          <w:rFonts w:hint="default" w:ascii="Verdana" w:hAnsi="Verdana" w:cs="Verdana"/>
          <w:i/>
          <w:iCs/>
          <w:sz w:val="18"/>
          <w:szCs w:val="18"/>
          <w:lang w:val="en-US"/>
          <w:rPrChange w:id="4248" w:author="google1599737165" w:date="2023-04-24T13:47:39Z">
            <w:rPr>
              <w:rFonts w:hint="default" w:ascii="Times New Roman" w:hAnsi="Times New Roman" w:cs="Times New Roman"/>
              <w:i/>
              <w:iCs/>
              <w:sz w:val="24"/>
              <w:szCs w:val="24"/>
              <w:lang w:val="en-US"/>
            </w:rPr>
          </w:rPrChange>
        </w:rPr>
        <w:t>f(Time)</w:t>
      </w:r>
      <w:r>
        <w:rPr>
          <w:rFonts w:hint="default" w:ascii="Verdana" w:hAnsi="Verdana" w:cs="Verdana"/>
          <w:i/>
          <w:iCs/>
          <w:sz w:val="18"/>
          <w:szCs w:val="18"/>
          <w:lang w:val="ru-RU"/>
          <w:rPrChange w:id="4249" w:author="google1599737165" w:date="2023-04-24T13:47:39Z">
            <w:rPr>
              <w:rFonts w:hint="default" w:ascii="Times New Roman" w:hAnsi="Times New Roman" w:cs="Times New Roman"/>
              <w:i/>
              <w:iCs/>
              <w:sz w:val="24"/>
              <w:szCs w:val="24"/>
              <w:lang w:val="ru-RU"/>
            </w:rPr>
          </w:rPrChange>
        </w:rPr>
        <w:t xml:space="preserve"> - </w:t>
      </w:r>
      <w:r>
        <w:rPr>
          <w:rFonts w:hint="default" w:ascii="Verdana" w:hAnsi="Verdana" w:cs="Verdana"/>
          <w:i w:val="0"/>
          <w:iCs w:val="0"/>
          <w:sz w:val="18"/>
          <w:szCs w:val="18"/>
          <w:lang w:val="ru-RU"/>
          <w:rPrChange w:id="4250" w:author="google1599737165" w:date="2023-04-24T13:47:39Z">
            <w:rPr>
              <w:rFonts w:hint="default" w:ascii="Times New Roman" w:hAnsi="Times New Roman" w:cs="Times New Roman"/>
              <w:i w:val="0"/>
              <w:iCs w:val="0"/>
              <w:sz w:val="24"/>
              <w:szCs w:val="24"/>
              <w:lang w:val="ru-RU"/>
            </w:rPr>
          </w:rPrChange>
        </w:rPr>
        <w:t>непараметрическая сглаживающая функция, общая для обеих зон.</w:t>
      </w:r>
    </w:p>
    <w:p>
      <w:pPr>
        <w:jc w:val="both"/>
        <w:rPr>
          <w:rFonts w:hint="default" w:ascii="Verdana" w:hAnsi="Verdana" w:cs="Verdana"/>
          <w:sz w:val="18"/>
          <w:szCs w:val="18"/>
          <w:lang w:val="ru-RU"/>
          <w:rPrChange w:id="4251" w:author="google1599737165" w:date="2023-04-24T13:47:39Z">
            <w:rPr>
              <w:rFonts w:hint="default" w:ascii="Times New Roman" w:hAnsi="Times New Roman" w:cs="Times New Roman"/>
              <w:sz w:val="24"/>
              <w:szCs w:val="24"/>
              <w:lang w:val="ru-RU"/>
            </w:rPr>
          </w:rPrChange>
        </w:rPr>
      </w:pPr>
    </w:p>
    <w:p>
      <w:pPr>
        <w:jc w:val="both"/>
        <w:rPr>
          <w:rFonts w:hint="default" w:ascii="Verdana" w:hAnsi="Verdana" w:cs="Verdana"/>
          <w:sz w:val="18"/>
          <w:szCs w:val="18"/>
          <w:lang w:val="ru-RU"/>
          <w:rPrChange w:id="4252" w:author="google1599737165" w:date="2023-04-24T13:47:39Z">
            <w:rPr>
              <w:rFonts w:hint="default" w:ascii="Times New Roman" w:hAnsi="Times New Roman" w:cs="Times New Roman"/>
              <w:sz w:val="24"/>
              <w:szCs w:val="24"/>
              <w:lang w:val="ru-RU"/>
            </w:rPr>
          </w:rPrChange>
        </w:rPr>
      </w:pPr>
    </w:p>
    <w:p>
      <w:pPr>
        <w:jc w:val="both"/>
        <w:rPr>
          <w:rFonts w:hint="default" w:ascii="Verdana" w:hAnsi="Verdana" w:cs="Verdana"/>
          <w:sz w:val="18"/>
          <w:szCs w:val="18"/>
          <w:lang w:val="ru-RU"/>
          <w:rPrChange w:id="4253" w:author="google1599737165" w:date="2023-04-24T13:47:39Z">
            <w:rPr>
              <w:rFonts w:hint="default" w:ascii="Times New Roman" w:hAnsi="Times New Roman" w:cs="Times New Roman"/>
              <w:sz w:val="24"/>
              <w:szCs w:val="24"/>
              <w:lang w:val="ru-RU"/>
            </w:rPr>
          </w:rPrChange>
        </w:rPr>
      </w:pPr>
    </w:p>
    <w:p>
      <w:pPr>
        <w:jc w:val="both"/>
        <w:rPr>
          <w:rFonts w:hint="default" w:ascii="Verdana" w:hAnsi="Verdana" w:cs="Verdana"/>
          <w:sz w:val="18"/>
          <w:szCs w:val="18"/>
          <w:rPrChange w:id="4254" w:author="google1599737165" w:date="2023-04-24T13:47:39Z">
            <w:rPr>
              <w:rFonts w:hint="default" w:ascii="Times New Roman" w:hAnsi="Times New Roman" w:cs="Times New Roman"/>
              <w:sz w:val="24"/>
              <w:szCs w:val="24"/>
            </w:rPr>
          </w:rPrChange>
        </w:rPr>
      </w:pPr>
      <w:r>
        <w:rPr>
          <w:rFonts w:hint="default" w:ascii="Verdana" w:hAnsi="Verdana" w:cs="Verdana"/>
          <w:sz w:val="18"/>
          <w:szCs w:val="18"/>
          <w:lang w:val="ru-RU"/>
          <w:rPrChange w:id="4255" w:author="google1599737165" w:date="2023-04-24T13:47:39Z">
            <w:rPr>
              <w:rFonts w:hint="default" w:ascii="Times New Roman" w:hAnsi="Times New Roman" w:cs="Times New Roman"/>
              <w:sz w:val="24"/>
              <w:szCs w:val="24"/>
              <w:lang w:val="ru-RU"/>
            </w:rPr>
          </w:rPrChange>
        </w:rPr>
        <w:t>8</w:t>
      </w:r>
      <w:r>
        <w:rPr>
          <w:rFonts w:hint="default" w:ascii="Verdana" w:hAnsi="Verdana" w:cs="Verdana"/>
          <w:sz w:val="18"/>
          <w:szCs w:val="18"/>
          <w:rPrChange w:id="4256" w:author="google1599737165" w:date="2023-04-24T13:47:39Z">
            <w:rPr>
              <w:rFonts w:hint="default" w:ascii="Times New Roman" w:hAnsi="Times New Roman" w:cs="Times New Roman"/>
              <w:sz w:val="24"/>
              <w:szCs w:val="24"/>
            </w:rPr>
          </w:rPrChange>
        </w:rPr>
        <w:t>. Оценка состояния экосистем [</w:t>
      </w:r>
      <w:r>
        <w:rPr>
          <w:rFonts w:hint="default" w:ascii="Verdana" w:hAnsi="Verdana" w:cs="Verdana"/>
          <w:color w:val="2E75B6" w:themeColor="accent1" w:themeShade="BF"/>
          <w:sz w:val="18"/>
          <w:szCs w:val="18"/>
          <w:rPrChange w:id="4257" w:author="google1599737165" w:date="2023-04-24T13:47:39Z">
            <w:rPr>
              <w:rFonts w:hint="default" w:ascii="Times New Roman" w:hAnsi="Times New Roman" w:cs="Times New Roman"/>
              <w:color w:val="2E75B6" w:themeColor="accent1" w:themeShade="BF"/>
              <w:sz w:val="24"/>
              <w:szCs w:val="24"/>
            </w:rPr>
          </w:rPrChange>
        </w:rPr>
        <w:t>на основании индикаторов состояния экосистем - комплексные балльные оценки для сравнения результатов. Даются диапазоны пороговых значений для менеджмента</w:t>
      </w:r>
      <w:r>
        <w:rPr>
          <w:rFonts w:hint="default" w:ascii="Verdana" w:hAnsi="Verdana" w:cs="Verdana"/>
          <w:sz w:val="18"/>
          <w:szCs w:val="18"/>
          <w:rPrChange w:id="4258" w:author="google1599737165" w:date="2023-04-24T13:47:39Z">
            <w:rPr>
              <w:rFonts w:hint="default" w:ascii="Times New Roman" w:hAnsi="Times New Roman" w:cs="Times New Roman"/>
              <w:sz w:val="24"/>
              <w:szCs w:val="24"/>
            </w:rPr>
          </w:rPrChange>
        </w:rPr>
        <w:t xml:space="preserve">] </w:t>
      </w:r>
    </w:p>
    <w:p>
      <w:pPr>
        <w:jc w:val="both"/>
        <w:rPr>
          <w:rFonts w:hint="default" w:ascii="Verdana" w:hAnsi="Verdana" w:cs="Verdana"/>
          <w:sz w:val="18"/>
          <w:szCs w:val="18"/>
          <w:lang w:val="ru-RU"/>
          <w:rPrChange w:id="4259" w:author="google1599737165" w:date="2023-04-24T13:47:39Z">
            <w:rPr>
              <w:rFonts w:hint="default" w:ascii="Times New Roman" w:hAnsi="Times New Roman" w:cs="Times New Roman"/>
              <w:sz w:val="24"/>
              <w:szCs w:val="24"/>
              <w:lang w:val="ru-RU"/>
            </w:rPr>
          </w:rPrChange>
        </w:rPr>
      </w:pPr>
    </w:p>
    <w:p>
      <w:pPr>
        <w:jc w:val="both"/>
        <w:rPr>
          <w:rFonts w:hint="default" w:ascii="Verdana" w:hAnsi="Verdana" w:cs="Verdana"/>
          <w:sz w:val="18"/>
          <w:szCs w:val="18"/>
          <w:lang w:val="ru-RU"/>
          <w:rPrChange w:id="4260" w:author="google1599737165" w:date="2023-04-24T13:47:39Z">
            <w:rPr>
              <w:rFonts w:hint="default" w:ascii="Times New Roman" w:hAnsi="Times New Roman" w:cs="Times New Roman"/>
              <w:sz w:val="24"/>
              <w:szCs w:val="24"/>
              <w:lang w:val="ru-RU"/>
            </w:rPr>
          </w:rPrChange>
        </w:rPr>
      </w:pPr>
    </w:p>
    <w:p>
      <w:pPr>
        <w:jc w:val="both"/>
        <w:rPr>
          <w:rFonts w:hint="default" w:ascii="Verdana" w:hAnsi="Verdana" w:cs="Verdana"/>
          <w:sz w:val="18"/>
          <w:szCs w:val="18"/>
          <w:lang w:val="ru-RU"/>
          <w:rPrChange w:id="4261"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262" w:author="google1599737165" w:date="2023-04-24T13:47:39Z">
            <w:rPr>
              <w:rFonts w:hint="default" w:ascii="Times New Roman" w:hAnsi="Times New Roman" w:cs="Times New Roman"/>
              <w:sz w:val="24"/>
              <w:szCs w:val="24"/>
              <w:lang w:val="ru-RU"/>
            </w:rPr>
          </w:rPrChange>
        </w:rPr>
        <w:t xml:space="preserve">Для вынесения решения о наличии антропогенного изменения на сайтах мониторинга необходимо провести дисперсионный анализ на основе </w:t>
      </w:r>
      <w:r>
        <w:rPr>
          <w:rFonts w:hint="default" w:ascii="Verdana" w:hAnsi="Verdana" w:cs="Verdana"/>
          <w:i/>
          <w:iCs/>
          <w:sz w:val="18"/>
          <w:szCs w:val="18"/>
          <w:lang w:val="ru-RU"/>
          <w:rPrChange w:id="4263" w:author="google1599737165" w:date="2023-04-24T13:47:39Z">
            <w:rPr>
              <w:rFonts w:hint="default" w:ascii="Times New Roman" w:hAnsi="Times New Roman" w:cs="Times New Roman"/>
              <w:i/>
              <w:iCs/>
              <w:sz w:val="24"/>
              <w:szCs w:val="24"/>
              <w:lang w:val="ru-RU"/>
            </w:rPr>
          </w:rPrChange>
        </w:rPr>
        <w:t>Модели 1</w:t>
      </w:r>
      <w:r>
        <w:rPr>
          <w:rFonts w:hint="default" w:ascii="Verdana" w:hAnsi="Verdana" w:cs="Verdana"/>
          <w:sz w:val="18"/>
          <w:szCs w:val="18"/>
          <w:lang w:val="ru-RU"/>
          <w:rPrChange w:id="4264" w:author="google1599737165" w:date="2023-04-24T13:47:39Z">
            <w:rPr>
              <w:rFonts w:hint="default" w:ascii="Times New Roman" w:hAnsi="Times New Roman" w:cs="Times New Roman"/>
              <w:sz w:val="24"/>
              <w:szCs w:val="24"/>
              <w:lang w:val="ru-RU"/>
            </w:rPr>
          </w:rPrChange>
        </w:rPr>
        <w:t>. Пост-хок сравнение средних значений, вычисленных для зоны потенциального воздействия и контрольной зоны, проводится с помощью критерия Тьюки. Все различия считаются значимыми при пороге отвержения нулевой гипотезы α = 0.05. Однако д</w:t>
      </w:r>
      <w:r>
        <w:rPr>
          <w:rFonts w:hint="default" w:ascii="Verdana" w:hAnsi="Verdana" w:cs="Verdana"/>
          <w:i w:val="0"/>
          <w:iCs w:val="0"/>
          <w:sz w:val="18"/>
          <w:szCs w:val="18"/>
          <w:lang w:val="ru-RU"/>
          <w:rPrChange w:id="4265" w:author="google1599737165" w:date="2023-04-24T13:47:39Z">
            <w:rPr>
              <w:rFonts w:hint="default" w:ascii="Times New Roman" w:hAnsi="Times New Roman" w:cs="Times New Roman"/>
              <w:i w:val="0"/>
              <w:iCs w:val="0"/>
              <w:sz w:val="24"/>
              <w:szCs w:val="24"/>
              <w:lang w:val="ru-RU"/>
            </w:rPr>
          </w:rPrChange>
        </w:rPr>
        <w:t>ля уменьшения вероятности ложно-положительных выводов (регистрация антропогенного воздействия в тех случаях, когда его, на самом деле, нет) необходимо вводить коррекцию уровня значимости, связанную с множественностью переменных отклика, вовлекаемых в анализ (поправка Бонферрони или другие поправки на множественность сравнения).</w:t>
      </w:r>
    </w:p>
    <w:p>
      <w:pPr>
        <w:jc w:val="both"/>
        <w:rPr>
          <w:rFonts w:hint="default" w:ascii="Verdana" w:hAnsi="Verdana" w:cs="Verdana"/>
          <w:sz w:val="18"/>
          <w:szCs w:val="18"/>
          <w:lang w:val="ru-RU"/>
          <w:rPrChange w:id="4266"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267" w:author="google1599737165" w:date="2023-04-24T13:47:39Z">
            <w:rPr>
              <w:rFonts w:hint="default" w:ascii="Times New Roman" w:hAnsi="Times New Roman" w:cs="Times New Roman"/>
              <w:sz w:val="24"/>
              <w:szCs w:val="24"/>
              <w:lang w:val="ru-RU"/>
            </w:rPr>
          </w:rPrChange>
        </w:rPr>
        <w:t xml:space="preserve">Возможно пять вариантов результатов дисперсионного анализа Модели 1. </w:t>
      </w:r>
    </w:p>
    <w:p>
      <w:pPr>
        <w:numPr>
          <w:ilvl w:val="0"/>
          <w:numId w:val="19"/>
        </w:numPr>
        <w:jc w:val="both"/>
        <w:rPr>
          <w:rFonts w:hint="default" w:ascii="Verdana" w:hAnsi="Verdana" w:cs="Verdana"/>
          <w:sz w:val="18"/>
          <w:szCs w:val="18"/>
          <w:lang w:val="ru-RU"/>
          <w:rPrChange w:id="4268"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269" w:author="google1599737165" w:date="2023-04-24T13:47:39Z">
            <w:rPr>
              <w:rFonts w:hint="default" w:ascii="Times New Roman" w:hAnsi="Times New Roman" w:cs="Times New Roman"/>
              <w:sz w:val="24"/>
              <w:szCs w:val="24"/>
              <w:lang w:val="ru-RU"/>
            </w:rPr>
          </w:rPrChange>
        </w:rPr>
        <w:t xml:space="preserve">Ни один из предикторов, включенных в </w:t>
      </w:r>
      <w:r>
        <w:rPr>
          <w:rFonts w:hint="default" w:ascii="Verdana" w:hAnsi="Verdana" w:cs="Verdana"/>
          <w:i/>
          <w:iCs/>
          <w:sz w:val="18"/>
          <w:szCs w:val="18"/>
          <w:lang w:val="ru-RU"/>
          <w:rPrChange w:id="4270" w:author="google1599737165" w:date="2023-04-24T13:47:39Z">
            <w:rPr>
              <w:rFonts w:hint="default" w:ascii="Times New Roman" w:hAnsi="Times New Roman" w:cs="Times New Roman"/>
              <w:i/>
              <w:iCs/>
              <w:sz w:val="24"/>
              <w:szCs w:val="24"/>
              <w:lang w:val="ru-RU"/>
            </w:rPr>
          </w:rPrChange>
        </w:rPr>
        <w:t xml:space="preserve">Модель 1, </w:t>
      </w:r>
      <w:r>
        <w:rPr>
          <w:rFonts w:hint="default" w:ascii="Verdana" w:hAnsi="Verdana" w:cs="Verdana"/>
          <w:i w:val="0"/>
          <w:iCs w:val="0"/>
          <w:sz w:val="18"/>
          <w:szCs w:val="18"/>
          <w:lang w:val="ru-RU"/>
          <w:rPrChange w:id="4271" w:author="google1599737165" w:date="2023-04-24T13:47:39Z">
            <w:rPr>
              <w:rFonts w:hint="default" w:ascii="Times New Roman" w:hAnsi="Times New Roman" w:cs="Times New Roman"/>
              <w:i w:val="0"/>
              <w:iCs w:val="0"/>
              <w:sz w:val="24"/>
              <w:szCs w:val="24"/>
              <w:lang w:val="ru-RU"/>
            </w:rPr>
          </w:rPrChange>
        </w:rPr>
        <w:t>и их взаимодействия,</w:t>
      </w:r>
      <w:r>
        <w:rPr>
          <w:rFonts w:hint="default" w:ascii="Verdana" w:hAnsi="Verdana" w:cs="Verdana"/>
          <w:sz w:val="18"/>
          <w:szCs w:val="18"/>
          <w:lang w:val="ru-RU"/>
          <w:rPrChange w:id="4272" w:author="google1599737165" w:date="2023-04-24T13:47:39Z">
            <w:rPr>
              <w:rFonts w:hint="default" w:ascii="Times New Roman" w:hAnsi="Times New Roman" w:cs="Times New Roman"/>
              <w:sz w:val="24"/>
              <w:szCs w:val="24"/>
              <w:lang w:val="ru-RU"/>
            </w:rPr>
          </w:rPrChange>
        </w:rPr>
        <w:t xml:space="preserve"> не оказывает значимого влияния на зависисимую переменную. В таком случае оснований для утверждения, что на систему оказано антропогенное влияние, нет.</w:t>
      </w:r>
    </w:p>
    <w:p>
      <w:pPr>
        <w:numPr>
          <w:ilvl w:val="0"/>
          <w:numId w:val="19"/>
        </w:numPr>
        <w:jc w:val="both"/>
        <w:rPr>
          <w:rFonts w:hint="default" w:ascii="Verdana" w:hAnsi="Verdana" w:cs="Verdana"/>
          <w:sz w:val="18"/>
          <w:szCs w:val="18"/>
          <w:lang w:val="ru-RU"/>
          <w:rPrChange w:id="4273"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4274" w:author="google1599737165" w:date="2023-04-24T13:47:39Z">
            <w:rPr>
              <w:rFonts w:hint="default" w:ascii="Times New Roman" w:hAnsi="Times New Roman" w:cs="Times New Roman"/>
              <w:sz w:val="24"/>
              <w:szCs w:val="24"/>
              <w:lang w:val="ru-RU"/>
            </w:rPr>
          </w:rPrChange>
        </w:rPr>
        <w:t xml:space="preserve">Факторр </w:t>
      </w:r>
      <w:r>
        <w:rPr>
          <w:rFonts w:hint="default" w:ascii="Verdana" w:hAnsi="Verdana" w:cs="Verdana"/>
          <w:i/>
          <w:iCs/>
          <w:sz w:val="18"/>
          <w:szCs w:val="18"/>
          <w:lang w:val="en-US"/>
          <w:rPrChange w:id="4275" w:author="google1599737165" w:date="2023-04-24T13:47:39Z">
            <w:rPr>
              <w:rFonts w:hint="default" w:ascii="Times New Roman" w:hAnsi="Times New Roman" w:cs="Times New Roman"/>
              <w:i/>
              <w:iCs/>
              <w:sz w:val="24"/>
              <w:szCs w:val="24"/>
              <w:lang w:val="en-US"/>
            </w:rPr>
          </w:rPrChange>
        </w:rPr>
        <w:t xml:space="preserve">Period </w:t>
      </w:r>
      <w:r>
        <w:rPr>
          <w:rFonts w:hint="default" w:ascii="Verdana" w:hAnsi="Verdana" w:cs="Verdana"/>
          <w:sz w:val="18"/>
          <w:szCs w:val="18"/>
          <w:lang w:val="ru-RU"/>
          <w:rPrChange w:id="4276" w:author="google1599737165" w:date="2023-04-24T13:47:39Z">
            <w:rPr>
              <w:rFonts w:hint="default" w:ascii="Times New Roman" w:hAnsi="Times New Roman" w:cs="Times New Roman"/>
              <w:sz w:val="24"/>
              <w:szCs w:val="24"/>
              <w:lang w:val="ru-RU"/>
            </w:rPr>
          </w:rPrChange>
        </w:rPr>
        <w:t xml:space="preserve">оказывает значимое влияние, но взаимодействия между факторами </w:t>
      </w:r>
      <w:r>
        <w:rPr>
          <w:rFonts w:hint="default" w:ascii="Verdana" w:hAnsi="Verdana" w:cs="Verdana"/>
          <w:i/>
          <w:iCs/>
          <w:sz w:val="18"/>
          <w:szCs w:val="18"/>
          <w:lang w:val="en-US"/>
          <w:rPrChange w:id="4277" w:author="google1599737165" w:date="2023-04-24T13:47:39Z">
            <w:rPr>
              <w:rFonts w:hint="default" w:ascii="Times New Roman" w:hAnsi="Times New Roman" w:cs="Times New Roman"/>
              <w:i/>
              <w:iCs/>
              <w:sz w:val="24"/>
              <w:szCs w:val="24"/>
              <w:lang w:val="en-US"/>
            </w:rPr>
          </w:rPrChange>
        </w:rPr>
        <w:t>Period:Zone</w:t>
      </w:r>
      <w:r>
        <w:rPr>
          <w:rFonts w:hint="default" w:ascii="Verdana" w:hAnsi="Verdana" w:cs="Verdana"/>
          <w:i/>
          <w:iCs/>
          <w:sz w:val="18"/>
          <w:szCs w:val="18"/>
          <w:lang w:val="ru-RU"/>
          <w:rPrChange w:id="4278" w:author="google1599737165" w:date="2023-04-24T13:47:39Z">
            <w:rPr>
              <w:rFonts w:hint="default" w:ascii="Times New Roman" w:hAnsi="Times New Roman" w:cs="Times New Roman"/>
              <w:i/>
              <w:iCs/>
              <w:sz w:val="24"/>
              <w:szCs w:val="24"/>
              <w:lang w:val="ru-RU"/>
            </w:rPr>
          </w:rPrChange>
        </w:rPr>
        <w:t xml:space="preserve"> </w:t>
      </w:r>
      <w:r>
        <w:rPr>
          <w:rFonts w:hint="default" w:ascii="Verdana" w:hAnsi="Verdana" w:cs="Verdana"/>
          <w:i w:val="0"/>
          <w:iCs w:val="0"/>
          <w:sz w:val="18"/>
          <w:szCs w:val="18"/>
          <w:lang w:val="ru-RU"/>
          <w:rPrChange w:id="4279" w:author="google1599737165" w:date="2023-04-24T13:47:39Z">
            <w:rPr>
              <w:rFonts w:hint="default" w:ascii="Times New Roman" w:hAnsi="Times New Roman" w:cs="Times New Roman"/>
              <w:i w:val="0"/>
              <w:iCs w:val="0"/>
              <w:sz w:val="24"/>
              <w:szCs w:val="24"/>
              <w:lang w:val="ru-RU"/>
            </w:rPr>
          </w:rPrChange>
        </w:rPr>
        <w:t>нет</w:t>
      </w:r>
      <w:r>
        <w:rPr>
          <w:rFonts w:hint="default" w:ascii="Verdana" w:hAnsi="Verdana" w:cs="Verdana"/>
          <w:i/>
          <w:iCs/>
          <w:sz w:val="18"/>
          <w:szCs w:val="18"/>
          <w:lang w:val="ru-RU"/>
          <w:rPrChange w:id="4280" w:author="google1599737165" w:date="2023-04-24T13:47:39Z">
            <w:rPr>
              <w:rFonts w:hint="default" w:ascii="Times New Roman" w:hAnsi="Times New Roman" w:cs="Times New Roman"/>
              <w:i/>
              <w:iCs/>
              <w:sz w:val="24"/>
              <w:szCs w:val="24"/>
              <w:lang w:val="ru-RU"/>
            </w:rPr>
          </w:rPrChange>
        </w:rPr>
        <w:t xml:space="preserve">. </w:t>
      </w:r>
      <w:r>
        <w:rPr>
          <w:rFonts w:hint="default" w:ascii="Verdana" w:hAnsi="Verdana" w:cs="Verdana"/>
          <w:i w:val="0"/>
          <w:iCs w:val="0"/>
          <w:sz w:val="18"/>
          <w:szCs w:val="18"/>
          <w:lang w:val="ru-RU"/>
          <w:rPrChange w:id="4281" w:author="google1599737165" w:date="2023-04-24T13:47:39Z">
            <w:rPr>
              <w:rFonts w:hint="default" w:ascii="Times New Roman" w:hAnsi="Times New Roman" w:cs="Times New Roman"/>
              <w:i w:val="0"/>
              <w:iCs w:val="0"/>
              <w:sz w:val="24"/>
              <w:szCs w:val="24"/>
              <w:lang w:val="ru-RU"/>
            </w:rPr>
          </w:rPrChange>
        </w:rPr>
        <w:t>Эти результаты говорят о том, что изменения могут носить широкомасштабный характер. Если нет явных признаков техногенных катастроф, то изменения произошедшие между сессиями наблюдений</w:t>
      </w:r>
      <w:ins w:id="4282" w:author="google1599737165" w:date="2023-04-24T13:02:49Z">
        <w:r>
          <w:rPr>
            <w:rFonts w:hint="default" w:ascii="Verdana" w:hAnsi="Verdana" w:cs="Verdana"/>
            <w:i w:val="0"/>
            <w:iCs w:val="0"/>
            <w:sz w:val="18"/>
            <w:szCs w:val="18"/>
            <w:lang w:val="ru-RU"/>
            <w:rPrChange w:id="4283" w:author="google1599737165" w:date="2023-04-24T13:47:39Z">
              <w:rPr>
                <w:rFonts w:hint="default" w:ascii="Times New Roman" w:hAnsi="Times New Roman" w:cs="Times New Roman"/>
                <w:i w:val="0"/>
                <w:iCs w:val="0"/>
                <w:sz w:val="24"/>
                <w:szCs w:val="24"/>
                <w:lang w:val="ru-RU"/>
              </w:rPr>
            </w:rPrChange>
          </w:rPr>
          <w:t>,</w:t>
        </w:r>
      </w:ins>
      <w:r>
        <w:rPr>
          <w:rFonts w:hint="default" w:ascii="Verdana" w:hAnsi="Verdana" w:cs="Verdana"/>
          <w:i w:val="0"/>
          <w:iCs w:val="0"/>
          <w:sz w:val="18"/>
          <w:szCs w:val="18"/>
          <w:lang w:val="ru-RU"/>
          <w:rPrChange w:id="4284" w:author="google1599737165" w:date="2023-04-24T13:47:39Z">
            <w:rPr>
              <w:rFonts w:hint="default" w:ascii="Times New Roman" w:hAnsi="Times New Roman" w:cs="Times New Roman"/>
              <w:i w:val="0"/>
              <w:iCs w:val="0"/>
              <w:sz w:val="24"/>
              <w:szCs w:val="24"/>
              <w:lang w:val="ru-RU"/>
            </w:rPr>
          </w:rPrChange>
        </w:rPr>
        <w:t xml:space="preserve"> могут трактоваться, как естественные.</w:t>
      </w:r>
    </w:p>
    <w:p>
      <w:pPr>
        <w:numPr>
          <w:ilvl w:val="0"/>
          <w:numId w:val="19"/>
        </w:numPr>
        <w:jc w:val="both"/>
        <w:rPr>
          <w:rFonts w:hint="default" w:ascii="Verdana" w:hAnsi="Verdana" w:cs="Verdana"/>
          <w:i w:val="0"/>
          <w:iCs w:val="0"/>
          <w:sz w:val="18"/>
          <w:szCs w:val="18"/>
          <w:lang w:val="ru-RU"/>
          <w:rPrChange w:id="4285" w:author="google1599737165" w:date="2023-04-24T13:47:39Z">
            <w:rPr>
              <w:rFonts w:hint="default" w:ascii="Times New Roman" w:hAnsi="Times New Roman" w:cs="Times New Roman"/>
              <w:i w:val="0"/>
              <w:iCs w:val="0"/>
              <w:sz w:val="24"/>
              <w:szCs w:val="24"/>
              <w:lang w:val="ru-RU"/>
            </w:rPr>
          </w:rPrChange>
        </w:rPr>
      </w:pPr>
      <w:r>
        <w:rPr>
          <w:rFonts w:hint="default" w:ascii="Verdana" w:hAnsi="Verdana" w:cs="Verdana"/>
          <w:sz w:val="18"/>
          <w:szCs w:val="18"/>
          <w:lang w:val="ru-RU"/>
          <w:rPrChange w:id="4286" w:author="google1599737165" w:date="2023-04-24T13:47:39Z">
            <w:rPr>
              <w:rFonts w:hint="default" w:ascii="Times New Roman" w:hAnsi="Times New Roman" w:cs="Times New Roman"/>
              <w:sz w:val="24"/>
              <w:szCs w:val="24"/>
              <w:lang w:val="ru-RU"/>
            </w:rPr>
          </w:rPrChange>
        </w:rPr>
        <w:t xml:space="preserve">Фактор </w:t>
      </w:r>
      <w:r>
        <w:rPr>
          <w:rFonts w:hint="default" w:ascii="Verdana" w:hAnsi="Verdana" w:cs="Verdana"/>
          <w:i/>
          <w:iCs/>
          <w:sz w:val="18"/>
          <w:szCs w:val="18"/>
          <w:lang w:val="en-US"/>
          <w:rPrChange w:id="4287" w:author="google1599737165" w:date="2023-04-24T13:47:39Z">
            <w:rPr>
              <w:rFonts w:hint="default" w:ascii="Times New Roman" w:hAnsi="Times New Roman" w:cs="Times New Roman"/>
              <w:i/>
              <w:iCs/>
              <w:sz w:val="24"/>
              <w:szCs w:val="24"/>
              <w:lang w:val="en-US"/>
            </w:rPr>
          </w:rPrChange>
        </w:rPr>
        <w:t>Zone</w:t>
      </w:r>
      <w:r>
        <w:rPr>
          <w:rFonts w:hint="default" w:ascii="Verdana" w:hAnsi="Verdana" w:cs="Verdana"/>
          <w:i/>
          <w:iCs/>
          <w:sz w:val="18"/>
          <w:szCs w:val="18"/>
          <w:lang w:val="ru-RU"/>
          <w:rPrChange w:id="4288" w:author="google1599737165" w:date="2023-04-24T13:47:39Z">
            <w:rPr>
              <w:rFonts w:hint="default" w:ascii="Times New Roman" w:hAnsi="Times New Roman" w:cs="Times New Roman"/>
              <w:i/>
              <w:iCs/>
              <w:sz w:val="24"/>
              <w:szCs w:val="24"/>
              <w:lang w:val="ru-RU"/>
            </w:rPr>
          </w:rPrChange>
        </w:rPr>
        <w:t xml:space="preserve"> </w:t>
      </w:r>
      <w:r>
        <w:rPr>
          <w:rFonts w:hint="default" w:ascii="Verdana" w:hAnsi="Verdana" w:cs="Verdana"/>
          <w:sz w:val="18"/>
          <w:szCs w:val="18"/>
          <w:lang w:val="ru-RU"/>
          <w:rPrChange w:id="4289" w:author="google1599737165" w:date="2023-04-24T13:47:39Z">
            <w:rPr>
              <w:rFonts w:hint="default" w:ascii="Times New Roman" w:hAnsi="Times New Roman" w:cs="Times New Roman"/>
              <w:sz w:val="24"/>
              <w:szCs w:val="24"/>
              <w:lang w:val="ru-RU"/>
            </w:rPr>
          </w:rPrChange>
        </w:rPr>
        <w:t xml:space="preserve">оказывает значимое воздействие, но взаимодействия между факторами </w:t>
      </w:r>
      <w:r>
        <w:rPr>
          <w:rFonts w:hint="default" w:ascii="Verdana" w:hAnsi="Verdana" w:cs="Verdana"/>
          <w:i/>
          <w:iCs/>
          <w:sz w:val="18"/>
          <w:szCs w:val="18"/>
          <w:lang w:val="en-US"/>
          <w:rPrChange w:id="4290" w:author="google1599737165" w:date="2023-04-24T13:47:39Z">
            <w:rPr>
              <w:rFonts w:hint="default" w:ascii="Times New Roman" w:hAnsi="Times New Roman" w:cs="Times New Roman"/>
              <w:i/>
              <w:iCs/>
              <w:sz w:val="24"/>
              <w:szCs w:val="24"/>
              <w:lang w:val="en-US"/>
            </w:rPr>
          </w:rPrChange>
        </w:rPr>
        <w:t>Period:Zone</w:t>
      </w:r>
      <w:r>
        <w:rPr>
          <w:rFonts w:hint="default" w:ascii="Verdana" w:hAnsi="Verdana" w:cs="Verdana"/>
          <w:i/>
          <w:iCs/>
          <w:sz w:val="18"/>
          <w:szCs w:val="18"/>
          <w:lang w:val="ru-RU"/>
          <w:rPrChange w:id="4291" w:author="google1599737165" w:date="2023-04-24T13:47:39Z">
            <w:rPr>
              <w:rFonts w:hint="default" w:ascii="Times New Roman" w:hAnsi="Times New Roman" w:cs="Times New Roman"/>
              <w:i/>
              <w:iCs/>
              <w:sz w:val="24"/>
              <w:szCs w:val="24"/>
              <w:lang w:val="ru-RU"/>
            </w:rPr>
          </w:rPrChange>
        </w:rPr>
        <w:t xml:space="preserve"> </w:t>
      </w:r>
      <w:r>
        <w:rPr>
          <w:rFonts w:hint="default" w:ascii="Verdana" w:hAnsi="Verdana" w:cs="Verdana"/>
          <w:i w:val="0"/>
          <w:iCs w:val="0"/>
          <w:sz w:val="18"/>
          <w:szCs w:val="18"/>
          <w:lang w:val="ru-RU"/>
          <w:rPrChange w:id="4292" w:author="google1599737165" w:date="2023-04-24T13:47:39Z">
            <w:rPr>
              <w:rFonts w:hint="default" w:ascii="Times New Roman" w:hAnsi="Times New Roman" w:cs="Times New Roman"/>
              <w:i w:val="0"/>
              <w:iCs w:val="0"/>
              <w:sz w:val="24"/>
              <w:szCs w:val="24"/>
              <w:lang w:val="ru-RU"/>
            </w:rPr>
          </w:rPrChange>
        </w:rPr>
        <w:t>нет</w:t>
      </w:r>
      <w:r>
        <w:rPr>
          <w:rFonts w:hint="default" w:ascii="Verdana" w:hAnsi="Verdana" w:cs="Verdana"/>
          <w:i/>
          <w:iCs/>
          <w:sz w:val="18"/>
          <w:szCs w:val="18"/>
          <w:lang w:val="ru-RU"/>
          <w:rPrChange w:id="4293" w:author="google1599737165" w:date="2023-04-24T13:47:39Z">
            <w:rPr>
              <w:rFonts w:hint="default" w:ascii="Times New Roman" w:hAnsi="Times New Roman" w:cs="Times New Roman"/>
              <w:i/>
              <w:iCs/>
              <w:sz w:val="24"/>
              <w:szCs w:val="24"/>
              <w:lang w:val="ru-RU"/>
            </w:rPr>
          </w:rPrChange>
        </w:rPr>
        <w:t xml:space="preserve">. </w:t>
      </w:r>
      <w:r>
        <w:rPr>
          <w:rFonts w:hint="default" w:ascii="Verdana" w:hAnsi="Verdana" w:cs="Verdana"/>
          <w:i w:val="0"/>
          <w:iCs w:val="0"/>
          <w:sz w:val="18"/>
          <w:szCs w:val="18"/>
          <w:lang w:val="ru-RU"/>
          <w:rPrChange w:id="4294" w:author="google1599737165" w:date="2023-04-24T13:47:39Z">
            <w:rPr>
              <w:rFonts w:hint="default" w:ascii="Times New Roman" w:hAnsi="Times New Roman" w:cs="Times New Roman"/>
              <w:i w:val="0"/>
              <w:iCs w:val="0"/>
              <w:sz w:val="24"/>
              <w:szCs w:val="24"/>
              <w:lang w:val="ru-RU"/>
            </w:rPr>
          </w:rPrChange>
        </w:rPr>
        <w:t xml:space="preserve">В данном случае имеются основания для утверждения, что зависимая переменная в зоне антропогенного влияния отличается от контрольной зоны. Это может быть признаком хронического антропогенного пресса, воспроизводящегося от одной сессии наблюдений к другой. </w:t>
      </w:r>
    </w:p>
    <w:p>
      <w:pPr>
        <w:numPr>
          <w:ilvl w:val="0"/>
          <w:numId w:val="19"/>
        </w:numPr>
        <w:jc w:val="both"/>
        <w:rPr>
          <w:rFonts w:hint="default" w:ascii="Verdana" w:hAnsi="Verdana" w:cs="Verdana"/>
          <w:i w:val="0"/>
          <w:iCs w:val="0"/>
          <w:sz w:val="18"/>
          <w:szCs w:val="18"/>
          <w:lang w:val="ru-RU"/>
          <w:rPrChange w:id="4295" w:author="google1599737165" w:date="2023-04-24T13:47:39Z">
            <w:rPr>
              <w:rFonts w:hint="default" w:ascii="Times New Roman" w:hAnsi="Times New Roman" w:cs="Times New Roman"/>
              <w:i w:val="0"/>
              <w:iCs w:val="0"/>
              <w:sz w:val="24"/>
              <w:szCs w:val="24"/>
              <w:lang w:val="ru-RU"/>
            </w:rPr>
          </w:rPrChange>
        </w:rPr>
      </w:pPr>
      <w:r>
        <w:rPr>
          <w:rFonts w:hint="default" w:ascii="Verdana" w:hAnsi="Verdana" w:cs="Verdana"/>
          <w:sz w:val="18"/>
          <w:szCs w:val="18"/>
          <w:lang w:val="ru-RU"/>
          <w:rPrChange w:id="4296" w:author="google1599737165" w:date="2023-04-24T13:47:39Z">
            <w:rPr>
              <w:rFonts w:hint="default" w:ascii="Times New Roman" w:hAnsi="Times New Roman" w:cs="Times New Roman"/>
              <w:sz w:val="24"/>
              <w:szCs w:val="24"/>
              <w:lang w:val="ru-RU"/>
            </w:rPr>
          </w:rPrChange>
        </w:rPr>
        <w:t xml:space="preserve">Фактор </w:t>
      </w:r>
      <w:r>
        <w:rPr>
          <w:rFonts w:hint="default" w:ascii="Verdana" w:hAnsi="Verdana" w:cs="Verdana"/>
          <w:i/>
          <w:iCs/>
          <w:sz w:val="18"/>
          <w:szCs w:val="18"/>
          <w:lang w:val="en-US"/>
          <w:rPrChange w:id="4297" w:author="google1599737165" w:date="2023-04-24T13:47:39Z">
            <w:rPr>
              <w:rFonts w:hint="default" w:ascii="Times New Roman" w:hAnsi="Times New Roman" w:cs="Times New Roman"/>
              <w:i/>
              <w:iCs/>
              <w:sz w:val="24"/>
              <w:szCs w:val="24"/>
              <w:lang w:val="en-US"/>
            </w:rPr>
          </w:rPrChange>
        </w:rPr>
        <w:t>Zone</w:t>
      </w:r>
      <w:r>
        <w:rPr>
          <w:rFonts w:hint="default" w:ascii="Verdana" w:hAnsi="Verdana" w:cs="Verdana"/>
          <w:i/>
          <w:iCs/>
          <w:sz w:val="18"/>
          <w:szCs w:val="18"/>
          <w:lang w:val="ru-RU"/>
          <w:rPrChange w:id="4298" w:author="google1599737165" w:date="2023-04-24T13:47:39Z">
            <w:rPr>
              <w:rFonts w:hint="default" w:ascii="Times New Roman" w:hAnsi="Times New Roman" w:cs="Times New Roman"/>
              <w:i/>
              <w:iCs/>
              <w:sz w:val="24"/>
              <w:szCs w:val="24"/>
              <w:lang w:val="ru-RU"/>
            </w:rPr>
          </w:rPrChange>
        </w:rPr>
        <w:t xml:space="preserve"> </w:t>
      </w:r>
      <w:r>
        <w:rPr>
          <w:rFonts w:hint="default" w:ascii="Verdana" w:hAnsi="Verdana" w:cs="Verdana"/>
          <w:i w:val="0"/>
          <w:iCs w:val="0"/>
          <w:sz w:val="18"/>
          <w:szCs w:val="18"/>
          <w:lang w:val="ru-RU"/>
          <w:rPrChange w:id="4299" w:author="google1599737165" w:date="2023-04-24T13:47:39Z">
            <w:rPr>
              <w:rFonts w:hint="default" w:ascii="Times New Roman" w:hAnsi="Times New Roman" w:cs="Times New Roman"/>
              <w:i w:val="0"/>
              <w:iCs w:val="0"/>
              <w:sz w:val="24"/>
              <w:szCs w:val="24"/>
              <w:lang w:val="ru-RU"/>
            </w:rPr>
          </w:rPrChange>
        </w:rPr>
        <w:t xml:space="preserve">и </w:t>
      </w:r>
      <w:r>
        <w:rPr>
          <w:rFonts w:hint="default" w:ascii="Verdana" w:hAnsi="Verdana" w:cs="Verdana"/>
          <w:i/>
          <w:iCs/>
          <w:sz w:val="18"/>
          <w:szCs w:val="18"/>
          <w:lang w:val="en-US"/>
          <w:rPrChange w:id="4300" w:author="google1599737165" w:date="2023-04-24T13:47:39Z">
            <w:rPr>
              <w:rFonts w:hint="default" w:ascii="Times New Roman" w:hAnsi="Times New Roman" w:cs="Times New Roman"/>
              <w:i/>
              <w:iCs/>
              <w:sz w:val="24"/>
              <w:szCs w:val="24"/>
              <w:lang w:val="en-US"/>
            </w:rPr>
          </w:rPrChange>
        </w:rPr>
        <w:t>Period</w:t>
      </w:r>
      <w:r>
        <w:rPr>
          <w:rFonts w:hint="default" w:ascii="Verdana" w:hAnsi="Verdana" w:cs="Verdana"/>
          <w:i/>
          <w:iCs/>
          <w:sz w:val="18"/>
          <w:szCs w:val="18"/>
          <w:lang w:val="ru-RU"/>
          <w:rPrChange w:id="4301" w:author="google1599737165" w:date="2023-04-24T13:47:39Z">
            <w:rPr>
              <w:rFonts w:hint="default" w:ascii="Times New Roman" w:hAnsi="Times New Roman" w:cs="Times New Roman"/>
              <w:i/>
              <w:iCs/>
              <w:sz w:val="24"/>
              <w:szCs w:val="24"/>
              <w:lang w:val="ru-RU"/>
            </w:rPr>
          </w:rPrChange>
        </w:rPr>
        <w:t xml:space="preserve"> </w:t>
      </w:r>
      <w:r>
        <w:rPr>
          <w:rFonts w:hint="default" w:ascii="Verdana" w:hAnsi="Verdana" w:cs="Verdana"/>
          <w:sz w:val="18"/>
          <w:szCs w:val="18"/>
          <w:lang w:val="ru-RU"/>
          <w:rPrChange w:id="4302" w:author="google1599737165" w:date="2023-04-24T13:47:39Z">
            <w:rPr>
              <w:rFonts w:hint="default" w:ascii="Times New Roman" w:hAnsi="Times New Roman" w:cs="Times New Roman"/>
              <w:sz w:val="24"/>
              <w:szCs w:val="24"/>
              <w:lang w:val="ru-RU"/>
            </w:rPr>
          </w:rPrChange>
        </w:rPr>
        <w:t xml:space="preserve">оказывает значимое воздействие, но взаимодействия между факторами </w:t>
      </w:r>
      <w:r>
        <w:rPr>
          <w:rFonts w:hint="default" w:ascii="Verdana" w:hAnsi="Verdana" w:cs="Verdana"/>
          <w:i/>
          <w:iCs/>
          <w:sz w:val="18"/>
          <w:szCs w:val="18"/>
          <w:lang w:val="en-US"/>
          <w:rPrChange w:id="4303" w:author="google1599737165" w:date="2023-04-24T13:47:39Z">
            <w:rPr>
              <w:rFonts w:hint="default" w:ascii="Times New Roman" w:hAnsi="Times New Roman" w:cs="Times New Roman"/>
              <w:i/>
              <w:iCs/>
              <w:sz w:val="24"/>
              <w:szCs w:val="24"/>
              <w:lang w:val="en-US"/>
            </w:rPr>
          </w:rPrChange>
        </w:rPr>
        <w:t>Period:Zone</w:t>
      </w:r>
      <w:r>
        <w:rPr>
          <w:rFonts w:hint="default" w:ascii="Verdana" w:hAnsi="Verdana" w:cs="Verdana"/>
          <w:i/>
          <w:iCs/>
          <w:sz w:val="18"/>
          <w:szCs w:val="18"/>
          <w:lang w:val="ru-RU"/>
          <w:rPrChange w:id="4304" w:author="google1599737165" w:date="2023-04-24T13:47:39Z">
            <w:rPr>
              <w:rFonts w:hint="default" w:ascii="Times New Roman" w:hAnsi="Times New Roman" w:cs="Times New Roman"/>
              <w:i/>
              <w:iCs/>
              <w:sz w:val="24"/>
              <w:szCs w:val="24"/>
              <w:lang w:val="ru-RU"/>
            </w:rPr>
          </w:rPrChange>
        </w:rPr>
        <w:t xml:space="preserve"> </w:t>
      </w:r>
      <w:r>
        <w:rPr>
          <w:rFonts w:hint="default" w:ascii="Verdana" w:hAnsi="Verdana" w:cs="Verdana"/>
          <w:i w:val="0"/>
          <w:iCs w:val="0"/>
          <w:sz w:val="18"/>
          <w:szCs w:val="18"/>
          <w:lang w:val="ru-RU"/>
          <w:rPrChange w:id="4305" w:author="google1599737165" w:date="2023-04-24T13:47:39Z">
            <w:rPr>
              <w:rFonts w:hint="default" w:ascii="Times New Roman" w:hAnsi="Times New Roman" w:cs="Times New Roman"/>
              <w:i w:val="0"/>
              <w:iCs w:val="0"/>
              <w:sz w:val="24"/>
              <w:szCs w:val="24"/>
              <w:lang w:val="ru-RU"/>
            </w:rPr>
          </w:rPrChange>
        </w:rPr>
        <w:t>нет</w:t>
      </w:r>
      <w:r>
        <w:rPr>
          <w:rFonts w:hint="default" w:ascii="Verdana" w:hAnsi="Verdana" w:cs="Verdana"/>
          <w:i/>
          <w:iCs/>
          <w:sz w:val="18"/>
          <w:szCs w:val="18"/>
          <w:lang w:val="ru-RU"/>
          <w:rPrChange w:id="4306" w:author="google1599737165" w:date="2023-04-24T13:47:39Z">
            <w:rPr>
              <w:rFonts w:hint="default" w:ascii="Times New Roman" w:hAnsi="Times New Roman" w:cs="Times New Roman"/>
              <w:i/>
              <w:iCs/>
              <w:sz w:val="24"/>
              <w:szCs w:val="24"/>
              <w:lang w:val="ru-RU"/>
            </w:rPr>
          </w:rPrChange>
        </w:rPr>
        <w:t>.</w:t>
      </w:r>
      <w:r>
        <w:rPr>
          <w:rFonts w:hint="default" w:ascii="Verdana" w:hAnsi="Verdana" w:cs="Verdana"/>
          <w:i/>
          <w:iCs/>
          <w:sz w:val="18"/>
          <w:szCs w:val="18"/>
          <w:lang w:val="en-US"/>
          <w:rPrChange w:id="4307" w:author="google1599737165" w:date="2023-04-24T13:47:39Z">
            <w:rPr>
              <w:rFonts w:hint="default" w:ascii="Times New Roman" w:hAnsi="Times New Roman" w:cs="Times New Roman"/>
              <w:i/>
              <w:iCs/>
              <w:sz w:val="24"/>
              <w:szCs w:val="24"/>
              <w:lang w:val="en-US"/>
            </w:rPr>
          </w:rPrChange>
        </w:rPr>
        <w:t xml:space="preserve"> </w:t>
      </w:r>
      <w:r>
        <w:rPr>
          <w:rFonts w:hint="default" w:ascii="Verdana" w:hAnsi="Verdana" w:cs="Verdana"/>
          <w:i w:val="0"/>
          <w:iCs w:val="0"/>
          <w:sz w:val="18"/>
          <w:szCs w:val="18"/>
          <w:lang w:val="ru-RU"/>
          <w:rPrChange w:id="4308" w:author="google1599737165" w:date="2023-04-24T13:47:39Z">
            <w:rPr>
              <w:rFonts w:hint="default" w:ascii="Times New Roman" w:hAnsi="Times New Roman" w:cs="Times New Roman"/>
              <w:i w:val="0"/>
              <w:iCs w:val="0"/>
              <w:sz w:val="24"/>
              <w:szCs w:val="24"/>
              <w:lang w:val="ru-RU"/>
            </w:rPr>
          </w:rPrChange>
        </w:rPr>
        <w:t xml:space="preserve">Это может быть признаком хронического антропогенного пресса, воспроизводящегося от одной сессии наблюдений к другой, но на это антропогенное воздействие накладываются некоторые естественные межгодовые тренды. </w:t>
      </w:r>
    </w:p>
    <w:p>
      <w:pPr>
        <w:numPr>
          <w:ilvl w:val="0"/>
          <w:numId w:val="19"/>
        </w:numPr>
        <w:jc w:val="both"/>
        <w:rPr>
          <w:rFonts w:hint="default" w:ascii="Verdana" w:hAnsi="Verdana" w:cs="Verdana"/>
          <w:i w:val="0"/>
          <w:iCs w:val="0"/>
          <w:sz w:val="18"/>
          <w:szCs w:val="18"/>
          <w:lang w:val="ru-RU"/>
          <w:rPrChange w:id="4309" w:author="google1599737165" w:date="2023-04-24T13:47:39Z">
            <w:rPr>
              <w:rFonts w:hint="default" w:ascii="Times New Roman" w:hAnsi="Times New Roman" w:cs="Times New Roman"/>
              <w:i w:val="0"/>
              <w:iCs w:val="0"/>
              <w:sz w:val="24"/>
              <w:szCs w:val="24"/>
              <w:lang w:val="ru-RU"/>
            </w:rPr>
          </w:rPrChange>
        </w:rPr>
      </w:pPr>
      <w:r>
        <w:rPr>
          <w:rFonts w:hint="default" w:ascii="Verdana" w:hAnsi="Verdana" w:cs="Verdana"/>
          <w:sz w:val="18"/>
          <w:szCs w:val="18"/>
          <w:lang w:val="ru-RU"/>
          <w:rPrChange w:id="4310" w:author="google1599737165" w:date="2023-04-24T13:47:39Z">
            <w:rPr>
              <w:rFonts w:hint="default" w:ascii="Times New Roman" w:hAnsi="Times New Roman" w:cs="Times New Roman"/>
              <w:sz w:val="24"/>
              <w:szCs w:val="24"/>
              <w:lang w:val="ru-RU"/>
            </w:rPr>
          </w:rPrChange>
        </w:rPr>
        <w:t xml:space="preserve">Статистически значимое взаимодействия факторов </w:t>
      </w:r>
      <w:r>
        <w:rPr>
          <w:rFonts w:hint="default" w:ascii="Verdana" w:hAnsi="Verdana" w:cs="Verdana"/>
          <w:i/>
          <w:iCs/>
          <w:sz w:val="18"/>
          <w:szCs w:val="18"/>
          <w:lang w:val="en-US"/>
          <w:rPrChange w:id="4311" w:author="google1599737165" w:date="2023-04-24T13:47:39Z">
            <w:rPr>
              <w:rFonts w:hint="default" w:ascii="Times New Roman" w:hAnsi="Times New Roman" w:cs="Times New Roman"/>
              <w:i/>
              <w:iCs/>
              <w:sz w:val="24"/>
              <w:szCs w:val="24"/>
              <w:lang w:val="en-US"/>
            </w:rPr>
          </w:rPrChange>
        </w:rPr>
        <w:t>Period:Zone</w:t>
      </w:r>
      <w:r>
        <w:rPr>
          <w:rFonts w:hint="default" w:ascii="Verdana" w:hAnsi="Verdana" w:cs="Verdana"/>
          <w:i/>
          <w:iCs/>
          <w:sz w:val="18"/>
          <w:szCs w:val="18"/>
          <w:lang w:val="ru-RU"/>
          <w:rPrChange w:id="4312" w:author="google1599737165" w:date="2023-04-24T13:47:39Z">
            <w:rPr>
              <w:rFonts w:hint="default" w:ascii="Times New Roman" w:hAnsi="Times New Roman" w:cs="Times New Roman"/>
              <w:i/>
              <w:iCs/>
              <w:sz w:val="24"/>
              <w:szCs w:val="24"/>
              <w:lang w:val="ru-RU"/>
            </w:rPr>
          </w:rPrChange>
        </w:rPr>
        <w:t xml:space="preserve"> </w:t>
      </w:r>
      <w:r>
        <w:rPr>
          <w:rFonts w:hint="default" w:ascii="Verdana" w:hAnsi="Verdana" w:cs="Verdana"/>
          <w:i w:val="0"/>
          <w:iCs w:val="0"/>
          <w:sz w:val="18"/>
          <w:szCs w:val="18"/>
          <w:lang w:val="ru-RU"/>
          <w:rPrChange w:id="4313" w:author="google1599737165" w:date="2023-04-24T13:47:39Z">
            <w:rPr>
              <w:rFonts w:hint="default" w:ascii="Times New Roman" w:hAnsi="Times New Roman" w:cs="Times New Roman"/>
              <w:i w:val="0"/>
              <w:iCs w:val="0"/>
              <w:sz w:val="24"/>
              <w:szCs w:val="24"/>
              <w:lang w:val="ru-RU"/>
            </w:rPr>
          </w:rPrChange>
        </w:rPr>
        <w:t xml:space="preserve">является сигналом наличия антропогенного воздействия в промежутке между предыдущей и текущей сессией описания.  </w:t>
      </w:r>
    </w:p>
    <w:p>
      <w:pPr>
        <w:jc w:val="both"/>
        <w:rPr>
          <w:rFonts w:hint="default" w:ascii="Verdana" w:hAnsi="Verdana" w:cs="Verdana"/>
          <w:sz w:val="18"/>
          <w:szCs w:val="18"/>
          <w:lang w:val="ru-RU"/>
          <w:rPrChange w:id="4314" w:author="google1599737165" w:date="2023-04-24T13:47:39Z">
            <w:rPr>
              <w:rFonts w:hint="default" w:ascii="Times New Roman" w:hAnsi="Times New Roman" w:cs="Times New Roman"/>
              <w:sz w:val="24"/>
              <w:szCs w:val="24"/>
              <w:lang w:val="ru-RU"/>
            </w:rPr>
          </w:rPrChange>
        </w:rPr>
      </w:pPr>
      <w:r>
        <w:rPr>
          <w:rFonts w:hint="default" w:ascii="Verdana" w:hAnsi="Verdana" w:cs="Verdana"/>
          <w:i w:val="0"/>
          <w:iCs w:val="0"/>
          <w:sz w:val="18"/>
          <w:szCs w:val="18"/>
          <w:lang w:val="ru-RU"/>
          <w:rPrChange w:id="4315" w:author="google1599737165" w:date="2023-04-24T13:47:39Z">
            <w:rPr>
              <w:rFonts w:hint="default" w:ascii="Times New Roman" w:hAnsi="Times New Roman" w:cs="Times New Roman"/>
              <w:i w:val="0"/>
              <w:iCs w:val="0"/>
              <w:sz w:val="24"/>
              <w:szCs w:val="24"/>
              <w:lang w:val="ru-RU"/>
            </w:rPr>
          </w:rPrChange>
        </w:rPr>
        <w:t xml:space="preserve">При формировании достаточно длинных временных рядов и возможности построения на их основе </w:t>
      </w:r>
      <w:r>
        <w:rPr>
          <w:rFonts w:hint="default" w:ascii="Verdana" w:hAnsi="Verdana" w:cs="Verdana"/>
          <w:i/>
          <w:iCs/>
          <w:sz w:val="18"/>
          <w:szCs w:val="18"/>
          <w:lang w:val="ru-RU"/>
          <w:rPrChange w:id="4316" w:author="google1599737165" w:date="2023-04-24T13:47:39Z">
            <w:rPr>
              <w:rFonts w:hint="default" w:ascii="Times New Roman" w:hAnsi="Times New Roman" w:cs="Times New Roman"/>
              <w:i/>
              <w:iCs/>
              <w:sz w:val="24"/>
              <w:szCs w:val="24"/>
              <w:lang w:val="ru-RU"/>
            </w:rPr>
          </w:rPrChange>
        </w:rPr>
        <w:t xml:space="preserve">Модели 2 </w:t>
      </w:r>
      <w:r>
        <w:rPr>
          <w:rFonts w:hint="default" w:ascii="Verdana" w:hAnsi="Verdana" w:cs="Verdana"/>
          <w:i w:val="0"/>
          <w:iCs w:val="0"/>
          <w:sz w:val="18"/>
          <w:szCs w:val="18"/>
          <w:lang w:val="ru-RU"/>
          <w:rPrChange w:id="4317" w:author="google1599737165" w:date="2023-04-24T13:47:39Z">
            <w:rPr>
              <w:rFonts w:hint="default" w:ascii="Times New Roman" w:hAnsi="Times New Roman" w:cs="Times New Roman"/>
              <w:i w:val="0"/>
              <w:iCs w:val="0"/>
              <w:sz w:val="24"/>
              <w:szCs w:val="24"/>
              <w:lang w:val="ru-RU"/>
            </w:rPr>
          </w:rPrChange>
        </w:rPr>
        <w:t xml:space="preserve">и </w:t>
      </w:r>
      <w:r>
        <w:rPr>
          <w:rFonts w:hint="default" w:ascii="Verdana" w:hAnsi="Verdana" w:cs="Verdana"/>
          <w:i/>
          <w:iCs/>
          <w:sz w:val="18"/>
          <w:szCs w:val="18"/>
          <w:lang w:val="ru-RU"/>
          <w:rPrChange w:id="4318" w:author="google1599737165" w:date="2023-04-24T13:47:39Z">
            <w:rPr>
              <w:rFonts w:hint="default" w:ascii="Times New Roman" w:hAnsi="Times New Roman" w:cs="Times New Roman"/>
              <w:i/>
              <w:iCs/>
              <w:sz w:val="24"/>
              <w:szCs w:val="24"/>
              <w:lang w:val="ru-RU"/>
            </w:rPr>
          </w:rPrChange>
        </w:rPr>
        <w:t xml:space="preserve">Модели 3 </w:t>
      </w:r>
      <w:r>
        <w:rPr>
          <w:rFonts w:hint="default" w:ascii="Verdana" w:hAnsi="Verdana" w:cs="Verdana"/>
          <w:i w:val="0"/>
          <w:iCs w:val="0"/>
          <w:sz w:val="18"/>
          <w:szCs w:val="18"/>
          <w:lang w:val="ru-RU"/>
          <w:rPrChange w:id="4319" w:author="google1599737165" w:date="2023-04-24T13:47:39Z">
            <w:rPr>
              <w:rFonts w:hint="default" w:ascii="Times New Roman" w:hAnsi="Times New Roman" w:cs="Times New Roman"/>
              <w:i w:val="0"/>
              <w:iCs w:val="0"/>
              <w:sz w:val="24"/>
              <w:szCs w:val="24"/>
              <w:lang w:val="ru-RU"/>
            </w:rPr>
          </w:rPrChange>
        </w:rPr>
        <w:t xml:space="preserve">появляется возможность прямого сравнения временных рядов в двух зонах. </w:t>
      </w:r>
      <w:r>
        <w:rPr>
          <w:rFonts w:hint="default" w:ascii="Verdana" w:hAnsi="Verdana" w:cs="Verdana"/>
          <w:sz w:val="18"/>
          <w:szCs w:val="18"/>
          <w:lang w:val="ru-RU"/>
          <w:rPrChange w:id="4320" w:author="google1599737165" w:date="2023-04-24T13:47:39Z">
            <w:rPr>
              <w:rFonts w:hint="default" w:ascii="Times New Roman" w:hAnsi="Times New Roman" w:cs="Times New Roman"/>
              <w:sz w:val="24"/>
              <w:szCs w:val="24"/>
              <w:lang w:val="ru-RU"/>
            </w:rPr>
          </w:rPrChange>
        </w:rPr>
        <w:t>Для обеих моделей необходимо рассчитать величину информационного критерия Акайке (</w:t>
      </w:r>
      <w:r>
        <w:rPr>
          <w:rFonts w:hint="default" w:ascii="Verdana" w:hAnsi="Verdana" w:cs="Verdana"/>
          <w:sz w:val="18"/>
          <w:szCs w:val="18"/>
          <w:lang w:val="en-US"/>
          <w:rPrChange w:id="4321" w:author="google1599737165" w:date="2023-04-24T13:47:39Z">
            <w:rPr>
              <w:rFonts w:hint="default" w:ascii="Times New Roman" w:hAnsi="Times New Roman" w:cs="Times New Roman"/>
              <w:sz w:val="24"/>
              <w:szCs w:val="24"/>
              <w:lang w:val="en-US"/>
            </w:rPr>
          </w:rPrChange>
        </w:rPr>
        <w:t>AIC</w:t>
      </w:r>
      <w:r>
        <w:rPr>
          <w:rFonts w:hint="default" w:ascii="Verdana" w:hAnsi="Verdana" w:cs="Verdana"/>
          <w:sz w:val="18"/>
          <w:szCs w:val="18"/>
          <w:lang w:val="ru-RU"/>
          <w:rPrChange w:id="4322" w:author="google1599737165" w:date="2023-04-24T13:47:39Z">
            <w:rPr>
              <w:rFonts w:hint="default" w:ascii="Times New Roman" w:hAnsi="Times New Roman" w:cs="Times New Roman"/>
              <w:sz w:val="24"/>
              <w:szCs w:val="24"/>
              <w:lang w:val="ru-RU"/>
            </w:rPr>
          </w:rPrChange>
        </w:rPr>
        <w:t xml:space="preserve">). Сигналом о разнонаправленном характере изменений в зоне воздействия и в контрольной зоне зоне будет меньшее значение </w:t>
      </w:r>
      <w:r>
        <w:rPr>
          <w:rFonts w:hint="default" w:ascii="Verdana" w:hAnsi="Verdana" w:cs="Verdana"/>
          <w:sz w:val="18"/>
          <w:szCs w:val="18"/>
          <w:lang w:val="en-US"/>
          <w:rPrChange w:id="4323" w:author="google1599737165" w:date="2023-04-24T13:47:39Z">
            <w:rPr>
              <w:rFonts w:hint="default" w:ascii="Times New Roman" w:hAnsi="Times New Roman" w:cs="Times New Roman"/>
              <w:sz w:val="24"/>
              <w:szCs w:val="24"/>
              <w:lang w:val="en-US"/>
            </w:rPr>
          </w:rPrChange>
        </w:rPr>
        <w:t>AIC</w:t>
      </w:r>
      <w:r>
        <w:rPr>
          <w:rFonts w:hint="default" w:ascii="Verdana" w:hAnsi="Verdana" w:cs="Verdana"/>
          <w:sz w:val="18"/>
          <w:szCs w:val="18"/>
          <w:lang w:val="ru-RU"/>
          <w:rPrChange w:id="4324" w:author="google1599737165" w:date="2023-04-24T13:47:39Z">
            <w:rPr>
              <w:rFonts w:hint="default" w:ascii="Times New Roman" w:hAnsi="Times New Roman" w:cs="Times New Roman"/>
              <w:sz w:val="24"/>
              <w:szCs w:val="24"/>
              <w:lang w:val="ru-RU"/>
            </w:rPr>
          </w:rPrChange>
        </w:rPr>
        <w:t xml:space="preserve"> для </w:t>
      </w:r>
      <w:r>
        <w:rPr>
          <w:rFonts w:hint="default" w:ascii="Verdana" w:hAnsi="Verdana" w:cs="Verdana"/>
          <w:i/>
          <w:iCs/>
          <w:sz w:val="18"/>
          <w:szCs w:val="18"/>
          <w:lang w:val="ru-RU"/>
          <w:rPrChange w:id="4325" w:author="google1599737165" w:date="2023-04-24T13:47:39Z">
            <w:rPr>
              <w:rFonts w:hint="default" w:ascii="Times New Roman" w:hAnsi="Times New Roman" w:cs="Times New Roman"/>
              <w:i/>
              <w:iCs/>
              <w:sz w:val="24"/>
              <w:szCs w:val="24"/>
              <w:lang w:val="ru-RU"/>
            </w:rPr>
          </w:rPrChange>
        </w:rPr>
        <w:t>Модели 2</w:t>
      </w:r>
      <w:r>
        <w:rPr>
          <w:rFonts w:hint="default" w:ascii="Verdana" w:hAnsi="Verdana" w:cs="Verdana"/>
          <w:sz w:val="18"/>
          <w:szCs w:val="18"/>
          <w:lang w:val="ru-RU"/>
          <w:rPrChange w:id="4326" w:author="google1599737165" w:date="2023-04-24T13:47:39Z">
            <w:rPr>
              <w:rFonts w:hint="default" w:ascii="Times New Roman" w:hAnsi="Times New Roman" w:cs="Times New Roman"/>
              <w:sz w:val="24"/>
              <w:szCs w:val="24"/>
              <w:lang w:val="ru-RU"/>
            </w:rPr>
          </w:rPrChange>
        </w:rPr>
        <w:t xml:space="preserve">, по сравнению с </w:t>
      </w:r>
      <w:r>
        <w:rPr>
          <w:rFonts w:hint="default" w:ascii="Verdana" w:hAnsi="Verdana" w:cs="Verdana"/>
          <w:i/>
          <w:iCs/>
          <w:sz w:val="18"/>
          <w:szCs w:val="18"/>
          <w:lang w:val="ru-RU"/>
          <w:rPrChange w:id="4327" w:author="google1599737165" w:date="2023-04-24T13:47:39Z">
            <w:rPr>
              <w:rFonts w:hint="default" w:ascii="Times New Roman" w:hAnsi="Times New Roman" w:cs="Times New Roman"/>
              <w:i/>
              <w:iCs/>
              <w:sz w:val="24"/>
              <w:szCs w:val="24"/>
              <w:lang w:val="ru-RU"/>
            </w:rPr>
          </w:rPrChange>
        </w:rPr>
        <w:t>Моделью 3</w:t>
      </w:r>
      <w:r>
        <w:rPr>
          <w:rFonts w:hint="default" w:ascii="Verdana" w:hAnsi="Verdana" w:cs="Verdana"/>
          <w:sz w:val="18"/>
          <w:szCs w:val="18"/>
          <w:lang w:val="ru-RU"/>
          <w:rPrChange w:id="4328" w:author="google1599737165" w:date="2023-04-24T13:47:39Z">
            <w:rPr>
              <w:rFonts w:hint="default" w:ascii="Times New Roman" w:hAnsi="Times New Roman" w:cs="Times New Roman"/>
              <w:sz w:val="24"/>
              <w:szCs w:val="24"/>
              <w:lang w:val="ru-RU"/>
            </w:rPr>
          </w:rPrChange>
        </w:rPr>
        <w:t xml:space="preserve">. </w:t>
      </w:r>
    </w:p>
    <w:p>
      <w:pPr>
        <w:jc w:val="both"/>
        <w:rPr>
          <w:rFonts w:hint="default" w:ascii="Verdana" w:hAnsi="Verdana" w:cs="Verdana"/>
          <w:i w:val="0"/>
          <w:iCs w:val="0"/>
          <w:sz w:val="18"/>
          <w:szCs w:val="18"/>
          <w:lang w:val="ru-RU"/>
          <w:rPrChange w:id="4329" w:author="google1599737165" w:date="2023-04-24T13:47:39Z">
            <w:rPr>
              <w:rFonts w:hint="default" w:ascii="Times New Roman" w:hAnsi="Times New Roman" w:cs="Times New Roman"/>
              <w:i w:val="0"/>
              <w:iCs w:val="0"/>
              <w:sz w:val="24"/>
              <w:szCs w:val="24"/>
              <w:lang w:val="ru-RU"/>
            </w:rPr>
          </w:rPrChange>
        </w:rPr>
      </w:pPr>
    </w:p>
    <w:p>
      <w:pPr>
        <w:jc w:val="both"/>
        <w:rPr>
          <w:ins w:id="4330" w:author="google1599737165" w:date="2023-04-24T13:05:25Z"/>
          <w:rFonts w:ascii="Verdana" w:hAnsi="Verdana" w:cs="Verdana"/>
          <w:sz w:val="18"/>
          <w:szCs w:val="18"/>
          <w:rPrChange w:id="4331" w:author="google1599737165" w:date="2023-04-24T13:47:39Z">
            <w:rPr>
              <w:ins w:id="4332" w:author="google1599737165" w:date="2023-04-24T13:05:25Z"/>
            </w:rPr>
          </w:rPrChange>
        </w:rPr>
      </w:pPr>
      <w:r>
        <w:rPr>
          <w:rFonts w:hint="default" w:ascii="Verdana" w:hAnsi="Verdana" w:cs="Verdana"/>
          <w:b/>
          <w:bCs/>
          <w:i w:val="0"/>
          <w:iCs w:val="0"/>
          <w:sz w:val="18"/>
          <w:szCs w:val="18"/>
          <w:lang w:val="ru-RU"/>
          <w:rPrChange w:id="4333" w:author="google1599737165" w:date="2023-04-24T13:47:39Z">
            <w:rPr>
              <w:rFonts w:hint="default" w:ascii="Times New Roman" w:hAnsi="Times New Roman" w:cs="Times New Roman"/>
              <w:b/>
              <w:bCs/>
              <w:i w:val="0"/>
              <w:iCs w:val="0"/>
              <w:sz w:val="24"/>
              <w:szCs w:val="24"/>
              <w:lang w:val="ru-RU"/>
            </w:rPr>
          </w:rPrChange>
        </w:rPr>
        <w:t>Трактовка результатов</w:t>
      </w:r>
      <w:r>
        <w:rPr>
          <w:rFonts w:ascii="Verdana" w:hAnsi="Verdana" w:cs="Verdana"/>
          <w:sz w:val="18"/>
          <w:szCs w:val="18"/>
          <w:rPrChange w:id="4334" w:author="google1599737165" w:date="2023-04-24T13:47:39Z">
            <w:rPr/>
          </w:rPrChange>
        </w:rPr>
        <w:commentReference w:id="6"/>
      </w:r>
    </w:p>
    <w:p>
      <w:pPr>
        <w:jc w:val="both"/>
        <w:rPr>
          <w:ins w:id="4335" w:author="google1599737165" w:date="2023-04-24T13:05:30Z"/>
          <w:rFonts w:hint="default" w:ascii="Verdana" w:hAnsi="Verdana" w:cs="Verdana"/>
          <w:b w:val="0"/>
          <w:bCs w:val="0"/>
          <w:sz w:val="18"/>
          <w:szCs w:val="18"/>
          <w:lang w:val="ru-RU"/>
          <w:rPrChange w:id="4336" w:author="google1599737165" w:date="2023-04-24T13:47:39Z">
            <w:rPr>
              <w:ins w:id="4337" w:author="google1599737165" w:date="2023-04-24T13:05:30Z"/>
              <w:rFonts w:hint="default"/>
              <w:b/>
              <w:bCs/>
              <w:lang w:val="ru-RU"/>
            </w:rPr>
          </w:rPrChange>
        </w:rPr>
      </w:pPr>
      <w:ins w:id="4338" w:author="google1599737165" w:date="2023-04-24T13:22:22Z">
        <w:r>
          <w:rPr>
            <w:rFonts w:hint="default" w:ascii="Verdana" w:hAnsi="Verdana" w:cs="Verdana"/>
            <w:b w:val="0"/>
            <w:bCs w:val="0"/>
            <w:sz w:val="18"/>
            <w:szCs w:val="18"/>
            <w:lang w:val="ru-RU"/>
            <w:rPrChange w:id="4339" w:author="google1599737165" w:date="2023-04-24T13:47:39Z">
              <w:rPr>
                <w:rFonts w:hint="default"/>
                <w:b/>
                <w:bCs/>
                <w:lang w:val="ru-RU"/>
              </w:rPr>
            </w:rPrChange>
          </w:rPr>
          <w:t>Д</w:t>
        </w:r>
      </w:ins>
      <w:ins w:id="4340" w:author="google1599737165" w:date="2023-04-24T13:22:23Z">
        <w:r>
          <w:rPr>
            <w:rFonts w:hint="default" w:ascii="Verdana" w:hAnsi="Verdana" w:cs="Verdana"/>
            <w:b w:val="0"/>
            <w:bCs w:val="0"/>
            <w:sz w:val="18"/>
            <w:szCs w:val="18"/>
            <w:lang w:val="ru-RU"/>
            <w:rPrChange w:id="4341" w:author="google1599737165" w:date="2023-04-24T13:47:39Z">
              <w:rPr>
                <w:rFonts w:hint="default"/>
                <w:b/>
                <w:bCs/>
                <w:lang w:val="ru-RU"/>
              </w:rPr>
            </w:rPrChange>
          </w:rPr>
          <w:t xml:space="preserve">ля </w:t>
        </w:r>
      </w:ins>
      <w:ins w:id="4342" w:author="google1599737165" w:date="2023-04-24T13:22:24Z">
        <w:r>
          <w:rPr>
            <w:rFonts w:hint="default" w:ascii="Verdana" w:hAnsi="Verdana" w:cs="Verdana"/>
            <w:b w:val="0"/>
            <w:bCs w:val="0"/>
            <w:sz w:val="18"/>
            <w:szCs w:val="18"/>
            <w:lang w:val="ru-RU"/>
            <w:rPrChange w:id="4343" w:author="google1599737165" w:date="2023-04-24T13:47:39Z">
              <w:rPr>
                <w:rFonts w:hint="default"/>
                <w:b/>
                <w:bCs/>
                <w:lang w:val="ru-RU"/>
              </w:rPr>
            </w:rPrChange>
          </w:rPr>
          <w:t>экс</w:t>
        </w:r>
      </w:ins>
      <w:ins w:id="4344" w:author="google1599737165" w:date="2023-04-24T13:22:25Z">
        <w:r>
          <w:rPr>
            <w:rFonts w:hint="default" w:ascii="Verdana" w:hAnsi="Verdana" w:cs="Verdana"/>
            <w:b w:val="0"/>
            <w:bCs w:val="0"/>
            <w:sz w:val="18"/>
            <w:szCs w:val="18"/>
            <w:lang w:val="ru-RU"/>
            <w:rPrChange w:id="4345" w:author="google1599737165" w:date="2023-04-24T13:47:39Z">
              <w:rPr>
                <w:rFonts w:hint="default"/>
                <w:b/>
                <w:bCs/>
                <w:lang w:val="ru-RU"/>
              </w:rPr>
            </w:rPrChange>
          </w:rPr>
          <w:t>пресс</w:t>
        </w:r>
      </w:ins>
      <w:ins w:id="4346" w:author="google1599737165" w:date="2023-04-24T13:22:27Z">
        <w:r>
          <w:rPr>
            <w:rFonts w:hint="default" w:ascii="Verdana" w:hAnsi="Verdana" w:cs="Verdana"/>
            <w:b w:val="0"/>
            <w:bCs w:val="0"/>
            <w:sz w:val="18"/>
            <w:szCs w:val="18"/>
            <w:lang w:val="ru-RU"/>
            <w:rPrChange w:id="4347" w:author="google1599737165" w:date="2023-04-24T13:47:39Z">
              <w:rPr>
                <w:rFonts w:hint="default"/>
                <w:b/>
                <w:bCs/>
                <w:lang w:val="ru-RU"/>
              </w:rPr>
            </w:rPrChange>
          </w:rPr>
          <w:t>-о</w:t>
        </w:r>
      </w:ins>
      <w:ins w:id="4348" w:author="google1599737165" w:date="2023-04-24T13:22:28Z">
        <w:r>
          <w:rPr>
            <w:rFonts w:hint="default" w:ascii="Verdana" w:hAnsi="Verdana" w:cs="Verdana"/>
            <w:b w:val="0"/>
            <w:bCs w:val="0"/>
            <w:sz w:val="18"/>
            <w:szCs w:val="18"/>
            <w:lang w:val="ru-RU"/>
            <w:rPrChange w:id="4349" w:author="google1599737165" w:date="2023-04-24T13:47:39Z">
              <w:rPr>
                <w:rFonts w:hint="default"/>
                <w:b/>
                <w:bCs/>
                <w:lang w:val="ru-RU"/>
              </w:rPr>
            </w:rPrChange>
          </w:rPr>
          <w:t>ценки</w:t>
        </w:r>
      </w:ins>
      <w:ins w:id="4350" w:author="google1599737165" w:date="2023-04-24T13:22:29Z">
        <w:r>
          <w:rPr>
            <w:rFonts w:hint="default" w:ascii="Verdana" w:hAnsi="Verdana" w:cs="Verdana"/>
            <w:b w:val="0"/>
            <w:bCs w:val="0"/>
            <w:sz w:val="18"/>
            <w:szCs w:val="18"/>
            <w:lang w:val="ru-RU"/>
            <w:rPrChange w:id="4351" w:author="google1599737165" w:date="2023-04-24T13:47:39Z">
              <w:rPr>
                <w:rFonts w:hint="default"/>
                <w:b/>
                <w:bCs/>
                <w:lang w:val="ru-RU"/>
              </w:rPr>
            </w:rPrChange>
          </w:rPr>
          <w:t xml:space="preserve"> </w:t>
        </w:r>
      </w:ins>
      <w:ins w:id="4352" w:author="google1599737165" w:date="2023-04-24T13:22:41Z">
        <w:r>
          <w:rPr>
            <w:rFonts w:hint="default" w:ascii="Verdana" w:hAnsi="Verdana" w:cs="Verdana"/>
            <w:b w:val="0"/>
            <w:bCs w:val="0"/>
            <w:sz w:val="18"/>
            <w:szCs w:val="18"/>
            <w:lang w:val="ru-RU"/>
            <w:rPrChange w:id="4353" w:author="google1599737165" w:date="2023-04-24T13:47:39Z">
              <w:rPr>
                <w:rFonts w:hint="default"/>
                <w:b w:val="0"/>
                <w:bCs w:val="0"/>
                <w:lang w:val="ru-RU"/>
              </w:rPr>
            </w:rPrChange>
          </w:rPr>
          <w:t>со</w:t>
        </w:r>
      </w:ins>
      <w:ins w:id="4354" w:author="google1599737165" w:date="2023-04-24T13:22:42Z">
        <w:r>
          <w:rPr>
            <w:rFonts w:hint="default" w:ascii="Verdana" w:hAnsi="Verdana" w:cs="Verdana"/>
            <w:b w:val="0"/>
            <w:bCs w:val="0"/>
            <w:sz w:val="18"/>
            <w:szCs w:val="18"/>
            <w:lang w:val="ru-RU"/>
            <w:rPrChange w:id="4355" w:author="google1599737165" w:date="2023-04-24T13:47:39Z">
              <w:rPr>
                <w:rFonts w:hint="default"/>
                <w:b w:val="0"/>
                <w:bCs w:val="0"/>
                <w:lang w:val="ru-RU"/>
              </w:rPr>
            </w:rPrChange>
          </w:rPr>
          <w:t>стоян</w:t>
        </w:r>
      </w:ins>
      <w:ins w:id="4356" w:author="google1599737165" w:date="2023-04-24T13:22:43Z">
        <w:r>
          <w:rPr>
            <w:rFonts w:hint="default" w:ascii="Verdana" w:hAnsi="Verdana" w:cs="Verdana"/>
            <w:b w:val="0"/>
            <w:bCs w:val="0"/>
            <w:sz w:val="18"/>
            <w:szCs w:val="18"/>
            <w:lang w:val="ru-RU"/>
            <w:rPrChange w:id="4357" w:author="google1599737165" w:date="2023-04-24T13:47:39Z">
              <w:rPr>
                <w:rFonts w:hint="default"/>
                <w:b w:val="0"/>
                <w:bCs w:val="0"/>
                <w:lang w:val="ru-RU"/>
              </w:rPr>
            </w:rPrChange>
          </w:rPr>
          <w:t xml:space="preserve">ия </w:t>
        </w:r>
      </w:ins>
      <w:ins w:id="4358" w:author="google1599737165" w:date="2023-04-24T13:22:45Z">
        <w:r>
          <w:rPr>
            <w:rFonts w:hint="default" w:ascii="Verdana" w:hAnsi="Verdana" w:cs="Verdana"/>
            <w:b w:val="0"/>
            <w:bCs w:val="0"/>
            <w:sz w:val="18"/>
            <w:szCs w:val="18"/>
            <w:lang w:val="ru-RU"/>
            <w:rPrChange w:id="4359" w:author="google1599737165" w:date="2023-04-24T13:47:39Z">
              <w:rPr>
                <w:rFonts w:hint="default"/>
                <w:b w:val="0"/>
                <w:bCs w:val="0"/>
                <w:lang w:val="ru-RU"/>
              </w:rPr>
            </w:rPrChange>
          </w:rPr>
          <w:t>соо</w:t>
        </w:r>
      </w:ins>
      <w:ins w:id="4360" w:author="google1599737165" w:date="2023-04-24T13:22:46Z">
        <w:r>
          <w:rPr>
            <w:rFonts w:hint="default" w:ascii="Verdana" w:hAnsi="Verdana" w:cs="Verdana"/>
            <w:b w:val="0"/>
            <w:bCs w:val="0"/>
            <w:sz w:val="18"/>
            <w:szCs w:val="18"/>
            <w:lang w:val="ru-RU"/>
            <w:rPrChange w:id="4361" w:author="google1599737165" w:date="2023-04-24T13:47:39Z">
              <w:rPr>
                <w:rFonts w:hint="default"/>
                <w:b w:val="0"/>
                <w:bCs w:val="0"/>
                <w:lang w:val="ru-RU"/>
              </w:rPr>
            </w:rPrChange>
          </w:rPr>
          <w:t>бще</w:t>
        </w:r>
      </w:ins>
      <w:ins w:id="4362" w:author="google1599737165" w:date="2023-04-24T13:22:47Z">
        <w:r>
          <w:rPr>
            <w:rFonts w:hint="default" w:ascii="Verdana" w:hAnsi="Verdana" w:cs="Verdana"/>
            <w:b w:val="0"/>
            <w:bCs w:val="0"/>
            <w:sz w:val="18"/>
            <w:szCs w:val="18"/>
            <w:lang w:val="ru-RU"/>
            <w:rPrChange w:id="4363" w:author="google1599737165" w:date="2023-04-24T13:47:39Z">
              <w:rPr>
                <w:rFonts w:hint="default"/>
                <w:b w:val="0"/>
                <w:bCs w:val="0"/>
                <w:lang w:val="ru-RU"/>
              </w:rPr>
            </w:rPrChange>
          </w:rPr>
          <w:t xml:space="preserve">ств </w:t>
        </w:r>
      </w:ins>
      <w:ins w:id="4364" w:author="google1599737165" w:date="2023-04-24T13:22:49Z">
        <w:r>
          <w:rPr>
            <w:rFonts w:hint="default" w:ascii="Verdana" w:hAnsi="Verdana" w:cs="Verdana"/>
            <w:b w:val="0"/>
            <w:bCs w:val="0"/>
            <w:sz w:val="18"/>
            <w:szCs w:val="18"/>
            <w:lang w:val="ru-RU"/>
            <w:rPrChange w:id="4365" w:author="google1599737165" w:date="2023-04-24T13:47:39Z">
              <w:rPr>
                <w:rFonts w:hint="default"/>
                <w:b w:val="0"/>
                <w:bCs w:val="0"/>
                <w:lang w:val="ru-RU"/>
              </w:rPr>
            </w:rPrChange>
          </w:rPr>
          <w:t>зо</w:t>
        </w:r>
      </w:ins>
      <w:ins w:id="4366" w:author="google1599737165" w:date="2023-04-24T13:22:50Z">
        <w:r>
          <w:rPr>
            <w:rFonts w:hint="default" w:ascii="Verdana" w:hAnsi="Verdana" w:cs="Verdana"/>
            <w:b w:val="0"/>
            <w:bCs w:val="0"/>
            <w:sz w:val="18"/>
            <w:szCs w:val="18"/>
            <w:lang w:val="ru-RU"/>
            <w:rPrChange w:id="4367" w:author="google1599737165" w:date="2023-04-24T13:47:39Z">
              <w:rPr>
                <w:rFonts w:hint="default"/>
                <w:b w:val="0"/>
                <w:bCs w:val="0"/>
                <w:lang w:val="ru-RU"/>
              </w:rPr>
            </w:rPrChange>
          </w:rPr>
          <w:t>оплан</w:t>
        </w:r>
      </w:ins>
      <w:ins w:id="4368" w:author="google1599737165" w:date="2023-04-24T13:22:51Z">
        <w:r>
          <w:rPr>
            <w:rFonts w:hint="default" w:ascii="Verdana" w:hAnsi="Verdana" w:cs="Verdana"/>
            <w:b w:val="0"/>
            <w:bCs w:val="0"/>
            <w:sz w:val="18"/>
            <w:szCs w:val="18"/>
            <w:lang w:val="ru-RU"/>
            <w:rPrChange w:id="4369" w:author="google1599737165" w:date="2023-04-24T13:47:39Z">
              <w:rPr>
                <w:rFonts w:hint="default"/>
                <w:b w:val="0"/>
                <w:bCs w:val="0"/>
                <w:lang w:val="ru-RU"/>
              </w:rPr>
            </w:rPrChange>
          </w:rPr>
          <w:t xml:space="preserve">ктона </w:t>
        </w:r>
      </w:ins>
      <w:ins w:id="4370" w:author="google1599737165" w:date="2023-04-24T13:22:52Z">
        <w:r>
          <w:rPr>
            <w:rFonts w:hint="default" w:ascii="Verdana" w:hAnsi="Verdana" w:cs="Verdana"/>
            <w:b w:val="0"/>
            <w:bCs w:val="0"/>
            <w:sz w:val="18"/>
            <w:szCs w:val="18"/>
            <w:lang w:val="ru-RU"/>
            <w:rPrChange w:id="4371" w:author="google1599737165" w:date="2023-04-24T13:47:39Z">
              <w:rPr>
                <w:rFonts w:hint="default"/>
                <w:b w:val="0"/>
                <w:bCs w:val="0"/>
                <w:lang w:val="ru-RU"/>
              </w:rPr>
            </w:rPrChange>
          </w:rPr>
          <w:t xml:space="preserve">и </w:t>
        </w:r>
      </w:ins>
      <w:ins w:id="4372" w:author="google1599737165" w:date="2023-04-24T13:22:53Z">
        <w:r>
          <w:rPr>
            <w:rFonts w:hint="default" w:ascii="Verdana" w:hAnsi="Verdana" w:cs="Verdana"/>
            <w:b w:val="0"/>
            <w:bCs w:val="0"/>
            <w:sz w:val="18"/>
            <w:szCs w:val="18"/>
            <w:lang w:val="ru-RU"/>
            <w:rPrChange w:id="4373" w:author="google1599737165" w:date="2023-04-24T13:47:39Z">
              <w:rPr>
                <w:rFonts w:hint="default"/>
                <w:b w:val="0"/>
                <w:bCs w:val="0"/>
                <w:lang w:val="ru-RU"/>
              </w:rPr>
            </w:rPrChange>
          </w:rPr>
          <w:t>зо</w:t>
        </w:r>
      </w:ins>
      <w:ins w:id="4374" w:author="google1599737165" w:date="2023-04-24T13:22:54Z">
        <w:r>
          <w:rPr>
            <w:rFonts w:hint="default" w:ascii="Verdana" w:hAnsi="Verdana" w:cs="Verdana"/>
            <w:b w:val="0"/>
            <w:bCs w:val="0"/>
            <w:sz w:val="18"/>
            <w:szCs w:val="18"/>
            <w:lang w:val="ru-RU"/>
            <w:rPrChange w:id="4375" w:author="google1599737165" w:date="2023-04-24T13:47:39Z">
              <w:rPr>
                <w:rFonts w:hint="default"/>
                <w:b w:val="0"/>
                <w:bCs w:val="0"/>
                <w:lang w:val="ru-RU"/>
              </w:rPr>
            </w:rPrChange>
          </w:rPr>
          <w:t>обентос</w:t>
        </w:r>
      </w:ins>
      <w:ins w:id="4376" w:author="google1599737165" w:date="2023-04-24T13:22:55Z">
        <w:r>
          <w:rPr>
            <w:rFonts w:hint="default" w:ascii="Verdana" w:hAnsi="Verdana" w:cs="Verdana"/>
            <w:b w:val="0"/>
            <w:bCs w:val="0"/>
            <w:sz w:val="18"/>
            <w:szCs w:val="18"/>
            <w:lang w:val="ru-RU"/>
            <w:rPrChange w:id="4377" w:author="google1599737165" w:date="2023-04-24T13:47:39Z">
              <w:rPr>
                <w:rFonts w:hint="default"/>
                <w:b w:val="0"/>
                <w:bCs w:val="0"/>
                <w:lang w:val="ru-RU"/>
              </w:rPr>
            </w:rPrChange>
          </w:rPr>
          <w:t xml:space="preserve">а </w:t>
        </w:r>
      </w:ins>
      <w:ins w:id="4378" w:author="google1599737165" w:date="2023-04-24T13:22:57Z">
        <w:r>
          <w:rPr>
            <w:rFonts w:hint="default" w:ascii="Verdana" w:hAnsi="Verdana" w:cs="Verdana"/>
            <w:b w:val="0"/>
            <w:bCs w:val="0"/>
            <w:sz w:val="18"/>
            <w:szCs w:val="18"/>
            <w:lang w:val="ru-RU"/>
            <w:rPrChange w:id="4379" w:author="google1599737165" w:date="2023-04-24T13:47:39Z">
              <w:rPr>
                <w:rFonts w:hint="default"/>
                <w:b w:val="0"/>
                <w:bCs w:val="0"/>
                <w:lang w:val="ru-RU"/>
              </w:rPr>
            </w:rPrChange>
          </w:rPr>
          <w:t>провод</w:t>
        </w:r>
      </w:ins>
      <w:ins w:id="4380" w:author="google1599737165" w:date="2023-04-24T13:22:58Z">
        <w:r>
          <w:rPr>
            <w:rFonts w:hint="default" w:ascii="Verdana" w:hAnsi="Verdana" w:cs="Verdana"/>
            <w:b w:val="0"/>
            <w:bCs w:val="0"/>
            <w:sz w:val="18"/>
            <w:szCs w:val="18"/>
            <w:lang w:val="ru-RU"/>
            <w:rPrChange w:id="4381" w:author="google1599737165" w:date="2023-04-24T13:47:39Z">
              <w:rPr>
                <w:rFonts w:hint="default"/>
                <w:b w:val="0"/>
                <w:bCs w:val="0"/>
                <w:lang w:val="ru-RU"/>
              </w:rPr>
            </w:rPrChange>
          </w:rPr>
          <w:t xml:space="preserve">ятся </w:t>
        </w:r>
      </w:ins>
      <w:ins w:id="4382" w:author="google1599737165" w:date="2023-04-24T13:22:59Z">
        <w:r>
          <w:rPr>
            <w:rFonts w:hint="default" w:ascii="Verdana" w:hAnsi="Verdana" w:cs="Verdana"/>
            <w:b w:val="0"/>
            <w:bCs w:val="0"/>
            <w:sz w:val="18"/>
            <w:szCs w:val="18"/>
            <w:lang w:val="ru-RU"/>
            <w:rPrChange w:id="4383" w:author="google1599737165" w:date="2023-04-24T13:47:39Z">
              <w:rPr>
                <w:rFonts w:hint="default"/>
                <w:b w:val="0"/>
                <w:bCs w:val="0"/>
                <w:lang w:val="ru-RU"/>
              </w:rPr>
            </w:rPrChange>
          </w:rPr>
          <w:t>сравнен</w:t>
        </w:r>
      </w:ins>
      <w:ins w:id="4384" w:author="google1599737165" w:date="2023-04-24T13:23:00Z">
        <w:r>
          <w:rPr>
            <w:rFonts w:hint="default" w:ascii="Verdana" w:hAnsi="Verdana" w:cs="Verdana"/>
            <w:b w:val="0"/>
            <w:bCs w:val="0"/>
            <w:sz w:val="18"/>
            <w:szCs w:val="18"/>
            <w:lang w:val="ru-RU"/>
            <w:rPrChange w:id="4385" w:author="google1599737165" w:date="2023-04-24T13:47:39Z">
              <w:rPr>
                <w:rFonts w:hint="default"/>
                <w:b w:val="0"/>
                <w:bCs w:val="0"/>
                <w:lang w:val="ru-RU"/>
              </w:rPr>
            </w:rPrChange>
          </w:rPr>
          <w:t>ия с м</w:t>
        </w:r>
      </w:ins>
      <w:ins w:id="4386" w:author="google1599737165" w:date="2023-04-24T13:23:01Z">
        <w:r>
          <w:rPr>
            <w:rFonts w:hint="default" w:ascii="Verdana" w:hAnsi="Verdana" w:cs="Verdana"/>
            <w:b w:val="0"/>
            <w:bCs w:val="0"/>
            <w:sz w:val="18"/>
            <w:szCs w:val="18"/>
            <w:lang w:val="ru-RU"/>
            <w:rPrChange w:id="4387" w:author="google1599737165" w:date="2023-04-24T13:47:39Z">
              <w:rPr>
                <w:rFonts w:hint="default"/>
                <w:b w:val="0"/>
                <w:bCs w:val="0"/>
                <w:lang w:val="ru-RU"/>
              </w:rPr>
            </w:rPrChange>
          </w:rPr>
          <w:t>ноголет</w:t>
        </w:r>
      </w:ins>
      <w:ins w:id="4388" w:author="google1599737165" w:date="2023-04-24T13:23:02Z">
        <w:r>
          <w:rPr>
            <w:rFonts w:hint="default" w:ascii="Verdana" w:hAnsi="Verdana" w:cs="Verdana"/>
            <w:b w:val="0"/>
            <w:bCs w:val="0"/>
            <w:sz w:val="18"/>
            <w:szCs w:val="18"/>
            <w:lang w:val="ru-RU"/>
            <w:rPrChange w:id="4389" w:author="google1599737165" w:date="2023-04-24T13:47:39Z">
              <w:rPr>
                <w:rFonts w:hint="default"/>
                <w:b w:val="0"/>
                <w:bCs w:val="0"/>
                <w:lang w:val="ru-RU"/>
              </w:rPr>
            </w:rPrChange>
          </w:rPr>
          <w:t>ни</w:t>
        </w:r>
      </w:ins>
      <w:ins w:id="4390" w:author="google1599737165" w:date="2023-04-24T13:23:03Z">
        <w:r>
          <w:rPr>
            <w:rFonts w:hint="default" w:ascii="Verdana" w:hAnsi="Verdana" w:cs="Verdana"/>
            <w:b w:val="0"/>
            <w:bCs w:val="0"/>
            <w:sz w:val="18"/>
            <w:szCs w:val="18"/>
            <w:lang w:val="ru-RU"/>
            <w:rPrChange w:id="4391" w:author="google1599737165" w:date="2023-04-24T13:47:39Z">
              <w:rPr>
                <w:rFonts w:hint="default"/>
                <w:b w:val="0"/>
                <w:bCs w:val="0"/>
                <w:lang w:val="ru-RU"/>
              </w:rPr>
            </w:rPrChange>
          </w:rPr>
          <w:t xml:space="preserve">ми </w:t>
        </w:r>
      </w:ins>
      <w:ins w:id="4392" w:author="google1599737165" w:date="2023-04-24T13:23:04Z">
        <w:r>
          <w:rPr>
            <w:rFonts w:hint="default" w:ascii="Verdana" w:hAnsi="Verdana" w:cs="Verdana"/>
            <w:b w:val="0"/>
            <w:bCs w:val="0"/>
            <w:sz w:val="18"/>
            <w:szCs w:val="18"/>
            <w:lang w:val="ru-RU"/>
            <w:rPrChange w:id="4393" w:author="google1599737165" w:date="2023-04-24T13:47:39Z">
              <w:rPr>
                <w:rFonts w:hint="default"/>
                <w:b w:val="0"/>
                <w:bCs w:val="0"/>
                <w:lang w:val="ru-RU"/>
              </w:rPr>
            </w:rPrChange>
          </w:rPr>
          <w:t>ср</w:t>
        </w:r>
      </w:ins>
      <w:ins w:id="4394" w:author="google1599737165" w:date="2023-04-24T13:23:05Z">
        <w:r>
          <w:rPr>
            <w:rFonts w:hint="default" w:ascii="Verdana" w:hAnsi="Verdana" w:cs="Verdana"/>
            <w:b w:val="0"/>
            <w:bCs w:val="0"/>
            <w:sz w:val="18"/>
            <w:szCs w:val="18"/>
            <w:lang w:val="ru-RU"/>
            <w:rPrChange w:id="4395" w:author="google1599737165" w:date="2023-04-24T13:47:39Z">
              <w:rPr>
                <w:rFonts w:hint="default"/>
                <w:b w:val="0"/>
                <w:bCs w:val="0"/>
                <w:lang w:val="ru-RU"/>
              </w:rPr>
            </w:rPrChange>
          </w:rPr>
          <w:t>ед</w:t>
        </w:r>
      </w:ins>
      <w:ins w:id="4396" w:author="google1599737165" w:date="2023-04-24T13:23:06Z">
        <w:r>
          <w:rPr>
            <w:rFonts w:hint="default" w:ascii="Verdana" w:hAnsi="Verdana" w:cs="Verdana"/>
            <w:b w:val="0"/>
            <w:bCs w:val="0"/>
            <w:sz w:val="18"/>
            <w:szCs w:val="18"/>
            <w:lang w:val="ru-RU"/>
            <w:rPrChange w:id="4397" w:author="google1599737165" w:date="2023-04-24T13:47:39Z">
              <w:rPr>
                <w:rFonts w:hint="default"/>
                <w:b w:val="0"/>
                <w:bCs w:val="0"/>
                <w:lang w:val="ru-RU"/>
              </w:rPr>
            </w:rPrChange>
          </w:rPr>
          <w:t xml:space="preserve">ними </w:t>
        </w:r>
      </w:ins>
      <w:ins w:id="4398" w:author="google1599737165" w:date="2023-04-24T13:23:07Z">
        <w:r>
          <w:rPr>
            <w:rFonts w:hint="default" w:ascii="Verdana" w:hAnsi="Verdana" w:cs="Verdana"/>
            <w:b w:val="0"/>
            <w:bCs w:val="0"/>
            <w:sz w:val="18"/>
            <w:szCs w:val="18"/>
            <w:lang w:val="ru-RU"/>
            <w:rPrChange w:id="4399" w:author="google1599737165" w:date="2023-04-24T13:47:39Z">
              <w:rPr>
                <w:rFonts w:hint="default"/>
                <w:b w:val="0"/>
                <w:bCs w:val="0"/>
                <w:lang w:val="ru-RU"/>
              </w:rPr>
            </w:rPrChange>
          </w:rPr>
          <w:t>знач</w:t>
        </w:r>
      </w:ins>
      <w:ins w:id="4400" w:author="google1599737165" w:date="2023-04-24T13:23:08Z">
        <w:r>
          <w:rPr>
            <w:rFonts w:hint="default" w:ascii="Verdana" w:hAnsi="Verdana" w:cs="Verdana"/>
            <w:b w:val="0"/>
            <w:bCs w:val="0"/>
            <w:sz w:val="18"/>
            <w:szCs w:val="18"/>
            <w:lang w:val="ru-RU"/>
            <w:rPrChange w:id="4401" w:author="google1599737165" w:date="2023-04-24T13:47:39Z">
              <w:rPr>
                <w:rFonts w:hint="default"/>
                <w:b w:val="0"/>
                <w:bCs w:val="0"/>
                <w:lang w:val="ru-RU"/>
              </w:rPr>
            </w:rPrChange>
          </w:rPr>
          <w:t>ениями</w:t>
        </w:r>
      </w:ins>
      <w:ins w:id="4402" w:author="google1599737165" w:date="2023-04-24T13:24:07Z">
        <w:r>
          <w:rPr>
            <w:rFonts w:hint="default" w:ascii="Verdana" w:hAnsi="Verdana" w:cs="Verdana"/>
            <w:b w:val="0"/>
            <w:bCs w:val="0"/>
            <w:sz w:val="18"/>
            <w:szCs w:val="18"/>
            <w:lang w:val="ru-RU"/>
            <w:rPrChange w:id="4403" w:author="google1599737165" w:date="2023-04-24T13:47:39Z">
              <w:rPr>
                <w:rFonts w:hint="default"/>
                <w:b w:val="0"/>
                <w:bCs w:val="0"/>
                <w:lang w:val="ru-RU"/>
              </w:rPr>
            </w:rPrChange>
          </w:rPr>
          <w:t xml:space="preserve"> (</w:t>
        </w:r>
      </w:ins>
      <w:ins w:id="4404" w:author="google1599737165" w:date="2023-04-24T13:24:08Z">
        <w:r>
          <w:rPr>
            <w:rFonts w:hint="default" w:ascii="Verdana" w:hAnsi="Verdana" w:cs="Verdana"/>
            <w:b w:val="0"/>
            <w:bCs w:val="0"/>
            <w:sz w:val="18"/>
            <w:szCs w:val="18"/>
            <w:highlight w:val="yellow"/>
            <w:lang w:val="ru-RU"/>
            <w:rPrChange w:id="4405" w:author="google1599737165" w:date="2023-04-24T13:47:39Z">
              <w:rPr>
                <w:rFonts w:hint="default"/>
                <w:b w:val="0"/>
                <w:bCs w:val="0"/>
                <w:lang w:val="ru-RU"/>
              </w:rPr>
            </w:rPrChange>
          </w:rPr>
          <w:t>ссыл</w:t>
        </w:r>
      </w:ins>
      <w:ins w:id="4406" w:author="google1599737165" w:date="2023-04-24T13:24:09Z">
        <w:r>
          <w:rPr>
            <w:rFonts w:hint="default" w:ascii="Verdana" w:hAnsi="Verdana" w:cs="Verdana"/>
            <w:b w:val="0"/>
            <w:bCs w:val="0"/>
            <w:sz w:val="18"/>
            <w:szCs w:val="18"/>
            <w:highlight w:val="yellow"/>
            <w:lang w:val="ru-RU"/>
            <w:rPrChange w:id="4407" w:author="google1599737165" w:date="2023-04-24T13:47:39Z">
              <w:rPr>
                <w:rFonts w:hint="default"/>
                <w:b w:val="0"/>
                <w:bCs w:val="0"/>
                <w:lang w:val="ru-RU"/>
              </w:rPr>
            </w:rPrChange>
          </w:rPr>
          <w:t>ка на о</w:t>
        </w:r>
      </w:ins>
      <w:ins w:id="4408" w:author="google1599737165" w:date="2023-04-24T13:24:10Z">
        <w:r>
          <w:rPr>
            <w:rFonts w:hint="default" w:ascii="Verdana" w:hAnsi="Verdana" w:cs="Verdana"/>
            <w:b w:val="0"/>
            <w:bCs w:val="0"/>
            <w:sz w:val="18"/>
            <w:szCs w:val="18"/>
            <w:highlight w:val="yellow"/>
            <w:lang w:val="ru-RU"/>
            <w:rPrChange w:id="4409" w:author="google1599737165" w:date="2023-04-24T13:47:39Z">
              <w:rPr>
                <w:rFonts w:hint="default"/>
                <w:b w:val="0"/>
                <w:bCs w:val="0"/>
                <w:lang w:val="ru-RU"/>
              </w:rPr>
            </w:rPrChange>
          </w:rPr>
          <w:t>тч</w:t>
        </w:r>
      </w:ins>
      <w:ins w:id="4410" w:author="google1599737165" w:date="2023-04-24T13:24:11Z">
        <w:r>
          <w:rPr>
            <w:rFonts w:hint="default" w:ascii="Verdana" w:hAnsi="Verdana" w:cs="Verdana"/>
            <w:b w:val="0"/>
            <w:bCs w:val="0"/>
            <w:sz w:val="18"/>
            <w:szCs w:val="18"/>
            <w:highlight w:val="yellow"/>
            <w:lang w:val="ru-RU"/>
            <w:rPrChange w:id="4411" w:author="google1599737165" w:date="2023-04-24T13:47:39Z">
              <w:rPr>
                <w:rFonts w:hint="default"/>
                <w:b w:val="0"/>
                <w:bCs w:val="0"/>
                <w:lang w:val="ru-RU"/>
              </w:rPr>
            </w:rPrChange>
          </w:rPr>
          <w:t>ет</w:t>
        </w:r>
      </w:ins>
      <w:ins w:id="4412" w:author="google1599737165" w:date="2023-04-24T13:24:13Z">
        <w:r>
          <w:rPr>
            <w:rFonts w:hint="default" w:ascii="Verdana" w:hAnsi="Verdana" w:cs="Verdana"/>
            <w:b w:val="0"/>
            <w:bCs w:val="0"/>
            <w:sz w:val="18"/>
            <w:szCs w:val="18"/>
            <w:highlight w:val="yellow"/>
            <w:lang w:val="ru-RU"/>
            <w:rPrChange w:id="4413" w:author="google1599737165" w:date="2023-04-24T13:47:39Z">
              <w:rPr>
                <w:rFonts w:hint="default"/>
                <w:b w:val="0"/>
                <w:bCs w:val="0"/>
                <w:lang w:val="ru-RU"/>
              </w:rPr>
            </w:rPrChange>
          </w:rPr>
          <w:t xml:space="preserve"> </w:t>
        </w:r>
      </w:ins>
      <w:ins w:id="4414" w:author="google1599737165" w:date="2023-04-24T13:24:15Z">
        <w:r>
          <w:rPr>
            <w:rFonts w:hint="default" w:ascii="Verdana" w:hAnsi="Verdana" w:cs="Verdana"/>
            <w:b w:val="0"/>
            <w:bCs w:val="0"/>
            <w:sz w:val="18"/>
            <w:szCs w:val="18"/>
            <w:highlight w:val="yellow"/>
            <w:lang w:val="ru-RU"/>
            <w:rPrChange w:id="4415" w:author="google1599737165" w:date="2023-04-24T13:47:39Z">
              <w:rPr>
                <w:rFonts w:hint="default"/>
                <w:b w:val="0"/>
                <w:bCs w:val="0"/>
                <w:lang w:val="ru-RU"/>
              </w:rPr>
            </w:rPrChange>
          </w:rPr>
          <w:t>20</w:t>
        </w:r>
      </w:ins>
      <w:ins w:id="4416" w:author="google1599737165" w:date="2023-04-24T13:24:16Z">
        <w:r>
          <w:rPr>
            <w:rFonts w:hint="default" w:ascii="Verdana" w:hAnsi="Verdana" w:cs="Verdana"/>
            <w:b w:val="0"/>
            <w:bCs w:val="0"/>
            <w:sz w:val="18"/>
            <w:szCs w:val="18"/>
            <w:highlight w:val="yellow"/>
            <w:lang w:val="ru-RU"/>
            <w:rPrChange w:id="4417" w:author="google1599737165" w:date="2023-04-24T13:47:39Z">
              <w:rPr>
                <w:rFonts w:hint="default"/>
                <w:b w:val="0"/>
                <w:bCs w:val="0"/>
                <w:lang w:val="ru-RU"/>
              </w:rPr>
            </w:rPrChange>
          </w:rPr>
          <w:t>19</w:t>
        </w:r>
      </w:ins>
      <w:ins w:id="4418" w:author="google1599737165" w:date="2023-04-24T13:24:12Z">
        <w:r>
          <w:rPr>
            <w:rFonts w:hint="default" w:ascii="Verdana" w:hAnsi="Verdana" w:cs="Verdana"/>
            <w:b w:val="0"/>
            <w:bCs w:val="0"/>
            <w:sz w:val="18"/>
            <w:szCs w:val="18"/>
            <w:lang w:val="ru-RU"/>
            <w:rPrChange w:id="4419" w:author="google1599737165" w:date="2023-04-24T13:47:39Z">
              <w:rPr>
                <w:rFonts w:hint="default"/>
                <w:b w:val="0"/>
                <w:bCs w:val="0"/>
                <w:lang w:val="ru-RU"/>
              </w:rPr>
            </w:rPrChange>
          </w:rPr>
          <w:t>)</w:t>
        </w:r>
      </w:ins>
      <w:ins w:id="4420" w:author="google1599737165" w:date="2023-04-24T13:23:57Z">
        <w:r>
          <w:rPr>
            <w:rFonts w:hint="default" w:ascii="Verdana" w:hAnsi="Verdana" w:cs="Verdana"/>
            <w:b w:val="0"/>
            <w:bCs w:val="0"/>
            <w:sz w:val="18"/>
            <w:szCs w:val="18"/>
            <w:lang w:val="ru-RU"/>
            <w:rPrChange w:id="4421" w:author="google1599737165" w:date="2023-04-24T13:47:39Z">
              <w:rPr>
                <w:rFonts w:hint="default"/>
                <w:b w:val="0"/>
                <w:bCs w:val="0"/>
                <w:lang w:val="ru-RU"/>
              </w:rPr>
            </w:rPrChange>
          </w:rPr>
          <w:t xml:space="preserve">. </w:t>
        </w:r>
      </w:ins>
      <w:ins w:id="4422" w:author="google1599737165" w:date="2023-04-24T13:23:59Z">
        <w:r>
          <w:rPr>
            <w:rFonts w:hint="default" w:ascii="Verdana" w:hAnsi="Verdana" w:cs="Verdana"/>
            <w:b w:val="0"/>
            <w:bCs w:val="0"/>
            <w:sz w:val="18"/>
            <w:szCs w:val="18"/>
            <w:lang w:val="ru-RU"/>
            <w:rPrChange w:id="4423" w:author="google1599737165" w:date="2023-04-24T13:47:39Z">
              <w:rPr>
                <w:rFonts w:hint="default"/>
                <w:b w:val="0"/>
                <w:bCs w:val="0"/>
                <w:lang w:val="ru-RU"/>
              </w:rPr>
            </w:rPrChange>
          </w:rPr>
          <w:t>Н</w:t>
        </w:r>
      </w:ins>
      <w:ins w:id="4424" w:author="google1599737165" w:date="2023-04-24T13:24:00Z">
        <w:r>
          <w:rPr>
            <w:rFonts w:hint="default" w:ascii="Verdana" w:hAnsi="Verdana" w:cs="Verdana"/>
            <w:b w:val="0"/>
            <w:bCs w:val="0"/>
            <w:sz w:val="18"/>
            <w:szCs w:val="18"/>
            <w:lang w:val="ru-RU"/>
            <w:rPrChange w:id="4425" w:author="google1599737165" w:date="2023-04-24T13:47:39Z">
              <w:rPr>
                <w:rFonts w:hint="default"/>
                <w:b w:val="0"/>
                <w:bCs w:val="0"/>
                <w:lang w:val="ru-RU"/>
              </w:rPr>
            </w:rPrChange>
          </w:rPr>
          <w:t xml:space="preserve">а </w:t>
        </w:r>
      </w:ins>
      <w:ins w:id="4426" w:author="google1599737165" w:date="2023-04-24T13:24:01Z">
        <w:r>
          <w:rPr>
            <w:rFonts w:hint="default" w:ascii="Verdana" w:hAnsi="Verdana" w:cs="Verdana"/>
            <w:b w:val="0"/>
            <w:bCs w:val="0"/>
            <w:sz w:val="18"/>
            <w:szCs w:val="18"/>
            <w:lang w:val="ru-RU"/>
            <w:rPrChange w:id="4427" w:author="google1599737165" w:date="2023-04-24T13:47:39Z">
              <w:rPr>
                <w:rFonts w:hint="default"/>
                <w:b w:val="0"/>
                <w:bCs w:val="0"/>
                <w:lang w:val="ru-RU"/>
              </w:rPr>
            </w:rPrChange>
          </w:rPr>
          <w:t>основа</w:t>
        </w:r>
      </w:ins>
      <w:ins w:id="4428" w:author="google1599737165" w:date="2023-04-24T13:24:02Z">
        <w:r>
          <w:rPr>
            <w:rFonts w:hint="default" w:ascii="Verdana" w:hAnsi="Verdana" w:cs="Verdana"/>
            <w:b w:val="0"/>
            <w:bCs w:val="0"/>
            <w:sz w:val="18"/>
            <w:szCs w:val="18"/>
            <w:lang w:val="ru-RU"/>
            <w:rPrChange w:id="4429" w:author="google1599737165" w:date="2023-04-24T13:47:39Z">
              <w:rPr>
                <w:rFonts w:hint="default"/>
                <w:b w:val="0"/>
                <w:bCs w:val="0"/>
                <w:lang w:val="ru-RU"/>
              </w:rPr>
            </w:rPrChange>
          </w:rPr>
          <w:t xml:space="preserve">нии </w:t>
        </w:r>
      </w:ins>
      <w:ins w:id="4430" w:author="google1599737165" w:date="2023-04-24T13:24:03Z">
        <w:r>
          <w:rPr>
            <w:rFonts w:hint="default" w:ascii="Verdana" w:hAnsi="Verdana" w:cs="Verdana"/>
            <w:b w:val="0"/>
            <w:bCs w:val="0"/>
            <w:sz w:val="18"/>
            <w:szCs w:val="18"/>
            <w:lang w:val="ru-RU"/>
            <w:rPrChange w:id="4431" w:author="google1599737165" w:date="2023-04-24T13:47:39Z">
              <w:rPr>
                <w:rFonts w:hint="default"/>
                <w:b w:val="0"/>
                <w:bCs w:val="0"/>
                <w:lang w:val="ru-RU"/>
              </w:rPr>
            </w:rPrChange>
          </w:rPr>
          <w:t>данн</w:t>
        </w:r>
      </w:ins>
      <w:ins w:id="4432" w:author="google1599737165" w:date="2023-04-24T13:24:04Z">
        <w:r>
          <w:rPr>
            <w:rFonts w:hint="default" w:ascii="Verdana" w:hAnsi="Verdana" w:cs="Verdana"/>
            <w:b w:val="0"/>
            <w:bCs w:val="0"/>
            <w:sz w:val="18"/>
            <w:szCs w:val="18"/>
            <w:lang w:val="ru-RU"/>
            <w:rPrChange w:id="4433" w:author="google1599737165" w:date="2023-04-24T13:47:39Z">
              <w:rPr>
                <w:rFonts w:hint="default"/>
                <w:b w:val="0"/>
                <w:bCs w:val="0"/>
                <w:lang w:val="ru-RU"/>
              </w:rPr>
            </w:rPrChange>
          </w:rPr>
          <w:t>ы</w:t>
        </w:r>
      </w:ins>
      <w:ins w:id="4434" w:author="google1599737165" w:date="2023-04-24T13:24:05Z">
        <w:r>
          <w:rPr>
            <w:rFonts w:hint="default" w:ascii="Verdana" w:hAnsi="Verdana" w:cs="Verdana"/>
            <w:b w:val="0"/>
            <w:bCs w:val="0"/>
            <w:sz w:val="18"/>
            <w:szCs w:val="18"/>
            <w:lang w:val="ru-RU"/>
            <w:rPrChange w:id="4435" w:author="google1599737165" w:date="2023-04-24T13:47:39Z">
              <w:rPr>
                <w:rFonts w:hint="default"/>
                <w:b w:val="0"/>
                <w:bCs w:val="0"/>
                <w:lang w:val="ru-RU"/>
              </w:rPr>
            </w:rPrChange>
          </w:rPr>
          <w:t>х</w:t>
        </w:r>
      </w:ins>
      <w:ins w:id="4436" w:author="google1599737165" w:date="2023-04-24T13:24:24Z">
        <w:r>
          <w:rPr>
            <w:rFonts w:hint="default" w:ascii="Verdana" w:hAnsi="Verdana" w:cs="Verdana"/>
            <w:b w:val="0"/>
            <w:bCs w:val="0"/>
            <w:sz w:val="18"/>
            <w:szCs w:val="18"/>
            <w:lang w:val="ru-RU"/>
            <w:rPrChange w:id="4437" w:author="google1599737165" w:date="2023-04-24T13:47:39Z">
              <w:rPr>
                <w:rFonts w:hint="default"/>
                <w:b w:val="0"/>
                <w:bCs w:val="0"/>
                <w:lang w:val="ru-RU"/>
              </w:rPr>
            </w:rPrChange>
          </w:rPr>
          <w:t xml:space="preserve"> </w:t>
        </w:r>
      </w:ins>
      <w:ins w:id="4438" w:author="google1599737165" w:date="2023-04-24T13:24:26Z">
        <w:r>
          <w:rPr>
            <w:rFonts w:hint="default" w:ascii="Verdana" w:hAnsi="Verdana" w:cs="Verdana"/>
            <w:b w:val="0"/>
            <w:bCs w:val="0"/>
            <w:sz w:val="18"/>
            <w:szCs w:val="18"/>
            <w:lang w:val="ru-RU"/>
            <w:rPrChange w:id="4439" w:author="google1599737165" w:date="2023-04-24T13:47:39Z">
              <w:rPr>
                <w:rFonts w:hint="default"/>
                <w:b w:val="0"/>
                <w:bCs w:val="0"/>
                <w:lang w:val="ru-RU"/>
              </w:rPr>
            </w:rPrChange>
          </w:rPr>
          <w:t>та</w:t>
        </w:r>
      </w:ins>
      <w:ins w:id="4440" w:author="google1599737165" w:date="2023-04-24T13:24:27Z">
        <w:r>
          <w:rPr>
            <w:rFonts w:hint="default" w:ascii="Verdana" w:hAnsi="Verdana" w:cs="Verdana"/>
            <w:b w:val="0"/>
            <w:bCs w:val="0"/>
            <w:sz w:val="18"/>
            <w:szCs w:val="18"/>
            <w:lang w:val="ru-RU"/>
            <w:rPrChange w:id="4441" w:author="google1599737165" w:date="2023-04-24T13:47:39Z">
              <w:rPr>
                <w:rFonts w:hint="default"/>
                <w:b w:val="0"/>
                <w:bCs w:val="0"/>
                <w:lang w:val="ru-RU"/>
              </w:rPr>
            </w:rPrChange>
          </w:rPr>
          <w:t>бл</w:t>
        </w:r>
      </w:ins>
      <w:ins w:id="4442" w:author="google1599737165" w:date="2023-04-24T13:24:28Z">
        <w:r>
          <w:rPr>
            <w:rFonts w:hint="default" w:ascii="Verdana" w:hAnsi="Verdana" w:cs="Verdana"/>
            <w:b w:val="0"/>
            <w:bCs w:val="0"/>
            <w:sz w:val="18"/>
            <w:szCs w:val="18"/>
            <w:lang w:val="ru-RU"/>
            <w:rPrChange w:id="4443" w:author="google1599737165" w:date="2023-04-24T13:47:39Z">
              <w:rPr>
                <w:rFonts w:hint="default"/>
                <w:b w:val="0"/>
                <w:bCs w:val="0"/>
                <w:lang w:val="ru-RU"/>
              </w:rPr>
            </w:rPrChange>
          </w:rPr>
          <w:t>иц</w:t>
        </w:r>
      </w:ins>
      <w:ins w:id="4444" w:author="google1599737165" w:date="2023-04-24T13:24:29Z">
        <w:r>
          <w:rPr>
            <w:rFonts w:hint="default" w:ascii="Verdana" w:hAnsi="Verdana" w:cs="Verdana"/>
            <w:b w:val="0"/>
            <w:bCs w:val="0"/>
            <w:sz w:val="18"/>
            <w:szCs w:val="18"/>
            <w:lang w:val="ru-RU"/>
            <w:rPrChange w:id="4445" w:author="google1599737165" w:date="2023-04-24T13:47:39Z">
              <w:rPr>
                <w:rFonts w:hint="default"/>
                <w:b w:val="0"/>
                <w:bCs w:val="0"/>
                <w:lang w:val="ru-RU"/>
              </w:rPr>
            </w:rPrChange>
          </w:rPr>
          <w:t xml:space="preserve"> +++</w:t>
        </w:r>
      </w:ins>
      <w:ins w:id="4446" w:author="google1599737165" w:date="2023-04-24T13:24:31Z">
        <w:r>
          <w:rPr>
            <w:rFonts w:hint="default" w:ascii="Verdana" w:hAnsi="Verdana" w:cs="Verdana"/>
            <w:b w:val="0"/>
            <w:bCs w:val="0"/>
            <w:sz w:val="18"/>
            <w:szCs w:val="18"/>
            <w:lang w:val="ru-RU"/>
            <w:rPrChange w:id="4447" w:author="google1599737165" w:date="2023-04-24T13:47:39Z">
              <w:rPr>
                <w:rFonts w:hint="default"/>
                <w:b w:val="0"/>
                <w:bCs w:val="0"/>
                <w:lang w:val="ru-RU"/>
              </w:rPr>
            </w:rPrChange>
          </w:rPr>
          <w:t xml:space="preserve"> и </w:t>
        </w:r>
      </w:ins>
      <w:ins w:id="4448" w:author="google1599737165" w:date="2023-04-24T13:24:32Z">
        <w:r>
          <w:rPr>
            <w:rFonts w:hint="default" w:ascii="Verdana" w:hAnsi="Verdana" w:cs="Verdana"/>
            <w:b w:val="0"/>
            <w:bCs w:val="0"/>
            <w:sz w:val="18"/>
            <w:szCs w:val="18"/>
            <w:lang w:val="ru-RU"/>
            <w:rPrChange w:id="4449" w:author="google1599737165" w:date="2023-04-24T13:47:39Z">
              <w:rPr>
                <w:rFonts w:hint="default"/>
                <w:b w:val="0"/>
                <w:bCs w:val="0"/>
                <w:lang w:val="ru-RU"/>
              </w:rPr>
            </w:rPrChange>
          </w:rPr>
          <w:t>+++</w:t>
        </w:r>
      </w:ins>
      <w:ins w:id="4450" w:author="google1599737165" w:date="2023-04-24T13:24:36Z">
        <w:r>
          <w:rPr>
            <w:rFonts w:hint="default" w:ascii="Verdana" w:hAnsi="Verdana" w:cs="Verdana"/>
            <w:b w:val="0"/>
            <w:bCs w:val="0"/>
            <w:sz w:val="18"/>
            <w:szCs w:val="18"/>
            <w:lang w:val="ru-RU"/>
            <w:rPrChange w:id="4451" w:author="google1599737165" w:date="2023-04-24T13:47:39Z">
              <w:rPr>
                <w:rFonts w:hint="default"/>
                <w:b w:val="0"/>
                <w:bCs w:val="0"/>
                <w:lang w:val="ru-RU"/>
              </w:rPr>
            </w:rPrChange>
          </w:rPr>
          <w:t xml:space="preserve"> </w:t>
        </w:r>
      </w:ins>
      <w:ins w:id="4452" w:author="google1599737165" w:date="2023-04-24T13:24:42Z">
        <w:r>
          <w:rPr>
            <w:rFonts w:hint="default" w:ascii="Verdana" w:hAnsi="Verdana" w:cs="Verdana"/>
            <w:b w:val="0"/>
            <w:bCs w:val="0"/>
            <w:sz w:val="18"/>
            <w:szCs w:val="18"/>
            <w:lang w:val="ru-RU"/>
            <w:rPrChange w:id="4453" w:author="google1599737165" w:date="2023-04-24T13:47:39Z">
              <w:rPr>
                <w:rFonts w:hint="default"/>
                <w:b w:val="0"/>
                <w:bCs w:val="0"/>
                <w:lang w:val="ru-RU"/>
              </w:rPr>
            </w:rPrChange>
          </w:rPr>
          <w:t>вынос</w:t>
        </w:r>
      </w:ins>
      <w:ins w:id="4454" w:author="google1599737165" w:date="2023-04-24T13:24:43Z">
        <w:r>
          <w:rPr>
            <w:rFonts w:hint="default" w:ascii="Verdana" w:hAnsi="Verdana" w:cs="Verdana"/>
            <w:b w:val="0"/>
            <w:bCs w:val="0"/>
            <w:sz w:val="18"/>
            <w:szCs w:val="18"/>
            <w:lang w:val="ru-RU"/>
            <w:rPrChange w:id="4455" w:author="google1599737165" w:date="2023-04-24T13:47:39Z">
              <w:rPr>
                <w:rFonts w:hint="default"/>
                <w:b w:val="0"/>
                <w:bCs w:val="0"/>
                <w:lang w:val="ru-RU"/>
              </w:rPr>
            </w:rPrChange>
          </w:rPr>
          <w:t>итс</w:t>
        </w:r>
      </w:ins>
      <w:ins w:id="4456" w:author="google1599737165" w:date="2023-04-24T13:24:44Z">
        <w:r>
          <w:rPr>
            <w:rFonts w:hint="default" w:ascii="Verdana" w:hAnsi="Verdana" w:cs="Verdana"/>
            <w:b w:val="0"/>
            <w:bCs w:val="0"/>
            <w:sz w:val="18"/>
            <w:szCs w:val="18"/>
            <w:lang w:val="ru-RU"/>
            <w:rPrChange w:id="4457" w:author="google1599737165" w:date="2023-04-24T13:47:39Z">
              <w:rPr>
                <w:rFonts w:hint="default"/>
                <w:b w:val="0"/>
                <w:bCs w:val="0"/>
                <w:lang w:val="ru-RU"/>
              </w:rPr>
            </w:rPrChange>
          </w:rPr>
          <w:t xml:space="preserve">я </w:t>
        </w:r>
      </w:ins>
      <w:ins w:id="4458" w:author="google1599737165" w:date="2023-04-24T13:25:24Z">
        <w:r>
          <w:rPr>
            <w:rFonts w:hint="default" w:ascii="Verdana" w:hAnsi="Verdana" w:cs="Verdana"/>
            <w:b w:val="0"/>
            <w:bCs w:val="0"/>
            <w:sz w:val="18"/>
            <w:szCs w:val="18"/>
            <w:lang w:val="ru-RU"/>
            <w:rPrChange w:id="4459" w:author="google1599737165" w:date="2023-04-24T13:47:39Z">
              <w:rPr>
                <w:rFonts w:hint="default"/>
                <w:b w:val="0"/>
                <w:bCs w:val="0"/>
                <w:lang w:val="ru-RU"/>
              </w:rPr>
            </w:rPrChange>
          </w:rPr>
          <w:t>балл</w:t>
        </w:r>
      </w:ins>
      <w:ins w:id="4460" w:author="google1599737165" w:date="2023-04-24T13:25:25Z">
        <w:r>
          <w:rPr>
            <w:rFonts w:hint="default" w:ascii="Verdana" w:hAnsi="Verdana" w:cs="Verdana"/>
            <w:b w:val="0"/>
            <w:bCs w:val="0"/>
            <w:sz w:val="18"/>
            <w:szCs w:val="18"/>
            <w:lang w:val="ru-RU"/>
            <w:rPrChange w:id="4461" w:author="google1599737165" w:date="2023-04-24T13:47:39Z">
              <w:rPr>
                <w:rFonts w:hint="default"/>
                <w:b w:val="0"/>
                <w:bCs w:val="0"/>
                <w:lang w:val="ru-RU"/>
              </w:rPr>
            </w:rPrChange>
          </w:rPr>
          <w:t>ь</w:t>
        </w:r>
      </w:ins>
      <w:ins w:id="4462" w:author="google1599737165" w:date="2023-04-24T13:25:26Z">
        <w:r>
          <w:rPr>
            <w:rFonts w:hint="default" w:ascii="Verdana" w:hAnsi="Verdana" w:cs="Verdana"/>
            <w:b w:val="0"/>
            <w:bCs w:val="0"/>
            <w:sz w:val="18"/>
            <w:szCs w:val="18"/>
            <w:lang w:val="ru-RU"/>
            <w:rPrChange w:id="4463" w:author="google1599737165" w:date="2023-04-24T13:47:39Z">
              <w:rPr>
                <w:rFonts w:hint="default"/>
                <w:b w:val="0"/>
                <w:bCs w:val="0"/>
                <w:lang w:val="ru-RU"/>
              </w:rPr>
            </w:rPrChange>
          </w:rPr>
          <w:t xml:space="preserve">ная </w:t>
        </w:r>
      </w:ins>
      <w:ins w:id="4464" w:author="google1599737165" w:date="2023-04-24T13:25:27Z">
        <w:r>
          <w:rPr>
            <w:rFonts w:hint="default" w:ascii="Verdana" w:hAnsi="Verdana" w:cs="Verdana"/>
            <w:b w:val="0"/>
            <w:bCs w:val="0"/>
            <w:sz w:val="18"/>
            <w:szCs w:val="18"/>
            <w:lang w:val="ru-RU"/>
            <w:rPrChange w:id="4465" w:author="google1599737165" w:date="2023-04-24T13:47:39Z">
              <w:rPr>
                <w:rFonts w:hint="default"/>
                <w:b w:val="0"/>
                <w:bCs w:val="0"/>
                <w:lang w:val="ru-RU"/>
              </w:rPr>
            </w:rPrChange>
          </w:rPr>
          <w:t>оценк</w:t>
        </w:r>
      </w:ins>
      <w:ins w:id="4466" w:author="google1599737165" w:date="2023-04-24T13:25:28Z">
        <w:r>
          <w:rPr>
            <w:rFonts w:hint="default" w:ascii="Verdana" w:hAnsi="Verdana" w:cs="Verdana"/>
            <w:b w:val="0"/>
            <w:bCs w:val="0"/>
            <w:sz w:val="18"/>
            <w:szCs w:val="18"/>
            <w:lang w:val="ru-RU"/>
            <w:rPrChange w:id="4467" w:author="google1599737165" w:date="2023-04-24T13:47:39Z">
              <w:rPr>
                <w:rFonts w:hint="default"/>
                <w:b w:val="0"/>
                <w:bCs w:val="0"/>
                <w:lang w:val="ru-RU"/>
              </w:rPr>
            </w:rPrChange>
          </w:rPr>
          <w:t>а с</w:t>
        </w:r>
      </w:ins>
      <w:ins w:id="4468" w:author="google1599737165" w:date="2023-04-24T13:25:29Z">
        <w:r>
          <w:rPr>
            <w:rFonts w:hint="default" w:ascii="Verdana" w:hAnsi="Verdana" w:cs="Verdana"/>
            <w:b w:val="0"/>
            <w:bCs w:val="0"/>
            <w:sz w:val="18"/>
            <w:szCs w:val="18"/>
            <w:lang w:val="ru-RU"/>
            <w:rPrChange w:id="4469" w:author="google1599737165" w:date="2023-04-24T13:47:39Z">
              <w:rPr>
                <w:rFonts w:hint="default"/>
                <w:b w:val="0"/>
                <w:bCs w:val="0"/>
                <w:lang w:val="ru-RU"/>
              </w:rPr>
            </w:rPrChange>
          </w:rPr>
          <w:t>остояни</w:t>
        </w:r>
      </w:ins>
      <w:ins w:id="4470" w:author="google1599737165" w:date="2023-04-24T13:25:30Z">
        <w:r>
          <w:rPr>
            <w:rFonts w:hint="default" w:ascii="Verdana" w:hAnsi="Verdana" w:cs="Verdana"/>
            <w:b w:val="0"/>
            <w:bCs w:val="0"/>
            <w:sz w:val="18"/>
            <w:szCs w:val="18"/>
            <w:lang w:val="ru-RU"/>
            <w:rPrChange w:id="4471" w:author="google1599737165" w:date="2023-04-24T13:47:39Z">
              <w:rPr>
                <w:rFonts w:hint="default"/>
                <w:b w:val="0"/>
                <w:bCs w:val="0"/>
                <w:lang w:val="ru-RU"/>
              </w:rPr>
            </w:rPrChange>
          </w:rPr>
          <w:t>я с</w:t>
        </w:r>
      </w:ins>
      <w:ins w:id="4472" w:author="google1599737165" w:date="2023-04-24T13:25:31Z">
        <w:r>
          <w:rPr>
            <w:rFonts w:hint="default" w:ascii="Verdana" w:hAnsi="Verdana" w:cs="Verdana"/>
            <w:b w:val="0"/>
            <w:bCs w:val="0"/>
            <w:sz w:val="18"/>
            <w:szCs w:val="18"/>
            <w:lang w:val="ru-RU"/>
            <w:rPrChange w:id="4473" w:author="google1599737165" w:date="2023-04-24T13:47:39Z">
              <w:rPr>
                <w:rFonts w:hint="default"/>
                <w:b w:val="0"/>
                <w:bCs w:val="0"/>
                <w:lang w:val="ru-RU"/>
              </w:rPr>
            </w:rPrChange>
          </w:rPr>
          <w:t>ооб</w:t>
        </w:r>
      </w:ins>
      <w:ins w:id="4474" w:author="google1599737165" w:date="2023-04-24T13:25:32Z">
        <w:r>
          <w:rPr>
            <w:rFonts w:hint="default" w:ascii="Verdana" w:hAnsi="Verdana" w:cs="Verdana"/>
            <w:b w:val="0"/>
            <w:bCs w:val="0"/>
            <w:sz w:val="18"/>
            <w:szCs w:val="18"/>
            <w:lang w:val="ru-RU"/>
            <w:rPrChange w:id="4475" w:author="google1599737165" w:date="2023-04-24T13:47:39Z">
              <w:rPr>
                <w:rFonts w:hint="default"/>
                <w:b w:val="0"/>
                <w:bCs w:val="0"/>
                <w:lang w:val="ru-RU"/>
              </w:rPr>
            </w:rPrChange>
          </w:rPr>
          <w:t xml:space="preserve">щества </w:t>
        </w:r>
      </w:ins>
      <w:ins w:id="4476" w:author="google1599737165" w:date="2023-04-24T13:25:33Z">
        <w:r>
          <w:rPr>
            <w:rFonts w:hint="default" w:ascii="Verdana" w:hAnsi="Verdana" w:cs="Verdana"/>
            <w:b w:val="0"/>
            <w:bCs w:val="0"/>
            <w:sz w:val="18"/>
            <w:szCs w:val="18"/>
            <w:lang w:val="ru-RU"/>
            <w:rPrChange w:id="4477" w:author="google1599737165" w:date="2023-04-24T13:47:39Z">
              <w:rPr>
                <w:rFonts w:hint="default"/>
                <w:b w:val="0"/>
                <w:bCs w:val="0"/>
                <w:lang w:val="ru-RU"/>
              </w:rPr>
            </w:rPrChange>
          </w:rPr>
          <w:t>з</w:t>
        </w:r>
      </w:ins>
      <w:ins w:id="4478" w:author="google1599737165" w:date="2023-04-24T13:25:34Z">
        <w:r>
          <w:rPr>
            <w:rFonts w:hint="default" w:ascii="Verdana" w:hAnsi="Verdana" w:cs="Verdana"/>
            <w:b w:val="0"/>
            <w:bCs w:val="0"/>
            <w:sz w:val="18"/>
            <w:szCs w:val="18"/>
            <w:lang w:val="ru-RU"/>
            <w:rPrChange w:id="4479" w:author="google1599737165" w:date="2023-04-24T13:47:39Z">
              <w:rPr>
                <w:rFonts w:hint="default"/>
                <w:b w:val="0"/>
                <w:bCs w:val="0"/>
                <w:lang w:val="ru-RU"/>
              </w:rPr>
            </w:rPrChange>
          </w:rPr>
          <w:t>ооплан</w:t>
        </w:r>
      </w:ins>
      <w:ins w:id="4480" w:author="google1599737165" w:date="2023-04-24T13:25:35Z">
        <w:r>
          <w:rPr>
            <w:rFonts w:hint="default" w:ascii="Verdana" w:hAnsi="Verdana" w:cs="Verdana"/>
            <w:b w:val="0"/>
            <w:bCs w:val="0"/>
            <w:sz w:val="18"/>
            <w:szCs w:val="18"/>
            <w:lang w:val="ru-RU"/>
            <w:rPrChange w:id="4481" w:author="google1599737165" w:date="2023-04-24T13:47:39Z">
              <w:rPr>
                <w:rFonts w:hint="default"/>
                <w:b w:val="0"/>
                <w:bCs w:val="0"/>
                <w:lang w:val="ru-RU"/>
              </w:rPr>
            </w:rPrChange>
          </w:rPr>
          <w:t>ктона и</w:t>
        </w:r>
      </w:ins>
      <w:ins w:id="4482" w:author="google1599737165" w:date="2023-04-24T13:25:36Z">
        <w:r>
          <w:rPr>
            <w:rFonts w:hint="default" w:ascii="Verdana" w:hAnsi="Verdana" w:cs="Verdana"/>
            <w:b w:val="0"/>
            <w:bCs w:val="0"/>
            <w:sz w:val="18"/>
            <w:szCs w:val="18"/>
            <w:lang w:val="ru-RU"/>
            <w:rPrChange w:id="4483" w:author="google1599737165" w:date="2023-04-24T13:47:39Z">
              <w:rPr>
                <w:rFonts w:hint="default"/>
                <w:b w:val="0"/>
                <w:bCs w:val="0"/>
                <w:lang w:val="ru-RU"/>
              </w:rPr>
            </w:rPrChange>
          </w:rPr>
          <w:t xml:space="preserve"> зоо</w:t>
        </w:r>
      </w:ins>
      <w:ins w:id="4484" w:author="google1599737165" w:date="2023-04-24T13:25:37Z">
        <w:r>
          <w:rPr>
            <w:rFonts w:hint="default" w:ascii="Verdana" w:hAnsi="Verdana" w:cs="Verdana"/>
            <w:b w:val="0"/>
            <w:bCs w:val="0"/>
            <w:sz w:val="18"/>
            <w:szCs w:val="18"/>
            <w:lang w:val="ru-RU"/>
            <w:rPrChange w:id="4485" w:author="google1599737165" w:date="2023-04-24T13:47:39Z">
              <w:rPr>
                <w:rFonts w:hint="default"/>
                <w:b w:val="0"/>
                <w:bCs w:val="0"/>
                <w:lang w:val="ru-RU"/>
              </w:rPr>
            </w:rPrChange>
          </w:rPr>
          <w:t>бентос</w:t>
        </w:r>
      </w:ins>
      <w:ins w:id="4486" w:author="google1599737165" w:date="2023-04-24T13:25:38Z">
        <w:r>
          <w:rPr>
            <w:rFonts w:hint="default" w:ascii="Verdana" w:hAnsi="Verdana" w:cs="Verdana"/>
            <w:b w:val="0"/>
            <w:bCs w:val="0"/>
            <w:sz w:val="18"/>
            <w:szCs w:val="18"/>
            <w:lang w:val="ru-RU"/>
            <w:rPrChange w:id="4487" w:author="google1599737165" w:date="2023-04-24T13:47:39Z">
              <w:rPr>
                <w:rFonts w:hint="default"/>
                <w:b w:val="0"/>
                <w:bCs w:val="0"/>
                <w:lang w:val="ru-RU"/>
              </w:rPr>
            </w:rPrChange>
          </w:rPr>
          <w:t xml:space="preserve">а. </w:t>
        </w:r>
      </w:ins>
      <w:ins w:id="4488" w:author="google1599737165" w:date="2023-04-24T13:27:34Z">
        <w:r>
          <w:rPr>
            <w:rFonts w:hint="default" w:ascii="Verdana" w:hAnsi="Verdana" w:cs="Verdana"/>
            <w:b w:val="0"/>
            <w:bCs w:val="0"/>
            <w:sz w:val="18"/>
            <w:szCs w:val="18"/>
            <w:lang w:val="ru-RU"/>
            <w:rPrChange w:id="4489" w:author="google1599737165" w:date="2023-04-24T13:47:39Z">
              <w:rPr>
                <w:rFonts w:hint="default"/>
                <w:b w:val="0"/>
                <w:bCs w:val="0"/>
                <w:lang w:val="ru-RU"/>
              </w:rPr>
            </w:rPrChange>
          </w:rPr>
          <w:t>Мето</w:t>
        </w:r>
      </w:ins>
      <w:ins w:id="4490" w:author="google1599737165" w:date="2023-04-24T13:27:35Z">
        <w:r>
          <w:rPr>
            <w:rFonts w:hint="default" w:ascii="Verdana" w:hAnsi="Verdana" w:cs="Verdana"/>
            <w:b w:val="0"/>
            <w:bCs w:val="0"/>
            <w:sz w:val="18"/>
            <w:szCs w:val="18"/>
            <w:lang w:val="ru-RU"/>
            <w:rPrChange w:id="4491" w:author="google1599737165" w:date="2023-04-24T13:47:39Z">
              <w:rPr>
                <w:rFonts w:hint="default"/>
                <w:b w:val="0"/>
                <w:bCs w:val="0"/>
                <w:lang w:val="ru-RU"/>
              </w:rPr>
            </w:rPrChange>
          </w:rPr>
          <w:t>дологи</w:t>
        </w:r>
      </w:ins>
      <w:ins w:id="4492" w:author="google1599737165" w:date="2023-04-24T13:27:36Z">
        <w:r>
          <w:rPr>
            <w:rFonts w:hint="default" w:ascii="Verdana" w:hAnsi="Verdana" w:cs="Verdana"/>
            <w:b w:val="0"/>
            <w:bCs w:val="0"/>
            <w:sz w:val="18"/>
            <w:szCs w:val="18"/>
            <w:lang w:val="ru-RU"/>
            <w:rPrChange w:id="4493" w:author="google1599737165" w:date="2023-04-24T13:47:39Z">
              <w:rPr>
                <w:rFonts w:hint="default"/>
                <w:b w:val="0"/>
                <w:bCs w:val="0"/>
                <w:lang w:val="ru-RU"/>
              </w:rPr>
            </w:rPrChange>
          </w:rPr>
          <w:t xml:space="preserve">я </w:t>
        </w:r>
      </w:ins>
      <w:ins w:id="4494" w:author="google1599737165" w:date="2023-04-24T13:27:39Z">
        <w:r>
          <w:rPr>
            <w:rFonts w:hint="default" w:ascii="Verdana" w:hAnsi="Verdana" w:cs="Verdana"/>
            <w:b w:val="0"/>
            <w:bCs w:val="0"/>
            <w:sz w:val="18"/>
            <w:szCs w:val="18"/>
            <w:lang w:val="ru-RU"/>
            <w:rPrChange w:id="4495" w:author="google1599737165" w:date="2023-04-24T13:47:39Z">
              <w:rPr>
                <w:rFonts w:hint="default"/>
                <w:b w:val="0"/>
                <w:bCs w:val="0"/>
                <w:lang w:val="ru-RU"/>
              </w:rPr>
            </w:rPrChange>
          </w:rPr>
          <w:t>балль</w:t>
        </w:r>
      </w:ins>
      <w:ins w:id="4496" w:author="google1599737165" w:date="2023-04-24T13:27:40Z">
        <w:r>
          <w:rPr>
            <w:rFonts w:hint="default" w:ascii="Verdana" w:hAnsi="Verdana" w:cs="Verdana"/>
            <w:b w:val="0"/>
            <w:bCs w:val="0"/>
            <w:sz w:val="18"/>
            <w:szCs w:val="18"/>
            <w:lang w:val="ru-RU"/>
            <w:rPrChange w:id="4497" w:author="google1599737165" w:date="2023-04-24T13:47:39Z">
              <w:rPr>
                <w:rFonts w:hint="default"/>
                <w:b w:val="0"/>
                <w:bCs w:val="0"/>
                <w:lang w:val="ru-RU"/>
              </w:rPr>
            </w:rPrChange>
          </w:rPr>
          <w:t xml:space="preserve">ных </w:t>
        </w:r>
      </w:ins>
      <w:ins w:id="4498" w:author="google1599737165" w:date="2023-04-24T13:27:41Z">
        <w:r>
          <w:rPr>
            <w:rFonts w:hint="default" w:ascii="Verdana" w:hAnsi="Verdana" w:cs="Verdana"/>
            <w:b w:val="0"/>
            <w:bCs w:val="0"/>
            <w:sz w:val="18"/>
            <w:szCs w:val="18"/>
            <w:lang w:val="ru-RU"/>
            <w:rPrChange w:id="4499" w:author="google1599737165" w:date="2023-04-24T13:47:39Z">
              <w:rPr>
                <w:rFonts w:hint="default"/>
                <w:b w:val="0"/>
                <w:bCs w:val="0"/>
                <w:lang w:val="ru-RU"/>
              </w:rPr>
            </w:rPrChange>
          </w:rPr>
          <w:t>оцено</w:t>
        </w:r>
      </w:ins>
      <w:ins w:id="4500" w:author="google1599737165" w:date="2023-04-24T13:27:42Z">
        <w:r>
          <w:rPr>
            <w:rFonts w:hint="default" w:ascii="Verdana" w:hAnsi="Verdana" w:cs="Verdana"/>
            <w:b w:val="0"/>
            <w:bCs w:val="0"/>
            <w:sz w:val="18"/>
            <w:szCs w:val="18"/>
            <w:lang w:val="ru-RU"/>
            <w:rPrChange w:id="4501" w:author="google1599737165" w:date="2023-04-24T13:47:39Z">
              <w:rPr>
                <w:rFonts w:hint="default"/>
                <w:b w:val="0"/>
                <w:bCs w:val="0"/>
                <w:lang w:val="ru-RU"/>
              </w:rPr>
            </w:rPrChange>
          </w:rPr>
          <w:t>к под</w:t>
        </w:r>
      </w:ins>
      <w:ins w:id="4502" w:author="google1599737165" w:date="2023-04-24T13:27:43Z">
        <w:r>
          <w:rPr>
            <w:rFonts w:hint="default" w:ascii="Verdana" w:hAnsi="Verdana" w:cs="Verdana"/>
            <w:b w:val="0"/>
            <w:bCs w:val="0"/>
            <w:sz w:val="18"/>
            <w:szCs w:val="18"/>
            <w:lang w:val="ru-RU"/>
            <w:rPrChange w:id="4503" w:author="google1599737165" w:date="2023-04-24T13:47:39Z">
              <w:rPr>
                <w:rFonts w:hint="default"/>
                <w:b w:val="0"/>
                <w:bCs w:val="0"/>
                <w:lang w:val="ru-RU"/>
              </w:rPr>
            </w:rPrChange>
          </w:rPr>
          <w:t>робн</w:t>
        </w:r>
      </w:ins>
      <w:ins w:id="4504" w:author="google1599737165" w:date="2023-04-24T13:27:44Z">
        <w:r>
          <w:rPr>
            <w:rFonts w:hint="default" w:ascii="Verdana" w:hAnsi="Verdana" w:cs="Verdana"/>
            <w:b w:val="0"/>
            <w:bCs w:val="0"/>
            <w:sz w:val="18"/>
            <w:szCs w:val="18"/>
            <w:lang w:val="ru-RU"/>
            <w:rPrChange w:id="4505" w:author="google1599737165" w:date="2023-04-24T13:47:39Z">
              <w:rPr>
                <w:rFonts w:hint="default"/>
                <w:b w:val="0"/>
                <w:bCs w:val="0"/>
                <w:lang w:val="ru-RU"/>
              </w:rPr>
            </w:rPrChange>
          </w:rPr>
          <w:t>о оп</w:t>
        </w:r>
      </w:ins>
      <w:ins w:id="4506" w:author="google1599737165" w:date="2023-04-24T13:27:46Z">
        <w:r>
          <w:rPr>
            <w:rFonts w:hint="default" w:ascii="Verdana" w:hAnsi="Verdana" w:cs="Verdana"/>
            <w:b w:val="0"/>
            <w:bCs w:val="0"/>
            <w:sz w:val="18"/>
            <w:szCs w:val="18"/>
            <w:lang w:val="ru-RU"/>
            <w:rPrChange w:id="4507" w:author="google1599737165" w:date="2023-04-24T13:47:39Z">
              <w:rPr>
                <w:rFonts w:hint="default"/>
                <w:b w:val="0"/>
                <w:bCs w:val="0"/>
                <w:lang w:val="ru-RU"/>
              </w:rPr>
            </w:rPrChange>
          </w:rPr>
          <w:t>ис</w:t>
        </w:r>
      </w:ins>
      <w:ins w:id="4508" w:author="google1599737165" w:date="2023-04-24T13:27:47Z">
        <w:r>
          <w:rPr>
            <w:rFonts w:hint="default" w:ascii="Verdana" w:hAnsi="Verdana" w:cs="Verdana"/>
            <w:b w:val="0"/>
            <w:bCs w:val="0"/>
            <w:sz w:val="18"/>
            <w:szCs w:val="18"/>
            <w:lang w:val="ru-RU"/>
            <w:rPrChange w:id="4509" w:author="google1599737165" w:date="2023-04-24T13:47:39Z">
              <w:rPr>
                <w:rFonts w:hint="default"/>
                <w:b w:val="0"/>
                <w:bCs w:val="0"/>
                <w:lang w:val="ru-RU"/>
              </w:rPr>
            </w:rPrChange>
          </w:rPr>
          <w:t xml:space="preserve">ана </w:t>
        </w:r>
      </w:ins>
      <w:ins w:id="4510" w:author="google1599737165" w:date="2023-04-24T13:27:50Z">
        <w:r>
          <w:rPr>
            <w:rFonts w:hint="default" w:ascii="Verdana" w:hAnsi="Verdana" w:cs="Verdana"/>
            <w:b w:val="0"/>
            <w:bCs w:val="0"/>
            <w:sz w:val="18"/>
            <w:szCs w:val="18"/>
            <w:highlight w:val="yellow"/>
            <w:lang w:val="ru-RU"/>
            <w:rPrChange w:id="4511" w:author="google1599737165" w:date="2023-04-24T13:47:39Z">
              <w:rPr>
                <w:rFonts w:hint="default"/>
                <w:b w:val="0"/>
                <w:bCs w:val="0"/>
                <w:lang w:val="ru-RU"/>
              </w:rPr>
            </w:rPrChange>
          </w:rPr>
          <w:t xml:space="preserve">в </w:t>
        </w:r>
      </w:ins>
      <w:ins w:id="4512" w:author="google1599737165" w:date="2023-04-24T13:27:52Z">
        <w:r>
          <w:rPr>
            <w:rFonts w:hint="default" w:ascii="Verdana" w:hAnsi="Verdana" w:cs="Verdana"/>
            <w:b w:val="0"/>
            <w:bCs w:val="0"/>
            <w:sz w:val="18"/>
            <w:szCs w:val="18"/>
            <w:highlight w:val="yellow"/>
            <w:lang w:val="ru-RU"/>
            <w:rPrChange w:id="4513" w:author="google1599737165" w:date="2023-04-24T13:47:39Z">
              <w:rPr>
                <w:rFonts w:hint="default"/>
                <w:b w:val="0"/>
                <w:bCs w:val="0"/>
                <w:lang w:val="ru-RU"/>
              </w:rPr>
            </w:rPrChange>
          </w:rPr>
          <w:t>СС</w:t>
        </w:r>
      </w:ins>
      <w:ins w:id="4514" w:author="google1599737165" w:date="2023-04-24T13:27:53Z">
        <w:r>
          <w:rPr>
            <w:rFonts w:hint="default" w:ascii="Verdana" w:hAnsi="Verdana" w:cs="Verdana"/>
            <w:b w:val="0"/>
            <w:bCs w:val="0"/>
            <w:sz w:val="18"/>
            <w:szCs w:val="18"/>
            <w:highlight w:val="yellow"/>
            <w:lang w:val="ru-RU"/>
            <w:rPrChange w:id="4515" w:author="google1599737165" w:date="2023-04-24T13:47:39Z">
              <w:rPr>
                <w:rFonts w:hint="default"/>
                <w:b w:val="0"/>
                <w:bCs w:val="0"/>
                <w:lang w:val="ru-RU"/>
              </w:rPr>
            </w:rPrChange>
          </w:rPr>
          <w:t>ЫЛК</w:t>
        </w:r>
      </w:ins>
      <w:ins w:id="4516" w:author="google1599737165" w:date="2023-04-24T13:27:54Z">
        <w:r>
          <w:rPr>
            <w:rFonts w:hint="default" w:ascii="Verdana" w:hAnsi="Verdana" w:cs="Verdana"/>
            <w:b w:val="0"/>
            <w:bCs w:val="0"/>
            <w:sz w:val="18"/>
            <w:szCs w:val="18"/>
            <w:highlight w:val="yellow"/>
            <w:lang w:val="ru-RU"/>
            <w:rPrChange w:id="4517" w:author="google1599737165" w:date="2023-04-24T13:47:39Z">
              <w:rPr>
                <w:rFonts w:hint="default"/>
                <w:b w:val="0"/>
                <w:bCs w:val="0"/>
                <w:lang w:val="ru-RU"/>
              </w:rPr>
            </w:rPrChange>
          </w:rPr>
          <w:t>А н</w:t>
        </w:r>
      </w:ins>
      <w:ins w:id="4518" w:author="google1599737165" w:date="2023-04-24T13:27:55Z">
        <w:r>
          <w:rPr>
            <w:rFonts w:hint="default" w:ascii="Verdana" w:hAnsi="Verdana" w:cs="Verdana"/>
            <w:b w:val="0"/>
            <w:bCs w:val="0"/>
            <w:sz w:val="18"/>
            <w:szCs w:val="18"/>
            <w:highlight w:val="yellow"/>
            <w:lang w:val="ru-RU"/>
            <w:rPrChange w:id="4519" w:author="google1599737165" w:date="2023-04-24T13:47:39Z">
              <w:rPr>
                <w:rFonts w:hint="default"/>
                <w:b w:val="0"/>
                <w:bCs w:val="0"/>
                <w:lang w:val="ru-RU"/>
              </w:rPr>
            </w:rPrChange>
          </w:rPr>
          <w:t>а</w:t>
        </w:r>
      </w:ins>
      <w:ins w:id="4520" w:author="google1599737165" w:date="2023-04-24T13:27:56Z">
        <w:r>
          <w:rPr>
            <w:rFonts w:hint="default" w:ascii="Verdana" w:hAnsi="Verdana" w:cs="Verdana"/>
            <w:b w:val="0"/>
            <w:bCs w:val="0"/>
            <w:sz w:val="18"/>
            <w:szCs w:val="18"/>
            <w:highlight w:val="yellow"/>
            <w:lang w:val="ru-RU"/>
            <w:rPrChange w:id="4521" w:author="google1599737165" w:date="2023-04-24T13:47:39Z">
              <w:rPr>
                <w:rFonts w:hint="default"/>
                <w:b w:val="0"/>
                <w:bCs w:val="0"/>
                <w:lang w:val="ru-RU"/>
              </w:rPr>
            </w:rPrChange>
          </w:rPr>
          <w:t xml:space="preserve"> </w:t>
        </w:r>
      </w:ins>
      <w:ins w:id="4522" w:author="google1599737165" w:date="2023-04-24T13:27:57Z">
        <w:r>
          <w:rPr>
            <w:rFonts w:hint="default" w:ascii="Verdana" w:hAnsi="Verdana" w:cs="Verdana"/>
            <w:b w:val="0"/>
            <w:bCs w:val="0"/>
            <w:sz w:val="18"/>
            <w:szCs w:val="18"/>
            <w:highlight w:val="yellow"/>
            <w:lang w:val="ru-RU"/>
            <w:rPrChange w:id="4523" w:author="google1599737165" w:date="2023-04-24T13:47:39Z">
              <w:rPr>
                <w:rFonts w:hint="default"/>
                <w:b w:val="0"/>
                <w:bCs w:val="0"/>
                <w:lang w:val="ru-RU"/>
              </w:rPr>
            </w:rPrChange>
          </w:rPr>
          <w:t>ОТЧЕ</w:t>
        </w:r>
      </w:ins>
      <w:ins w:id="4524" w:author="google1599737165" w:date="2023-04-24T13:27:58Z">
        <w:r>
          <w:rPr>
            <w:rFonts w:hint="default" w:ascii="Verdana" w:hAnsi="Verdana" w:cs="Verdana"/>
            <w:b w:val="0"/>
            <w:bCs w:val="0"/>
            <w:sz w:val="18"/>
            <w:szCs w:val="18"/>
            <w:highlight w:val="yellow"/>
            <w:lang w:val="ru-RU"/>
            <w:rPrChange w:id="4525" w:author="google1599737165" w:date="2023-04-24T13:47:39Z">
              <w:rPr>
                <w:rFonts w:hint="default"/>
                <w:b w:val="0"/>
                <w:bCs w:val="0"/>
                <w:lang w:val="ru-RU"/>
              </w:rPr>
            </w:rPrChange>
          </w:rPr>
          <w:t>Т</w:t>
        </w:r>
      </w:ins>
      <w:ins w:id="4526" w:author="google1599737165" w:date="2023-04-24T13:23:09Z">
        <w:r>
          <w:rPr>
            <w:rFonts w:hint="default" w:ascii="Verdana" w:hAnsi="Verdana" w:cs="Verdana"/>
            <w:b w:val="0"/>
            <w:bCs w:val="0"/>
            <w:sz w:val="18"/>
            <w:szCs w:val="18"/>
            <w:lang w:val="ru-RU"/>
            <w:rPrChange w:id="4527" w:author="google1599737165" w:date="2023-04-24T13:47:39Z">
              <w:rPr>
                <w:rFonts w:hint="default"/>
                <w:b w:val="0"/>
                <w:bCs w:val="0"/>
                <w:lang w:val="ru-RU"/>
              </w:rPr>
            </w:rPrChange>
          </w:rPr>
          <w:t xml:space="preserve"> </w:t>
        </w:r>
      </w:ins>
    </w:p>
    <w:p>
      <w:pPr>
        <w:jc w:val="both"/>
        <w:rPr>
          <w:ins w:id="4528" w:author="google1599737165" w:date="2023-04-24T13:05:30Z"/>
          <w:rFonts w:hint="default" w:ascii="Verdana" w:hAnsi="Verdana" w:cs="Verdana"/>
          <w:b/>
          <w:bCs/>
          <w:sz w:val="18"/>
          <w:szCs w:val="18"/>
          <w:lang w:val="ru-RU"/>
          <w:rPrChange w:id="4529" w:author="google1599737165" w:date="2023-04-24T13:47:39Z">
            <w:rPr>
              <w:ins w:id="4530" w:author="google1599737165" w:date="2023-04-24T13:05:30Z"/>
              <w:rFonts w:hint="default"/>
              <w:b/>
              <w:bCs/>
              <w:lang w:val="ru-RU"/>
            </w:rPr>
          </w:rPrChange>
        </w:rPr>
      </w:pPr>
    </w:p>
    <w:p>
      <w:pPr>
        <w:jc w:val="both"/>
        <w:rPr>
          <w:ins w:id="4531" w:author="google1599737165" w:date="2023-04-24T13:22:33Z"/>
          <w:rFonts w:hint="default" w:ascii="Verdana" w:hAnsi="Verdana" w:cs="Verdana"/>
          <w:sz w:val="18"/>
          <w:szCs w:val="18"/>
          <w:lang w:val="ru-RU"/>
          <w:rPrChange w:id="4532" w:author="google1599737165" w:date="2023-04-24T13:47:39Z">
            <w:rPr>
              <w:ins w:id="4533" w:author="google1599737165" w:date="2023-04-24T13:22:33Z"/>
              <w:rFonts w:hint="default" w:ascii="Times New Roman" w:hAnsi="Times New Roman" w:cs="Times New Roman"/>
              <w:sz w:val="24"/>
              <w:szCs w:val="24"/>
              <w:lang w:val="ru-RU"/>
            </w:rPr>
          </w:rPrChange>
        </w:rPr>
      </w:pPr>
    </w:p>
    <w:p>
      <w:pPr>
        <w:pStyle w:val="41"/>
        <w:rPr>
          <w:ins w:id="4534" w:author="google1599737165" w:date="2023-04-24T13:22:33Z"/>
          <w:rFonts w:hint="default" w:ascii="Verdana" w:hAnsi="Verdana" w:cs="Verdana"/>
          <w:sz w:val="18"/>
          <w:szCs w:val="18"/>
          <w:lang w:val="ru-RU"/>
          <w:rPrChange w:id="4535" w:author="google1599737165" w:date="2023-04-24T13:47:39Z">
            <w:rPr>
              <w:ins w:id="4536" w:author="google1599737165" w:date="2023-04-24T13:22:33Z"/>
              <w:rFonts w:hint="default"/>
              <w:lang w:val="ru-RU"/>
            </w:rPr>
          </w:rPrChange>
        </w:rPr>
      </w:pPr>
      <w:ins w:id="4537" w:author="google1599737165" w:date="2023-04-24T13:22:33Z">
        <w:r>
          <w:rPr>
            <w:rFonts w:ascii="Verdana" w:hAnsi="Verdana" w:cs="Verdana"/>
            <w:sz w:val="18"/>
            <w:szCs w:val="18"/>
            <w:rPrChange w:id="4538" w:author="google1599737165" w:date="2023-04-24T13:47:39Z">
              <w:rPr/>
            </w:rPrChange>
          </w:rPr>
          <w:t xml:space="preserve">Таблица </w:t>
        </w:r>
      </w:ins>
      <w:ins w:id="4539" w:author="google1599737165" w:date="2023-04-24T13:25:47Z">
        <w:r>
          <w:rPr>
            <w:rFonts w:hint="default" w:ascii="Verdana" w:hAnsi="Verdana" w:cs="Verdana"/>
            <w:sz w:val="18"/>
            <w:szCs w:val="18"/>
            <w:lang w:val="ru-RU"/>
            <w:rPrChange w:id="4540" w:author="google1599737165" w:date="2023-04-24T13:47:39Z">
              <w:rPr>
                <w:rFonts w:hint="default"/>
                <w:lang w:val="ru-RU"/>
              </w:rPr>
            </w:rPrChange>
          </w:rPr>
          <w:t>+++</w:t>
        </w:r>
      </w:ins>
      <w:ins w:id="4541" w:author="google1599737165" w:date="2023-04-24T13:22:33Z">
        <w:r>
          <w:rPr>
            <w:rFonts w:ascii="Verdana" w:hAnsi="Verdana" w:cs="Verdana"/>
            <w:sz w:val="18"/>
            <w:szCs w:val="18"/>
            <w:rPrChange w:id="4542" w:author="google1599737165" w:date="2023-04-24T13:47:39Z">
              <w:rPr/>
            </w:rPrChange>
          </w:rPr>
          <w:t xml:space="preserve">: Балльная оценка состояния </w:t>
        </w:r>
      </w:ins>
      <w:ins w:id="4543" w:author="google1599737165" w:date="2023-04-24T13:22:33Z">
        <w:r>
          <w:rPr>
            <w:rFonts w:ascii="Verdana" w:hAnsi="Verdana" w:cs="Verdana"/>
            <w:sz w:val="18"/>
            <w:szCs w:val="18"/>
            <w:lang w:val="ru-RU"/>
            <w:rPrChange w:id="4544" w:author="google1599737165" w:date="2023-04-24T13:47:39Z">
              <w:rPr>
                <w:lang w:val="ru-RU"/>
              </w:rPr>
            </w:rPrChange>
          </w:rPr>
          <w:t>зоо</w:t>
        </w:r>
      </w:ins>
      <w:ins w:id="4545" w:author="google1599737165" w:date="2023-04-24T13:22:33Z">
        <w:r>
          <w:rPr>
            <w:rFonts w:ascii="Verdana" w:hAnsi="Verdana" w:cs="Verdana"/>
            <w:sz w:val="18"/>
            <w:szCs w:val="18"/>
            <w:rPrChange w:id="4546" w:author="google1599737165" w:date="2023-04-24T13:47:39Z">
              <w:rPr/>
            </w:rPrChange>
          </w:rPr>
          <w:t xml:space="preserve">планктона </w:t>
        </w:r>
      </w:ins>
      <w:ins w:id="4547" w:author="google1599737165" w:date="2023-04-24T13:22:33Z">
        <w:r>
          <w:rPr>
            <w:rFonts w:ascii="Verdana" w:hAnsi="Verdana" w:cs="Verdana"/>
            <w:sz w:val="18"/>
            <w:szCs w:val="18"/>
            <w:lang w:val="ru-RU"/>
            <w:rPrChange w:id="4548" w:author="google1599737165" w:date="2023-04-24T13:47:39Z">
              <w:rPr>
                <w:lang w:val="ru-RU"/>
              </w:rPr>
            </w:rPrChange>
          </w:rPr>
          <w:t>для</w:t>
        </w:r>
      </w:ins>
      <w:ins w:id="4549" w:author="google1599737165" w:date="2023-04-24T13:22:33Z">
        <w:r>
          <w:rPr>
            <w:rFonts w:hint="default" w:ascii="Verdana" w:hAnsi="Verdana" w:cs="Verdana"/>
            <w:sz w:val="18"/>
            <w:szCs w:val="18"/>
            <w:lang w:val="ru-RU"/>
            <w:rPrChange w:id="4550" w:author="google1599737165" w:date="2023-04-24T13:47:39Z">
              <w:rPr>
                <w:rFonts w:hint="default"/>
                <w:lang w:val="ru-RU"/>
              </w:rPr>
            </w:rPrChange>
          </w:rPr>
          <w:t xml:space="preserve"> экспресс оценки состояния</w:t>
        </w:r>
      </w:ins>
      <w:ins w:id="4551" w:author="google1599737165" w:date="2023-04-24T13:25:51Z">
        <w:r>
          <w:rPr>
            <w:rFonts w:hint="default" w:ascii="Verdana" w:hAnsi="Verdana" w:cs="Verdana"/>
            <w:sz w:val="18"/>
            <w:szCs w:val="18"/>
            <w:lang w:val="ru-RU"/>
            <w:rPrChange w:id="4552" w:author="google1599737165" w:date="2023-04-24T13:47:39Z">
              <w:rPr>
                <w:rFonts w:hint="default"/>
                <w:lang w:val="ru-RU"/>
              </w:rPr>
            </w:rPrChange>
          </w:rPr>
          <w:t xml:space="preserve"> сооб</w:t>
        </w:r>
      </w:ins>
      <w:ins w:id="4553" w:author="google1599737165" w:date="2023-04-24T13:25:52Z">
        <w:r>
          <w:rPr>
            <w:rFonts w:hint="default" w:ascii="Verdana" w:hAnsi="Verdana" w:cs="Verdana"/>
            <w:sz w:val="18"/>
            <w:szCs w:val="18"/>
            <w:lang w:val="ru-RU"/>
            <w:rPrChange w:id="4554" w:author="google1599737165" w:date="2023-04-24T13:47:39Z">
              <w:rPr>
                <w:rFonts w:hint="default"/>
                <w:lang w:val="ru-RU"/>
              </w:rPr>
            </w:rPrChange>
          </w:rPr>
          <w:t>ществ</w:t>
        </w:r>
      </w:ins>
      <w:ins w:id="4555" w:author="google1599737165" w:date="2023-04-24T13:25:53Z">
        <w:r>
          <w:rPr>
            <w:rFonts w:hint="default" w:ascii="Verdana" w:hAnsi="Verdana" w:cs="Verdana"/>
            <w:sz w:val="18"/>
            <w:szCs w:val="18"/>
            <w:lang w:val="ru-RU"/>
            <w:rPrChange w:id="4556" w:author="google1599737165" w:date="2023-04-24T13:47:39Z">
              <w:rPr>
                <w:rFonts w:hint="default"/>
                <w:lang w:val="ru-RU"/>
              </w:rPr>
            </w:rPrChange>
          </w:rPr>
          <w:t>а.</w:t>
        </w:r>
      </w:ins>
    </w:p>
    <w:tbl>
      <w:tblPr>
        <w:tblStyle w:val="11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98"/>
        <w:gridCol w:w="1641"/>
        <w:gridCol w:w="990"/>
        <w:gridCol w:w="826"/>
        <w:gridCol w:w="16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ins w:id="4557" w:author="google1599737165" w:date="2023-04-24T13:22:33Z"/>
        </w:trPr>
        <w:tc>
          <w:tcPr>
            <w:tcW w:w="3398" w:type="dxa"/>
            <w:vMerge w:val="restart"/>
            <w:shd w:val="clear" w:color="auto" w:fill="00B0F0"/>
          </w:tcPr>
          <w:p>
            <w:pPr>
              <w:widowControl w:val="0"/>
              <w:spacing w:after="0"/>
              <w:jc w:val="both"/>
              <w:rPr>
                <w:ins w:id="4558" w:author="google1599737165" w:date="2023-04-24T13:22:33Z"/>
                <w:rFonts w:ascii="Verdana" w:hAnsi="Verdana" w:cs="Verdana"/>
                <w:b/>
                <w:bCs/>
                <w:color w:val="FFFFFF" w:themeColor="background1"/>
                <w:sz w:val="18"/>
                <w:szCs w:val="18"/>
                <w:rPrChange w:id="4559" w:author="google1599737165" w:date="2023-04-24T13:47:39Z">
                  <w:rPr>
                    <w:ins w:id="4560" w:author="google1599737165" w:date="2023-04-24T13:22:33Z"/>
                    <w:b/>
                    <w:bCs/>
                    <w:color w:val="FFFFFF" w:themeColor="background1"/>
                    <w:sz w:val="16"/>
                    <w:szCs w:val="16"/>
                    <w14:textFill>
                      <w14:solidFill>
                        <w14:schemeClr w14:val="bg1"/>
                      </w14:solidFill>
                    </w14:textFill>
                  </w:rPr>
                </w:rPrChange>
                <w14:textFill>
                  <w14:solidFill>
                    <w14:schemeClr w14:val="bg1"/>
                  </w14:solidFill>
                </w14:textFill>
              </w:rPr>
            </w:pPr>
            <w:ins w:id="4561" w:author="google1599737165" w:date="2023-04-24T13:22:33Z">
              <w:r>
                <w:rPr>
                  <w:rFonts w:ascii="Verdana" w:hAnsi="Verdana" w:cs="Verdana"/>
                  <w:b/>
                  <w:bCs/>
                  <w:color w:val="FFFFFF" w:themeColor="background1"/>
                  <w:sz w:val="18"/>
                  <w:szCs w:val="18"/>
                  <w:rPrChange w:id="4562" w:author="google1599737165" w:date="2023-04-24T13:47:39Z">
                    <w:rPr>
                      <w:b/>
                      <w:bCs/>
                      <w:color w:val="FFFFFF" w:themeColor="background1"/>
                      <w:sz w:val="16"/>
                      <w:szCs w:val="16"/>
                      <w14:textFill>
                        <w14:solidFill>
                          <w14:schemeClr w14:val="bg1"/>
                        </w14:solidFill>
                      </w14:textFill>
                    </w:rPr>
                  </w:rPrChange>
                  <w14:textFill>
                    <w14:solidFill>
                      <w14:schemeClr w14:val="bg1"/>
                    </w14:solidFill>
                  </w14:textFill>
                </w:rPr>
                <w:t>Количественные показатели</w:t>
              </w:r>
            </w:ins>
          </w:p>
        </w:tc>
        <w:tc>
          <w:tcPr>
            <w:tcW w:w="5124" w:type="dxa"/>
            <w:gridSpan w:val="4"/>
            <w:shd w:val="clear" w:color="auto" w:fill="00B0F0"/>
          </w:tcPr>
          <w:p>
            <w:pPr>
              <w:widowControl w:val="0"/>
              <w:spacing w:after="0"/>
              <w:jc w:val="both"/>
              <w:rPr>
                <w:ins w:id="4563" w:author="google1599737165" w:date="2023-04-24T13:22:33Z"/>
                <w:rFonts w:ascii="Verdana" w:hAnsi="Verdana" w:cs="Verdana"/>
                <w:b/>
                <w:bCs/>
                <w:color w:val="FFFFFF" w:themeColor="background1"/>
                <w:sz w:val="18"/>
                <w:szCs w:val="18"/>
                <w:rPrChange w:id="4564" w:author="google1599737165" w:date="2023-04-24T13:47:39Z">
                  <w:rPr>
                    <w:ins w:id="4565" w:author="google1599737165" w:date="2023-04-24T13:22:33Z"/>
                    <w:b/>
                    <w:bCs/>
                    <w:color w:val="FFFFFF" w:themeColor="background1"/>
                    <w:sz w:val="16"/>
                    <w:szCs w:val="16"/>
                    <w14:textFill>
                      <w14:solidFill>
                        <w14:schemeClr w14:val="bg1"/>
                      </w14:solidFill>
                    </w14:textFill>
                  </w:rPr>
                </w:rPrChange>
                <w14:textFill>
                  <w14:solidFill>
                    <w14:schemeClr w14:val="bg1"/>
                  </w14:solidFill>
                </w14:textFill>
              </w:rPr>
            </w:pPr>
            <w:ins w:id="4566" w:author="google1599737165" w:date="2023-04-24T13:22:33Z">
              <w:r>
                <w:rPr>
                  <w:rFonts w:ascii="Verdana" w:hAnsi="Verdana" w:cs="Verdana"/>
                  <w:b/>
                  <w:bCs/>
                  <w:color w:val="FFFFFF" w:themeColor="background1"/>
                  <w:sz w:val="18"/>
                  <w:szCs w:val="18"/>
                  <w:rPrChange w:id="4567" w:author="google1599737165" w:date="2023-04-24T13:47:39Z">
                    <w:rPr>
                      <w:b/>
                      <w:bCs/>
                      <w:color w:val="FFFFFF" w:themeColor="background1"/>
                      <w:sz w:val="16"/>
                      <w:szCs w:val="16"/>
                      <w14:textFill>
                        <w14:solidFill>
                          <w14:schemeClr w14:val="bg1"/>
                        </w14:solidFill>
                      </w14:textFill>
                    </w:rPr>
                  </w:rPrChange>
                  <w14:textFill>
                    <w14:solidFill>
                      <w14:schemeClr w14:val="bg1"/>
                    </w14:solidFill>
                  </w14:textFill>
                </w:rPr>
                <w:t>Балльная оценка</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ins w:id="4568" w:author="google1599737165" w:date="2023-04-24T13:22:33Z"/>
        </w:trPr>
        <w:tc>
          <w:tcPr>
            <w:tcW w:w="3398" w:type="dxa"/>
            <w:vMerge w:val="continue"/>
            <w:shd w:val="clear" w:color="auto" w:fill="00B0F0"/>
          </w:tcPr>
          <w:p>
            <w:pPr>
              <w:widowControl w:val="0"/>
              <w:spacing w:after="0"/>
              <w:jc w:val="both"/>
              <w:rPr>
                <w:ins w:id="4569" w:author="google1599737165" w:date="2023-04-24T13:22:33Z"/>
                <w:rFonts w:ascii="Verdana" w:hAnsi="Verdana" w:cs="Verdana"/>
                <w:b/>
                <w:bCs/>
                <w:color w:val="FFFFFF" w:themeColor="background1"/>
                <w:sz w:val="18"/>
                <w:szCs w:val="18"/>
                <w:lang w:val="en-US"/>
                <w:rPrChange w:id="4570" w:author="google1599737165" w:date="2023-04-24T13:47:39Z">
                  <w:rPr>
                    <w:ins w:id="4571" w:author="google1599737165" w:date="2023-04-24T13:22:33Z"/>
                    <w:b/>
                    <w:bCs/>
                    <w:color w:val="FFFFFF" w:themeColor="background1"/>
                    <w:sz w:val="16"/>
                    <w:szCs w:val="16"/>
                    <w:lang w:val="en-US"/>
                    <w14:textFill>
                      <w14:solidFill>
                        <w14:schemeClr w14:val="bg1"/>
                      </w14:solidFill>
                    </w14:textFill>
                  </w:rPr>
                </w:rPrChange>
                <w14:textFill>
                  <w14:solidFill>
                    <w14:schemeClr w14:val="bg1"/>
                  </w14:solidFill>
                </w14:textFill>
              </w:rPr>
            </w:pPr>
          </w:p>
        </w:tc>
        <w:tc>
          <w:tcPr>
            <w:tcW w:w="1641" w:type="dxa"/>
            <w:shd w:val="clear" w:color="auto" w:fill="00B0F0"/>
          </w:tcPr>
          <w:p>
            <w:pPr>
              <w:widowControl w:val="0"/>
              <w:spacing w:after="0"/>
              <w:jc w:val="both"/>
              <w:rPr>
                <w:ins w:id="4572" w:author="google1599737165" w:date="2023-04-24T13:22:33Z"/>
                <w:rFonts w:ascii="Verdana" w:hAnsi="Verdana" w:cs="Verdana"/>
                <w:b/>
                <w:bCs/>
                <w:color w:val="FFFFFF" w:themeColor="background1"/>
                <w:sz w:val="18"/>
                <w:szCs w:val="18"/>
                <w:rPrChange w:id="4573" w:author="google1599737165" w:date="2023-04-24T13:47:39Z">
                  <w:rPr>
                    <w:ins w:id="4574" w:author="google1599737165" w:date="2023-04-24T13:22:33Z"/>
                    <w:b/>
                    <w:bCs/>
                    <w:color w:val="FFFFFF" w:themeColor="background1"/>
                    <w:sz w:val="16"/>
                    <w:szCs w:val="16"/>
                    <w14:textFill>
                      <w14:solidFill>
                        <w14:schemeClr w14:val="bg1"/>
                      </w14:solidFill>
                    </w14:textFill>
                  </w:rPr>
                </w:rPrChange>
                <w14:textFill>
                  <w14:solidFill>
                    <w14:schemeClr w14:val="bg1"/>
                  </w14:solidFill>
                </w14:textFill>
              </w:rPr>
            </w:pPr>
            <w:ins w:id="4575" w:author="google1599737165" w:date="2023-04-24T13:22:33Z">
              <w:r>
                <w:rPr>
                  <w:rFonts w:ascii="Verdana" w:hAnsi="Verdana" w:cs="Verdana"/>
                  <w:b/>
                  <w:bCs/>
                  <w:color w:val="FFFFFF" w:themeColor="background1"/>
                  <w:sz w:val="18"/>
                  <w:szCs w:val="18"/>
                  <w:rPrChange w:id="4576" w:author="google1599737165" w:date="2023-04-24T13:47:39Z">
                    <w:rPr>
                      <w:b/>
                      <w:bCs/>
                      <w:color w:val="FFFFFF" w:themeColor="background1"/>
                      <w:sz w:val="16"/>
                      <w:szCs w:val="16"/>
                      <w14:textFill>
                        <w14:solidFill>
                          <w14:schemeClr w14:val="bg1"/>
                        </w14:solidFill>
                      </w14:textFill>
                    </w:rPr>
                  </w:rPrChange>
                  <w14:textFill>
                    <w14:solidFill>
                      <w14:schemeClr w14:val="bg1"/>
                    </w14:solidFill>
                  </w14:textFill>
                </w:rPr>
                <w:t>5</w:t>
              </w:r>
            </w:ins>
          </w:p>
        </w:tc>
        <w:tc>
          <w:tcPr>
            <w:tcW w:w="1816" w:type="dxa"/>
            <w:gridSpan w:val="2"/>
            <w:shd w:val="clear" w:color="auto" w:fill="00B0F0"/>
          </w:tcPr>
          <w:p>
            <w:pPr>
              <w:widowControl w:val="0"/>
              <w:spacing w:after="0"/>
              <w:jc w:val="both"/>
              <w:rPr>
                <w:ins w:id="4577" w:author="google1599737165" w:date="2023-04-24T13:22:33Z"/>
                <w:rFonts w:ascii="Verdana" w:hAnsi="Verdana" w:cs="Verdana"/>
                <w:b/>
                <w:bCs/>
                <w:color w:val="FFFFFF" w:themeColor="background1"/>
                <w:sz w:val="18"/>
                <w:szCs w:val="18"/>
                <w:rPrChange w:id="4578" w:author="google1599737165" w:date="2023-04-24T13:47:39Z">
                  <w:rPr>
                    <w:ins w:id="4579" w:author="google1599737165" w:date="2023-04-24T13:22:33Z"/>
                    <w:b/>
                    <w:bCs/>
                    <w:color w:val="FFFFFF" w:themeColor="background1"/>
                    <w:sz w:val="16"/>
                    <w:szCs w:val="16"/>
                    <w14:textFill>
                      <w14:solidFill>
                        <w14:schemeClr w14:val="bg1"/>
                      </w14:solidFill>
                    </w14:textFill>
                  </w:rPr>
                </w:rPrChange>
                <w14:textFill>
                  <w14:solidFill>
                    <w14:schemeClr w14:val="bg1"/>
                  </w14:solidFill>
                </w14:textFill>
              </w:rPr>
            </w:pPr>
            <w:ins w:id="4580" w:author="google1599737165" w:date="2023-04-24T13:22:33Z">
              <w:r>
                <w:rPr>
                  <w:rFonts w:ascii="Verdana" w:hAnsi="Verdana" w:cs="Verdana"/>
                  <w:b/>
                  <w:bCs/>
                  <w:color w:val="FFFFFF" w:themeColor="background1"/>
                  <w:sz w:val="18"/>
                  <w:szCs w:val="18"/>
                  <w:rPrChange w:id="4581" w:author="google1599737165" w:date="2023-04-24T13:47:39Z">
                    <w:rPr>
                      <w:b/>
                      <w:bCs/>
                      <w:color w:val="FFFFFF" w:themeColor="background1"/>
                      <w:sz w:val="16"/>
                      <w:szCs w:val="16"/>
                      <w14:textFill>
                        <w14:solidFill>
                          <w14:schemeClr w14:val="bg1"/>
                        </w14:solidFill>
                      </w14:textFill>
                    </w:rPr>
                  </w:rPrChange>
                  <w14:textFill>
                    <w14:solidFill>
                      <w14:schemeClr w14:val="bg1"/>
                    </w14:solidFill>
                  </w14:textFill>
                </w:rPr>
                <w:t>3</w:t>
              </w:r>
            </w:ins>
          </w:p>
        </w:tc>
        <w:tc>
          <w:tcPr>
            <w:tcW w:w="1667" w:type="dxa"/>
            <w:shd w:val="clear" w:color="auto" w:fill="00B0F0"/>
          </w:tcPr>
          <w:p>
            <w:pPr>
              <w:widowControl w:val="0"/>
              <w:spacing w:after="0"/>
              <w:jc w:val="both"/>
              <w:rPr>
                <w:ins w:id="4582" w:author="google1599737165" w:date="2023-04-24T13:22:33Z"/>
                <w:rFonts w:ascii="Verdana" w:hAnsi="Verdana" w:cs="Verdana"/>
                <w:b/>
                <w:bCs/>
                <w:color w:val="FFFFFF" w:themeColor="background1"/>
                <w:sz w:val="18"/>
                <w:szCs w:val="18"/>
                <w:rPrChange w:id="4583" w:author="google1599737165" w:date="2023-04-24T13:47:39Z">
                  <w:rPr>
                    <w:ins w:id="4584" w:author="google1599737165" w:date="2023-04-24T13:22:33Z"/>
                    <w:b/>
                    <w:bCs/>
                    <w:color w:val="FFFFFF" w:themeColor="background1"/>
                    <w:sz w:val="16"/>
                    <w:szCs w:val="16"/>
                    <w14:textFill>
                      <w14:solidFill>
                        <w14:schemeClr w14:val="bg1"/>
                      </w14:solidFill>
                    </w14:textFill>
                  </w:rPr>
                </w:rPrChange>
                <w14:textFill>
                  <w14:solidFill>
                    <w14:schemeClr w14:val="bg1"/>
                  </w14:solidFill>
                </w14:textFill>
              </w:rPr>
            </w:pPr>
            <w:ins w:id="4585" w:author="google1599737165" w:date="2023-04-24T13:22:33Z">
              <w:r>
                <w:rPr>
                  <w:rFonts w:ascii="Verdana" w:hAnsi="Verdana" w:cs="Verdana"/>
                  <w:b/>
                  <w:bCs/>
                  <w:color w:val="FFFFFF" w:themeColor="background1"/>
                  <w:sz w:val="18"/>
                  <w:szCs w:val="18"/>
                  <w:rPrChange w:id="4586" w:author="google1599737165" w:date="2023-04-24T13:47:39Z">
                    <w:rPr>
                      <w:b/>
                      <w:bCs/>
                      <w:color w:val="FFFFFF" w:themeColor="background1"/>
                      <w:sz w:val="16"/>
                      <w:szCs w:val="16"/>
                      <w14:textFill>
                        <w14:solidFill>
                          <w14:schemeClr w14:val="bg1"/>
                        </w14:solidFill>
                      </w14:textFill>
                    </w:rPr>
                  </w:rPrChange>
                  <w14:textFill>
                    <w14:solidFill>
                      <w14:schemeClr w14:val="bg1"/>
                    </w14:solidFill>
                  </w14:textFill>
                </w:rPr>
                <w:t>1</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587" w:author="google1599737165" w:date="2023-04-24T13:22:33Z"/>
        </w:trPr>
        <w:tc>
          <w:tcPr>
            <w:tcW w:w="3398" w:type="dxa"/>
          </w:tcPr>
          <w:p>
            <w:pPr>
              <w:widowControl w:val="0"/>
              <w:numPr>
                <w:ilvl w:val="0"/>
                <w:numId w:val="20"/>
              </w:numPr>
              <w:spacing w:after="0"/>
              <w:jc w:val="both"/>
              <w:rPr>
                <w:ins w:id="4588" w:author="google1599737165" w:date="2023-04-24T13:22:33Z"/>
                <w:rFonts w:ascii="Verdana" w:hAnsi="Verdana" w:cs="Verdana"/>
                <w:sz w:val="18"/>
                <w:szCs w:val="18"/>
                <w:rPrChange w:id="4589" w:author="google1599737165" w:date="2023-04-24T13:47:39Z">
                  <w:rPr>
                    <w:ins w:id="4590" w:author="google1599737165" w:date="2023-04-24T13:22:33Z"/>
                    <w:sz w:val="16"/>
                    <w:szCs w:val="16"/>
                  </w:rPr>
                </w:rPrChange>
              </w:rPr>
            </w:pPr>
            <w:ins w:id="4591" w:author="google1599737165" w:date="2023-04-24T13:22:33Z">
              <w:r>
                <w:rPr>
                  <w:rFonts w:ascii="Verdana" w:hAnsi="Verdana" w:cs="Verdana"/>
                  <w:sz w:val="18"/>
                  <w:szCs w:val="18"/>
                  <w:rPrChange w:id="4592" w:author="google1599737165" w:date="2023-04-24T13:47:39Z">
                    <w:rPr>
                      <w:sz w:val="16"/>
                      <w:szCs w:val="16"/>
                    </w:rPr>
                  </w:rPrChange>
                </w:rPr>
                <w:t xml:space="preserve">Неместные/инвазивные виды </w:t>
              </w:r>
            </w:ins>
            <w:ins w:id="4593" w:author="google1599737165" w:date="2023-04-24T13:22:33Z">
              <w:r>
                <w:rPr>
                  <w:rFonts w:ascii="Verdana" w:hAnsi="Verdana" w:cs="Verdana"/>
                  <w:sz w:val="18"/>
                  <w:szCs w:val="18"/>
                  <w:lang w:val="ru-RU"/>
                  <w:rPrChange w:id="4594" w:author="google1599737165" w:date="2023-04-24T13:47:39Z">
                    <w:rPr>
                      <w:sz w:val="16"/>
                      <w:szCs w:val="16"/>
                      <w:lang w:val="ru-RU"/>
                    </w:rPr>
                  </w:rPrChange>
                </w:rPr>
                <w:t>зоо</w:t>
              </w:r>
            </w:ins>
            <w:ins w:id="4595" w:author="google1599737165" w:date="2023-04-24T13:22:33Z">
              <w:r>
                <w:rPr>
                  <w:rFonts w:ascii="Verdana" w:hAnsi="Verdana" w:cs="Verdana"/>
                  <w:sz w:val="18"/>
                  <w:szCs w:val="18"/>
                  <w:rPrChange w:id="4596" w:author="google1599737165" w:date="2023-04-24T13:47:39Z">
                    <w:rPr>
                      <w:sz w:val="16"/>
                      <w:szCs w:val="16"/>
                    </w:rPr>
                  </w:rPrChange>
                </w:rPr>
                <w:t>топланктона</w:t>
              </w:r>
            </w:ins>
          </w:p>
        </w:tc>
        <w:tc>
          <w:tcPr>
            <w:tcW w:w="1641" w:type="dxa"/>
          </w:tcPr>
          <w:p>
            <w:pPr>
              <w:widowControl w:val="0"/>
              <w:spacing w:after="0"/>
              <w:jc w:val="both"/>
              <w:rPr>
                <w:ins w:id="4597" w:author="google1599737165" w:date="2023-04-24T13:22:33Z"/>
                <w:rFonts w:ascii="Verdana" w:hAnsi="Verdana" w:cs="Verdana"/>
                <w:sz w:val="18"/>
                <w:szCs w:val="18"/>
                <w:lang w:val="en-US"/>
                <w:rPrChange w:id="4598" w:author="google1599737165" w:date="2023-04-24T13:47:39Z">
                  <w:rPr>
                    <w:ins w:id="4599" w:author="google1599737165" w:date="2023-04-24T13:22:33Z"/>
                    <w:sz w:val="16"/>
                    <w:szCs w:val="16"/>
                    <w:lang w:val="en-US"/>
                  </w:rPr>
                </w:rPrChange>
              </w:rPr>
            </w:pPr>
          </w:p>
        </w:tc>
        <w:tc>
          <w:tcPr>
            <w:tcW w:w="1816" w:type="dxa"/>
            <w:gridSpan w:val="2"/>
          </w:tcPr>
          <w:p>
            <w:pPr>
              <w:widowControl w:val="0"/>
              <w:spacing w:after="0"/>
              <w:jc w:val="both"/>
              <w:rPr>
                <w:ins w:id="4600" w:author="google1599737165" w:date="2023-04-24T13:22:33Z"/>
                <w:rFonts w:ascii="Verdana" w:hAnsi="Verdana" w:cs="Verdana"/>
                <w:sz w:val="18"/>
                <w:szCs w:val="18"/>
                <w:rPrChange w:id="4601" w:author="google1599737165" w:date="2023-04-24T13:47:39Z">
                  <w:rPr>
                    <w:ins w:id="4602" w:author="google1599737165" w:date="2023-04-24T13:22:33Z"/>
                    <w:sz w:val="16"/>
                    <w:szCs w:val="16"/>
                  </w:rPr>
                </w:rPrChange>
              </w:rPr>
            </w:pPr>
            <w:ins w:id="4603" w:author="google1599737165" w:date="2023-04-24T13:22:33Z">
              <w:r>
                <w:rPr>
                  <w:rFonts w:ascii="Verdana" w:hAnsi="Verdana" w:cs="Verdana"/>
                  <w:sz w:val="18"/>
                  <w:szCs w:val="18"/>
                  <w:rPrChange w:id="4604" w:author="google1599737165" w:date="2023-04-24T13:47:39Z">
                    <w:rPr>
                      <w:sz w:val="16"/>
                      <w:szCs w:val="16"/>
                    </w:rPr>
                  </w:rPrChange>
                </w:rPr>
                <w:t>отсутствие</w:t>
              </w:r>
            </w:ins>
          </w:p>
        </w:tc>
        <w:tc>
          <w:tcPr>
            <w:tcW w:w="1667" w:type="dxa"/>
          </w:tcPr>
          <w:p>
            <w:pPr>
              <w:widowControl w:val="0"/>
              <w:spacing w:after="0"/>
              <w:jc w:val="both"/>
              <w:rPr>
                <w:ins w:id="4605" w:author="google1599737165" w:date="2023-04-24T13:22:33Z"/>
                <w:rFonts w:ascii="Verdana" w:hAnsi="Verdana" w:cs="Verdana"/>
                <w:sz w:val="18"/>
                <w:szCs w:val="18"/>
                <w:rPrChange w:id="4606" w:author="google1599737165" w:date="2023-04-24T13:47:39Z">
                  <w:rPr>
                    <w:ins w:id="4607" w:author="google1599737165" w:date="2023-04-24T13:22:33Z"/>
                    <w:sz w:val="16"/>
                    <w:szCs w:val="16"/>
                  </w:rPr>
                </w:rPrChange>
              </w:rPr>
            </w:pPr>
            <w:ins w:id="4608" w:author="google1599737165" w:date="2023-04-24T13:22:33Z">
              <w:r>
                <w:rPr>
                  <w:rFonts w:ascii="Verdana" w:hAnsi="Verdana" w:cs="Verdana"/>
                  <w:sz w:val="18"/>
                  <w:szCs w:val="18"/>
                  <w:rPrChange w:id="4609" w:author="google1599737165" w:date="2023-04-24T13:47:39Z">
                    <w:rPr>
                      <w:sz w:val="16"/>
                      <w:szCs w:val="16"/>
                    </w:rPr>
                  </w:rPrChange>
                </w:rPr>
                <w:t>присутствие</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ins w:id="4610" w:author="google1599737165" w:date="2023-04-24T13:22:33Z"/>
        </w:trPr>
        <w:tc>
          <w:tcPr>
            <w:tcW w:w="3398" w:type="dxa"/>
          </w:tcPr>
          <w:p>
            <w:pPr>
              <w:widowControl w:val="0"/>
              <w:numPr>
                <w:ilvl w:val="0"/>
                <w:numId w:val="20"/>
              </w:numPr>
              <w:spacing w:after="0"/>
              <w:jc w:val="both"/>
              <w:rPr>
                <w:ins w:id="4611" w:author="google1599737165" w:date="2023-04-24T13:22:33Z"/>
                <w:rFonts w:ascii="Verdana" w:hAnsi="Verdana" w:cs="Verdana"/>
                <w:sz w:val="18"/>
                <w:szCs w:val="18"/>
                <w:rPrChange w:id="4612" w:author="google1599737165" w:date="2023-04-24T13:47:39Z">
                  <w:rPr>
                    <w:ins w:id="4613" w:author="google1599737165" w:date="2023-04-24T13:22:33Z"/>
                    <w:sz w:val="16"/>
                    <w:szCs w:val="16"/>
                  </w:rPr>
                </w:rPrChange>
              </w:rPr>
            </w:pPr>
            <w:ins w:id="4614" w:author="google1599737165" w:date="2023-04-24T13:22:33Z">
              <w:r>
                <w:rPr>
                  <w:rFonts w:ascii="Verdana" w:hAnsi="Verdana" w:cs="Verdana"/>
                  <w:sz w:val="18"/>
                  <w:szCs w:val="18"/>
                  <w:rPrChange w:id="4615" w:author="google1599737165" w:date="2023-04-24T13:47:39Z">
                    <w:rPr>
                      <w:sz w:val="16"/>
                      <w:szCs w:val="16"/>
                    </w:rPr>
                  </w:rPrChange>
                </w:rPr>
                <w:t>Численность зоопланктонного сообщества (август)</w:t>
              </w:r>
            </w:ins>
          </w:p>
        </w:tc>
        <w:tc>
          <w:tcPr>
            <w:tcW w:w="1641" w:type="dxa"/>
          </w:tcPr>
          <w:p>
            <w:pPr>
              <w:widowControl w:val="0"/>
              <w:spacing w:after="0"/>
              <w:jc w:val="both"/>
              <w:rPr>
                <w:ins w:id="4616" w:author="google1599737165" w:date="2023-04-24T13:22:33Z"/>
                <w:rFonts w:ascii="Verdana" w:hAnsi="Verdana" w:eastAsia="Times New Roman" w:cs="Verdana"/>
                <w:sz w:val="18"/>
                <w:szCs w:val="18"/>
                <w:rPrChange w:id="4617" w:author="google1599737165" w:date="2023-04-24T13:47:39Z">
                  <w:rPr>
                    <w:ins w:id="4618" w:author="google1599737165" w:date="2023-04-24T13:22:33Z"/>
                    <w:rFonts w:eastAsia="Times New Roman" w:cs="Times New Roman"/>
                    <w:sz w:val="16"/>
                    <w:szCs w:val="16"/>
                  </w:rPr>
                </w:rPrChange>
              </w:rPr>
            </w:pPr>
            <w:ins w:id="4619" w:author="google1599737165" w:date="2023-04-24T13:22:33Z">
              <w:r>
                <w:rPr>
                  <w:rFonts w:ascii="Verdana" w:hAnsi="Verdana" w:cs="Verdana"/>
                  <w:sz w:val="18"/>
                  <w:szCs w:val="18"/>
                  <w:rPrChange w:id="4620" w:author="google1599737165" w:date="2023-04-24T13:47:39Z">
                    <w:rPr>
                      <w:sz w:val="16"/>
                      <w:szCs w:val="16"/>
                    </w:rPr>
                  </w:rPrChange>
                </w:rPr>
                <w:t>&gt; 8 И &lt; 11000 экз./м</w:t>
              </w:r>
            </w:ins>
            <w:ins w:id="4621" w:author="google1599737165" w:date="2023-04-24T13:22:33Z">
              <w:r>
                <w:rPr>
                  <w:rFonts w:ascii="Verdana" w:hAnsi="Verdana" w:cs="Verdana"/>
                  <w:sz w:val="18"/>
                  <w:szCs w:val="18"/>
                  <w:vertAlign w:val="superscript"/>
                  <w:rPrChange w:id="4622" w:author="google1599737165" w:date="2023-04-24T13:47:39Z">
                    <w:rPr>
                      <w:sz w:val="16"/>
                      <w:szCs w:val="16"/>
                      <w:vertAlign w:val="superscript"/>
                    </w:rPr>
                  </w:rPrChange>
                </w:rPr>
                <w:t>3</w:t>
              </w:r>
            </w:ins>
          </w:p>
        </w:tc>
        <w:tc>
          <w:tcPr>
            <w:tcW w:w="1816" w:type="dxa"/>
            <w:gridSpan w:val="2"/>
          </w:tcPr>
          <w:p>
            <w:pPr>
              <w:widowControl w:val="0"/>
              <w:spacing w:after="0"/>
              <w:jc w:val="both"/>
              <w:rPr>
                <w:ins w:id="4623" w:author="google1599737165" w:date="2023-04-24T13:22:33Z"/>
                <w:rFonts w:ascii="Verdana" w:hAnsi="Verdana" w:cs="Verdana"/>
                <w:sz w:val="18"/>
                <w:szCs w:val="18"/>
                <w:rPrChange w:id="4624" w:author="google1599737165" w:date="2023-04-24T13:47:39Z">
                  <w:rPr>
                    <w:ins w:id="4625" w:author="google1599737165" w:date="2023-04-24T13:22:33Z"/>
                    <w:sz w:val="16"/>
                    <w:szCs w:val="16"/>
                  </w:rPr>
                </w:rPrChange>
              </w:rPr>
            </w:pPr>
            <w:ins w:id="4626" w:author="google1599737165" w:date="2023-04-24T13:22:33Z">
              <w:r>
                <w:rPr>
                  <w:rFonts w:ascii="Verdana" w:hAnsi="Verdana" w:cs="Verdana"/>
                  <w:sz w:val="18"/>
                  <w:szCs w:val="18"/>
                  <w:rPrChange w:id="4627" w:author="google1599737165" w:date="2023-04-24T13:47:39Z">
                    <w:rPr>
                      <w:sz w:val="16"/>
                      <w:szCs w:val="16"/>
                    </w:rPr>
                  </w:rPrChange>
                </w:rPr>
                <w:t>&gt; 11000 экз./м</w:t>
              </w:r>
            </w:ins>
            <w:ins w:id="4628" w:author="google1599737165" w:date="2023-04-24T13:22:33Z">
              <w:r>
                <w:rPr>
                  <w:rFonts w:ascii="Verdana" w:hAnsi="Verdana" w:cs="Verdana"/>
                  <w:sz w:val="18"/>
                  <w:szCs w:val="18"/>
                  <w:vertAlign w:val="superscript"/>
                  <w:rPrChange w:id="4629" w:author="google1599737165" w:date="2023-04-24T13:47:39Z">
                    <w:rPr>
                      <w:sz w:val="16"/>
                      <w:szCs w:val="16"/>
                      <w:vertAlign w:val="superscript"/>
                    </w:rPr>
                  </w:rPrChange>
                </w:rPr>
                <w:t>3</w:t>
              </w:r>
            </w:ins>
          </w:p>
        </w:tc>
        <w:tc>
          <w:tcPr>
            <w:tcW w:w="1667" w:type="dxa"/>
          </w:tcPr>
          <w:p>
            <w:pPr>
              <w:widowControl w:val="0"/>
              <w:spacing w:after="0"/>
              <w:jc w:val="both"/>
              <w:rPr>
                <w:ins w:id="4630" w:author="google1599737165" w:date="2023-04-24T13:22:33Z"/>
                <w:rFonts w:ascii="Verdana" w:hAnsi="Verdana" w:cs="Verdana"/>
                <w:sz w:val="18"/>
                <w:szCs w:val="18"/>
                <w:rPrChange w:id="4631" w:author="google1599737165" w:date="2023-04-24T13:47:39Z">
                  <w:rPr>
                    <w:ins w:id="4632" w:author="google1599737165" w:date="2023-04-24T13:22:33Z"/>
                    <w:sz w:val="16"/>
                    <w:szCs w:val="16"/>
                  </w:rPr>
                </w:rPrChange>
              </w:rPr>
            </w:pPr>
            <w:ins w:id="4633" w:author="google1599737165" w:date="2023-04-24T13:22:33Z">
              <w:r>
                <w:rPr>
                  <w:rFonts w:ascii="Verdana" w:hAnsi="Verdana" w:cs="Verdana"/>
                  <w:sz w:val="18"/>
                  <w:szCs w:val="18"/>
                  <w:rPrChange w:id="4634" w:author="google1599737165" w:date="2023-04-24T13:47:39Z">
                    <w:rPr>
                      <w:sz w:val="16"/>
                      <w:szCs w:val="16"/>
                    </w:rPr>
                  </w:rPrChange>
                </w:rPr>
                <w:t>&lt; 8 экз./м</w:t>
              </w:r>
            </w:ins>
            <w:ins w:id="4635" w:author="google1599737165" w:date="2023-04-24T13:22:33Z">
              <w:r>
                <w:rPr>
                  <w:rFonts w:ascii="Verdana" w:hAnsi="Verdana" w:cs="Verdana"/>
                  <w:sz w:val="18"/>
                  <w:szCs w:val="18"/>
                  <w:vertAlign w:val="superscript"/>
                  <w:rPrChange w:id="4636" w:author="google1599737165" w:date="2023-04-24T13:47:39Z">
                    <w:rPr>
                      <w:sz w:val="16"/>
                      <w:szCs w:val="16"/>
                      <w:vertAlign w:val="superscript"/>
                    </w:rPr>
                  </w:rPrChange>
                </w:rPr>
                <w:t>3</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637" w:author="google1599737165" w:date="2023-04-24T13:22:33Z"/>
        </w:trPr>
        <w:tc>
          <w:tcPr>
            <w:tcW w:w="3398" w:type="dxa"/>
          </w:tcPr>
          <w:p>
            <w:pPr>
              <w:widowControl w:val="0"/>
              <w:numPr>
                <w:ilvl w:val="0"/>
                <w:numId w:val="20"/>
              </w:numPr>
              <w:spacing w:after="0"/>
              <w:jc w:val="both"/>
              <w:rPr>
                <w:ins w:id="4638" w:author="google1599737165" w:date="2023-04-24T13:22:33Z"/>
                <w:rFonts w:ascii="Verdana" w:hAnsi="Verdana" w:cs="Verdana"/>
                <w:sz w:val="18"/>
                <w:szCs w:val="18"/>
                <w:rPrChange w:id="4639" w:author="google1599737165" w:date="2023-04-24T13:47:39Z">
                  <w:rPr>
                    <w:ins w:id="4640" w:author="google1599737165" w:date="2023-04-24T13:22:33Z"/>
                    <w:sz w:val="16"/>
                    <w:szCs w:val="16"/>
                  </w:rPr>
                </w:rPrChange>
              </w:rPr>
            </w:pPr>
            <w:ins w:id="4641" w:author="google1599737165" w:date="2023-04-24T13:22:33Z">
              <w:r>
                <w:rPr>
                  <w:rFonts w:ascii="Verdana" w:hAnsi="Verdana" w:cs="Verdana"/>
                  <w:sz w:val="18"/>
                  <w:szCs w:val="18"/>
                  <w:rPrChange w:id="4642" w:author="google1599737165" w:date="2023-04-24T13:47:39Z">
                    <w:rPr>
                      <w:sz w:val="16"/>
                      <w:szCs w:val="16"/>
                    </w:rPr>
                  </w:rPrChange>
                </w:rPr>
                <w:t>Численность зоопланктонного сообщества (сентябрь)</w:t>
              </w:r>
            </w:ins>
          </w:p>
        </w:tc>
        <w:tc>
          <w:tcPr>
            <w:tcW w:w="1641" w:type="dxa"/>
          </w:tcPr>
          <w:p>
            <w:pPr>
              <w:widowControl w:val="0"/>
              <w:spacing w:after="0"/>
              <w:jc w:val="both"/>
              <w:rPr>
                <w:ins w:id="4643" w:author="google1599737165" w:date="2023-04-24T13:22:33Z"/>
                <w:rFonts w:ascii="Verdana" w:hAnsi="Verdana" w:eastAsia="Times New Roman" w:cs="Verdana"/>
                <w:sz w:val="18"/>
                <w:szCs w:val="18"/>
                <w:rPrChange w:id="4644" w:author="google1599737165" w:date="2023-04-24T13:47:39Z">
                  <w:rPr>
                    <w:ins w:id="4645" w:author="google1599737165" w:date="2023-04-24T13:22:33Z"/>
                    <w:rFonts w:eastAsia="Times New Roman" w:cs="Times New Roman"/>
                    <w:sz w:val="16"/>
                    <w:szCs w:val="16"/>
                  </w:rPr>
                </w:rPrChange>
              </w:rPr>
            </w:pPr>
            <w:ins w:id="4646" w:author="google1599737165" w:date="2023-04-24T13:22:33Z">
              <w:r>
                <w:rPr>
                  <w:rFonts w:ascii="Verdana" w:hAnsi="Verdana" w:cs="Verdana"/>
                  <w:sz w:val="18"/>
                  <w:szCs w:val="18"/>
                  <w:rPrChange w:id="4647" w:author="google1599737165" w:date="2023-04-24T13:47:39Z">
                    <w:rPr>
                      <w:sz w:val="16"/>
                      <w:szCs w:val="16"/>
                    </w:rPr>
                  </w:rPrChange>
                </w:rPr>
                <w:t>&gt; 188 И &lt; 33564 экз./м</w:t>
              </w:r>
            </w:ins>
            <w:ins w:id="4648" w:author="google1599737165" w:date="2023-04-24T13:22:33Z">
              <w:r>
                <w:rPr>
                  <w:rFonts w:ascii="Verdana" w:hAnsi="Verdana" w:cs="Verdana"/>
                  <w:sz w:val="18"/>
                  <w:szCs w:val="18"/>
                  <w:vertAlign w:val="superscript"/>
                  <w:rPrChange w:id="4649" w:author="google1599737165" w:date="2023-04-24T13:47:39Z">
                    <w:rPr>
                      <w:sz w:val="16"/>
                      <w:szCs w:val="16"/>
                      <w:vertAlign w:val="superscript"/>
                    </w:rPr>
                  </w:rPrChange>
                </w:rPr>
                <w:t>3</w:t>
              </w:r>
            </w:ins>
          </w:p>
        </w:tc>
        <w:tc>
          <w:tcPr>
            <w:tcW w:w="1816" w:type="dxa"/>
            <w:gridSpan w:val="2"/>
          </w:tcPr>
          <w:p>
            <w:pPr>
              <w:widowControl w:val="0"/>
              <w:spacing w:after="0"/>
              <w:jc w:val="both"/>
              <w:rPr>
                <w:ins w:id="4650" w:author="google1599737165" w:date="2023-04-24T13:22:33Z"/>
                <w:rFonts w:ascii="Verdana" w:hAnsi="Verdana" w:cs="Verdana"/>
                <w:sz w:val="18"/>
                <w:szCs w:val="18"/>
                <w:rPrChange w:id="4651" w:author="google1599737165" w:date="2023-04-24T13:47:39Z">
                  <w:rPr>
                    <w:ins w:id="4652" w:author="google1599737165" w:date="2023-04-24T13:22:33Z"/>
                    <w:sz w:val="16"/>
                    <w:szCs w:val="16"/>
                  </w:rPr>
                </w:rPrChange>
              </w:rPr>
            </w:pPr>
            <w:ins w:id="4653" w:author="google1599737165" w:date="2023-04-24T13:22:33Z">
              <w:r>
                <w:rPr>
                  <w:rFonts w:ascii="Verdana" w:hAnsi="Verdana" w:cs="Verdana"/>
                  <w:sz w:val="18"/>
                  <w:szCs w:val="18"/>
                  <w:rPrChange w:id="4654" w:author="google1599737165" w:date="2023-04-24T13:47:39Z">
                    <w:rPr>
                      <w:sz w:val="16"/>
                      <w:szCs w:val="16"/>
                    </w:rPr>
                  </w:rPrChange>
                </w:rPr>
                <w:t>&gt; 33564 экз./м</w:t>
              </w:r>
            </w:ins>
            <w:ins w:id="4655" w:author="google1599737165" w:date="2023-04-24T13:22:33Z">
              <w:r>
                <w:rPr>
                  <w:rFonts w:ascii="Verdana" w:hAnsi="Verdana" w:cs="Verdana"/>
                  <w:sz w:val="18"/>
                  <w:szCs w:val="18"/>
                  <w:vertAlign w:val="superscript"/>
                  <w:rPrChange w:id="4656" w:author="google1599737165" w:date="2023-04-24T13:47:39Z">
                    <w:rPr>
                      <w:sz w:val="16"/>
                      <w:szCs w:val="16"/>
                      <w:vertAlign w:val="superscript"/>
                    </w:rPr>
                  </w:rPrChange>
                </w:rPr>
                <w:t>3</w:t>
              </w:r>
            </w:ins>
          </w:p>
        </w:tc>
        <w:tc>
          <w:tcPr>
            <w:tcW w:w="1667" w:type="dxa"/>
          </w:tcPr>
          <w:p>
            <w:pPr>
              <w:widowControl w:val="0"/>
              <w:spacing w:after="0"/>
              <w:jc w:val="both"/>
              <w:rPr>
                <w:ins w:id="4657" w:author="google1599737165" w:date="2023-04-24T13:22:33Z"/>
                <w:rFonts w:ascii="Verdana" w:hAnsi="Verdana" w:cs="Verdana"/>
                <w:sz w:val="18"/>
                <w:szCs w:val="18"/>
                <w:rPrChange w:id="4658" w:author="google1599737165" w:date="2023-04-24T13:47:39Z">
                  <w:rPr>
                    <w:ins w:id="4659" w:author="google1599737165" w:date="2023-04-24T13:22:33Z"/>
                    <w:sz w:val="16"/>
                    <w:szCs w:val="16"/>
                  </w:rPr>
                </w:rPrChange>
              </w:rPr>
            </w:pPr>
            <w:ins w:id="4660" w:author="google1599737165" w:date="2023-04-24T13:22:33Z">
              <w:r>
                <w:rPr>
                  <w:rFonts w:ascii="Verdana" w:hAnsi="Verdana" w:cs="Verdana"/>
                  <w:sz w:val="18"/>
                  <w:szCs w:val="18"/>
                  <w:rPrChange w:id="4661" w:author="google1599737165" w:date="2023-04-24T13:47:39Z">
                    <w:rPr>
                      <w:sz w:val="16"/>
                      <w:szCs w:val="16"/>
                    </w:rPr>
                  </w:rPrChange>
                </w:rPr>
                <w:t>&lt; 188 экз./м</w:t>
              </w:r>
            </w:ins>
            <w:ins w:id="4662" w:author="google1599737165" w:date="2023-04-24T13:22:33Z">
              <w:r>
                <w:rPr>
                  <w:rFonts w:ascii="Verdana" w:hAnsi="Verdana" w:cs="Verdana"/>
                  <w:sz w:val="18"/>
                  <w:szCs w:val="18"/>
                  <w:vertAlign w:val="superscript"/>
                  <w:rPrChange w:id="4663" w:author="google1599737165" w:date="2023-04-24T13:47:39Z">
                    <w:rPr>
                      <w:sz w:val="16"/>
                      <w:szCs w:val="16"/>
                      <w:vertAlign w:val="superscript"/>
                    </w:rPr>
                  </w:rPrChange>
                </w:rPr>
                <w:t>3</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664" w:author="google1599737165" w:date="2023-04-24T13:22:33Z"/>
        </w:trPr>
        <w:tc>
          <w:tcPr>
            <w:tcW w:w="3398" w:type="dxa"/>
            <w:shd w:val="clear" w:color="auto" w:fill="D7D7D7" w:themeFill="background1" w:themeFillShade="D8"/>
          </w:tcPr>
          <w:p>
            <w:pPr>
              <w:widowControl w:val="0"/>
              <w:spacing w:after="0"/>
              <w:jc w:val="both"/>
              <w:rPr>
                <w:ins w:id="4665" w:author="google1599737165" w:date="2023-04-24T13:22:33Z"/>
                <w:rFonts w:ascii="Verdana" w:hAnsi="Verdana" w:cs="Verdana"/>
                <w:b/>
                <w:bCs/>
                <w:sz w:val="18"/>
                <w:szCs w:val="18"/>
                <w:rPrChange w:id="4666" w:author="google1599737165" w:date="2023-04-24T13:47:39Z">
                  <w:rPr>
                    <w:ins w:id="4667" w:author="google1599737165" w:date="2023-04-24T13:22:33Z"/>
                    <w:b/>
                    <w:bCs/>
                    <w:sz w:val="16"/>
                    <w:szCs w:val="16"/>
                  </w:rPr>
                </w:rPrChange>
              </w:rPr>
            </w:pPr>
            <w:ins w:id="4668" w:author="google1599737165" w:date="2023-04-24T13:22:33Z">
              <w:r>
                <w:rPr>
                  <w:rFonts w:ascii="Verdana" w:hAnsi="Verdana" w:cs="Verdana"/>
                  <w:b/>
                  <w:bCs/>
                  <w:sz w:val="18"/>
                  <w:szCs w:val="18"/>
                  <w:rPrChange w:id="4669" w:author="google1599737165" w:date="2023-04-24T13:47:39Z">
                    <w:rPr>
                      <w:b/>
                      <w:bCs/>
                      <w:sz w:val="16"/>
                      <w:szCs w:val="16"/>
                    </w:rPr>
                  </w:rPrChange>
                </w:rPr>
                <w:t>Система балльной оценки / Категории состояния</w:t>
              </w:r>
            </w:ins>
          </w:p>
        </w:tc>
        <w:tc>
          <w:tcPr>
            <w:tcW w:w="2631" w:type="dxa"/>
            <w:gridSpan w:val="2"/>
            <w:shd w:val="clear" w:color="auto" w:fill="D7D7D7" w:themeFill="background1" w:themeFillShade="D8"/>
          </w:tcPr>
          <w:p>
            <w:pPr>
              <w:widowControl w:val="0"/>
              <w:spacing w:after="0"/>
              <w:jc w:val="both"/>
              <w:rPr>
                <w:ins w:id="4670" w:author="google1599737165" w:date="2023-04-24T13:22:33Z"/>
                <w:rFonts w:ascii="Verdana" w:hAnsi="Verdana" w:cs="Verdana"/>
                <w:b/>
                <w:bCs/>
                <w:sz w:val="18"/>
                <w:szCs w:val="18"/>
                <w:rPrChange w:id="4671" w:author="google1599737165" w:date="2023-04-24T13:47:39Z">
                  <w:rPr>
                    <w:ins w:id="4672" w:author="google1599737165" w:date="2023-04-24T13:22:33Z"/>
                    <w:b/>
                    <w:bCs/>
                    <w:sz w:val="16"/>
                    <w:szCs w:val="16"/>
                  </w:rPr>
                </w:rPrChange>
              </w:rPr>
            </w:pPr>
            <w:ins w:id="4673" w:author="google1599737165" w:date="2023-04-24T13:22:33Z">
              <w:r>
                <w:rPr>
                  <w:rFonts w:ascii="Verdana" w:hAnsi="Verdana" w:cs="Verdana"/>
                  <w:b/>
                  <w:bCs/>
                  <w:sz w:val="18"/>
                  <w:szCs w:val="18"/>
                  <w:rPrChange w:id="4674" w:author="google1599737165" w:date="2023-04-24T13:47:39Z">
                    <w:rPr>
                      <w:b/>
                      <w:bCs/>
                      <w:sz w:val="16"/>
                      <w:szCs w:val="16"/>
                    </w:rPr>
                  </w:rPrChange>
                </w:rPr>
                <w:t>Рейтинг</w:t>
              </w:r>
            </w:ins>
          </w:p>
        </w:tc>
        <w:tc>
          <w:tcPr>
            <w:tcW w:w="2493" w:type="dxa"/>
            <w:gridSpan w:val="2"/>
            <w:shd w:val="clear" w:color="auto" w:fill="D7D7D7" w:themeFill="background1" w:themeFillShade="D8"/>
          </w:tcPr>
          <w:p>
            <w:pPr>
              <w:widowControl w:val="0"/>
              <w:spacing w:after="0"/>
              <w:jc w:val="both"/>
              <w:rPr>
                <w:ins w:id="4675" w:author="google1599737165" w:date="2023-04-24T13:22:33Z"/>
                <w:rFonts w:ascii="Verdana" w:hAnsi="Verdana" w:cs="Verdana"/>
                <w:b/>
                <w:bCs/>
                <w:sz w:val="18"/>
                <w:szCs w:val="18"/>
                <w:rPrChange w:id="4676" w:author="google1599737165" w:date="2023-04-24T13:47:39Z">
                  <w:rPr>
                    <w:ins w:id="4677" w:author="google1599737165" w:date="2023-04-24T13:22:33Z"/>
                    <w:b/>
                    <w:bCs/>
                    <w:sz w:val="16"/>
                    <w:szCs w:val="16"/>
                  </w:rPr>
                </w:rPrChange>
              </w:rPr>
            </w:pPr>
            <w:ins w:id="4678" w:author="google1599737165" w:date="2023-04-24T13:22:33Z">
              <w:r>
                <w:rPr>
                  <w:rFonts w:ascii="Verdana" w:hAnsi="Verdana" w:cs="Verdana"/>
                  <w:b/>
                  <w:bCs/>
                  <w:sz w:val="18"/>
                  <w:szCs w:val="18"/>
                  <w:rPrChange w:id="4679" w:author="google1599737165" w:date="2023-04-24T13:47:39Z">
                    <w:rPr>
                      <w:b/>
                      <w:bCs/>
                      <w:sz w:val="16"/>
                      <w:szCs w:val="16"/>
                    </w:rPr>
                  </w:rPrChange>
                </w:rPr>
                <w:t>Итоговая оценка</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680" w:author="google1599737165" w:date="2023-04-24T13:22:33Z"/>
        </w:trPr>
        <w:tc>
          <w:tcPr>
            <w:tcW w:w="3398" w:type="dxa"/>
            <w:shd w:val="clear" w:color="auto" w:fill="F1F1F1" w:themeFill="background1" w:themeFillShade="F2"/>
          </w:tcPr>
          <w:p>
            <w:pPr>
              <w:widowControl w:val="0"/>
              <w:spacing w:after="0"/>
              <w:jc w:val="both"/>
              <w:rPr>
                <w:ins w:id="4681" w:author="google1599737165" w:date="2023-04-24T13:22:33Z"/>
                <w:rFonts w:ascii="Verdana" w:hAnsi="Verdana" w:cs="Verdana"/>
                <w:sz w:val="18"/>
                <w:szCs w:val="18"/>
                <w:rPrChange w:id="4682" w:author="google1599737165" w:date="2023-04-24T13:47:39Z">
                  <w:rPr>
                    <w:ins w:id="4683" w:author="google1599737165" w:date="2023-04-24T13:22:33Z"/>
                    <w:sz w:val="16"/>
                    <w:szCs w:val="16"/>
                  </w:rPr>
                </w:rPrChange>
              </w:rPr>
            </w:pPr>
            <w:ins w:id="4684" w:author="google1599737165" w:date="2023-04-24T13:22:33Z">
              <w:r>
                <w:rPr>
                  <w:rFonts w:ascii="Verdana" w:hAnsi="Verdana" w:cs="Verdana"/>
                  <w:sz w:val="18"/>
                  <w:szCs w:val="18"/>
                  <w:rPrChange w:id="4685" w:author="google1599737165" w:date="2023-04-24T13:47:39Z">
                    <w:rPr>
                      <w:sz w:val="16"/>
                      <w:szCs w:val="16"/>
                    </w:rPr>
                  </w:rPrChange>
                </w:rPr>
                <w:t>Хорошее</w:t>
              </w:r>
            </w:ins>
          </w:p>
        </w:tc>
        <w:tc>
          <w:tcPr>
            <w:tcW w:w="2631" w:type="dxa"/>
            <w:gridSpan w:val="2"/>
            <w:shd w:val="clear" w:color="auto" w:fill="F1F1F1" w:themeFill="background1" w:themeFillShade="F2"/>
          </w:tcPr>
          <w:p>
            <w:pPr>
              <w:widowControl w:val="0"/>
              <w:spacing w:after="0"/>
              <w:jc w:val="both"/>
              <w:rPr>
                <w:ins w:id="4686" w:author="google1599737165" w:date="2023-04-24T13:22:33Z"/>
                <w:rFonts w:ascii="Verdana" w:hAnsi="Verdana" w:cs="Verdana"/>
                <w:sz w:val="18"/>
                <w:szCs w:val="18"/>
                <w:rPrChange w:id="4687" w:author="google1599737165" w:date="2023-04-24T13:47:39Z">
                  <w:rPr>
                    <w:ins w:id="4688" w:author="google1599737165" w:date="2023-04-24T13:22:33Z"/>
                    <w:rFonts w:cs="Arial"/>
                    <w:sz w:val="16"/>
                    <w:szCs w:val="16"/>
                  </w:rPr>
                </w:rPrChange>
              </w:rPr>
            </w:pPr>
            <w:ins w:id="4689" w:author="google1599737165" w:date="2023-04-24T13:22:33Z">
              <w:r>
                <w:rPr>
                  <w:rFonts w:ascii="Verdana" w:hAnsi="Verdana" w:cs="Verdana"/>
                  <w:sz w:val="18"/>
                  <w:szCs w:val="18"/>
                  <w:rPrChange w:id="4690" w:author="google1599737165" w:date="2023-04-24T13:47:39Z">
                    <w:rPr>
                      <w:sz w:val="16"/>
                      <w:szCs w:val="16"/>
                    </w:rPr>
                  </w:rPrChange>
                </w:rPr>
                <w:t>0,7*Σ макс. баллов-</w:t>
              </w:r>
            </w:ins>
          </w:p>
          <w:p>
            <w:pPr>
              <w:widowControl w:val="0"/>
              <w:spacing w:after="0"/>
              <w:jc w:val="both"/>
              <w:rPr>
                <w:ins w:id="4691" w:author="google1599737165" w:date="2023-04-24T13:22:33Z"/>
                <w:rFonts w:ascii="Verdana" w:hAnsi="Verdana" w:cs="Verdana"/>
                <w:sz w:val="18"/>
                <w:szCs w:val="18"/>
                <w:rPrChange w:id="4692" w:author="google1599737165" w:date="2023-04-24T13:47:39Z">
                  <w:rPr>
                    <w:ins w:id="4693" w:author="google1599737165" w:date="2023-04-24T13:22:33Z"/>
                    <w:rFonts w:cs="Arial"/>
                    <w:sz w:val="16"/>
                    <w:szCs w:val="16"/>
                  </w:rPr>
                </w:rPrChange>
              </w:rPr>
            </w:pPr>
            <w:ins w:id="4694" w:author="google1599737165" w:date="2023-04-24T13:22:33Z">
              <w:r>
                <w:rPr>
                  <w:rFonts w:ascii="Verdana" w:hAnsi="Verdana" w:cs="Verdana"/>
                  <w:sz w:val="18"/>
                  <w:szCs w:val="18"/>
                  <w:rPrChange w:id="4695" w:author="google1599737165" w:date="2023-04-24T13:47:39Z">
                    <w:rPr>
                      <w:sz w:val="16"/>
                      <w:szCs w:val="16"/>
                    </w:rPr>
                  </w:rPrChange>
                </w:rPr>
                <w:t>1*Σ макс. баллов</w:t>
              </w:r>
            </w:ins>
          </w:p>
        </w:tc>
        <w:tc>
          <w:tcPr>
            <w:tcW w:w="2493" w:type="dxa"/>
            <w:gridSpan w:val="2"/>
            <w:shd w:val="clear" w:color="auto" w:fill="F1F1F1" w:themeFill="background1" w:themeFillShade="F2"/>
          </w:tcPr>
          <w:p>
            <w:pPr>
              <w:widowControl w:val="0"/>
              <w:spacing w:after="0"/>
              <w:jc w:val="both"/>
              <w:rPr>
                <w:ins w:id="4696" w:author="google1599737165" w:date="2023-04-24T13:22:33Z"/>
                <w:rFonts w:ascii="Verdana" w:hAnsi="Verdana" w:cs="Verdana"/>
                <w:sz w:val="18"/>
                <w:szCs w:val="18"/>
                <w:rPrChange w:id="4697" w:author="google1599737165" w:date="2023-04-24T13:47:39Z">
                  <w:rPr>
                    <w:ins w:id="4698" w:author="google1599737165" w:date="2023-04-24T13:22:33Z"/>
                    <w:sz w:val="16"/>
                    <w:szCs w:val="16"/>
                  </w:rPr>
                </w:rPrChange>
              </w:rPr>
            </w:pPr>
            <w:ins w:id="4699" w:author="google1599737165" w:date="2023-04-24T13:22:33Z">
              <w:r>
                <w:rPr>
                  <w:rFonts w:ascii="Verdana" w:hAnsi="Verdana" w:cs="Verdana"/>
                  <w:sz w:val="18"/>
                  <w:szCs w:val="18"/>
                  <w:rPrChange w:id="4700" w:author="google1599737165" w:date="2023-04-24T13:47:39Z">
                    <w:rPr>
                      <w:sz w:val="16"/>
                      <w:szCs w:val="16"/>
                    </w:rPr>
                  </w:rPrChange>
                </w:rPr>
                <w:t>6</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701" w:author="google1599737165" w:date="2023-04-24T13:22:33Z"/>
        </w:trPr>
        <w:tc>
          <w:tcPr>
            <w:tcW w:w="3398" w:type="dxa"/>
            <w:shd w:val="clear" w:color="auto" w:fill="F1F1F1" w:themeFill="background1" w:themeFillShade="F2"/>
          </w:tcPr>
          <w:p>
            <w:pPr>
              <w:widowControl w:val="0"/>
              <w:spacing w:after="0"/>
              <w:jc w:val="both"/>
              <w:rPr>
                <w:ins w:id="4702" w:author="google1599737165" w:date="2023-04-24T13:22:33Z"/>
                <w:rFonts w:ascii="Verdana" w:hAnsi="Verdana" w:cs="Verdana"/>
                <w:sz w:val="18"/>
                <w:szCs w:val="18"/>
                <w:rPrChange w:id="4703" w:author="google1599737165" w:date="2023-04-24T13:47:39Z">
                  <w:rPr>
                    <w:ins w:id="4704" w:author="google1599737165" w:date="2023-04-24T13:22:33Z"/>
                    <w:sz w:val="16"/>
                    <w:szCs w:val="16"/>
                  </w:rPr>
                </w:rPrChange>
              </w:rPr>
            </w:pPr>
            <w:ins w:id="4705" w:author="google1599737165" w:date="2023-04-24T13:22:33Z">
              <w:r>
                <w:rPr>
                  <w:rFonts w:ascii="Verdana" w:hAnsi="Verdana" w:cs="Verdana"/>
                  <w:sz w:val="18"/>
                  <w:szCs w:val="18"/>
                  <w:rPrChange w:id="4706" w:author="google1599737165" w:date="2023-04-24T13:47:39Z">
                    <w:rPr>
                      <w:sz w:val="16"/>
                      <w:szCs w:val="16"/>
                    </w:rPr>
                  </w:rPrChange>
                </w:rPr>
                <w:t>Среднее состояние</w:t>
              </w:r>
            </w:ins>
          </w:p>
        </w:tc>
        <w:tc>
          <w:tcPr>
            <w:tcW w:w="2631" w:type="dxa"/>
            <w:gridSpan w:val="2"/>
            <w:shd w:val="clear" w:color="auto" w:fill="F1F1F1" w:themeFill="background1" w:themeFillShade="F2"/>
          </w:tcPr>
          <w:p>
            <w:pPr>
              <w:widowControl w:val="0"/>
              <w:spacing w:after="0"/>
              <w:jc w:val="both"/>
              <w:rPr>
                <w:ins w:id="4707" w:author="google1599737165" w:date="2023-04-24T13:22:33Z"/>
                <w:rFonts w:ascii="Verdana" w:hAnsi="Verdana" w:cs="Verdana"/>
                <w:sz w:val="18"/>
                <w:szCs w:val="18"/>
                <w:rPrChange w:id="4708" w:author="google1599737165" w:date="2023-04-24T13:47:39Z">
                  <w:rPr>
                    <w:ins w:id="4709" w:author="google1599737165" w:date="2023-04-24T13:22:33Z"/>
                    <w:rFonts w:cs="Arial"/>
                    <w:sz w:val="16"/>
                    <w:szCs w:val="16"/>
                  </w:rPr>
                </w:rPrChange>
              </w:rPr>
            </w:pPr>
            <w:ins w:id="4710" w:author="google1599737165" w:date="2023-04-24T13:22:33Z">
              <w:r>
                <w:rPr>
                  <w:rFonts w:ascii="Verdana" w:hAnsi="Verdana" w:cs="Verdana"/>
                  <w:sz w:val="18"/>
                  <w:szCs w:val="18"/>
                  <w:rPrChange w:id="4711" w:author="google1599737165" w:date="2023-04-24T13:47:39Z">
                    <w:rPr>
                      <w:sz w:val="16"/>
                      <w:szCs w:val="16"/>
                    </w:rPr>
                  </w:rPrChange>
                </w:rPr>
                <w:t>0,3*Σ макс. баллов-</w:t>
              </w:r>
            </w:ins>
          </w:p>
          <w:p>
            <w:pPr>
              <w:widowControl w:val="0"/>
              <w:spacing w:after="0"/>
              <w:jc w:val="both"/>
              <w:rPr>
                <w:ins w:id="4712" w:author="google1599737165" w:date="2023-04-24T13:22:33Z"/>
                <w:rFonts w:ascii="Verdana" w:hAnsi="Verdana" w:cs="Verdana"/>
                <w:sz w:val="18"/>
                <w:szCs w:val="18"/>
                <w:rPrChange w:id="4713" w:author="google1599737165" w:date="2023-04-24T13:47:39Z">
                  <w:rPr>
                    <w:ins w:id="4714" w:author="google1599737165" w:date="2023-04-24T13:22:33Z"/>
                    <w:rFonts w:cs="Arial"/>
                    <w:sz w:val="16"/>
                    <w:szCs w:val="16"/>
                  </w:rPr>
                </w:rPrChange>
              </w:rPr>
            </w:pPr>
            <w:ins w:id="4715" w:author="google1599737165" w:date="2023-04-24T13:22:33Z">
              <w:r>
                <w:rPr>
                  <w:rFonts w:ascii="Verdana" w:hAnsi="Verdana" w:cs="Verdana"/>
                  <w:sz w:val="18"/>
                  <w:szCs w:val="18"/>
                  <w:rPrChange w:id="4716" w:author="google1599737165" w:date="2023-04-24T13:47:39Z">
                    <w:rPr>
                      <w:sz w:val="16"/>
                      <w:szCs w:val="16"/>
                    </w:rPr>
                  </w:rPrChange>
                </w:rPr>
                <w:t>0,7*Σ макс. баллов</w:t>
              </w:r>
            </w:ins>
          </w:p>
        </w:tc>
        <w:tc>
          <w:tcPr>
            <w:tcW w:w="2493" w:type="dxa"/>
            <w:gridSpan w:val="2"/>
            <w:shd w:val="clear" w:color="auto" w:fill="F1F1F1" w:themeFill="background1" w:themeFillShade="F2"/>
          </w:tcPr>
          <w:p>
            <w:pPr>
              <w:widowControl w:val="0"/>
              <w:spacing w:after="0"/>
              <w:jc w:val="both"/>
              <w:rPr>
                <w:ins w:id="4717" w:author="google1599737165" w:date="2023-04-24T13:22:33Z"/>
                <w:rFonts w:ascii="Verdana" w:hAnsi="Verdana" w:cs="Verdana"/>
                <w:sz w:val="18"/>
                <w:szCs w:val="18"/>
                <w:rPrChange w:id="4718" w:author="google1599737165" w:date="2023-04-24T13:47:39Z">
                  <w:rPr>
                    <w:ins w:id="4719" w:author="google1599737165" w:date="2023-04-24T13:22:33Z"/>
                    <w:sz w:val="16"/>
                    <w:szCs w:val="16"/>
                  </w:rPr>
                </w:rPrChange>
              </w:rPr>
            </w:pPr>
            <w:ins w:id="4720" w:author="google1599737165" w:date="2023-04-24T13:22:33Z">
              <w:r>
                <w:rPr>
                  <w:rFonts w:ascii="Verdana" w:hAnsi="Verdana" w:cs="Verdana"/>
                  <w:sz w:val="18"/>
                  <w:szCs w:val="18"/>
                  <w:rPrChange w:id="4721" w:author="google1599737165" w:date="2023-04-24T13:47:39Z">
                    <w:rPr>
                      <w:sz w:val="16"/>
                      <w:szCs w:val="16"/>
                    </w:rPr>
                  </w:rPrChange>
                </w:rPr>
                <w:t>3</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722" w:author="google1599737165" w:date="2023-04-24T13:22:33Z"/>
        </w:trPr>
        <w:tc>
          <w:tcPr>
            <w:tcW w:w="3398" w:type="dxa"/>
            <w:shd w:val="clear" w:color="auto" w:fill="F1F1F1" w:themeFill="background1" w:themeFillShade="F2"/>
          </w:tcPr>
          <w:p>
            <w:pPr>
              <w:widowControl w:val="0"/>
              <w:spacing w:after="0"/>
              <w:jc w:val="both"/>
              <w:rPr>
                <w:ins w:id="4723" w:author="google1599737165" w:date="2023-04-24T13:22:33Z"/>
                <w:rFonts w:ascii="Verdana" w:hAnsi="Verdana" w:cs="Verdana"/>
                <w:sz w:val="18"/>
                <w:szCs w:val="18"/>
                <w:rPrChange w:id="4724" w:author="google1599737165" w:date="2023-04-24T13:47:39Z">
                  <w:rPr>
                    <w:ins w:id="4725" w:author="google1599737165" w:date="2023-04-24T13:22:33Z"/>
                    <w:sz w:val="16"/>
                    <w:szCs w:val="16"/>
                  </w:rPr>
                </w:rPrChange>
              </w:rPr>
            </w:pPr>
            <w:ins w:id="4726" w:author="google1599737165" w:date="2023-04-24T13:22:33Z">
              <w:r>
                <w:rPr>
                  <w:rFonts w:ascii="Verdana" w:hAnsi="Verdana" w:cs="Verdana"/>
                  <w:sz w:val="18"/>
                  <w:szCs w:val="18"/>
                  <w:rPrChange w:id="4727" w:author="google1599737165" w:date="2023-04-24T13:47:39Z">
                    <w:rPr>
                      <w:sz w:val="16"/>
                      <w:szCs w:val="16"/>
                    </w:rPr>
                  </w:rPrChange>
                </w:rPr>
                <w:t>Плохое состояние</w:t>
              </w:r>
            </w:ins>
          </w:p>
        </w:tc>
        <w:tc>
          <w:tcPr>
            <w:tcW w:w="2631" w:type="dxa"/>
            <w:gridSpan w:val="2"/>
            <w:shd w:val="clear" w:color="auto" w:fill="F1F1F1" w:themeFill="background1" w:themeFillShade="F2"/>
          </w:tcPr>
          <w:p>
            <w:pPr>
              <w:widowControl w:val="0"/>
              <w:spacing w:after="0"/>
              <w:jc w:val="both"/>
              <w:rPr>
                <w:ins w:id="4728" w:author="google1599737165" w:date="2023-04-24T13:22:33Z"/>
                <w:rFonts w:ascii="Verdana" w:hAnsi="Verdana" w:cs="Verdana"/>
                <w:sz w:val="18"/>
                <w:szCs w:val="18"/>
                <w:rPrChange w:id="4729" w:author="google1599737165" w:date="2023-04-24T13:47:39Z">
                  <w:rPr>
                    <w:ins w:id="4730" w:author="google1599737165" w:date="2023-04-24T13:22:33Z"/>
                    <w:rFonts w:cs="Arial"/>
                    <w:sz w:val="16"/>
                    <w:szCs w:val="16"/>
                  </w:rPr>
                </w:rPrChange>
              </w:rPr>
            </w:pPr>
            <w:ins w:id="4731" w:author="google1599737165" w:date="2023-04-24T13:22:33Z">
              <w:r>
                <w:rPr>
                  <w:rFonts w:ascii="Verdana" w:hAnsi="Verdana" w:cs="Verdana"/>
                  <w:sz w:val="18"/>
                  <w:szCs w:val="18"/>
                  <w:rPrChange w:id="4732" w:author="google1599737165" w:date="2023-04-24T13:47:39Z">
                    <w:rPr>
                      <w:sz w:val="16"/>
                      <w:szCs w:val="16"/>
                    </w:rPr>
                  </w:rPrChange>
                </w:rPr>
                <w:t>0 -0,3*Σ макс. баллов</w:t>
              </w:r>
            </w:ins>
          </w:p>
        </w:tc>
        <w:tc>
          <w:tcPr>
            <w:tcW w:w="2493" w:type="dxa"/>
            <w:gridSpan w:val="2"/>
            <w:shd w:val="clear" w:color="auto" w:fill="F1F1F1" w:themeFill="background1" w:themeFillShade="F2"/>
          </w:tcPr>
          <w:p>
            <w:pPr>
              <w:widowControl w:val="0"/>
              <w:spacing w:after="0"/>
              <w:jc w:val="both"/>
              <w:rPr>
                <w:ins w:id="4733" w:author="google1599737165" w:date="2023-04-24T13:22:33Z"/>
                <w:rFonts w:ascii="Verdana" w:hAnsi="Verdana" w:cs="Verdana"/>
                <w:sz w:val="18"/>
                <w:szCs w:val="18"/>
                <w:rPrChange w:id="4734" w:author="google1599737165" w:date="2023-04-24T13:47:39Z">
                  <w:rPr>
                    <w:ins w:id="4735" w:author="google1599737165" w:date="2023-04-24T13:22:33Z"/>
                    <w:sz w:val="16"/>
                    <w:szCs w:val="16"/>
                  </w:rPr>
                </w:rPrChange>
              </w:rPr>
            </w:pPr>
            <w:ins w:id="4736" w:author="google1599737165" w:date="2023-04-24T13:22:33Z">
              <w:r>
                <w:rPr>
                  <w:rFonts w:ascii="Verdana" w:hAnsi="Verdana" w:cs="Verdana"/>
                  <w:sz w:val="18"/>
                  <w:szCs w:val="18"/>
                  <w:rPrChange w:id="4737" w:author="google1599737165" w:date="2023-04-24T13:47:39Z">
                    <w:rPr>
                      <w:sz w:val="16"/>
                      <w:szCs w:val="16"/>
                    </w:rPr>
                  </w:rPrChange>
                </w:rPr>
                <w:t>0</w:t>
              </w:r>
            </w:ins>
          </w:p>
        </w:tc>
      </w:tr>
    </w:tbl>
    <w:p>
      <w:pPr>
        <w:rPr>
          <w:ins w:id="4738" w:author="google1599737165" w:date="2023-04-24T13:22:33Z"/>
          <w:rFonts w:ascii="Verdana" w:hAnsi="Verdana" w:cs="Verdana"/>
          <w:sz w:val="18"/>
          <w:szCs w:val="18"/>
          <w:lang w:val="en-US"/>
          <w:rPrChange w:id="4739" w:author="google1599737165" w:date="2023-04-24T13:47:39Z">
            <w:rPr>
              <w:ins w:id="4740" w:author="google1599737165" w:date="2023-04-24T13:22:33Z"/>
              <w:lang w:val="en-US"/>
            </w:rPr>
          </w:rPrChange>
        </w:rPr>
      </w:pPr>
    </w:p>
    <w:p>
      <w:pPr>
        <w:rPr>
          <w:ins w:id="4741" w:author="google1599737165" w:date="2023-04-24T13:22:33Z"/>
          <w:rFonts w:ascii="Verdana" w:hAnsi="Verdana" w:cs="Verdana"/>
          <w:sz w:val="18"/>
          <w:szCs w:val="18"/>
          <w:rPrChange w:id="4742" w:author="google1599737165" w:date="2023-04-24T13:47:39Z">
            <w:rPr>
              <w:ins w:id="4743" w:author="google1599737165" w:date="2023-04-24T13:22:33Z"/>
            </w:rPr>
          </w:rPrChange>
        </w:rPr>
      </w:pPr>
      <w:ins w:id="4744" w:author="google1599737165" w:date="2023-04-24T13:22:33Z">
        <w:r>
          <w:rPr>
            <w:rFonts w:ascii="Verdana" w:hAnsi="Verdana" w:cs="Verdana"/>
            <w:sz w:val="18"/>
            <w:szCs w:val="18"/>
            <w:rPrChange w:id="4745" w:author="google1599737165" w:date="2023-04-24T13:47:39Z">
              <w:rPr/>
            </w:rPrChange>
          </w:rPr>
          <w:t xml:space="preserve">Балльная оценка состояния </w:t>
        </w:r>
      </w:ins>
      <w:ins w:id="4746" w:author="google1599737165" w:date="2023-04-24T13:22:33Z">
        <w:r>
          <w:rPr>
            <w:rFonts w:ascii="Verdana" w:hAnsi="Verdana" w:cs="Verdana"/>
            <w:b/>
            <w:sz w:val="18"/>
            <w:szCs w:val="18"/>
            <w:rPrChange w:id="4747" w:author="google1599737165" w:date="2023-04-24T13:47:39Z">
              <w:rPr>
                <w:b/>
              </w:rPr>
            </w:rPrChange>
          </w:rPr>
          <w:t>бентоса</w:t>
        </w:r>
      </w:ins>
      <w:ins w:id="4748" w:author="google1599737165" w:date="2023-04-24T13:22:33Z">
        <w:r>
          <w:rPr>
            <w:rFonts w:ascii="Verdana" w:hAnsi="Verdana" w:cs="Verdana"/>
            <w:sz w:val="18"/>
            <w:szCs w:val="18"/>
            <w:rPrChange w:id="4749" w:author="google1599737165" w:date="2023-04-24T13:47:39Z">
              <w:rPr/>
            </w:rPrChange>
          </w:rPr>
          <w:t xml:space="preserve"> (см. Таблицу ниже) основана на видах-индикаторах нарушения, описанных в п. </w:t>
        </w:r>
      </w:ins>
      <w:ins w:id="4750" w:author="google1599737165" w:date="2023-04-24T13:26:05Z">
        <w:r>
          <w:rPr>
            <w:rFonts w:hint="default" w:ascii="Verdana" w:hAnsi="Verdana" w:cs="Verdana"/>
            <w:sz w:val="18"/>
            <w:szCs w:val="18"/>
            <w:lang w:val="ru-RU"/>
            <w:rPrChange w:id="4751" w:author="google1599737165" w:date="2023-04-24T13:47:39Z">
              <w:rPr>
                <w:rFonts w:hint="default"/>
                <w:lang w:val="ru-RU"/>
              </w:rPr>
            </w:rPrChange>
          </w:rPr>
          <w:t>++</w:t>
        </w:r>
      </w:ins>
      <w:ins w:id="4752" w:author="google1599737165" w:date="2023-04-24T13:26:06Z">
        <w:r>
          <w:rPr>
            <w:rFonts w:hint="default" w:ascii="Verdana" w:hAnsi="Verdana" w:cs="Verdana"/>
            <w:sz w:val="18"/>
            <w:szCs w:val="18"/>
            <w:lang w:val="ru-RU"/>
            <w:rPrChange w:id="4753" w:author="google1599737165" w:date="2023-04-24T13:47:39Z">
              <w:rPr>
                <w:rFonts w:hint="default"/>
                <w:lang w:val="ru-RU"/>
              </w:rPr>
            </w:rPrChange>
          </w:rPr>
          <w:t xml:space="preserve">+ </w:t>
        </w:r>
      </w:ins>
      <w:ins w:id="4754" w:author="google1599737165" w:date="2023-04-24T13:22:33Z">
        <w:r>
          <w:rPr>
            <w:rFonts w:ascii="Verdana" w:hAnsi="Verdana" w:cs="Verdana"/>
            <w:sz w:val="18"/>
            <w:szCs w:val="18"/>
            <w:rPrChange w:id="4755" w:author="google1599737165" w:date="2023-04-24T13:47:39Z">
              <w:rPr/>
            </w:rPrChange>
          </w:rPr>
          <w:t>.</w:t>
        </w:r>
      </w:ins>
    </w:p>
    <w:p>
      <w:pPr>
        <w:pStyle w:val="41"/>
        <w:rPr>
          <w:ins w:id="4756" w:author="google1599737165" w:date="2023-04-24T13:27:12Z"/>
          <w:rFonts w:hint="default" w:ascii="Verdana" w:hAnsi="Verdana" w:cs="Verdana"/>
          <w:sz w:val="18"/>
          <w:szCs w:val="18"/>
          <w:lang w:val="ru-RU"/>
          <w:rPrChange w:id="4757" w:author="google1599737165" w:date="2023-04-24T13:47:39Z">
            <w:rPr>
              <w:ins w:id="4758" w:author="google1599737165" w:date="2023-04-24T13:27:12Z"/>
              <w:rFonts w:hint="default"/>
              <w:lang w:val="ru-RU"/>
            </w:rPr>
          </w:rPrChange>
        </w:rPr>
      </w:pPr>
      <w:ins w:id="4759" w:author="google1599737165" w:date="2023-04-24T13:22:33Z">
        <w:r>
          <w:rPr>
            <w:rFonts w:ascii="Verdana" w:hAnsi="Verdana" w:cs="Verdana"/>
            <w:b/>
            <w:bCs/>
            <w:color w:val="009DE0"/>
            <w:sz w:val="18"/>
            <w:szCs w:val="18"/>
            <w:rPrChange w:id="4760" w:author="google1599737165" w:date="2023-04-24T13:47:39Z">
              <w:rPr>
                <w:b/>
                <w:bCs/>
                <w:color w:val="009DE0"/>
                <w:sz w:val="15"/>
                <w:szCs w:val="20"/>
              </w:rPr>
            </w:rPrChange>
          </w:rPr>
          <w:t xml:space="preserve">Таблица </w:t>
        </w:r>
      </w:ins>
      <w:ins w:id="4761" w:author="google1599737165" w:date="2023-04-24T13:26:55Z">
        <w:r>
          <w:rPr>
            <w:rFonts w:ascii="Verdana" w:hAnsi="Verdana" w:eastAsia="Times New Roman" w:cs="Verdana"/>
            <w:b/>
            <w:bCs/>
            <w:color w:val="009DE0"/>
            <w:sz w:val="18"/>
            <w:szCs w:val="18"/>
            <w:lang w:val="ru-RU"/>
            <w:rPrChange w:id="4762" w:author="google1599737165" w:date="2023-04-24T13:47:39Z">
              <w:rPr>
                <w:rFonts w:eastAsia="Times New Roman" w:cs="Times New Roman"/>
                <w:b/>
                <w:bCs/>
                <w:color w:val="009DE0"/>
                <w:sz w:val="24"/>
                <w:szCs w:val="24"/>
                <w:lang w:val="ru-RU"/>
              </w:rPr>
            </w:rPrChange>
          </w:rPr>
          <w:t>+</w:t>
        </w:r>
      </w:ins>
      <w:ins w:id="4763" w:author="google1599737165" w:date="2023-04-24T13:26:55Z">
        <w:r>
          <w:rPr>
            <w:rFonts w:hint="default" w:ascii="Verdana" w:hAnsi="Verdana" w:eastAsia="Times New Roman" w:cs="Verdana"/>
            <w:b/>
            <w:bCs/>
            <w:color w:val="009DE0"/>
            <w:sz w:val="18"/>
            <w:szCs w:val="18"/>
            <w:lang w:val="ru-RU"/>
            <w:rPrChange w:id="4764" w:author="google1599737165" w:date="2023-04-24T13:47:39Z">
              <w:rPr>
                <w:rFonts w:hint="default" w:eastAsia="Times New Roman" w:cs="Times New Roman"/>
                <w:b/>
                <w:bCs/>
                <w:color w:val="009DE0"/>
                <w:sz w:val="24"/>
                <w:szCs w:val="24"/>
                <w:lang w:val="ru-RU"/>
              </w:rPr>
            </w:rPrChange>
          </w:rPr>
          <w:t>+++</w:t>
        </w:r>
      </w:ins>
      <w:ins w:id="4765" w:author="google1599737165" w:date="2023-04-24T13:22:33Z">
        <w:r>
          <w:rPr>
            <w:rFonts w:ascii="Verdana" w:hAnsi="Verdana" w:cs="Verdana"/>
            <w:b/>
            <w:bCs/>
            <w:color w:val="009DE0"/>
            <w:sz w:val="18"/>
            <w:szCs w:val="18"/>
            <w:rPrChange w:id="4766" w:author="google1599737165" w:date="2023-04-24T13:47:39Z">
              <w:rPr>
                <w:b/>
                <w:bCs/>
                <w:color w:val="009DE0"/>
                <w:sz w:val="15"/>
                <w:szCs w:val="20"/>
              </w:rPr>
            </w:rPrChange>
          </w:rPr>
          <w:t>: Балльная оценка состояния бентоса</w:t>
        </w:r>
      </w:ins>
      <w:ins w:id="4767" w:author="google1599737165" w:date="2023-04-24T13:27:12Z">
        <w:r>
          <w:rPr>
            <w:rFonts w:ascii="Verdana" w:hAnsi="Verdana" w:cs="Verdana"/>
            <w:sz w:val="18"/>
            <w:szCs w:val="18"/>
            <w:lang w:val="ru-RU"/>
            <w:rPrChange w:id="4768" w:author="google1599737165" w:date="2023-04-24T13:47:39Z">
              <w:rPr>
                <w:lang w:val="ru-RU"/>
              </w:rPr>
            </w:rPrChange>
          </w:rPr>
          <w:t>ля</w:t>
        </w:r>
      </w:ins>
      <w:ins w:id="4769" w:author="google1599737165" w:date="2023-04-24T13:27:12Z">
        <w:r>
          <w:rPr>
            <w:rFonts w:hint="default" w:ascii="Verdana" w:hAnsi="Verdana" w:cs="Verdana"/>
            <w:sz w:val="18"/>
            <w:szCs w:val="18"/>
            <w:lang w:val="ru-RU"/>
            <w:rPrChange w:id="4770" w:author="google1599737165" w:date="2023-04-24T13:47:39Z">
              <w:rPr>
                <w:rFonts w:hint="default"/>
                <w:lang w:val="ru-RU"/>
              </w:rPr>
            </w:rPrChange>
          </w:rPr>
          <w:t xml:space="preserve"> экспресс оценки состояния сообщества.</w:t>
        </w:r>
      </w:ins>
    </w:p>
    <w:p>
      <w:pPr>
        <w:rPr>
          <w:ins w:id="4771" w:author="google1599737165" w:date="2023-04-24T13:22:33Z"/>
          <w:rFonts w:ascii="Verdana" w:hAnsi="Verdana" w:eastAsia="Times New Roman" w:cs="Verdana"/>
          <w:b/>
          <w:bCs/>
          <w:color w:val="009DE0"/>
          <w:sz w:val="18"/>
          <w:szCs w:val="18"/>
          <w:rPrChange w:id="4772" w:author="google1599737165" w:date="2023-04-24T13:47:39Z">
            <w:rPr>
              <w:ins w:id="4773" w:author="google1599737165" w:date="2023-04-24T13:22:33Z"/>
              <w:rFonts w:eastAsia="Times New Roman" w:cs="Times New Roman"/>
              <w:b/>
              <w:bCs/>
              <w:color w:val="009DE0"/>
              <w:sz w:val="15"/>
              <w:szCs w:val="20"/>
            </w:rPr>
          </w:rPrChange>
        </w:rPr>
      </w:pPr>
    </w:p>
    <w:tbl>
      <w:tblPr>
        <w:tblStyle w:val="11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9"/>
        <w:gridCol w:w="1680"/>
        <w:gridCol w:w="1003"/>
        <w:gridCol w:w="1287"/>
        <w:gridCol w:w="2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ins w:id="4774" w:author="google1599737165" w:date="2023-04-24T13:22:33Z"/>
        </w:trPr>
        <w:tc>
          <w:tcPr>
            <w:tcW w:w="2405" w:type="dxa"/>
            <w:vMerge w:val="restart"/>
            <w:shd w:val="clear" w:color="auto" w:fill="00B0F0"/>
          </w:tcPr>
          <w:p>
            <w:pPr>
              <w:widowControl w:val="0"/>
              <w:spacing w:after="0"/>
              <w:jc w:val="both"/>
              <w:rPr>
                <w:ins w:id="4775" w:author="google1599737165" w:date="2023-04-24T13:22:33Z"/>
                <w:rFonts w:ascii="Verdana" w:hAnsi="Verdana" w:cs="Verdana"/>
                <w:b/>
                <w:bCs/>
                <w:color w:val="FFFFFF" w:themeColor="background1"/>
                <w:sz w:val="18"/>
                <w:szCs w:val="18"/>
                <w:rPrChange w:id="4776" w:author="google1599737165" w:date="2023-04-24T13:47:39Z">
                  <w:rPr>
                    <w:ins w:id="4777" w:author="google1599737165" w:date="2023-04-24T13:22:33Z"/>
                    <w:b/>
                    <w:bCs/>
                    <w:color w:val="FFFFFF" w:themeColor="background1"/>
                    <w:sz w:val="16"/>
                    <w:szCs w:val="16"/>
                    <w14:textFill>
                      <w14:solidFill>
                        <w14:schemeClr w14:val="bg1"/>
                      </w14:solidFill>
                    </w14:textFill>
                  </w:rPr>
                </w:rPrChange>
                <w14:textFill>
                  <w14:solidFill>
                    <w14:schemeClr w14:val="bg1"/>
                  </w14:solidFill>
                </w14:textFill>
              </w:rPr>
            </w:pPr>
            <w:ins w:id="4778" w:author="google1599737165" w:date="2023-04-24T13:22:33Z">
              <w:r>
                <w:rPr>
                  <w:rFonts w:ascii="Verdana" w:hAnsi="Verdana" w:cs="Verdana"/>
                  <w:b/>
                  <w:bCs/>
                  <w:color w:val="FFFFFF" w:themeColor="background1"/>
                  <w:sz w:val="18"/>
                  <w:szCs w:val="18"/>
                  <w:rPrChange w:id="4779" w:author="google1599737165" w:date="2023-04-24T13:47:39Z">
                    <w:rPr>
                      <w:b/>
                      <w:bCs/>
                      <w:color w:val="FFFFFF" w:themeColor="background1"/>
                      <w:sz w:val="16"/>
                      <w:szCs w:val="16"/>
                      <w14:textFill>
                        <w14:solidFill>
                          <w14:schemeClr w14:val="bg1"/>
                        </w14:solidFill>
                      </w14:textFill>
                    </w:rPr>
                  </w:rPrChange>
                  <w14:textFill>
                    <w14:solidFill>
                      <w14:schemeClr w14:val="bg1"/>
                    </w14:solidFill>
                  </w14:textFill>
                </w:rPr>
                <w:t>Количественные показатели</w:t>
              </w:r>
            </w:ins>
          </w:p>
        </w:tc>
        <w:tc>
          <w:tcPr>
            <w:tcW w:w="6946" w:type="dxa"/>
            <w:gridSpan w:val="4"/>
            <w:shd w:val="clear" w:color="auto" w:fill="00B0F0"/>
          </w:tcPr>
          <w:p>
            <w:pPr>
              <w:widowControl w:val="0"/>
              <w:spacing w:after="0"/>
              <w:jc w:val="both"/>
              <w:rPr>
                <w:ins w:id="4780" w:author="google1599737165" w:date="2023-04-24T13:22:33Z"/>
                <w:rFonts w:ascii="Verdana" w:hAnsi="Verdana" w:cs="Verdana"/>
                <w:b/>
                <w:bCs/>
                <w:color w:val="FFFFFF" w:themeColor="background1"/>
                <w:sz w:val="18"/>
                <w:szCs w:val="18"/>
                <w:rPrChange w:id="4781" w:author="google1599737165" w:date="2023-04-24T13:47:39Z">
                  <w:rPr>
                    <w:ins w:id="4782" w:author="google1599737165" w:date="2023-04-24T13:22:33Z"/>
                    <w:b/>
                    <w:bCs/>
                    <w:color w:val="FFFFFF" w:themeColor="background1"/>
                    <w:sz w:val="16"/>
                    <w:szCs w:val="16"/>
                    <w14:textFill>
                      <w14:solidFill>
                        <w14:schemeClr w14:val="bg1"/>
                      </w14:solidFill>
                    </w14:textFill>
                  </w:rPr>
                </w:rPrChange>
                <w14:textFill>
                  <w14:solidFill>
                    <w14:schemeClr w14:val="bg1"/>
                  </w14:solidFill>
                </w14:textFill>
              </w:rPr>
            </w:pPr>
            <w:ins w:id="4783" w:author="google1599737165" w:date="2023-04-24T13:22:33Z">
              <w:r>
                <w:rPr>
                  <w:rFonts w:ascii="Verdana" w:hAnsi="Verdana" w:cs="Verdana"/>
                  <w:b/>
                  <w:bCs/>
                  <w:color w:val="FFFFFF" w:themeColor="background1"/>
                  <w:sz w:val="18"/>
                  <w:szCs w:val="18"/>
                  <w:rPrChange w:id="4784" w:author="google1599737165" w:date="2023-04-24T13:47:39Z">
                    <w:rPr>
                      <w:b/>
                      <w:bCs/>
                      <w:color w:val="FFFFFF" w:themeColor="background1"/>
                      <w:sz w:val="16"/>
                      <w:szCs w:val="16"/>
                      <w14:textFill>
                        <w14:solidFill>
                          <w14:schemeClr w14:val="bg1"/>
                        </w14:solidFill>
                      </w14:textFill>
                    </w:rPr>
                  </w:rPrChange>
                  <w14:textFill>
                    <w14:solidFill>
                      <w14:schemeClr w14:val="bg1"/>
                    </w14:solidFill>
                  </w14:textFill>
                </w:rPr>
                <w:t>Балльная оценка</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785" w:author="google1599737165" w:date="2023-04-24T13:22:33Z"/>
        </w:trPr>
        <w:tc>
          <w:tcPr>
            <w:tcW w:w="2405" w:type="dxa"/>
            <w:vMerge w:val="continue"/>
            <w:shd w:val="clear" w:color="auto" w:fill="00B0F0"/>
          </w:tcPr>
          <w:p>
            <w:pPr>
              <w:widowControl w:val="0"/>
              <w:spacing w:after="0"/>
              <w:jc w:val="both"/>
              <w:rPr>
                <w:ins w:id="4786" w:author="google1599737165" w:date="2023-04-24T13:22:33Z"/>
                <w:rFonts w:ascii="Verdana" w:hAnsi="Verdana" w:cs="Verdana"/>
                <w:b/>
                <w:bCs/>
                <w:color w:val="FFFFFF" w:themeColor="background1"/>
                <w:sz w:val="18"/>
                <w:szCs w:val="18"/>
                <w:lang w:val="en-US"/>
                <w:rPrChange w:id="4787" w:author="google1599737165" w:date="2023-04-24T13:47:39Z">
                  <w:rPr>
                    <w:ins w:id="4788" w:author="google1599737165" w:date="2023-04-24T13:22:33Z"/>
                    <w:b/>
                    <w:bCs/>
                    <w:color w:val="FFFFFF" w:themeColor="background1"/>
                    <w:sz w:val="16"/>
                    <w:szCs w:val="16"/>
                    <w:lang w:val="en-US"/>
                    <w14:textFill>
                      <w14:solidFill>
                        <w14:schemeClr w14:val="bg1"/>
                      </w14:solidFill>
                    </w14:textFill>
                  </w:rPr>
                </w:rPrChange>
                <w14:textFill>
                  <w14:solidFill>
                    <w14:schemeClr w14:val="bg1"/>
                  </w14:solidFill>
                </w14:textFill>
              </w:rPr>
            </w:pPr>
          </w:p>
        </w:tc>
        <w:tc>
          <w:tcPr>
            <w:tcW w:w="1890" w:type="dxa"/>
            <w:shd w:val="clear" w:color="auto" w:fill="00B0F0"/>
          </w:tcPr>
          <w:p>
            <w:pPr>
              <w:widowControl w:val="0"/>
              <w:spacing w:after="0"/>
              <w:jc w:val="both"/>
              <w:rPr>
                <w:ins w:id="4789" w:author="google1599737165" w:date="2023-04-24T13:22:33Z"/>
                <w:rFonts w:ascii="Verdana" w:hAnsi="Verdana" w:cs="Verdana"/>
                <w:b/>
                <w:bCs/>
                <w:color w:val="FFFFFF" w:themeColor="background1"/>
                <w:sz w:val="18"/>
                <w:szCs w:val="18"/>
                <w:rPrChange w:id="4790" w:author="google1599737165" w:date="2023-04-24T13:47:39Z">
                  <w:rPr>
                    <w:ins w:id="4791" w:author="google1599737165" w:date="2023-04-24T13:22:33Z"/>
                    <w:b/>
                    <w:bCs/>
                    <w:color w:val="FFFFFF" w:themeColor="background1"/>
                    <w:sz w:val="16"/>
                    <w:szCs w:val="16"/>
                    <w14:textFill>
                      <w14:solidFill>
                        <w14:schemeClr w14:val="bg1"/>
                      </w14:solidFill>
                    </w14:textFill>
                  </w:rPr>
                </w:rPrChange>
                <w14:textFill>
                  <w14:solidFill>
                    <w14:schemeClr w14:val="bg1"/>
                  </w14:solidFill>
                </w14:textFill>
              </w:rPr>
            </w:pPr>
            <w:ins w:id="4792" w:author="google1599737165" w:date="2023-04-24T13:22:33Z">
              <w:r>
                <w:rPr>
                  <w:rFonts w:ascii="Verdana" w:hAnsi="Verdana" w:cs="Verdana"/>
                  <w:b/>
                  <w:bCs/>
                  <w:color w:val="FFFFFF" w:themeColor="background1"/>
                  <w:sz w:val="18"/>
                  <w:szCs w:val="18"/>
                  <w:rPrChange w:id="4793" w:author="google1599737165" w:date="2023-04-24T13:47:39Z">
                    <w:rPr>
                      <w:b/>
                      <w:bCs/>
                      <w:color w:val="FFFFFF" w:themeColor="background1"/>
                      <w:sz w:val="16"/>
                      <w:szCs w:val="16"/>
                      <w14:textFill>
                        <w14:solidFill>
                          <w14:schemeClr w14:val="bg1"/>
                        </w14:solidFill>
                      </w14:textFill>
                    </w:rPr>
                  </w:rPrChange>
                  <w14:textFill>
                    <w14:solidFill>
                      <w14:schemeClr w14:val="bg1"/>
                    </w14:solidFill>
                  </w14:textFill>
                </w:rPr>
                <w:t>8</w:t>
              </w:r>
            </w:ins>
          </w:p>
        </w:tc>
        <w:tc>
          <w:tcPr>
            <w:tcW w:w="2646" w:type="dxa"/>
            <w:gridSpan w:val="2"/>
            <w:shd w:val="clear" w:color="auto" w:fill="00B0F0"/>
          </w:tcPr>
          <w:p>
            <w:pPr>
              <w:widowControl w:val="0"/>
              <w:spacing w:after="0"/>
              <w:jc w:val="both"/>
              <w:rPr>
                <w:ins w:id="4794" w:author="google1599737165" w:date="2023-04-24T13:22:33Z"/>
                <w:rFonts w:ascii="Verdana" w:hAnsi="Verdana" w:cs="Verdana"/>
                <w:b/>
                <w:bCs/>
                <w:color w:val="FFFFFF" w:themeColor="background1"/>
                <w:sz w:val="18"/>
                <w:szCs w:val="18"/>
                <w:rPrChange w:id="4795" w:author="google1599737165" w:date="2023-04-24T13:47:39Z">
                  <w:rPr>
                    <w:ins w:id="4796" w:author="google1599737165" w:date="2023-04-24T13:22:33Z"/>
                    <w:b/>
                    <w:bCs/>
                    <w:color w:val="FFFFFF" w:themeColor="background1"/>
                    <w:sz w:val="16"/>
                    <w:szCs w:val="16"/>
                    <w14:textFill>
                      <w14:solidFill>
                        <w14:schemeClr w14:val="bg1"/>
                      </w14:solidFill>
                    </w14:textFill>
                  </w:rPr>
                </w:rPrChange>
                <w14:textFill>
                  <w14:solidFill>
                    <w14:schemeClr w14:val="bg1"/>
                  </w14:solidFill>
                </w14:textFill>
              </w:rPr>
            </w:pPr>
            <w:ins w:id="4797" w:author="google1599737165" w:date="2023-04-24T13:22:33Z">
              <w:r>
                <w:rPr>
                  <w:rFonts w:ascii="Verdana" w:hAnsi="Verdana" w:cs="Verdana"/>
                  <w:b/>
                  <w:bCs/>
                  <w:color w:val="FFFFFF" w:themeColor="background1"/>
                  <w:sz w:val="18"/>
                  <w:szCs w:val="18"/>
                  <w:rPrChange w:id="4798" w:author="google1599737165" w:date="2023-04-24T13:47:39Z">
                    <w:rPr>
                      <w:b/>
                      <w:bCs/>
                      <w:color w:val="FFFFFF" w:themeColor="background1"/>
                      <w:sz w:val="16"/>
                      <w:szCs w:val="16"/>
                      <w14:textFill>
                        <w14:solidFill>
                          <w14:schemeClr w14:val="bg1"/>
                        </w14:solidFill>
                      </w14:textFill>
                    </w:rPr>
                  </w:rPrChange>
                  <w14:textFill>
                    <w14:solidFill>
                      <w14:schemeClr w14:val="bg1"/>
                    </w14:solidFill>
                  </w14:textFill>
                </w:rPr>
                <w:t>2</w:t>
              </w:r>
            </w:ins>
          </w:p>
        </w:tc>
        <w:tc>
          <w:tcPr>
            <w:tcW w:w="2410" w:type="dxa"/>
            <w:shd w:val="clear" w:color="auto" w:fill="00B0F0"/>
          </w:tcPr>
          <w:p>
            <w:pPr>
              <w:widowControl w:val="0"/>
              <w:spacing w:after="0"/>
              <w:jc w:val="both"/>
              <w:rPr>
                <w:ins w:id="4799" w:author="google1599737165" w:date="2023-04-24T13:22:33Z"/>
                <w:rFonts w:ascii="Verdana" w:hAnsi="Verdana" w:cs="Verdana"/>
                <w:b/>
                <w:bCs/>
                <w:color w:val="FFFFFF" w:themeColor="background1"/>
                <w:sz w:val="18"/>
                <w:szCs w:val="18"/>
                <w:rPrChange w:id="4800" w:author="google1599737165" w:date="2023-04-24T13:47:39Z">
                  <w:rPr>
                    <w:ins w:id="4801" w:author="google1599737165" w:date="2023-04-24T13:22:33Z"/>
                    <w:b/>
                    <w:bCs/>
                    <w:color w:val="FFFFFF" w:themeColor="background1"/>
                    <w:sz w:val="16"/>
                    <w:szCs w:val="16"/>
                    <w14:textFill>
                      <w14:solidFill>
                        <w14:schemeClr w14:val="bg1"/>
                      </w14:solidFill>
                    </w14:textFill>
                  </w:rPr>
                </w:rPrChange>
                <w14:textFill>
                  <w14:solidFill>
                    <w14:schemeClr w14:val="bg1"/>
                  </w14:solidFill>
                </w14:textFill>
              </w:rPr>
            </w:pPr>
            <w:ins w:id="4802" w:author="google1599737165" w:date="2023-04-24T13:22:33Z">
              <w:r>
                <w:rPr>
                  <w:rFonts w:ascii="Verdana" w:hAnsi="Verdana" w:cs="Verdana"/>
                  <w:b/>
                  <w:bCs/>
                  <w:color w:val="FFFFFF" w:themeColor="background1"/>
                  <w:sz w:val="18"/>
                  <w:szCs w:val="18"/>
                  <w:rPrChange w:id="4803" w:author="google1599737165" w:date="2023-04-24T13:47:39Z">
                    <w:rPr>
                      <w:b/>
                      <w:bCs/>
                      <w:color w:val="FFFFFF" w:themeColor="background1"/>
                      <w:sz w:val="16"/>
                      <w:szCs w:val="16"/>
                      <w14:textFill>
                        <w14:solidFill>
                          <w14:schemeClr w14:val="bg1"/>
                        </w14:solidFill>
                      </w14:textFill>
                    </w:rPr>
                  </w:rPrChange>
                  <w14:textFill>
                    <w14:solidFill>
                      <w14:schemeClr w14:val="bg1"/>
                    </w14:solidFill>
                  </w14:textFill>
                </w:rPr>
                <w:t>0</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804" w:author="google1599737165" w:date="2023-04-24T13:22:33Z"/>
        </w:trPr>
        <w:tc>
          <w:tcPr>
            <w:tcW w:w="2405" w:type="dxa"/>
          </w:tcPr>
          <w:p>
            <w:pPr>
              <w:widowControl w:val="0"/>
              <w:jc w:val="both"/>
              <w:rPr>
                <w:ins w:id="4805" w:author="google1599737165" w:date="2023-04-24T13:22:33Z"/>
                <w:rFonts w:ascii="Verdana" w:hAnsi="Verdana" w:cs="Verdana"/>
                <w:sz w:val="18"/>
                <w:szCs w:val="18"/>
                <w:rPrChange w:id="4806" w:author="google1599737165" w:date="2023-04-24T13:47:39Z">
                  <w:rPr>
                    <w:ins w:id="4807" w:author="google1599737165" w:date="2023-04-24T13:22:33Z"/>
                    <w:sz w:val="16"/>
                    <w:szCs w:val="16"/>
                  </w:rPr>
                </w:rPrChange>
              </w:rPr>
            </w:pPr>
            <w:ins w:id="4808" w:author="google1599737165" w:date="2023-04-24T13:22:33Z">
              <w:r>
                <w:rPr>
                  <w:rFonts w:ascii="Verdana" w:hAnsi="Verdana" w:cs="Verdana"/>
                  <w:sz w:val="18"/>
                  <w:szCs w:val="18"/>
                  <w:rPrChange w:id="4809" w:author="google1599737165" w:date="2023-04-24T13:47:39Z">
                    <w:rPr>
                      <w:sz w:val="16"/>
                      <w:szCs w:val="16"/>
                    </w:rPr>
                  </w:rPrChange>
                </w:rPr>
                <w:t xml:space="preserve">Неместные / инвазивные виды </w:t>
              </w:r>
            </w:ins>
          </w:p>
        </w:tc>
        <w:tc>
          <w:tcPr>
            <w:tcW w:w="1890" w:type="dxa"/>
          </w:tcPr>
          <w:p>
            <w:pPr>
              <w:widowControl w:val="0"/>
              <w:jc w:val="both"/>
              <w:rPr>
                <w:ins w:id="4810" w:author="google1599737165" w:date="2023-04-24T13:22:33Z"/>
                <w:rFonts w:ascii="Verdana" w:hAnsi="Verdana" w:cs="Verdana"/>
                <w:sz w:val="18"/>
                <w:szCs w:val="18"/>
                <w:lang w:val="en-US"/>
                <w:rPrChange w:id="4811" w:author="google1599737165" w:date="2023-04-24T13:47:39Z">
                  <w:rPr>
                    <w:ins w:id="4812" w:author="google1599737165" w:date="2023-04-24T13:22:33Z"/>
                    <w:sz w:val="16"/>
                    <w:szCs w:val="16"/>
                    <w:lang w:val="en-US"/>
                  </w:rPr>
                </w:rPrChange>
              </w:rPr>
            </w:pPr>
          </w:p>
        </w:tc>
        <w:tc>
          <w:tcPr>
            <w:tcW w:w="2646" w:type="dxa"/>
            <w:gridSpan w:val="2"/>
          </w:tcPr>
          <w:p>
            <w:pPr>
              <w:widowControl w:val="0"/>
              <w:jc w:val="both"/>
              <w:rPr>
                <w:ins w:id="4813" w:author="google1599737165" w:date="2023-04-24T13:22:33Z"/>
                <w:rFonts w:ascii="Verdana" w:hAnsi="Verdana" w:cs="Verdana"/>
                <w:sz w:val="18"/>
                <w:szCs w:val="18"/>
                <w:rPrChange w:id="4814" w:author="google1599737165" w:date="2023-04-24T13:47:39Z">
                  <w:rPr>
                    <w:ins w:id="4815" w:author="google1599737165" w:date="2023-04-24T13:22:33Z"/>
                    <w:sz w:val="16"/>
                    <w:szCs w:val="16"/>
                  </w:rPr>
                </w:rPrChange>
              </w:rPr>
            </w:pPr>
            <w:ins w:id="4816" w:author="google1599737165" w:date="2023-04-24T13:22:33Z">
              <w:r>
                <w:rPr>
                  <w:rFonts w:ascii="Verdana" w:hAnsi="Verdana" w:cs="Verdana"/>
                  <w:sz w:val="18"/>
                  <w:szCs w:val="18"/>
                  <w:rPrChange w:id="4817" w:author="google1599737165" w:date="2023-04-24T13:47:39Z">
                    <w:rPr>
                      <w:sz w:val="16"/>
                      <w:szCs w:val="16"/>
                    </w:rPr>
                  </w:rPrChange>
                </w:rPr>
                <w:t>отсутствие</w:t>
              </w:r>
            </w:ins>
          </w:p>
        </w:tc>
        <w:tc>
          <w:tcPr>
            <w:tcW w:w="2410" w:type="dxa"/>
          </w:tcPr>
          <w:p>
            <w:pPr>
              <w:widowControl w:val="0"/>
              <w:jc w:val="both"/>
              <w:rPr>
                <w:ins w:id="4818" w:author="google1599737165" w:date="2023-04-24T13:22:33Z"/>
                <w:rFonts w:ascii="Verdana" w:hAnsi="Verdana" w:cs="Verdana"/>
                <w:sz w:val="18"/>
                <w:szCs w:val="18"/>
                <w:rPrChange w:id="4819" w:author="google1599737165" w:date="2023-04-24T13:47:39Z">
                  <w:rPr>
                    <w:ins w:id="4820" w:author="google1599737165" w:date="2023-04-24T13:22:33Z"/>
                    <w:sz w:val="16"/>
                    <w:szCs w:val="16"/>
                  </w:rPr>
                </w:rPrChange>
              </w:rPr>
            </w:pPr>
            <w:ins w:id="4821" w:author="google1599737165" w:date="2023-04-24T13:22:33Z">
              <w:r>
                <w:rPr>
                  <w:rFonts w:ascii="Verdana" w:hAnsi="Verdana" w:cs="Verdana"/>
                  <w:sz w:val="18"/>
                  <w:szCs w:val="18"/>
                  <w:rPrChange w:id="4822" w:author="google1599737165" w:date="2023-04-24T13:47:39Z">
                    <w:rPr>
                      <w:sz w:val="16"/>
                      <w:szCs w:val="16"/>
                    </w:rPr>
                  </w:rPrChange>
                </w:rPr>
                <w:t>присутствие</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823" w:author="google1599737165" w:date="2023-04-24T13:22:33Z"/>
        </w:trPr>
        <w:tc>
          <w:tcPr>
            <w:tcW w:w="2405" w:type="dxa"/>
          </w:tcPr>
          <w:p>
            <w:pPr>
              <w:widowControl w:val="0"/>
              <w:jc w:val="both"/>
              <w:rPr>
                <w:ins w:id="4824" w:author="google1599737165" w:date="2023-04-24T13:22:33Z"/>
                <w:rFonts w:ascii="Verdana" w:hAnsi="Verdana" w:cs="Verdana"/>
                <w:sz w:val="18"/>
                <w:szCs w:val="18"/>
                <w:rPrChange w:id="4825" w:author="google1599737165" w:date="2023-04-24T13:47:39Z">
                  <w:rPr>
                    <w:ins w:id="4826" w:author="google1599737165" w:date="2023-04-24T13:22:33Z"/>
                    <w:sz w:val="16"/>
                    <w:szCs w:val="16"/>
                  </w:rPr>
                </w:rPrChange>
              </w:rPr>
            </w:pPr>
            <w:ins w:id="4827" w:author="google1599737165" w:date="2023-04-24T13:22:33Z">
              <w:r>
                <w:rPr>
                  <w:rFonts w:ascii="Verdana" w:hAnsi="Verdana" w:cs="Verdana"/>
                  <w:sz w:val="18"/>
                  <w:szCs w:val="18"/>
                  <w:rPrChange w:id="4828" w:author="google1599737165" w:date="2023-04-24T13:47:39Z">
                    <w:rPr>
                      <w:sz w:val="16"/>
                      <w:szCs w:val="16"/>
                    </w:rPr>
                  </w:rPrChange>
                </w:rPr>
                <w:t>Численность видов-биоиндикаторов</w:t>
              </w:r>
            </w:ins>
          </w:p>
        </w:tc>
        <w:tc>
          <w:tcPr>
            <w:tcW w:w="1890" w:type="dxa"/>
          </w:tcPr>
          <w:p>
            <w:pPr>
              <w:widowControl w:val="0"/>
              <w:jc w:val="both"/>
              <w:rPr>
                <w:ins w:id="4829" w:author="google1599737165" w:date="2023-04-24T13:22:33Z"/>
                <w:rFonts w:ascii="Verdana" w:hAnsi="Verdana" w:cs="Verdana"/>
                <w:sz w:val="18"/>
                <w:szCs w:val="18"/>
                <w:rPrChange w:id="4830" w:author="google1599737165" w:date="2023-04-24T13:47:39Z">
                  <w:rPr>
                    <w:ins w:id="4831" w:author="google1599737165" w:date="2023-04-24T13:22:33Z"/>
                    <w:sz w:val="16"/>
                    <w:szCs w:val="16"/>
                  </w:rPr>
                </w:rPrChange>
              </w:rPr>
            </w:pPr>
            <w:ins w:id="4832" w:author="google1599737165" w:date="2023-04-24T13:22:33Z">
              <w:r>
                <w:rPr>
                  <w:rFonts w:ascii="Verdana" w:hAnsi="Verdana" w:cs="Verdana"/>
                  <w:sz w:val="18"/>
                  <w:szCs w:val="18"/>
                  <w:rPrChange w:id="4833" w:author="google1599737165" w:date="2023-04-24T13:47:39Z">
                    <w:rPr>
                      <w:sz w:val="16"/>
                      <w:szCs w:val="16"/>
                    </w:rPr>
                  </w:rPrChange>
                </w:rPr>
                <w:t>Численность вида отличается от среднемноголетней незначительно (p&gt;0,05)</w:t>
              </w:r>
            </w:ins>
          </w:p>
        </w:tc>
        <w:tc>
          <w:tcPr>
            <w:tcW w:w="2646" w:type="dxa"/>
            <w:gridSpan w:val="2"/>
          </w:tcPr>
          <w:p>
            <w:pPr>
              <w:widowControl w:val="0"/>
              <w:jc w:val="both"/>
              <w:rPr>
                <w:ins w:id="4834" w:author="google1599737165" w:date="2023-04-24T13:22:33Z"/>
                <w:rFonts w:ascii="Verdana" w:hAnsi="Verdana" w:eastAsia="Times New Roman" w:cs="Verdana"/>
                <w:sz w:val="18"/>
                <w:szCs w:val="18"/>
                <w:rPrChange w:id="4835" w:author="google1599737165" w:date="2023-04-24T13:47:39Z">
                  <w:rPr>
                    <w:ins w:id="4836" w:author="google1599737165" w:date="2023-04-24T13:22:33Z"/>
                    <w:rFonts w:eastAsia="Times New Roman" w:cs="Times New Roman"/>
                    <w:sz w:val="16"/>
                    <w:szCs w:val="16"/>
                  </w:rPr>
                </w:rPrChange>
              </w:rPr>
            </w:pPr>
            <w:ins w:id="4837" w:author="google1599737165" w:date="2023-04-24T13:22:33Z">
              <w:r>
                <w:rPr>
                  <w:rFonts w:ascii="Verdana" w:hAnsi="Verdana" w:cs="Verdana"/>
                  <w:sz w:val="18"/>
                  <w:szCs w:val="18"/>
                  <w:rPrChange w:id="4838" w:author="google1599737165" w:date="2023-04-24T13:47:39Z">
                    <w:rPr>
                      <w:sz w:val="16"/>
                      <w:szCs w:val="16"/>
                    </w:rPr>
                  </w:rPrChange>
                </w:rPr>
                <w:t>Численность вида значительно отличается от среднемноголетней (p&lt;0,05)</w:t>
              </w:r>
            </w:ins>
          </w:p>
          <w:p>
            <w:pPr>
              <w:widowControl w:val="0"/>
              <w:jc w:val="both"/>
              <w:rPr>
                <w:ins w:id="4839" w:author="google1599737165" w:date="2023-04-24T13:22:33Z"/>
                <w:rFonts w:ascii="Verdana" w:hAnsi="Verdana" w:eastAsia="Times New Roman" w:cs="Verdana"/>
                <w:sz w:val="18"/>
                <w:szCs w:val="18"/>
                <w:rPrChange w:id="4840" w:author="google1599737165" w:date="2023-04-24T13:47:39Z">
                  <w:rPr>
                    <w:ins w:id="4841" w:author="google1599737165" w:date="2023-04-24T13:22:33Z"/>
                    <w:rFonts w:eastAsia="Times New Roman" w:cs="Times New Roman"/>
                    <w:sz w:val="16"/>
                    <w:szCs w:val="16"/>
                  </w:rPr>
                </w:rPrChange>
              </w:rPr>
            </w:pPr>
            <w:ins w:id="4842" w:author="google1599737165" w:date="2023-04-24T13:22:33Z">
              <w:r>
                <w:rPr>
                  <w:rFonts w:ascii="Verdana" w:hAnsi="Verdana" w:cs="Verdana"/>
                  <w:sz w:val="18"/>
                  <w:szCs w:val="18"/>
                  <w:rPrChange w:id="4843" w:author="google1599737165" w:date="2023-04-24T13:47:39Z">
                    <w:rPr>
                      <w:sz w:val="16"/>
                      <w:szCs w:val="16"/>
                    </w:rPr>
                  </w:rPrChange>
                </w:rPr>
                <w:t>ИЛИ</w:t>
              </w:r>
            </w:ins>
          </w:p>
          <w:p>
            <w:pPr>
              <w:widowControl w:val="0"/>
              <w:jc w:val="both"/>
              <w:rPr>
                <w:ins w:id="4844" w:author="google1599737165" w:date="2023-04-24T13:22:33Z"/>
                <w:rFonts w:ascii="Verdana" w:hAnsi="Verdana" w:cs="Verdana"/>
                <w:sz w:val="18"/>
                <w:szCs w:val="18"/>
                <w:rPrChange w:id="4845" w:author="google1599737165" w:date="2023-04-24T13:47:39Z">
                  <w:rPr>
                    <w:ins w:id="4846" w:author="google1599737165" w:date="2023-04-24T13:22:33Z"/>
                    <w:sz w:val="16"/>
                    <w:szCs w:val="16"/>
                  </w:rPr>
                </w:rPrChange>
              </w:rPr>
            </w:pPr>
            <w:ins w:id="4847" w:author="google1599737165" w:date="2023-04-24T13:22:33Z">
              <w:r>
                <w:rPr>
                  <w:rFonts w:ascii="Verdana" w:hAnsi="Verdana" w:cs="Verdana"/>
                  <w:sz w:val="18"/>
                  <w:szCs w:val="18"/>
                  <w:rPrChange w:id="4848" w:author="google1599737165" w:date="2023-04-24T13:47:39Z">
                    <w:rPr>
                      <w:sz w:val="16"/>
                      <w:szCs w:val="16"/>
                    </w:rPr>
                  </w:rPrChange>
                </w:rPr>
                <w:t>Численность вида значительно увеличивается (p&lt;0,05)</w:t>
              </w:r>
            </w:ins>
          </w:p>
        </w:tc>
        <w:tc>
          <w:tcPr>
            <w:tcW w:w="2410" w:type="dxa"/>
          </w:tcPr>
          <w:p>
            <w:pPr>
              <w:widowControl w:val="0"/>
              <w:jc w:val="both"/>
              <w:rPr>
                <w:ins w:id="4849" w:author="google1599737165" w:date="2023-04-24T13:22:33Z"/>
                <w:rFonts w:ascii="Verdana" w:hAnsi="Verdana" w:cs="Verdana"/>
                <w:sz w:val="18"/>
                <w:szCs w:val="18"/>
                <w:rPrChange w:id="4850" w:author="google1599737165" w:date="2023-04-24T13:47:39Z">
                  <w:rPr>
                    <w:ins w:id="4851" w:author="google1599737165" w:date="2023-04-24T13:22:33Z"/>
                    <w:sz w:val="16"/>
                    <w:szCs w:val="16"/>
                  </w:rPr>
                </w:rPrChange>
              </w:rPr>
            </w:pPr>
            <w:ins w:id="4852" w:author="google1599737165" w:date="2023-04-24T13:22:33Z">
              <w:r>
                <w:rPr>
                  <w:rFonts w:ascii="Verdana" w:hAnsi="Verdana" w:cs="Verdana"/>
                  <w:sz w:val="18"/>
                  <w:szCs w:val="18"/>
                  <w:rPrChange w:id="4853" w:author="google1599737165" w:date="2023-04-24T13:47:39Z">
                    <w:rPr>
                      <w:sz w:val="16"/>
                      <w:szCs w:val="16"/>
                    </w:rPr>
                  </w:rPrChange>
                </w:rPr>
                <w:t>Целевой вид отсутствует в пробах со станций, где до воздействия отмечалась его высокая численность</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854" w:author="google1599737165" w:date="2023-04-24T13:22:33Z"/>
        </w:trPr>
        <w:tc>
          <w:tcPr>
            <w:tcW w:w="2405" w:type="dxa"/>
            <w:shd w:val="clear" w:color="auto" w:fill="D7D7D7" w:themeFill="background1" w:themeFillShade="D8"/>
          </w:tcPr>
          <w:p>
            <w:pPr>
              <w:widowControl w:val="0"/>
              <w:jc w:val="both"/>
              <w:rPr>
                <w:ins w:id="4855" w:author="google1599737165" w:date="2023-04-24T13:22:33Z"/>
                <w:rFonts w:ascii="Verdana" w:hAnsi="Verdana" w:cs="Verdana"/>
                <w:sz w:val="18"/>
                <w:szCs w:val="18"/>
                <w:rPrChange w:id="4856" w:author="google1599737165" w:date="2023-04-24T13:47:39Z">
                  <w:rPr>
                    <w:ins w:id="4857" w:author="google1599737165" w:date="2023-04-24T13:22:33Z"/>
                    <w:sz w:val="16"/>
                    <w:szCs w:val="16"/>
                  </w:rPr>
                </w:rPrChange>
              </w:rPr>
            </w:pPr>
            <w:ins w:id="4858" w:author="google1599737165" w:date="2023-04-24T13:22:33Z">
              <w:r>
                <w:rPr>
                  <w:rFonts w:ascii="Verdana" w:hAnsi="Verdana" w:cs="Verdana"/>
                  <w:sz w:val="18"/>
                  <w:szCs w:val="18"/>
                  <w:rPrChange w:id="4859" w:author="google1599737165" w:date="2023-04-24T13:47:39Z">
                    <w:rPr>
                      <w:sz w:val="16"/>
                      <w:szCs w:val="16"/>
                    </w:rPr>
                  </w:rPrChange>
                </w:rPr>
                <w:t>Система балльной оценки / Категории состояния</w:t>
              </w:r>
            </w:ins>
          </w:p>
        </w:tc>
        <w:tc>
          <w:tcPr>
            <w:tcW w:w="3000" w:type="dxa"/>
            <w:gridSpan w:val="2"/>
            <w:shd w:val="clear" w:color="auto" w:fill="D7D7D7" w:themeFill="background1" w:themeFillShade="D8"/>
          </w:tcPr>
          <w:p>
            <w:pPr>
              <w:widowControl w:val="0"/>
              <w:jc w:val="both"/>
              <w:rPr>
                <w:ins w:id="4860" w:author="google1599737165" w:date="2023-04-24T13:22:33Z"/>
                <w:rFonts w:ascii="Verdana" w:hAnsi="Verdana" w:cs="Verdana"/>
                <w:sz w:val="18"/>
                <w:szCs w:val="18"/>
                <w:rPrChange w:id="4861" w:author="google1599737165" w:date="2023-04-24T13:47:39Z">
                  <w:rPr>
                    <w:ins w:id="4862" w:author="google1599737165" w:date="2023-04-24T13:22:33Z"/>
                    <w:sz w:val="16"/>
                    <w:szCs w:val="16"/>
                  </w:rPr>
                </w:rPrChange>
              </w:rPr>
            </w:pPr>
            <w:ins w:id="4863" w:author="google1599737165" w:date="2023-04-24T13:22:33Z">
              <w:r>
                <w:rPr>
                  <w:rFonts w:ascii="Verdana" w:hAnsi="Verdana" w:cs="Verdana"/>
                  <w:sz w:val="18"/>
                  <w:szCs w:val="18"/>
                  <w:rPrChange w:id="4864" w:author="google1599737165" w:date="2023-04-24T13:47:39Z">
                    <w:rPr>
                      <w:sz w:val="16"/>
                      <w:szCs w:val="16"/>
                    </w:rPr>
                  </w:rPrChange>
                </w:rPr>
                <w:t>Рейтинг</w:t>
              </w:r>
            </w:ins>
          </w:p>
        </w:tc>
        <w:tc>
          <w:tcPr>
            <w:tcW w:w="3946" w:type="dxa"/>
            <w:gridSpan w:val="2"/>
            <w:shd w:val="clear" w:color="auto" w:fill="D7D7D7" w:themeFill="background1" w:themeFillShade="D8"/>
          </w:tcPr>
          <w:p>
            <w:pPr>
              <w:widowControl w:val="0"/>
              <w:jc w:val="both"/>
              <w:rPr>
                <w:ins w:id="4865" w:author="google1599737165" w:date="2023-04-24T13:22:33Z"/>
                <w:rFonts w:ascii="Verdana" w:hAnsi="Verdana" w:cs="Verdana"/>
                <w:sz w:val="18"/>
                <w:szCs w:val="18"/>
                <w:rPrChange w:id="4866" w:author="google1599737165" w:date="2023-04-24T13:47:39Z">
                  <w:rPr>
                    <w:ins w:id="4867" w:author="google1599737165" w:date="2023-04-24T13:22:33Z"/>
                    <w:sz w:val="16"/>
                    <w:szCs w:val="16"/>
                  </w:rPr>
                </w:rPrChange>
              </w:rPr>
            </w:pPr>
            <w:ins w:id="4868" w:author="google1599737165" w:date="2023-04-24T13:22:33Z">
              <w:r>
                <w:rPr>
                  <w:rFonts w:ascii="Verdana" w:hAnsi="Verdana" w:cs="Verdana"/>
                  <w:sz w:val="18"/>
                  <w:szCs w:val="18"/>
                  <w:rPrChange w:id="4869" w:author="google1599737165" w:date="2023-04-24T13:47:39Z">
                    <w:rPr>
                      <w:sz w:val="16"/>
                      <w:szCs w:val="16"/>
                    </w:rPr>
                  </w:rPrChange>
                </w:rPr>
                <w:t>Итоговая оценка</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870" w:author="google1599737165" w:date="2023-04-24T13:22:33Z"/>
        </w:trPr>
        <w:tc>
          <w:tcPr>
            <w:tcW w:w="2405" w:type="dxa"/>
            <w:shd w:val="clear" w:color="auto" w:fill="F1F1F1" w:themeFill="background1" w:themeFillShade="F2"/>
          </w:tcPr>
          <w:p>
            <w:pPr>
              <w:widowControl w:val="0"/>
              <w:jc w:val="both"/>
              <w:rPr>
                <w:ins w:id="4871" w:author="google1599737165" w:date="2023-04-24T13:22:33Z"/>
                <w:rFonts w:ascii="Verdana" w:hAnsi="Verdana" w:cs="Verdana"/>
                <w:sz w:val="18"/>
                <w:szCs w:val="18"/>
                <w:rPrChange w:id="4872" w:author="google1599737165" w:date="2023-04-24T13:47:39Z">
                  <w:rPr>
                    <w:ins w:id="4873" w:author="google1599737165" w:date="2023-04-24T13:22:33Z"/>
                    <w:sz w:val="16"/>
                    <w:szCs w:val="16"/>
                  </w:rPr>
                </w:rPrChange>
              </w:rPr>
            </w:pPr>
            <w:ins w:id="4874" w:author="google1599737165" w:date="2023-04-24T13:22:33Z">
              <w:r>
                <w:rPr>
                  <w:rFonts w:ascii="Verdana" w:hAnsi="Verdana" w:cs="Verdana"/>
                  <w:sz w:val="18"/>
                  <w:szCs w:val="18"/>
                  <w:rPrChange w:id="4875" w:author="google1599737165" w:date="2023-04-24T13:47:39Z">
                    <w:rPr>
                      <w:sz w:val="16"/>
                      <w:szCs w:val="16"/>
                    </w:rPr>
                  </w:rPrChange>
                </w:rPr>
                <w:t>Хорошее</w:t>
              </w:r>
            </w:ins>
          </w:p>
        </w:tc>
        <w:tc>
          <w:tcPr>
            <w:tcW w:w="3000" w:type="dxa"/>
            <w:gridSpan w:val="2"/>
            <w:shd w:val="clear" w:color="auto" w:fill="F1F1F1" w:themeFill="background1" w:themeFillShade="F2"/>
          </w:tcPr>
          <w:p>
            <w:pPr>
              <w:widowControl w:val="0"/>
              <w:jc w:val="both"/>
              <w:rPr>
                <w:ins w:id="4876" w:author="google1599737165" w:date="2023-04-24T13:22:33Z"/>
                <w:rFonts w:ascii="Verdana" w:hAnsi="Verdana" w:cs="Verdana"/>
                <w:sz w:val="18"/>
                <w:szCs w:val="18"/>
                <w:rPrChange w:id="4877" w:author="google1599737165" w:date="2023-04-24T13:47:39Z">
                  <w:rPr>
                    <w:ins w:id="4878" w:author="google1599737165" w:date="2023-04-24T13:22:33Z"/>
                    <w:rFonts w:cs="Arial"/>
                    <w:sz w:val="16"/>
                    <w:szCs w:val="16"/>
                  </w:rPr>
                </w:rPrChange>
              </w:rPr>
            </w:pPr>
            <w:ins w:id="4879" w:author="google1599737165" w:date="2023-04-24T13:22:33Z">
              <w:r>
                <w:rPr>
                  <w:rFonts w:ascii="Verdana" w:hAnsi="Verdana" w:cs="Verdana"/>
                  <w:sz w:val="18"/>
                  <w:szCs w:val="18"/>
                  <w:rPrChange w:id="4880" w:author="google1599737165" w:date="2023-04-24T13:47:39Z">
                    <w:rPr>
                      <w:sz w:val="16"/>
                      <w:szCs w:val="16"/>
                    </w:rPr>
                  </w:rPrChange>
                </w:rPr>
                <w:t>0,7*Σ макс. баллов-</w:t>
              </w:r>
            </w:ins>
          </w:p>
          <w:p>
            <w:pPr>
              <w:widowControl w:val="0"/>
              <w:jc w:val="both"/>
              <w:rPr>
                <w:ins w:id="4881" w:author="google1599737165" w:date="2023-04-24T13:22:33Z"/>
                <w:rFonts w:ascii="Verdana" w:hAnsi="Verdana" w:cs="Verdana"/>
                <w:sz w:val="18"/>
                <w:szCs w:val="18"/>
                <w:rPrChange w:id="4882" w:author="google1599737165" w:date="2023-04-24T13:47:39Z">
                  <w:rPr>
                    <w:ins w:id="4883" w:author="google1599737165" w:date="2023-04-24T13:22:33Z"/>
                    <w:rFonts w:cs="Arial"/>
                    <w:sz w:val="16"/>
                    <w:szCs w:val="16"/>
                  </w:rPr>
                </w:rPrChange>
              </w:rPr>
            </w:pPr>
            <w:ins w:id="4884" w:author="google1599737165" w:date="2023-04-24T13:22:33Z">
              <w:r>
                <w:rPr>
                  <w:rFonts w:ascii="Verdana" w:hAnsi="Verdana" w:cs="Verdana"/>
                  <w:sz w:val="18"/>
                  <w:szCs w:val="18"/>
                  <w:rPrChange w:id="4885" w:author="google1599737165" w:date="2023-04-24T13:47:39Z">
                    <w:rPr>
                      <w:sz w:val="16"/>
                      <w:szCs w:val="16"/>
                    </w:rPr>
                  </w:rPrChange>
                </w:rPr>
                <w:t>1*Σ макс. баллов</w:t>
              </w:r>
            </w:ins>
          </w:p>
        </w:tc>
        <w:tc>
          <w:tcPr>
            <w:tcW w:w="3946" w:type="dxa"/>
            <w:gridSpan w:val="2"/>
            <w:shd w:val="clear" w:color="auto" w:fill="F1F1F1" w:themeFill="background1" w:themeFillShade="F2"/>
          </w:tcPr>
          <w:p>
            <w:pPr>
              <w:widowControl w:val="0"/>
              <w:jc w:val="both"/>
              <w:rPr>
                <w:ins w:id="4886" w:author="google1599737165" w:date="2023-04-24T13:22:33Z"/>
                <w:rFonts w:ascii="Verdana" w:hAnsi="Verdana" w:cs="Verdana"/>
                <w:sz w:val="18"/>
                <w:szCs w:val="18"/>
                <w:rPrChange w:id="4887" w:author="google1599737165" w:date="2023-04-24T13:47:39Z">
                  <w:rPr>
                    <w:ins w:id="4888" w:author="google1599737165" w:date="2023-04-24T13:22:33Z"/>
                    <w:sz w:val="16"/>
                    <w:szCs w:val="16"/>
                  </w:rPr>
                </w:rPrChange>
              </w:rPr>
            </w:pPr>
            <w:ins w:id="4889" w:author="google1599737165" w:date="2023-04-24T13:22:33Z">
              <w:r>
                <w:rPr>
                  <w:rFonts w:ascii="Verdana" w:hAnsi="Verdana" w:cs="Verdana"/>
                  <w:sz w:val="18"/>
                  <w:szCs w:val="18"/>
                  <w:rPrChange w:id="4890" w:author="google1599737165" w:date="2023-04-24T13:47:39Z">
                    <w:rPr>
                      <w:sz w:val="16"/>
                      <w:szCs w:val="16"/>
                    </w:rPr>
                  </w:rPrChange>
                </w:rPr>
                <w:t>6</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891" w:author="google1599737165" w:date="2023-04-24T13:22:33Z"/>
        </w:trPr>
        <w:tc>
          <w:tcPr>
            <w:tcW w:w="2405" w:type="dxa"/>
            <w:shd w:val="clear" w:color="auto" w:fill="F1F1F1" w:themeFill="background1" w:themeFillShade="F2"/>
          </w:tcPr>
          <w:p>
            <w:pPr>
              <w:widowControl w:val="0"/>
              <w:jc w:val="both"/>
              <w:rPr>
                <w:ins w:id="4892" w:author="google1599737165" w:date="2023-04-24T13:22:33Z"/>
                <w:rFonts w:ascii="Verdana" w:hAnsi="Verdana" w:cs="Verdana"/>
                <w:sz w:val="18"/>
                <w:szCs w:val="18"/>
                <w:rPrChange w:id="4893" w:author="google1599737165" w:date="2023-04-24T13:47:39Z">
                  <w:rPr>
                    <w:ins w:id="4894" w:author="google1599737165" w:date="2023-04-24T13:22:33Z"/>
                    <w:sz w:val="16"/>
                    <w:szCs w:val="16"/>
                  </w:rPr>
                </w:rPrChange>
              </w:rPr>
            </w:pPr>
            <w:ins w:id="4895" w:author="google1599737165" w:date="2023-04-24T13:22:33Z">
              <w:r>
                <w:rPr>
                  <w:rFonts w:ascii="Verdana" w:hAnsi="Verdana" w:cs="Verdana"/>
                  <w:sz w:val="18"/>
                  <w:szCs w:val="18"/>
                  <w:rPrChange w:id="4896" w:author="google1599737165" w:date="2023-04-24T13:47:39Z">
                    <w:rPr>
                      <w:sz w:val="16"/>
                      <w:szCs w:val="16"/>
                    </w:rPr>
                  </w:rPrChange>
                </w:rPr>
                <w:t>Среднее состояние</w:t>
              </w:r>
            </w:ins>
          </w:p>
        </w:tc>
        <w:tc>
          <w:tcPr>
            <w:tcW w:w="3000" w:type="dxa"/>
            <w:gridSpan w:val="2"/>
            <w:shd w:val="clear" w:color="auto" w:fill="F1F1F1" w:themeFill="background1" w:themeFillShade="F2"/>
          </w:tcPr>
          <w:p>
            <w:pPr>
              <w:widowControl w:val="0"/>
              <w:jc w:val="both"/>
              <w:rPr>
                <w:ins w:id="4897" w:author="google1599737165" w:date="2023-04-24T13:22:33Z"/>
                <w:rFonts w:ascii="Verdana" w:hAnsi="Verdana" w:cs="Verdana"/>
                <w:sz w:val="18"/>
                <w:szCs w:val="18"/>
                <w:rPrChange w:id="4898" w:author="google1599737165" w:date="2023-04-24T13:47:39Z">
                  <w:rPr>
                    <w:ins w:id="4899" w:author="google1599737165" w:date="2023-04-24T13:22:33Z"/>
                    <w:rFonts w:cs="Arial"/>
                    <w:sz w:val="16"/>
                    <w:szCs w:val="16"/>
                  </w:rPr>
                </w:rPrChange>
              </w:rPr>
            </w:pPr>
            <w:ins w:id="4900" w:author="google1599737165" w:date="2023-04-24T13:22:33Z">
              <w:r>
                <w:rPr>
                  <w:rFonts w:ascii="Verdana" w:hAnsi="Verdana" w:cs="Verdana"/>
                  <w:sz w:val="18"/>
                  <w:szCs w:val="18"/>
                  <w:rPrChange w:id="4901" w:author="google1599737165" w:date="2023-04-24T13:47:39Z">
                    <w:rPr>
                      <w:sz w:val="16"/>
                      <w:szCs w:val="16"/>
                    </w:rPr>
                  </w:rPrChange>
                </w:rPr>
                <w:t>0,3*Σ макс. баллов-</w:t>
              </w:r>
            </w:ins>
          </w:p>
          <w:p>
            <w:pPr>
              <w:widowControl w:val="0"/>
              <w:jc w:val="both"/>
              <w:rPr>
                <w:ins w:id="4902" w:author="google1599737165" w:date="2023-04-24T13:22:33Z"/>
                <w:rFonts w:ascii="Verdana" w:hAnsi="Verdana" w:cs="Verdana"/>
                <w:sz w:val="18"/>
                <w:szCs w:val="18"/>
                <w:rPrChange w:id="4903" w:author="google1599737165" w:date="2023-04-24T13:47:39Z">
                  <w:rPr>
                    <w:ins w:id="4904" w:author="google1599737165" w:date="2023-04-24T13:22:33Z"/>
                    <w:rFonts w:cs="Arial"/>
                    <w:sz w:val="16"/>
                    <w:szCs w:val="16"/>
                  </w:rPr>
                </w:rPrChange>
              </w:rPr>
            </w:pPr>
            <w:ins w:id="4905" w:author="google1599737165" w:date="2023-04-24T13:22:33Z">
              <w:r>
                <w:rPr>
                  <w:rFonts w:ascii="Verdana" w:hAnsi="Verdana" w:cs="Verdana"/>
                  <w:sz w:val="18"/>
                  <w:szCs w:val="18"/>
                  <w:rPrChange w:id="4906" w:author="google1599737165" w:date="2023-04-24T13:47:39Z">
                    <w:rPr>
                      <w:sz w:val="16"/>
                      <w:szCs w:val="16"/>
                    </w:rPr>
                  </w:rPrChange>
                </w:rPr>
                <w:t>0,7*Σ макс. баллов</w:t>
              </w:r>
            </w:ins>
          </w:p>
        </w:tc>
        <w:tc>
          <w:tcPr>
            <w:tcW w:w="3946" w:type="dxa"/>
            <w:gridSpan w:val="2"/>
            <w:shd w:val="clear" w:color="auto" w:fill="F1F1F1" w:themeFill="background1" w:themeFillShade="F2"/>
          </w:tcPr>
          <w:p>
            <w:pPr>
              <w:widowControl w:val="0"/>
              <w:jc w:val="both"/>
              <w:rPr>
                <w:ins w:id="4907" w:author="google1599737165" w:date="2023-04-24T13:22:33Z"/>
                <w:rFonts w:ascii="Verdana" w:hAnsi="Verdana" w:cs="Verdana"/>
                <w:sz w:val="18"/>
                <w:szCs w:val="18"/>
                <w:rPrChange w:id="4908" w:author="google1599737165" w:date="2023-04-24T13:47:39Z">
                  <w:rPr>
                    <w:ins w:id="4909" w:author="google1599737165" w:date="2023-04-24T13:22:33Z"/>
                    <w:sz w:val="16"/>
                    <w:szCs w:val="16"/>
                  </w:rPr>
                </w:rPrChange>
              </w:rPr>
            </w:pPr>
            <w:ins w:id="4910" w:author="google1599737165" w:date="2023-04-24T13:22:33Z">
              <w:r>
                <w:rPr>
                  <w:rFonts w:ascii="Verdana" w:hAnsi="Verdana" w:cs="Verdana"/>
                  <w:sz w:val="18"/>
                  <w:szCs w:val="18"/>
                  <w:rPrChange w:id="4911" w:author="google1599737165" w:date="2023-04-24T13:47:39Z">
                    <w:rPr>
                      <w:sz w:val="16"/>
                      <w:szCs w:val="16"/>
                    </w:rPr>
                  </w:rPrChange>
                </w:rPr>
                <w:t>3</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ins w:id="4912" w:author="google1599737165" w:date="2023-04-24T13:22:33Z"/>
        </w:trPr>
        <w:tc>
          <w:tcPr>
            <w:tcW w:w="2405" w:type="dxa"/>
            <w:shd w:val="clear" w:color="auto" w:fill="F1F1F1" w:themeFill="background1" w:themeFillShade="F2"/>
          </w:tcPr>
          <w:p>
            <w:pPr>
              <w:widowControl w:val="0"/>
              <w:jc w:val="both"/>
              <w:rPr>
                <w:ins w:id="4913" w:author="google1599737165" w:date="2023-04-24T13:22:33Z"/>
                <w:rFonts w:ascii="Verdana" w:hAnsi="Verdana" w:cs="Verdana"/>
                <w:sz w:val="18"/>
                <w:szCs w:val="18"/>
                <w:rPrChange w:id="4914" w:author="google1599737165" w:date="2023-04-24T13:47:39Z">
                  <w:rPr>
                    <w:ins w:id="4915" w:author="google1599737165" w:date="2023-04-24T13:22:33Z"/>
                    <w:sz w:val="16"/>
                    <w:szCs w:val="16"/>
                  </w:rPr>
                </w:rPrChange>
              </w:rPr>
            </w:pPr>
            <w:ins w:id="4916" w:author="google1599737165" w:date="2023-04-24T13:22:33Z">
              <w:r>
                <w:rPr>
                  <w:rFonts w:ascii="Verdana" w:hAnsi="Verdana" w:cs="Verdana"/>
                  <w:sz w:val="18"/>
                  <w:szCs w:val="18"/>
                  <w:rPrChange w:id="4917" w:author="google1599737165" w:date="2023-04-24T13:47:39Z">
                    <w:rPr>
                      <w:sz w:val="16"/>
                      <w:szCs w:val="16"/>
                    </w:rPr>
                  </w:rPrChange>
                </w:rPr>
                <w:t>Плохое состояние</w:t>
              </w:r>
            </w:ins>
          </w:p>
        </w:tc>
        <w:tc>
          <w:tcPr>
            <w:tcW w:w="3000" w:type="dxa"/>
            <w:gridSpan w:val="2"/>
            <w:shd w:val="clear" w:color="auto" w:fill="F1F1F1" w:themeFill="background1" w:themeFillShade="F2"/>
          </w:tcPr>
          <w:p>
            <w:pPr>
              <w:widowControl w:val="0"/>
              <w:jc w:val="both"/>
              <w:rPr>
                <w:ins w:id="4918" w:author="google1599737165" w:date="2023-04-24T13:22:33Z"/>
                <w:rFonts w:ascii="Verdana" w:hAnsi="Verdana" w:cs="Verdana"/>
                <w:sz w:val="18"/>
                <w:szCs w:val="18"/>
                <w:rPrChange w:id="4919" w:author="google1599737165" w:date="2023-04-24T13:47:39Z">
                  <w:rPr>
                    <w:ins w:id="4920" w:author="google1599737165" w:date="2023-04-24T13:22:33Z"/>
                    <w:rFonts w:cs="Arial"/>
                    <w:sz w:val="16"/>
                    <w:szCs w:val="16"/>
                  </w:rPr>
                </w:rPrChange>
              </w:rPr>
            </w:pPr>
            <w:ins w:id="4921" w:author="google1599737165" w:date="2023-04-24T13:22:33Z">
              <w:r>
                <w:rPr>
                  <w:rFonts w:ascii="Verdana" w:hAnsi="Verdana" w:cs="Verdana"/>
                  <w:sz w:val="18"/>
                  <w:szCs w:val="18"/>
                  <w:rPrChange w:id="4922" w:author="google1599737165" w:date="2023-04-24T13:47:39Z">
                    <w:rPr>
                      <w:sz w:val="16"/>
                      <w:szCs w:val="16"/>
                    </w:rPr>
                  </w:rPrChange>
                </w:rPr>
                <w:t>0 -0,3*Σ макс. баллов</w:t>
              </w:r>
            </w:ins>
          </w:p>
        </w:tc>
        <w:tc>
          <w:tcPr>
            <w:tcW w:w="3946" w:type="dxa"/>
            <w:gridSpan w:val="2"/>
            <w:shd w:val="clear" w:color="auto" w:fill="F1F1F1" w:themeFill="background1" w:themeFillShade="F2"/>
          </w:tcPr>
          <w:p>
            <w:pPr>
              <w:widowControl w:val="0"/>
              <w:jc w:val="both"/>
              <w:rPr>
                <w:ins w:id="4923" w:author="google1599737165" w:date="2023-04-24T13:22:33Z"/>
                <w:rFonts w:ascii="Verdana" w:hAnsi="Verdana" w:cs="Verdana"/>
                <w:sz w:val="18"/>
                <w:szCs w:val="18"/>
                <w:rPrChange w:id="4924" w:author="google1599737165" w:date="2023-04-24T13:47:39Z">
                  <w:rPr>
                    <w:ins w:id="4925" w:author="google1599737165" w:date="2023-04-24T13:22:33Z"/>
                    <w:sz w:val="16"/>
                    <w:szCs w:val="16"/>
                  </w:rPr>
                </w:rPrChange>
              </w:rPr>
            </w:pPr>
            <w:ins w:id="4926" w:author="google1599737165" w:date="2023-04-24T13:22:33Z">
              <w:r>
                <w:rPr>
                  <w:rFonts w:ascii="Verdana" w:hAnsi="Verdana" w:cs="Verdana"/>
                  <w:sz w:val="18"/>
                  <w:szCs w:val="18"/>
                  <w:rPrChange w:id="4927" w:author="google1599737165" w:date="2023-04-24T13:47:39Z">
                    <w:rPr>
                      <w:sz w:val="16"/>
                      <w:szCs w:val="16"/>
                    </w:rPr>
                  </w:rPrChange>
                </w:rPr>
                <w:t>0</w:t>
              </w:r>
            </w:ins>
          </w:p>
        </w:tc>
      </w:tr>
    </w:tbl>
    <w:p>
      <w:pPr>
        <w:jc w:val="both"/>
        <w:rPr>
          <w:ins w:id="4928" w:author="google1599737165" w:date="2023-04-24T13:05:30Z"/>
          <w:rFonts w:hint="default" w:ascii="Verdana" w:hAnsi="Verdana" w:cs="Verdana"/>
          <w:b/>
          <w:bCs/>
          <w:sz w:val="18"/>
          <w:szCs w:val="18"/>
          <w:lang w:val="ru-RU"/>
          <w:rPrChange w:id="4929" w:author="google1599737165" w:date="2023-04-24T13:47:39Z">
            <w:rPr>
              <w:ins w:id="4930" w:author="google1599737165" w:date="2023-04-24T13:05:30Z"/>
              <w:rFonts w:hint="default"/>
              <w:b/>
              <w:bCs/>
              <w:lang w:val="ru-RU"/>
            </w:rPr>
          </w:rPrChange>
        </w:rPr>
      </w:pPr>
    </w:p>
    <w:p>
      <w:pPr>
        <w:jc w:val="both"/>
        <w:rPr>
          <w:ins w:id="4931" w:author="google1599737165" w:date="2023-04-24T13:05:30Z"/>
          <w:rFonts w:hint="default" w:ascii="Verdana" w:hAnsi="Verdana" w:cs="Verdana"/>
          <w:b/>
          <w:bCs/>
          <w:sz w:val="18"/>
          <w:szCs w:val="18"/>
          <w:lang w:val="ru-RU"/>
          <w:rPrChange w:id="4932" w:author="google1599737165" w:date="2023-04-24T13:47:39Z">
            <w:rPr>
              <w:ins w:id="4933" w:author="google1599737165" w:date="2023-04-24T13:05:30Z"/>
              <w:rFonts w:hint="default"/>
              <w:b/>
              <w:bCs/>
              <w:lang w:val="ru-RU"/>
            </w:rPr>
          </w:rPrChange>
        </w:rPr>
      </w:pPr>
    </w:p>
    <w:p>
      <w:pPr>
        <w:jc w:val="both"/>
        <w:rPr>
          <w:rFonts w:hint="default" w:ascii="Verdana" w:hAnsi="Verdana" w:cs="Verdana"/>
          <w:b/>
          <w:bCs/>
          <w:sz w:val="18"/>
          <w:szCs w:val="18"/>
          <w:lang w:val="ru-RU"/>
          <w:rPrChange w:id="4934" w:author="google1599737165" w:date="2023-04-24T13:47:39Z">
            <w:rPr>
              <w:rFonts w:hint="default"/>
              <w:lang w:val="ru-RU"/>
            </w:rPr>
          </w:rPrChange>
        </w:rPr>
      </w:pPr>
      <w:ins w:id="4935" w:author="google1599737165" w:date="2023-04-24T13:28:48Z">
        <w:r>
          <w:rPr>
            <w:rFonts w:hint="default" w:ascii="Verdana" w:hAnsi="Verdana" w:cs="Verdana"/>
            <w:b/>
            <w:bCs/>
            <w:sz w:val="18"/>
            <w:szCs w:val="18"/>
            <w:lang w:val="ru-RU"/>
            <w:rPrChange w:id="4936" w:author="google1599737165" w:date="2023-04-24T13:47:39Z">
              <w:rPr>
                <w:rFonts w:hint="default"/>
                <w:b/>
                <w:bCs/>
                <w:lang w:val="ru-RU"/>
              </w:rPr>
            </w:rPrChange>
          </w:rPr>
          <w:t>Для</w:t>
        </w:r>
      </w:ins>
      <w:ins w:id="4937" w:author="google1599737165" w:date="2023-04-24T13:28:49Z">
        <w:r>
          <w:rPr>
            <w:rFonts w:hint="default" w:ascii="Verdana" w:hAnsi="Verdana" w:cs="Verdana"/>
            <w:b/>
            <w:bCs/>
            <w:sz w:val="18"/>
            <w:szCs w:val="18"/>
            <w:lang w:val="ru-RU"/>
            <w:rPrChange w:id="4938" w:author="google1599737165" w:date="2023-04-24T13:47:39Z">
              <w:rPr>
                <w:rFonts w:hint="default"/>
                <w:b/>
                <w:bCs/>
                <w:lang w:val="ru-RU"/>
              </w:rPr>
            </w:rPrChange>
          </w:rPr>
          <w:t xml:space="preserve"> б</w:t>
        </w:r>
      </w:ins>
      <w:ins w:id="4939" w:author="google1599737165" w:date="2023-04-24T13:28:50Z">
        <w:r>
          <w:rPr>
            <w:rFonts w:hint="default" w:ascii="Verdana" w:hAnsi="Verdana" w:cs="Verdana"/>
            <w:b/>
            <w:bCs/>
            <w:sz w:val="18"/>
            <w:szCs w:val="18"/>
            <w:lang w:val="ru-RU"/>
            <w:rPrChange w:id="4940" w:author="google1599737165" w:date="2023-04-24T13:47:39Z">
              <w:rPr>
                <w:rFonts w:hint="default"/>
                <w:b/>
                <w:bCs/>
                <w:lang w:val="ru-RU"/>
              </w:rPr>
            </w:rPrChange>
          </w:rPr>
          <w:t xml:space="preserve">олее </w:t>
        </w:r>
      </w:ins>
      <w:ins w:id="4941" w:author="google1599737165" w:date="2023-04-24T13:28:52Z">
        <w:r>
          <w:rPr>
            <w:rFonts w:hint="default" w:ascii="Verdana" w:hAnsi="Verdana" w:cs="Verdana"/>
            <w:b/>
            <w:bCs/>
            <w:sz w:val="18"/>
            <w:szCs w:val="18"/>
            <w:lang w:val="ru-RU"/>
            <w:rPrChange w:id="4942" w:author="google1599737165" w:date="2023-04-24T13:47:39Z">
              <w:rPr>
                <w:rFonts w:hint="default"/>
                <w:b/>
                <w:bCs/>
                <w:lang w:val="ru-RU"/>
              </w:rPr>
            </w:rPrChange>
          </w:rPr>
          <w:t>тонк</w:t>
        </w:r>
      </w:ins>
      <w:ins w:id="4943" w:author="google1599737165" w:date="2023-04-24T13:28:53Z">
        <w:r>
          <w:rPr>
            <w:rFonts w:hint="default" w:ascii="Verdana" w:hAnsi="Verdana" w:cs="Verdana"/>
            <w:b/>
            <w:bCs/>
            <w:sz w:val="18"/>
            <w:szCs w:val="18"/>
            <w:lang w:val="ru-RU"/>
            <w:rPrChange w:id="4944" w:author="google1599737165" w:date="2023-04-24T13:47:39Z">
              <w:rPr>
                <w:rFonts w:hint="default"/>
                <w:b/>
                <w:bCs/>
                <w:lang w:val="ru-RU"/>
              </w:rPr>
            </w:rPrChange>
          </w:rPr>
          <w:t xml:space="preserve">ой </w:t>
        </w:r>
      </w:ins>
      <w:ins w:id="4945" w:author="google1599737165" w:date="2023-04-24T13:29:09Z">
        <w:r>
          <w:rPr>
            <w:rFonts w:hint="default" w:ascii="Verdana" w:hAnsi="Verdana" w:cs="Verdana"/>
            <w:b/>
            <w:bCs/>
            <w:sz w:val="18"/>
            <w:szCs w:val="18"/>
            <w:lang w:val="ru-RU"/>
            <w:rPrChange w:id="4946" w:author="google1599737165" w:date="2023-04-24T13:47:39Z">
              <w:rPr>
                <w:rFonts w:hint="default"/>
                <w:b/>
                <w:bCs/>
                <w:lang w:val="ru-RU"/>
              </w:rPr>
            </w:rPrChange>
          </w:rPr>
          <w:t>тр</w:t>
        </w:r>
      </w:ins>
      <w:ins w:id="4947" w:author="google1599737165" w:date="2023-04-24T13:29:10Z">
        <w:r>
          <w:rPr>
            <w:rFonts w:hint="default" w:ascii="Verdana" w:hAnsi="Verdana" w:cs="Verdana"/>
            <w:b/>
            <w:bCs/>
            <w:sz w:val="18"/>
            <w:szCs w:val="18"/>
            <w:lang w:val="ru-RU"/>
            <w:rPrChange w:id="4948" w:author="google1599737165" w:date="2023-04-24T13:47:39Z">
              <w:rPr>
                <w:rFonts w:hint="default"/>
                <w:b/>
                <w:bCs/>
                <w:lang w:val="ru-RU"/>
              </w:rPr>
            </w:rPrChange>
          </w:rPr>
          <w:t>акто</w:t>
        </w:r>
      </w:ins>
      <w:ins w:id="4949" w:author="google1599737165" w:date="2023-04-24T13:29:11Z">
        <w:r>
          <w:rPr>
            <w:rFonts w:hint="default" w:ascii="Verdana" w:hAnsi="Verdana" w:cs="Verdana"/>
            <w:b/>
            <w:bCs/>
            <w:sz w:val="18"/>
            <w:szCs w:val="18"/>
            <w:lang w:val="ru-RU"/>
            <w:rPrChange w:id="4950" w:author="google1599737165" w:date="2023-04-24T13:47:39Z">
              <w:rPr>
                <w:rFonts w:hint="default"/>
                <w:b/>
                <w:bCs/>
                <w:lang w:val="ru-RU"/>
              </w:rPr>
            </w:rPrChange>
          </w:rPr>
          <w:t xml:space="preserve">вки </w:t>
        </w:r>
      </w:ins>
      <w:ins w:id="4951" w:author="google1599737165" w:date="2023-04-24T13:29:18Z">
        <w:r>
          <w:rPr>
            <w:rFonts w:hint="default" w:ascii="Verdana" w:hAnsi="Verdana" w:cs="Verdana"/>
            <w:b/>
            <w:bCs/>
            <w:sz w:val="18"/>
            <w:szCs w:val="18"/>
            <w:lang w:val="ru-RU"/>
            <w:rPrChange w:id="4952" w:author="google1599737165" w:date="2023-04-24T13:47:39Z">
              <w:rPr>
                <w:rFonts w:hint="default"/>
                <w:b/>
                <w:bCs/>
                <w:lang w:val="ru-RU"/>
              </w:rPr>
            </w:rPrChange>
          </w:rPr>
          <w:t>и</w:t>
        </w:r>
      </w:ins>
      <w:ins w:id="4953" w:author="google1599737165" w:date="2023-04-24T13:29:19Z">
        <w:r>
          <w:rPr>
            <w:rFonts w:hint="default" w:ascii="Verdana" w:hAnsi="Verdana" w:cs="Verdana"/>
            <w:b/>
            <w:bCs/>
            <w:sz w:val="18"/>
            <w:szCs w:val="18"/>
            <w:lang w:val="ru-RU"/>
            <w:rPrChange w:id="4954" w:author="google1599737165" w:date="2023-04-24T13:47:39Z">
              <w:rPr>
                <w:rFonts w:hint="default"/>
                <w:b/>
                <w:bCs/>
                <w:lang w:val="ru-RU"/>
              </w:rPr>
            </w:rPrChange>
          </w:rPr>
          <w:t>споль</w:t>
        </w:r>
      </w:ins>
      <w:ins w:id="4955" w:author="google1599737165" w:date="2023-04-24T13:29:20Z">
        <w:r>
          <w:rPr>
            <w:rFonts w:hint="default" w:ascii="Verdana" w:hAnsi="Verdana" w:cs="Verdana"/>
            <w:b/>
            <w:bCs/>
            <w:sz w:val="18"/>
            <w:szCs w:val="18"/>
            <w:lang w:val="ru-RU"/>
            <w:rPrChange w:id="4956" w:author="google1599737165" w:date="2023-04-24T13:47:39Z">
              <w:rPr>
                <w:rFonts w:hint="default"/>
                <w:b/>
                <w:bCs/>
                <w:lang w:val="ru-RU"/>
              </w:rPr>
            </w:rPrChange>
          </w:rPr>
          <w:t>зу</w:t>
        </w:r>
      </w:ins>
      <w:ins w:id="4957" w:author="google1599737165" w:date="2023-04-24T13:29:21Z">
        <w:r>
          <w:rPr>
            <w:rFonts w:hint="default" w:ascii="Verdana" w:hAnsi="Verdana" w:cs="Verdana"/>
            <w:b/>
            <w:bCs/>
            <w:sz w:val="18"/>
            <w:szCs w:val="18"/>
            <w:lang w:val="ru-RU"/>
            <w:rPrChange w:id="4958" w:author="google1599737165" w:date="2023-04-24T13:47:39Z">
              <w:rPr>
                <w:rFonts w:hint="default"/>
                <w:b/>
                <w:bCs/>
                <w:lang w:val="ru-RU"/>
              </w:rPr>
            </w:rPrChange>
          </w:rPr>
          <w:t>ю</w:t>
        </w:r>
      </w:ins>
      <w:ins w:id="4959" w:author="google1599737165" w:date="2023-04-24T13:29:22Z">
        <w:r>
          <w:rPr>
            <w:rFonts w:hint="default" w:ascii="Verdana" w:hAnsi="Verdana" w:cs="Verdana"/>
            <w:b/>
            <w:bCs/>
            <w:sz w:val="18"/>
            <w:szCs w:val="18"/>
            <w:lang w:val="ru-RU"/>
            <w:rPrChange w:id="4960" w:author="google1599737165" w:date="2023-04-24T13:47:39Z">
              <w:rPr>
                <w:rFonts w:hint="default"/>
                <w:b/>
                <w:bCs/>
                <w:lang w:val="ru-RU"/>
              </w:rPr>
            </w:rPrChange>
          </w:rPr>
          <w:t xml:space="preserve">тся </w:t>
        </w:r>
      </w:ins>
      <w:ins w:id="4961" w:author="google1599737165" w:date="2023-04-24T13:29:23Z">
        <w:r>
          <w:rPr>
            <w:rFonts w:hint="default" w:ascii="Verdana" w:hAnsi="Verdana" w:cs="Verdana"/>
            <w:b/>
            <w:bCs/>
            <w:sz w:val="18"/>
            <w:szCs w:val="18"/>
            <w:lang w:val="ru-RU"/>
            <w:rPrChange w:id="4962" w:author="google1599737165" w:date="2023-04-24T13:47:39Z">
              <w:rPr>
                <w:rFonts w:hint="default"/>
                <w:b/>
                <w:bCs/>
                <w:lang w:val="ru-RU"/>
              </w:rPr>
            </w:rPrChange>
          </w:rPr>
          <w:t>резул</w:t>
        </w:r>
      </w:ins>
      <w:ins w:id="4963" w:author="google1599737165" w:date="2023-04-24T13:29:24Z">
        <w:r>
          <w:rPr>
            <w:rFonts w:hint="default" w:ascii="Verdana" w:hAnsi="Verdana" w:cs="Verdana"/>
            <w:b/>
            <w:bCs/>
            <w:sz w:val="18"/>
            <w:szCs w:val="18"/>
            <w:lang w:val="ru-RU"/>
            <w:rPrChange w:id="4964" w:author="google1599737165" w:date="2023-04-24T13:47:39Z">
              <w:rPr>
                <w:rFonts w:hint="default"/>
                <w:b/>
                <w:bCs/>
                <w:lang w:val="ru-RU"/>
              </w:rPr>
            </w:rPrChange>
          </w:rPr>
          <w:t>ьтат</w:t>
        </w:r>
      </w:ins>
      <w:ins w:id="4965" w:author="google1599737165" w:date="2023-04-24T13:29:25Z">
        <w:r>
          <w:rPr>
            <w:rFonts w:hint="default" w:ascii="Verdana" w:hAnsi="Verdana" w:cs="Verdana"/>
            <w:b/>
            <w:bCs/>
            <w:sz w:val="18"/>
            <w:szCs w:val="18"/>
            <w:lang w:val="ru-RU"/>
            <w:rPrChange w:id="4966" w:author="google1599737165" w:date="2023-04-24T13:47:39Z">
              <w:rPr>
                <w:rFonts w:hint="default"/>
                <w:b/>
                <w:bCs/>
                <w:lang w:val="ru-RU"/>
              </w:rPr>
            </w:rPrChange>
          </w:rPr>
          <w:t>ы ста</w:t>
        </w:r>
      </w:ins>
      <w:ins w:id="4967" w:author="google1599737165" w:date="2023-04-24T13:29:26Z">
        <w:r>
          <w:rPr>
            <w:rFonts w:hint="default" w:ascii="Verdana" w:hAnsi="Verdana" w:cs="Verdana"/>
            <w:b/>
            <w:bCs/>
            <w:sz w:val="18"/>
            <w:szCs w:val="18"/>
            <w:lang w:val="ru-RU"/>
            <w:rPrChange w:id="4968" w:author="google1599737165" w:date="2023-04-24T13:47:39Z">
              <w:rPr>
                <w:rFonts w:hint="default"/>
                <w:b/>
                <w:bCs/>
                <w:lang w:val="ru-RU"/>
              </w:rPr>
            </w:rPrChange>
          </w:rPr>
          <w:t>тистич</w:t>
        </w:r>
      </w:ins>
      <w:ins w:id="4969" w:author="google1599737165" w:date="2023-04-24T13:29:27Z">
        <w:r>
          <w:rPr>
            <w:rFonts w:hint="default" w:ascii="Verdana" w:hAnsi="Verdana" w:cs="Verdana"/>
            <w:b/>
            <w:bCs/>
            <w:sz w:val="18"/>
            <w:szCs w:val="18"/>
            <w:lang w:val="ru-RU"/>
            <w:rPrChange w:id="4970" w:author="google1599737165" w:date="2023-04-24T13:47:39Z">
              <w:rPr>
                <w:rFonts w:hint="default"/>
                <w:b/>
                <w:bCs/>
                <w:lang w:val="ru-RU"/>
              </w:rPr>
            </w:rPrChange>
          </w:rPr>
          <w:t>еских</w:t>
        </w:r>
      </w:ins>
      <w:ins w:id="4971" w:author="google1599737165" w:date="2023-04-24T13:29:28Z">
        <w:r>
          <w:rPr>
            <w:rFonts w:hint="default" w:ascii="Verdana" w:hAnsi="Verdana" w:cs="Verdana"/>
            <w:b/>
            <w:bCs/>
            <w:sz w:val="18"/>
            <w:szCs w:val="18"/>
            <w:lang w:val="ru-RU"/>
            <w:rPrChange w:id="4972" w:author="google1599737165" w:date="2023-04-24T13:47:39Z">
              <w:rPr>
                <w:rFonts w:hint="default"/>
                <w:b/>
                <w:bCs/>
                <w:lang w:val="ru-RU"/>
              </w:rPr>
            </w:rPrChange>
          </w:rPr>
          <w:t xml:space="preserve"> сра</w:t>
        </w:r>
      </w:ins>
      <w:ins w:id="4973" w:author="google1599737165" w:date="2023-04-24T13:29:29Z">
        <w:r>
          <w:rPr>
            <w:rFonts w:hint="default" w:ascii="Verdana" w:hAnsi="Verdana" w:cs="Verdana"/>
            <w:b/>
            <w:bCs/>
            <w:sz w:val="18"/>
            <w:szCs w:val="18"/>
            <w:lang w:val="ru-RU"/>
            <w:rPrChange w:id="4974" w:author="google1599737165" w:date="2023-04-24T13:47:39Z">
              <w:rPr>
                <w:rFonts w:hint="default"/>
                <w:b/>
                <w:bCs/>
                <w:lang w:val="ru-RU"/>
              </w:rPr>
            </w:rPrChange>
          </w:rPr>
          <w:t>внений</w:t>
        </w:r>
      </w:ins>
      <w:ins w:id="4975" w:author="google1599737165" w:date="2023-04-24T13:29:46Z">
        <w:r>
          <w:rPr>
            <w:rFonts w:hint="default" w:ascii="Verdana" w:hAnsi="Verdana" w:cs="Verdana"/>
            <w:b/>
            <w:bCs/>
            <w:sz w:val="18"/>
            <w:szCs w:val="18"/>
            <w:lang w:val="ru-RU"/>
            <w:rPrChange w:id="4976" w:author="google1599737165" w:date="2023-04-24T13:47:39Z">
              <w:rPr>
                <w:rFonts w:hint="default"/>
                <w:b/>
                <w:bCs/>
                <w:lang w:val="ru-RU"/>
              </w:rPr>
            </w:rPrChange>
          </w:rPr>
          <w:t xml:space="preserve">, </w:t>
        </w:r>
      </w:ins>
      <w:ins w:id="4977" w:author="google1599737165" w:date="2023-04-24T13:29:47Z">
        <w:r>
          <w:rPr>
            <w:rFonts w:hint="default" w:ascii="Verdana" w:hAnsi="Verdana" w:cs="Verdana"/>
            <w:b/>
            <w:bCs/>
            <w:sz w:val="18"/>
            <w:szCs w:val="18"/>
            <w:lang w:val="ru-RU"/>
            <w:rPrChange w:id="4978" w:author="google1599737165" w:date="2023-04-24T13:47:39Z">
              <w:rPr>
                <w:rFonts w:hint="default"/>
                <w:b/>
                <w:bCs/>
                <w:lang w:val="ru-RU"/>
              </w:rPr>
            </w:rPrChange>
          </w:rPr>
          <w:t>осно</w:t>
        </w:r>
      </w:ins>
      <w:ins w:id="4979" w:author="google1599737165" w:date="2023-04-24T13:29:48Z">
        <w:r>
          <w:rPr>
            <w:rFonts w:hint="default" w:ascii="Verdana" w:hAnsi="Verdana" w:cs="Verdana"/>
            <w:b/>
            <w:bCs/>
            <w:sz w:val="18"/>
            <w:szCs w:val="18"/>
            <w:lang w:val="ru-RU"/>
            <w:rPrChange w:id="4980" w:author="google1599737165" w:date="2023-04-24T13:47:39Z">
              <w:rPr>
                <w:rFonts w:hint="default"/>
                <w:b/>
                <w:bCs/>
                <w:lang w:val="ru-RU"/>
              </w:rPr>
            </w:rPrChange>
          </w:rPr>
          <w:t>ванны</w:t>
        </w:r>
      </w:ins>
      <w:ins w:id="4981" w:author="google1599737165" w:date="2023-04-24T13:29:51Z">
        <w:r>
          <w:rPr>
            <w:rFonts w:hint="default" w:ascii="Verdana" w:hAnsi="Verdana" w:cs="Verdana"/>
            <w:b/>
            <w:bCs/>
            <w:sz w:val="18"/>
            <w:szCs w:val="18"/>
            <w:lang w:val="ru-RU"/>
            <w:rPrChange w:id="4982" w:author="google1599737165" w:date="2023-04-24T13:47:39Z">
              <w:rPr>
                <w:rFonts w:hint="default"/>
                <w:b/>
                <w:bCs/>
                <w:lang w:val="ru-RU"/>
              </w:rPr>
            </w:rPrChange>
          </w:rPr>
          <w:t xml:space="preserve">х </w:t>
        </w:r>
      </w:ins>
      <w:ins w:id="4983" w:author="google1599737165" w:date="2023-04-24T13:29:52Z">
        <w:r>
          <w:rPr>
            <w:rFonts w:hint="default" w:ascii="Verdana" w:hAnsi="Verdana" w:cs="Verdana"/>
            <w:b/>
            <w:bCs/>
            <w:sz w:val="18"/>
            <w:szCs w:val="18"/>
            <w:lang w:val="ru-RU"/>
            <w:rPrChange w:id="4984" w:author="google1599737165" w:date="2023-04-24T13:47:39Z">
              <w:rPr>
                <w:rFonts w:hint="default"/>
                <w:b/>
                <w:bCs/>
                <w:lang w:val="ru-RU"/>
              </w:rPr>
            </w:rPrChange>
          </w:rPr>
          <w:t xml:space="preserve">на </w:t>
        </w:r>
      </w:ins>
      <w:ins w:id="4985" w:author="google1599737165" w:date="2023-04-24T13:29:58Z">
        <w:r>
          <w:rPr>
            <w:rFonts w:hint="default" w:ascii="Verdana" w:hAnsi="Verdana" w:cs="Verdana"/>
            <w:b/>
            <w:bCs/>
            <w:sz w:val="18"/>
            <w:szCs w:val="18"/>
            <w:lang w:val="ru-RU"/>
            <w:rPrChange w:id="4986" w:author="google1599737165" w:date="2023-04-24T13:47:39Z">
              <w:rPr>
                <w:rFonts w:hint="default"/>
                <w:b/>
                <w:bCs/>
                <w:lang w:val="ru-RU"/>
              </w:rPr>
            </w:rPrChange>
          </w:rPr>
          <w:t>д</w:t>
        </w:r>
      </w:ins>
      <w:ins w:id="4987" w:author="google1599737165" w:date="2023-04-24T13:29:59Z">
        <w:r>
          <w:rPr>
            <w:rFonts w:hint="default" w:ascii="Verdana" w:hAnsi="Verdana" w:cs="Verdana"/>
            <w:b/>
            <w:bCs/>
            <w:sz w:val="18"/>
            <w:szCs w:val="18"/>
            <w:lang w:val="ru-RU"/>
            <w:rPrChange w:id="4988" w:author="google1599737165" w:date="2023-04-24T13:47:39Z">
              <w:rPr>
                <w:rFonts w:hint="default"/>
                <w:b/>
                <w:bCs/>
                <w:lang w:val="ru-RU"/>
              </w:rPr>
            </w:rPrChange>
          </w:rPr>
          <w:t>исп</w:t>
        </w:r>
      </w:ins>
      <w:ins w:id="4989" w:author="google1599737165" w:date="2023-04-24T13:31:56Z">
        <w:r>
          <w:rPr>
            <w:rFonts w:hint="default" w:ascii="Verdana" w:hAnsi="Verdana" w:cs="Verdana"/>
            <w:b/>
            <w:bCs/>
            <w:sz w:val="18"/>
            <w:szCs w:val="18"/>
            <w:lang w:val="ru-RU"/>
            <w:rPrChange w:id="4990" w:author="google1599737165" w:date="2023-04-24T13:47:39Z">
              <w:rPr>
                <w:rFonts w:hint="default"/>
                <w:b/>
                <w:bCs/>
                <w:lang w:val="ru-RU"/>
              </w:rPr>
            </w:rPrChange>
          </w:rPr>
          <w:t>е</w:t>
        </w:r>
      </w:ins>
      <w:ins w:id="4991" w:author="google1599737165" w:date="2023-04-24T13:29:59Z">
        <w:r>
          <w:rPr>
            <w:rFonts w:hint="default" w:ascii="Verdana" w:hAnsi="Verdana" w:cs="Verdana"/>
            <w:b/>
            <w:bCs/>
            <w:sz w:val="18"/>
            <w:szCs w:val="18"/>
            <w:lang w:val="ru-RU"/>
            <w:rPrChange w:id="4992" w:author="google1599737165" w:date="2023-04-24T13:47:39Z">
              <w:rPr>
                <w:rFonts w:hint="default"/>
                <w:b/>
                <w:bCs/>
                <w:lang w:val="ru-RU"/>
              </w:rPr>
            </w:rPrChange>
          </w:rPr>
          <w:t>р</w:t>
        </w:r>
      </w:ins>
      <w:ins w:id="4993" w:author="google1599737165" w:date="2023-04-24T13:30:00Z">
        <w:r>
          <w:rPr>
            <w:rFonts w:hint="default" w:ascii="Verdana" w:hAnsi="Verdana" w:cs="Verdana"/>
            <w:b/>
            <w:bCs/>
            <w:sz w:val="18"/>
            <w:szCs w:val="18"/>
            <w:lang w:val="ru-RU"/>
            <w:rPrChange w:id="4994" w:author="google1599737165" w:date="2023-04-24T13:47:39Z">
              <w:rPr>
                <w:rFonts w:hint="default"/>
                <w:b/>
                <w:bCs/>
                <w:lang w:val="ru-RU"/>
              </w:rPr>
            </w:rPrChange>
          </w:rPr>
          <w:t>сионно</w:t>
        </w:r>
      </w:ins>
      <w:ins w:id="4995" w:author="google1599737165" w:date="2023-04-24T13:30:01Z">
        <w:r>
          <w:rPr>
            <w:rFonts w:hint="default" w:ascii="Verdana" w:hAnsi="Verdana" w:cs="Verdana"/>
            <w:b/>
            <w:bCs/>
            <w:sz w:val="18"/>
            <w:szCs w:val="18"/>
            <w:lang w:val="ru-RU"/>
            <w:rPrChange w:id="4996" w:author="google1599737165" w:date="2023-04-24T13:47:39Z">
              <w:rPr>
                <w:rFonts w:hint="default"/>
                <w:b/>
                <w:bCs/>
                <w:lang w:val="ru-RU"/>
              </w:rPr>
            </w:rPrChange>
          </w:rPr>
          <w:t>м ана</w:t>
        </w:r>
      </w:ins>
      <w:ins w:id="4997" w:author="google1599737165" w:date="2023-04-24T13:30:02Z">
        <w:r>
          <w:rPr>
            <w:rFonts w:hint="default" w:ascii="Verdana" w:hAnsi="Verdana" w:cs="Verdana"/>
            <w:b/>
            <w:bCs/>
            <w:sz w:val="18"/>
            <w:szCs w:val="18"/>
            <w:lang w:val="ru-RU"/>
            <w:rPrChange w:id="4998" w:author="google1599737165" w:date="2023-04-24T13:47:39Z">
              <w:rPr>
                <w:rFonts w:hint="default"/>
                <w:b/>
                <w:bCs/>
                <w:lang w:val="ru-RU"/>
              </w:rPr>
            </w:rPrChange>
          </w:rPr>
          <w:t xml:space="preserve">лизе </w:t>
        </w:r>
      </w:ins>
      <w:ins w:id="4999" w:author="google1599737165" w:date="2023-04-24T13:32:10Z">
        <w:r>
          <w:rPr>
            <w:rFonts w:hint="default" w:ascii="Verdana" w:hAnsi="Verdana" w:cs="Verdana"/>
            <w:b/>
            <w:bCs/>
            <w:i/>
            <w:iCs/>
            <w:sz w:val="18"/>
            <w:szCs w:val="18"/>
            <w:lang w:val="ru-RU"/>
            <w:rPrChange w:id="5000" w:author="google1599737165" w:date="2023-04-24T13:47:39Z">
              <w:rPr>
                <w:rFonts w:hint="default"/>
                <w:b/>
                <w:bCs/>
                <w:lang w:val="ru-RU"/>
              </w:rPr>
            </w:rPrChange>
          </w:rPr>
          <w:t>Мод</w:t>
        </w:r>
      </w:ins>
      <w:ins w:id="5001" w:author="google1599737165" w:date="2023-04-24T13:32:11Z">
        <w:r>
          <w:rPr>
            <w:rFonts w:hint="default" w:ascii="Verdana" w:hAnsi="Verdana" w:cs="Verdana"/>
            <w:b/>
            <w:bCs/>
            <w:i/>
            <w:iCs/>
            <w:sz w:val="18"/>
            <w:szCs w:val="18"/>
            <w:lang w:val="ru-RU"/>
            <w:rPrChange w:id="5002" w:author="google1599737165" w:date="2023-04-24T13:47:39Z">
              <w:rPr>
                <w:rFonts w:hint="default"/>
                <w:b/>
                <w:bCs/>
                <w:lang w:val="ru-RU"/>
              </w:rPr>
            </w:rPrChange>
          </w:rPr>
          <w:t>ели</w:t>
        </w:r>
      </w:ins>
      <w:ins w:id="5003" w:author="google1599737165" w:date="2023-04-24T13:32:12Z">
        <w:r>
          <w:rPr>
            <w:rFonts w:hint="default" w:ascii="Verdana" w:hAnsi="Verdana" w:cs="Verdana"/>
            <w:b/>
            <w:bCs/>
            <w:i/>
            <w:iCs/>
            <w:sz w:val="18"/>
            <w:szCs w:val="18"/>
            <w:lang w:val="ru-RU"/>
            <w:rPrChange w:id="5004" w:author="google1599737165" w:date="2023-04-24T13:47:39Z">
              <w:rPr>
                <w:rFonts w:hint="default"/>
                <w:b/>
                <w:bCs/>
                <w:lang w:val="ru-RU"/>
              </w:rPr>
            </w:rPrChange>
          </w:rPr>
          <w:t xml:space="preserve"> 1</w:t>
        </w:r>
      </w:ins>
      <w:ins w:id="5005" w:author="google1599737165" w:date="2023-04-24T13:32:14Z">
        <w:r>
          <w:rPr>
            <w:rFonts w:hint="default" w:ascii="Verdana" w:hAnsi="Verdana" w:cs="Verdana"/>
            <w:b/>
            <w:bCs/>
            <w:sz w:val="18"/>
            <w:szCs w:val="18"/>
            <w:lang w:val="ru-RU"/>
            <w:rPrChange w:id="5006" w:author="google1599737165" w:date="2023-04-24T13:47:39Z">
              <w:rPr>
                <w:rFonts w:hint="default"/>
                <w:b/>
                <w:bCs/>
                <w:lang w:val="ru-RU"/>
              </w:rPr>
            </w:rPrChange>
          </w:rPr>
          <w:t xml:space="preserve"> </w:t>
        </w:r>
      </w:ins>
      <w:ins w:id="5007" w:author="google1599737165" w:date="2023-04-24T13:30:05Z">
        <w:r>
          <w:rPr>
            <w:rFonts w:hint="default" w:ascii="Verdana" w:hAnsi="Verdana" w:cs="Verdana"/>
            <w:b/>
            <w:bCs/>
            <w:sz w:val="18"/>
            <w:szCs w:val="18"/>
            <w:lang w:val="ru-RU"/>
            <w:rPrChange w:id="5008" w:author="google1599737165" w:date="2023-04-24T13:47:39Z">
              <w:rPr>
                <w:rFonts w:hint="default"/>
                <w:b/>
                <w:bCs/>
                <w:lang w:val="ru-RU"/>
              </w:rPr>
            </w:rPrChange>
          </w:rPr>
          <w:t>с после</w:t>
        </w:r>
      </w:ins>
      <w:ins w:id="5009" w:author="google1599737165" w:date="2023-04-24T13:30:06Z">
        <w:r>
          <w:rPr>
            <w:rFonts w:hint="default" w:ascii="Verdana" w:hAnsi="Verdana" w:cs="Verdana"/>
            <w:b/>
            <w:bCs/>
            <w:sz w:val="18"/>
            <w:szCs w:val="18"/>
            <w:lang w:val="ru-RU"/>
            <w:rPrChange w:id="5010" w:author="google1599737165" w:date="2023-04-24T13:47:39Z">
              <w:rPr>
                <w:rFonts w:hint="default"/>
                <w:b/>
                <w:bCs/>
                <w:lang w:val="ru-RU"/>
              </w:rPr>
            </w:rPrChange>
          </w:rPr>
          <w:t>дующ</w:t>
        </w:r>
      </w:ins>
      <w:ins w:id="5011" w:author="google1599737165" w:date="2023-04-24T13:30:07Z">
        <w:r>
          <w:rPr>
            <w:rFonts w:hint="default" w:ascii="Verdana" w:hAnsi="Verdana" w:cs="Verdana"/>
            <w:b/>
            <w:bCs/>
            <w:sz w:val="18"/>
            <w:szCs w:val="18"/>
            <w:lang w:val="ru-RU"/>
            <w:rPrChange w:id="5012" w:author="google1599737165" w:date="2023-04-24T13:47:39Z">
              <w:rPr>
                <w:rFonts w:hint="default"/>
                <w:b/>
                <w:bCs/>
                <w:lang w:val="ru-RU"/>
              </w:rPr>
            </w:rPrChange>
          </w:rPr>
          <w:t xml:space="preserve">ими </w:t>
        </w:r>
      </w:ins>
      <w:ins w:id="5013" w:author="google1599737165" w:date="2023-04-24T13:30:08Z">
        <w:r>
          <w:rPr>
            <w:rFonts w:hint="default" w:ascii="Verdana" w:hAnsi="Verdana" w:cs="Verdana"/>
            <w:b/>
            <w:bCs/>
            <w:sz w:val="18"/>
            <w:szCs w:val="18"/>
            <w:lang w:val="ru-RU"/>
            <w:rPrChange w:id="5014" w:author="google1599737165" w:date="2023-04-24T13:47:39Z">
              <w:rPr>
                <w:rFonts w:hint="default"/>
                <w:b/>
                <w:bCs/>
                <w:lang w:val="ru-RU"/>
              </w:rPr>
            </w:rPrChange>
          </w:rPr>
          <w:t>пост</w:t>
        </w:r>
      </w:ins>
      <w:ins w:id="5015" w:author="google1599737165" w:date="2023-04-24T13:30:09Z">
        <w:r>
          <w:rPr>
            <w:rFonts w:hint="default" w:ascii="Verdana" w:hAnsi="Verdana" w:cs="Verdana"/>
            <w:b/>
            <w:bCs/>
            <w:sz w:val="18"/>
            <w:szCs w:val="18"/>
            <w:lang w:val="ru-RU"/>
            <w:rPrChange w:id="5016" w:author="google1599737165" w:date="2023-04-24T13:47:39Z">
              <w:rPr>
                <w:rFonts w:hint="default"/>
                <w:b/>
                <w:bCs/>
                <w:lang w:val="ru-RU"/>
              </w:rPr>
            </w:rPrChange>
          </w:rPr>
          <w:t>-</w:t>
        </w:r>
      </w:ins>
      <w:ins w:id="5017" w:author="google1599737165" w:date="2023-04-24T13:30:10Z">
        <w:r>
          <w:rPr>
            <w:rFonts w:hint="default" w:ascii="Verdana" w:hAnsi="Verdana" w:cs="Verdana"/>
            <w:b/>
            <w:bCs/>
            <w:sz w:val="18"/>
            <w:szCs w:val="18"/>
            <w:lang w:val="ru-RU"/>
            <w:rPrChange w:id="5018" w:author="google1599737165" w:date="2023-04-24T13:47:39Z">
              <w:rPr>
                <w:rFonts w:hint="default"/>
                <w:b/>
                <w:bCs/>
                <w:lang w:val="ru-RU"/>
              </w:rPr>
            </w:rPrChange>
          </w:rPr>
          <w:t>хо</w:t>
        </w:r>
      </w:ins>
      <w:ins w:id="5019" w:author="google1599737165" w:date="2023-04-24T13:30:11Z">
        <w:r>
          <w:rPr>
            <w:rFonts w:hint="default" w:ascii="Verdana" w:hAnsi="Verdana" w:cs="Verdana"/>
            <w:b/>
            <w:bCs/>
            <w:sz w:val="18"/>
            <w:szCs w:val="18"/>
            <w:lang w:val="ru-RU"/>
            <w:rPrChange w:id="5020" w:author="google1599737165" w:date="2023-04-24T13:47:39Z">
              <w:rPr>
                <w:rFonts w:hint="default"/>
                <w:b/>
                <w:bCs/>
                <w:lang w:val="ru-RU"/>
              </w:rPr>
            </w:rPrChange>
          </w:rPr>
          <w:t>к</w:t>
        </w:r>
      </w:ins>
      <w:ins w:id="5021" w:author="google1599737165" w:date="2023-04-24T13:30:12Z">
        <w:r>
          <w:rPr>
            <w:rFonts w:hint="default" w:ascii="Verdana" w:hAnsi="Verdana" w:cs="Verdana"/>
            <w:b/>
            <w:bCs/>
            <w:sz w:val="18"/>
            <w:szCs w:val="18"/>
            <w:lang w:val="ru-RU"/>
            <w:rPrChange w:id="5022" w:author="google1599737165" w:date="2023-04-24T13:47:39Z">
              <w:rPr>
                <w:rFonts w:hint="default"/>
                <w:b/>
                <w:bCs/>
                <w:lang w:val="ru-RU"/>
              </w:rPr>
            </w:rPrChange>
          </w:rPr>
          <w:t xml:space="preserve"> т</w:t>
        </w:r>
      </w:ins>
      <w:ins w:id="5023" w:author="google1599737165" w:date="2023-04-24T13:30:13Z">
        <w:r>
          <w:rPr>
            <w:rFonts w:hint="default" w:ascii="Verdana" w:hAnsi="Verdana" w:cs="Verdana"/>
            <w:b/>
            <w:bCs/>
            <w:sz w:val="18"/>
            <w:szCs w:val="18"/>
            <w:lang w:val="ru-RU"/>
            <w:rPrChange w:id="5024" w:author="google1599737165" w:date="2023-04-24T13:47:39Z">
              <w:rPr>
                <w:rFonts w:hint="default"/>
                <w:b/>
                <w:bCs/>
                <w:lang w:val="ru-RU"/>
              </w:rPr>
            </w:rPrChange>
          </w:rPr>
          <w:t>естами</w:t>
        </w:r>
      </w:ins>
      <w:ins w:id="5025" w:author="google1599737165" w:date="2023-04-24T13:30:14Z">
        <w:r>
          <w:rPr>
            <w:rFonts w:hint="default" w:ascii="Verdana" w:hAnsi="Verdana" w:cs="Verdana"/>
            <w:b/>
            <w:bCs/>
            <w:sz w:val="18"/>
            <w:szCs w:val="18"/>
            <w:lang w:val="ru-RU"/>
            <w:rPrChange w:id="5026" w:author="google1599737165" w:date="2023-04-24T13:47:39Z">
              <w:rPr>
                <w:rFonts w:hint="default"/>
                <w:b/>
                <w:bCs/>
                <w:lang w:val="ru-RU"/>
              </w:rPr>
            </w:rPrChange>
          </w:rPr>
          <w:t xml:space="preserve">. </w:t>
        </w:r>
      </w:ins>
      <w:ins w:id="5027" w:author="google1599737165" w:date="2023-04-24T13:29:30Z">
        <w:r>
          <w:rPr>
            <w:rFonts w:hint="default" w:ascii="Verdana" w:hAnsi="Verdana" w:cs="Verdana"/>
            <w:b/>
            <w:bCs/>
            <w:sz w:val="18"/>
            <w:szCs w:val="18"/>
            <w:lang w:val="ru-RU"/>
            <w:rPrChange w:id="5028" w:author="google1599737165" w:date="2023-04-24T13:47:39Z">
              <w:rPr>
                <w:rFonts w:hint="default"/>
                <w:b/>
                <w:bCs/>
                <w:lang w:val="ru-RU"/>
              </w:rPr>
            </w:rPrChange>
          </w:rPr>
          <w:t xml:space="preserve"> </w:t>
        </w:r>
      </w:ins>
    </w:p>
    <w:p>
      <w:pPr>
        <w:numPr>
          <w:ilvl w:val="0"/>
          <w:numId w:val="21"/>
        </w:numPr>
        <w:jc w:val="both"/>
        <w:rPr>
          <w:rFonts w:hint="default" w:ascii="Verdana" w:hAnsi="Verdana" w:cs="Verdana"/>
          <w:sz w:val="18"/>
          <w:szCs w:val="18"/>
          <w:lang w:val="ru-RU"/>
          <w:rPrChange w:id="5029"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5030" w:author="google1599737165" w:date="2023-04-24T13:47:39Z">
            <w:rPr>
              <w:rFonts w:hint="default" w:ascii="Times New Roman" w:hAnsi="Times New Roman" w:cs="Times New Roman"/>
              <w:sz w:val="24"/>
              <w:szCs w:val="24"/>
              <w:lang w:val="ru-RU"/>
            </w:rPr>
          </w:rPrChange>
        </w:rPr>
        <w:t>Доля индикаторов осолоненной водной массы в зоопланктоне и зообентосе (Метрики 1 и 2). Статистически значимые изменения этих показателей должны трактоваться, как изменения гидрологического р</w:t>
      </w:r>
      <w:ins w:id="5031" w:author="google1599737165" w:date="2023-04-24T13:30:27Z">
        <w:r>
          <w:rPr>
            <w:rFonts w:hint="default" w:ascii="Verdana" w:hAnsi="Verdana" w:cs="Verdana"/>
            <w:sz w:val="18"/>
            <w:szCs w:val="18"/>
            <w:lang w:val="ru-RU"/>
            <w:rPrChange w:id="5032" w:author="google1599737165" w:date="2023-04-24T13:47:39Z">
              <w:rPr>
                <w:rFonts w:hint="default" w:ascii="Times New Roman" w:hAnsi="Times New Roman" w:cs="Times New Roman"/>
                <w:sz w:val="24"/>
                <w:szCs w:val="24"/>
                <w:lang w:val="ru-RU"/>
              </w:rPr>
            </w:rPrChange>
          </w:rPr>
          <w:t>е</w:t>
        </w:r>
      </w:ins>
      <w:del w:id="5033" w:author="google1599737165" w:date="2023-04-24T13:30:27Z">
        <w:r>
          <w:rPr>
            <w:rFonts w:hint="default" w:ascii="Verdana" w:hAnsi="Verdana" w:cs="Verdana"/>
            <w:sz w:val="18"/>
            <w:szCs w:val="18"/>
            <w:lang w:val="ru-RU"/>
            <w:rPrChange w:id="5034" w:author="google1599737165" w:date="2023-04-24T13:47:39Z">
              <w:rPr>
                <w:rFonts w:hint="default" w:ascii="Times New Roman" w:hAnsi="Times New Roman" w:cs="Times New Roman"/>
                <w:sz w:val="24"/>
                <w:szCs w:val="24"/>
                <w:lang w:val="ru-RU"/>
              </w:rPr>
            </w:rPrChange>
          </w:rPr>
          <w:delText>п</w:delText>
        </w:r>
      </w:del>
      <w:r>
        <w:rPr>
          <w:rFonts w:hint="default" w:ascii="Verdana" w:hAnsi="Verdana" w:cs="Verdana"/>
          <w:sz w:val="18"/>
          <w:szCs w:val="18"/>
          <w:lang w:val="ru-RU"/>
          <w:rPrChange w:id="5035" w:author="google1599737165" w:date="2023-04-24T13:47:39Z">
            <w:rPr>
              <w:rFonts w:hint="default" w:ascii="Times New Roman" w:hAnsi="Times New Roman" w:cs="Times New Roman"/>
              <w:sz w:val="24"/>
              <w:szCs w:val="24"/>
              <w:lang w:val="ru-RU"/>
            </w:rPr>
          </w:rPrChange>
        </w:rPr>
        <w:t xml:space="preserve">жеима акватории. </w:t>
      </w:r>
      <w:ins w:id="5036" w:author="google1599737165" w:date="2023-04-24T13:30:37Z">
        <w:r>
          <w:rPr>
            <w:rFonts w:hint="default" w:ascii="Verdana" w:hAnsi="Verdana" w:cs="Verdana"/>
            <w:sz w:val="18"/>
            <w:szCs w:val="18"/>
            <w:lang w:val="ru-RU"/>
            <w:rPrChange w:id="5037" w:author="google1599737165" w:date="2023-04-24T13:47:39Z">
              <w:rPr>
                <w:rFonts w:hint="default" w:ascii="Times New Roman" w:hAnsi="Times New Roman" w:cs="Times New Roman"/>
                <w:sz w:val="24"/>
                <w:szCs w:val="24"/>
                <w:lang w:val="ru-RU"/>
              </w:rPr>
            </w:rPrChange>
          </w:rPr>
          <w:t>Н</w:t>
        </w:r>
      </w:ins>
      <w:ins w:id="5038" w:author="google1599737165" w:date="2023-04-24T13:30:38Z">
        <w:r>
          <w:rPr>
            <w:rFonts w:hint="default" w:ascii="Verdana" w:hAnsi="Verdana" w:cs="Verdana"/>
            <w:sz w:val="18"/>
            <w:szCs w:val="18"/>
            <w:lang w:val="ru-RU"/>
            <w:rPrChange w:id="5039" w:author="google1599737165" w:date="2023-04-24T13:47:39Z">
              <w:rPr>
                <w:rFonts w:hint="default" w:ascii="Times New Roman" w:hAnsi="Times New Roman" w:cs="Times New Roman"/>
                <w:sz w:val="24"/>
                <w:szCs w:val="24"/>
                <w:lang w:val="ru-RU"/>
              </w:rPr>
            </w:rPrChange>
          </w:rPr>
          <w:t>аибо</w:t>
        </w:r>
      </w:ins>
      <w:ins w:id="5040" w:author="google1599737165" w:date="2023-04-24T13:30:39Z">
        <w:r>
          <w:rPr>
            <w:rFonts w:hint="default" w:ascii="Verdana" w:hAnsi="Verdana" w:cs="Verdana"/>
            <w:sz w:val="18"/>
            <w:szCs w:val="18"/>
            <w:lang w:val="ru-RU"/>
            <w:rPrChange w:id="5041" w:author="google1599737165" w:date="2023-04-24T13:47:39Z">
              <w:rPr>
                <w:rFonts w:hint="default" w:ascii="Times New Roman" w:hAnsi="Times New Roman" w:cs="Times New Roman"/>
                <w:sz w:val="24"/>
                <w:szCs w:val="24"/>
                <w:lang w:val="ru-RU"/>
              </w:rPr>
            </w:rPrChange>
          </w:rPr>
          <w:t xml:space="preserve">лее </w:t>
        </w:r>
      </w:ins>
      <w:ins w:id="5042" w:author="google1599737165" w:date="2023-04-24T13:30:40Z">
        <w:r>
          <w:rPr>
            <w:rFonts w:hint="default" w:ascii="Verdana" w:hAnsi="Verdana" w:cs="Verdana"/>
            <w:sz w:val="18"/>
            <w:szCs w:val="18"/>
            <w:lang w:val="ru-RU"/>
            <w:rPrChange w:id="5043" w:author="google1599737165" w:date="2023-04-24T13:47:39Z">
              <w:rPr>
                <w:rFonts w:hint="default" w:ascii="Times New Roman" w:hAnsi="Times New Roman" w:cs="Times New Roman"/>
                <w:sz w:val="24"/>
                <w:szCs w:val="24"/>
                <w:lang w:val="ru-RU"/>
              </w:rPr>
            </w:rPrChange>
          </w:rPr>
          <w:t>вероя</w:t>
        </w:r>
      </w:ins>
      <w:ins w:id="5044" w:author="google1599737165" w:date="2023-04-24T13:30:42Z">
        <w:r>
          <w:rPr>
            <w:rFonts w:hint="default" w:ascii="Verdana" w:hAnsi="Verdana" w:cs="Verdana"/>
            <w:sz w:val="18"/>
            <w:szCs w:val="18"/>
            <w:lang w:val="ru-RU"/>
            <w:rPrChange w:id="5045" w:author="google1599737165" w:date="2023-04-24T13:47:39Z">
              <w:rPr>
                <w:rFonts w:hint="default" w:ascii="Times New Roman" w:hAnsi="Times New Roman" w:cs="Times New Roman"/>
                <w:sz w:val="24"/>
                <w:szCs w:val="24"/>
                <w:lang w:val="ru-RU"/>
              </w:rPr>
            </w:rPrChange>
          </w:rPr>
          <w:t>т</w:t>
        </w:r>
      </w:ins>
      <w:ins w:id="5046" w:author="google1599737165" w:date="2023-04-24T13:30:43Z">
        <w:r>
          <w:rPr>
            <w:rFonts w:hint="default" w:ascii="Verdana" w:hAnsi="Verdana" w:cs="Verdana"/>
            <w:sz w:val="18"/>
            <w:szCs w:val="18"/>
            <w:lang w:val="ru-RU"/>
            <w:rPrChange w:id="5047" w:author="google1599737165" w:date="2023-04-24T13:47:39Z">
              <w:rPr>
                <w:rFonts w:hint="default" w:ascii="Times New Roman" w:hAnsi="Times New Roman" w:cs="Times New Roman"/>
                <w:sz w:val="24"/>
                <w:szCs w:val="24"/>
                <w:lang w:val="ru-RU"/>
              </w:rPr>
            </w:rPrChange>
          </w:rPr>
          <w:t>ными пр</w:t>
        </w:r>
      </w:ins>
      <w:ins w:id="5048" w:author="google1599737165" w:date="2023-04-24T13:30:44Z">
        <w:r>
          <w:rPr>
            <w:rFonts w:hint="default" w:ascii="Verdana" w:hAnsi="Verdana" w:cs="Verdana"/>
            <w:sz w:val="18"/>
            <w:szCs w:val="18"/>
            <w:lang w:val="ru-RU"/>
            <w:rPrChange w:id="5049" w:author="google1599737165" w:date="2023-04-24T13:47:39Z">
              <w:rPr>
                <w:rFonts w:hint="default" w:ascii="Times New Roman" w:hAnsi="Times New Roman" w:cs="Times New Roman"/>
                <w:sz w:val="24"/>
                <w:szCs w:val="24"/>
                <w:lang w:val="ru-RU"/>
              </w:rPr>
            </w:rPrChange>
          </w:rPr>
          <w:t>ичинам</w:t>
        </w:r>
      </w:ins>
      <w:ins w:id="5050" w:author="google1599737165" w:date="2023-04-24T13:30:45Z">
        <w:r>
          <w:rPr>
            <w:rFonts w:hint="default" w:ascii="Verdana" w:hAnsi="Verdana" w:cs="Verdana"/>
            <w:sz w:val="18"/>
            <w:szCs w:val="18"/>
            <w:lang w:val="ru-RU"/>
            <w:rPrChange w:id="5051" w:author="google1599737165" w:date="2023-04-24T13:47:39Z">
              <w:rPr>
                <w:rFonts w:hint="default" w:ascii="Times New Roman" w:hAnsi="Times New Roman" w:cs="Times New Roman"/>
                <w:sz w:val="24"/>
                <w:szCs w:val="24"/>
                <w:lang w:val="ru-RU"/>
              </w:rPr>
            </w:rPrChange>
          </w:rPr>
          <w:t xml:space="preserve">и </w:t>
        </w:r>
      </w:ins>
      <w:ins w:id="5052" w:author="google1599737165" w:date="2023-04-24T13:30:46Z">
        <w:r>
          <w:rPr>
            <w:rFonts w:hint="default" w:ascii="Verdana" w:hAnsi="Verdana" w:cs="Verdana"/>
            <w:sz w:val="18"/>
            <w:szCs w:val="18"/>
            <w:lang w:val="ru-RU"/>
            <w:rPrChange w:id="5053" w:author="google1599737165" w:date="2023-04-24T13:47:39Z">
              <w:rPr>
                <w:rFonts w:hint="default" w:ascii="Times New Roman" w:hAnsi="Times New Roman" w:cs="Times New Roman"/>
                <w:sz w:val="24"/>
                <w:szCs w:val="24"/>
                <w:lang w:val="ru-RU"/>
              </w:rPr>
            </w:rPrChange>
          </w:rPr>
          <w:t>и</w:t>
        </w:r>
      </w:ins>
      <w:ins w:id="5054" w:author="google1599737165" w:date="2023-04-24T13:30:47Z">
        <w:r>
          <w:rPr>
            <w:rFonts w:hint="default" w:ascii="Verdana" w:hAnsi="Verdana" w:cs="Verdana"/>
            <w:sz w:val="18"/>
            <w:szCs w:val="18"/>
            <w:lang w:val="ru-RU"/>
            <w:rPrChange w:id="5055" w:author="google1599737165" w:date="2023-04-24T13:47:39Z">
              <w:rPr>
                <w:rFonts w:hint="default" w:ascii="Times New Roman" w:hAnsi="Times New Roman" w:cs="Times New Roman"/>
                <w:sz w:val="24"/>
                <w:szCs w:val="24"/>
                <w:lang w:val="ru-RU"/>
              </w:rPr>
            </w:rPrChange>
          </w:rPr>
          <w:t>змене</w:t>
        </w:r>
      </w:ins>
      <w:ins w:id="5056" w:author="google1599737165" w:date="2023-04-24T13:30:49Z">
        <w:r>
          <w:rPr>
            <w:rFonts w:hint="default" w:ascii="Verdana" w:hAnsi="Verdana" w:cs="Verdana"/>
            <w:sz w:val="18"/>
            <w:szCs w:val="18"/>
            <w:lang w:val="ru-RU"/>
            <w:rPrChange w:id="5057" w:author="google1599737165" w:date="2023-04-24T13:47:39Z">
              <w:rPr>
                <w:rFonts w:hint="default" w:ascii="Times New Roman" w:hAnsi="Times New Roman" w:cs="Times New Roman"/>
                <w:sz w:val="24"/>
                <w:szCs w:val="24"/>
                <w:lang w:val="ru-RU"/>
              </w:rPr>
            </w:rPrChange>
          </w:rPr>
          <w:t>ни</w:t>
        </w:r>
      </w:ins>
      <w:ins w:id="5058" w:author="google1599737165" w:date="2023-04-24T13:30:50Z">
        <w:r>
          <w:rPr>
            <w:rFonts w:hint="default" w:ascii="Verdana" w:hAnsi="Verdana" w:cs="Verdana"/>
            <w:sz w:val="18"/>
            <w:szCs w:val="18"/>
            <w:lang w:val="ru-RU"/>
            <w:rPrChange w:id="5059" w:author="google1599737165" w:date="2023-04-24T13:47:39Z">
              <w:rPr>
                <w:rFonts w:hint="default" w:ascii="Times New Roman" w:hAnsi="Times New Roman" w:cs="Times New Roman"/>
                <w:sz w:val="24"/>
                <w:szCs w:val="24"/>
                <w:lang w:val="ru-RU"/>
              </w:rPr>
            </w:rPrChange>
          </w:rPr>
          <w:t>й я</w:t>
        </w:r>
      </w:ins>
      <w:ins w:id="5060" w:author="google1599737165" w:date="2023-04-24T13:30:51Z">
        <w:r>
          <w:rPr>
            <w:rFonts w:hint="default" w:ascii="Verdana" w:hAnsi="Verdana" w:cs="Verdana"/>
            <w:sz w:val="18"/>
            <w:szCs w:val="18"/>
            <w:lang w:val="ru-RU"/>
            <w:rPrChange w:id="5061" w:author="google1599737165" w:date="2023-04-24T13:47:39Z">
              <w:rPr>
                <w:rFonts w:hint="default" w:ascii="Times New Roman" w:hAnsi="Times New Roman" w:cs="Times New Roman"/>
                <w:sz w:val="24"/>
                <w:szCs w:val="24"/>
                <w:lang w:val="ru-RU"/>
              </w:rPr>
            </w:rPrChange>
          </w:rPr>
          <w:t>вля</w:t>
        </w:r>
      </w:ins>
      <w:ins w:id="5062" w:author="google1599737165" w:date="2023-04-24T13:30:56Z">
        <w:r>
          <w:rPr>
            <w:rFonts w:hint="default" w:ascii="Verdana" w:hAnsi="Verdana" w:cs="Verdana"/>
            <w:sz w:val="18"/>
            <w:szCs w:val="18"/>
            <w:lang w:val="ru-RU"/>
            <w:rPrChange w:id="5063" w:author="google1599737165" w:date="2023-04-24T13:47:39Z">
              <w:rPr>
                <w:rFonts w:hint="default" w:ascii="Times New Roman" w:hAnsi="Times New Roman" w:cs="Times New Roman"/>
                <w:sz w:val="24"/>
                <w:szCs w:val="24"/>
                <w:lang w:val="ru-RU"/>
              </w:rPr>
            </w:rPrChange>
          </w:rPr>
          <w:t>ет</w:t>
        </w:r>
      </w:ins>
      <w:ins w:id="5064" w:author="google1599737165" w:date="2023-04-24T13:30:57Z">
        <w:r>
          <w:rPr>
            <w:rFonts w:hint="default" w:ascii="Verdana" w:hAnsi="Verdana" w:cs="Verdana"/>
            <w:sz w:val="18"/>
            <w:szCs w:val="18"/>
            <w:lang w:val="ru-RU"/>
            <w:rPrChange w:id="5065" w:author="google1599737165" w:date="2023-04-24T13:47:39Z">
              <w:rPr>
                <w:rFonts w:hint="default" w:ascii="Times New Roman" w:hAnsi="Times New Roman" w:cs="Times New Roman"/>
                <w:sz w:val="24"/>
                <w:szCs w:val="24"/>
                <w:lang w:val="ru-RU"/>
              </w:rPr>
            </w:rPrChange>
          </w:rPr>
          <w:t>ся</w:t>
        </w:r>
      </w:ins>
      <w:ins w:id="5066" w:author="google1599737165" w:date="2023-04-24T13:31:18Z">
        <w:r>
          <w:rPr>
            <w:rFonts w:hint="default" w:ascii="Verdana" w:hAnsi="Verdana" w:cs="Verdana"/>
            <w:sz w:val="18"/>
            <w:szCs w:val="18"/>
            <w:lang w:val="ru-RU"/>
            <w:rPrChange w:id="5067" w:author="google1599737165" w:date="2023-04-24T13:47:39Z">
              <w:rPr>
                <w:rFonts w:hint="default" w:ascii="Times New Roman" w:hAnsi="Times New Roman" w:cs="Times New Roman"/>
                <w:sz w:val="24"/>
                <w:szCs w:val="24"/>
                <w:lang w:val="ru-RU"/>
              </w:rPr>
            </w:rPrChange>
          </w:rPr>
          <w:t xml:space="preserve"> е</w:t>
        </w:r>
      </w:ins>
      <w:ins w:id="5068" w:author="google1599737165" w:date="2023-04-24T13:31:19Z">
        <w:r>
          <w:rPr>
            <w:rFonts w:hint="default" w:ascii="Verdana" w:hAnsi="Verdana" w:cs="Verdana"/>
            <w:sz w:val="18"/>
            <w:szCs w:val="18"/>
            <w:lang w:val="ru-RU"/>
            <w:rPrChange w:id="5069" w:author="google1599737165" w:date="2023-04-24T13:47:39Z">
              <w:rPr>
                <w:rFonts w:hint="default" w:ascii="Times New Roman" w:hAnsi="Times New Roman" w:cs="Times New Roman"/>
                <w:sz w:val="24"/>
                <w:szCs w:val="24"/>
                <w:lang w:val="ru-RU"/>
              </w:rPr>
            </w:rPrChange>
          </w:rPr>
          <w:t>стестве</w:t>
        </w:r>
      </w:ins>
      <w:ins w:id="5070" w:author="google1599737165" w:date="2023-04-24T13:31:20Z">
        <w:r>
          <w:rPr>
            <w:rFonts w:hint="default" w:ascii="Verdana" w:hAnsi="Verdana" w:cs="Verdana"/>
            <w:sz w:val="18"/>
            <w:szCs w:val="18"/>
            <w:lang w:val="ru-RU"/>
            <w:rPrChange w:id="5071" w:author="google1599737165" w:date="2023-04-24T13:47:39Z">
              <w:rPr>
                <w:rFonts w:hint="default" w:ascii="Times New Roman" w:hAnsi="Times New Roman" w:cs="Times New Roman"/>
                <w:sz w:val="24"/>
                <w:szCs w:val="24"/>
                <w:lang w:val="ru-RU"/>
              </w:rPr>
            </w:rPrChange>
          </w:rPr>
          <w:t xml:space="preserve">нное </w:t>
        </w:r>
      </w:ins>
      <w:ins w:id="5072" w:author="google1599737165" w:date="2023-04-24T13:30:57Z">
        <w:r>
          <w:rPr>
            <w:rFonts w:hint="default" w:ascii="Verdana" w:hAnsi="Verdana" w:cs="Verdana"/>
            <w:sz w:val="18"/>
            <w:szCs w:val="18"/>
            <w:lang w:val="ru-RU"/>
            <w:rPrChange w:id="5073" w:author="google1599737165" w:date="2023-04-24T13:47:39Z">
              <w:rPr>
                <w:rFonts w:hint="default" w:ascii="Times New Roman" w:hAnsi="Times New Roman" w:cs="Times New Roman"/>
                <w:sz w:val="24"/>
                <w:szCs w:val="24"/>
                <w:lang w:val="ru-RU"/>
              </w:rPr>
            </w:rPrChange>
          </w:rPr>
          <w:t>и</w:t>
        </w:r>
      </w:ins>
      <w:ins w:id="5074" w:author="google1599737165" w:date="2023-04-24T13:30:58Z">
        <w:r>
          <w:rPr>
            <w:rFonts w:hint="default" w:ascii="Verdana" w:hAnsi="Verdana" w:cs="Verdana"/>
            <w:sz w:val="18"/>
            <w:szCs w:val="18"/>
            <w:lang w:val="ru-RU"/>
            <w:rPrChange w:id="5075" w:author="google1599737165" w:date="2023-04-24T13:47:39Z">
              <w:rPr>
                <w:rFonts w:hint="default" w:ascii="Times New Roman" w:hAnsi="Times New Roman" w:cs="Times New Roman"/>
                <w:sz w:val="24"/>
                <w:szCs w:val="24"/>
                <w:lang w:val="ru-RU"/>
              </w:rPr>
            </w:rPrChange>
          </w:rPr>
          <w:t>змен</w:t>
        </w:r>
      </w:ins>
      <w:ins w:id="5076" w:author="google1599737165" w:date="2023-04-24T13:30:59Z">
        <w:r>
          <w:rPr>
            <w:rFonts w:hint="default" w:ascii="Verdana" w:hAnsi="Verdana" w:cs="Verdana"/>
            <w:sz w:val="18"/>
            <w:szCs w:val="18"/>
            <w:lang w:val="ru-RU"/>
            <w:rPrChange w:id="5077" w:author="google1599737165" w:date="2023-04-24T13:47:39Z">
              <w:rPr>
                <w:rFonts w:hint="default" w:ascii="Times New Roman" w:hAnsi="Times New Roman" w:cs="Times New Roman"/>
                <w:sz w:val="24"/>
                <w:szCs w:val="24"/>
                <w:lang w:val="ru-RU"/>
              </w:rPr>
            </w:rPrChange>
          </w:rPr>
          <w:t xml:space="preserve">ение </w:t>
        </w:r>
      </w:ins>
      <w:ins w:id="5078" w:author="google1599737165" w:date="2023-04-24T13:31:04Z">
        <w:r>
          <w:rPr>
            <w:rFonts w:hint="default" w:ascii="Verdana" w:hAnsi="Verdana" w:cs="Verdana"/>
            <w:sz w:val="18"/>
            <w:szCs w:val="18"/>
            <w:lang w:val="ru-RU"/>
            <w:rPrChange w:id="5079" w:author="google1599737165" w:date="2023-04-24T13:47:39Z">
              <w:rPr>
                <w:rFonts w:hint="default" w:ascii="Times New Roman" w:hAnsi="Times New Roman" w:cs="Times New Roman"/>
                <w:sz w:val="24"/>
                <w:szCs w:val="24"/>
                <w:lang w:val="ru-RU"/>
              </w:rPr>
            </w:rPrChange>
          </w:rPr>
          <w:t>хара</w:t>
        </w:r>
      </w:ins>
      <w:ins w:id="5080" w:author="google1599737165" w:date="2023-04-24T13:31:05Z">
        <w:r>
          <w:rPr>
            <w:rFonts w:hint="default" w:ascii="Verdana" w:hAnsi="Verdana" w:cs="Verdana"/>
            <w:sz w:val="18"/>
            <w:szCs w:val="18"/>
            <w:lang w:val="ru-RU"/>
            <w:rPrChange w:id="5081" w:author="google1599737165" w:date="2023-04-24T13:47:39Z">
              <w:rPr>
                <w:rFonts w:hint="default" w:ascii="Times New Roman" w:hAnsi="Times New Roman" w:cs="Times New Roman"/>
                <w:sz w:val="24"/>
                <w:szCs w:val="24"/>
                <w:lang w:val="ru-RU"/>
              </w:rPr>
            </w:rPrChange>
          </w:rPr>
          <w:t>ткер</w:t>
        </w:r>
      </w:ins>
      <w:ins w:id="5082" w:author="google1599737165" w:date="2023-04-24T13:31:06Z">
        <w:r>
          <w:rPr>
            <w:rFonts w:hint="default" w:ascii="Verdana" w:hAnsi="Verdana" w:cs="Verdana"/>
            <w:sz w:val="18"/>
            <w:szCs w:val="18"/>
            <w:lang w:val="ru-RU"/>
            <w:rPrChange w:id="5083" w:author="google1599737165" w:date="2023-04-24T13:47:39Z">
              <w:rPr>
                <w:rFonts w:hint="default" w:ascii="Times New Roman" w:hAnsi="Times New Roman" w:cs="Times New Roman"/>
                <w:sz w:val="24"/>
                <w:szCs w:val="24"/>
                <w:lang w:val="ru-RU"/>
              </w:rPr>
            </w:rPrChange>
          </w:rPr>
          <w:t>а ц</w:t>
        </w:r>
      </w:ins>
      <w:ins w:id="5084" w:author="google1599737165" w:date="2023-04-24T13:31:07Z">
        <w:r>
          <w:rPr>
            <w:rFonts w:hint="default" w:ascii="Verdana" w:hAnsi="Verdana" w:cs="Verdana"/>
            <w:sz w:val="18"/>
            <w:szCs w:val="18"/>
            <w:lang w:val="ru-RU"/>
            <w:rPrChange w:id="5085" w:author="google1599737165" w:date="2023-04-24T13:47:39Z">
              <w:rPr>
                <w:rFonts w:hint="default" w:ascii="Times New Roman" w:hAnsi="Times New Roman" w:cs="Times New Roman"/>
                <w:sz w:val="24"/>
                <w:szCs w:val="24"/>
                <w:lang w:val="ru-RU"/>
              </w:rPr>
            </w:rPrChange>
          </w:rPr>
          <w:t>ирк</w:t>
        </w:r>
      </w:ins>
      <w:ins w:id="5086" w:author="google1599737165" w:date="2023-04-24T13:31:08Z">
        <w:r>
          <w:rPr>
            <w:rFonts w:hint="default" w:ascii="Verdana" w:hAnsi="Verdana" w:cs="Verdana"/>
            <w:sz w:val="18"/>
            <w:szCs w:val="18"/>
            <w:lang w:val="ru-RU"/>
            <w:rPrChange w:id="5087" w:author="google1599737165" w:date="2023-04-24T13:47:39Z">
              <w:rPr>
                <w:rFonts w:hint="default" w:ascii="Times New Roman" w:hAnsi="Times New Roman" w:cs="Times New Roman"/>
                <w:sz w:val="24"/>
                <w:szCs w:val="24"/>
                <w:lang w:val="ru-RU"/>
              </w:rPr>
            </w:rPrChange>
          </w:rPr>
          <w:t>уляции</w:t>
        </w:r>
      </w:ins>
      <w:ins w:id="5088" w:author="google1599737165" w:date="2023-04-24T13:31:09Z">
        <w:r>
          <w:rPr>
            <w:rFonts w:hint="default" w:ascii="Verdana" w:hAnsi="Verdana" w:cs="Verdana"/>
            <w:sz w:val="18"/>
            <w:szCs w:val="18"/>
            <w:lang w:val="ru-RU"/>
            <w:rPrChange w:id="5089" w:author="google1599737165" w:date="2023-04-24T13:47:39Z">
              <w:rPr>
                <w:rFonts w:hint="default" w:ascii="Times New Roman" w:hAnsi="Times New Roman" w:cs="Times New Roman"/>
                <w:sz w:val="24"/>
                <w:szCs w:val="24"/>
                <w:lang w:val="ru-RU"/>
              </w:rPr>
            </w:rPrChange>
          </w:rPr>
          <w:t xml:space="preserve"> в</w:t>
        </w:r>
      </w:ins>
      <w:ins w:id="5090" w:author="google1599737165" w:date="2023-04-24T13:31:10Z">
        <w:r>
          <w:rPr>
            <w:rFonts w:hint="default" w:ascii="Verdana" w:hAnsi="Verdana" w:cs="Verdana"/>
            <w:sz w:val="18"/>
            <w:szCs w:val="18"/>
            <w:lang w:val="ru-RU"/>
            <w:rPrChange w:id="5091" w:author="google1599737165" w:date="2023-04-24T13:47:39Z">
              <w:rPr>
                <w:rFonts w:hint="default" w:ascii="Times New Roman" w:hAnsi="Times New Roman" w:cs="Times New Roman"/>
                <w:sz w:val="24"/>
                <w:szCs w:val="24"/>
                <w:lang w:val="ru-RU"/>
              </w:rPr>
            </w:rPrChange>
          </w:rPr>
          <w:t>одны</w:t>
        </w:r>
      </w:ins>
      <w:ins w:id="5092" w:author="google1599737165" w:date="2023-04-24T13:31:11Z">
        <w:r>
          <w:rPr>
            <w:rFonts w:hint="default" w:ascii="Verdana" w:hAnsi="Verdana" w:cs="Verdana"/>
            <w:sz w:val="18"/>
            <w:szCs w:val="18"/>
            <w:lang w:val="ru-RU"/>
            <w:rPrChange w:id="5093" w:author="google1599737165" w:date="2023-04-24T13:47:39Z">
              <w:rPr>
                <w:rFonts w:hint="default" w:ascii="Times New Roman" w:hAnsi="Times New Roman" w:cs="Times New Roman"/>
                <w:sz w:val="24"/>
                <w:szCs w:val="24"/>
                <w:lang w:val="ru-RU"/>
              </w:rPr>
            </w:rPrChange>
          </w:rPr>
          <w:t>х мас</w:t>
        </w:r>
      </w:ins>
      <w:ins w:id="5094" w:author="google1599737165" w:date="2023-04-24T13:31:12Z">
        <w:r>
          <w:rPr>
            <w:rFonts w:hint="default" w:ascii="Verdana" w:hAnsi="Verdana" w:cs="Verdana"/>
            <w:sz w:val="18"/>
            <w:szCs w:val="18"/>
            <w:lang w:val="ru-RU"/>
            <w:rPrChange w:id="5095" w:author="google1599737165" w:date="2023-04-24T13:47:39Z">
              <w:rPr>
                <w:rFonts w:hint="default" w:ascii="Times New Roman" w:hAnsi="Times New Roman" w:cs="Times New Roman"/>
                <w:sz w:val="24"/>
                <w:szCs w:val="24"/>
                <w:lang w:val="ru-RU"/>
              </w:rPr>
            </w:rPrChange>
          </w:rPr>
          <w:t>с.</w:t>
        </w:r>
      </w:ins>
      <w:ins w:id="5096" w:author="google1599737165" w:date="2023-04-24T13:31:13Z">
        <w:r>
          <w:rPr>
            <w:rFonts w:hint="default" w:ascii="Verdana" w:hAnsi="Verdana" w:cs="Verdana"/>
            <w:sz w:val="18"/>
            <w:szCs w:val="18"/>
            <w:lang w:val="ru-RU"/>
            <w:rPrChange w:id="5097" w:author="google1599737165" w:date="2023-04-24T13:47:39Z">
              <w:rPr>
                <w:rFonts w:hint="default" w:ascii="Times New Roman" w:hAnsi="Times New Roman" w:cs="Times New Roman"/>
                <w:sz w:val="24"/>
                <w:szCs w:val="24"/>
                <w:lang w:val="ru-RU"/>
              </w:rPr>
            </w:rPrChange>
          </w:rPr>
          <w:t xml:space="preserve"> </w:t>
        </w:r>
      </w:ins>
      <w:r>
        <w:rPr>
          <w:rFonts w:hint="default" w:ascii="Verdana" w:hAnsi="Verdana" w:cs="Verdana"/>
          <w:sz w:val="18"/>
          <w:szCs w:val="18"/>
          <w:lang w:val="ru-RU"/>
          <w:rPrChange w:id="5098" w:author="google1599737165" w:date="2023-04-24T13:47:39Z">
            <w:rPr>
              <w:rFonts w:hint="default" w:ascii="Times New Roman" w:hAnsi="Times New Roman" w:cs="Times New Roman"/>
              <w:sz w:val="24"/>
              <w:szCs w:val="24"/>
              <w:lang w:val="ru-RU"/>
            </w:rPr>
          </w:rPrChange>
        </w:rPr>
        <w:t>Возможный</w:t>
      </w:r>
      <w:ins w:id="5099" w:author="google1599737165" w:date="2023-04-24T13:31:26Z">
        <w:r>
          <w:rPr>
            <w:rFonts w:hint="default" w:ascii="Verdana" w:hAnsi="Verdana" w:cs="Verdana"/>
            <w:sz w:val="18"/>
            <w:szCs w:val="18"/>
            <w:lang w:val="ru-RU"/>
            <w:rPrChange w:id="5100" w:author="google1599737165" w:date="2023-04-24T13:47:39Z">
              <w:rPr>
                <w:rFonts w:hint="default" w:ascii="Times New Roman" w:hAnsi="Times New Roman" w:cs="Times New Roman"/>
                <w:sz w:val="24"/>
                <w:szCs w:val="24"/>
                <w:lang w:val="ru-RU"/>
              </w:rPr>
            </w:rPrChange>
          </w:rPr>
          <w:t xml:space="preserve">, </w:t>
        </w:r>
      </w:ins>
      <w:ins w:id="5101" w:author="google1599737165" w:date="2023-04-24T13:31:27Z">
        <w:r>
          <w:rPr>
            <w:rFonts w:hint="default" w:ascii="Verdana" w:hAnsi="Verdana" w:cs="Verdana"/>
            <w:sz w:val="18"/>
            <w:szCs w:val="18"/>
            <w:lang w:val="ru-RU"/>
            <w:rPrChange w:id="5102" w:author="google1599737165" w:date="2023-04-24T13:47:39Z">
              <w:rPr>
                <w:rFonts w:hint="default" w:ascii="Times New Roman" w:hAnsi="Times New Roman" w:cs="Times New Roman"/>
                <w:sz w:val="24"/>
                <w:szCs w:val="24"/>
                <w:lang w:val="ru-RU"/>
              </w:rPr>
            </w:rPrChange>
          </w:rPr>
          <w:t>но ма</w:t>
        </w:r>
      </w:ins>
      <w:ins w:id="5103" w:author="google1599737165" w:date="2023-04-24T13:31:28Z">
        <w:r>
          <w:rPr>
            <w:rFonts w:hint="default" w:ascii="Verdana" w:hAnsi="Verdana" w:cs="Verdana"/>
            <w:sz w:val="18"/>
            <w:szCs w:val="18"/>
            <w:lang w:val="ru-RU"/>
            <w:rPrChange w:id="5104" w:author="google1599737165" w:date="2023-04-24T13:47:39Z">
              <w:rPr>
                <w:rFonts w:hint="default" w:ascii="Times New Roman" w:hAnsi="Times New Roman" w:cs="Times New Roman"/>
                <w:sz w:val="24"/>
                <w:szCs w:val="24"/>
                <w:lang w:val="ru-RU"/>
              </w:rPr>
            </w:rPrChange>
          </w:rPr>
          <w:t>ловер</w:t>
        </w:r>
      </w:ins>
      <w:ins w:id="5105" w:author="google1599737165" w:date="2023-04-24T13:31:29Z">
        <w:r>
          <w:rPr>
            <w:rFonts w:hint="default" w:ascii="Verdana" w:hAnsi="Verdana" w:cs="Verdana"/>
            <w:sz w:val="18"/>
            <w:szCs w:val="18"/>
            <w:lang w:val="ru-RU"/>
            <w:rPrChange w:id="5106" w:author="google1599737165" w:date="2023-04-24T13:47:39Z">
              <w:rPr>
                <w:rFonts w:hint="default" w:ascii="Times New Roman" w:hAnsi="Times New Roman" w:cs="Times New Roman"/>
                <w:sz w:val="24"/>
                <w:szCs w:val="24"/>
                <w:lang w:val="ru-RU"/>
              </w:rPr>
            </w:rPrChange>
          </w:rPr>
          <w:t>оятный</w:t>
        </w:r>
      </w:ins>
      <w:ins w:id="5107" w:author="google1599737165" w:date="2023-04-24T13:31:31Z">
        <w:r>
          <w:rPr>
            <w:rFonts w:hint="default" w:ascii="Verdana" w:hAnsi="Verdana" w:cs="Verdana"/>
            <w:sz w:val="18"/>
            <w:szCs w:val="18"/>
            <w:lang w:val="ru-RU"/>
            <w:rPrChange w:id="5108" w:author="google1599737165" w:date="2023-04-24T13:47:39Z">
              <w:rPr>
                <w:rFonts w:hint="default" w:ascii="Times New Roman" w:hAnsi="Times New Roman" w:cs="Times New Roman"/>
                <w:sz w:val="24"/>
                <w:szCs w:val="24"/>
                <w:lang w:val="ru-RU"/>
              </w:rPr>
            </w:rPrChange>
          </w:rPr>
          <w:t>,</w:t>
        </w:r>
      </w:ins>
      <w:r>
        <w:rPr>
          <w:rFonts w:hint="default" w:ascii="Verdana" w:hAnsi="Verdana" w:cs="Verdana"/>
          <w:sz w:val="18"/>
          <w:szCs w:val="18"/>
          <w:lang w:val="ru-RU"/>
          <w:rPrChange w:id="5109" w:author="google1599737165" w:date="2023-04-24T13:47:39Z">
            <w:rPr>
              <w:rFonts w:hint="default" w:ascii="Times New Roman" w:hAnsi="Times New Roman" w:cs="Times New Roman"/>
              <w:sz w:val="24"/>
              <w:szCs w:val="24"/>
              <w:lang w:val="ru-RU"/>
            </w:rPr>
          </w:rPrChange>
        </w:rPr>
        <w:t xml:space="preserve"> антропогенный механизм - дноуглубление и изменение характера течений.</w:t>
      </w:r>
      <w:ins w:id="5110" w:author="google1599737165" w:date="2023-04-24T13:05:12Z">
        <w:r>
          <w:rPr>
            <w:rFonts w:hint="default" w:ascii="Verdana" w:hAnsi="Verdana" w:cs="Verdana"/>
            <w:sz w:val="18"/>
            <w:szCs w:val="18"/>
            <w:lang w:val="ru-RU"/>
            <w:rPrChange w:id="5111" w:author="google1599737165" w:date="2023-04-24T13:47:39Z">
              <w:rPr>
                <w:rFonts w:hint="default" w:ascii="Times New Roman" w:hAnsi="Times New Roman" w:cs="Times New Roman"/>
                <w:sz w:val="24"/>
                <w:szCs w:val="24"/>
                <w:lang w:val="ru-RU"/>
              </w:rPr>
            </w:rPrChange>
          </w:rPr>
          <w:t xml:space="preserve"> </w:t>
        </w:r>
      </w:ins>
      <w:r>
        <w:rPr>
          <w:rFonts w:hint="default" w:ascii="Verdana" w:hAnsi="Verdana" w:cs="Verdana"/>
          <w:sz w:val="18"/>
          <w:szCs w:val="18"/>
          <w:lang w:val="ru-RU"/>
          <w:rPrChange w:id="5112" w:author="google1599737165" w:date="2023-04-24T13:47:39Z">
            <w:rPr>
              <w:rFonts w:hint="default" w:ascii="Times New Roman" w:hAnsi="Times New Roman" w:cs="Times New Roman"/>
              <w:sz w:val="24"/>
              <w:szCs w:val="24"/>
              <w:lang w:val="ru-RU"/>
            </w:rPr>
          </w:rPrChange>
        </w:rPr>
        <w:t xml:space="preserve"> </w:t>
      </w:r>
    </w:p>
    <w:p>
      <w:pPr>
        <w:numPr>
          <w:ilvl w:val="0"/>
          <w:numId w:val="21"/>
        </w:numPr>
        <w:jc w:val="both"/>
        <w:rPr>
          <w:rFonts w:hint="default" w:ascii="Verdana" w:hAnsi="Verdana" w:cs="Verdana"/>
          <w:sz w:val="18"/>
          <w:szCs w:val="18"/>
          <w:lang w:val="ru-RU"/>
          <w:rPrChange w:id="5113"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5114" w:author="google1599737165" w:date="2023-04-24T13:47:39Z">
            <w:rPr>
              <w:rFonts w:hint="default" w:ascii="Times New Roman" w:hAnsi="Times New Roman" w:cs="Times New Roman"/>
              <w:sz w:val="24"/>
              <w:szCs w:val="24"/>
              <w:lang w:val="ru-RU"/>
            </w:rPr>
          </w:rPrChange>
        </w:rPr>
        <w:t>Доля индикаторов эвтрофикации в зоопланктоне (Метрика 3). Статистически значимое повышение в зоне антропогенного влияния свидетельствует о притоке биогенов (бытовые отходы и т.п.).</w:t>
      </w:r>
    </w:p>
    <w:p>
      <w:pPr>
        <w:numPr>
          <w:ilvl w:val="0"/>
          <w:numId w:val="21"/>
        </w:numPr>
        <w:jc w:val="both"/>
        <w:rPr>
          <w:rFonts w:hint="default" w:ascii="Verdana" w:hAnsi="Verdana" w:cs="Verdana"/>
          <w:sz w:val="18"/>
          <w:szCs w:val="18"/>
          <w:lang w:val="ru-RU"/>
          <w:rPrChange w:id="5115"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5116" w:author="google1599737165" w:date="2023-04-24T13:47:39Z">
            <w:rPr>
              <w:rFonts w:hint="default" w:ascii="Times New Roman" w:hAnsi="Times New Roman" w:cs="Times New Roman"/>
              <w:sz w:val="24"/>
              <w:szCs w:val="24"/>
              <w:lang w:val="ru-RU"/>
            </w:rPr>
          </w:rPrChange>
        </w:rPr>
        <w:t xml:space="preserve">Суммарная характеристики сообществ зообентоса и зоопланктона (суммарная плотность поселения, биомасса, число видов, видовое разнообразие. Метрики 4-9). Статистически значимое уменьшение этих показателей в зоне антропогенного воздействия, по сравнению с контрольной областью, свидетельствует о нарушении сообществ.  </w:t>
      </w:r>
    </w:p>
    <w:p>
      <w:pPr>
        <w:numPr>
          <w:ilvl w:val="0"/>
          <w:numId w:val="21"/>
        </w:numPr>
        <w:jc w:val="both"/>
        <w:rPr>
          <w:rFonts w:hint="default" w:ascii="Verdana" w:hAnsi="Verdana" w:cs="Verdana"/>
          <w:sz w:val="18"/>
          <w:szCs w:val="18"/>
          <w:lang w:val="ru-RU"/>
          <w:rPrChange w:id="5117"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5118" w:author="google1599737165" w:date="2023-04-24T13:47:39Z">
            <w:rPr>
              <w:rFonts w:hint="default" w:ascii="Times New Roman" w:hAnsi="Times New Roman" w:cs="Times New Roman"/>
              <w:sz w:val="24"/>
              <w:szCs w:val="24"/>
              <w:lang w:val="ru-RU"/>
            </w:rPr>
          </w:rPrChange>
        </w:rPr>
        <w:t xml:space="preserve">Плотность поселения </w:t>
      </w:r>
      <w:r>
        <w:rPr>
          <w:rFonts w:hint="default" w:ascii="Verdana" w:hAnsi="Verdana" w:cs="Verdana"/>
          <w:i/>
          <w:sz w:val="18"/>
          <w:szCs w:val="18"/>
          <w:rPrChange w:id="5119" w:author="google1599737165" w:date="2023-04-24T13:47:39Z">
            <w:rPr>
              <w:rFonts w:hint="default" w:ascii="Times New Roman" w:hAnsi="Times New Roman" w:cs="Times New Roman"/>
              <w:i/>
              <w:sz w:val="24"/>
              <w:szCs w:val="24"/>
            </w:rPr>
          </w:rPrChange>
        </w:rPr>
        <w:t>Marenzelleria</w:t>
      </w:r>
      <w:r>
        <w:rPr>
          <w:rFonts w:hint="default" w:ascii="Verdana" w:hAnsi="Verdana" w:cs="Verdana"/>
          <w:sz w:val="18"/>
          <w:szCs w:val="18"/>
          <w:rPrChange w:id="5120" w:author="google1599737165" w:date="2023-04-24T13:47:39Z">
            <w:rPr>
              <w:rFonts w:hint="default" w:ascii="Times New Roman" w:hAnsi="Times New Roman" w:cs="Times New Roman"/>
              <w:sz w:val="24"/>
              <w:szCs w:val="24"/>
            </w:rPr>
          </w:rPrChange>
        </w:rPr>
        <w:t xml:space="preserve"> spp.</w:t>
      </w:r>
      <w:r>
        <w:rPr>
          <w:rFonts w:hint="default" w:ascii="Verdana" w:hAnsi="Verdana" w:cs="Verdana"/>
          <w:sz w:val="18"/>
          <w:szCs w:val="18"/>
          <w:lang w:val="ru-RU"/>
          <w:rPrChange w:id="5121" w:author="google1599737165" w:date="2023-04-24T13:47:39Z">
            <w:rPr>
              <w:rFonts w:hint="default" w:ascii="Times New Roman" w:hAnsi="Times New Roman" w:cs="Times New Roman"/>
              <w:sz w:val="24"/>
              <w:szCs w:val="24"/>
              <w:lang w:val="ru-RU"/>
            </w:rPr>
          </w:rPrChange>
        </w:rPr>
        <w:t xml:space="preserve"> и </w:t>
      </w:r>
      <w:r>
        <w:rPr>
          <w:rFonts w:hint="default" w:ascii="Verdana" w:hAnsi="Verdana" w:cs="Verdana"/>
          <w:i/>
          <w:sz w:val="18"/>
          <w:szCs w:val="18"/>
          <w:rPrChange w:id="5122" w:author="google1599737165" w:date="2023-04-24T13:47:39Z">
            <w:rPr>
              <w:rFonts w:hint="default" w:ascii="Times New Roman" w:hAnsi="Times New Roman" w:cs="Times New Roman"/>
              <w:i/>
              <w:sz w:val="24"/>
              <w:szCs w:val="24"/>
            </w:rPr>
          </w:rPrChange>
        </w:rPr>
        <w:t>Saduria entomon</w:t>
      </w:r>
      <w:r>
        <w:rPr>
          <w:rFonts w:hint="default" w:ascii="Verdana" w:hAnsi="Verdana" w:cs="Verdana"/>
          <w:i/>
          <w:sz w:val="18"/>
          <w:szCs w:val="18"/>
          <w:lang w:val="ru-RU"/>
          <w:rPrChange w:id="5123" w:author="google1599737165" w:date="2023-04-24T13:47:39Z">
            <w:rPr>
              <w:rFonts w:hint="default" w:ascii="Times New Roman" w:hAnsi="Times New Roman" w:cs="Times New Roman"/>
              <w:i/>
              <w:sz w:val="24"/>
              <w:szCs w:val="24"/>
              <w:lang w:val="ru-RU"/>
            </w:rPr>
          </w:rPrChange>
        </w:rPr>
        <w:t xml:space="preserve"> </w:t>
      </w:r>
      <w:r>
        <w:rPr>
          <w:rFonts w:hint="default" w:ascii="Verdana" w:hAnsi="Verdana" w:cs="Verdana"/>
          <w:i w:val="0"/>
          <w:iCs/>
          <w:sz w:val="18"/>
          <w:szCs w:val="18"/>
          <w:lang w:val="ru-RU"/>
          <w:rPrChange w:id="5124" w:author="google1599737165" w:date="2023-04-24T13:47:39Z">
            <w:rPr>
              <w:rFonts w:hint="default" w:ascii="Times New Roman" w:hAnsi="Times New Roman" w:cs="Times New Roman"/>
              <w:i w:val="0"/>
              <w:iCs/>
              <w:sz w:val="24"/>
              <w:szCs w:val="24"/>
              <w:lang w:val="ru-RU"/>
            </w:rPr>
          </w:rPrChange>
        </w:rPr>
        <w:t>(Метрики 10-11)</w:t>
      </w:r>
      <w:r>
        <w:rPr>
          <w:rFonts w:hint="default" w:ascii="Verdana" w:hAnsi="Verdana" w:cs="Verdana"/>
          <w:i/>
          <w:sz w:val="18"/>
          <w:szCs w:val="18"/>
          <w:lang w:val="en-US"/>
          <w:rPrChange w:id="5125" w:author="google1599737165" w:date="2023-04-24T13:47:39Z">
            <w:rPr>
              <w:rFonts w:hint="default" w:ascii="Times New Roman" w:hAnsi="Times New Roman" w:cs="Times New Roman"/>
              <w:i/>
              <w:sz w:val="24"/>
              <w:szCs w:val="24"/>
              <w:lang w:val="en-US"/>
            </w:rPr>
          </w:rPrChange>
        </w:rPr>
        <w:t>.</w:t>
      </w:r>
      <w:r>
        <w:rPr>
          <w:rFonts w:hint="default" w:ascii="Verdana" w:hAnsi="Verdana" w:cs="Verdana"/>
          <w:i/>
          <w:sz w:val="18"/>
          <w:szCs w:val="18"/>
          <w:lang w:val="ru-RU"/>
          <w:rPrChange w:id="5126" w:author="google1599737165" w:date="2023-04-24T13:47:39Z">
            <w:rPr>
              <w:rFonts w:hint="default" w:ascii="Times New Roman" w:hAnsi="Times New Roman" w:cs="Times New Roman"/>
              <w:i/>
              <w:sz w:val="24"/>
              <w:szCs w:val="24"/>
              <w:lang w:val="ru-RU"/>
            </w:rPr>
          </w:rPrChange>
        </w:rPr>
        <w:t xml:space="preserve"> </w:t>
      </w:r>
      <w:r>
        <w:rPr>
          <w:rFonts w:hint="default" w:ascii="Verdana" w:hAnsi="Verdana" w:cs="Verdana"/>
          <w:i w:val="0"/>
          <w:iCs/>
          <w:sz w:val="18"/>
          <w:szCs w:val="18"/>
          <w:lang w:val="ru-RU"/>
          <w:rPrChange w:id="5127" w:author="google1599737165" w:date="2023-04-24T13:47:39Z">
            <w:rPr>
              <w:rFonts w:hint="default" w:ascii="Times New Roman" w:hAnsi="Times New Roman" w:cs="Times New Roman"/>
              <w:i w:val="0"/>
              <w:iCs/>
              <w:sz w:val="24"/>
              <w:szCs w:val="24"/>
              <w:lang w:val="ru-RU"/>
            </w:rPr>
          </w:rPrChange>
        </w:rPr>
        <w:t xml:space="preserve">Статистически значимое повышение обилия этих видов  зоне потенциального воздействия свидетельствует о присутствии нарушения в бентосном сообществе. Наиболее вероятная причина - повышение мутности.  </w:t>
      </w:r>
    </w:p>
    <w:p>
      <w:pPr>
        <w:numPr>
          <w:ilvl w:val="0"/>
          <w:numId w:val="21"/>
        </w:numPr>
        <w:jc w:val="both"/>
        <w:rPr>
          <w:rFonts w:hint="default" w:ascii="Verdana" w:hAnsi="Verdana" w:cs="Verdana"/>
          <w:sz w:val="18"/>
          <w:szCs w:val="18"/>
          <w:lang w:val="ru-RU"/>
          <w:rPrChange w:id="5128"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5129" w:author="google1599737165" w:date="2023-04-24T13:47:39Z">
            <w:rPr>
              <w:rFonts w:hint="default" w:ascii="Times New Roman" w:hAnsi="Times New Roman" w:cs="Times New Roman"/>
              <w:sz w:val="24"/>
              <w:szCs w:val="24"/>
              <w:lang w:val="ru-RU"/>
            </w:rPr>
          </w:rPrChange>
        </w:rPr>
        <w:t xml:space="preserve">Плотность поселения </w:t>
      </w:r>
      <w:r>
        <w:rPr>
          <w:rFonts w:hint="default" w:ascii="Verdana" w:hAnsi="Verdana" w:cs="Verdana"/>
          <w:i/>
          <w:iCs/>
          <w:sz w:val="18"/>
          <w:szCs w:val="18"/>
          <w:lang w:val="en-US"/>
          <w:rPrChange w:id="5130" w:author="google1599737165" w:date="2023-04-24T13:47:39Z">
            <w:rPr>
              <w:rFonts w:hint="default" w:ascii="Times New Roman" w:hAnsi="Times New Roman" w:cs="Times New Roman"/>
              <w:i/>
              <w:iCs/>
              <w:sz w:val="24"/>
              <w:szCs w:val="24"/>
              <w:lang w:val="en-US"/>
            </w:rPr>
          </w:rPrChange>
        </w:rPr>
        <w:t>Pontoporeia femorata</w:t>
      </w:r>
      <w:r>
        <w:rPr>
          <w:rFonts w:hint="default" w:ascii="Verdana" w:hAnsi="Verdana" w:cs="Verdana"/>
          <w:i/>
          <w:iCs/>
          <w:sz w:val="18"/>
          <w:szCs w:val="18"/>
          <w:lang w:val="ru-RU"/>
          <w:rPrChange w:id="5131" w:author="google1599737165" w:date="2023-04-24T13:47:39Z">
            <w:rPr>
              <w:rFonts w:hint="default" w:ascii="Times New Roman" w:hAnsi="Times New Roman" w:cs="Times New Roman"/>
              <w:i/>
              <w:iCs/>
              <w:sz w:val="24"/>
              <w:szCs w:val="24"/>
              <w:lang w:val="ru-RU"/>
            </w:rPr>
          </w:rPrChange>
        </w:rPr>
        <w:t xml:space="preserve">, </w:t>
      </w:r>
      <w:r>
        <w:rPr>
          <w:rFonts w:hint="default" w:ascii="Verdana" w:hAnsi="Verdana" w:cs="Verdana"/>
          <w:i/>
          <w:iCs/>
          <w:sz w:val="18"/>
          <w:szCs w:val="18"/>
          <w:lang w:val="en-US"/>
          <w:rPrChange w:id="5132" w:author="google1599737165" w:date="2023-04-24T13:47:39Z">
            <w:rPr>
              <w:rFonts w:hint="default" w:ascii="Times New Roman" w:hAnsi="Times New Roman" w:cs="Times New Roman"/>
              <w:i/>
              <w:iCs/>
              <w:sz w:val="24"/>
              <w:szCs w:val="24"/>
              <w:lang w:val="en-US"/>
            </w:rPr>
          </w:rPrChange>
        </w:rPr>
        <w:t>Monoporeia affinis</w:t>
      </w:r>
      <w:r>
        <w:rPr>
          <w:rFonts w:hint="default" w:ascii="Verdana" w:hAnsi="Verdana" w:cs="Verdana"/>
          <w:i/>
          <w:iCs/>
          <w:sz w:val="18"/>
          <w:szCs w:val="18"/>
          <w:lang w:val="ru-RU"/>
          <w:rPrChange w:id="5133" w:author="google1599737165" w:date="2023-04-24T13:47:39Z">
            <w:rPr>
              <w:rFonts w:hint="default" w:ascii="Times New Roman" w:hAnsi="Times New Roman" w:cs="Times New Roman"/>
              <w:i/>
              <w:iCs/>
              <w:sz w:val="24"/>
              <w:szCs w:val="24"/>
              <w:lang w:val="ru-RU"/>
            </w:rPr>
          </w:rPrChange>
        </w:rPr>
        <w:t xml:space="preserve">, Limnodrilus hoffmeisteri </w:t>
      </w:r>
      <w:r>
        <w:rPr>
          <w:rFonts w:hint="default" w:ascii="Verdana" w:hAnsi="Verdana" w:cs="Verdana"/>
          <w:i w:val="0"/>
          <w:iCs w:val="0"/>
          <w:sz w:val="18"/>
          <w:szCs w:val="18"/>
          <w:lang w:val="ru-RU"/>
          <w:rPrChange w:id="5134" w:author="google1599737165" w:date="2023-04-24T13:47:39Z">
            <w:rPr>
              <w:rFonts w:hint="default" w:ascii="Times New Roman" w:hAnsi="Times New Roman" w:cs="Times New Roman"/>
              <w:i w:val="0"/>
              <w:iCs w:val="0"/>
              <w:sz w:val="24"/>
              <w:szCs w:val="24"/>
              <w:lang w:val="ru-RU"/>
            </w:rPr>
          </w:rPrChange>
        </w:rPr>
        <w:t>(Метрики 12-14)</w:t>
      </w:r>
      <w:r>
        <w:rPr>
          <w:rFonts w:hint="default" w:ascii="Verdana" w:hAnsi="Verdana" w:cs="Verdana"/>
          <w:sz w:val="18"/>
          <w:szCs w:val="18"/>
          <w:lang w:val="en-US"/>
          <w:rPrChange w:id="5135" w:author="google1599737165" w:date="2023-04-24T13:47:39Z">
            <w:rPr>
              <w:rFonts w:hint="default" w:ascii="Times New Roman" w:hAnsi="Times New Roman" w:cs="Times New Roman"/>
              <w:sz w:val="24"/>
              <w:szCs w:val="24"/>
              <w:lang w:val="en-US"/>
            </w:rPr>
          </w:rPrChange>
        </w:rPr>
        <w:t>.</w:t>
      </w:r>
      <w:r>
        <w:rPr>
          <w:rFonts w:hint="default" w:ascii="Verdana" w:hAnsi="Verdana" w:cs="Verdana"/>
          <w:sz w:val="18"/>
          <w:szCs w:val="18"/>
          <w:lang w:val="ru-RU"/>
          <w:rPrChange w:id="5136" w:author="google1599737165" w:date="2023-04-24T13:47:39Z">
            <w:rPr>
              <w:rFonts w:hint="default" w:ascii="Times New Roman" w:hAnsi="Times New Roman" w:cs="Times New Roman"/>
              <w:sz w:val="24"/>
              <w:szCs w:val="24"/>
              <w:lang w:val="ru-RU"/>
            </w:rPr>
          </w:rPrChange>
        </w:rPr>
        <w:t xml:space="preserve"> </w:t>
      </w:r>
      <w:r>
        <w:rPr>
          <w:rFonts w:hint="default" w:ascii="Verdana" w:hAnsi="Verdana" w:cs="Verdana"/>
          <w:i w:val="0"/>
          <w:iCs/>
          <w:sz w:val="18"/>
          <w:szCs w:val="18"/>
          <w:lang w:val="ru-RU"/>
          <w:rPrChange w:id="5137" w:author="google1599737165" w:date="2023-04-24T13:47:39Z">
            <w:rPr>
              <w:rFonts w:hint="default" w:ascii="Times New Roman" w:hAnsi="Times New Roman" w:cs="Times New Roman"/>
              <w:i w:val="0"/>
              <w:iCs/>
              <w:sz w:val="24"/>
              <w:szCs w:val="24"/>
              <w:lang w:val="ru-RU"/>
            </w:rPr>
          </w:rPrChange>
        </w:rPr>
        <w:t xml:space="preserve">Статистически значимое снижение обилия этих видов  зоне потенциального воздействия свидетельствует о присутствии нарушения в бентосном сообществе. Наиболее вероятная причина - повышение мутности. </w:t>
      </w:r>
    </w:p>
    <w:p>
      <w:pPr>
        <w:numPr>
          <w:ilvl w:val="0"/>
          <w:numId w:val="21"/>
        </w:numPr>
        <w:jc w:val="both"/>
        <w:rPr>
          <w:rFonts w:hint="default" w:ascii="Verdana" w:hAnsi="Verdana" w:cs="Verdana"/>
          <w:sz w:val="18"/>
          <w:szCs w:val="18"/>
          <w:lang w:val="ru-RU"/>
          <w:rPrChange w:id="5138" w:author="google1599737165" w:date="2023-04-24T13:47:39Z">
            <w:rPr>
              <w:rFonts w:hint="default" w:ascii="Times New Roman" w:hAnsi="Times New Roman" w:cs="Times New Roman"/>
              <w:sz w:val="24"/>
              <w:szCs w:val="24"/>
              <w:lang w:val="ru-RU"/>
            </w:rPr>
          </w:rPrChange>
        </w:rPr>
      </w:pPr>
      <w:r>
        <w:rPr>
          <w:rFonts w:hint="default" w:ascii="Verdana" w:hAnsi="Verdana" w:cs="Verdana"/>
          <w:i w:val="0"/>
          <w:iCs/>
          <w:sz w:val="18"/>
          <w:szCs w:val="18"/>
          <w:lang w:val="ru-RU"/>
          <w:rPrChange w:id="5139" w:author="google1599737165" w:date="2023-04-24T13:47:39Z">
            <w:rPr>
              <w:rFonts w:hint="default" w:ascii="Times New Roman" w:hAnsi="Times New Roman" w:cs="Times New Roman"/>
              <w:i w:val="0"/>
              <w:iCs/>
              <w:sz w:val="24"/>
              <w:szCs w:val="24"/>
              <w:lang w:val="ru-RU"/>
            </w:rPr>
          </w:rPrChange>
        </w:rPr>
        <w:t>П</w:t>
      </w:r>
      <w:r>
        <w:rPr>
          <w:rFonts w:hint="default" w:ascii="Verdana" w:hAnsi="Verdana" w:cs="Verdana"/>
          <w:sz w:val="18"/>
          <w:szCs w:val="18"/>
          <w:lang w:val="ru-RU"/>
          <w:rPrChange w:id="5140" w:author="google1599737165" w:date="2023-04-24T13:47:39Z">
            <w:rPr>
              <w:rFonts w:hint="default" w:ascii="Times New Roman" w:hAnsi="Times New Roman" w:cs="Times New Roman"/>
              <w:sz w:val="24"/>
              <w:szCs w:val="24"/>
              <w:lang w:val="ru-RU"/>
            </w:rPr>
          </w:rPrChange>
        </w:rPr>
        <w:t xml:space="preserve">лотность поселения видов-вселенцев (Метика 15). Любые факты появления чужеродных видов в пробах на мониторинговых стационарах должны рассматриваться, как сигнал антропогенного воздействия. </w:t>
      </w:r>
    </w:p>
    <w:p>
      <w:pPr>
        <w:numPr>
          <w:ilvl w:val="0"/>
          <w:numId w:val="0"/>
        </w:numPr>
        <w:jc w:val="both"/>
        <w:rPr>
          <w:rFonts w:hint="default" w:ascii="Verdana" w:hAnsi="Verdana" w:cs="Verdana"/>
          <w:sz w:val="18"/>
          <w:szCs w:val="18"/>
          <w:lang w:val="ru-RU"/>
          <w:rPrChange w:id="5141" w:author="google1599737165" w:date="2023-04-24T13:47:39Z">
            <w:rPr>
              <w:rFonts w:hint="default" w:ascii="Times New Roman" w:hAnsi="Times New Roman" w:cs="Times New Roman"/>
              <w:sz w:val="24"/>
              <w:szCs w:val="24"/>
              <w:lang w:val="ru-RU"/>
            </w:rPr>
          </w:rPrChange>
        </w:rPr>
      </w:pPr>
    </w:p>
    <w:p>
      <w:pPr>
        <w:jc w:val="both"/>
        <w:rPr>
          <w:rFonts w:hint="default" w:ascii="Verdana" w:hAnsi="Verdana" w:cs="Verdana"/>
          <w:sz w:val="18"/>
          <w:szCs w:val="18"/>
          <w:rPrChange w:id="5142" w:author="google1599737165" w:date="2023-04-24T13:47:39Z">
            <w:rPr>
              <w:rFonts w:hint="default" w:ascii="Times New Roman" w:hAnsi="Times New Roman" w:cs="Times New Roman"/>
              <w:sz w:val="24"/>
              <w:szCs w:val="24"/>
            </w:rPr>
          </w:rPrChange>
        </w:rPr>
      </w:pPr>
    </w:p>
    <w:p>
      <w:pPr>
        <w:jc w:val="both"/>
        <w:rPr>
          <w:del w:id="5143" w:author="google1599737165" w:date="2023-04-24T13:22:14Z"/>
          <w:rFonts w:hint="default" w:ascii="Verdana" w:hAnsi="Verdana" w:cs="Verdana"/>
          <w:sz w:val="18"/>
          <w:szCs w:val="18"/>
          <w:lang w:val="ru-RU"/>
          <w:rPrChange w:id="5144" w:author="google1599737165" w:date="2023-04-24T13:47:39Z">
            <w:rPr>
              <w:del w:id="5145" w:author="google1599737165" w:date="2023-04-24T13:22:14Z"/>
              <w:rFonts w:hint="default" w:ascii="Times New Roman" w:hAnsi="Times New Roman" w:cs="Times New Roman"/>
              <w:sz w:val="24"/>
              <w:szCs w:val="24"/>
              <w:lang w:val="ru-RU"/>
            </w:rPr>
          </w:rPrChange>
        </w:rPr>
      </w:pPr>
    </w:p>
    <w:p>
      <w:pPr>
        <w:pStyle w:val="41"/>
        <w:rPr>
          <w:del w:id="5146" w:author="google1599737165" w:date="2023-04-24T13:22:14Z"/>
          <w:rFonts w:hint="default" w:ascii="Verdana" w:hAnsi="Verdana" w:cs="Verdana"/>
          <w:sz w:val="18"/>
          <w:szCs w:val="18"/>
          <w:lang w:val="ru-RU"/>
          <w:rPrChange w:id="5147" w:author="google1599737165" w:date="2023-04-24T13:47:39Z">
            <w:rPr>
              <w:del w:id="5148" w:author="google1599737165" w:date="2023-04-24T13:22:14Z"/>
              <w:rFonts w:hint="default"/>
              <w:lang w:val="ru-RU"/>
            </w:rPr>
          </w:rPrChange>
        </w:rPr>
      </w:pPr>
      <w:del w:id="5149" w:author="google1599737165" w:date="2023-04-24T13:22:14Z">
        <w:bookmarkStart w:id="8" w:name="_Toc111225178"/>
        <w:r>
          <w:rPr>
            <w:rFonts w:ascii="Verdana" w:hAnsi="Verdana" w:cs="Verdana"/>
            <w:sz w:val="18"/>
            <w:szCs w:val="18"/>
            <w:rPrChange w:id="5150" w:author="google1599737165" w:date="2023-04-24T13:47:39Z">
              <w:rPr/>
            </w:rPrChange>
          </w:rPr>
          <w:delText xml:space="preserve">Таблица </w:delText>
        </w:r>
      </w:del>
      <w:del w:id="5151" w:author="google1599737165" w:date="2023-04-24T13:22:14Z">
        <w:r>
          <w:rPr>
            <w:rFonts w:ascii="Verdana" w:hAnsi="Verdana" w:cs="Verdana"/>
            <w:sz w:val="18"/>
            <w:szCs w:val="18"/>
            <w:rPrChange w:id="5152" w:author="google1599737165" w:date="2023-04-24T13:47:39Z">
              <w:rPr/>
            </w:rPrChange>
          </w:rPr>
          <w:fldChar w:fldCharType="begin"/>
        </w:r>
      </w:del>
      <w:del w:id="5153" w:author="google1599737165" w:date="2023-04-24T13:22:14Z">
        <w:r>
          <w:rPr>
            <w:rFonts w:ascii="Verdana" w:hAnsi="Verdana" w:cs="Verdana"/>
            <w:sz w:val="18"/>
            <w:szCs w:val="18"/>
            <w:rPrChange w:id="5154" w:author="google1599737165" w:date="2023-04-24T13:47:39Z">
              <w:rPr/>
            </w:rPrChange>
          </w:rPr>
          <w:delInstrText xml:space="preserve"> STYLEREF 1 \s </w:delInstrText>
        </w:r>
      </w:del>
      <w:del w:id="5155" w:author="google1599737165" w:date="2023-04-24T13:22:14Z">
        <w:r>
          <w:rPr>
            <w:rFonts w:ascii="Verdana" w:hAnsi="Verdana" w:cs="Verdana"/>
            <w:sz w:val="18"/>
            <w:szCs w:val="18"/>
            <w:rPrChange w:id="5156" w:author="google1599737165" w:date="2023-04-24T13:47:39Z">
              <w:rPr/>
            </w:rPrChange>
          </w:rPr>
          <w:fldChar w:fldCharType="separate"/>
        </w:r>
      </w:del>
      <w:del w:id="5157" w:author="google1599737165" w:date="2023-04-24T13:22:14Z">
        <w:r>
          <w:rPr>
            <w:rFonts w:ascii="Verdana" w:hAnsi="Verdana" w:cs="Verdana"/>
            <w:sz w:val="18"/>
            <w:szCs w:val="18"/>
            <w:rPrChange w:id="5158" w:author="google1599737165" w:date="2023-04-24T13:47:39Z">
              <w:rPr/>
            </w:rPrChange>
          </w:rPr>
          <w:delText>6</w:delText>
        </w:r>
      </w:del>
      <w:del w:id="5159" w:author="google1599737165" w:date="2023-04-24T13:22:14Z">
        <w:r>
          <w:rPr>
            <w:rFonts w:ascii="Verdana" w:hAnsi="Verdana" w:cs="Verdana"/>
            <w:sz w:val="18"/>
            <w:szCs w:val="18"/>
            <w:rPrChange w:id="5160" w:author="google1599737165" w:date="2023-04-24T13:47:39Z">
              <w:rPr/>
            </w:rPrChange>
          </w:rPr>
          <w:fldChar w:fldCharType="end"/>
        </w:r>
      </w:del>
      <w:del w:id="5161" w:author="google1599737165" w:date="2023-04-24T13:22:14Z">
        <w:r>
          <w:rPr>
            <w:rFonts w:ascii="Verdana" w:hAnsi="Verdana" w:cs="Verdana"/>
            <w:sz w:val="18"/>
            <w:szCs w:val="18"/>
            <w:rPrChange w:id="5162" w:author="google1599737165" w:date="2023-04-24T13:47:39Z">
              <w:rPr/>
            </w:rPrChange>
          </w:rPr>
          <w:delText>.</w:delText>
        </w:r>
      </w:del>
      <w:del w:id="5163" w:author="google1599737165" w:date="2023-04-24T13:22:14Z">
        <w:r>
          <w:rPr>
            <w:rFonts w:ascii="Verdana" w:hAnsi="Verdana" w:cs="Verdana"/>
            <w:sz w:val="18"/>
            <w:szCs w:val="18"/>
            <w:rPrChange w:id="5164" w:author="google1599737165" w:date="2023-04-24T13:47:39Z">
              <w:rPr/>
            </w:rPrChange>
          </w:rPr>
          <w:fldChar w:fldCharType="begin"/>
        </w:r>
      </w:del>
      <w:del w:id="5165" w:author="google1599737165" w:date="2023-04-24T13:22:14Z">
        <w:r>
          <w:rPr>
            <w:rFonts w:ascii="Verdana" w:hAnsi="Verdana" w:cs="Verdana"/>
            <w:sz w:val="18"/>
            <w:szCs w:val="18"/>
            <w:rPrChange w:id="5166" w:author="google1599737165" w:date="2023-04-24T13:47:39Z">
              <w:rPr/>
            </w:rPrChange>
          </w:rPr>
          <w:delInstrText xml:space="preserve"> SEQ Table \* ARABIC \s 1 </w:delInstrText>
        </w:r>
      </w:del>
      <w:del w:id="5167" w:author="google1599737165" w:date="2023-04-24T13:22:14Z">
        <w:r>
          <w:rPr>
            <w:rFonts w:ascii="Verdana" w:hAnsi="Verdana" w:cs="Verdana"/>
            <w:sz w:val="18"/>
            <w:szCs w:val="18"/>
            <w:rPrChange w:id="5168" w:author="google1599737165" w:date="2023-04-24T13:47:39Z">
              <w:rPr/>
            </w:rPrChange>
          </w:rPr>
          <w:fldChar w:fldCharType="separate"/>
        </w:r>
      </w:del>
      <w:del w:id="5169" w:author="google1599737165" w:date="2023-04-24T13:22:14Z">
        <w:r>
          <w:rPr>
            <w:rFonts w:ascii="Verdana" w:hAnsi="Verdana" w:cs="Verdana"/>
            <w:sz w:val="18"/>
            <w:szCs w:val="18"/>
            <w:rPrChange w:id="5170" w:author="google1599737165" w:date="2023-04-24T13:47:39Z">
              <w:rPr/>
            </w:rPrChange>
          </w:rPr>
          <w:delText>1</w:delText>
        </w:r>
      </w:del>
      <w:del w:id="5171" w:author="google1599737165" w:date="2023-04-24T13:22:14Z">
        <w:r>
          <w:rPr>
            <w:rFonts w:ascii="Verdana" w:hAnsi="Verdana" w:cs="Verdana"/>
            <w:sz w:val="18"/>
            <w:szCs w:val="18"/>
            <w:rPrChange w:id="5172" w:author="google1599737165" w:date="2023-04-24T13:47:39Z">
              <w:rPr/>
            </w:rPrChange>
          </w:rPr>
          <w:fldChar w:fldCharType="end"/>
        </w:r>
      </w:del>
      <w:del w:id="5173" w:author="google1599737165" w:date="2023-04-24T13:22:14Z">
        <w:r>
          <w:rPr>
            <w:rFonts w:ascii="Verdana" w:hAnsi="Verdana" w:cs="Verdana"/>
            <w:sz w:val="18"/>
            <w:szCs w:val="18"/>
            <w:rPrChange w:id="5174" w:author="google1599737165" w:date="2023-04-24T13:47:39Z">
              <w:rPr/>
            </w:rPrChange>
          </w:rPr>
          <w:delText>: Балльная оценка состояния планктона для фитопланктона и зоопланктона, на основании многолетних данных</w:delText>
        </w:r>
        <w:bookmarkEnd w:id="8"/>
      </w:del>
    </w:p>
    <w:tbl>
      <w:tblPr>
        <w:tblStyle w:val="11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Change w:id="5175" w:author="google1599737165" w:date="2023-04-24T13:21:21Z">
          <w:tblPr>
            <w:tblStyle w:val="11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PrChange>
      </w:tblPr>
      <w:tblGrid>
        <w:gridCol w:w="3398"/>
        <w:gridCol w:w="1641"/>
        <w:gridCol w:w="990"/>
        <w:gridCol w:w="826"/>
        <w:gridCol w:w="1667"/>
        <w:tblGridChange w:id="5176">
          <w:tblGrid>
            <w:gridCol w:w="3404"/>
            <w:gridCol w:w="1627"/>
            <w:gridCol w:w="996"/>
            <w:gridCol w:w="821"/>
            <w:gridCol w:w="1674"/>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178" w:author="google1599737165" w:date="2023-04-24T13:21:21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blHeader/>
          <w:del w:id="5177" w:author="google1599737165" w:date="2023-04-24T13:22:14Z"/>
          <w:trPrChange w:id="5178" w:author="google1599737165" w:date="2023-04-24T13:21:21Z">
            <w:trPr>
              <w:tblHeader/>
            </w:trPr>
          </w:trPrChange>
        </w:trPr>
        <w:tc>
          <w:tcPr>
            <w:tcW w:w="3398" w:type="dxa"/>
            <w:vMerge w:val="restart"/>
            <w:shd w:val="clear" w:color="auto" w:fill="00B0F0"/>
            <w:tcPrChange w:id="5179" w:author="google1599737165" w:date="2023-04-24T13:21:21Z">
              <w:tcPr>
                <w:tcW w:w="3823" w:type="dxa"/>
                <w:vMerge w:val="restart"/>
                <w:shd w:val="clear" w:color="auto" w:fill="00B0F0"/>
              </w:tcPr>
            </w:tcPrChange>
          </w:tcPr>
          <w:p>
            <w:pPr>
              <w:widowControl w:val="0"/>
              <w:spacing w:after="0"/>
              <w:jc w:val="both"/>
              <w:rPr>
                <w:del w:id="5180" w:author="google1599737165" w:date="2023-04-24T13:22:14Z"/>
                <w:rFonts w:ascii="Verdana" w:hAnsi="Verdana" w:cs="Verdana"/>
                <w:b/>
                <w:bCs/>
                <w:color w:val="FFFFFF" w:themeColor="background1"/>
                <w:sz w:val="18"/>
                <w:szCs w:val="18"/>
                <w:rPrChange w:id="5181" w:author="google1599737165" w:date="2023-04-24T13:47:39Z">
                  <w:rPr>
                    <w:del w:id="5182" w:author="google1599737165" w:date="2023-04-24T13:22:14Z"/>
                    <w:b/>
                    <w:bCs/>
                    <w:color w:val="FFFFFF" w:themeColor="background1"/>
                    <w:sz w:val="16"/>
                    <w:szCs w:val="16"/>
                    <w14:textFill>
                      <w14:solidFill>
                        <w14:schemeClr w14:val="bg1"/>
                      </w14:solidFill>
                    </w14:textFill>
                  </w:rPr>
                </w:rPrChange>
                <w14:textFill>
                  <w14:solidFill>
                    <w14:schemeClr w14:val="bg1"/>
                  </w14:solidFill>
                </w14:textFill>
              </w:rPr>
            </w:pPr>
            <w:del w:id="5183" w:author="google1599737165" w:date="2023-04-24T13:22:14Z">
              <w:r>
                <w:rPr>
                  <w:rFonts w:ascii="Verdana" w:hAnsi="Verdana" w:cs="Verdana"/>
                  <w:b/>
                  <w:bCs/>
                  <w:color w:val="FFFFFF" w:themeColor="background1"/>
                  <w:sz w:val="18"/>
                  <w:szCs w:val="18"/>
                  <w:rPrChange w:id="5184" w:author="google1599737165" w:date="2023-04-24T13:47:39Z">
                    <w:rPr>
                      <w:b/>
                      <w:bCs/>
                      <w:color w:val="FFFFFF" w:themeColor="background1"/>
                      <w:sz w:val="16"/>
                      <w:szCs w:val="16"/>
                      <w14:textFill>
                        <w14:solidFill>
                          <w14:schemeClr w14:val="bg1"/>
                        </w14:solidFill>
                      </w14:textFill>
                    </w:rPr>
                  </w:rPrChange>
                  <w14:textFill>
                    <w14:solidFill>
                      <w14:schemeClr w14:val="bg1"/>
                    </w14:solidFill>
                  </w14:textFill>
                </w:rPr>
                <w:delText>Количественные показатели</w:delText>
              </w:r>
            </w:del>
          </w:p>
        </w:tc>
        <w:tc>
          <w:tcPr>
            <w:tcW w:w="5124" w:type="dxa"/>
            <w:gridSpan w:val="4"/>
            <w:shd w:val="clear" w:color="auto" w:fill="00B0F0"/>
            <w:tcPrChange w:id="5185" w:author="google1599737165" w:date="2023-04-24T13:21:21Z">
              <w:tcPr>
                <w:tcW w:w="5858" w:type="dxa"/>
                <w:gridSpan w:val="4"/>
                <w:shd w:val="clear" w:color="auto" w:fill="00B0F0"/>
              </w:tcPr>
            </w:tcPrChange>
          </w:tcPr>
          <w:p>
            <w:pPr>
              <w:widowControl w:val="0"/>
              <w:spacing w:after="0"/>
              <w:jc w:val="both"/>
              <w:rPr>
                <w:del w:id="5186" w:author="google1599737165" w:date="2023-04-24T13:22:14Z"/>
                <w:rFonts w:ascii="Verdana" w:hAnsi="Verdana" w:cs="Verdana"/>
                <w:b/>
                <w:bCs/>
                <w:color w:val="FFFFFF" w:themeColor="background1"/>
                <w:sz w:val="18"/>
                <w:szCs w:val="18"/>
                <w:rPrChange w:id="5187" w:author="google1599737165" w:date="2023-04-24T13:47:39Z">
                  <w:rPr>
                    <w:del w:id="5188" w:author="google1599737165" w:date="2023-04-24T13:22:14Z"/>
                    <w:b/>
                    <w:bCs/>
                    <w:color w:val="FFFFFF" w:themeColor="background1"/>
                    <w:sz w:val="16"/>
                    <w:szCs w:val="16"/>
                    <w14:textFill>
                      <w14:solidFill>
                        <w14:schemeClr w14:val="bg1"/>
                      </w14:solidFill>
                    </w14:textFill>
                  </w:rPr>
                </w:rPrChange>
                <w14:textFill>
                  <w14:solidFill>
                    <w14:schemeClr w14:val="bg1"/>
                  </w14:solidFill>
                </w14:textFill>
              </w:rPr>
            </w:pPr>
            <w:del w:id="5189" w:author="google1599737165" w:date="2023-04-24T13:22:14Z">
              <w:r>
                <w:rPr>
                  <w:rFonts w:ascii="Verdana" w:hAnsi="Verdana" w:cs="Verdana"/>
                  <w:b/>
                  <w:bCs/>
                  <w:color w:val="FFFFFF" w:themeColor="background1"/>
                  <w:sz w:val="18"/>
                  <w:szCs w:val="18"/>
                  <w:rPrChange w:id="5190" w:author="google1599737165" w:date="2023-04-24T13:47:39Z">
                    <w:rPr>
                      <w:b/>
                      <w:bCs/>
                      <w:color w:val="FFFFFF" w:themeColor="background1"/>
                      <w:sz w:val="16"/>
                      <w:szCs w:val="16"/>
                      <w14:textFill>
                        <w14:solidFill>
                          <w14:schemeClr w14:val="bg1"/>
                        </w14:solidFill>
                      </w14:textFill>
                    </w:rPr>
                  </w:rPrChange>
                  <w14:textFill>
                    <w14:solidFill>
                      <w14:schemeClr w14:val="bg1"/>
                    </w14:solidFill>
                  </w14:textFill>
                </w:rPr>
                <w:delText>Балльная оценка</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192" w:author="google1599737165" w:date="2023-04-24T13:21:21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blHeader/>
          <w:del w:id="5191" w:author="google1599737165" w:date="2023-04-24T13:22:14Z"/>
          <w:trPrChange w:id="5192" w:author="google1599737165" w:date="2023-04-24T13:21:21Z">
            <w:trPr>
              <w:tblHeader/>
            </w:trPr>
          </w:trPrChange>
        </w:trPr>
        <w:tc>
          <w:tcPr>
            <w:tcW w:w="3398" w:type="dxa"/>
            <w:vMerge w:val="continue"/>
            <w:shd w:val="clear" w:color="auto" w:fill="00B0F0"/>
            <w:tcPrChange w:id="5193" w:author="google1599737165" w:date="2023-04-24T13:21:21Z">
              <w:tcPr>
                <w:tcW w:w="3823" w:type="dxa"/>
                <w:vMerge w:val="continue"/>
                <w:shd w:val="clear" w:color="auto" w:fill="00B0F0"/>
              </w:tcPr>
            </w:tcPrChange>
          </w:tcPr>
          <w:p>
            <w:pPr>
              <w:widowControl w:val="0"/>
              <w:spacing w:after="0"/>
              <w:jc w:val="both"/>
              <w:rPr>
                <w:del w:id="5194" w:author="google1599737165" w:date="2023-04-24T13:22:14Z"/>
                <w:rFonts w:ascii="Verdana" w:hAnsi="Verdana" w:cs="Verdana"/>
                <w:b/>
                <w:bCs/>
                <w:color w:val="FFFFFF" w:themeColor="background1"/>
                <w:sz w:val="18"/>
                <w:szCs w:val="18"/>
                <w:lang w:val="en-US"/>
                <w:rPrChange w:id="5195" w:author="google1599737165" w:date="2023-04-24T13:47:39Z">
                  <w:rPr>
                    <w:del w:id="5196" w:author="google1599737165" w:date="2023-04-24T13:22:14Z"/>
                    <w:b/>
                    <w:bCs/>
                    <w:color w:val="FFFFFF" w:themeColor="background1"/>
                    <w:sz w:val="16"/>
                    <w:szCs w:val="16"/>
                    <w:lang w:val="en-US"/>
                    <w14:textFill>
                      <w14:solidFill>
                        <w14:schemeClr w14:val="bg1"/>
                      </w14:solidFill>
                    </w14:textFill>
                  </w:rPr>
                </w:rPrChange>
                <w14:textFill>
                  <w14:solidFill>
                    <w14:schemeClr w14:val="bg1"/>
                  </w14:solidFill>
                </w14:textFill>
              </w:rPr>
            </w:pPr>
          </w:p>
        </w:tc>
        <w:tc>
          <w:tcPr>
            <w:tcW w:w="1641" w:type="dxa"/>
            <w:shd w:val="clear" w:color="auto" w:fill="00B0F0"/>
            <w:tcPrChange w:id="5197" w:author="google1599737165" w:date="2023-04-24T13:21:21Z">
              <w:tcPr>
                <w:tcW w:w="1890" w:type="dxa"/>
                <w:shd w:val="clear" w:color="auto" w:fill="00B0F0"/>
              </w:tcPr>
            </w:tcPrChange>
          </w:tcPr>
          <w:p>
            <w:pPr>
              <w:widowControl w:val="0"/>
              <w:spacing w:after="0"/>
              <w:jc w:val="both"/>
              <w:rPr>
                <w:del w:id="5198" w:author="google1599737165" w:date="2023-04-24T13:22:14Z"/>
                <w:rFonts w:ascii="Verdana" w:hAnsi="Verdana" w:cs="Verdana"/>
                <w:b/>
                <w:bCs/>
                <w:color w:val="FFFFFF" w:themeColor="background1"/>
                <w:sz w:val="18"/>
                <w:szCs w:val="18"/>
                <w:rPrChange w:id="5199" w:author="google1599737165" w:date="2023-04-24T13:47:39Z">
                  <w:rPr>
                    <w:del w:id="5200" w:author="google1599737165" w:date="2023-04-24T13:22:14Z"/>
                    <w:b/>
                    <w:bCs/>
                    <w:color w:val="FFFFFF" w:themeColor="background1"/>
                    <w:sz w:val="16"/>
                    <w:szCs w:val="16"/>
                    <w14:textFill>
                      <w14:solidFill>
                        <w14:schemeClr w14:val="bg1"/>
                      </w14:solidFill>
                    </w14:textFill>
                  </w:rPr>
                </w:rPrChange>
                <w14:textFill>
                  <w14:solidFill>
                    <w14:schemeClr w14:val="bg1"/>
                  </w14:solidFill>
                </w14:textFill>
              </w:rPr>
            </w:pPr>
            <w:del w:id="5201" w:author="google1599737165" w:date="2023-04-24T13:22:14Z">
              <w:r>
                <w:rPr>
                  <w:rFonts w:ascii="Verdana" w:hAnsi="Verdana" w:cs="Verdana"/>
                  <w:b/>
                  <w:bCs/>
                  <w:color w:val="FFFFFF" w:themeColor="background1"/>
                  <w:sz w:val="18"/>
                  <w:szCs w:val="18"/>
                  <w:rPrChange w:id="5202" w:author="google1599737165" w:date="2023-04-24T13:47:39Z">
                    <w:rPr>
                      <w:b/>
                      <w:bCs/>
                      <w:color w:val="FFFFFF" w:themeColor="background1"/>
                      <w:sz w:val="16"/>
                      <w:szCs w:val="16"/>
                      <w14:textFill>
                        <w14:solidFill>
                          <w14:schemeClr w14:val="bg1"/>
                        </w14:solidFill>
                      </w14:textFill>
                    </w:rPr>
                  </w:rPrChange>
                  <w14:textFill>
                    <w14:solidFill>
                      <w14:schemeClr w14:val="bg1"/>
                    </w14:solidFill>
                  </w14:textFill>
                </w:rPr>
                <w:delText>5</w:delText>
              </w:r>
            </w:del>
          </w:p>
        </w:tc>
        <w:tc>
          <w:tcPr>
            <w:tcW w:w="1816" w:type="dxa"/>
            <w:gridSpan w:val="2"/>
            <w:shd w:val="clear" w:color="auto" w:fill="00B0F0"/>
            <w:tcPrChange w:id="5203" w:author="google1599737165" w:date="2023-04-24T13:21:21Z">
              <w:tcPr>
                <w:tcW w:w="2100" w:type="dxa"/>
                <w:gridSpan w:val="2"/>
                <w:shd w:val="clear" w:color="auto" w:fill="00B0F0"/>
              </w:tcPr>
            </w:tcPrChange>
          </w:tcPr>
          <w:p>
            <w:pPr>
              <w:widowControl w:val="0"/>
              <w:spacing w:after="0"/>
              <w:jc w:val="both"/>
              <w:rPr>
                <w:del w:id="5204" w:author="google1599737165" w:date="2023-04-24T13:22:14Z"/>
                <w:rFonts w:ascii="Verdana" w:hAnsi="Verdana" w:cs="Verdana"/>
                <w:b/>
                <w:bCs/>
                <w:color w:val="FFFFFF" w:themeColor="background1"/>
                <w:sz w:val="18"/>
                <w:szCs w:val="18"/>
                <w:rPrChange w:id="5205" w:author="google1599737165" w:date="2023-04-24T13:47:39Z">
                  <w:rPr>
                    <w:del w:id="5206" w:author="google1599737165" w:date="2023-04-24T13:22:14Z"/>
                    <w:b/>
                    <w:bCs/>
                    <w:color w:val="FFFFFF" w:themeColor="background1"/>
                    <w:sz w:val="16"/>
                    <w:szCs w:val="16"/>
                    <w14:textFill>
                      <w14:solidFill>
                        <w14:schemeClr w14:val="bg1"/>
                      </w14:solidFill>
                    </w14:textFill>
                  </w:rPr>
                </w:rPrChange>
                <w14:textFill>
                  <w14:solidFill>
                    <w14:schemeClr w14:val="bg1"/>
                  </w14:solidFill>
                </w14:textFill>
              </w:rPr>
            </w:pPr>
            <w:del w:id="5207" w:author="google1599737165" w:date="2023-04-24T13:22:14Z">
              <w:r>
                <w:rPr>
                  <w:rFonts w:ascii="Verdana" w:hAnsi="Verdana" w:cs="Verdana"/>
                  <w:b/>
                  <w:bCs/>
                  <w:color w:val="FFFFFF" w:themeColor="background1"/>
                  <w:sz w:val="18"/>
                  <w:szCs w:val="18"/>
                  <w:rPrChange w:id="5208" w:author="google1599737165" w:date="2023-04-24T13:47:39Z">
                    <w:rPr>
                      <w:b/>
                      <w:bCs/>
                      <w:color w:val="FFFFFF" w:themeColor="background1"/>
                      <w:sz w:val="16"/>
                      <w:szCs w:val="16"/>
                      <w14:textFill>
                        <w14:solidFill>
                          <w14:schemeClr w14:val="bg1"/>
                        </w14:solidFill>
                      </w14:textFill>
                    </w:rPr>
                  </w:rPrChange>
                  <w14:textFill>
                    <w14:solidFill>
                      <w14:schemeClr w14:val="bg1"/>
                    </w14:solidFill>
                  </w14:textFill>
                </w:rPr>
                <w:delText>3</w:delText>
              </w:r>
            </w:del>
          </w:p>
        </w:tc>
        <w:tc>
          <w:tcPr>
            <w:tcW w:w="1667" w:type="dxa"/>
            <w:shd w:val="clear" w:color="auto" w:fill="00B0F0"/>
            <w:tcPrChange w:id="5209" w:author="google1599737165" w:date="2023-04-24T13:21:21Z">
              <w:tcPr>
                <w:tcW w:w="1868" w:type="dxa"/>
                <w:shd w:val="clear" w:color="auto" w:fill="00B0F0"/>
              </w:tcPr>
            </w:tcPrChange>
          </w:tcPr>
          <w:p>
            <w:pPr>
              <w:widowControl w:val="0"/>
              <w:spacing w:after="0"/>
              <w:jc w:val="both"/>
              <w:rPr>
                <w:del w:id="5210" w:author="google1599737165" w:date="2023-04-24T13:22:14Z"/>
                <w:rFonts w:ascii="Verdana" w:hAnsi="Verdana" w:cs="Verdana"/>
                <w:b/>
                <w:bCs/>
                <w:color w:val="FFFFFF" w:themeColor="background1"/>
                <w:sz w:val="18"/>
                <w:szCs w:val="18"/>
                <w:rPrChange w:id="5211" w:author="google1599737165" w:date="2023-04-24T13:47:39Z">
                  <w:rPr>
                    <w:del w:id="5212" w:author="google1599737165" w:date="2023-04-24T13:22:14Z"/>
                    <w:b/>
                    <w:bCs/>
                    <w:color w:val="FFFFFF" w:themeColor="background1"/>
                    <w:sz w:val="16"/>
                    <w:szCs w:val="16"/>
                    <w14:textFill>
                      <w14:solidFill>
                        <w14:schemeClr w14:val="bg1"/>
                      </w14:solidFill>
                    </w14:textFill>
                  </w:rPr>
                </w:rPrChange>
                <w14:textFill>
                  <w14:solidFill>
                    <w14:schemeClr w14:val="bg1"/>
                  </w14:solidFill>
                </w14:textFill>
              </w:rPr>
            </w:pPr>
            <w:del w:id="5213" w:author="google1599737165" w:date="2023-04-24T13:22:14Z">
              <w:r>
                <w:rPr>
                  <w:rFonts w:ascii="Verdana" w:hAnsi="Verdana" w:cs="Verdana"/>
                  <w:b/>
                  <w:bCs/>
                  <w:color w:val="FFFFFF" w:themeColor="background1"/>
                  <w:sz w:val="18"/>
                  <w:szCs w:val="18"/>
                  <w:rPrChange w:id="5214" w:author="google1599737165" w:date="2023-04-24T13:47:39Z">
                    <w:rPr>
                      <w:b/>
                      <w:bCs/>
                      <w:color w:val="FFFFFF" w:themeColor="background1"/>
                      <w:sz w:val="16"/>
                      <w:szCs w:val="16"/>
                      <w14:textFill>
                        <w14:solidFill>
                          <w14:schemeClr w14:val="bg1"/>
                        </w14:solidFill>
                      </w14:textFill>
                    </w:rPr>
                  </w:rPrChange>
                  <w14:textFill>
                    <w14:solidFill>
                      <w14:schemeClr w14:val="bg1"/>
                    </w14:solidFill>
                  </w14:textFill>
                </w:rPr>
                <w:delText>1</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216" w:author="google1599737165" w:date="2023-04-24T13:21:21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del w:id="5215" w:author="google1599737165" w:date="2023-04-24T13:22:14Z"/>
        </w:trPr>
        <w:tc>
          <w:tcPr>
            <w:tcW w:w="3398" w:type="dxa"/>
            <w:tcPrChange w:id="5217" w:author="google1599737165" w:date="2023-04-24T13:21:21Z">
              <w:tcPr>
                <w:tcW w:w="3823" w:type="dxa"/>
              </w:tcPr>
            </w:tcPrChange>
          </w:tcPr>
          <w:p>
            <w:pPr>
              <w:widowControl w:val="0"/>
              <w:numPr>
                <w:ilvl w:val="0"/>
                <w:numId w:val="20"/>
              </w:numPr>
              <w:spacing w:after="0"/>
              <w:jc w:val="both"/>
              <w:rPr>
                <w:del w:id="5218" w:author="google1599737165" w:date="2023-04-24T13:22:14Z"/>
                <w:rFonts w:ascii="Verdana" w:hAnsi="Verdana" w:cs="Verdana"/>
                <w:sz w:val="18"/>
                <w:szCs w:val="18"/>
                <w:rPrChange w:id="5219" w:author="google1599737165" w:date="2023-04-24T13:47:39Z">
                  <w:rPr>
                    <w:del w:id="5220" w:author="google1599737165" w:date="2023-04-24T13:22:14Z"/>
                    <w:sz w:val="16"/>
                    <w:szCs w:val="16"/>
                  </w:rPr>
                </w:rPrChange>
              </w:rPr>
            </w:pPr>
            <w:del w:id="5221" w:author="google1599737165" w:date="2023-04-24T13:22:14Z">
              <w:r>
                <w:rPr>
                  <w:rFonts w:ascii="Verdana" w:hAnsi="Verdana" w:cs="Verdana"/>
                  <w:sz w:val="18"/>
                  <w:szCs w:val="18"/>
                  <w:rPrChange w:id="5222" w:author="google1599737165" w:date="2023-04-24T13:47:39Z">
                    <w:rPr>
                      <w:sz w:val="16"/>
                      <w:szCs w:val="16"/>
                    </w:rPr>
                  </w:rPrChange>
                </w:rPr>
                <w:delText>Неместные/инвазивные виды фитопланктона</w:delText>
              </w:r>
            </w:del>
          </w:p>
        </w:tc>
        <w:tc>
          <w:tcPr>
            <w:tcW w:w="1641" w:type="dxa"/>
            <w:tcPrChange w:id="5223" w:author="google1599737165" w:date="2023-04-24T13:21:21Z">
              <w:tcPr>
                <w:tcW w:w="1890" w:type="dxa"/>
              </w:tcPr>
            </w:tcPrChange>
          </w:tcPr>
          <w:p>
            <w:pPr>
              <w:widowControl w:val="0"/>
              <w:spacing w:after="0"/>
              <w:jc w:val="both"/>
              <w:rPr>
                <w:del w:id="5224" w:author="google1599737165" w:date="2023-04-24T13:22:14Z"/>
                <w:rFonts w:ascii="Verdana" w:hAnsi="Verdana" w:cs="Verdana"/>
                <w:sz w:val="18"/>
                <w:szCs w:val="18"/>
                <w:lang w:val="en-US"/>
                <w:rPrChange w:id="5225" w:author="google1599737165" w:date="2023-04-24T13:47:39Z">
                  <w:rPr>
                    <w:del w:id="5226" w:author="google1599737165" w:date="2023-04-24T13:22:14Z"/>
                    <w:sz w:val="16"/>
                    <w:szCs w:val="16"/>
                    <w:lang w:val="en-US"/>
                  </w:rPr>
                </w:rPrChange>
              </w:rPr>
            </w:pPr>
          </w:p>
        </w:tc>
        <w:tc>
          <w:tcPr>
            <w:tcW w:w="1816" w:type="dxa"/>
            <w:gridSpan w:val="2"/>
            <w:tcPrChange w:id="5227" w:author="google1599737165" w:date="2023-04-24T13:21:21Z">
              <w:tcPr>
                <w:tcW w:w="2100" w:type="dxa"/>
                <w:gridSpan w:val="2"/>
              </w:tcPr>
            </w:tcPrChange>
          </w:tcPr>
          <w:p>
            <w:pPr>
              <w:widowControl w:val="0"/>
              <w:spacing w:after="0"/>
              <w:jc w:val="both"/>
              <w:rPr>
                <w:del w:id="5228" w:author="google1599737165" w:date="2023-04-24T13:22:14Z"/>
                <w:rFonts w:ascii="Verdana" w:hAnsi="Verdana" w:cs="Verdana"/>
                <w:sz w:val="18"/>
                <w:szCs w:val="18"/>
                <w:rPrChange w:id="5229" w:author="google1599737165" w:date="2023-04-24T13:47:39Z">
                  <w:rPr>
                    <w:del w:id="5230" w:author="google1599737165" w:date="2023-04-24T13:22:14Z"/>
                    <w:sz w:val="16"/>
                    <w:szCs w:val="16"/>
                  </w:rPr>
                </w:rPrChange>
              </w:rPr>
            </w:pPr>
            <w:del w:id="5231" w:author="google1599737165" w:date="2023-04-24T13:22:14Z">
              <w:r>
                <w:rPr>
                  <w:rFonts w:ascii="Verdana" w:hAnsi="Verdana" w:cs="Verdana"/>
                  <w:sz w:val="18"/>
                  <w:szCs w:val="18"/>
                  <w:rPrChange w:id="5232" w:author="google1599737165" w:date="2023-04-24T13:47:39Z">
                    <w:rPr>
                      <w:sz w:val="16"/>
                      <w:szCs w:val="16"/>
                    </w:rPr>
                  </w:rPrChange>
                </w:rPr>
                <w:delText>отсутствие</w:delText>
              </w:r>
            </w:del>
          </w:p>
        </w:tc>
        <w:tc>
          <w:tcPr>
            <w:tcW w:w="1667" w:type="dxa"/>
            <w:tcPrChange w:id="5233" w:author="google1599737165" w:date="2023-04-24T13:21:21Z">
              <w:tcPr>
                <w:tcW w:w="1868" w:type="dxa"/>
              </w:tcPr>
            </w:tcPrChange>
          </w:tcPr>
          <w:p>
            <w:pPr>
              <w:widowControl w:val="0"/>
              <w:spacing w:after="0"/>
              <w:jc w:val="both"/>
              <w:rPr>
                <w:del w:id="5234" w:author="google1599737165" w:date="2023-04-24T13:22:14Z"/>
                <w:rFonts w:ascii="Verdana" w:hAnsi="Verdana" w:cs="Verdana"/>
                <w:sz w:val="18"/>
                <w:szCs w:val="18"/>
                <w:rPrChange w:id="5235" w:author="google1599737165" w:date="2023-04-24T13:47:39Z">
                  <w:rPr>
                    <w:del w:id="5236" w:author="google1599737165" w:date="2023-04-24T13:22:14Z"/>
                    <w:sz w:val="16"/>
                    <w:szCs w:val="16"/>
                  </w:rPr>
                </w:rPrChange>
              </w:rPr>
            </w:pPr>
            <w:del w:id="5237" w:author="google1599737165" w:date="2023-04-24T13:22:14Z">
              <w:r>
                <w:rPr>
                  <w:rFonts w:ascii="Verdana" w:hAnsi="Verdana" w:cs="Verdana"/>
                  <w:sz w:val="18"/>
                  <w:szCs w:val="18"/>
                  <w:rPrChange w:id="5238" w:author="google1599737165" w:date="2023-04-24T13:47:39Z">
                    <w:rPr>
                      <w:sz w:val="16"/>
                      <w:szCs w:val="16"/>
                    </w:rPr>
                  </w:rPrChange>
                </w:rPr>
                <w:delText>присутствие</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240" w:author="google1599737165" w:date="2023-04-24T13:21:21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del w:id="5239" w:author="google1599737165" w:date="2023-04-24T13:22:14Z"/>
        </w:trPr>
        <w:tc>
          <w:tcPr>
            <w:tcW w:w="3398" w:type="dxa"/>
            <w:tcPrChange w:id="5241" w:author="google1599737165" w:date="2023-04-24T13:21:21Z">
              <w:tcPr>
                <w:tcW w:w="3823" w:type="dxa"/>
              </w:tcPr>
            </w:tcPrChange>
          </w:tcPr>
          <w:p>
            <w:pPr>
              <w:widowControl w:val="0"/>
              <w:numPr>
                <w:ilvl w:val="0"/>
                <w:numId w:val="20"/>
              </w:numPr>
              <w:spacing w:after="0"/>
              <w:jc w:val="both"/>
              <w:rPr>
                <w:del w:id="5242" w:author="google1599737165" w:date="2023-04-24T13:22:14Z"/>
                <w:rFonts w:ascii="Verdana" w:hAnsi="Verdana" w:cs="Verdana"/>
                <w:sz w:val="18"/>
                <w:szCs w:val="18"/>
                <w:rPrChange w:id="5243" w:author="google1599737165" w:date="2023-04-24T13:47:39Z">
                  <w:rPr>
                    <w:del w:id="5244" w:author="google1599737165" w:date="2023-04-24T13:22:14Z"/>
                    <w:sz w:val="16"/>
                    <w:szCs w:val="16"/>
                  </w:rPr>
                </w:rPrChange>
              </w:rPr>
            </w:pPr>
            <w:del w:id="5245" w:author="google1599737165" w:date="2023-04-24T13:22:14Z">
              <w:r>
                <w:rPr>
                  <w:rFonts w:ascii="Verdana" w:hAnsi="Verdana" w:cs="Verdana"/>
                  <w:sz w:val="18"/>
                  <w:szCs w:val="18"/>
                  <w:rPrChange w:id="5246" w:author="google1599737165" w:date="2023-04-24T13:47:39Z">
                    <w:rPr>
                      <w:sz w:val="16"/>
                      <w:szCs w:val="16"/>
                    </w:rPr>
                  </w:rPrChange>
                </w:rPr>
                <w:delText>Численность фитопланктонного сообщества (август)</w:delText>
              </w:r>
            </w:del>
          </w:p>
        </w:tc>
        <w:tc>
          <w:tcPr>
            <w:tcW w:w="1641" w:type="dxa"/>
            <w:tcPrChange w:id="5247" w:author="google1599737165" w:date="2023-04-24T13:21:21Z">
              <w:tcPr>
                <w:tcW w:w="1890" w:type="dxa"/>
              </w:tcPr>
            </w:tcPrChange>
          </w:tcPr>
          <w:p>
            <w:pPr>
              <w:widowControl w:val="0"/>
              <w:spacing w:after="0"/>
              <w:jc w:val="both"/>
              <w:rPr>
                <w:del w:id="5248" w:author="google1599737165" w:date="2023-04-24T13:22:14Z"/>
                <w:rFonts w:ascii="Verdana" w:hAnsi="Verdana" w:cs="Verdana"/>
                <w:sz w:val="18"/>
                <w:szCs w:val="18"/>
                <w:rPrChange w:id="5249" w:author="google1599737165" w:date="2023-04-24T13:47:39Z">
                  <w:rPr>
                    <w:del w:id="5250" w:author="google1599737165" w:date="2023-04-24T13:22:14Z"/>
                    <w:sz w:val="16"/>
                    <w:szCs w:val="16"/>
                  </w:rPr>
                </w:rPrChange>
              </w:rPr>
            </w:pPr>
            <w:del w:id="5251" w:author="google1599737165" w:date="2023-04-24T13:22:14Z">
              <w:r>
                <w:rPr>
                  <w:rFonts w:ascii="Verdana" w:hAnsi="Verdana" w:cs="Verdana"/>
                  <w:sz w:val="18"/>
                  <w:szCs w:val="18"/>
                  <w:rPrChange w:id="5252" w:author="google1599737165" w:date="2023-04-24T13:47:39Z">
                    <w:rPr>
                      <w:sz w:val="16"/>
                      <w:szCs w:val="16"/>
                    </w:rPr>
                  </w:rPrChange>
                </w:rPr>
                <w:delText>&gt; 10000 И &lt; 5268000 кл/л</w:delText>
              </w:r>
            </w:del>
          </w:p>
        </w:tc>
        <w:tc>
          <w:tcPr>
            <w:tcW w:w="1816" w:type="dxa"/>
            <w:gridSpan w:val="2"/>
            <w:tcPrChange w:id="5253" w:author="google1599737165" w:date="2023-04-24T13:21:21Z">
              <w:tcPr>
                <w:tcW w:w="2100" w:type="dxa"/>
                <w:gridSpan w:val="2"/>
              </w:tcPr>
            </w:tcPrChange>
          </w:tcPr>
          <w:p>
            <w:pPr>
              <w:widowControl w:val="0"/>
              <w:spacing w:after="0"/>
              <w:jc w:val="both"/>
              <w:rPr>
                <w:del w:id="5254" w:author="google1599737165" w:date="2023-04-24T13:22:14Z"/>
                <w:rFonts w:ascii="Verdana" w:hAnsi="Verdana" w:cs="Verdana"/>
                <w:sz w:val="18"/>
                <w:szCs w:val="18"/>
                <w:rPrChange w:id="5255" w:author="google1599737165" w:date="2023-04-24T13:47:39Z">
                  <w:rPr>
                    <w:del w:id="5256" w:author="google1599737165" w:date="2023-04-24T13:22:14Z"/>
                    <w:sz w:val="16"/>
                    <w:szCs w:val="16"/>
                  </w:rPr>
                </w:rPrChange>
              </w:rPr>
            </w:pPr>
            <w:del w:id="5257" w:author="google1599737165" w:date="2023-04-24T13:22:14Z">
              <w:r>
                <w:rPr>
                  <w:rFonts w:ascii="Verdana" w:hAnsi="Verdana" w:cs="Verdana"/>
                  <w:sz w:val="18"/>
                  <w:szCs w:val="18"/>
                  <w:rPrChange w:id="5258" w:author="google1599737165" w:date="2023-04-24T13:47:39Z">
                    <w:rPr>
                      <w:sz w:val="16"/>
                      <w:szCs w:val="16"/>
                    </w:rPr>
                  </w:rPrChange>
                </w:rPr>
                <w:delText>&gt; 5268000 кл/л</w:delText>
              </w:r>
            </w:del>
          </w:p>
        </w:tc>
        <w:tc>
          <w:tcPr>
            <w:tcW w:w="1667" w:type="dxa"/>
            <w:tcPrChange w:id="5259" w:author="google1599737165" w:date="2023-04-24T13:21:21Z">
              <w:tcPr>
                <w:tcW w:w="1868" w:type="dxa"/>
              </w:tcPr>
            </w:tcPrChange>
          </w:tcPr>
          <w:p>
            <w:pPr>
              <w:widowControl w:val="0"/>
              <w:spacing w:after="0"/>
              <w:jc w:val="both"/>
              <w:rPr>
                <w:del w:id="5260" w:author="google1599737165" w:date="2023-04-24T13:22:14Z"/>
                <w:rFonts w:ascii="Verdana" w:hAnsi="Verdana" w:cs="Verdana"/>
                <w:sz w:val="18"/>
                <w:szCs w:val="18"/>
                <w:rPrChange w:id="5261" w:author="google1599737165" w:date="2023-04-24T13:47:39Z">
                  <w:rPr>
                    <w:del w:id="5262" w:author="google1599737165" w:date="2023-04-24T13:22:14Z"/>
                    <w:sz w:val="16"/>
                    <w:szCs w:val="16"/>
                  </w:rPr>
                </w:rPrChange>
              </w:rPr>
            </w:pPr>
            <w:del w:id="5263" w:author="google1599737165" w:date="2023-04-24T13:22:14Z">
              <w:r>
                <w:rPr>
                  <w:rFonts w:ascii="Verdana" w:hAnsi="Verdana" w:cs="Verdana"/>
                  <w:sz w:val="18"/>
                  <w:szCs w:val="18"/>
                  <w:rPrChange w:id="5264" w:author="google1599737165" w:date="2023-04-24T13:47:39Z">
                    <w:rPr>
                      <w:sz w:val="16"/>
                      <w:szCs w:val="16"/>
                    </w:rPr>
                  </w:rPrChange>
                </w:rPr>
                <w:delText>&lt; 10000 кл/л</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266" w:author="google1599737165" w:date="2023-04-24T13:21:21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del w:id="5265" w:author="google1599737165" w:date="2023-04-24T13:22:14Z"/>
        </w:trPr>
        <w:tc>
          <w:tcPr>
            <w:tcW w:w="3398" w:type="dxa"/>
            <w:tcPrChange w:id="5267" w:author="google1599737165" w:date="2023-04-24T13:21:21Z">
              <w:tcPr>
                <w:tcW w:w="3823" w:type="dxa"/>
              </w:tcPr>
            </w:tcPrChange>
          </w:tcPr>
          <w:p>
            <w:pPr>
              <w:widowControl w:val="0"/>
              <w:numPr>
                <w:ilvl w:val="0"/>
                <w:numId w:val="20"/>
              </w:numPr>
              <w:spacing w:after="0"/>
              <w:jc w:val="both"/>
              <w:rPr>
                <w:del w:id="5268" w:author="google1599737165" w:date="2023-04-24T13:22:14Z"/>
                <w:rFonts w:ascii="Verdana" w:hAnsi="Verdana" w:cs="Verdana"/>
                <w:sz w:val="18"/>
                <w:szCs w:val="18"/>
                <w:rPrChange w:id="5269" w:author="google1599737165" w:date="2023-04-24T13:47:39Z">
                  <w:rPr>
                    <w:del w:id="5270" w:author="google1599737165" w:date="2023-04-24T13:22:14Z"/>
                    <w:sz w:val="16"/>
                    <w:szCs w:val="16"/>
                  </w:rPr>
                </w:rPrChange>
              </w:rPr>
            </w:pPr>
            <w:del w:id="5271" w:author="google1599737165" w:date="2023-04-24T13:22:14Z">
              <w:r>
                <w:rPr>
                  <w:rFonts w:ascii="Verdana" w:hAnsi="Verdana" w:cs="Verdana"/>
                  <w:sz w:val="18"/>
                  <w:szCs w:val="18"/>
                  <w:rPrChange w:id="5272" w:author="google1599737165" w:date="2023-04-24T13:47:39Z">
                    <w:rPr>
                      <w:sz w:val="16"/>
                      <w:szCs w:val="16"/>
                    </w:rPr>
                  </w:rPrChange>
                </w:rPr>
                <w:delText>Численность фитопланктонного сообщества (сентябрь)</w:delText>
              </w:r>
            </w:del>
          </w:p>
        </w:tc>
        <w:tc>
          <w:tcPr>
            <w:tcW w:w="1641" w:type="dxa"/>
            <w:tcPrChange w:id="5273" w:author="google1599737165" w:date="2023-04-24T13:21:21Z">
              <w:tcPr>
                <w:tcW w:w="1890" w:type="dxa"/>
              </w:tcPr>
            </w:tcPrChange>
          </w:tcPr>
          <w:p>
            <w:pPr>
              <w:widowControl w:val="0"/>
              <w:spacing w:after="0"/>
              <w:jc w:val="both"/>
              <w:rPr>
                <w:del w:id="5274" w:author="google1599737165" w:date="2023-04-24T13:22:14Z"/>
                <w:rFonts w:ascii="Verdana" w:hAnsi="Verdana" w:eastAsia="Times New Roman" w:cs="Verdana"/>
                <w:sz w:val="18"/>
                <w:szCs w:val="18"/>
                <w:rPrChange w:id="5275" w:author="google1599737165" w:date="2023-04-24T13:47:39Z">
                  <w:rPr>
                    <w:del w:id="5276" w:author="google1599737165" w:date="2023-04-24T13:22:14Z"/>
                    <w:rFonts w:eastAsia="Times New Roman" w:cs="Times New Roman"/>
                    <w:sz w:val="16"/>
                    <w:szCs w:val="16"/>
                  </w:rPr>
                </w:rPrChange>
              </w:rPr>
            </w:pPr>
            <w:del w:id="5277" w:author="google1599737165" w:date="2023-04-24T13:22:14Z">
              <w:r>
                <w:rPr>
                  <w:rFonts w:ascii="Verdana" w:hAnsi="Verdana" w:cs="Verdana"/>
                  <w:sz w:val="18"/>
                  <w:szCs w:val="18"/>
                  <w:rPrChange w:id="5278" w:author="google1599737165" w:date="2023-04-24T13:47:39Z">
                    <w:rPr>
                      <w:sz w:val="16"/>
                      <w:szCs w:val="16"/>
                    </w:rPr>
                  </w:rPrChange>
                </w:rPr>
                <w:delText>&gt; 237000 И &lt; 14957000 кл/л</w:delText>
              </w:r>
            </w:del>
          </w:p>
        </w:tc>
        <w:tc>
          <w:tcPr>
            <w:tcW w:w="1816" w:type="dxa"/>
            <w:gridSpan w:val="2"/>
            <w:tcPrChange w:id="5279" w:author="google1599737165" w:date="2023-04-24T13:21:21Z">
              <w:tcPr>
                <w:tcW w:w="2100" w:type="dxa"/>
                <w:gridSpan w:val="2"/>
              </w:tcPr>
            </w:tcPrChange>
          </w:tcPr>
          <w:p>
            <w:pPr>
              <w:widowControl w:val="0"/>
              <w:spacing w:after="0"/>
              <w:jc w:val="both"/>
              <w:rPr>
                <w:del w:id="5280" w:author="google1599737165" w:date="2023-04-24T13:22:14Z"/>
                <w:rFonts w:ascii="Verdana" w:hAnsi="Verdana" w:eastAsia="Times New Roman" w:cs="Verdana"/>
                <w:sz w:val="18"/>
                <w:szCs w:val="18"/>
                <w:rPrChange w:id="5281" w:author="google1599737165" w:date="2023-04-24T13:47:39Z">
                  <w:rPr>
                    <w:del w:id="5282" w:author="google1599737165" w:date="2023-04-24T13:22:14Z"/>
                    <w:rFonts w:eastAsia="Times New Roman" w:cs="Times New Roman"/>
                    <w:sz w:val="16"/>
                    <w:szCs w:val="16"/>
                  </w:rPr>
                </w:rPrChange>
              </w:rPr>
            </w:pPr>
            <w:del w:id="5283" w:author="google1599737165" w:date="2023-04-24T13:22:14Z">
              <w:r>
                <w:rPr>
                  <w:rFonts w:ascii="Verdana" w:hAnsi="Verdana" w:cs="Verdana"/>
                  <w:sz w:val="18"/>
                  <w:szCs w:val="18"/>
                  <w:rPrChange w:id="5284" w:author="google1599737165" w:date="2023-04-24T13:47:39Z">
                    <w:rPr>
                      <w:sz w:val="16"/>
                      <w:szCs w:val="16"/>
                    </w:rPr>
                  </w:rPrChange>
                </w:rPr>
                <w:delText>&gt; 14957000 кл/л</w:delText>
              </w:r>
            </w:del>
          </w:p>
        </w:tc>
        <w:tc>
          <w:tcPr>
            <w:tcW w:w="1667" w:type="dxa"/>
            <w:tcPrChange w:id="5285" w:author="google1599737165" w:date="2023-04-24T13:21:21Z">
              <w:tcPr>
                <w:tcW w:w="1868" w:type="dxa"/>
              </w:tcPr>
            </w:tcPrChange>
          </w:tcPr>
          <w:p>
            <w:pPr>
              <w:widowControl w:val="0"/>
              <w:spacing w:after="0"/>
              <w:jc w:val="both"/>
              <w:rPr>
                <w:del w:id="5286" w:author="google1599737165" w:date="2023-04-24T13:22:14Z"/>
                <w:rFonts w:ascii="Verdana" w:hAnsi="Verdana" w:eastAsia="Times New Roman" w:cs="Verdana"/>
                <w:sz w:val="18"/>
                <w:szCs w:val="18"/>
                <w:rPrChange w:id="5287" w:author="google1599737165" w:date="2023-04-24T13:47:39Z">
                  <w:rPr>
                    <w:del w:id="5288" w:author="google1599737165" w:date="2023-04-24T13:22:14Z"/>
                    <w:rFonts w:eastAsia="Times New Roman" w:cs="Times New Roman"/>
                    <w:sz w:val="16"/>
                    <w:szCs w:val="16"/>
                  </w:rPr>
                </w:rPrChange>
              </w:rPr>
            </w:pPr>
            <w:del w:id="5289" w:author="google1599737165" w:date="2023-04-24T13:22:14Z">
              <w:r>
                <w:rPr>
                  <w:rFonts w:ascii="Verdana" w:hAnsi="Verdana" w:cs="Verdana"/>
                  <w:sz w:val="18"/>
                  <w:szCs w:val="18"/>
                  <w:rPrChange w:id="5290" w:author="google1599737165" w:date="2023-04-24T13:47:39Z">
                    <w:rPr>
                      <w:sz w:val="16"/>
                      <w:szCs w:val="16"/>
                    </w:rPr>
                  </w:rPrChange>
                </w:rPr>
                <w:delText>&lt; 237000 кл/л</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292" w:author="google1599737165" w:date="2023-04-24T13:21:21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del w:id="5291" w:author="google1599737165" w:date="2023-04-24T13:22:14Z"/>
        </w:trPr>
        <w:tc>
          <w:tcPr>
            <w:tcW w:w="3398" w:type="dxa"/>
            <w:tcPrChange w:id="5293" w:author="google1599737165" w:date="2023-04-24T13:21:21Z">
              <w:tcPr>
                <w:tcW w:w="3823" w:type="dxa"/>
              </w:tcPr>
            </w:tcPrChange>
          </w:tcPr>
          <w:p>
            <w:pPr>
              <w:widowControl w:val="0"/>
              <w:numPr>
                <w:ilvl w:val="0"/>
                <w:numId w:val="20"/>
              </w:numPr>
              <w:spacing w:after="0"/>
              <w:jc w:val="both"/>
              <w:rPr>
                <w:del w:id="5294" w:author="google1599737165" w:date="2023-04-24T13:22:14Z"/>
                <w:rFonts w:ascii="Verdana" w:hAnsi="Verdana" w:cs="Verdana"/>
                <w:sz w:val="18"/>
                <w:szCs w:val="18"/>
                <w:rPrChange w:id="5295" w:author="google1599737165" w:date="2023-04-24T13:47:39Z">
                  <w:rPr>
                    <w:del w:id="5296" w:author="google1599737165" w:date="2023-04-24T13:22:14Z"/>
                    <w:sz w:val="16"/>
                    <w:szCs w:val="16"/>
                  </w:rPr>
                </w:rPrChange>
              </w:rPr>
            </w:pPr>
            <w:del w:id="5297" w:author="google1599737165" w:date="2023-04-24T13:22:14Z">
              <w:r>
                <w:rPr>
                  <w:rFonts w:ascii="Verdana" w:hAnsi="Verdana" w:cs="Verdana"/>
                  <w:sz w:val="18"/>
                  <w:szCs w:val="18"/>
                  <w:rPrChange w:id="5298" w:author="google1599737165" w:date="2023-04-24T13:47:39Z">
                    <w:rPr>
                      <w:sz w:val="16"/>
                      <w:szCs w:val="16"/>
                    </w:rPr>
                  </w:rPrChange>
                </w:rPr>
                <w:delText xml:space="preserve">Неместные/инвазивные виды зоопланктона </w:delText>
              </w:r>
            </w:del>
          </w:p>
        </w:tc>
        <w:tc>
          <w:tcPr>
            <w:tcW w:w="1641" w:type="dxa"/>
            <w:tcPrChange w:id="5299" w:author="google1599737165" w:date="2023-04-24T13:21:21Z">
              <w:tcPr>
                <w:tcW w:w="1890" w:type="dxa"/>
              </w:tcPr>
            </w:tcPrChange>
          </w:tcPr>
          <w:p>
            <w:pPr>
              <w:widowControl w:val="0"/>
              <w:spacing w:after="0"/>
              <w:jc w:val="both"/>
              <w:rPr>
                <w:del w:id="5300" w:author="google1599737165" w:date="2023-04-24T13:22:14Z"/>
                <w:rFonts w:ascii="Verdana" w:hAnsi="Verdana" w:eastAsia="Times New Roman" w:cs="Verdana"/>
                <w:sz w:val="18"/>
                <w:szCs w:val="18"/>
                <w:lang w:val="en-US" w:eastAsia="da-DK"/>
                <w:rPrChange w:id="5301" w:author="google1599737165" w:date="2023-04-24T13:47:39Z">
                  <w:rPr>
                    <w:del w:id="5302" w:author="google1599737165" w:date="2023-04-24T13:22:14Z"/>
                    <w:rFonts w:eastAsia="Times New Roman" w:cs="Times New Roman"/>
                    <w:sz w:val="16"/>
                    <w:szCs w:val="16"/>
                    <w:lang w:val="en-US" w:eastAsia="da-DK"/>
                  </w:rPr>
                </w:rPrChange>
              </w:rPr>
            </w:pPr>
          </w:p>
        </w:tc>
        <w:tc>
          <w:tcPr>
            <w:tcW w:w="1816" w:type="dxa"/>
            <w:gridSpan w:val="2"/>
            <w:tcPrChange w:id="5303" w:author="google1599737165" w:date="2023-04-24T13:21:21Z">
              <w:tcPr>
                <w:tcW w:w="2100" w:type="dxa"/>
                <w:gridSpan w:val="2"/>
              </w:tcPr>
            </w:tcPrChange>
          </w:tcPr>
          <w:p>
            <w:pPr>
              <w:widowControl w:val="0"/>
              <w:spacing w:after="0"/>
              <w:jc w:val="both"/>
              <w:rPr>
                <w:del w:id="5304" w:author="google1599737165" w:date="2023-04-24T13:22:14Z"/>
                <w:rFonts w:ascii="Verdana" w:hAnsi="Verdana" w:cs="Verdana"/>
                <w:sz w:val="18"/>
                <w:szCs w:val="18"/>
                <w:rPrChange w:id="5305" w:author="google1599737165" w:date="2023-04-24T13:47:39Z">
                  <w:rPr>
                    <w:del w:id="5306" w:author="google1599737165" w:date="2023-04-24T13:22:14Z"/>
                    <w:sz w:val="16"/>
                    <w:szCs w:val="16"/>
                  </w:rPr>
                </w:rPrChange>
              </w:rPr>
            </w:pPr>
            <w:del w:id="5307" w:author="google1599737165" w:date="2023-04-24T13:22:14Z">
              <w:r>
                <w:rPr>
                  <w:rFonts w:ascii="Verdana" w:hAnsi="Verdana" w:cs="Verdana"/>
                  <w:sz w:val="18"/>
                  <w:szCs w:val="18"/>
                  <w:rPrChange w:id="5308" w:author="google1599737165" w:date="2023-04-24T13:47:39Z">
                    <w:rPr>
                      <w:sz w:val="16"/>
                      <w:szCs w:val="16"/>
                    </w:rPr>
                  </w:rPrChange>
                </w:rPr>
                <w:delText>отсутствие</w:delText>
              </w:r>
            </w:del>
          </w:p>
        </w:tc>
        <w:tc>
          <w:tcPr>
            <w:tcW w:w="1667" w:type="dxa"/>
            <w:tcPrChange w:id="5309" w:author="google1599737165" w:date="2023-04-24T13:21:21Z">
              <w:tcPr>
                <w:tcW w:w="1868" w:type="dxa"/>
              </w:tcPr>
            </w:tcPrChange>
          </w:tcPr>
          <w:p>
            <w:pPr>
              <w:widowControl w:val="0"/>
              <w:spacing w:after="0"/>
              <w:jc w:val="both"/>
              <w:rPr>
                <w:del w:id="5310" w:author="google1599737165" w:date="2023-04-24T13:22:14Z"/>
                <w:rFonts w:ascii="Verdana" w:hAnsi="Verdana" w:cs="Verdana"/>
                <w:sz w:val="18"/>
                <w:szCs w:val="18"/>
                <w:rPrChange w:id="5311" w:author="google1599737165" w:date="2023-04-24T13:47:39Z">
                  <w:rPr>
                    <w:del w:id="5312" w:author="google1599737165" w:date="2023-04-24T13:22:14Z"/>
                    <w:sz w:val="16"/>
                    <w:szCs w:val="16"/>
                  </w:rPr>
                </w:rPrChange>
              </w:rPr>
            </w:pPr>
            <w:del w:id="5313" w:author="google1599737165" w:date="2023-04-24T13:22:14Z">
              <w:r>
                <w:rPr>
                  <w:rFonts w:ascii="Verdana" w:hAnsi="Verdana" w:cs="Verdana"/>
                  <w:sz w:val="18"/>
                  <w:szCs w:val="18"/>
                  <w:rPrChange w:id="5314" w:author="google1599737165" w:date="2023-04-24T13:47:39Z">
                    <w:rPr>
                      <w:sz w:val="16"/>
                      <w:szCs w:val="16"/>
                    </w:rPr>
                  </w:rPrChange>
                </w:rPr>
                <w:delText>присутствие</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316" w:author="google1599737165" w:date="2023-04-24T13:21:32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471" w:hRule="atLeast"/>
          <w:del w:id="5315" w:author="google1599737165" w:date="2023-04-24T13:22:14Z"/>
        </w:trPr>
        <w:tc>
          <w:tcPr>
            <w:tcW w:w="3398" w:type="dxa"/>
            <w:tcPrChange w:id="5317" w:author="google1599737165" w:date="2023-04-24T13:21:32Z">
              <w:tcPr>
                <w:tcW w:w="3823" w:type="dxa"/>
              </w:tcPr>
            </w:tcPrChange>
          </w:tcPr>
          <w:p>
            <w:pPr>
              <w:widowControl w:val="0"/>
              <w:numPr>
                <w:ilvl w:val="0"/>
                <w:numId w:val="20"/>
              </w:numPr>
              <w:spacing w:after="0"/>
              <w:jc w:val="both"/>
              <w:rPr>
                <w:del w:id="5318" w:author="google1599737165" w:date="2023-04-24T13:22:14Z"/>
                <w:rFonts w:ascii="Verdana" w:hAnsi="Verdana" w:cs="Verdana"/>
                <w:sz w:val="18"/>
                <w:szCs w:val="18"/>
                <w:rPrChange w:id="5319" w:author="google1599737165" w:date="2023-04-24T13:47:39Z">
                  <w:rPr>
                    <w:del w:id="5320" w:author="google1599737165" w:date="2023-04-24T13:22:14Z"/>
                    <w:sz w:val="16"/>
                    <w:szCs w:val="16"/>
                  </w:rPr>
                </w:rPrChange>
              </w:rPr>
            </w:pPr>
            <w:del w:id="5321" w:author="google1599737165" w:date="2023-04-24T13:22:14Z">
              <w:r>
                <w:rPr>
                  <w:rFonts w:ascii="Verdana" w:hAnsi="Verdana" w:cs="Verdana"/>
                  <w:sz w:val="18"/>
                  <w:szCs w:val="18"/>
                  <w:rPrChange w:id="5322" w:author="google1599737165" w:date="2023-04-24T13:47:39Z">
                    <w:rPr>
                      <w:sz w:val="16"/>
                      <w:szCs w:val="16"/>
                    </w:rPr>
                  </w:rPrChange>
                </w:rPr>
                <w:delText>Численность зоопланктонного сообщества (август)</w:delText>
              </w:r>
            </w:del>
          </w:p>
        </w:tc>
        <w:tc>
          <w:tcPr>
            <w:tcW w:w="1641" w:type="dxa"/>
            <w:tcPrChange w:id="5323" w:author="google1599737165" w:date="2023-04-24T13:21:32Z">
              <w:tcPr>
                <w:tcW w:w="1890" w:type="dxa"/>
              </w:tcPr>
            </w:tcPrChange>
          </w:tcPr>
          <w:p>
            <w:pPr>
              <w:widowControl w:val="0"/>
              <w:spacing w:after="0"/>
              <w:jc w:val="both"/>
              <w:rPr>
                <w:del w:id="5324" w:author="google1599737165" w:date="2023-04-24T13:22:14Z"/>
                <w:rFonts w:ascii="Verdana" w:hAnsi="Verdana" w:eastAsia="Times New Roman" w:cs="Verdana"/>
                <w:sz w:val="18"/>
                <w:szCs w:val="18"/>
                <w:rPrChange w:id="5325" w:author="google1599737165" w:date="2023-04-24T13:47:39Z">
                  <w:rPr>
                    <w:del w:id="5326" w:author="google1599737165" w:date="2023-04-24T13:22:14Z"/>
                    <w:rFonts w:eastAsia="Times New Roman" w:cs="Times New Roman"/>
                    <w:sz w:val="16"/>
                    <w:szCs w:val="16"/>
                  </w:rPr>
                </w:rPrChange>
              </w:rPr>
            </w:pPr>
            <w:del w:id="5327" w:author="google1599737165" w:date="2023-04-24T13:22:14Z">
              <w:r>
                <w:rPr>
                  <w:rFonts w:ascii="Verdana" w:hAnsi="Verdana" w:cs="Verdana"/>
                  <w:sz w:val="18"/>
                  <w:szCs w:val="18"/>
                  <w:rPrChange w:id="5328" w:author="google1599737165" w:date="2023-04-24T13:47:39Z">
                    <w:rPr>
                      <w:sz w:val="16"/>
                      <w:szCs w:val="16"/>
                    </w:rPr>
                  </w:rPrChange>
                </w:rPr>
                <w:delText>&gt; 8 И &lt; 11000 экз./м</w:delText>
              </w:r>
            </w:del>
            <w:del w:id="5329" w:author="google1599737165" w:date="2023-04-24T13:22:14Z">
              <w:r>
                <w:rPr>
                  <w:rFonts w:ascii="Verdana" w:hAnsi="Verdana" w:cs="Verdana"/>
                  <w:sz w:val="18"/>
                  <w:szCs w:val="18"/>
                  <w:vertAlign w:val="superscript"/>
                  <w:rPrChange w:id="5330" w:author="google1599737165" w:date="2023-04-24T13:47:39Z">
                    <w:rPr>
                      <w:sz w:val="16"/>
                      <w:szCs w:val="16"/>
                      <w:vertAlign w:val="superscript"/>
                    </w:rPr>
                  </w:rPrChange>
                </w:rPr>
                <w:delText>3</w:delText>
              </w:r>
            </w:del>
          </w:p>
        </w:tc>
        <w:tc>
          <w:tcPr>
            <w:tcW w:w="1816" w:type="dxa"/>
            <w:gridSpan w:val="2"/>
            <w:tcPrChange w:id="5331" w:author="google1599737165" w:date="2023-04-24T13:21:32Z">
              <w:tcPr>
                <w:tcW w:w="2100" w:type="dxa"/>
                <w:gridSpan w:val="2"/>
              </w:tcPr>
            </w:tcPrChange>
          </w:tcPr>
          <w:p>
            <w:pPr>
              <w:widowControl w:val="0"/>
              <w:spacing w:after="0"/>
              <w:jc w:val="both"/>
              <w:rPr>
                <w:del w:id="5332" w:author="google1599737165" w:date="2023-04-24T13:22:14Z"/>
                <w:rFonts w:ascii="Verdana" w:hAnsi="Verdana" w:cs="Verdana"/>
                <w:sz w:val="18"/>
                <w:szCs w:val="18"/>
                <w:rPrChange w:id="5333" w:author="google1599737165" w:date="2023-04-24T13:47:39Z">
                  <w:rPr>
                    <w:del w:id="5334" w:author="google1599737165" w:date="2023-04-24T13:22:14Z"/>
                    <w:sz w:val="16"/>
                    <w:szCs w:val="16"/>
                  </w:rPr>
                </w:rPrChange>
              </w:rPr>
            </w:pPr>
            <w:del w:id="5335" w:author="google1599737165" w:date="2023-04-24T13:22:14Z">
              <w:r>
                <w:rPr>
                  <w:rFonts w:ascii="Verdana" w:hAnsi="Verdana" w:cs="Verdana"/>
                  <w:sz w:val="18"/>
                  <w:szCs w:val="18"/>
                  <w:rPrChange w:id="5336" w:author="google1599737165" w:date="2023-04-24T13:47:39Z">
                    <w:rPr>
                      <w:sz w:val="16"/>
                      <w:szCs w:val="16"/>
                    </w:rPr>
                  </w:rPrChange>
                </w:rPr>
                <w:delText>&gt; 11000 экз./м</w:delText>
              </w:r>
            </w:del>
            <w:del w:id="5337" w:author="google1599737165" w:date="2023-04-24T13:22:14Z">
              <w:r>
                <w:rPr>
                  <w:rFonts w:ascii="Verdana" w:hAnsi="Verdana" w:cs="Verdana"/>
                  <w:sz w:val="18"/>
                  <w:szCs w:val="18"/>
                  <w:vertAlign w:val="superscript"/>
                  <w:rPrChange w:id="5338" w:author="google1599737165" w:date="2023-04-24T13:47:39Z">
                    <w:rPr>
                      <w:sz w:val="16"/>
                      <w:szCs w:val="16"/>
                      <w:vertAlign w:val="superscript"/>
                    </w:rPr>
                  </w:rPrChange>
                </w:rPr>
                <w:delText>3</w:delText>
              </w:r>
            </w:del>
          </w:p>
        </w:tc>
        <w:tc>
          <w:tcPr>
            <w:tcW w:w="1667" w:type="dxa"/>
            <w:tcPrChange w:id="5339" w:author="google1599737165" w:date="2023-04-24T13:21:32Z">
              <w:tcPr>
                <w:tcW w:w="1868" w:type="dxa"/>
              </w:tcPr>
            </w:tcPrChange>
          </w:tcPr>
          <w:p>
            <w:pPr>
              <w:widowControl w:val="0"/>
              <w:spacing w:after="0"/>
              <w:jc w:val="both"/>
              <w:rPr>
                <w:del w:id="5340" w:author="google1599737165" w:date="2023-04-24T13:22:14Z"/>
                <w:rFonts w:ascii="Verdana" w:hAnsi="Verdana" w:cs="Verdana"/>
                <w:sz w:val="18"/>
                <w:szCs w:val="18"/>
                <w:rPrChange w:id="5341" w:author="google1599737165" w:date="2023-04-24T13:47:39Z">
                  <w:rPr>
                    <w:del w:id="5342" w:author="google1599737165" w:date="2023-04-24T13:22:14Z"/>
                    <w:sz w:val="16"/>
                    <w:szCs w:val="16"/>
                  </w:rPr>
                </w:rPrChange>
              </w:rPr>
            </w:pPr>
            <w:del w:id="5343" w:author="google1599737165" w:date="2023-04-24T13:22:14Z">
              <w:r>
                <w:rPr>
                  <w:rFonts w:ascii="Verdana" w:hAnsi="Verdana" w:cs="Verdana"/>
                  <w:sz w:val="18"/>
                  <w:szCs w:val="18"/>
                  <w:rPrChange w:id="5344" w:author="google1599737165" w:date="2023-04-24T13:47:39Z">
                    <w:rPr>
                      <w:sz w:val="16"/>
                      <w:szCs w:val="16"/>
                    </w:rPr>
                  </w:rPrChange>
                </w:rPr>
                <w:delText>&lt; 8 экз./м</w:delText>
              </w:r>
            </w:del>
            <w:del w:id="5345" w:author="google1599737165" w:date="2023-04-24T13:22:14Z">
              <w:r>
                <w:rPr>
                  <w:rFonts w:ascii="Verdana" w:hAnsi="Verdana" w:cs="Verdana"/>
                  <w:sz w:val="18"/>
                  <w:szCs w:val="18"/>
                  <w:vertAlign w:val="superscript"/>
                  <w:rPrChange w:id="5346" w:author="google1599737165" w:date="2023-04-24T13:47:39Z">
                    <w:rPr>
                      <w:sz w:val="16"/>
                      <w:szCs w:val="16"/>
                      <w:vertAlign w:val="superscript"/>
                    </w:rPr>
                  </w:rPrChange>
                </w:rPr>
                <w:delText>3</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348" w:author="google1599737165" w:date="2023-04-24T13:21:21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del w:id="5347" w:author="google1599737165" w:date="2023-04-24T13:22:14Z"/>
        </w:trPr>
        <w:tc>
          <w:tcPr>
            <w:tcW w:w="3398" w:type="dxa"/>
            <w:tcPrChange w:id="5349" w:author="google1599737165" w:date="2023-04-24T13:21:21Z">
              <w:tcPr>
                <w:tcW w:w="3823" w:type="dxa"/>
              </w:tcPr>
            </w:tcPrChange>
          </w:tcPr>
          <w:p>
            <w:pPr>
              <w:widowControl w:val="0"/>
              <w:numPr>
                <w:ilvl w:val="0"/>
                <w:numId w:val="20"/>
              </w:numPr>
              <w:spacing w:after="0"/>
              <w:jc w:val="both"/>
              <w:rPr>
                <w:del w:id="5350" w:author="google1599737165" w:date="2023-04-24T13:22:14Z"/>
                <w:rFonts w:ascii="Verdana" w:hAnsi="Verdana" w:cs="Verdana"/>
                <w:sz w:val="18"/>
                <w:szCs w:val="18"/>
                <w:rPrChange w:id="5351" w:author="google1599737165" w:date="2023-04-24T13:47:39Z">
                  <w:rPr>
                    <w:del w:id="5352" w:author="google1599737165" w:date="2023-04-24T13:22:14Z"/>
                    <w:sz w:val="16"/>
                    <w:szCs w:val="16"/>
                  </w:rPr>
                </w:rPrChange>
              </w:rPr>
            </w:pPr>
            <w:del w:id="5353" w:author="google1599737165" w:date="2023-04-24T13:22:14Z">
              <w:r>
                <w:rPr>
                  <w:rFonts w:ascii="Verdana" w:hAnsi="Verdana" w:cs="Verdana"/>
                  <w:sz w:val="18"/>
                  <w:szCs w:val="18"/>
                  <w:rPrChange w:id="5354" w:author="google1599737165" w:date="2023-04-24T13:47:39Z">
                    <w:rPr>
                      <w:sz w:val="16"/>
                      <w:szCs w:val="16"/>
                    </w:rPr>
                  </w:rPrChange>
                </w:rPr>
                <w:delText>Численность зоопланктонного сообщества (сентябрь)</w:delText>
              </w:r>
            </w:del>
          </w:p>
        </w:tc>
        <w:tc>
          <w:tcPr>
            <w:tcW w:w="1641" w:type="dxa"/>
            <w:tcPrChange w:id="5355" w:author="google1599737165" w:date="2023-04-24T13:21:21Z">
              <w:tcPr>
                <w:tcW w:w="1890" w:type="dxa"/>
              </w:tcPr>
            </w:tcPrChange>
          </w:tcPr>
          <w:p>
            <w:pPr>
              <w:widowControl w:val="0"/>
              <w:spacing w:after="0"/>
              <w:jc w:val="both"/>
              <w:rPr>
                <w:del w:id="5356" w:author="google1599737165" w:date="2023-04-24T13:22:14Z"/>
                <w:rFonts w:ascii="Verdana" w:hAnsi="Verdana" w:eastAsia="Times New Roman" w:cs="Verdana"/>
                <w:sz w:val="18"/>
                <w:szCs w:val="18"/>
                <w:rPrChange w:id="5357" w:author="google1599737165" w:date="2023-04-24T13:47:39Z">
                  <w:rPr>
                    <w:del w:id="5358" w:author="google1599737165" w:date="2023-04-24T13:22:14Z"/>
                    <w:rFonts w:eastAsia="Times New Roman" w:cs="Times New Roman"/>
                    <w:sz w:val="16"/>
                    <w:szCs w:val="16"/>
                  </w:rPr>
                </w:rPrChange>
              </w:rPr>
            </w:pPr>
            <w:del w:id="5359" w:author="google1599737165" w:date="2023-04-24T13:22:14Z">
              <w:r>
                <w:rPr>
                  <w:rFonts w:ascii="Verdana" w:hAnsi="Verdana" w:cs="Verdana"/>
                  <w:sz w:val="18"/>
                  <w:szCs w:val="18"/>
                  <w:rPrChange w:id="5360" w:author="google1599737165" w:date="2023-04-24T13:47:39Z">
                    <w:rPr>
                      <w:sz w:val="16"/>
                      <w:szCs w:val="16"/>
                    </w:rPr>
                  </w:rPrChange>
                </w:rPr>
                <w:delText>&gt; 188 И &lt; 33564 экз./м</w:delText>
              </w:r>
            </w:del>
            <w:del w:id="5361" w:author="google1599737165" w:date="2023-04-24T13:22:14Z">
              <w:r>
                <w:rPr>
                  <w:rFonts w:ascii="Verdana" w:hAnsi="Verdana" w:cs="Verdana"/>
                  <w:sz w:val="18"/>
                  <w:szCs w:val="18"/>
                  <w:vertAlign w:val="superscript"/>
                  <w:rPrChange w:id="5362" w:author="google1599737165" w:date="2023-04-24T13:47:39Z">
                    <w:rPr>
                      <w:sz w:val="16"/>
                      <w:szCs w:val="16"/>
                      <w:vertAlign w:val="superscript"/>
                    </w:rPr>
                  </w:rPrChange>
                </w:rPr>
                <w:delText>3</w:delText>
              </w:r>
            </w:del>
          </w:p>
        </w:tc>
        <w:tc>
          <w:tcPr>
            <w:tcW w:w="1816" w:type="dxa"/>
            <w:gridSpan w:val="2"/>
            <w:tcPrChange w:id="5363" w:author="google1599737165" w:date="2023-04-24T13:21:21Z">
              <w:tcPr>
                <w:tcW w:w="2100" w:type="dxa"/>
                <w:gridSpan w:val="2"/>
              </w:tcPr>
            </w:tcPrChange>
          </w:tcPr>
          <w:p>
            <w:pPr>
              <w:widowControl w:val="0"/>
              <w:spacing w:after="0"/>
              <w:jc w:val="both"/>
              <w:rPr>
                <w:del w:id="5364" w:author="google1599737165" w:date="2023-04-24T13:22:14Z"/>
                <w:rFonts w:ascii="Verdana" w:hAnsi="Verdana" w:cs="Verdana"/>
                <w:sz w:val="18"/>
                <w:szCs w:val="18"/>
                <w:rPrChange w:id="5365" w:author="google1599737165" w:date="2023-04-24T13:47:39Z">
                  <w:rPr>
                    <w:del w:id="5366" w:author="google1599737165" w:date="2023-04-24T13:22:14Z"/>
                    <w:sz w:val="16"/>
                    <w:szCs w:val="16"/>
                  </w:rPr>
                </w:rPrChange>
              </w:rPr>
            </w:pPr>
            <w:del w:id="5367" w:author="google1599737165" w:date="2023-04-24T13:22:14Z">
              <w:r>
                <w:rPr>
                  <w:rFonts w:ascii="Verdana" w:hAnsi="Verdana" w:cs="Verdana"/>
                  <w:sz w:val="18"/>
                  <w:szCs w:val="18"/>
                  <w:rPrChange w:id="5368" w:author="google1599737165" w:date="2023-04-24T13:47:39Z">
                    <w:rPr>
                      <w:sz w:val="16"/>
                      <w:szCs w:val="16"/>
                    </w:rPr>
                  </w:rPrChange>
                </w:rPr>
                <w:delText>&gt; 33564 экз./м</w:delText>
              </w:r>
            </w:del>
            <w:del w:id="5369" w:author="google1599737165" w:date="2023-04-24T13:22:14Z">
              <w:r>
                <w:rPr>
                  <w:rFonts w:ascii="Verdana" w:hAnsi="Verdana" w:cs="Verdana"/>
                  <w:sz w:val="18"/>
                  <w:szCs w:val="18"/>
                  <w:vertAlign w:val="superscript"/>
                  <w:rPrChange w:id="5370" w:author="google1599737165" w:date="2023-04-24T13:47:39Z">
                    <w:rPr>
                      <w:sz w:val="16"/>
                      <w:szCs w:val="16"/>
                      <w:vertAlign w:val="superscript"/>
                    </w:rPr>
                  </w:rPrChange>
                </w:rPr>
                <w:delText>3</w:delText>
              </w:r>
            </w:del>
          </w:p>
        </w:tc>
        <w:tc>
          <w:tcPr>
            <w:tcW w:w="1667" w:type="dxa"/>
            <w:tcPrChange w:id="5371" w:author="google1599737165" w:date="2023-04-24T13:21:21Z">
              <w:tcPr>
                <w:tcW w:w="1868" w:type="dxa"/>
              </w:tcPr>
            </w:tcPrChange>
          </w:tcPr>
          <w:p>
            <w:pPr>
              <w:widowControl w:val="0"/>
              <w:spacing w:after="0"/>
              <w:jc w:val="both"/>
              <w:rPr>
                <w:del w:id="5372" w:author="google1599737165" w:date="2023-04-24T13:22:14Z"/>
                <w:rFonts w:ascii="Verdana" w:hAnsi="Verdana" w:cs="Verdana"/>
                <w:sz w:val="18"/>
                <w:szCs w:val="18"/>
                <w:rPrChange w:id="5373" w:author="google1599737165" w:date="2023-04-24T13:47:39Z">
                  <w:rPr>
                    <w:del w:id="5374" w:author="google1599737165" w:date="2023-04-24T13:22:14Z"/>
                    <w:sz w:val="16"/>
                    <w:szCs w:val="16"/>
                  </w:rPr>
                </w:rPrChange>
              </w:rPr>
            </w:pPr>
            <w:del w:id="5375" w:author="google1599737165" w:date="2023-04-24T13:22:14Z">
              <w:r>
                <w:rPr>
                  <w:rFonts w:ascii="Verdana" w:hAnsi="Verdana" w:cs="Verdana"/>
                  <w:sz w:val="18"/>
                  <w:szCs w:val="18"/>
                  <w:rPrChange w:id="5376" w:author="google1599737165" w:date="2023-04-24T13:47:39Z">
                    <w:rPr>
                      <w:sz w:val="16"/>
                      <w:szCs w:val="16"/>
                    </w:rPr>
                  </w:rPrChange>
                </w:rPr>
                <w:delText>&lt; 188 экз./м</w:delText>
              </w:r>
            </w:del>
            <w:del w:id="5377" w:author="google1599737165" w:date="2023-04-24T13:22:14Z">
              <w:r>
                <w:rPr>
                  <w:rFonts w:ascii="Verdana" w:hAnsi="Verdana" w:cs="Verdana"/>
                  <w:sz w:val="18"/>
                  <w:szCs w:val="18"/>
                  <w:vertAlign w:val="superscript"/>
                  <w:rPrChange w:id="5378" w:author="google1599737165" w:date="2023-04-24T13:47:39Z">
                    <w:rPr>
                      <w:sz w:val="16"/>
                      <w:szCs w:val="16"/>
                      <w:vertAlign w:val="superscript"/>
                    </w:rPr>
                  </w:rPrChange>
                </w:rPr>
                <w:delText>3</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380" w:author="google1599737165" w:date="2023-04-24T13:21:21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del w:id="5379" w:author="google1599737165" w:date="2023-04-24T13:22:14Z"/>
        </w:trPr>
        <w:tc>
          <w:tcPr>
            <w:tcW w:w="3398" w:type="dxa"/>
            <w:shd w:val="clear" w:color="auto" w:fill="D7D7D7" w:themeFill="background1" w:themeFillShade="D8"/>
            <w:tcPrChange w:id="5381" w:author="google1599737165" w:date="2023-04-24T13:21:21Z">
              <w:tcPr>
                <w:tcW w:w="3823" w:type="dxa"/>
                <w:shd w:val="clear" w:color="auto" w:fill="D7D7D7" w:themeFill="background1" w:themeFillShade="D8"/>
              </w:tcPr>
            </w:tcPrChange>
          </w:tcPr>
          <w:p>
            <w:pPr>
              <w:widowControl w:val="0"/>
              <w:spacing w:after="0"/>
              <w:jc w:val="both"/>
              <w:rPr>
                <w:del w:id="5382" w:author="google1599737165" w:date="2023-04-24T13:22:14Z"/>
                <w:rFonts w:ascii="Verdana" w:hAnsi="Verdana" w:cs="Verdana"/>
                <w:b/>
                <w:bCs/>
                <w:sz w:val="18"/>
                <w:szCs w:val="18"/>
                <w:rPrChange w:id="5383" w:author="google1599737165" w:date="2023-04-24T13:47:39Z">
                  <w:rPr>
                    <w:del w:id="5384" w:author="google1599737165" w:date="2023-04-24T13:22:14Z"/>
                    <w:b/>
                    <w:bCs/>
                    <w:sz w:val="16"/>
                    <w:szCs w:val="16"/>
                  </w:rPr>
                </w:rPrChange>
              </w:rPr>
            </w:pPr>
            <w:del w:id="5385" w:author="google1599737165" w:date="2023-04-24T13:22:14Z">
              <w:r>
                <w:rPr>
                  <w:rFonts w:ascii="Verdana" w:hAnsi="Verdana" w:cs="Verdana"/>
                  <w:b/>
                  <w:bCs/>
                  <w:sz w:val="18"/>
                  <w:szCs w:val="18"/>
                  <w:rPrChange w:id="5386" w:author="google1599737165" w:date="2023-04-24T13:47:39Z">
                    <w:rPr>
                      <w:b/>
                      <w:bCs/>
                      <w:sz w:val="16"/>
                      <w:szCs w:val="16"/>
                    </w:rPr>
                  </w:rPrChange>
                </w:rPr>
                <w:delText>Система балльной оценки / Категории состояния</w:delText>
              </w:r>
            </w:del>
          </w:p>
        </w:tc>
        <w:tc>
          <w:tcPr>
            <w:tcW w:w="2631" w:type="dxa"/>
            <w:gridSpan w:val="2"/>
            <w:shd w:val="clear" w:color="auto" w:fill="D7D7D7" w:themeFill="background1" w:themeFillShade="D8"/>
            <w:tcPrChange w:id="5387" w:author="google1599737165" w:date="2023-04-24T13:21:21Z">
              <w:tcPr>
                <w:tcW w:w="3000" w:type="dxa"/>
                <w:gridSpan w:val="2"/>
                <w:shd w:val="clear" w:color="auto" w:fill="D7D7D7" w:themeFill="background1" w:themeFillShade="D8"/>
              </w:tcPr>
            </w:tcPrChange>
          </w:tcPr>
          <w:p>
            <w:pPr>
              <w:widowControl w:val="0"/>
              <w:spacing w:after="0"/>
              <w:jc w:val="both"/>
              <w:rPr>
                <w:del w:id="5388" w:author="google1599737165" w:date="2023-04-24T13:22:14Z"/>
                <w:rFonts w:ascii="Verdana" w:hAnsi="Verdana" w:cs="Verdana"/>
                <w:b/>
                <w:bCs/>
                <w:sz w:val="18"/>
                <w:szCs w:val="18"/>
                <w:rPrChange w:id="5389" w:author="google1599737165" w:date="2023-04-24T13:47:39Z">
                  <w:rPr>
                    <w:del w:id="5390" w:author="google1599737165" w:date="2023-04-24T13:22:14Z"/>
                    <w:b/>
                    <w:bCs/>
                    <w:sz w:val="16"/>
                    <w:szCs w:val="16"/>
                  </w:rPr>
                </w:rPrChange>
              </w:rPr>
            </w:pPr>
            <w:del w:id="5391" w:author="google1599737165" w:date="2023-04-24T13:22:14Z">
              <w:r>
                <w:rPr>
                  <w:rFonts w:ascii="Verdana" w:hAnsi="Verdana" w:cs="Verdana"/>
                  <w:b/>
                  <w:bCs/>
                  <w:sz w:val="18"/>
                  <w:szCs w:val="18"/>
                  <w:rPrChange w:id="5392" w:author="google1599737165" w:date="2023-04-24T13:47:39Z">
                    <w:rPr>
                      <w:b/>
                      <w:bCs/>
                      <w:sz w:val="16"/>
                      <w:szCs w:val="16"/>
                    </w:rPr>
                  </w:rPrChange>
                </w:rPr>
                <w:delText>Рейтинг</w:delText>
              </w:r>
            </w:del>
          </w:p>
        </w:tc>
        <w:tc>
          <w:tcPr>
            <w:tcW w:w="2493" w:type="dxa"/>
            <w:gridSpan w:val="2"/>
            <w:shd w:val="clear" w:color="auto" w:fill="D7D7D7" w:themeFill="background1" w:themeFillShade="D8"/>
            <w:tcPrChange w:id="5393" w:author="google1599737165" w:date="2023-04-24T13:21:21Z">
              <w:tcPr>
                <w:tcW w:w="2858" w:type="dxa"/>
                <w:gridSpan w:val="2"/>
                <w:shd w:val="clear" w:color="auto" w:fill="D7D7D7" w:themeFill="background1" w:themeFillShade="D8"/>
              </w:tcPr>
            </w:tcPrChange>
          </w:tcPr>
          <w:p>
            <w:pPr>
              <w:widowControl w:val="0"/>
              <w:spacing w:after="0"/>
              <w:jc w:val="both"/>
              <w:rPr>
                <w:del w:id="5394" w:author="google1599737165" w:date="2023-04-24T13:22:14Z"/>
                <w:rFonts w:ascii="Verdana" w:hAnsi="Verdana" w:cs="Verdana"/>
                <w:b/>
                <w:bCs/>
                <w:sz w:val="18"/>
                <w:szCs w:val="18"/>
                <w:rPrChange w:id="5395" w:author="google1599737165" w:date="2023-04-24T13:47:39Z">
                  <w:rPr>
                    <w:del w:id="5396" w:author="google1599737165" w:date="2023-04-24T13:22:14Z"/>
                    <w:b/>
                    <w:bCs/>
                    <w:sz w:val="16"/>
                    <w:szCs w:val="16"/>
                  </w:rPr>
                </w:rPrChange>
              </w:rPr>
            </w:pPr>
            <w:del w:id="5397" w:author="google1599737165" w:date="2023-04-24T13:22:14Z">
              <w:r>
                <w:rPr>
                  <w:rFonts w:ascii="Verdana" w:hAnsi="Verdana" w:cs="Verdana"/>
                  <w:b/>
                  <w:bCs/>
                  <w:sz w:val="18"/>
                  <w:szCs w:val="18"/>
                  <w:rPrChange w:id="5398" w:author="google1599737165" w:date="2023-04-24T13:47:39Z">
                    <w:rPr>
                      <w:b/>
                      <w:bCs/>
                      <w:sz w:val="16"/>
                      <w:szCs w:val="16"/>
                    </w:rPr>
                  </w:rPrChange>
                </w:rPr>
                <w:delText>Итоговая оценка</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400" w:author="google1599737165" w:date="2023-04-24T13:21:21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del w:id="5399" w:author="google1599737165" w:date="2023-04-24T13:22:14Z"/>
        </w:trPr>
        <w:tc>
          <w:tcPr>
            <w:tcW w:w="3398" w:type="dxa"/>
            <w:shd w:val="clear" w:color="auto" w:fill="F1F1F1" w:themeFill="background1" w:themeFillShade="F2"/>
            <w:tcPrChange w:id="5401" w:author="google1599737165" w:date="2023-04-24T13:21:21Z">
              <w:tcPr>
                <w:tcW w:w="3823" w:type="dxa"/>
                <w:shd w:val="clear" w:color="auto" w:fill="F1F1F1" w:themeFill="background1" w:themeFillShade="F2"/>
              </w:tcPr>
            </w:tcPrChange>
          </w:tcPr>
          <w:p>
            <w:pPr>
              <w:widowControl w:val="0"/>
              <w:spacing w:after="0"/>
              <w:jc w:val="both"/>
              <w:rPr>
                <w:del w:id="5402" w:author="google1599737165" w:date="2023-04-24T13:22:14Z"/>
                <w:rFonts w:ascii="Verdana" w:hAnsi="Verdana" w:cs="Verdana"/>
                <w:sz w:val="18"/>
                <w:szCs w:val="18"/>
                <w:rPrChange w:id="5403" w:author="google1599737165" w:date="2023-04-24T13:47:39Z">
                  <w:rPr>
                    <w:del w:id="5404" w:author="google1599737165" w:date="2023-04-24T13:22:14Z"/>
                    <w:sz w:val="16"/>
                    <w:szCs w:val="16"/>
                  </w:rPr>
                </w:rPrChange>
              </w:rPr>
            </w:pPr>
            <w:del w:id="5405" w:author="google1599737165" w:date="2023-04-24T13:22:14Z">
              <w:r>
                <w:rPr>
                  <w:rFonts w:ascii="Verdana" w:hAnsi="Verdana" w:cs="Verdana"/>
                  <w:sz w:val="18"/>
                  <w:szCs w:val="18"/>
                  <w:rPrChange w:id="5406" w:author="google1599737165" w:date="2023-04-24T13:47:39Z">
                    <w:rPr>
                      <w:sz w:val="16"/>
                      <w:szCs w:val="16"/>
                    </w:rPr>
                  </w:rPrChange>
                </w:rPr>
                <w:delText>Хорошее</w:delText>
              </w:r>
            </w:del>
          </w:p>
        </w:tc>
        <w:tc>
          <w:tcPr>
            <w:tcW w:w="2631" w:type="dxa"/>
            <w:gridSpan w:val="2"/>
            <w:shd w:val="clear" w:color="auto" w:fill="F1F1F1" w:themeFill="background1" w:themeFillShade="F2"/>
            <w:tcPrChange w:id="5407" w:author="google1599737165" w:date="2023-04-24T13:21:21Z">
              <w:tcPr>
                <w:tcW w:w="3000" w:type="dxa"/>
                <w:gridSpan w:val="2"/>
                <w:shd w:val="clear" w:color="auto" w:fill="F1F1F1" w:themeFill="background1" w:themeFillShade="F2"/>
              </w:tcPr>
            </w:tcPrChange>
          </w:tcPr>
          <w:p>
            <w:pPr>
              <w:widowControl w:val="0"/>
              <w:spacing w:after="0"/>
              <w:jc w:val="both"/>
              <w:rPr>
                <w:del w:id="5408" w:author="google1599737165" w:date="2023-04-24T13:22:14Z"/>
                <w:rFonts w:ascii="Verdana" w:hAnsi="Verdana" w:cs="Verdana"/>
                <w:sz w:val="18"/>
                <w:szCs w:val="18"/>
                <w:rPrChange w:id="5409" w:author="google1599737165" w:date="2023-04-24T13:47:39Z">
                  <w:rPr>
                    <w:del w:id="5410" w:author="google1599737165" w:date="2023-04-24T13:22:14Z"/>
                    <w:rFonts w:cs="Arial"/>
                    <w:sz w:val="16"/>
                    <w:szCs w:val="16"/>
                  </w:rPr>
                </w:rPrChange>
              </w:rPr>
            </w:pPr>
            <w:del w:id="5411" w:author="google1599737165" w:date="2023-04-24T13:22:14Z">
              <w:r>
                <w:rPr>
                  <w:rFonts w:ascii="Verdana" w:hAnsi="Verdana" w:cs="Verdana"/>
                  <w:sz w:val="18"/>
                  <w:szCs w:val="18"/>
                  <w:rPrChange w:id="5412" w:author="google1599737165" w:date="2023-04-24T13:47:39Z">
                    <w:rPr>
                      <w:sz w:val="16"/>
                      <w:szCs w:val="16"/>
                    </w:rPr>
                  </w:rPrChange>
                </w:rPr>
                <w:delText>0,7*Σ макс. баллов-</w:delText>
              </w:r>
            </w:del>
          </w:p>
          <w:p>
            <w:pPr>
              <w:widowControl w:val="0"/>
              <w:spacing w:after="0"/>
              <w:jc w:val="both"/>
              <w:rPr>
                <w:del w:id="5413" w:author="google1599737165" w:date="2023-04-24T13:22:14Z"/>
                <w:rFonts w:ascii="Verdana" w:hAnsi="Verdana" w:cs="Verdana"/>
                <w:sz w:val="18"/>
                <w:szCs w:val="18"/>
                <w:rPrChange w:id="5414" w:author="google1599737165" w:date="2023-04-24T13:47:39Z">
                  <w:rPr>
                    <w:del w:id="5415" w:author="google1599737165" w:date="2023-04-24T13:22:14Z"/>
                    <w:rFonts w:cs="Arial"/>
                    <w:sz w:val="16"/>
                    <w:szCs w:val="16"/>
                  </w:rPr>
                </w:rPrChange>
              </w:rPr>
            </w:pPr>
            <w:del w:id="5416" w:author="google1599737165" w:date="2023-04-24T13:22:14Z">
              <w:r>
                <w:rPr>
                  <w:rFonts w:ascii="Verdana" w:hAnsi="Verdana" w:cs="Verdana"/>
                  <w:sz w:val="18"/>
                  <w:szCs w:val="18"/>
                  <w:rPrChange w:id="5417" w:author="google1599737165" w:date="2023-04-24T13:47:39Z">
                    <w:rPr>
                      <w:sz w:val="16"/>
                      <w:szCs w:val="16"/>
                    </w:rPr>
                  </w:rPrChange>
                </w:rPr>
                <w:delText>1*Σ макс. баллов</w:delText>
              </w:r>
            </w:del>
          </w:p>
        </w:tc>
        <w:tc>
          <w:tcPr>
            <w:tcW w:w="2493" w:type="dxa"/>
            <w:gridSpan w:val="2"/>
            <w:shd w:val="clear" w:color="auto" w:fill="F1F1F1" w:themeFill="background1" w:themeFillShade="F2"/>
            <w:tcPrChange w:id="5418" w:author="google1599737165" w:date="2023-04-24T13:21:21Z">
              <w:tcPr>
                <w:tcW w:w="2858" w:type="dxa"/>
                <w:gridSpan w:val="2"/>
                <w:shd w:val="clear" w:color="auto" w:fill="F1F1F1" w:themeFill="background1" w:themeFillShade="F2"/>
              </w:tcPr>
            </w:tcPrChange>
          </w:tcPr>
          <w:p>
            <w:pPr>
              <w:widowControl w:val="0"/>
              <w:spacing w:after="0"/>
              <w:jc w:val="both"/>
              <w:rPr>
                <w:del w:id="5419" w:author="google1599737165" w:date="2023-04-24T13:22:14Z"/>
                <w:rFonts w:ascii="Verdana" w:hAnsi="Verdana" w:cs="Verdana"/>
                <w:sz w:val="18"/>
                <w:szCs w:val="18"/>
                <w:rPrChange w:id="5420" w:author="google1599737165" w:date="2023-04-24T13:47:39Z">
                  <w:rPr>
                    <w:del w:id="5421" w:author="google1599737165" w:date="2023-04-24T13:22:14Z"/>
                    <w:sz w:val="16"/>
                    <w:szCs w:val="16"/>
                  </w:rPr>
                </w:rPrChange>
              </w:rPr>
            </w:pPr>
            <w:del w:id="5422" w:author="google1599737165" w:date="2023-04-24T13:22:14Z">
              <w:r>
                <w:rPr>
                  <w:rFonts w:ascii="Verdana" w:hAnsi="Verdana" w:cs="Verdana"/>
                  <w:sz w:val="18"/>
                  <w:szCs w:val="18"/>
                  <w:rPrChange w:id="5423" w:author="google1599737165" w:date="2023-04-24T13:47:39Z">
                    <w:rPr>
                      <w:sz w:val="16"/>
                      <w:szCs w:val="16"/>
                    </w:rPr>
                  </w:rPrChange>
                </w:rPr>
                <w:delText>6</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425" w:author="google1599737165" w:date="2023-04-24T13:21:21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del w:id="5424" w:author="google1599737165" w:date="2023-04-24T13:22:14Z"/>
        </w:trPr>
        <w:tc>
          <w:tcPr>
            <w:tcW w:w="3398" w:type="dxa"/>
            <w:shd w:val="clear" w:color="auto" w:fill="F1F1F1" w:themeFill="background1" w:themeFillShade="F2"/>
            <w:tcPrChange w:id="5426" w:author="google1599737165" w:date="2023-04-24T13:21:21Z">
              <w:tcPr>
                <w:tcW w:w="3823" w:type="dxa"/>
                <w:shd w:val="clear" w:color="auto" w:fill="F1F1F1" w:themeFill="background1" w:themeFillShade="F2"/>
              </w:tcPr>
            </w:tcPrChange>
          </w:tcPr>
          <w:p>
            <w:pPr>
              <w:widowControl w:val="0"/>
              <w:spacing w:after="0"/>
              <w:jc w:val="both"/>
              <w:rPr>
                <w:del w:id="5427" w:author="google1599737165" w:date="2023-04-24T13:22:14Z"/>
                <w:rFonts w:ascii="Verdana" w:hAnsi="Verdana" w:cs="Verdana"/>
                <w:sz w:val="18"/>
                <w:szCs w:val="18"/>
                <w:rPrChange w:id="5428" w:author="google1599737165" w:date="2023-04-24T13:47:39Z">
                  <w:rPr>
                    <w:del w:id="5429" w:author="google1599737165" w:date="2023-04-24T13:22:14Z"/>
                    <w:sz w:val="16"/>
                    <w:szCs w:val="16"/>
                  </w:rPr>
                </w:rPrChange>
              </w:rPr>
            </w:pPr>
            <w:del w:id="5430" w:author="google1599737165" w:date="2023-04-24T13:22:14Z">
              <w:r>
                <w:rPr>
                  <w:rFonts w:ascii="Verdana" w:hAnsi="Verdana" w:cs="Verdana"/>
                  <w:sz w:val="18"/>
                  <w:szCs w:val="18"/>
                  <w:rPrChange w:id="5431" w:author="google1599737165" w:date="2023-04-24T13:47:39Z">
                    <w:rPr>
                      <w:sz w:val="16"/>
                      <w:szCs w:val="16"/>
                    </w:rPr>
                  </w:rPrChange>
                </w:rPr>
                <w:delText>Среднее состояние</w:delText>
              </w:r>
            </w:del>
          </w:p>
        </w:tc>
        <w:tc>
          <w:tcPr>
            <w:tcW w:w="2631" w:type="dxa"/>
            <w:gridSpan w:val="2"/>
            <w:shd w:val="clear" w:color="auto" w:fill="F1F1F1" w:themeFill="background1" w:themeFillShade="F2"/>
            <w:tcPrChange w:id="5432" w:author="google1599737165" w:date="2023-04-24T13:21:21Z">
              <w:tcPr>
                <w:tcW w:w="3000" w:type="dxa"/>
                <w:gridSpan w:val="2"/>
                <w:shd w:val="clear" w:color="auto" w:fill="F1F1F1" w:themeFill="background1" w:themeFillShade="F2"/>
              </w:tcPr>
            </w:tcPrChange>
          </w:tcPr>
          <w:p>
            <w:pPr>
              <w:widowControl w:val="0"/>
              <w:spacing w:after="0"/>
              <w:jc w:val="both"/>
              <w:rPr>
                <w:del w:id="5433" w:author="google1599737165" w:date="2023-04-24T13:22:14Z"/>
                <w:rFonts w:ascii="Verdana" w:hAnsi="Verdana" w:cs="Verdana"/>
                <w:sz w:val="18"/>
                <w:szCs w:val="18"/>
                <w:rPrChange w:id="5434" w:author="google1599737165" w:date="2023-04-24T13:47:39Z">
                  <w:rPr>
                    <w:del w:id="5435" w:author="google1599737165" w:date="2023-04-24T13:22:14Z"/>
                    <w:rFonts w:cs="Arial"/>
                    <w:sz w:val="16"/>
                    <w:szCs w:val="16"/>
                  </w:rPr>
                </w:rPrChange>
              </w:rPr>
            </w:pPr>
            <w:del w:id="5436" w:author="google1599737165" w:date="2023-04-24T13:22:14Z">
              <w:r>
                <w:rPr>
                  <w:rFonts w:ascii="Verdana" w:hAnsi="Verdana" w:cs="Verdana"/>
                  <w:sz w:val="18"/>
                  <w:szCs w:val="18"/>
                  <w:rPrChange w:id="5437" w:author="google1599737165" w:date="2023-04-24T13:47:39Z">
                    <w:rPr>
                      <w:sz w:val="16"/>
                      <w:szCs w:val="16"/>
                    </w:rPr>
                  </w:rPrChange>
                </w:rPr>
                <w:delText>0,3*Σ макс. баллов-</w:delText>
              </w:r>
            </w:del>
          </w:p>
          <w:p>
            <w:pPr>
              <w:widowControl w:val="0"/>
              <w:spacing w:after="0"/>
              <w:jc w:val="both"/>
              <w:rPr>
                <w:del w:id="5438" w:author="google1599737165" w:date="2023-04-24T13:22:14Z"/>
                <w:rFonts w:ascii="Verdana" w:hAnsi="Verdana" w:cs="Verdana"/>
                <w:sz w:val="18"/>
                <w:szCs w:val="18"/>
                <w:rPrChange w:id="5439" w:author="google1599737165" w:date="2023-04-24T13:47:39Z">
                  <w:rPr>
                    <w:del w:id="5440" w:author="google1599737165" w:date="2023-04-24T13:22:14Z"/>
                    <w:rFonts w:cs="Arial"/>
                    <w:sz w:val="16"/>
                    <w:szCs w:val="16"/>
                  </w:rPr>
                </w:rPrChange>
              </w:rPr>
            </w:pPr>
            <w:del w:id="5441" w:author="google1599737165" w:date="2023-04-24T13:22:14Z">
              <w:r>
                <w:rPr>
                  <w:rFonts w:ascii="Verdana" w:hAnsi="Verdana" w:cs="Verdana"/>
                  <w:sz w:val="18"/>
                  <w:szCs w:val="18"/>
                  <w:rPrChange w:id="5442" w:author="google1599737165" w:date="2023-04-24T13:47:39Z">
                    <w:rPr>
                      <w:sz w:val="16"/>
                      <w:szCs w:val="16"/>
                    </w:rPr>
                  </w:rPrChange>
                </w:rPr>
                <w:delText>0,7*Σ макс. баллов</w:delText>
              </w:r>
            </w:del>
          </w:p>
        </w:tc>
        <w:tc>
          <w:tcPr>
            <w:tcW w:w="2493" w:type="dxa"/>
            <w:gridSpan w:val="2"/>
            <w:shd w:val="clear" w:color="auto" w:fill="F1F1F1" w:themeFill="background1" w:themeFillShade="F2"/>
            <w:tcPrChange w:id="5443" w:author="google1599737165" w:date="2023-04-24T13:21:21Z">
              <w:tcPr>
                <w:tcW w:w="2858" w:type="dxa"/>
                <w:gridSpan w:val="2"/>
                <w:shd w:val="clear" w:color="auto" w:fill="F1F1F1" w:themeFill="background1" w:themeFillShade="F2"/>
              </w:tcPr>
            </w:tcPrChange>
          </w:tcPr>
          <w:p>
            <w:pPr>
              <w:widowControl w:val="0"/>
              <w:spacing w:after="0"/>
              <w:jc w:val="both"/>
              <w:rPr>
                <w:del w:id="5444" w:author="google1599737165" w:date="2023-04-24T13:22:14Z"/>
                <w:rFonts w:ascii="Verdana" w:hAnsi="Verdana" w:cs="Verdana"/>
                <w:sz w:val="18"/>
                <w:szCs w:val="18"/>
                <w:rPrChange w:id="5445" w:author="google1599737165" w:date="2023-04-24T13:47:39Z">
                  <w:rPr>
                    <w:del w:id="5446" w:author="google1599737165" w:date="2023-04-24T13:22:14Z"/>
                    <w:sz w:val="16"/>
                    <w:szCs w:val="16"/>
                  </w:rPr>
                </w:rPrChange>
              </w:rPr>
            </w:pPr>
            <w:del w:id="5447" w:author="google1599737165" w:date="2023-04-24T13:22:14Z">
              <w:r>
                <w:rPr>
                  <w:rFonts w:ascii="Verdana" w:hAnsi="Verdana" w:cs="Verdana"/>
                  <w:sz w:val="18"/>
                  <w:szCs w:val="18"/>
                  <w:rPrChange w:id="5448" w:author="google1599737165" w:date="2023-04-24T13:47:39Z">
                    <w:rPr>
                      <w:sz w:val="16"/>
                      <w:szCs w:val="16"/>
                    </w:rPr>
                  </w:rPrChange>
                </w:rPr>
                <w:delText>3</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450" w:author="google1599737165" w:date="2023-04-24T13:21:21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del w:id="5449" w:author="google1599737165" w:date="2023-04-24T13:22:14Z"/>
        </w:trPr>
        <w:tc>
          <w:tcPr>
            <w:tcW w:w="3398" w:type="dxa"/>
            <w:shd w:val="clear" w:color="auto" w:fill="F1F1F1" w:themeFill="background1" w:themeFillShade="F2"/>
            <w:tcPrChange w:id="5451" w:author="google1599737165" w:date="2023-04-24T13:21:21Z">
              <w:tcPr>
                <w:tcW w:w="3823" w:type="dxa"/>
                <w:shd w:val="clear" w:color="auto" w:fill="F1F1F1" w:themeFill="background1" w:themeFillShade="F2"/>
              </w:tcPr>
            </w:tcPrChange>
          </w:tcPr>
          <w:p>
            <w:pPr>
              <w:widowControl w:val="0"/>
              <w:spacing w:after="0"/>
              <w:jc w:val="both"/>
              <w:rPr>
                <w:del w:id="5452" w:author="google1599737165" w:date="2023-04-24T13:22:14Z"/>
                <w:rFonts w:ascii="Verdana" w:hAnsi="Verdana" w:cs="Verdana"/>
                <w:sz w:val="18"/>
                <w:szCs w:val="18"/>
                <w:rPrChange w:id="5453" w:author="google1599737165" w:date="2023-04-24T13:47:39Z">
                  <w:rPr>
                    <w:del w:id="5454" w:author="google1599737165" w:date="2023-04-24T13:22:14Z"/>
                    <w:sz w:val="16"/>
                    <w:szCs w:val="16"/>
                  </w:rPr>
                </w:rPrChange>
              </w:rPr>
            </w:pPr>
            <w:del w:id="5455" w:author="google1599737165" w:date="2023-04-24T13:22:14Z">
              <w:r>
                <w:rPr>
                  <w:rFonts w:ascii="Verdana" w:hAnsi="Verdana" w:cs="Verdana"/>
                  <w:sz w:val="18"/>
                  <w:szCs w:val="18"/>
                  <w:rPrChange w:id="5456" w:author="google1599737165" w:date="2023-04-24T13:47:39Z">
                    <w:rPr>
                      <w:sz w:val="16"/>
                      <w:szCs w:val="16"/>
                    </w:rPr>
                  </w:rPrChange>
                </w:rPr>
                <w:delText>Плохое состояние</w:delText>
              </w:r>
            </w:del>
          </w:p>
        </w:tc>
        <w:tc>
          <w:tcPr>
            <w:tcW w:w="2631" w:type="dxa"/>
            <w:gridSpan w:val="2"/>
            <w:shd w:val="clear" w:color="auto" w:fill="F1F1F1" w:themeFill="background1" w:themeFillShade="F2"/>
            <w:tcPrChange w:id="5457" w:author="google1599737165" w:date="2023-04-24T13:21:21Z">
              <w:tcPr>
                <w:tcW w:w="3000" w:type="dxa"/>
                <w:gridSpan w:val="2"/>
                <w:shd w:val="clear" w:color="auto" w:fill="F1F1F1" w:themeFill="background1" w:themeFillShade="F2"/>
              </w:tcPr>
            </w:tcPrChange>
          </w:tcPr>
          <w:p>
            <w:pPr>
              <w:widowControl w:val="0"/>
              <w:spacing w:after="0"/>
              <w:jc w:val="both"/>
              <w:rPr>
                <w:del w:id="5458" w:author="google1599737165" w:date="2023-04-24T13:22:14Z"/>
                <w:rFonts w:ascii="Verdana" w:hAnsi="Verdana" w:cs="Verdana"/>
                <w:sz w:val="18"/>
                <w:szCs w:val="18"/>
                <w:rPrChange w:id="5459" w:author="google1599737165" w:date="2023-04-24T13:47:39Z">
                  <w:rPr>
                    <w:del w:id="5460" w:author="google1599737165" w:date="2023-04-24T13:22:14Z"/>
                    <w:rFonts w:cs="Arial"/>
                    <w:sz w:val="16"/>
                    <w:szCs w:val="16"/>
                  </w:rPr>
                </w:rPrChange>
              </w:rPr>
            </w:pPr>
            <w:del w:id="5461" w:author="google1599737165" w:date="2023-04-24T13:22:14Z">
              <w:r>
                <w:rPr>
                  <w:rFonts w:ascii="Verdana" w:hAnsi="Verdana" w:cs="Verdana"/>
                  <w:sz w:val="18"/>
                  <w:szCs w:val="18"/>
                  <w:rPrChange w:id="5462" w:author="google1599737165" w:date="2023-04-24T13:47:39Z">
                    <w:rPr>
                      <w:sz w:val="16"/>
                      <w:szCs w:val="16"/>
                    </w:rPr>
                  </w:rPrChange>
                </w:rPr>
                <w:delText>0 -0,3*Σ макс. баллов</w:delText>
              </w:r>
            </w:del>
          </w:p>
        </w:tc>
        <w:tc>
          <w:tcPr>
            <w:tcW w:w="2493" w:type="dxa"/>
            <w:gridSpan w:val="2"/>
            <w:shd w:val="clear" w:color="auto" w:fill="F1F1F1" w:themeFill="background1" w:themeFillShade="F2"/>
            <w:tcPrChange w:id="5463" w:author="google1599737165" w:date="2023-04-24T13:21:21Z">
              <w:tcPr>
                <w:tcW w:w="2858" w:type="dxa"/>
                <w:gridSpan w:val="2"/>
                <w:shd w:val="clear" w:color="auto" w:fill="F1F1F1" w:themeFill="background1" w:themeFillShade="F2"/>
              </w:tcPr>
            </w:tcPrChange>
          </w:tcPr>
          <w:p>
            <w:pPr>
              <w:widowControl w:val="0"/>
              <w:spacing w:after="0"/>
              <w:jc w:val="both"/>
              <w:rPr>
                <w:del w:id="5464" w:author="google1599737165" w:date="2023-04-24T13:22:14Z"/>
                <w:rFonts w:ascii="Verdana" w:hAnsi="Verdana" w:cs="Verdana"/>
                <w:sz w:val="18"/>
                <w:szCs w:val="18"/>
                <w:rPrChange w:id="5465" w:author="google1599737165" w:date="2023-04-24T13:47:39Z">
                  <w:rPr>
                    <w:del w:id="5466" w:author="google1599737165" w:date="2023-04-24T13:22:14Z"/>
                    <w:sz w:val="16"/>
                    <w:szCs w:val="16"/>
                  </w:rPr>
                </w:rPrChange>
              </w:rPr>
            </w:pPr>
            <w:del w:id="5467" w:author="google1599737165" w:date="2023-04-24T13:22:14Z">
              <w:r>
                <w:rPr>
                  <w:rFonts w:ascii="Verdana" w:hAnsi="Verdana" w:cs="Verdana"/>
                  <w:sz w:val="18"/>
                  <w:szCs w:val="18"/>
                  <w:rPrChange w:id="5468" w:author="google1599737165" w:date="2023-04-24T13:47:39Z">
                    <w:rPr>
                      <w:sz w:val="16"/>
                      <w:szCs w:val="16"/>
                    </w:rPr>
                  </w:rPrChange>
                </w:rPr>
                <w:delText>0</w:delText>
              </w:r>
            </w:del>
          </w:p>
        </w:tc>
      </w:tr>
    </w:tbl>
    <w:p>
      <w:pPr>
        <w:rPr>
          <w:del w:id="5469" w:author="google1599737165" w:date="2023-04-24T13:22:14Z"/>
          <w:rFonts w:ascii="Verdana" w:hAnsi="Verdana" w:cs="Verdana"/>
          <w:sz w:val="18"/>
          <w:szCs w:val="18"/>
          <w:lang w:val="en-US"/>
          <w:rPrChange w:id="5470" w:author="google1599737165" w:date="2023-04-24T13:47:39Z">
            <w:rPr>
              <w:del w:id="5471" w:author="google1599737165" w:date="2023-04-24T13:22:14Z"/>
              <w:lang w:val="en-US"/>
            </w:rPr>
          </w:rPrChange>
        </w:rPr>
      </w:pPr>
    </w:p>
    <w:p>
      <w:pPr>
        <w:rPr>
          <w:del w:id="5472" w:author="google1599737165" w:date="2023-04-24T13:22:14Z"/>
          <w:rFonts w:ascii="Verdana" w:hAnsi="Verdana" w:cs="Verdana"/>
          <w:sz w:val="18"/>
          <w:szCs w:val="18"/>
          <w:rPrChange w:id="5473" w:author="google1599737165" w:date="2023-04-24T13:47:39Z">
            <w:rPr>
              <w:del w:id="5474" w:author="google1599737165" w:date="2023-04-24T13:22:14Z"/>
            </w:rPr>
          </w:rPrChange>
        </w:rPr>
      </w:pPr>
      <w:del w:id="5475" w:author="google1599737165" w:date="2023-04-24T13:22:14Z">
        <w:r>
          <w:rPr>
            <w:rFonts w:ascii="Verdana" w:hAnsi="Verdana" w:cs="Verdana"/>
            <w:sz w:val="18"/>
            <w:szCs w:val="18"/>
            <w:rPrChange w:id="5476" w:author="google1599737165" w:date="2023-04-24T13:47:39Z">
              <w:rPr/>
            </w:rPrChange>
          </w:rPr>
          <w:delText xml:space="preserve">Балльная оценка состояния </w:delText>
        </w:r>
      </w:del>
      <w:del w:id="5477" w:author="google1599737165" w:date="2023-04-24T13:22:14Z">
        <w:r>
          <w:rPr>
            <w:rFonts w:ascii="Verdana" w:hAnsi="Verdana" w:cs="Verdana"/>
            <w:b/>
            <w:sz w:val="18"/>
            <w:szCs w:val="18"/>
            <w:rPrChange w:id="5478" w:author="google1599737165" w:date="2023-04-24T13:47:39Z">
              <w:rPr>
                <w:b/>
              </w:rPr>
            </w:rPrChange>
          </w:rPr>
          <w:delText>бентоса</w:delText>
        </w:r>
      </w:del>
      <w:del w:id="5479" w:author="google1599737165" w:date="2023-04-24T13:22:14Z">
        <w:r>
          <w:rPr>
            <w:rFonts w:ascii="Verdana" w:hAnsi="Verdana" w:cs="Verdana"/>
            <w:sz w:val="18"/>
            <w:szCs w:val="18"/>
            <w:rPrChange w:id="5480" w:author="google1599737165" w:date="2023-04-24T13:47:39Z">
              <w:rPr/>
            </w:rPrChange>
          </w:rPr>
          <w:delText xml:space="preserve"> (см. Таблицу ниже) основана на видах-индикаторах нарушения, описанных в п. 3.1.1 и перечисленных в Приложении B1 к настоящему отчету. Методология оценки описана в п. 5.3.1.</w:delText>
        </w:r>
      </w:del>
    </w:p>
    <w:p>
      <w:pPr>
        <w:rPr>
          <w:del w:id="5481" w:author="google1599737165" w:date="2023-04-24T13:22:14Z"/>
          <w:rFonts w:ascii="Verdana" w:hAnsi="Verdana" w:eastAsia="Times New Roman" w:cs="Verdana"/>
          <w:b/>
          <w:bCs/>
          <w:color w:val="009DE0"/>
          <w:sz w:val="18"/>
          <w:szCs w:val="18"/>
          <w:rPrChange w:id="5482" w:author="google1599737165" w:date="2023-04-24T13:47:39Z">
            <w:rPr>
              <w:del w:id="5483" w:author="google1599737165" w:date="2023-04-24T13:22:14Z"/>
              <w:rFonts w:eastAsia="Times New Roman" w:cs="Times New Roman"/>
              <w:b/>
              <w:bCs/>
              <w:color w:val="009DE0"/>
              <w:sz w:val="15"/>
              <w:szCs w:val="20"/>
            </w:rPr>
          </w:rPrChange>
        </w:rPr>
      </w:pPr>
      <w:del w:id="5484" w:author="google1599737165" w:date="2023-04-24T13:22:14Z">
        <w:bookmarkStart w:id="9" w:name="_Toc111225179"/>
        <w:r>
          <w:rPr>
            <w:rFonts w:ascii="Verdana" w:hAnsi="Verdana" w:cs="Verdana"/>
            <w:b/>
            <w:bCs/>
            <w:color w:val="009DE0"/>
            <w:sz w:val="18"/>
            <w:szCs w:val="18"/>
            <w:rPrChange w:id="5485" w:author="google1599737165" w:date="2023-04-24T13:47:39Z">
              <w:rPr>
                <w:b/>
                <w:bCs/>
                <w:color w:val="009DE0"/>
                <w:sz w:val="15"/>
                <w:szCs w:val="20"/>
              </w:rPr>
            </w:rPrChange>
          </w:rPr>
          <w:delText xml:space="preserve">Таблица </w:delText>
        </w:r>
      </w:del>
      <w:del w:id="5486" w:author="google1599737165" w:date="2023-04-24T13:22:14Z">
        <w:r>
          <w:rPr>
            <w:rFonts w:ascii="Verdana" w:hAnsi="Verdana" w:eastAsia="Times New Roman" w:cs="Verdana"/>
            <w:b/>
            <w:bCs/>
            <w:color w:val="009DE0"/>
            <w:sz w:val="18"/>
            <w:szCs w:val="18"/>
            <w:rPrChange w:id="5487" w:author="google1599737165" w:date="2023-04-24T13:47:39Z">
              <w:rPr>
                <w:rFonts w:eastAsia="Times New Roman" w:cs="Times New Roman"/>
                <w:b/>
                <w:bCs/>
                <w:color w:val="009DE0"/>
                <w:sz w:val="15"/>
                <w:szCs w:val="20"/>
              </w:rPr>
            </w:rPrChange>
          </w:rPr>
          <w:fldChar w:fldCharType="begin"/>
        </w:r>
      </w:del>
      <w:del w:id="5488" w:author="google1599737165" w:date="2023-04-24T13:22:14Z">
        <w:r>
          <w:rPr>
            <w:rFonts w:ascii="Verdana" w:hAnsi="Verdana" w:eastAsia="Times New Roman" w:cs="Verdana"/>
            <w:b/>
            <w:bCs/>
            <w:color w:val="009DE0"/>
            <w:sz w:val="18"/>
            <w:szCs w:val="18"/>
            <w:rPrChange w:id="5489" w:author="google1599737165" w:date="2023-04-24T13:47:39Z">
              <w:rPr>
                <w:rFonts w:eastAsia="Times New Roman" w:cs="Times New Roman"/>
                <w:b/>
                <w:bCs/>
                <w:color w:val="009DE0"/>
                <w:sz w:val="15"/>
                <w:szCs w:val="20"/>
              </w:rPr>
            </w:rPrChange>
          </w:rPr>
          <w:delInstrText xml:space="preserve"> STYLEREF 1 \s </w:delInstrText>
        </w:r>
      </w:del>
      <w:del w:id="5490" w:author="google1599737165" w:date="2023-04-24T13:22:14Z">
        <w:r>
          <w:rPr>
            <w:rFonts w:ascii="Verdana" w:hAnsi="Verdana" w:eastAsia="Times New Roman" w:cs="Verdana"/>
            <w:b/>
            <w:bCs/>
            <w:color w:val="009DE0"/>
            <w:sz w:val="18"/>
            <w:szCs w:val="18"/>
            <w:rPrChange w:id="5491" w:author="google1599737165" w:date="2023-04-24T13:47:39Z">
              <w:rPr>
                <w:rFonts w:eastAsia="Times New Roman" w:cs="Times New Roman"/>
                <w:b/>
                <w:bCs/>
                <w:color w:val="009DE0"/>
                <w:sz w:val="15"/>
                <w:szCs w:val="20"/>
              </w:rPr>
            </w:rPrChange>
          </w:rPr>
          <w:fldChar w:fldCharType="separate"/>
        </w:r>
      </w:del>
      <w:del w:id="5492" w:author="google1599737165" w:date="2023-04-24T13:22:14Z">
        <w:r>
          <w:rPr>
            <w:rFonts w:ascii="Verdana" w:hAnsi="Verdana" w:eastAsia="Times New Roman" w:cs="Verdana"/>
            <w:b/>
            <w:bCs/>
            <w:color w:val="009DE0"/>
            <w:sz w:val="18"/>
            <w:szCs w:val="18"/>
            <w:rPrChange w:id="5493" w:author="google1599737165" w:date="2023-04-24T13:47:39Z">
              <w:rPr>
                <w:rFonts w:eastAsia="Times New Roman" w:cs="Times New Roman"/>
                <w:b/>
                <w:bCs/>
                <w:color w:val="009DE0"/>
                <w:sz w:val="15"/>
                <w:szCs w:val="20"/>
              </w:rPr>
            </w:rPrChange>
          </w:rPr>
          <w:delText>6</w:delText>
        </w:r>
      </w:del>
      <w:del w:id="5494" w:author="google1599737165" w:date="2023-04-24T13:22:14Z">
        <w:r>
          <w:rPr>
            <w:rFonts w:ascii="Verdana" w:hAnsi="Verdana" w:eastAsia="Times New Roman" w:cs="Verdana"/>
            <w:b/>
            <w:bCs/>
            <w:color w:val="009DE0"/>
            <w:sz w:val="18"/>
            <w:szCs w:val="18"/>
            <w:rPrChange w:id="5495" w:author="google1599737165" w:date="2023-04-24T13:47:39Z">
              <w:rPr>
                <w:rFonts w:eastAsia="Times New Roman" w:cs="Times New Roman"/>
                <w:b/>
                <w:bCs/>
                <w:color w:val="009DE0"/>
                <w:sz w:val="15"/>
                <w:szCs w:val="20"/>
              </w:rPr>
            </w:rPrChange>
          </w:rPr>
          <w:fldChar w:fldCharType="end"/>
        </w:r>
      </w:del>
      <w:del w:id="5496" w:author="google1599737165" w:date="2023-04-24T13:22:14Z">
        <w:r>
          <w:rPr>
            <w:rFonts w:ascii="Verdana" w:hAnsi="Verdana" w:cs="Verdana"/>
            <w:b/>
            <w:bCs/>
            <w:color w:val="009DE0"/>
            <w:sz w:val="18"/>
            <w:szCs w:val="18"/>
            <w:rPrChange w:id="5497" w:author="google1599737165" w:date="2023-04-24T13:47:39Z">
              <w:rPr>
                <w:b/>
                <w:bCs/>
                <w:color w:val="009DE0"/>
                <w:sz w:val="15"/>
                <w:szCs w:val="20"/>
              </w:rPr>
            </w:rPrChange>
          </w:rPr>
          <w:delText>.</w:delText>
        </w:r>
      </w:del>
      <w:del w:id="5498" w:author="google1599737165" w:date="2023-04-24T13:22:14Z">
        <w:r>
          <w:rPr>
            <w:rFonts w:ascii="Verdana" w:hAnsi="Verdana" w:eastAsia="Times New Roman" w:cs="Verdana"/>
            <w:b/>
            <w:bCs/>
            <w:color w:val="009DE0"/>
            <w:sz w:val="18"/>
            <w:szCs w:val="18"/>
            <w:rPrChange w:id="5499" w:author="google1599737165" w:date="2023-04-24T13:47:39Z">
              <w:rPr>
                <w:rFonts w:eastAsia="Times New Roman" w:cs="Times New Roman"/>
                <w:b/>
                <w:bCs/>
                <w:color w:val="009DE0"/>
                <w:sz w:val="15"/>
                <w:szCs w:val="20"/>
              </w:rPr>
            </w:rPrChange>
          </w:rPr>
          <w:fldChar w:fldCharType="begin"/>
        </w:r>
      </w:del>
      <w:del w:id="5500" w:author="google1599737165" w:date="2023-04-24T13:22:14Z">
        <w:r>
          <w:rPr>
            <w:rFonts w:ascii="Verdana" w:hAnsi="Verdana" w:eastAsia="Times New Roman" w:cs="Verdana"/>
            <w:b/>
            <w:bCs/>
            <w:color w:val="009DE0"/>
            <w:sz w:val="18"/>
            <w:szCs w:val="18"/>
            <w:rPrChange w:id="5501" w:author="google1599737165" w:date="2023-04-24T13:47:39Z">
              <w:rPr>
                <w:rFonts w:eastAsia="Times New Roman" w:cs="Times New Roman"/>
                <w:b/>
                <w:bCs/>
                <w:color w:val="009DE0"/>
                <w:sz w:val="15"/>
                <w:szCs w:val="20"/>
              </w:rPr>
            </w:rPrChange>
          </w:rPr>
          <w:delInstrText xml:space="preserve"> SEQ Table \* ARABIC \s 1 </w:delInstrText>
        </w:r>
      </w:del>
      <w:del w:id="5502" w:author="google1599737165" w:date="2023-04-24T13:22:14Z">
        <w:r>
          <w:rPr>
            <w:rFonts w:ascii="Verdana" w:hAnsi="Verdana" w:eastAsia="Times New Roman" w:cs="Verdana"/>
            <w:b/>
            <w:bCs/>
            <w:color w:val="009DE0"/>
            <w:sz w:val="18"/>
            <w:szCs w:val="18"/>
            <w:rPrChange w:id="5503" w:author="google1599737165" w:date="2023-04-24T13:47:39Z">
              <w:rPr>
                <w:rFonts w:eastAsia="Times New Roman" w:cs="Times New Roman"/>
                <w:b/>
                <w:bCs/>
                <w:color w:val="009DE0"/>
                <w:sz w:val="15"/>
                <w:szCs w:val="20"/>
              </w:rPr>
            </w:rPrChange>
          </w:rPr>
          <w:fldChar w:fldCharType="separate"/>
        </w:r>
      </w:del>
      <w:del w:id="5504" w:author="google1599737165" w:date="2023-04-24T13:22:14Z">
        <w:r>
          <w:rPr>
            <w:rFonts w:ascii="Verdana" w:hAnsi="Verdana" w:eastAsia="Times New Roman" w:cs="Verdana"/>
            <w:b/>
            <w:bCs/>
            <w:color w:val="009DE0"/>
            <w:sz w:val="18"/>
            <w:szCs w:val="18"/>
            <w:rPrChange w:id="5505" w:author="google1599737165" w:date="2023-04-24T13:47:39Z">
              <w:rPr>
                <w:rFonts w:eastAsia="Times New Roman" w:cs="Times New Roman"/>
                <w:b/>
                <w:bCs/>
                <w:color w:val="009DE0"/>
                <w:sz w:val="15"/>
                <w:szCs w:val="20"/>
              </w:rPr>
            </w:rPrChange>
          </w:rPr>
          <w:delText>2</w:delText>
        </w:r>
      </w:del>
      <w:del w:id="5506" w:author="google1599737165" w:date="2023-04-24T13:22:14Z">
        <w:r>
          <w:rPr>
            <w:rFonts w:ascii="Verdana" w:hAnsi="Verdana" w:eastAsia="Times New Roman" w:cs="Verdana"/>
            <w:b/>
            <w:bCs/>
            <w:color w:val="009DE0"/>
            <w:sz w:val="18"/>
            <w:szCs w:val="18"/>
            <w:rPrChange w:id="5507" w:author="google1599737165" w:date="2023-04-24T13:47:39Z">
              <w:rPr>
                <w:rFonts w:eastAsia="Times New Roman" w:cs="Times New Roman"/>
                <w:b/>
                <w:bCs/>
                <w:color w:val="009DE0"/>
                <w:sz w:val="15"/>
                <w:szCs w:val="20"/>
              </w:rPr>
            </w:rPrChange>
          </w:rPr>
          <w:fldChar w:fldCharType="end"/>
        </w:r>
      </w:del>
      <w:del w:id="5508" w:author="google1599737165" w:date="2023-04-24T13:22:14Z">
        <w:r>
          <w:rPr>
            <w:rFonts w:ascii="Verdana" w:hAnsi="Verdana" w:cs="Verdana"/>
            <w:b/>
            <w:bCs/>
            <w:color w:val="009DE0"/>
            <w:sz w:val="18"/>
            <w:szCs w:val="18"/>
            <w:rPrChange w:id="5509" w:author="google1599737165" w:date="2023-04-24T13:47:39Z">
              <w:rPr>
                <w:b/>
                <w:bCs/>
                <w:color w:val="009DE0"/>
                <w:sz w:val="15"/>
                <w:szCs w:val="20"/>
              </w:rPr>
            </w:rPrChange>
          </w:rPr>
          <w:delText>: Балльная оценка состояния бентоса</w:delText>
        </w:r>
        <w:bookmarkEnd w:id="9"/>
      </w:del>
    </w:p>
    <w:tbl>
      <w:tblPr>
        <w:tblStyle w:val="11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1"/>
        <w:gridCol w:w="1727"/>
        <w:gridCol w:w="1013"/>
        <w:gridCol w:w="1395"/>
        <w:gridCol w:w="21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del w:id="5510" w:author="google1599737165" w:date="2023-04-24T13:22:14Z"/>
        </w:trPr>
        <w:tc>
          <w:tcPr>
            <w:tcW w:w="2405" w:type="dxa"/>
            <w:vMerge w:val="restart"/>
            <w:shd w:val="clear" w:color="auto" w:fill="00B0F0"/>
          </w:tcPr>
          <w:p>
            <w:pPr>
              <w:widowControl w:val="0"/>
              <w:spacing w:after="0"/>
              <w:jc w:val="both"/>
              <w:rPr>
                <w:del w:id="5511" w:author="google1599737165" w:date="2023-04-24T13:22:14Z"/>
                <w:rFonts w:ascii="Verdana" w:hAnsi="Verdana" w:cs="Verdana"/>
                <w:b/>
                <w:bCs/>
                <w:color w:val="FFFFFF" w:themeColor="background1"/>
                <w:sz w:val="18"/>
                <w:szCs w:val="18"/>
                <w:rPrChange w:id="5512" w:author="google1599737165" w:date="2023-04-24T13:47:39Z">
                  <w:rPr>
                    <w:del w:id="5513" w:author="google1599737165" w:date="2023-04-24T13:22:14Z"/>
                    <w:b/>
                    <w:bCs/>
                    <w:color w:val="FFFFFF" w:themeColor="background1"/>
                    <w:sz w:val="16"/>
                    <w:szCs w:val="16"/>
                    <w14:textFill>
                      <w14:solidFill>
                        <w14:schemeClr w14:val="bg1"/>
                      </w14:solidFill>
                    </w14:textFill>
                  </w:rPr>
                </w:rPrChange>
                <w14:textFill>
                  <w14:solidFill>
                    <w14:schemeClr w14:val="bg1"/>
                  </w14:solidFill>
                </w14:textFill>
              </w:rPr>
            </w:pPr>
            <w:del w:id="5514" w:author="google1599737165" w:date="2023-04-24T13:22:14Z">
              <w:r>
                <w:rPr>
                  <w:rFonts w:ascii="Verdana" w:hAnsi="Verdana" w:cs="Verdana"/>
                  <w:b/>
                  <w:bCs/>
                  <w:color w:val="FFFFFF" w:themeColor="background1"/>
                  <w:sz w:val="18"/>
                  <w:szCs w:val="18"/>
                  <w:rPrChange w:id="5515" w:author="google1599737165" w:date="2023-04-24T13:47:39Z">
                    <w:rPr>
                      <w:b/>
                      <w:bCs/>
                      <w:color w:val="FFFFFF" w:themeColor="background1"/>
                      <w:sz w:val="16"/>
                      <w:szCs w:val="16"/>
                      <w14:textFill>
                        <w14:solidFill>
                          <w14:schemeClr w14:val="bg1"/>
                        </w14:solidFill>
                      </w14:textFill>
                    </w:rPr>
                  </w:rPrChange>
                  <w14:textFill>
                    <w14:solidFill>
                      <w14:schemeClr w14:val="bg1"/>
                    </w14:solidFill>
                  </w14:textFill>
                </w:rPr>
                <w:delText>Количественные показатели</w:delText>
              </w:r>
            </w:del>
          </w:p>
        </w:tc>
        <w:tc>
          <w:tcPr>
            <w:tcW w:w="6946" w:type="dxa"/>
            <w:gridSpan w:val="4"/>
            <w:shd w:val="clear" w:color="auto" w:fill="00B0F0"/>
          </w:tcPr>
          <w:p>
            <w:pPr>
              <w:widowControl w:val="0"/>
              <w:spacing w:after="0"/>
              <w:jc w:val="both"/>
              <w:rPr>
                <w:del w:id="5516" w:author="google1599737165" w:date="2023-04-24T13:22:14Z"/>
                <w:rFonts w:ascii="Verdana" w:hAnsi="Verdana" w:cs="Verdana"/>
                <w:b/>
                <w:bCs/>
                <w:color w:val="FFFFFF" w:themeColor="background1"/>
                <w:sz w:val="18"/>
                <w:szCs w:val="18"/>
                <w:rPrChange w:id="5517" w:author="google1599737165" w:date="2023-04-24T13:47:39Z">
                  <w:rPr>
                    <w:del w:id="5518" w:author="google1599737165" w:date="2023-04-24T13:22:14Z"/>
                    <w:b/>
                    <w:bCs/>
                    <w:color w:val="FFFFFF" w:themeColor="background1"/>
                    <w:sz w:val="16"/>
                    <w:szCs w:val="16"/>
                    <w14:textFill>
                      <w14:solidFill>
                        <w14:schemeClr w14:val="bg1"/>
                      </w14:solidFill>
                    </w14:textFill>
                  </w:rPr>
                </w:rPrChange>
                <w14:textFill>
                  <w14:solidFill>
                    <w14:schemeClr w14:val="bg1"/>
                  </w14:solidFill>
                </w14:textFill>
              </w:rPr>
            </w:pPr>
            <w:del w:id="5519" w:author="google1599737165" w:date="2023-04-24T13:22:14Z">
              <w:r>
                <w:rPr>
                  <w:rFonts w:ascii="Verdana" w:hAnsi="Verdana" w:cs="Verdana"/>
                  <w:b/>
                  <w:bCs/>
                  <w:color w:val="FFFFFF" w:themeColor="background1"/>
                  <w:sz w:val="18"/>
                  <w:szCs w:val="18"/>
                  <w:rPrChange w:id="5520" w:author="google1599737165" w:date="2023-04-24T13:47:39Z">
                    <w:rPr>
                      <w:b/>
                      <w:bCs/>
                      <w:color w:val="FFFFFF" w:themeColor="background1"/>
                      <w:sz w:val="16"/>
                      <w:szCs w:val="16"/>
                      <w14:textFill>
                        <w14:solidFill>
                          <w14:schemeClr w14:val="bg1"/>
                        </w14:solidFill>
                      </w14:textFill>
                    </w:rPr>
                  </w:rPrChange>
                  <w14:textFill>
                    <w14:solidFill>
                      <w14:schemeClr w14:val="bg1"/>
                    </w14:solidFill>
                  </w14:textFill>
                </w:rPr>
                <w:delText>Балльная оценка</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del w:id="5521" w:author="google1599737165" w:date="2023-04-24T13:22:14Z"/>
        </w:trPr>
        <w:tc>
          <w:tcPr>
            <w:tcW w:w="2405" w:type="dxa"/>
            <w:vMerge w:val="continue"/>
            <w:shd w:val="clear" w:color="auto" w:fill="00B0F0"/>
          </w:tcPr>
          <w:p>
            <w:pPr>
              <w:widowControl w:val="0"/>
              <w:spacing w:after="0"/>
              <w:jc w:val="both"/>
              <w:rPr>
                <w:del w:id="5522" w:author="google1599737165" w:date="2023-04-24T13:22:14Z"/>
                <w:rFonts w:ascii="Verdana" w:hAnsi="Verdana" w:cs="Verdana"/>
                <w:b/>
                <w:bCs/>
                <w:color w:val="FFFFFF" w:themeColor="background1"/>
                <w:sz w:val="18"/>
                <w:szCs w:val="18"/>
                <w:lang w:val="en-US"/>
                <w:rPrChange w:id="5523" w:author="google1599737165" w:date="2023-04-24T13:47:39Z">
                  <w:rPr>
                    <w:del w:id="5524" w:author="google1599737165" w:date="2023-04-24T13:22:14Z"/>
                    <w:b/>
                    <w:bCs/>
                    <w:color w:val="FFFFFF" w:themeColor="background1"/>
                    <w:sz w:val="16"/>
                    <w:szCs w:val="16"/>
                    <w:lang w:val="en-US"/>
                    <w14:textFill>
                      <w14:solidFill>
                        <w14:schemeClr w14:val="bg1"/>
                      </w14:solidFill>
                    </w14:textFill>
                  </w:rPr>
                </w:rPrChange>
                <w14:textFill>
                  <w14:solidFill>
                    <w14:schemeClr w14:val="bg1"/>
                  </w14:solidFill>
                </w14:textFill>
              </w:rPr>
            </w:pPr>
          </w:p>
        </w:tc>
        <w:tc>
          <w:tcPr>
            <w:tcW w:w="1890" w:type="dxa"/>
            <w:shd w:val="clear" w:color="auto" w:fill="00B0F0"/>
          </w:tcPr>
          <w:p>
            <w:pPr>
              <w:widowControl w:val="0"/>
              <w:spacing w:after="0"/>
              <w:jc w:val="both"/>
              <w:rPr>
                <w:del w:id="5525" w:author="google1599737165" w:date="2023-04-24T13:22:14Z"/>
                <w:rFonts w:ascii="Verdana" w:hAnsi="Verdana" w:cs="Verdana"/>
                <w:b/>
                <w:bCs/>
                <w:color w:val="FFFFFF" w:themeColor="background1"/>
                <w:sz w:val="18"/>
                <w:szCs w:val="18"/>
                <w:rPrChange w:id="5526" w:author="google1599737165" w:date="2023-04-24T13:47:39Z">
                  <w:rPr>
                    <w:del w:id="5527" w:author="google1599737165" w:date="2023-04-24T13:22:14Z"/>
                    <w:b/>
                    <w:bCs/>
                    <w:color w:val="FFFFFF" w:themeColor="background1"/>
                    <w:sz w:val="16"/>
                    <w:szCs w:val="16"/>
                    <w14:textFill>
                      <w14:solidFill>
                        <w14:schemeClr w14:val="bg1"/>
                      </w14:solidFill>
                    </w14:textFill>
                  </w:rPr>
                </w:rPrChange>
                <w14:textFill>
                  <w14:solidFill>
                    <w14:schemeClr w14:val="bg1"/>
                  </w14:solidFill>
                </w14:textFill>
              </w:rPr>
            </w:pPr>
            <w:del w:id="5528" w:author="google1599737165" w:date="2023-04-24T13:22:14Z">
              <w:r>
                <w:rPr>
                  <w:rFonts w:ascii="Verdana" w:hAnsi="Verdana" w:cs="Verdana"/>
                  <w:b/>
                  <w:bCs/>
                  <w:color w:val="FFFFFF" w:themeColor="background1"/>
                  <w:sz w:val="18"/>
                  <w:szCs w:val="18"/>
                  <w:rPrChange w:id="5529" w:author="google1599737165" w:date="2023-04-24T13:47:39Z">
                    <w:rPr>
                      <w:b/>
                      <w:bCs/>
                      <w:color w:val="FFFFFF" w:themeColor="background1"/>
                      <w:sz w:val="16"/>
                      <w:szCs w:val="16"/>
                      <w14:textFill>
                        <w14:solidFill>
                          <w14:schemeClr w14:val="bg1"/>
                        </w14:solidFill>
                      </w14:textFill>
                    </w:rPr>
                  </w:rPrChange>
                  <w14:textFill>
                    <w14:solidFill>
                      <w14:schemeClr w14:val="bg1"/>
                    </w14:solidFill>
                  </w14:textFill>
                </w:rPr>
                <w:delText>8</w:delText>
              </w:r>
            </w:del>
          </w:p>
        </w:tc>
        <w:tc>
          <w:tcPr>
            <w:tcW w:w="2646" w:type="dxa"/>
            <w:gridSpan w:val="2"/>
            <w:shd w:val="clear" w:color="auto" w:fill="00B0F0"/>
          </w:tcPr>
          <w:p>
            <w:pPr>
              <w:widowControl w:val="0"/>
              <w:spacing w:after="0"/>
              <w:jc w:val="both"/>
              <w:rPr>
                <w:del w:id="5530" w:author="google1599737165" w:date="2023-04-24T13:22:14Z"/>
                <w:rFonts w:ascii="Verdana" w:hAnsi="Verdana" w:cs="Verdana"/>
                <w:b/>
                <w:bCs/>
                <w:color w:val="FFFFFF" w:themeColor="background1"/>
                <w:sz w:val="18"/>
                <w:szCs w:val="18"/>
                <w:rPrChange w:id="5531" w:author="google1599737165" w:date="2023-04-24T13:47:39Z">
                  <w:rPr>
                    <w:del w:id="5532" w:author="google1599737165" w:date="2023-04-24T13:22:14Z"/>
                    <w:b/>
                    <w:bCs/>
                    <w:color w:val="FFFFFF" w:themeColor="background1"/>
                    <w:sz w:val="16"/>
                    <w:szCs w:val="16"/>
                    <w14:textFill>
                      <w14:solidFill>
                        <w14:schemeClr w14:val="bg1"/>
                      </w14:solidFill>
                    </w14:textFill>
                  </w:rPr>
                </w:rPrChange>
                <w14:textFill>
                  <w14:solidFill>
                    <w14:schemeClr w14:val="bg1"/>
                  </w14:solidFill>
                </w14:textFill>
              </w:rPr>
            </w:pPr>
            <w:del w:id="5533" w:author="google1599737165" w:date="2023-04-24T13:22:14Z">
              <w:r>
                <w:rPr>
                  <w:rFonts w:ascii="Verdana" w:hAnsi="Verdana" w:cs="Verdana"/>
                  <w:b/>
                  <w:bCs/>
                  <w:color w:val="FFFFFF" w:themeColor="background1"/>
                  <w:sz w:val="18"/>
                  <w:szCs w:val="18"/>
                  <w:rPrChange w:id="5534" w:author="google1599737165" w:date="2023-04-24T13:47:39Z">
                    <w:rPr>
                      <w:b/>
                      <w:bCs/>
                      <w:color w:val="FFFFFF" w:themeColor="background1"/>
                      <w:sz w:val="16"/>
                      <w:szCs w:val="16"/>
                      <w14:textFill>
                        <w14:solidFill>
                          <w14:schemeClr w14:val="bg1"/>
                        </w14:solidFill>
                      </w14:textFill>
                    </w:rPr>
                  </w:rPrChange>
                  <w14:textFill>
                    <w14:solidFill>
                      <w14:schemeClr w14:val="bg1"/>
                    </w14:solidFill>
                  </w14:textFill>
                </w:rPr>
                <w:delText>2</w:delText>
              </w:r>
            </w:del>
          </w:p>
        </w:tc>
        <w:tc>
          <w:tcPr>
            <w:tcW w:w="2410" w:type="dxa"/>
            <w:shd w:val="clear" w:color="auto" w:fill="00B0F0"/>
          </w:tcPr>
          <w:p>
            <w:pPr>
              <w:widowControl w:val="0"/>
              <w:spacing w:after="0"/>
              <w:jc w:val="both"/>
              <w:rPr>
                <w:del w:id="5535" w:author="google1599737165" w:date="2023-04-24T13:22:14Z"/>
                <w:rFonts w:ascii="Verdana" w:hAnsi="Verdana" w:cs="Verdana"/>
                <w:b/>
                <w:bCs/>
                <w:color w:val="FFFFFF" w:themeColor="background1"/>
                <w:sz w:val="18"/>
                <w:szCs w:val="18"/>
                <w:rPrChange w:id="5536" w:author="google1599737165" w:date="2023-04-24T13:47:39Z">
                  <w:rPr>
                    <w:del w:id="5537" w:author="google1599737165" w:date="2023-04-24T13:22:14Z"/>
                    <w:b/>
                    <w:bCs/>
                    <w:color w:val="FFFFFF" w:themeColor="background1"/>
                    <w:sz w:val="16"/>
                    <w:szCs w:val="16"/>
                    <w14:textFill>
                      <w14:solidFill>
                        <w14:schemeClr w14:val="bg1"/>
                      </w14:solidFill>
                    </w14:textFill>
                  </w:rPr>
                </w:rPrChange>
                <w14:textFill>
                  <w14:solidFill>
                    <w14:schemeClr w14:val="bg1"/>
                  </w14:solidFill>
                </w14:textFill>
              </w:rPr>
            </w:pPr>
            <w:del w:id="5538" w:author="google1599737165" w:date="2023-04-24T13:22:14Z">
              <w:r>
                <w:rPr>
                  <w:rFonts w:ascii="Verdana" w:hAnsi="Verdana" w:cs="Verdana"/>
                  <w:b/>
                  <w:bCs/>
                  <w:color w:val="FFFFFF" w:themeColor="background1"/>
                  <w:sz w:val="18"/>
                  <w:szCs w:val="18"/>
                  <w:rPrChange w:id="5539" w:author="google1599737165" w:date="2023-04-24T13:47:39Z">
                    <w:rPr>
                      <w:b/>
                      <w:bCs/>
                      <w:color w:val="FFFFFF" w:themeColor="background1"/>
                      <w:sz w:val="16"/>
                      <w:szCs w:val="16"/>
                      <w14:textFill>
                        <w14:solidFill>
                          <w14:schemeClr w14:val="bg1"/>
                        </w14:solidFill>
                      </w14:textFill>
                    </w:rPr>
                  </w:rPrChange>
                  <w14:textFill>
                    <w14:solidFill>
                      <w14:schemeClr w14:val="bg1"/>
                    </w14:solidFill>
                  </w14:textFill>
                </w:rPr>
                <w:delText>0</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del w:id="5540" w:author="google1599737165" w:date="2023-04-24T13:22:14Z"/>
        </w:trPr>
        <w:tc>
          <w:tcPr>
            <w:tcW w:w="2405" w:type="dxa"/>
          </w:tcPr>
          <w:p>
            <w:pPr>
              <w:widowControl w:val="0"/>
              <w:jc w:val="both"/>
              <w:rPr>
                <w:del w:id="5541" w:author="google1599737165" w:date="2023-04-24T13:22:14Z"/>
                <w:rFonts w:ascii="Verdana" w:hAnsi="Verdana" w:cs="Verdana"/>
                <w:sz w:val="18"/>
                <w:szCs w:val="18"/>
                <w:rPrChange w:id="5542" w:author="google1599737165" w:date="2023-04-24T13:47:39Z">
                  <w:rPr>
                    <w:del w:id="5543" w:author="google1599737165" w:date="2023-04-24T13:22:14Z"/>
                    <w:sz w:val="16"/>
                    <w:szCs w:val="16"/>
                  </w:rPr>
                </w:rPrChange>
              </w:rPr>
            </w:pPr>
            <w:del w:id="5544" w:author="google1599737165" w:date="2023-04-24T13:22:14Z">
              <w:r>
                <w:rPr>
                  <w:rFonts w:ascii="Verdana" w:hAnsi="Verdana" w:cs="Verdana"/>
                  <w:sz w:val="18"/>
                  <w:szCs w:val="18"/>
                  <w:rPrChange w:id="5545" w:author="google1599737165" w:date="2023-04-24T13:47:39Z">
                    <w:rPr>
                      <w:sz w:val="16"/>
                      <w:szCs w:val="16"/>
                    </w:rPr>
                  </w:rPrChange>
                </w:rPr>
                <w:delText xml:space="preserve">Неместные / инвазивные виды </w:delText>
              </w:r>
            </w:del>
          </w:p>
        </w:tc>
        <w:tc>
          <w:tcPr>
            <w:tcW w:w="1890" w:type="dxa"/>
          </w:tcPr>
          <w:p>
            <w:pPr>
              <w:widowControl w:val="0"/>
              <w:jc w:val="both"/>
              <w:rPr>
                <w:del w:id="5546" w:author="google1599737165" w:date="2023-04-24T13:22:14Z"/>
                <w:rFonts w:ascii="Verdana" w:hAnsi="Verdana" w:cs="Verdana"/>
                <w:sz w:val="18"/>
                <w:szCs w:val="18"/>
                <w:lang w:val="en-US"/>
                <w:rPrChange w:id="5547" w:author="google1599737165" w:date="2023-04-24T13:47:39Z">
                  <w:rPr>
                    <w:del w:id="5548" w:author="google1599737165" w:date="2023-04-24T13:22:14Z"/>
                    <w:sz w:val="16"/>
                    <w:szCs w:val="16"/>
                    <w:lang w:val="en-US"/>
                  </w:rPr>
                </w:rPrChange>
              </w:rPr>
            </w:pPr>
          </w:p>
        </w:tc>
        <w:tc>
          <w:tcPr>
            <w:tcW w:w="2646" w:type="dxa"/>
            <w:gridSpan w:val="2"/>
          </w:tcPr>
          <w:p>
            <w:pPr>
              <w:widowControl w:val="0"/>
              <w:jc w:val="both"/>
              <w:rPr>
                <w:del w:id="5549" w:author="google1599737165" w:date="2023-04-24T13:22:14Z"/>
                <w:rFonts w:ascii="Verdana" w:hAnsi="Verdana" w:cs="Verdana"/>
                <w:sz w:val="18"/>
                <w:szCs w:val="18"/>
                <w:rPrChange w:id="5550" w:author="google1599737165" w:date="2023-04-24T13:47:39Z">
                  <w:rPr>
                    <w:del w:id="5551" w:author="google1599737165" w:date="2023-04-24T13:22:14Z"/>
                    <w:sz w:val="16"/>
                    <w:szCs w:val="16"/>
                  </w:rPr>
                </w:rPrChange>
              </w:rPr>
            </w:pPr>
            <w:del w:id="5552" w:author="google1599737165" w:date="2023-04-24T13:22:14Z">
              <w:r>
                <w:rPr>
                  <w:rFonts w:ascii="Verdana" w:hAnsi="Verdana" w:cs="Verdana"/>
                  <w:sz w:val="18"/>
                  <w:szCs w:val="18"/>
                  <w:rPrChange w:id="5553" w:author="google1599737165" w:date="2023-04-24T13:47:39Z">
                    <w:rPr>
                      <w:sz w:val="16"/>
                      <w:szCs w:val="16"/>
                    </w:rPr>
                  </w:rPrChange>
                </w:rPr>
                <w:delText>отсутствие</w:delText>
              </w:r>
            </w:del>
          </w:p>
        </w:tc>
        <w:tc>
          <w:tcPr>
            <w:tcW w:w="2410" w:type="dxa"/>
          </w:tcPr>
          <w:p>
            <w:pPr>
              <w:widowControl w:val="0"/>
              <w:jc w:val="both"/>
              <w:rPr>
                <w:del w:id="5554" w:author="google1599737165" w:date="2023-04-24T13:22:14Z"/>
                <w:rFonts w:ascii="Verdana" w:hAnsi="Verdana" w:cs="Verdana"/>
                <w:sz w:val="18"/>
                <w:szCs w:val="18"/>
                <w:rPrChange w:id="5555" w:author="google1599737165" w:date="2023-04-24T13:47:39Z">
                  <w:rPr>
                    <w:del w:id="5556" w:author="google1599737165" w:date="2023-04-24T13:22:14Z"/>
                    <w:sz w:val="16"/>
                    <w:szCs w:val="16"/>
                  </w:rPr>
                </w:rPrChange>
              </w:rPr>
            </w:pPr>
            <w:del w:id="5557" w:author="google1599737165" w:date="2023-04-24T13:22:14Z">
              <w:r>
                <w:rPr>
                  <w:rFonts w:ascii="Verdana" w:hAnsi="Verdana" w:cs="Verdana"/>
                  <w:sz w:val="18"/>
                  <w:szCs w:val="18"/>
                  <w:rPrChange w:id="5558" w:author="google1599737165" w:date="2023-04-24T13:47:39Z">
                    <w:rPr>
                      <w:sz w:val="16"/>
                      <w:szCs w:val="16"/>
                    </w:rPr>
                  </w:rPrChange>
                </w:rPr>
                <w:delText>присутствие</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del w:id="5559" w:author="google1599737165" w:date="2023-04-24T13:22:14Z"/>
        </w:trPr>
        <w:tc>
          <w:tcPr>
            <w:tcW w:w="2405" w:type="dxa"/>
          </w:tcPr>
          <w:p>
            <w:pPr>
              <w:widowControl w:val="0"/>
              <w:jc w:val="both"/>
              <w:rPr>
                <w:del w:id="5560" w:author="google1599737165" w:date="2023-04-24T13:22:14Z"/>
                <w:rFonts w:ascii="Verdana" w:hAnsi="Verdana" w:cs="Verdana"/>
                <w:sz w:val="18"/>
                <w:szCs w:val="18"/>
                <w:rPrChange w:id="5561" w:author="google1599737165" w:date="2023-04-24T13:47:39Z">
                  <w:rPr>
                    <w:del w:id="5562" w:author="google1599737165" w:date="2023-04-24T13:22:14Z"/>
                    <w:sz w:val="16"/>
                    <w:szCs w:val="16"/>
                  </w:rPr>
                </w:rPrChange>
              </w:rPr>
            </w:pPr>
            <w:del w:id="5563" w:author="google1599737165" w:date="2023-04-24T13:22:14Z">
              <w:r>
                <w:rPr>
                  <w:rFonts w:ascii="Verdana" w:hAnsi="Verdana" w:cs="Verdana"/>
                  <w:sz w:val="18"/>
                  <w:szCs w:val="18"/>
                  <w:rPrChange w:id="5564" w:author="google1599737165" w:date="2023-04-24T13:47:39Z">
                    <w:rPr>
                      <w:sz w:val="16"/>
                      <w:szCs w:val="16"/>
                    </w:rPr>
                  </w:rPrChange>
                </w:rPr>
                <w:delText>Численность видов-биоиндикаторов</w:delText>
              </w:r>
            </w:del>
          </w:p>
        </w:tc>
        <w:tc>
          <w:tcPr>
            <w:tcW w:w="1890" w:type="dxa"/>
          </w:tcPr>
          <w:p>
            <w:pPr>
              <w:widowControl w:val="0"/>
              <w:jc w:val="both"/>
              <w:rPr>
                <w:del w:id="5565" w:author="google1599737165" w:date="2023-04-24T13:22:14Z"/>
                <w:rFonts w:ascii="Verdana" w:hAnsi="Verdana" w:cs="Verdana"/>
                <w:sz w:val="18"/>
                <w:szCs w:val="18"/>
                <w:rPrChange w:id="5566" w:author="google1599737165" w:date="2023-04-24T13:47:39Z">
                  <w:rPr>
                    <w:del w:id="5567" w:author="google1599737165" w:date="2023-04-24T13:22:14Z"/>
                    <w:sz w:val="16"/>
                    <w:szCs w:val="16"/>
                  </w:rPr>
                </w:rPrChange>
              </w:rPr>
            </w:pPr>
            <w:del w:id="5568" w:author="google1599737165" w:date="2023-04-24T13:22:14Z">
              <w:r>
                <w:rPr>
                  <w:rFonts w:ascii="Verdana" w:hAnsi="Verdana" w:cs="Verdana"/>
                  <w:sz w:val="18"/>
                  <w:szCs w:val="18"/>
                  <w:rPrChange w:id="5569" w:author="google1599737165" w:date="2023-04-24T13:47:39Z">
                    <w:rPr>
                      <w:sz w:val="16"/>
                      <w:szCs w:val="16"/>
                    </w:rPr>
                  </w:rPrChange>
                </w:rPr>
                <w:delText>Численность вида отличается от среднемноголетней незначительно (p&gt;0,05)</w:delText>
              </w:r>
            </w:del>
          </w:p>
        </w:tc>
        <w:tc>
          <w:tcPr>
            <w:tcW w:w="2646" w:type="dxa"/>
            <w:gridSpan w:val="2"/>
          </w:tcPr>
          <w:p>
            <w:pPr>
              <w:widowControl w:val="0"/>
              <w:jc w:val="both"/>
              <w:rPr>
                <w:del w:id="5570" w:author="google1599737165" w:date="2023-04-24T13:22:14Z"/>
                <w:rFonts w:ascii="Verdana" w:hAnsi="Verdana" w:eastAsia="Times New Roman" w:cs="Verdana"/>
                <w:sz w:val="18"/>
                <w:szCs w:val="18"/>
                <w:rPrChange w:id="5571" w:author="google1599737165" w:date="2023-04-24T13:47:39Z">
                  <w:rPr>
                    <w:del w:id="5572" w:author="google1599737165" w:date="2023-04-24T13:22:14Z"/>
                    <w:rFonts w:eastAsia="Times New Roman" w:cs="Times New Roman"/>
                    <w:sz w:val="16"/>
                    <w:szCs w:val="16"/>
                  </w:rPr>
                </w:rPrChange>
              </w:rPr>
            </w:pPr>
            <w:del w:id="5573" w:author="google1599737165" w:date="2023-04-24T13:22:14Z">
              <w:r>
                <w:rPr>
                  <w:rFonts w:ascii="Verdana" w:hAnsi="Verdana" w:cs="Verdana"/>
                  <w:sz w:val="18"/>
                  <w:szCs w:val="18"/>
                  <w:rPrChange w:id="5574" w:author="google1599737165" w:date="2023-04-24T13:47:39Z">
                    <w:rPr>
                      <w:sz w:val="16"/>
                      <w:szCs w:val="16"/>
                    </w:rPr>
                  </w:rPrChange>
                </w:rPr>
                <w:delText>Численность вида значительно отличается от среднемноголетней (p&lt;0,05)</w:delText>
              </w:r>
            </w:del>
          </w:p>
          <w:p>
            <w:pPr>
              <w:widowControl w:val="0"/>
              <w:jc w:val="both"/>
              <w:rPr>
                <w:del w:id="5575" w:author="google1599737165" w:date="2023-04-24T13:22:14Z"/>
                <w:rFonts w:ascii="Verdana" w:hAnsi="Verdana" w:eastAsia="Times New Roman" w:cs="Verdana"/>
                <w:sz w:val="18"/>
                <w:szCs w:val="18"/>
                <w:rPrChange w:id="5576" w:author="google1599737165" w:date="2023-04-24T13:47:39Z">
                  <w:rPr>
                    <w:del w:id="5577" w:author="google1599737165" w:date="2023-04-24T13:22:14Z"/>
                    <w:rFonts w:eastAsia="Times New Roman" w:cs="Times New Roman"/>
                    <w:sz w:val="16"/>
                    <w:szCs w:val="16"/>
                  </w:rPr>
                </w:rPrChange>
              </w:rPr>
            </w:pPr>
            <w:del w:id="5578" w:author="google1599737165" w:date="2023-04-24T13:22:14Z">
              <w:r>
                <w:rPr>
                  <w:rFonts w:ascii="Verdana" w:hAnsi="Verdana" w:cs="Verdana"/>
                  <w:sz w:val="18"/>
                  <w:szCs w:val="18"/>
                  <w:rPrChange w:id="5579" w:author="google1599737165" w:date="2023-04-24T13:47:39Z">
                    <w:rPr>
                      <w:sz w:val="16"/>
                      <w:szCs w:val="16"/>
                    </w:rPr>
                  </w:rPrChange>
                </w:rPr>
                <w:delText>ИЛИ</w:delText>
              </w:r>
            </w:del>
          </w:p>
          <w:p>
            <w:pPr>
              <w:widowControl w:val="0"/>
              <w:jc w:val="both"/>
              <w:rPr>
                <w:del w:id="5580" w:author="google1599737165" w:date="2023-04-24T13:22:14Z"/>
                <w:rFonts w:ascii="Verdana" w:hAnsi="Verdana" w:cs="Verdana"/>
                <w:sz w:val="18"/>
                <w:szCs w:val="18"/>
                <w:rPrChange w:id="5581" w:author="google1599737165" w:date="2023-04-24T13:47:39Z">
                  <w:rPr>
                    <w:del w:id="5582" w:author="google1599737165" w:date="2023-04-24T13:22:14Z"/>
                    <w:sz w:val="16"/>
                    <w:szCs w:val="16"/>
                  </w:rPr>
                </w:rPrChange>
              </w:rPr>
            </w:pPr>
            <w:del w:id="5583" w:author="google1599737165" w:date="2023-04-24T13:22:14Z">
              <w:r>
                <w:rPr>
                  <w:rFonts w:ascii="Verdana" w:hAnsi="Verdana" w:cs="Verdana"/>
                  <w:sz w:val="18"/>
                  <w:szCs w:val="18"/>
                  <w:rPrChange w:id="5584" w:author="google1599737165" w:date="2023-04-24T13:47:39Z">
                    <w:rPr>
                      <w:sz w:val="16"/>
                      <w:szCs w:val="16"/>
                    </w:rPr>
                  </w:rPrChange>
                </w:rPr>
                <w:delText>Численность вида значительно увеличивается (p&lt;0,05)</w:delText>
              </w:r>
            </w:del>
          </w:p>
        </w:tc>
        <w:tc>
          <w:tcPr>
            <w:tcW w:w="2410" w:type="dxa"/>
          </w:tcPr>
          <w:p>
            <w:pPr>
              <w:widowControl w:val="0"/>
              <w:jc w:val="both"/>
              <w:rPr>
                <w:del w:id="5585" w:author="google1599737165" w:date="2023-04-24T13:22:14Z"/>
                <w:rFonts w:ascii="Verdana" w:hAnsi="Verdana" w:cs="Verdana"/>
                <w:sz w:val="18"/>
                <w:szCs w:val="18"/>
                <w:rPrChange w:id="5586" w:author="google1599737165" w:date="2023-04-24T13:47:39Z">
                  <w:rPr>
                    <w:del w:id="5587" w:author="google1599737165" w:date="2023-04-24T13:22:14Z"/>
                    <w:sz w:val="16"/>
                    <w:szCs w:val="16"/>
                  </w:rPr>
                </w:rPrChange>
              </w:rPr>
            </w:pPr>
            <w:del w:id="5588" w:author="google1599737165" w:date="2023-04-24T13:22:14Z">
              <w:r>
                <w:rPr>
                  <w:rFonts w:ascii="Verdana" w:hAnsi="Verdana" w:cs="Verdana"/>
                  <w:sz w:val="18"/>
                  <w:szCs w:val="18"/>
                  <w:rPrChange w:id="5589" w:author="google1599737165" w:date="2023-04-24T13:47:39Z">
                    <w:rPr>
                      <w:sz w:val="16"/>
                      <w:szCs w:val="16"/>
                    </w:rPr>
                  </w:rPrChange>
                </w:rPr>
                <w:delText>Целевой вид отсутствует в пробах со станций, где до воздействия отмечалась его высокая численность</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del w:id="5590" w:author="google1599737165" w:date="2023-04-24T13:22:14Z"/>
        </w:trPr>
        <w:tc>
          <w:tcPr>
            <w:tcW w:w="2405" w:type="dxa"/>
            <w:shd w:val="clear" w:color="auto" w:fill="D7D7D7" w:themeFill="background1" w:themeFillShade="D8"/>
          </w:tcPr>
          <w:p>
            <w:pPr>
              <w:widowControl w:val="0"/>
              <w:jc w:val="both"/>
              <w:rPr>
                <w:del w:id="5591" w:author="google1599737165" w:date="2023-04-24T13:22:14Z"/>
                <w:rFonts w:ascii="Verdana" w:hAnsi="Verdana" w:cs="Verdana"/>
                <w:sz w:val="18"/>
                <w:szCs w:val="18"/>
                <w:rPrChange w:id="5592" w:author="google1599737165" w:date="2023-04-24T13:47:39Z">
                  <w:rPr>
                    <w:del w:id="5593" w:author="google1599737165" w:date="2023-04-24T13:22:14Z"/>
                    <w:sz w:val="16"/>
                    <w:szCs w:val="16"/>
                  </w:rPr>
                </w:rPrChange>
              </w:rPr>
            </w:pPr>
            <w:del w:id="5594" w:author="google1599737165" w:date="2023-04-24T13:22:14Z">
              <w:r>
                <w:rPr>
                  <w:rFonts w:ascii="Verdana" w:hAnsi="Verdana" w:cs="Verdana"/>
                  <w:sz w:val="18"/>
                  <w:szCs w:val="18"/>
                  <w:rPrChange w:id="5595" w:author="google1599737165" w:date="2023-04-24T13:47:39Z">
                    <w:rPr>
                      <w:sz w:val="16"/>
                      <w:szCs w:val="16"/>
                    </w:rPr>
                  </w:rPrChange>
                </w:rPr>
                <w:delText>Система балльной оценки / Категории состояния</w:delText>
              </w:r>
            </w:del>
          </w:p>
        </w:tc>
        <w:tc>
          <w:tcPr>
            <w:tcW w:w="3000" w:type="dxa"/>
            <w:gridSpan w:val="2"/>
            <w:shd w:val="clear" w:color="auto" w:fill="D7D7D7" w:themeFill="background1" w:themeFillShade="D8"/>
          </w:tcPr>
          <w:p>
            <w:pPr>
              <w:widowControl w:val="0"/>
              <w:jc w:val="both"/>
              <w:rPr>
                <w:del w:id="5596" w:author="google1599737165" w:date="2023-04-24T13:22:14Z"/>
                <w:rFonts w:ascii="Verdana" w:hAnsi="Verdana" w:cs="Verdana"/>
                <w:sz w:val="18"/>
                <w:szCs w:val="18"/>
                <w:rPrChange w:id="5597" w:author="google1599737165" w:date="2023-04-24T13:47:39Z">
                  <w:rPr>
                    <w:del w:id="5598" w:author="google1599737165" w:date="2023-04-24T13:22:14Z"/>
                    <w:sz w:val="16"/>
                    <w:szCs w:val="16"/>
                  </w:rPr>
                </w:rPrChange>
              </w:rPr>
            </w:pPr>
            <w:del w:id="5599" w:author="google1599737165" w:date="2023-04-24T13:22:14Z">
              <w:r>
                <w:rPr>
                  <w:rFonts w:ascii="Verdana" w:hAnsi="Verdana" w:cs="Verdana"/>
                  <w:sz w:val="18"/>
                  <w:szCs w:val="18"/>
                  <w:rPrChange w:id="5600" w:author="google1599737165" w:date="2023-04-24T13:47:39Z">
                    <w:rPr>
                      <w:sz w:val="16"/>
                      <w:szCs w:val="16"/>
                    </w:rPr>
                  </w:rPrChange>
                </w:rPr>
                <w:delText>Рейтинг</w:delText>
              </w:r>
            </w:del>
          </w:p>
        </w:tc>
        <w:tc>
          <w:tcPr>
            <w:tcW w:w="3946" w:type="dxa"/>
            <w:gridSpan w:val="2"/>
            <w:shd w:val="clear" w:color="auto" w:fill="D7D7D7" w:themeFill="background1" w:themeFillShade="D8"/>
          </w:tcPr>
          <w:p>
            <w:pPr>
              <w:widowControl w:val="0"/>
              <w:jc w:val="both"/>
              <w:rPr>
                <w:del w:id="5601" w:author="google1599737165" w:date="2023-04-24T13:22:14Z"/>
                <w:rFonts w:ascii="Verdana" w:hAnsi="Verdana" w:cs="Verdana"/>
                <w:sz w:val="18"/>
                <w:szCs w:val="18"/>
                <w:rPrChange w:id="5602" w:author="google1599737165" w:date="2023-04-24T13:47:39Z">
                  <w:rPr>
                    <w:del w:id="5603" w:author="google1599737165" w:date="2023-04-24T13:22:14Z"/>
                    <w:sz w:val="16"/>
                    <w:szCs w:val="16"/>
                  </w:rPr>
                </w:rPrChange>
              </w:rPr>
            </w:pPr>
            <w:del w:id="5604" w:author="google1599737165" w:date="2023-04-24T13:22:14Z">
              <w:r>
                <w:rPr>
                  <w:rFonts w:ascii="Verdana" w:hAnsi="Verdana" w:cs="Verdana"/>
                  <w:sz w:val="18"/>
                  <w:szCs w:val="18"/>
                  <w:rPrChange w:id="5605" w:author="google1599737165" w:date="2023-04-24T13:47:39Z">
                    <w:rPr>
                      <w:sz w:val="16"/>
                      <w:szCs w:val="16"/>
                    </w:rPr>
                  </w:rPrChange>
                </w:rPr>
                <w:delText>Итоговая оценка</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del w:id="5606" w:author="google1599737165" w:date="2023-04-24T13:22:14Z"/>
        </w:trPr>
        <w:tc>
          <w:tcPr>
            <w:tcW w:w="2405" w:type="dxa"/>
            <w:shd w:val="clear" w:color="auto" w:fill="F1F1F1" w:themeFill="background1" w:themeFillShade="F2"/>
          </w:tcPr>
          <w:p>
            <w:pPr>
              <w:widowControl w:val="0"/>
              <w:jc w:val="both"/>
              <w:rPr>
                <w:del w:id="5607" w:author="google1599737165" w:date="2023-04-24T13:22:14Z"/>
                <w:rFonts w:ascii="Verdana" w:hAnsi="Verdana" w:cs="Verdana"/>
                <w:sz w:val="18"/>
                <w:szCs w:val="18"/>
                <w:rPrChange w:id="5608" w:author="google1599737165" w:date="2023-04-24T13:47:39Z">
                  <w:rPr>
                    <w:del w:id="5609" w:author="google1599737165" w:date="2023-04-24T13:22:14Z"/>
                    <w:sz w:val="16"/>
                    <w:szCs w:val="16"/>
                  </w:rPr>
                </w:rPrChange>
              </w:rPr>
            </w:pPr>
            <w:del w:id="5610" w:author="google1599737165" w:date="2023-04-24T13:22:14Z">
              <w:r>
                <w:rPr>
                  <w:rFonts w:ascii="Verdana" w:hAnsi="Verdana" w:cs="Verdana"/>
                  <w:sz w:val="18"/>
                  <w:szCs w:val="18"/>
                  <w:rPrChange w:id="5611" w:author="google1599737165" w:date="2023-04-24T13:47:39Z">
                    <w:rPr>
                      <w:sz w:val="16"/>
                      <w:szCs w:val="16"/>
                    </w:rPr>
                  </w:rPrChange>
                </w:rPr>
                <w:delText>Хорошее</w:delText>
              </w:r>
            </w:del>
          </w:p>
        </w:tc>
        <w:tc>
          <w:tcPr>
            <w:tcW w:w="3000" w:type="dxa"/>
            <w:gridSpan w:val="2"/>
            <w:shd w:val="clear" w:color="auto" w:fill="F1F1F1" w:themeFill="background1" w:themeFillShade="F2"/>
          </w:tcPr>
          <w:p>
            <w:pPr>
              <w:widowControl w:val="0"/>
              <w:jc w:val="both"/>
              <w:rPr>
                <w:del w:id="5612" w:author="google1599737165" w:date="2023-04-24T13:22:14Z"/>
                <w:rFonts w:ascii="Verdana" w:hAnsi="Verdana" w:cs="Verdana"/>
                <w:sz w:val="18"/>
                <w:szCs w:val="18"/>
                <w:rPrChange w:id="5613" w:author="google1599737165" w:date="2023-04-24T13:47:39Z">
                  <w:rPr>
                    <w:del w:id="5614" w:author="google1599737165" w:date="2023-04-24T13:22:14Z"/>
                    <w:rFonts w:cs="Arial"/>
                    <w:sz w:val="16"/>
                    <w:szCs w:val="16"/>
                  </w:rPr>
                </w:rPrChange>
              </w:rPr>
            </w:pPr>
            <w:del w:id="5615" w:author="google1599737165" w:date="2023-04-24T13:22:14Z">
              <w:r>
                <w:rPr>
                  <w:rFonts w:ascii="Verdana" w:hAnsi="Verdana" w:cs="Verdana"/>
                  <w:sz w:val="18"/>
                  <w:szCs w:val="18"/>
                  <w:rPrChange w:id="5616" w:author="google1599737165" w:date="2023-04-24T13:47:39Z">
                    <w:rPr>
                      <w:sz w:val="16"/>
                      <w:szCs w:val="16"/>
                    </w:rPr>
                  </w:rPrChange>
                </w:rPr>
                <w:delText>0,7*Σ макс. баллов-</w:delText>
              </w:r>
            </w:del>
          </w:p>
          <w:p>
            <w:pPr>
              <w:widowControl w:val="0"/>
              <w:jc w:val="both"/>
              <w:rPr>
                <w:del w:id="5617" w:author="google1599737165" w:date="2023-04-24T13:22:14Z"/>
                <w:rFonts w:ascii="Verdana" w:hAnsi="Verdana" w:cs="Verdana"/>
                <w:sz w:val="18"/>
                <w:szCs w:val="18"/>
                <w:rPrChange w:id="5618" w:author="google1599737165" w:date="2023-04-24T13:47:39Z">
                  <w:rPr>
                    <w:del w:id="5619" w:author="google1599737165" w:date="2023-04-24T13:22:14Z"/>
                    <w:rFonts w:cs="Arial"/>
                    <w:sz w:val="16"/>
                    <w:szCs w:val="16"/>
                  </w:rPr>
                </w:rPrChange>
              </w:rPr>
            </w:pPr>
            <w:del w:id="5620" w:author="google1599737165" w:date="2023-04-24T13:22:14Z">
              <w:r>
                <w:rPr>
                  <w:rFonts w:ascii="Verdana" w:hAnsi="Verdana" w:cs="Verdana"/>
                  <w:sz w:val="18"/>
                  <w:szCs w:val="18"/>
                  <w:rPrChange w:id="5621" w:author="google1599737165" w:date="2023-04-24T13:47:39Z">
                    <w:rPr>
                      <w:sz w:val="16"/>
                      <w:szCs w:val="16"/>
                    </w:rPr>
                  </w:rPrChange>
                </w:rPr>
                <w:delText>1*Σ макс. баллов</w:delText>
              </w:r>
            </w:del>
          </w:p>
        </w:tc>
        <w:tc>
          <w:tcPr>
            <w:tcW w:w="3946" w:type="dxa"/>
            <w:gridSpan w:val="2"/>
            <w:shd w:val="clear" w:color="auto" w:fill="F1F1F1" w:themeFill="background1" w:themeFillShade="F2"/>
          </w:tcPr>
          <w:p>
            <w:pPr>
              <w:widowControl w:val="0"/>
              <w:jc w:val="both"/>
              <w:rPr>
                <w:del w:id="5622" w:author="google1599737165" w:date="2023-04-24T13:22:14Z"/>
                <w:rFonts w:ascii="Verdana" w:hAnsi="Verdana" w:cs="Verdana"/>
                <w:sz w:val="18"/>
                <w:szCs w:val="18"/>
                <w:rPrChange w:id="5623" w:author="google1599737165" w:date="2023-04-24T13:47:39Z">
                  <w:rPr>
                    <w:del w:id="5624" w:author="google1599737165" w:date="2023-04-24T13:22:14Z"/>
                    <w:sz w:val="16"/>
                    <w:szCs w:val="16"/>
                  </w:rPr>
                </w:rPrChange>
              </w:rPr>
            </w:pPr>
            <w:del w:id="5625" w:author="google1599737165" w:date="2023-04-24T13:22:14Z">
              <w:r>
                <w:rPr>
                  <w:rFonts w:ascii="Verdana" w:hAnsi="Verdana" w:cs="Verdana"/>
                  <w:sz w:val="18"/>
                  <w:szCs w:val="18"/>
                  <w:rPrChange w:id="5626" w:author="google1599737165" w:date="2023-04-24T13:47:39Z">
                    <w:rPr>
                      <w:sz w:val="16"/>
                      <w:szCs w:val="16"/>
                    </w:rPr>
                  </w:rPrChange>
                </w:rPr>
                <w:delText>6</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del w:id="5627" w:author="google1599737165" w:date="2023-04-24T13:22:14Z"/>
        </w:trPr>
        <w:tc>
          <w:tcPr>
            <w:tcW w:w="2405" w:type="dxa"/>
            <w:shd w:val="clear" w:color="auto" w:fill="F1F1F1" w:themeFill="background1" w:themeFillShade="F2"/>
          </w:tcPr>
          <w:p>
            <w:pPr>
              <w:widowControl w:val="0"/>
              <w:jc w:val="both"/>
              <w:rPr>
                <w:del w:id="5628" w:author="google1599737165" w:date="2023-04-24T13:22:14Z"/>
                <w:rFonts w:ascii="Verdana" w:hAnsi="Verdana" w:cs="Verdana"/>
                <w:sz w:val="18"/>
                <w:szCs w:val="18"/>
                <w:rPrChange w:id="5629" w:author="google1599737165" w:date="2023-04-24T13:47:39Z">
                  <w:rPr>
                    <w:del w:id="5630" w:author="google1599737165" w:date="2023-04-24T13:22:14Z"/>
                    <w:sz w:val="16"/>
                    <w:szCs w:val="16"/>
                  </w:rPr>
                </w:rPrChange>
              </w:rPr>
            </w:pPr>
            <w:del w:id="5631" w:author="google1599737165" w:date="2023-04-24T13:22:14Z">
              <w:r>
                <w:rPr>
                  <w:rFonts w:ascii="Verdana" w:hAnsi="Verdana" w:cs="Verdana"/>
                  <w:sz w:val="18"/>
                  <w:szCs w:val="18"/>
                  <w:rPrChange w:id="5632" w:author="google1599737165" w:date="2023-04-24T13:47:39Z">
                    <w:rPr>
                      <w:sz w:val="16"/>
                      <w:szCs w:val="16"/>
                    </w:rPr>
                  </w:rPrChange>
                </w:rPr>
                <w:delText>Среднее состояние</w:delText>
              </w:r>
            </w:del>
          </w:p>
        </w:tc>
        <w:tc>
          <w:tcPr>
            <w:tcW w:w="3000" w:type="dxa"/>
            <w:gridSpan w:val="2"/>
            <w:shd w:val="clear" w:color="auto" w:fill="F1F1F1" w:themeFill="background1" w:themeFillShade="F2"/>
          </w:tcPr>
          <w:p>
            <w:pPr>
              <w:widowControl w:val="0"/>
              <w:jc w:val="both"/>
              <w:rPr>
                <w:del w:id="5633" w:author="google1599737165" w:date="2023-04-24T13:22:14Z"/>
                <w:rFonts w:ascii="Verdana" w:hAnsi="Verdana" w:cs="Verdana"/>
                <w:sz w:val="18"/>
                <w:szCs w:val="18"/>
                <w:rPrChange w:id="5634" w:author="google1599737165" w:date="2023-04-24T13:47:39Z">
                  <w:rPr>
                    <w:del w:id="5635" w:author="google1599737165" w:date="2023-04-24T13:22:14Z"/>
                    <w:rFonts w:cs="Arial"/>
                    <w:sz w:val="16"/>
                    <w:szCs w:val="16"/>
                  </w:rPr>
                </w:rPrChange>
              </w:rPr>
            </w:pPr>
            <w:del w:id="5636" w:author="google1599737165" w:date="2023-04-24T13:22:14Z">
              <w:r>
                <w:rPr>
                  <w:rFonts w:ascii="Verdana" w:hAnsi="Verdana" w:cs="Verdana"/>
                  <w:sz w:val="18"/>
                  <w:szCs w:val="18"/>
                  <w:rPrChange w:id="5637" w:author="google1599737165" w:date="2023-04-24T13:47:39Z">
                    <w:rPr>
                      <w:sz w:val="16"/>
                      <w:szCs w:val="16"/>
                    </w:rPr>
                  </w:rPrChange>
                </w:rPr>
                <w:delText>0,3*Σ макс. баллов-</w:delText>
              </w:r>
            </w:del>
          </w:p>
          <w:p>
            <w:pPr>
              <w:widowControl w:val="0"/>
              <w:jc w:val="both"/>
              <w:rPr>
                <w:del w:id="5638" w:author="google1599737165" w:date="2023-04-24T13:22:14Z"/>
                <w:rFonts w:ascii="Verdana" w:hAnsi="Verdana" w:cs="Verdana"/>
                <w:sz w:val="18"/>
                <w:szCs w:val="18"/>
                <w:rPrChange w:id="5639" w:author="google1599737165" w:date="2023-04-24T13:47:39Z">
                  <w:rPr>
                    <w:del w:id="5640" w:author="google1599737165" w:date="2023-04-24T13:22:14Z"/>
                    <w:rFonts w:cs="Arial"/>
                    <w:sz w:val="16"/>
                    <w:szCs w:val="16"/>
                  </w:rPr>
                </w:rPrChange>
              </w:rPr>
            </w:pPr>
            <w:del w:id="5641" w:author="google1599737165" w:date="2023-04-24T13:22:14Z">
              <w:r>
                <w:rPr>
                  <w:rFonts w:ascii="Verdana" w:hAnsi="Verdana" w:cs="Verdana"/>
                  <w:sz w:val="18"/>
                  <w:szCs w:val="18"/>
                  <w:rPrChange w:id="5642" w:author="google1599737165" w:date="2023-04-24T13:47:39Z">
                    <w:rPr>
                      <w:sz w:val="16"/>
                      <w:szCs w:val="16"/>
                    </w:rPr>
                  </w:rPrChange>
                </w:rPr>
                <w:delText>0,7*Σ макс. баллов</w:delText>
              </w:r>
            </w:del>
          </w:p>
        </w:tc>
        <w:tc>
          <w:tcPr>
            <w:tcW w:w="3946" w:type="dxa"/>
            <w:gridSpan w:val="2"/>
            <w:shd w:val="clear" w:color="auto" w:fill="F1F1F1" w:themeFill="background1" w:themeFillShade="F2"/>
          </w:tcPr>
          <w:p>
            <w:pPr>
              <w:widowControl w:val="0"/>
              <w:jc w:val="both"/>
              <w:rPr>
                <w:del w:id="5643" w:author="google1599737165" w:date="2023-04-24T13:22:14Z"/>
                <w:rFonts w:ascii="Verdana" w:hAnsi="Verdana" w:cs="Verdana"/>
                <w:sz w:val="18"/>
                <w:szCs w:val="18"/>
                <w:rPrChange w:id="5644" w:author="google1599737165" w:date="2023-04-24T13:47:39Z">
                  <w:rPr>
                    <w:del w:id="5645" w:author="google1599737165" w:date="2023-04-24T13:22:14Z"/>
                    <w:sz w:val="16"/>
                    <w:szCs w:val="16"/>
                  </w:rPr>
                </w:rPrChange>
              </w:rPr>
            </w:pPr>
            <w:del w:id="5646" w:author="google1599737165" w:date="2023-04-24T13:22:14Z">
              <w:r>
                <w:rPr>
                  <w:rFonts w:ascii="Verdana" w:hAnsi="Verdana" w:cs="Verdana"/>
                  <w:sz w:val="18"/>
                  <w:szCs w:val="18"/>
                  <w:rPrChange w:id="5647" w:author="google1599737165" w:date="2023-04-24T13:47:39Z">
                    <w:rPr>
                      <w:sz w:val="16"/>
                      <w:szCs w:val="16"/>
                    </w:rPr>
                  </w:rPrChange>
                </w:rPr>
                <w:delText>3</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del w:id="5648" w:author="google1599737165" w:date="2023-04-24T13:22:14Z"/>
        </w:trPr>
        <w:tc>
          <w:tcPr>
            <w:tcW w:w="2405" w:type="dxa"/>
            <w:shd w:val="clear" w:color="auto" w:fill="F1F1F1" w:themeFill="background1" w:themeFillShade="F2"/>
          </w:tcPr>
          <w:p>
            <w:pPr>
              <w:widowControl w:val="0"/>
              <w:jc w:val="both"/>
              <w:rPr>
                <w:del w:id="5649" w:author="google1599737165" w:date="2023-04-24T13:22:14Z"/>
                <w:rFonts w:ascii="Verdana" w:hAnsi="Verdana" w:cs="Verdana"/>
                <w:sz w:val="18"/>
                <w:szCs w:val="18"/>
                <w:rPrChange w:id="5650" w:author="google1599737165" w:date="2023-04-24T13:47:39Z">
                  <w:rPr>
                    <w:del w:id="5651" w:author="google1599737165" w:date="2023-04-24T13:22:14Z"/>
                    <w:sz w:val="16"/>
                    <w:szCs w:val="16"/>
                  </w:rPr>
                </w:rPrChange>
              </w:rPr>
            </w:pPr>
            <w:del w:id="5652" w:author="google1599737165" w:date="2023-04-24T13:22:14Z">
              <w:r>
                <w:rPr>
                  <w:rFonts w:ascii="Verdana" w:hAnsi="Verdana" w:cs="Verdana"/>
                  <w:sz w:val="18"/>
                  <w:szCs w:val="18"/>
                  <w:rPrChange w:id="5653" w:author="google1599737165" w:date="2023-04-24T13:47:39Z">
                    <w:rPr>
                      <w:sz w:val="16"/>
                      <w:szCs w:val="16"/>
                    </w:rPr>
                  </w:rPrChange>
                </w:rPr>
                <w:delText>Плохое состояние</w:delText>
              </w:r>
            </w:del>
          </w:p>
        </w:tc>
        <w:tc>
          <w:tcPr>
            <w:tcW w:w="3000" w:type="dxa"/>
            <w:gridSpan w:val="2"/>
            <w:shd w:val="clear" w:color="auto" w:fill="F1F1F1" w:themeFill="background1" w:themeFillShade="F2"/>
          </w:tcPr>
          <w:p>
            <w:pPr>
              <w:widowControl w:val="0"/>
              <w:jc w:val="both"/>
              <w:rPr>
                <w:del w:id="5654" w:author="google1599737165" w:date="2023-04-24T13:22:14Z"/>
                <w:rFonts w:ascii="Verdana" w:hAnsi="Verdana" w:cs="Verdana"/>
                <w:sz w:val="18"/>
                <w:szCs w:val="18"/>
                <w:rPrChange w:id="5655" w:author="google1599737165" w:date="2023-04-24T13:47:39Z">
                  <w:rPr>
                    <w:del w:id="5656" w:author="google1599737165" w:date="2023-04-24T13:22:14Z"/>
                    <w:rFonts w:cs="Arial"/>
                    <w:sz w:val="16"/>
                    <w:szCs w:val="16"/>
                  </w:rPr>
                </w:rPrChange>
              </w:rPr>
            </w:pPr>
            <w:del w:id="5657" w:author="google1599737165" w:date="2023-04-24T13:22:14Z">
              <w:r>
                <w:rPr>
                  <w:rFonts w:ascii="Verdana" w:hAnsi="Verdana" w:cs="Verdana"/>
                  <w:sz w:val="18"/>
                  <w:szCs w:val="18"/>
                  <w:rPrChange w:id="5658" w:author="google1599737165" w:date="2023-04-24T13:47:39Z">
                    <w:rPr>
                      <w:sz w:val="16"/>
                      <w:szCs w:val="16"/>
                    </w:rPr>
                  </w:rPrChange>
                </w:rPr>
                <w:delText>0 -0,3*Σ макс. баллов</w:delText>
              </w:r>
            </w:del>
          </w:p>
        </w:tc>
        <w:tc>
          <w:tcPr>
            <w:tcW w:w="3946" w:type="dxa"/>
            <w:gridSpan w:val="2"/>
            <w:shd w:val="clear" w:color="auto" w:fill="F1F1F1" w:themeFill="background1" w:themeFillShade="F2"/>
          </w:tcPr>
          <w:p>
            <w:pPr>
              <w:widowControl w:val="0"/>
              <w:jc w:val="both"/>
              <w:rPr>
                <w:del w:id="5659" w:author="google1599737165" w:date="2023-04-24T13:22:14Z"/>
                <w:rFonts w:ascii="Verdana" w:hAnsi="Verdana" w:cs="Verdana"/>
                <w:sz w:val="18"/>
                <w:szCs w:val="18"/>
                <w:rPrChange w:id="5660" w:author="google1599737165" w:date="2023-04-24T13:47:39Z">
                  <w:rPr>
                    <w:del w:id="5661" w:author="google1599737165" w:date="2023-04-24T13:22:14Z"/>
                    <w:sz w:val="16"/>
                    <w:szCs w:val="16"/>
                  </w:rPr>
                </w:rPrChange>
              </w:rPr>
            </w:pPr>
            <w:del w:id="5662" w:author="google1599737165" w:date="2023-04-24T13:22:14Z">
              <w:r>
                <w:rPr>
                  <w:rFonts w:ascii="Verdana" w:hAnsi="Verdana" w:cs="Verdana"/>
                  <w:sz w:val="18"/>
                  <w:szCs w:val="18"/>
                  <w:rPrChange w:id="5663" w:author="google1599737165" w:date="2023-04-24T13:47:39Z">
                    <w:rPr>
                      <w:sz w:val="16"/>
                      <w:szCs w:val="16"/>
                    </w:rPr>
                  </w:rPrChange>
                </w:rPr>
                <w:delText>0</w:delText>
              </w:r>
            </w:del>
          </w:p>
        </w:tc>
      </w:tr>
    </w:tbl>
    <w:p>
      <w:pPr>
        <w:rPr>
          <w:rFonts w:ascii="Verdana" w:hAnsi="Verdana" w:cs="Verdana"/>
          <w:sz w:val="18"/>
          <w:szCs w:val="18"/>
          <w:lang w:val="en-US"/>
          <w:rPrChange w:id="5664" w:author="google1599737165" w:date="2023-04-24T13:47:39Z">
            <w:rPr>
              <w:lang w:val="en-US"/>
            </w:rPr>
          </w:rPrChange>
        </w:rPr>
      </w:pPr>
    </w:p>
    <w:p>
      <w:pPr>
        <w:jc w:val="both"/>
        <w:rPr>
          <w:rFonts w:hint="default" w:ascii="Verdana" w:hAnsi="Verdana" w:cs="Verdana"/>
          <w:sz w:val="18"/>
          <w:szCs w:val="18"/>
          <w:lang w:val="ru-RU"/>
          <w:rPrChange w:id="5665" w:author="google1599737165" w:date="2023-04-24T13:47:39Z">
            <w:rPr>
              <w:rFonts w:hint="default" w:ascii="Times New Roman" w:hAnsi="Times New Roman" w:cs="Times New Roman"/>
              <w:sz w:val="24"/>
              <w:szCs w:val="24"/>
              <w:lang w:val="ru-RU"/>
            </w:rPr>
          </w:rPrChange>
        </w:rPr>
      </w:pPr>
    </w:p>
    <w:p>
      <w:pPr>
        <w:jc w:val="both"/>
        <w:rPr>
          <w:rFonts w:hint="default" w:ascii="Verdana" w:hAnsi="Verdana" w:cs="Verdana"/>
          <w:sz w:val="18"/>
          <w:szCs w:val="18"/>
          <w:rPrChange w:id="5666" w:author="google1599737165" w:date="2023-04-24T13:47:39Z">
            <w:rPr>
              <w:rFonts w:hint="default" w:ascii="Times New Roman" w:hAnsi="Times New Roman" w:cs="Times New Roman"/>
              <w:sz w:val="24"/>
              <w:szCs w:val="24"/>
            </w:rPr>
          </w:rPrChange>
        </w:rPr>
      </w:pPr>
    </w:p>
    <w:p>
      <w:pPr>
        <w:jc w:val="both"/>
        <w:rPr>
          <w:rFonts w:hint="default" w:ascii="Verdana" w:hAnsi="Verdana" w:cs="Verdana"/>
          <w:sz w:val="18"/>
          <w:szCs w:val="18"/>
          <w:rPrChange w:id="5667" w:author="google1599737165" w:date="2023-04-24T13:47:39Z">
            <w:rPr>
              <w:rFonts w:hint="default" w:ascii="Times New Roman" w:hAnsi="Times New Roman" w:cs="Times New Roman"/>
              <w:sz w:val="24"/>
              <w:szCs w:val="24"/>
            </w:rPr>
          </w:rPrChange>
        </w:rPr>
      </w:pPr>
    </w:p>
    <w:p>
      <w:pPr>
        <w:jc w:val="both"/>
        <w:rPr>
          <w:rFonts w:hint="default" w:ascii="Verdana" w:hAnsi="Verdana" w:cs="Verdana"/>
          <w:sz w:val="18"/>
          <w:szCs w:val="18"/>
          <w:rPrChange w:id="5668" w:author="google1599737165" w:date="2023-04-24T13:47:39Z">
            <w:rPr>
              <w:rFonts w:hint="default" w:ascii="Times New Roman" w:hAnsi="Times New Roman" w:cs="Times New Roman"/>
              <w:sz w:val="24"/>
              <w:szCs w:val="24"/>
            </w:rPr>
          </w:rPrChange>
        </w:rPr>
      </w:pPr>
    </w:p>
    <w:p>
      <w:pPr>
        <w:numPr>
          <w:ilvl w:val="0"/>
          <w:numId w:val="22"/>
        </w:numPr>
        <w:jc w:val="both"/>
        <w:rPr>
          <w:rFonts w:hint="default" w:ascii="Verdana" w:hAnsi="Verdana" w:cs="Verdana"/>
          <w:sz w:val="18"/>
          <w:szCs w:val="18"/>
          <w:rPrChange w:id="5669" w:author="google1599737165" w:date="2023-04-24T13:47:39Z">
            <w:rPr>
              <w:rFonts w:hint="default" w:ascii="Times New Roman" w:hAnsi="Times New Roman" w:cs="Times New Roman"/>
              <w:sz w:val="24"/>
              <w:szCs w:val="24"/>
            </w:rPr>
          </w:rPrChange>
        </w:rPr>
      </w:pPr>
      <w:r>
        <w:rPr>
          <w:rFonts w:hint="default" w:ascii="Verdana" w:hAnsi="Verdana" w:cs="Verdana"/>
          <w:sz w:val="18"/>
          <w:szCs w:val="18"/>
          <w:rPrChange w:id="5670" w:author="google1599737165" w:date="2023-04-24T13:47:39Z">
            <w:rPr>
              <w:rFonts w:hint="default" w:ascii="Times New Roman" w:hAnsi="Times New Roman" w:cs="Times New Roman"/>
              <w:sz w:val="24"/>
              <w:szCs w:val="24"/>
            </w:rPr>
          </w:rPrChange>
        </w:rPr>
        <w:t>Управление по результатам оценки</w:t>
      </w:r>
      <w:r>
        <w:rPr>
          <w:rFonts w:ascii="Verdana" w:hAnsi="Verdana" w:cs="Verdana"/>
          <w:sz w:val="18"/>
          <w:szCs w:val="18"/>
          <w:rPrChange w:id="5671" w:author="google1599737165" w:date="2023-04-24T13:47:39Z">
            <w:rPr/>
          </w:rPrChange>
        </w:rPr>
        <w:commentReference w:id="7"/>
      </w:r>
    </w:p>
    <w:p>
      <w:pPr>
        <w:pStyle w:val="42"/>
        <w:rPr>
          <w:ins w:id="5672" w:author="google1599737165" w:date="2023-04-24T13:33:29Z"/>
          <w:rFonts w:hint="default" w:ascii="Verdana" w:hAnsi="Verdana" w:cs="Verdana"/>
          <w:sz w:val="18"/>
          <w:szCs w:val="18"/>
          <w:lang w:val="ru-RU"/>
          <w:rPrChange w:id="5673" w:author="google1599737165" w:date="2023-04-24T13:47:39Z">
            <w:rPr>
              <w:ins w:id="5674" w:author="google1599737165" w:date="2023-04-24T13:33:29Z"/>
              <w:rFonts w:hint="default"/>
              <w:lang w:val="ru-RU"/>
            </w:rPr>
          </w:rPrChange>
        </w:rPr>
      </w:pPr>
      <w:ins w:id="5675" w:author="google1599737165" w:date="2023-04-24T13:33:31Z">
        <w:r>
          <w:rPr>
            <w:rFonts w:hint="default" w:ascii="Verdana" w:hAnsi="Verdana" w:cs="Verdana"/>
            <w:sz w:val="18"/>
            <w:szCs w:val="18"/>
            <w:lang w:val="ru-RU"/>
            <w:rPrChange w:id="5676" w:author="google1599737165" w:date="2023-04-24T13:47:39Z">
              <w:rPr>
                <w:rFonts w:hint="default"/>
                <w:lang w:val="ru-RU"/>
              </w:rPr>
            </w:rPrChange>
          </w:rPr>
          <w:t>П</w:t>
        </w:r>
      </w:ins>
      <w:ins w:id="5677" w:author="google1599737165" w:date="2023-04-24T13:33:29Z">
        <w:r>
          <w:rPr>
            <w:rFonts w:hint="default" w:ascii="Verdana" w:hAnsi="Verdana" w:cs="Verdana"/>
            <w:sz w:val="18"/>
            <w:szCs w:val="18"/>
            <w:lang w:val="ru-RU"/>
            <w:rPrChange w:id="5678" w:author="google1599737165" w:date="2023-04-24T13:47:39Z">
              <w:rPr>
                <w:rFonts w:hint="default"/>
                <w:lang w:val="ru-RU"/>
              </w:rPr>
            </w:rPrChange>
          </w:rPr>
          <w:t>ри обнаружении признаков хронического угнетения за границами районов ожидаемого воздействия планируются мероприятия по минимизации воздействия или дополнительным мерам по его эквивалентному возмещению</w:t>
        </w:r>
      </w:ins>
      <w:ins w:id="5679" w:author="google1599737165" w:date="2023-04-24T13:33:42Z">
        <w:r>
          <w:rPr>
            <w:rFonts w:hint="default" w:ascii="Verdana" w:hAnsi="Verdana" w:cs="Verdana"/>
            <w:sz w:val="18"/>
            <w:szCs w:val="18"/>
            <w:lang w:val="ru-RU"/>
            <w:rPrChange w:id="5680" w:author="google1599737165" w:date="2023-04-24T13:47:39Z">
              <w:rPr>
                <w:rFonts w:hint="default"/>
                <w:lang w:val="ru-RU"/>
              </w:rPr>
            </w:rPrChange>
          </w:rPr>
          <w:t xml:space="preserve">. </w:t>
        </w:r>
      </w:ins>
    </w:p>
    <w:p>
      <w:pPr>
        <w:numPr>
          <w:ilvl w:val="0"/>
          <w:numId w:val="0"/>
        </w:numPr>
        <w:spacing w:after="160" w:line="259" w:lineRule="auto"/>
        <w:jc w:val="both"/>
        <w:rPr>
          <w:ins w:id="5681" w:author="Sergey Dudov" w:date="2023-04-24T09:06:18Z"/>
          <w:rFonts w:hint="default" w:ascii="Verdana" w:hAnsi="Verdana" w:cs="Verdana"/>
          <w:b/>
          <w:bCs/>
          <w:sz w:val="18"/>
          <w:szCs w:val="18"/>
          <w:highlight w:val="yellow"/>
          <w:lang w:val="ru-RU"/>
          <w:rPrChange w:id="5682" w:author="google1599737165" w:date="2023-04-24T13:47:39Z">
            <w:rPr>
              <w:ins w:id="5683" w:author="Sergey Dudov" w:date="2023-04-24T09:06:18Z"/>
              <w:rFonts w:hint="default" w:ascii="Times New Roman" w:hAnsi="Times New Roman" w:cs="Times New Roman"/>
              <w:b/>
              <w:bCs/>
              <w:sz w:val="24"/>
              <w:szCs w:val="24"/>
              <w:highlight w:val="yellow"/>
              <w:lang w:val="ru-RU"/>
            </w:rPr>
          </w:rPrChange>
        </w:rPr>
      </w:pPr>
      <w:del w:id="5684" w:author="Sergey Dudov" w:date="2023-04-24T09:06:27Z">
        <w:r>
          <w:rPr>
            <w:rFonts w:hint="default" w:ascii="Verdana" w:hAnsi="Verdana" w:cs="Verdana"/>
            <w:b/>
            <w:bCs/>
            <w:sz w:val="18"/>
            <w:szCs w:val="18"/>
            <w:highlight w:val="yellow"/>
            <w:lang w:val="ru-RU"/>
            <w:rPrChange w:id="5685" w:author="google1599737165" w:date="2023-04-24T13:47:39Z">
              <w:rPr>
                <w:rFonts w:hint="default" w:ascii="Times New Roman" w:hAnsi="Times New Roman" w:cs="Times New Roman"/>
                <w:b/>
                <w:bCs/>
                <w:sz w:val="24"/>
                <w:szCs w:val="24"/>
                <w:highlight w:val="yellow"/>
                <w:lang w:val="ru-RU"/>
              </w:rPr>
            </w:rPrChange>
          </w:rPr>
          <w:delText>Не понимаю, что здесь писать</w:delText>
        </w:r>
      </w:del>
    </w:p>
    <w:p>
      <w:pPr>
        <w:numPr>
          <w:ilvl w:val="0"/>
          <w:numId w:val="0"/>
        </w:numPr>
        <w:spacing w:after="160" w:line="259" w:lineRule="auto"/>
        <w:jc w:val="both"/>
        <w:rPr>
          <w:ins w:id="5686" w:author="Sergey Dudov" w:date="2023-04-24T09:06:18Z"/>
          <w:rFonts w:hint="default" w:ascii="Verdana" w:hAnsi="Verdana" w:cs="Verdana"/>
          <w:b/>
          <w:bCs/>
          <w:sz w:val="18"/>
          <w:szCs w:val="18"/>
          <w:highlight w:val="yellow"/>
          <w:lang w:val="ru-RU"/>
          <w:rPrChange w:id="5687" w:author="google1599737165" w:date="2023-04-24T13:47:39Z">
            <w:rPr>
              <w:ins w:id="5688" w:author="Sergey Dudov" w:date="2023-04-24T09:06:18Z"/>
              <w:rFonts w:hint="default" w:ascii="Times New Roman" w:hAnsi="Times New Roman" w:cs="Times New Roman"/>
              <w:b/>
              <w:bCs/>
              <w:sz w:val="24"/>
              <w:szCs w:val="24"/>
              <w:highlight w:val="yellow"/>
              <w:lang w:val="ru-RU"/>
            </w:rPr>
          </w:rPrChange>
        </w:rPr>
      </w:pPr>
    </w:p>
    <w:p>
      <w:pPr>
        <w:numPr>
          <w:ilvl w:val="0"/>
          <w:numId w:val="0"/>
        </w:numPr>
        <w:spacing w:after="160" w:line="259" w:lineRule="auto"/>
        <w:jc w:val="both"/>
        <w:rPr>
          <w:rFonts w:hint="default" w:ascii="Verdana" w:hAnsi="Verdana" w:cs="Verdana"/>
          <w:b/>
          <w:bCs/>
          <w:sz w:val="18"/>
          <w:szCs w:val="18"/>
          <w:highlight w:val="yellow"/>
          <w:lang w:val="ru-RU"/>
          <w:rPrChange w:id="5689" w:author="google1599737165" w:date="2023-04-24T13:47:39Z">
            <w:rPr>
              <w:rFonts w:hint="default" w:ascii="Times New Roman" w:hAnsi="Times New Roman" w:cs="Times New Roman"/>
              <w:b/>
              <w:bCs/>
              <w:sz w:val="24"/>
              <w:szCs w:val="24"/>
              <w:highlight w:val="yellow"/>
              <w:lang w:val="ru-RU"/>
            </w:rPr>
          </w:rPrChange>
        </w:rPr>
      </w:pPr>
    </w:p>
    <w:p>
      <w:pPr>
        <w:jc w:val="both"/>
        <w:rPr>
          <w:rFonts w:hint="default" w:ascii="Verdana" w:hAnsi="Verdana" w:cs="Verdana"/>
          <w:sz w:val="18"/>
          <w:szCs w:val="18"/>
          <w:lang w:val="en-US"/>
          <w:rPrChange w:id="5690" w:author="google1599737165" w:date="2023-04-24T13:47:39Z">
            <w:rPr>
              <w:rFonts w:hint="default" w:ascii="Times New Roman" w:hAnsi="Times New Roman" w:cs="Times New Roman"/>
              <w:sz w:val="24"/>
              <w:szCs w:val="24"/>
              <w:lang w:val="en-US"/>
            </w:rPr>
          </w:rPrChange>
        </w:rPr>
      </w:pPr>
      <w:r>
        <w:rPr>
          <w:rFonts w:hint="default" w:ascii="Verdana" w:hAnsi="Verdana" w:cs="Verdana"/>
          <w:sz w:val="18"/>
          <w:szCs w:val="18"/>
          <w:lang w:val="ru-RU"/>
          <w:rPrChange w:id="5691" w:author="google1599737165" w:date="2023-04-24T13:47:39Z">
            <w:rPr>
              <w:rFonts w:hint="default" w:ascii="Times New Roman" w:hAnsi="Times New Roman" w:cs="Times New Roman"/>
              <w:sz w:val="24"/>
              <w:szCs w:val="24"/>
              <w:lang w:val="ru-RU"/>
            </w:rPr>
          </w:rPrChange>
        </w:rPr>
        <w:t xml:space="preserve">10. Отчетность </w:t>
      </w:r>
      <w:r>
        <w:rPr>
          <w:rFonts w:hint="default" w:ascii="Verdana" w:hAnsi="Verdana" w:cs="Verdana"/>
          <w:sz w:val="18"/>
          <w:szCs w:val="18"/>
          <w:lang w:val="en-US"/>
          <w:rPrChange w:id="5692" w:author="google1599737165" w:date="2023-04-24T13:47:39Z">
            <w:rPr>
              <w:rFonts w:hint="default" w:ascii="Times New Roman" w:hAnsi="Times New Roman" w:cs="Times New Roman"/>
              <w:sz w:val="24"/>
              <w:szCs w:val="24"/>
              <w:lang w:val="en-US"/>
            </w:rPr>
          </w:rPrChange>
        </w:rPr>
        <w:t>[</w:t>
      </w:r>
      <w:r>
        <w:rPr>
          <w:rFonts w:hint="default" w:ascii="Verdana" w:hAnsi="Verdana" w:cs="Verdana"/>
          <w:color w:val="2E75B6" w:themeColor="accent1" w:themeShade="BF"/>
          <w:sz w:val="18"/>
          <w:szCs w:val="18"/>
          <w:lang w:val="ru-RU"/>
          <w:rPrChange w:id="5693" w:author="google1599737165" w:date="2023-04-24T13:47:39Z">
            <w:rPr>
              <w:rFonts w:hint="default" w:ascii="Times New Roman" w:hAnsi="Times New Roman" w:cs="Times New Roman"/>
              <w:color w:val="2E75B6" w:themeColor="accent1" w:themeShade="BF"/>
              <w:sz w:val="24"/>
              <w:szCs w:val="24"/>
              <w:lang w:val="ru-RU"/>
            </w:rPr>
          </w:rPrChange>
        </w:rPr>
        <w:t>что содержится в отчетах? Какие дополнительные данные передаются - например - первичная информация</w:t>
      </w:r>
      <w:r>
        <w:rPr>
          <w:rFonts w:hint="default" w:ascii="Verdana" w:hAnsi="Verdana" w:cs="Verdana"/>
          <w:sz w:val="18"/>
          <w:szCs w:val="18"/>
          <w:lang w:val="en-US"/>
          <w:rPrChange w:id="5694" w:author="google1599737165" w:date="2023-04-24T13:47:39Z">
            <w:rPr>
              <w:rFonts w:hint="default" w:ascii="Times New Roman" w:hAnsi="Times New Roman" w:cs="Times New Roman"/>
              <w:sz w:val="24"/>
              <w:szCs w:val="24"/>
              <w:lang w:val="en-US"/>
            </w:rPr>
          </w:rPrChange>
        </w:rPr>
        <w:t>]</w:t>
      </w:r>
    </w:p>
    <w:p>
      <w:pPr>
        <w:jc w:val="both"/>
        <w:rPr>
          <w:rFonts w:hint="default" w:ascii="Verdana" w:hAnsi="Verdana" w:cs="Verdana"/>
          <w:sz w:val="18"/>
          <w:szCs w:val="18"/>
          <w:lang w:val="ru-RU"/>
          <w:rPrChange w:id="5695" w:author="google1599737165" w:date="2023-04-24T13:47:39Z">
            <w:rPr>
              <w:rFonts w:hint="default" w:ascii="Times New Roman" w:hAnsi="Times New Roman" w:cs="Times New Roman"/>
              <w:sz w:val="24"/>
              <w:szCs w:val="24"/>
              <w:lang w:val="ru-RU"/>
            </w:rPr>
          </w:rPrChange>
        </w:rPr>
      </w:pPr>
      <w:bookmarkStart w:id="10" w:name="_GoBack"/>
      <w:r>
        <w:rPr>
          <w:rFonts w:hint="default" w:ascii="Verdana" w:hAnsi="Verdana" w:cs="Verdana"/>
          <w:sz w:val="18"/>
          <w:szCs w:val="18"/>
          <w:lang w:val="ru-RU"/>
          <w:rPrChange w:id="5696" w:author="google1599737165" w:date="2023-04-24T13:47:39Z">
            <w:rPr>
              <w:rFonts w:hint="default" w:ascii="Times New Roman" w:hAnsi="Times New Roman" w:cs="Times New Roman"/>
              <w:sz w:val="24"/>
              <w:szCs w:val="24"/>
              <w:lang w:val="ru-RU"/>
            </w:rPr>
          </w:rPrChange>
        </w:rPr>
        <w:t xml:space="preserve">После каждой сессии сбора информации (периодичность определяется условиями договора) выпускается информационный бюллетень. В данном сообщении приводится описание методики сбора и первичной обработки материалов. В виде таблиц приводятся распечатки первичных данных (в «широком» формате), полученных в отчетную сессию мониторинга. Отдельными таблицами даются усредненные значения метрик для каждой станции учетного стационара (средняя, стандартное отклонение) для данного отчетного периода и для всех предыдущих периодов мониторинга. </w:t>
      </w:r>
    </w:p>
    <w:p>
      <w:pPr>
        <w:jc w:val="both"/>
        <w:rPr>
          <w:rFonts w:hint="default" w:ascii="Verdana" w:hAnsi="Verdana" w:cs="Verdana"/>
          <w:sz w:val="18"/>
          <w:szCs w:val="18"/>
          <w:lang w:val="ru-RU"/>
          <w:rPrChange w:id="5697" w:author="google1599737165" w:date="2023-04-24T13:47:39Z">
            <w:rPr>
              <w:rFonts w:hint="default" w:ascii="Times New Roman" w:hAnsi="Times New Roman" w:cs="Times New Roman"/>
              <w:sz w:val="24"/>
              <w:szCs w:val="24"/>
              <w:lang w:val="ru-RU"/>
            </w:rPr>
          </w:rPrChange>
        </w:rPr>
      </w:pPr>
      <w:r>
        <w:rPr>
          <w:rFonts w:hint="default" w:ascii="Verdana" w:hAnsi="Verdana" w:cs="Verdana"/>
          <w:sz w:val="18"/>
          <w:szCs w:val="18"/>
          <w:lang w:val="ru-RU"/>
          <w:rPrChange w:id="5698" w:author="google1599737165" w:date="2023-04-24T13:47:39Z">
            <w:rPr>
              <w:rFonts w:hint="default" w:ascii="Times New Roman" w:hAnsi="Times New Roman" w:cs="Times New Roman"/>
              <w:sz w:val="24"/>
              <w:szCs w:val="24"/>
              <w:lang w:val="ru-RU"/>
            </w:rPr>
          </w:rPrChange>
        </w:rPr>
        <w:t xml:space="preserve">При обнаружении признаков антропогенного изменения (см. Пункт 8) в бюллетене оформляется специальная глава с обоснованиями (статистические выкладки, доказывающие наличие отклонений в зоне потенциального воздействия). </w:t>
      </w:r>
    </w:p>
    <w:p>
      <w:pPr>
        <w:jc w:val="both"/>
        <w:rPr>
          <w:rFonts w:hint="default" w:ascii="Verdana" w:hAnsi="Verdana" w:cs="Verdana"/>
          <w:sz w:val="18"/>
          <w:szCs w:val="18"/>
          <w:lang w:val="ru-RU"/>
          <w:rPrChange w:id="5699" w:author="google1599737165" w:date="2023-04-24T13:47:39Z">
            <w:rPr>
              <w:rFonts w:hint="default" w:ascii="Times New Roman" w:hAnsi="Times New Roman" w:cs="Times New Roman"/>
              <w:sz w:val="24"/>
              <w:szCs w:val="24"/>
              <w:lang w:val="ru-RU"/>
            </w:rPr>
          </w:rPrChange>
        </w:rPr>
      </w:pPr>
    </w:p>
    <w:p>
      <w:pPr>
        <w:jc w:val="both"/>
        <w:rPr>
          <w:rFonts w:hint="default" w:ascii="Verdana" w:hAnsi="Verdana" w:cs="Verdana"/>
          <w:sz w:val="18"/>
          <w:szCs w:val="18"/>
          <w:lang w:val="ru-RU"/>
          <w:rPrChange w:id="5700" w:author="google1599737165" w:date="2023-04-24T13:47:39Z">
            <w:rPr>
              <w:rFonts w:hint="default" w:ascii="Times New Roman" w:hAnsi="Times New Roman" w:cs="Times New Roman"/>
              <w:sz w:val="24"/>
              <w:szCs w:val="24"/>
              <w:lang w:val="ru-RU"/>
            </w:rPr>
          </w:rPrChange>
        </w:rPr>
      </w:pPr>
    </w:p>
    <w:bookmarkEnd w:id="10"/>
    <w:sectPr>
      <w:pgSz w:w="11906" w:h="16838"/>
      <w:pgMar w:top="1440" w:right="1800" w:bottom="1440" w:left="1800" w:header="720" w:footer="720" w:gutter="0"/>
      <w:cols w:space="0" w:num="1"/>
      <w:rtlGutter w:val="0"/>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Sergey Dudov" w:date="2023-04-24T09:57:10Z" w:initials="SD">
    <w:p w14:paraId="489532F2">
      <w:pPr>
        <w:pStyle w:val="42"/>
        <w:rPr>
          <w:rFonts w:hint="default"/>
          <w:lang w:val="ru-RU"/>
        </w:rPr>
      </w:pPr>
      <w:r>
        <w:rPr>
          <w:lang w:val="ru-RU"/>
        </w:rPr>
        <w:t>Вадим</w:t>
      </w:r>
      <w:r>
        <w:rPr>
          <w:rFonts w:hint="default"/>
          <w:lang w:val="ru-RU"/>
        </w:rPr>
        <w:t xml:space="preserve">, общее пожелание - вставить побольше иллюстраций. Например - фотографий животных (например отсюда https://disk.yandex.ru/d/NWrYNuGEo2Ib1A), каких-нибудь ординационных диаграмм и наших картосхем с распраделением разных организмов на акватории </w:t>
      </w:r>
    </w:p>
  </w:comment>
  <w:comment w:id="1" w:author="Sergey Dudov" w:date="2023-04-24T09:10:35Z" w:initials="SD">
    <w:p w14:paraId="096C1EDA">
      <w:pPr>
        <w:pStyle w:val="42"/>
        <w:rPr>
          <w:rFonts w:hint="default"/>
          <w:lang w:val="ru-RU"/>
        </w:rPr>
      </w:pPr>
      <w:r>
        <w:rPr>
          <w:lang w:val="ru-RU"/>
        </w:rPr>
        <w:t>См</w:t>
      </w:r>
      <w:r>
        <w:rPr>
          <w:rFonts w:hint="default"/>
          <w:lang w:val="ru-RU"/>
        </w:rPr>
        <w:t xml:space="preserve"> раздел 3.1.1 нашего отчета Метрика биоразнообразия, здесь можно указать, что преполагается получение данных по океанографическим и гидрохимическим показателям и перечислить их согласно таблице из Метрики</w:t>
      </w:r>
    </w:p>
  </w:comment>
  <w:comment w:id="2" w:author="Sergey Dudov" w:date="2023-04-24T09:30:22Z" w:initials="SD">
    <w:p w14:paraId="77F528C7">
      <w:pPr>
        <w:pStyle w:val="42"/>
        <w:rPr>
          <w:rFonts w:hint="default"/>
          <w:lang w:val="ru-RU"/>
        </w:rPr>
      </w:pPr>
      <w:r>
        <w:rPr>
          <w:lang w:val="ru-RU"/>
        </w:rPr>
        <w:t>Напишите</w:t>
      </w:r>
      <w:r>
        <w:rPr>
          <w:rFonts w:hint="default"/>
          <w:lang w:val="ru-RU"/>
        </w:rPr>
        <w:t xml:space="preserve"> пару предложений, что выполнены масштабные исследования в 2020-м году, а также в 2021-2022 (я присылал). Это основа для разработки регламента мониторинга</w:t>
      </w:r>
    </w:p>
  </w:comment>
  <w:comment w:id="3" w:author="Sergey Dudov" w:date="2023-04-24T09:31:19Z" w:initials="SD">
    <w:p w14:paraId="344D635B">
      <w:pPr>
        <w:pStyle w:val="42"/>
        <w:rPr>
          <w:rFonts w:hint="default"/>
          <w:lang w:val="ru-RU"/>
        </w:rPr>
      </w:pPr>
      <w:r>
        <w:rPr>
          <w:lang w:val="ru-RU"/>
        </w:rPr>
        <w:t>Вадим</w:t>
      </w:r>
      <w:r>
        <w:rPr>
          <w:rFonts w:hint="default"/>
          <w:lang w:val="ru-RU"/>
        </w:rPr>
        <w:t>, я бы переработал этот раздел следующим образом. Согласно нашей логике, биологическими индикаторами являются сам фитопланктон, зоопланктон и зообентос.</w:t>
      </w:r>
    </w:p>
    <w:p w14:paraId="47906E3C">
      <w:pPr>
        <w:pStyle w:val="42"/>
        <w:rPr>
          <w:rFonts w:hint="default"/>
          <w:lang w:val="ru-RU"/>
        </w:rPr>
      </w:pPr>
    </w:p>
    <w:p w14:paraId="4D0D3DDC">
      <w:pPr>
        <w:pStyle w:val="42"/>
        <w:rPr>
          <w:rFonts w:hint="default"/>
          <w:lang w:val="en-US"/>
        </w:rPr>
      </w:pPr>
      <w:r>
        <w:rPr>
          <w:rFonts w:hint="default"/>
          <w:lang w:val="ru-RU"/>
        </w:rPr>
        <w:t xml:space="preserve">Давайте вставим здесь только кусочек таблицы 3.11 отчета </w:t>
      </w:r>
      <w:r>
        <w:rPr>
          <w:rFonts w:hint="default"/>
          <w:lang w:val="en-US"/>
        </w:rPr>
        <w:t xml:space="preserve">Biodiversity Metric. </w:t>
      </w:r>
    </w:p>
    <w:p w14:paraId="6DD91E6F">
      <w:pPr>
        <w:pStyle w:val="42"/>
        <w:rPr>
          <w:rFonts w:hint="default"/>
          <w:lang w:val="en-US"/>
        </w:rPr>
      </w:pPr>
    </w:p>
    <w:p w14:paraId="0A45339B">
      <w:pPr>
        <w:pStyle w:val="42"/>
        <w:rPr>
          <w:rFonts w:hint="default"/>
          <w:lang w:val="ru-RU"/>
        </w:rPr>
      </w:pPr>
      <w:r>
        <w:rPr>
          <w:rFonts w:hint="default"/>
          <w:lang w:val="ru-RU"/>
        </w:rPr>
        <w:t>По логике нашего отчета, здесь мы указываем только то, для цего будут проводиться мониторинговые активности</w:t>
      </w:r>
    </w:p>
    <w:p w14:paraId="07C702A9">
      <w:pPr>
        <w:pStyle w:val="42"/>
        <w:rPr>
          <w:rFonts w:hint="default"/>
          <w:lang w:val="en-US"/>
        </w:rPr>
      </w:pPr>
    </w:p>
    <w:p w14:paraId="2F4E433F">
      <w:pPr>
        <w:pStyle w:val="42"/>
        <w:rPr>
          <w:rFonts w:hint="default"/>
          <w:lang w:val="ru-RU"/>
        </w:rPr>
      </w:pPr>
      <w:r>
        <w:rPr>
          <w:rFonts w:hint="default"/>
          <w:lang w:val="ru-RU"/>
        </w:rPr>
        <w:t>Остальное, безусловно, очень важно, но это целесообразно перенести в раздел «Индикаторы состояния биоразнообразия»</w:t>
      </w:r>
    </w:p>
  </w:comment>
  <w:comment w:id="4" w:author="Sergey Dudov" w:date="2023-04-24T09:35:17Z" w:initials="SD">
    <w:p w14:paraId="271D52ED">
      <w:pPr>
        <w:pStyle w:val="42"/>
        <w:rPr>
          <w:rFonts w:hint="default"/>
          <w:lang w:val="en-US"/>
        </w:rPr>
      </w:pPr>
      <w:r>
        <w:rPr>
          <w:lang w:val="ru-RU"/>
        </w:rPr>
        <w:t>Есть</w:t>
      </w:r>
      <w:r>
        <w:rPr>
          <w:rFonts w:hint="default"/>
          <w:lang w:val="ru-RU"/>
        </w:rPr>
        <w:t xml:space="preserve"> таблица с методиками гидробиологических исследований, вставил ниже. Она из нашего отчета по Обской губе 2021-го года (выложил на всякий случай еще раз сюда </w:t>
      </w:r>
      <w:r>
        <w:rPr>
          <w:rFonts w:hint="default"/>
          <w:lang w:val="ru-RU"/>
        </w:rPr>
        <w:fldChar w:fldCharType="begin"/>
      </w:r>
      <w:r>
        <w:rPr>
          <w:rFonts w:hint="default"/>
          <w:lang w:val="ru-RU"/>
        </w:rPr>
        <w:instrText xml:space="preserve"> HYPERLINK "https://disk.yandex.ru/d/NWrYNuGEo2Ib1A)" </w:instrText>
      </w:r>
      <w:r>
        <w:rPr>
          <w:rFonts w:hint="default"/>
          <w:lang w:val="ru-RU"/>
        </w:rPr>
        <w:fldChar w:fldCharType="separate"/>
      </w:r>
      <w:r>
        <w:rPr>
          <w:rStyle w:val="20"/>
          <w:rFonts w:hint="default"/>
          <w:lang w:val="ru-RU"/>
        </w:rPr>
        <w:t>https://disk.yandex.ru/d/NWrYNuGEo2Ib1A</w:t>
      </w:r>
      <w:r>
        <w:rPr>
          <w:rStyle w:val="20"/>
          <w:rFonts w:hint="default"/>
          <w:lang w:val="en-US"/>
        </w:rPr>
        <w:t>)</w:t>
      </w:r>
      <w:r>
        <w:rPr>
          <w:rFonts w:hint="default"/>
          <w:lang w:val="ru-RU"/>
        </w:rPr>
        <w:fldChar w:fldCharType="end"/>
      </w:r>
    </w:p>
    <w:p w14:paraId="2CA54A0F">
      <w:pPr>
        <w:pStyle w:val="42"/>
        <w:rPr>
          <w:rFonts w:hint="default"/>
          <w:lang w:val="en-US"/>
        </w:rPr>
      </w:pPr>
    </w:p>
    <w:p w14:paraId="15EF64D1">
      <w:pPr>
        <w:pStyle w:val="42"/>
        <w:rPr>
          <w:rFonts w:hint="default"/>
          <w:lang w:val="en-US"/>
        </w:rPr>
      </w:pPr>
    </w:p>
    <w:p w14:paraId="1F944962">
      <w:pPr>
        <w:pStyle w:val="42"/>
        <w:rPr>
          <w:rFonts w:hint="default"/>
          <w:lang w:val="en-US"/>
        </w:rPr>
      </w:pPr>
    </w:p>
  </w:comment>
  <w:comment w:id="5" w:author="Sergey Dudov" w:date="2023-04-24T09:35:50Z" w:initials="SD">
    <w:p w14:paraId="73623C8D">
      <w:pPr>
        <w:pStyle w:val="42"/>
        <w:rPr>
          <w:rFonts w:hint="default"/>
          <w:lang w:val="ru-RU"/>
        </w:rPr>
      </w:pPr>
      <w:r>
        <w:rPr>
          <w:rFonts w:hint="default"/>
          <w:lang w:val="ru-RU"/>
        </w:rPr>
        <w:t>Давайте установим - ежегодно</w:t>
      </w:r>
    </w:p>
  </w:comment>
  <w:comment w:id="6" w:author="Sergey Dudov" w:date="2023-04-24T09:59:29Z" w:initials="SD">
    <w:p w14:paraId="750F2056">
      <w:pPr>
        <w:pStyle w:val="42"/>
        <w:rPr>
          <w:rFonts w:hint="default"/>
          <w:lang w:val="ru-RU"/>
        </w:rPr>
      </w:pPr>
      <w:r>
        <w:rPr>
          <w:rFonts w:hint="default"/>
          <w:lang w:val="ru-RU"/>
        </w:rPr>
        <w:t xml:space="preserve">Вадим, здесь нам надо в итоге дать табличку или схему наподобие вот такой из отчета по метрикам биоразнообразия. </w:t>
      </w:r>
    </w:p>
    <w:p w14:paraId="0DB33452">
      <w:pPr>
        <w:pStyle w:val="42"/>
        <w:rPr>
          <w:rFonts w:hint="default"/>
          <w:lang w:val="ru-RU"/>
        </w:rPr>
      </w:pPr>
    </w:p>
    <w:p w14:paraId="33DD0DC5">
      <w:pPr>
        <w:pStyle w:val="42"/>
        <w:rPr>
          <w:rFonts w:hint="default"/>
          <w:lang w:val="ru-RU"/>
        </w:rPr>
      </w:pPr>
      <w:r>
        <w:rPr>
          <w:rFonts w:hint="default"/>
          <w:lang w:val="ru-RU"/>
        </w:rPr>
        <w:t>Чтобы было:</w:t>
      </w:r>
    </w:p>
    <w:p w14:paraId="1D7B2DDD">
      <w:pPr>
        <w:pStyle w:val="42"/>
        <w:rPr>
          <w:rFonts w:hint="default"/>
          <w:lang w:val="ru-RU"/>
        </w:rPr>
      </w:pPr>
    </w:p>
    <w:p w14:paraId="31F80E75">
      <w:pPr>
        <w:pStyle w:val="42"/>
        <w:rPr>
          <w:rFonts w:hint="default"/>
          <w:lang w:val="ru-RU"/>
        </w:rPr>
      </w:pPr>
      <w:r>
        <w:rPr>
          <w:rFonts w:hint="default"/>
          <w:lang w:val="ru-RU"/>
        </w:rPr>
        <w:t>Оптимальное состояние</w:t>
      </w:r>
    </w:p>
    <w:p w14:paraId="4631024B">
      <w:pPr>
        <w:pStyle w:val="42"/>
        <w:rPr>
          <w:rFonts w:hint="default"/>
          <w:lang w:val="ru-RU"/>
        </w:rPr>
      </w:pPr>
      <w:r>
        <w:rPr>
          <w:rFonts w:hint="default"/>
          <w:lang w:val="ru-RU"/>
        </w:rPr>
        <w:t>Хорошее состояние</w:t>
      </w:r>
    </w:p>
    <w:p w14:paraId="39356B8F">
      <w:pPr>
        <w:pStyle w:val="42"/>
        <w:rPr>
          <w:rFonts w:hint="default"/>
          <w:lang w:val="ru-RU"/>
        </w:rPr>
      </w:pPr>
      <w:r>
        <w:rPr>
          <w:rFonts w:hint="default"/>
          <w:lang w:val="ru-RU"/>
        </w:rPr>
        <w:t>Состояние с признаками угнетения</w:t>
      </w:r>
    </w:p>
    <w:p w14:paraId="7FF0242F">
      <w:pPr>
        <w:pStyle w:val="42"/>
        <w:rPr>
          <w:rFonts w:hint="default"/>
          <w:lang w:val="ru-RU"/>
        </w:rPr>
      </w:pPr>
      <w:r>
        <w:rPr>
          <w:rFonts w:hint="default"/>
          <w:lang w:val="ru-RU"/>
        </w:rPr>
        <w:t>Нарушенное состояние</w:t>
      </w:r>
    </w:p>
    <w:p w14:paraId="5F270D53">
      <w:pPr>
        <w:pStyle w:val="42"/>
        <w:rPr>
          <w:rFonts w:hint="default"/>
          <w:lang w:val="ru-RU"/>
        </w:rPr>
      </w:pPr>
      <w:r>
        <w:rPr>
          <w:rFonts w:hint="default"/>
          <w:lang w:val="ru-RU"/>
        </w:rPr>
        <w:t>Коллапс экосистемы</w:t>
      </w:r>
    </w:p>
  </w:comment>
  <w:comment w:id="7" w:author="Sergey Dudov" w:date="2023-04-24T10:02:02Z" w:initials="SD">
    <w:p w14:paraId="4E7A27E2">
      <w:pPr>
        <w:pStyle w:val="42"/>
        <w:rPr>
          <w:rFonts w:hint="default"/>
          <w:lang w:val="ru-RU"/>
        </w:rPr>
      </w:pPr>
      <w:r>
        <w:rPr>
          <w:lang w:val="ru-RU"/>
        </w:rPr>
        <w:t>Что</w:t>
      </w:r>
      <w:r>
        <w:rPr>
          <w:rFonts w:hint="default"/>
          <w:lang w:val="ru-RU"/>
        </w:rPr>
        <w:t>-то вроде - при обнаружении признаков хронического угнетения за границами районов ожидаемого воздействия планируются мероприятия по минимизации воздействия или дополнительным мерам по его эквивалентному возмещению</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89532F2" w15:done="0"/>
  <w15:commentEx w15:paraId="096C1EDA" w15:done="0"/>
  <w15:commentEx w15:paraId="77F528C7" w15:done="0"/>
  <w15:commentEx w15:paraId="2F4E433F" w15:done="0"/>
  <w15:commentEx w15:paraId="1F944962" w15:done="0"/>
  <w15:commentEx w15:paraId="73623C8D" w15:done="0"/>
  <w15:commentEx w15:paraId="5F270D53" w15:done="0"/>
  <w15:commentEx w15:paraId="4E7A27E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CC"/>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Yu Mincho">
    <w:altName w:val="Yu Gothic"/>
    <w:panose1 w:val="00000000000000000000"/>
    <w:charset w:val="80"/>
    <w:family w:val="roman"/>
    <w:pitch w:val="default"/>
    <w:sig w:usb0="00000000" w:usb1="00000000" w:usb2="00000012" w:usb3="00000000" w:csb0="0002009F" w:csb1="00000000"/>
  </w:font>
  <w:font w:name="Yu Gothic">
    <w:panose1 w:val="020B0400000000000000"/>
    <w:charset w:val="80"/>
    <w:family w:val="auto"/>
    <w:pitch w:val="default"/>
    <w:sig w:usb0="E00002FF" w:usb1="2AC7FDFF" w:usb2="00000016" w:usb3="00000000" w:csb0="2002009F"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AE6A08"/>
    <w:multiLevelType w:val="singleLevel"/>
    <w:tmpl w:val="8BAE6A08"/>
    <w:lvl w:ilvl="0" w:tentative="0">
      <w:start w:val="1"/>
      <w:numFmt w:val="decimal"/>
      <w:suff w:val="space"/>
      <w:lvlText w:val="%1."/>
      <w:lvlJc w:val="left"/>
    </w:lvl>
  </w:abstractNum>
  <w:abstractNum w:abstractNumId="1">
    <w:nsid w:val="E1590281"/>
    <w:multiLevelType w:val="singleLevel"/>
    <w:tmpl w:val="E1590281"/>
    <w:lvl w:ilvl="0" w:tentative="0">
      <w:start w:val="1"/>
      <w:numFmt w:val="decimal"/>
      <w:suff w:val="space"/>
      <w:lvlText w:val="%1."/>
      <w:lvlJc w:val="left"/>
    </w:lvl>
  </w:abstractNum>
  <w:abstractNum w:abstractNumId="2">
    <w:nsid w:val="F1BBB4E3"/>
    <w:multiLevelType w:val="singleLevel"/>
    <w:tmpl w:val="F1BBB4E3"/>
    <w:lvl w:ilvl="0" w:tentative="0">
      <w:start w:val="9"/>
      <w:numFmt w:val="decimal"/>
      <w:suff w:val="space"/>
      <w:lvlText w:val="%1."/>
      <w:lvlJc w:val="left"/>
    </w:lvl>
  </w:abstractNum>
  <w:abstractNum w:abstractNumId="3">
    <w:nsid w:val="FD814179"/>
    <w:multiLevelType w:val="singleLevel"/>
    <w:tmpl w:val="FD814179"/>
    <w:lvl w:ilvl="0" w:tentative="0">
      <w:start w:val="1"/>
      <w:numFmt w:val="decimal"/>
      <w:suff w:val="space"/>
      <w:lvlText w:val="%1."/>
      <w:lvlJc w:val="left"/>
    </w:lvl>
  </w:abstractNum>
  <w:abstractNum w:abstractNumId="4">
    <w:nsid w:val="FFFFFF7C"/>
    <w:multiLevelType w:val="singleLevel"/>
    <w:tmpl w:val="FFFFFF7C"/>
    <w:lvl w:ilvl="0" w:tentative="0">
      <w:start w:val="1"/>
      <w:numFmt w:val="decimal"/>
      <w:pStyle w:val="34"/>
      <w:lvlText w:val="%1."/>
      <w:lvlJc w:val="left"/>
      <w:pPr>
        <w:tabs>
          <w:tab w:val="left" w:pos="2040"/>
        </w:tabs>
        <w:ind w:left="2040" w:hanging="360"/>
      </w:pPr>
    </w:lvl>
  </w:abstractNum>
  <w:abstractNum w:abstractNumId="5">
    <w:nsid w:val="FFFFFF7D"/>
    <w:multiLevelType w:val="singleLevel"/>
    <w:tmpl w:val="FFFFFF7D"/>
    <w:lvl w:ilvl="0" w:tentative="0">
      <w:start w:val="1"/>
      <w:numFmt w:val="decimal"/>
      <w:pStyle w:val="63"/>
      <w:lvlText w:val="%1."/>
      <w:lvlJc w:val="left"/>
      <w:pPr>
        <w:tabs>
          <w:tab w:val="left" w:pos="1620"/>
        </w:tabs>
        <w:ind w:left="1620" w:hanging="360"/>
      </w:pPr>
    </w:lvl>
  </w:abstractNum>
  <w:abstractNum w:abstractNumId="6">
    <w:nsid w:val="FFFFFF7E"/>
    <w:multiLevelType w:val="singleLevel"/>
    <w:tmpl w:val="FFFFFF7E"/>
    <w:lvl w:ilvl="0" w:tentative="0">
      <w:start w:val="1"/>
      <w:numFmt w:val="decimal"/>
      <w:pStyle w:val="49"/>
      <w:lvlText w:val="%1."/>
      <w:lvlJc w:val="left"/>
      <w:pPr>
        <w:tabs>
          <w:tab w:val="left" w:pos="1200"/>
        </w:tabs>
        <w:ind w:left="1200" w:hanging="360"/>
      </w:pPr>
    </w:lvl>
  </w:abstractNum>
  <w:abstractNum w:abstractNumId="7">
    <w:nsid w:val="FFFFFF7F"/>
    <w:multiLevelType w:val="singleLevel"/>
    <w:tmpl w:val="FFFFFF7F"/>
    <w:lvl w:ilvl="0" w:tentative="0">
      <w:start w:val="1"/>
      <w:numFmt w:val="decimal"/>
      <w:pStyle w:val="88"/>
      <w:lvlText w:val="%1."/>
      <w:lvlJc w:val="left"/>
      <w:pPr>
        <w:tabs>
          <w:tab w:val="left" w:pos="780"/>
        </w:tabs>
        <w:ind w:left="780" w:hanging="360"/>
      </w:pPr>
    </w:lvl>
  </w:abstractNum>
  <w:abstractNum w:abstractNumId="8">
    <w:nsid w:val="FFFFFF80"/>
    <w:multiLevelType w:val="singleLevel"/>
    <w:tmpl w:val="FFFFFF80"/>
    <w:lvl w:ilvl="0" w:tentative="0">
      <w:start w:val="1"/>
      <w:numFmt w:val="bullet"/>
      <w:pStyle w:val="77"/>
      <w:lvlText w:val=""/>
      <w:lvlJc w:val="left"/>
      <w:pPr>
        <w:tabs>
          <w:tab w:val="left" w:pos="2040"/>
        </w:tabs>
        <w:ind w:left="2040" w:hanging="360"/>
      </w:pPr>
      <w:rPr>
        <w:rFonts w:hint="default" w:ascii="Wingdings" w:hAnsi="Wingdings"/>
      </w:rPr>
    </w:lvl>
  </w:abstractNum>
  <w:abstractNum w:abstractNumId="9">
    <w:nsid w:val="FFFFFF81"/>
    <w:multiLevelType w:val="singleLevel"/>
    <w:tmpl w:val="FFFFFF81"/>
    <w:lvl w:ilvl="0" w:tentative="0">
      <w:start w:val="1"/>
      <w:numFmt w:val="bullet"/>
      <w:pStyle w:val="81"/>
      <w:lvlText w:val=""/>
      <w:lvlJc w:val="left"/>
      <w:pPr>
        <w:tabs>
          <w:tab w:val="left" w:pos="1620"/>
        </w:tabs>
        <w:ind w:left="1620" w:hanging="360"/>
      </w:pPr>
      <w:rPr>
        <w:rFonts w:hint="default" w:ascii="Wingdings" w:hAnsi="Wingdings"/>
      </w:rPr>
    </w:lvl>
  </w:abstractNum>
  <w:abstractNum w:abstractNumId="10">
    <w:nsid w:val="FFFFFF82"/>
    <w:multiLevelType w:val="singleLevel"/>
    <w:tmpl w:val="FFFFFF82"/>
    <w:lvl w:ilvl="0" w:tentative="0">
      <w:start w:val="1"/>
      <w:numFmt w:val="bullet"/>
      <w:pStyle w:val="84"/>
      <w:lvlText w:val=""/>
      <w:lvlJc w:val="left"/>
      <w:pPr>
        <w:tabs>
          <w:tab w:val="left" w:pos="1200"/>
        </w:tabs>
        <w:ind w:left="1200" w:hanging="360"/>
      </w:pPr>
      <w:rPr>
        <w:rFonts w:hint="default" w:ascii="Wingdings" w:hAnsi="Wingdings"/>
      </w:rPr>
    </w:lvl>
  </w:abstractNum>
  <w:abstractNum w:abstractNumId="11">
    <w:nsid w:val="FFFFFF83"/>
    <w:multiLevelType w:val="singleLevel"/>
    <w:tmpl w:val="FFFFFF83"/>
    <w:lvl w:ilvl="0" w:tentative="0">
      <w:start w:val="1"/>
      <w:numFmt w:val="bullet"/>
      <w:pStyle w:val="83"/>
      <w:lvlText w:val=""/>
      <w:lvlJc w:val="left"/>
      <w:pPr>
        <w:tabs>
          <w:tab w:val="left" w:pos="780"/>
        </w:tabs>
        <w:ind w:left="780" w:hanging="360"/>
      </w:pPr>
      <w:rPr>
        <w:rFonts w:hint="default" w:ascii="Wingdings" w:hAnsi="Wingdings"/>
      </w:rPr>
    </w:lvl>
  </w:abstractNum>
  <w:abstractNum w:abstractNumId="12">
    <w:nsid w:val="FFFFFF88"/>
    <w:multiLevelType w:val="singleLevel"/>
    <w:tmpl w:val="FFFFFF88"/>
    <w:lvl w:ilvl="0" w:tentative="0">
      <w:start w:val="1"/>
      <w:numFmt w:val="decimal"/>
      <w:pStyle w:val="87"/>
      <w:lvlText w:val="%1."/>
      <w:lvlJc w:val="left"/>
      <w:pPr>
        <w:tabs>
          <w:tab w:val="left" w:pos="360"/>
        </w:tabs>
        <w:ind w:left="360" w:hanging="360"/>
      </w:pPr>
    </w:lvl>
  </w:abstractNum>
  <w:abstractNum w:abstractNumId="13">
    <w:nsid w:val="FFFFFF89"/>
    <w:multiLevelType w:val="singleLevel"/>
    <w:tmpl w:val="FFFFFF89"/>
    <w:lvl w:ilvl="0" w:tentative="0">
      <w:start w:val="1"/>
      <w:numFmt w:val="bullet"/>
      <w:pStyle w:val="82"/>
      <w:lvlText w:val=""/>
      <w:lvlJc w:val="left"/>
      <w:pPr>
        <w:tabs>
          <w:tab w:val="left" w:pos="360"/>
        </w:tabs>
        <w:ind w:left="360" w:hanging="360"/>
      </w:pPr>
      <w:rPr>
        <w:rFonts w:hint="default" w:ascii="Wingdings" w:hAnsi="Wingdings"/>
      </w:rPr>
    </w:lvl>
  </w:abstractNum>
  <w:abstractNum w:abstractNumId="14">
    <w:nsid w:val="01BB0AEA"/>
    <w:multiLevelType w:val="multilevel"/>
    <w:tmpl w:val="01BB0AE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06B9C04D"/>
    <w:multiLevelType w:val="singleLevel"/>
    <w:tmpl w:val="06B9C04D"/>
    <w:lvl w:ilvl="0" w:tentative="0">
      <w:start w:val="1"/>
      <w:numFmt w:val="decimal"/>
      <w:suff w:val="space"/>
      <w:lvlText w:val="%1."/>
      <w:lvlJc w:val="left"/>
    </w:lvl>
  </w:abstractNum>
  <w:abstractNum w:abstractNumId="16">
    <w:nsid w:val="27224ACD"/>
    <w:multiLevelType w:val="singleLevel"/>
    <w:tmpl w:val="27224ACD"/>
    <w:lvl w:ilvl="0" w:tentative="0">
      <w:start w:val="1"/>
      <w:numFmt w:val="decimal"/>
      <w:suff w:val="space"/>
      <w:lvlText w:val="%1."/>
      <w:lvlJc w:val="left"/>
    </w:lvl>
  </w:abstractNum>
  <w:abstractNum w:abstractNumId="17">
    <w:nsid w:val="391632C4"/>
    <w:multiLevelType w:val="multilevel"/>
    <w:tmpl w:val="391632C4"/>
    <w:lvl w:ilvl="0" w:tentative="0">
      <w:start w:val="1"/>
      <w:numFmt w:val="decimal"/>
      <w:lvlText w:val="%1)"/>
      <w:lvlJc w:val="left"/>
      <w:pPr>
        <w:ind w:left="1040" w:hanging="990"/>
      </w:pPr>
    </w:lvl>
    <w:lvl w:ilvl="1" w:tentative="0">
      <w:start w:val="1"/>
      <w:numFmt w:val="lowerLetter"/>
      <w:lvlText w:val="%2."/>
      <w:lvlJc w:val="left"/>
      <w:pPr>
        <w:ind w:left="1130" w:hanging="360"/>
      </w:pPr>
    </w:lvl>
    <w:lvl w:ilvl="2" w:tentative="0">
      <w:start w:val="1"/>
      <w:numFmt w:val="lowerRoman"/>
      <w:lvlText w:val="%3."/>
      <w:lvlJc w:val="right"/>
      <w:pPr>
        <w:ind w:left="1850" w:hanging="180"/>
      </w:pPr>
    </w:lvl>
    <w:lvl w:ilvl="3" w:tentative="0">
      <w:start w:val="1"/>
      <w:numFmt w:val="decimal"/>
      <w:lvlText w:val="%4."/>
      <w:lvlJc w:val="left"/>
      <w:pPr>
        <w:ind w:left="2570" w:hanging="360"/>
      </w:pPr>
    </w:lvl>
    <w:lvl w:ilvl="4" w:tentative="0">
      <w:start w:val="1"/>
      <w:numFmt w:val="lowerLetter"/>
      <w:lvlText w:val="%5."/>
      <w:lvlJc w:val="left"/>
      <w:pPr>
        <w:ind w:left="3290" w:hanging="360"/>
      </w:pPr>
    </w:lvl>
    <w:lvl w:ilvl="5" w:tentative="0">
      <w:start w:val="1"/>
      <w:numFmt w:val="lowerRoman"/>
      <w:lvlText w:val="%6."/>
      <w:lvlJc w:val="right"/>
      <w:pPr>
        <w:ind w:left="4010" w:hanging="180"/>
      </w:pPr>
    </w:lvl>
    <w:lvl w:ilvl="6" w:tentative="0">
      <w:start w:val="1"/>
      <w:numFmt w:val="decimal"/>
      <w:lvlText w:val="%7."/>
      <w:lvlJc w:val="left"/>
      <w:pPr>
        <w:ind w:left="4730" w:hanging="360"/>
      </w:pPr>
    </w:lvl>
    <w:lvl w:ilvl="7" w:tentative="0">
      <w:start w:val="1"/>
      <w:numFmt w:val="lowerLetter"/>
      <w:lvlText w:val="%8."/>
      <w:lvlJc w:val="left"/>
      <w:pPr>
        <w:ind w:left="5450" w:hanging="360"/>
      </w:pPr>
    </w:lvl>
    <w:lvl w:ilvl="8" w:tentative="0">
      <w:start w:val="1"/>
      <w:numFmt w:val="lowerRoman"/>
      <w:lvlText w:val="%9."/>
      <w:lvlJc w:val="right"/>
      <w:pPr>
        <w:ind w:left="6170" w:hanging="180"/>
      </w:pPr>
    </w:lvl>
  </w:abstractNum>
  <w:abstractNum w:abstractNumId="18">
    <w:nsid w:val="4C11CC98"/>
    <w:multiLevelType w:val="singleLevel"/>
    <w:tmpl w:val="4C11CC98"/>
    <w:lvl w:ilvl="0" w:tentative="0">
      <w:start w:val="1"/>
      <w:numFmt w:val="decimal"/>
      <w:suff w:val="space"/>
      <w:lvlText w:val="%1."/>
      <w:lvlJc w:val="left"/>
    </w:lvl>
  </w:abstractNum>
  <w:abstractNum w:abstractNumId="19">
    <w:nsid w:val="57A51D54"/>
    <w:multiLevelType w:val="singleLevel"/>
    <w:tmpl w:val="57A51D54"/>
    <w:lvl w:ilvl="0" w:tentative="0">
      <w:start w:val="1"/>
      <w:numFmt w:val="decimal"/>
      <w:suff w:val="space"/>
      <w:lvlText w:val="%1."/>
      <w:lvlJc w:val="left"/>
    </w:lvl>
  </w:abstractNum>
  <w:abstractNum w:abstractNumId="20">
    <w:nsid w:val="5A9F5DDD"/>
    <w:multiLevelType w:val="multilevel"/>
    <w:tmpl w:val="5A9F5DDD"/>
    <w:lvl w:ilvl="0" w:tentative="0">
      <w:start w:val="1"/>
      <w:numFmt w:val="decimal"/>
      <w:suff w:val="space"/>
      <w:lvlText w:val="%1."/>
      <w:lvlJc w:val="left"/>
      <w:pPr>
        <w:ind w:left="0" w:firstLine="0"/>
      </w:pPr>
      <w:rPr>
        <w:rFonts w:hint="default" w:ascii="Times New Roman" w:hAnsi="Times New Roman"/>
        <w:b/>
        <w:i w:val="0"/>
        <w:sz w:val="28"/>
      </w:rPr>
    </w:lvl>
    <w:lvl w:ilvl="1" w:tentative="0">
      <w:start w:val="1"/>
      <w:numFmt w:val="decimal"/>
      <w:suff w:val="space"/>
      <w:lvlText w:val="%1.%2."/>
      <w:lvlJc w:val="left"/>
      <w:pPr>
        <w:ind w:left="0" w:firstLine="0"/>
      </w:pPr>
      <w:rPr>
        <w:rFonts w:hint="default" w:ascii="Times New Roman" w:hAnsi="Times New Roman"/>
        <w:b/>
        <w:i w:val="0"/>
        <w:sz w:val="26"/>
      </w:rPr>
    </w:lvl>
    <w:lvl w:ilvl="2" w:tentative="0">
      <w:start w:val="1"/>
      <w:numFmt w:val="decimal"/>
      <w:suff w:val="space"/>
      <w:lvlText w:val="%1.%2.%3."/>
      <w:lvlJc w:val="left"/>
      <w:pPr>
        <w:ind w:left="0" w:firstLine="0"/>
      </w:pPr>
      <w:rPr>
        <w:rFonts w:hint="default" w:ascii="Times New Roman" w:hAnsi="Times New Roman"/>
        <w:b/>
        <w:i w:val="0"/>
        <w:sz w:val="24"/>
      </w:rPr>
    </w:lvl>
    <w:lvl w:ilvl="3" w:tentative="0">
      <w:start w:val="1"/>
      <w:numFmt w:val="decimal"/>
      <w:pStyle w:val="152"/>
      <w:suff w:val="space"/>
      <w:lvlText w:val="%1.%2.%3.%4."/>
      <w:lvlJc w:val="left"/>
      <w:pPr>
        <w:ind w:left="0" w:firstLine="0"/>
      </w:pPr>
      <w:rPr>
        <w:rFonts w:hint="default" w:ascii="Times New Roman" w:hAnsi="Times New Roman"/>
        <w:b w:val="0"/>
        <w:i/>
        <w:sz w:val="24"/>
      </w:rPr>
    </w:lvl>
    <w:lvl w:ilvl="4" w:tentative="0">
      <w:start w:val="1"/>
      <w:numFmt w:val="lowerLetter"/>
      <w:lvlText w:val="(%5)"/>
      <w:lvlJc w:val="left"/>
      <w:pPr>
        <w:ind w:left="357" w:hanging="357"/>
      </w:pPr>
      <w:rPr>
        <w:rFonts w:hint="default"/>
      </w:rPr>
    </w:lvl>
    <w:lvl w:ilvl="5" w:tentative="0">
      <w:start w:val="1"/>
      <w:numFmt w:val="lowerRoman"/>
      <w:lvlText w:val="(%6)"/>
      <w:lvlJc w:val="left"/>
      <w:pPr>
        <w:ind w:left="357" w:hanging="357"/>
      </w:pPr>
      <w:rPr>
        <w:rFonts w:hint="default"/>
      </w:rPr>
    </w:lvl>
    <w:lvl w:ilvl="6" w:tentative="0">
      <w:start w:val="1"/>
      <w:numFmt w:val="decimal"/>
      <w:lvlText w:val="%7."/>
      <w:lvlJc w:val="left"/>
      <w:pPr>
        <w:ind w:left="357" w:hanging="357"/>
      </w:pPr>
      <w:rPr>
        <w:rFonts w:hint="default"/>
      </w:rPr>
    </w:lvl>
    <w:lvl w:ilvl="7" w:tentative="0">
      <w:start w:val="1"/>
      <w:numFmt w:val="lowerLetter"/>
      <w:lvlText w:val="%8."/>
      <w:lvlJc w:val="left"/>
      <w:pPr>
        <w:ind w:left="357" w:hanging="357"/>
      </w:pPr>
      <w:rPr>
        <w:rFonts w:hint="default"/>
      </w:rPr>
    </w:lvl>
    <w:lvl w:ilvl="8" w:tentative="0">
      <w:start w:val="1"/>
      <w:numFmt w:val="lowerRoman"/>
      <w:lvlText w:val="%9."/>
      <w:lvlJc w:val="left"/>
      <w:pPr>
        <w:ind w:left="357" w:hanging="357"/>
      </w:pPr>
      <w:rPr>
        <w:rFonts w:hint="default"/>
      </w:rPr>
    </w:lvl>
  </w:abstractNum>
  <w:abstractNum w:abstractNumId="21">
    <w:nsid w:val="767D22C9"/>
    <w:multiLevelType w:val="singleLevel"/>
    <w:tmpl w:val="767D22C9"/>
    <w:lvl w:ilvl="0" w:tentative="0">
      <w:start w:val="1"/>
      <w:numFmt w:val="decimal"/>
      <w:suff w:val="space"/>
      <w:lvlText w:val="%1."/>
      <w:lvlJc w:val="left"/>
    </w:lvl>
  </w:abstractNum>
  <w:num w:numId="1">
    <w:abstractNumId w:val="4"/>
  </w:num>
  <w:num w:numId="2">
    <w:abstractNumId w:val="6"/>
  </w:num>
  <w:num w:numId="3">
    <w:abstractNumId w:val="5"/>
  </w:num>
  <w:num w:numId="4">
    <w:abstractNumId w:val="8"/>
  </w:num>
  <w:num w:numId="5">
    <w:abstractNumId w:val="9"/>
  </w:num>
  <w:num w:numId="6">
    <w:abstractNumId w:val="13"/>
  </w:num>
  <w:num w:numId="7">
    <w:abstractNumId w:val="11"/>
  </w:num>
  <w:num w:numId="8">
    <w:abstractNumId w:val="10"/>
  </w:num>
  <w:num w:numId="9">
    <w:abstractNumId w:val="12"/>
  </w:num>
  <w:num w:numId="10">
    <w:abstractNumId w:val="7"/>
  </w:num>
  <w:num w:numId="11">
    <w:abstractNumId w:val="20"/>
  </w:num>
  <w:num w:numId="12">
    <w:abstractNumId w:val="18"/>
  </w:num>
  <w:num w:numId="13">
    <w:abstractNumId w:val="15"/>
  </w:num>
  <w:num w:numId="14">
    <w:abstractNumId w:val="1"/>
  </w:num>
  <w:num w:numId="15">
    <w:abstractNumId w:val="14"/>
  </w:num>
  <w:num w:numId="16">
    <w:abstractNumId w:val="3"/>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16"/>
  </w:num>
  <w:num w:numId="20">
    <w:abstractNumId w:val="19"/>
  </w:num>
  <w:num w:numId="21">
    <w:abstractNumId w:val="21"/>
  </w:num>
  <w:num w:numId="22">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oogle1599737165">
    <w15:presenceInfo w15:providerId="WPS Office" w15:userId="2425888208"/>
  </w15:person>
  <w15:person w15:author="Sergey Dudov">
    <w15:presenceInfo w15:providerId="None" w15:userId="Sergey Dudo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9"/>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1"/>
  <w:documentProtection w:enforcement="0"/>
  <w:defaultTabStop w:val="420"/>
  <w:hyphenationZone w:val="36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9A2DAC"/>
    <w:rsid w:val="00050A31"/>
    <w:rsid w:val="000657E6"/>
    <w:rsid w:val="000716D2"/>
    <w:rsid w:val="00071AAB"/>
    <w:rsid w:val="00082D67"/>
    <w:rsid w:val="000A4F11"/>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B7F6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3836"/>
    <w:rsid w:val="006649F0"/>
    <w:rsid w:val="006712FB"/>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37A78"/>
    <w:rsid w:val="00A91424"/>
    <w:rsid w:val="00AA2C77"/>
    <w:rsid w:val="00AC3FB9"/>
    <w:rsid w:val="00AC702A"/>
    <w:rsid w:val="00AD226F"/>
    <w:rsid w:val="00B13A52"/>
    <w:rsid w:val="00B224CB"/>
    <w:rsid w:val="00B24CF4"/>
    <w:rsid w:val="00B26993"/>
    <w:rsid w:val="00B42EB3"/>
    <w:rsid w:val="00B4570C"/>
    <w:rsid w:val="00B5208C"/>
    <w:rsid w:val="00B74876"/>
    <w:rsid w:val="00BB7C2B"/>
    <w:rsid w:val="00BC1664"/>
    <w:rsid w:val="00BC2546"/>
    <w:rsid w:val="00C05085"/>
    <w:rsid w:val="00C1593D"/>
    <w:rsid w:val="00C56C7E"/>
    <w:rsid w:val="00C7335B"/>
    <w:rsid w:val="00C776A4"/>
    <w:rsid w:val="00CA2C6C"/>
    <w:rsid w:val="00CC0600"/>
    <w:rsid w:val="00CC78AC"/>
    <w:rsid w:val="00CD5C4A"/>
    <w:rsid w:val="00CF7953"/>
    <w:rsid w:val="00D07232"/>
    <w:rsid w:val="00D10245"/>
    <w:rsid w:val="00D11E83"/>
    <w:rsid w:val="00D21BDD"/>
    <w:rsid w:val="00D37AAE"/>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13A260BC"/>
    <w:rsid w:val="154C4595"/>
    <w:rsid w:val="1ADE4254"/>
    <w:rsid w:val="1C274A32"/>
    <w:rsid w:val="24DD049E"/>
    <w:rsid w:val="3A5B4A05"/>
    <w:rsid w:val="3D2E204C"/>
    <w:rsid w:val="3E444DF8"/>
    <w:rsid w:val="3FAFAA90"/>
    <w:rsid w:val="42614378"/>
    <w:rsid w:val="44967707"/>
    <w:rsid w:val="459A2DAC"/>
    <w:rsid w:val="4AA60ECA"/>
    <w:rsid w:val="4DC82D45"/>
    <w:rsid w:val="555906A3"/>
    <w:rsid w:val="55D27B6B"/>
    <w:rsid w:val="571A361F"/>
    <w:rsid w:val="584A45DD"/>
    <w:rsid w:val="593B5B09"/>
    <w:rsid w:val="59737D42"/>
    <w:rsid w:val="71511E5F"/>
    <w:rsid w:val="73C54E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ru-RU" w:eastAsia="en-US" w:bidi="ar-SA"/>
      <w14:ligatures w14:val="standardContextual"/>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rPr>
  </w:style>
  <w:style w:type="paragraph" w:styleId="3">
    <w:name w:val="heading 2"/>
    <w:basedOn w:val="1"/>
    <w:next w:val="1"/>
    <w:semiHidden/>
    <w:unhideWhenUsed/>
    <w:qFormat/>
    <w:uiPriority w:val="0"/>
    <w:pPr>
      <w:keepNext/>
      <w:widowControl/>
      <w:spacing w:before="240" w:after="60"/>
      <w:jc w:val="left"/>
      <w:outlineLvl w:val="1"/>
    </w:pPr>
    <w:rPr>
      <w:rFonts w:ascii="Arial" w:hAnsi="Arial" w:cs="Arial"/>
      <w:b/>
      <w:bCs/>
      <w:i/>
      <w:iCs/>
      <w:sz w:val="28"/>
      <w:szCs w:val="28"/>
    </w:rPr>
  </w:style>
  <w:style w:type="paragraph" w:styleId="4">
    <w:name w:val="heading 3"/>
    <w:basedOn w:val="1"/>
    <w:next w:val="1"/>
    <w:semiHidden/>
    <w:unhideWhenUsed/>
    <w:qFormat/>
    <w:uiPriority w:val="0"/>
    <w:pPr>
      <w:keepNext/>
      <w:widowControl/>
      <w:spacing w:before="240" w:after="60"/>
      <w:jc w:val="left"/>
      <w:outlineLvl w:val="2"/>
    </w:pPr>
    <w:rPr>
      <w:rFonts w:ascii="Arial" w:hAnsi="Arial" w:cs="Arial"/>
      <w:b/>
      <w:bCs/>
      <w:kern w:val="0"/>
      <w:sz w:val="26"/>
      <w:szCs w:val="26"/>
    </w:rPr>
  </w:style>
  <w:style w:type="paragraph" w:styleId="5">
    <w:name w:val="heading 4"/>
    <w:basedOn w:val="1"/>
    <w:next w:val="1"/>
    <w:semiHidden/>
    <w:unhideWhenUsed/>
    <w:qFormat/>
    <w:uiPriority w:val="0"/>
    <w:pPr>
      <w:keepNext/>
      <w:widowControl/>
      <w:spacing w:before="240" w:after="60"/>
      <w:jc w:val="left"/>
      <w:outlineLvl w:val="3"/>
    </w:pPr>
    <w:rPr>
      <w:b/>
      <w:bCs/>
      <w:kern w:val="0"/>
      <w:sz w:val="28"/>
      <w:szCs w:val="28"/>
    </w:rPr>
  </w:style>
  <w:style w:type="paragraph" w:styleId="6">
    <w:name w:val="heading 5"/>
    <w:basedOn w:val="1"/>
    <w:next w:val="1"/>
    <w:semiHidden/>
    <w:unhideWhenUsed/>
    <w:qFormat/>
    <w:uiPriority w:val="0"/>
    <w:pPr>
      <w:widowControl/>
      <w:spacing w:before="240" w:after="60"/>
      <w:jc w:val="left"/>
      <w:outlineLvl w:val="4"/>
    </w:pPr>
    <w:rPr>
      <w:b/>
      <w:bCs/>
      <w:i/>
      <w:iCs/>
      <w:kern w:val="0"/>
      <w:sz w:val="26"/>
      <w:szCs w:val="26"/>
    </w:rPr>
  </w:style>
  <w:style w:type="paragraph" w:styleId="7">
    <w:name w:val="heading 6"/>
    <w:basedOn w:val="1"/>
    <w:next w:val="1"/>
    <w:semiHidden/>
    <w:unhideWhenUsed/>
    <w:qFormat/>
    <w:uiPriority w:val="0"/>
    <w:pPr>
      <w:widowControl/>
      <w:spacing w:before="240" w:after="60"/>
      <w:outlineLvl w:val="5"/>
    </w:pPr>
    <w:rPr>
      <w:b/>
      <w:bCs/>
      <w:kern w:val="0"/>
      <w:sz w:val="22"/>
      <w:szCs w:val="22"/>
    </w:rPr>
  </w:style>
  <w:style w:type="paragraph" w:styleId="8">
    <w:name w:val="heading 7"/>
    <w:basedOn w:val="1"/>
    <w:next w:val="1"/>
    <w:semiHidden/>
    <w:unhideWhenUsed/>
    <w:qFormat/>
    <w:uiPriority w:val="0"/>
    <w:pPr>
      <w:widowControl/>
      <w:spacing w:before="240" w:after="60"/>
      <w:outlineLvl w:val="6"/>
    </w:pPr>
    <w:rPr>
      <w:kern w:val="0"/>
      <w:sz w:val="24"/>
      <w:szCs w:val="24"/>
    </w:rPr>
  </w:style>
  <w:style w:type="paragraph" w:styleId="9">
    <w:name w:val="heading 8"/>
    <w:basedOn w:val="1"/>
    <w:next w:val="1"/>
    <w:semiHidden/>
    <w:unhideWhenUsed/>
    <w:qFormat/>
    <w:uiPriority w:val="0"/>
    <w:pPr>
      <w:widowControl/>
      <w:spacing w:before="240" w:after="60"/>
      <w:jc w:val="left"/>
      <w:outlineLvl w:val="7"/>
    </w:pPr>
    <w:rPr>
      <w:i/>
      <w:iCs/>
      <w:kern w:val="0"/>
      <w:sz w:val="24"/>
      <w:szCs w:val="24"/>
    </w:rPr>
  </w:style>
  <w:style w:type="paragraph" w:styleId="10">
    <w:name w:val="heading 9"/>
    <w:basedOn w:val="1"/>
    <w:next w:val="1"/>
    <w:semiHidden/>
    <w:unhideWhenUsed/>
    <w:qFormat/>
    <w:uiPriority w:val="0"/>
    <w:pPr>
      <w:widowControl/>
      <w:spacing w:before="240" w:after="60"/>
      <w:jc w:val="left"/>
      <w:outlineLvl w:val="8"/>
    </w:pPr>
    <w:rPr>
      <w:rFonts w:ascii="Arial" w:hAnsi="Arial" w:cs="Arial"/>
      <w:kern w:val="0"/>
      <w:sz w:val="22"/>
      <w:szCs w:val="22"/>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character" w:styleId="13">
    <w:name w:val="HTML Sample"/>
    <w:basedOn w:val="11"/>
    <w:qFormat/>
    <w:uiPriority w:val="0"/>
    <w:rPr>
      <w:rFonts w:ascii="Courier New" w:hAnsi="Courier New" w:cs="Courier New"/>
    </w:rPr>
  </w:style>
  <w:style w:type="character" w:styleId="14">
    <w:name w:val="FollowedHyperlink"/>
    <w:basedOn w:val="11"/>
    <w:qFormat/>
    <w:uiPriority w:val="0"/>
    <w:rPr>
      <w:color w:val="800080"/>
      <w:u w:val="single"/>
    </w:rPr>
  </w:style>
  <w:style w:type="character" w:styleId="15">
    <w:name w:val="footnote reference"/>
    <w:basedOn w:val="11"/>
    <w:qFormat/>
    <w:uiPriority w:val="0"/>
    <w:rPr>
      <w:vertAlign w:val="superscript"/>
    </w:rPr>
  </w:style>
  <w:style w:type="character" w:styleId="16">
    <w:name w:val="annotation reference"/>
    <w:basedOn w:val="11"/>
    <w:qFormat/>
    <w:uiPriority w:val="0"/>
    <w:rPr>
      <w:sz w:val="21"/>
      <w:szCs w:val="21"/>
    </w:rPr>
  </w:style>
  <w:style w:type="character" w:styleId="17">
    <w:name w:val="endnote reference"/>
    <w:basedOn w:val="11"/>
    <w:qFormat/>
    <w:uiPriority w:val="0"/>
    <w:rPr>
      <w:vertAlign w:val="superscript"/>
    </w:rPr>
  </w:style>
  <w:style w:type="character" w:styleId="18">
    <w:name w:val="HTML Acronym"/>
    <w:basedOn w:val="11"/>
    <w:qFormat/>
    <w:uiPriority w:val="0"/>
  </w:style>
  <w:style w:type="character" w:styleId="19">
    <w:name w:val="Emphasis"/>
    <w:basedOn w:val="11"/>
    <w:qFormat/>
    <w:uiPriority w:val="0"/>
    <w:rPr>
      <w:i/>
      <w:iCs/>
    </w:rPr>
  </w:style>
  <w:style w:type="character" w:styleId="20">
    <w:name w:val="Hyperlink"/>
    <w:basedOn w:val="11"/>
    <w:qFormat/>
    <w:uiPriority w:val="0"/>
    <w:rPr>
      <w:color w:val="0000FF"/>
      <w:u w:val="single"/>
    </w:rPr>
  </w:style>
  <w:style w:type="character" w:styleId="21">
    <w:name w:val="HTML Keyboard"/>
    <w:basedOn w:val="11"/>
    <w:qFormat/>
    <w:uiPriority w:val="0"/>
    <w:rPr>
      <w:rFonts w:ascii="Courier New" w:hAnsi="Courier New" w:cs="Courier New"/>
      <w:sz w:val="20"/>
      <w:szCs w:val="20"/>
    </w:rPr>
  </w:style>
  <w:style w:type="character" w:styleId="22">
    <w:name w:val="HTML Code"/>
    <w:basedOn w:val="11"/>
    <w:qFormat/>
    <w:uiPriority w:val="0"/>
    <w:rPr>
      <w:rFonts w:ascii="Courier New" w:hAnsi="Courier New" w:cs="Courier New"/>
      <w:sz w:val="20"/>
      <w:szCs w:val="20"/>
    </w:rPr>
  </w:style>
  <w:style w:type="character" w:styleId="23">
    <w:name w:val="page number"/>
    <w:basedOn w:val="11"/>
    <w:qFormat/>
    <w:uiPriority w:val="0"/>
  </w:style>
  <w:style w:type="character" w:styleId="24">
    <w:name w:val="line number"/>
    <w:basedOn w:val="11"/>
    <w:qFormat/>
    <w:uiPriority w:val="0"/>
  </w:style>
  <w:style w:type="character" w:styleId="25">
    <w:name w:val="HTML Definition"/>
    <w:basedOn w:val="11"/>
    <w:qFormat/>
    <w:uiPriority w:val="0"/>
    <w:rPr>
      <w:i/>
      <w:iCs/>
    </w:rPr>
  </w:style>
  <w:style w:type="character" w:styleId="26">
    <w:name w:val="HTML Variable"/>
    <w:basedOn w:val="11"/>
    <w:qFormat/>
    <w:uiPriority w:val="0"/>
    <w:rPr>
      <w:i/>
      <w:iCs/>
    </w:rPr>
  </w:style>
  <w:style w:type="character" w:styleId="27">
    <w:name w:val="HTML Typewriter"/>
    <w:basedOn w:val="11"/>
    <w:qFormat/>
    <w:uiPriority w:val="0"/>
    <w:rPr>
      <w:rFonts w:ascii="Courier New" w:hAnsi="Courier New" w:cs="Courier New"/>
      <w:sz w:val="20"/>
      <w:szCs w:val="20"/>
    </w:rPr>
  </w:style>
  <w:style w:type="character" w:styleId="28">
    <w:name w:val="Strong"/>
    <w:basedOn w:val="11"/>
    <w:qFormat/>
    <w:uiPriority w:val="0"/>
    <w:rPr>
      <w:b/>
      <w:bCs/>
    </w:rPr>
  </w:style>
  <w:style w:type="character" w:styleId="29">
    <w:name w:val="HTML Cite"/>
    <w:basedOn w:val="11"/>
    <w:qFormat/>
    <w:uiPriority w:val="0"/>
    <w:rPr>
      <w:i/>
      <w:iCs/>
    </w:rPr>
  </w:style>
  <w:style w:type="paragraph" w:styleId="30">
    <w:name w:val="Balloon Text"/>
    <w:basedOn w:val="1"/>
    <w:qFormat/>
    <w:uiPriority w:val="0"/>
    <w:rPr>
      <w:sz w:val="16"/>
      <w:szCs w:val="16"/>
    </w:rPr>
  </w:style>
  <w:style w:type="paragraph" w:styleId="31">
    <w:name w:val="List 5"/>
    <w:basedOn w:val="1"/>
    <w:qFormat/>
    <w:uiPriority w:val="0"/>
    <w:pPr>
      <w:ind w:left="1800" w:hanging="360"/>
    </w:pPr>
  </w:style>
  <w:style w:type="paragraph" w:styleId="32">
    <w:name w:val="List Continue"/>
    <w:basedOn w:val="1"/>
    <w:qFormat/>
    <w:uiPriority w:val="0"/>
    <w:pPr>
      <w:spacing w:after="120"/>
      <w:ind w:left="360"/>
    </w:pPr>
  </w:style>
  <w:style w:type="paragraph" w:styleId="33">
    <w:name w:val="Body Text 2"/>
    <w:basedOn w:val="1"/>
    <w:qFormat/>
    <w:uiPriority w:val="0"/>
    <w:pPr>
      <w:spacing w:after="120" w:line="480" w:lineRule="auto"/>
    </w:pPr>
  </w:style>
  <w:style w:type="paragraph" w:styleId="34">
    <w:name w:val="List Number 5"/>
    <w:basedOn w:val="1"/>
    <w:qFormat/>
    <w:uiPriority w:val="0"/>
    <w:pPr>
      <w:numPr>
        <w:ilvl w:val="0"/>
        <w:numId w:val="1"/>
      </w:numPr>
    </w:pPr>
  </w:style>
  <w:style w:type="paragraph" w:styleId="35">
    <w:name w:val="Closing"/>
    <w:basedOn w:val="1"/>
    <w:qFormat/>
    <w:uiPriority w:val="0"/>
    <w:pPr>
      <w:ind w:left="4320"/>
    </w:pPr>
  </w:style>
  <w:style w:type="paragraph" w:styleId="36">
    <w:name w:val="Normal Indent"/>
    <w:basedOn w:val="1"/>
    <w:qFormat/>
    <w:uiPriority w:val="0"/>
    <w:pPr>
      <w:ind w:left="708"/>
    </w:pPr>
  </w:style>
  <w:style w:type="paragraph" w:styleId="37">
    <w:name w:val="envelope return"/>
    <w:basedOn w:val="1"/>
    <w:qFormat/>
    <w:uiPriority w:val="0"/>
    <w:rPr>
      <w:rFonts w:ascii="Arial" w:hAnsi="Arial" w:cs="Arial"/>
      <w:sz w:val="20"/>
    </w:rPr>
  </w:style>
  <w:style w:type="paragraph" w:styleId="38">
    <w:name w:val="Plain Text"/>
    <w:basedOn w:val="1"/>
    <w:qFormat/>
    <w:uiPriority w:val="0"/>
    <w:rPr>
      <w:rFonts w:ascii="Courier New" w:hAnsi="Courier New" w:cs="Courier New"/>
      <w:sz w:val="20"/>
    </w:rPr>
  </w:style>
  <w:style w:type="paragraph" w:styleId="39">
    <w:name w:val="Body Text Indent 3"/>
    <w:basedOn w:val="1"/>
    <w:qFormat/>
    <w:uiPriority w:val="0"/>
    <w:pPr>
      <w:spacing w:after="120"/>
      <w:ind w:left="360"/>
    </w:pPr>
    <w:rPr>
      <w:sz w:val="16"/>
      <w:szCs w:val="16"/>
    </w:rPr>
  </w:style>
  <w:style w:type="paragraph" w:styleId="40">
    <w:name w:val="endnote text"/>
    <w:basedOn w:val="1"/>
    <w:qFormat/>
    <w:uiPriority w:val="0"/>
    <w:pPr>
      <w:snapToGrid w:val="0"/>
      <w:jc w:val="left"/>
    </w:pPr>
  </w:style>
  <w:style w:type="paragraph" w:styleId="41">
    <w:name w:val="caption"/>
    <w:basedOn w:val="1"/>
    <w:next w:val="1"/>
    <w:semiHidden/>
    <w:unhideWhenUsed/>
    <w:qFormat/>
    <w:uiPriority w:val="0"/>
    <w:rPr>
      <w:rFonts w:ascii="Arial" w:hAnsi="Arial" w:eastAsia="黑体" w:cs="Arial"/>
      <w:sz w:val="20"/>
    </w:rPr>
  </w:style>
  <w:style w:type="paragraph" w:styleId="42">
    <w:name w:val="annotation text"/>
    <w:basedOn w:val="1"/>
    <w:qFormat/>
    <w:uiPriority w:val="0"/>
    <w:pPr>
      <w:jc w:val="left"/>
    </w:pPr>
  </w:style>
  <w:style w:type="paragraph" w:styleId="43">
    <w:name w:val="index 1"/>
    <w:basedOn w:val="1"/>
    <w:next w:val="1"/>
    <w:qFormat/>
    <w:uiPriority w:val="0"/>
  </w:style>
  <w:style w:type="paragraph" w:styleId="44">
    <w:name w:val="annotation subject"/>
    <w:basedOn w:val="42"/>
    <w:next w:val="42"/>
    <w:qFormat/>
    <w:uiPriority w:val="0"/>
    <w:rPr>
      <w:b/>
      <w:bCs/>
    </w:rPr>
  </w:style>
  <w:style w:type="paragraph" w:styleId="45">
    <w:name w:val="Document Map"/>
    <w:basedOn w:val="1"/>
    <w:qFormat/>
    <w:uiPriority w:val="0"/>
    <w:pPr>
      <w:shd w:val="clear" w:color="auto" w:fill="000080"/>
    </w:pPr>
  </w:style>
  <w:style w:type="paragraph" w:styleId="46">
    <w:name w:val="footnote text"/>
    <w:basedOn w:val="1"/>
    <w:qFormat/>
    <w:uiPriority w:val="0"/>
    <w:pPr>
      <w:snapToGrid w:val="0"/>
      <w:jc w:val="left"/>
    </w:pPr>
    <w:rPr>
      <w:sz w:val="18"/>
      <w:szCs w:val="18"/>
    </w:rPr>
  </w:style>
  <w:style w:type="paragraph" w:styleId="47">
    <w:name w:val="toc 8"/>
    <w:basedOn w:val="1"/>
    <w:next w:val="1"/>
    <w:qFormat/>
    <w:uiPriority w:val="0"/>
    <w:pPr>
      <w:ind w:left="2940" w:leftChars="1400"/>
    </w:pPr>
  </w:style>
  <w:style w:type="paragraph" w:styleId="48">
    <w:name w:val="index 2"/>
    <w:basedOn w:val="1"/>
    <w:next w:val="1"/>
    <w:qFormat/>
    <w:uiPriority w:val="0"/>
    <w:pPr>
      <w:ind w:left="200" w:leftChars="200"/>
    </w:pPr>
  </w:style>
  <w:style w:type="paragraph" w:styleId="49">
    <w:name w:val="List Number 3"/>
    <w:basedOn w:val="1"/>
    <w:qFormat/>
    <w:uiPriority w:val="0"/>
    <w:pPr>
      <w:numPr>
        <w:ilvl w:val="0"/>
        <w:numId w:val="2"/>
      </w:numPr>
    </w:pPr>
  </w:style>
  <w:style w:type="paragraph" w:styleId="50">
    <w:name w:val="HTML Address"/>
    <w:basedOn w:val="1"/>
    <w:qFormat/>
    <w:uiPriority w:val="0"/>
    <w:rPr>
      <w:i/>
      <w:iCs/>
    </w:rPr>
  </w:style>
  <w:style w:type="paragraph" w:styleId="51">
    <w:name w:val="index 7"/>
    <w:basedOn w:val="1"/>
    <w:next w:val="1"/>
    <w:qFormat/>
    <w:uiPriority w:val="0"/>
    <w:pPr>
      <w:ind w:left="1200" w:leftChars="1200"/>
    </w:pPr>
  </w:style>
  <w:style w:type="paragraph" w:styleId="52">
    <w:name w:val="index 3"/>
    <w:basedOn w:val="1"/>
    <w:next w:val="1"/>
    <w:qFormat/>
    <w:uiPriority w:val="0"/>
    <w:pPr>
      <w:ind w:left="400" w:leftChars="400"/>
    </w:pPr>
  </w:style>
  <w:style w:type="paragraph" w:styleId="53">
    <w:name w:val="index 5"/>
    <w:basedOn w:val="1"/>
    <w:next w:val="1"/>
    <w:qFormat/>
    <w:uiPriority w:val="0"/>
    <w:pPr>
      <w:ind w:left="800" w:leftChars="800"/>
    </w:pPr>
  </w:style>
  <w:style w:type="paragraph" w:styleId="54">
    <w:name w:val="index 4"/>
    <w:basedOn w:val="1"/>
    <w:next w:val="1"/>
    <w:qFormat/>
    <w:uiPriority w:val="0"/>
    <w:pPr>
      <w:ind w:left="600" w:leftChars="600"/>
    </w:pPr>
  </w:style>
  <w:style w:type="paragraph" w:styleId="55">
    <w:name w:val="header"/>
    <w:basedOn w:val="1"/>
    <w:qFormat/>
    <w:uiPriority w:val="0"/>
    <w:pPr>
      <w:tabs>
        <w:tab w:val="center" w:pos="4153"/>
        <w:tab w:val="right" w:pos="8306"/>
      </w:tabs>
    </w:pPr>
  </w:style>
  <w:style w:type="paragraph" w:styleId="56">
    <w:name w:val="toc 9"/>
    <w:basedOn w:val="1"/>
    <w:next w:val="1"/>
    <w:qFormat/>
    <w:uiPriority w:val="0"/>
    <w:pPr>
      <w:ind w:left="3360" w:leftChars="1600"/>
    </w:pPr>
  </w:style>
  <w:style w:type="paragraph" w:styleId="57">
    <w:name w:val="toc 7"/>
    <w:basedOn w:val="1"/>
    <w:next w:val="1"/>
    <w:qFormat/>
    <w:uiPriority w:val="0"/>
    <w:pPr>
      <w:ind w:left="2520" w:leftChars="1200"/>
    </w:pPr>
  </w:style>
  <w:style w:type="paragraph" w:styleId="58">
    <w:name w:val="index 6"/>
    <w:basedOn w:val="1"/>
    <w:next w:val="1"/>
    <w:qFormat/>
    <w:uiPriority w:val="0"/>
    <w:pPr>
      <w:ind w:left="1000" w:leftChars="1000"/>
    </w:pPr>
  </w:style>
  <w:style w:type="paragraph" w:styleId="59">
    <w:name w:val="envelope address"/>
    <w:basedOn w:val="1"/>
    <w:qFormat/>
    <w:uiPriority w:val="0"/>
    <w:pPr>
      <w:framePr w:w="7920" w:h="1980" w:hRule="exact" w:hSpace="180" w:wrap="around" w:vAnchor="margin" w:hAnchor="page" w:xAlign="center" w:yAlign="bottom"/>
      <w:ind w:left="2880"/>
    </w:pPr>
    <w:rPr>
      <w:rFonts w:ascii="Arial" w:hAnsi="Arial" w:cs="Arial"/>
      <w:sz w:val="24"/>
      <w:szCs w:val="24"/>
    </w:rPr>
  </w:style>
  <w:style w:type="paragraph" w:styleId="60">
    <w:name w:val="index 8"/>
    <w:basedOn w:val="1"/>
    <w:next w:val="1"/>
    <w:qFormat/>
    <w:uiPriority w:val="0"/>
    <w:pPr>
      <w:ind w:left="1400" w:leftChars="1400"/>
    </w:pPr>
  </w:style>
  <w:style w:type="paragraph" w:styleId="61">
    <w:name w:val="Body Text"/>
    <w:basedOn w:val="1"/>
    <w:qFormat/>
    <w:uiPriority w:val="0"/>
    <w:pPr>
      <w:spacing w:after="120"/>
    </w:pPr>
  </w:style>
  <w:style w:type="paragraph" w:styleId="62">
    <w:name w:val="index 9"/>
    <w:basedOn w:val="1"/>
    <w:next w:val="1"/>
    <w:qFormat/>
    <w:uiPriority w:val="0"/>
    <w:pPr>
      <w:ind w:left="1600" w:leftChars="1600"/>
    </w:pPr>
  </w:style>
  <w:style w:type="paragraph" w:styleId="63">
    <w:name w:val="List Number 4"/>
    <w:basedOn w:val="1"/>
    <w:qFormat/>
    <w:uiPriority w:val="0"/>
    <w:pPr>
      <w:numPr>
        <w:ilvl w:val="0"/>
        <w:numId w:val="3"/>
      </w:numPr>
    </w:pPr>
  </w:style>
  <w:style w:type="paragraph" w:styleId="64">
    <w:name w:val="toa heading"/>
    <w:basedOn w:val="1"/>
    <w:next w:val="1"/>
    <w:qFormat/>
    <w:uiPriority w:val="0"/>
    <w:pPr>
      <w:spacing w:before="120"/>
    </w:pPr>
    <w:rPr>
      <w:rFonts w:ascii="Arial" w:hAnsi="Arial" w:cs="Arial"/>
      <w:sz w:val="24"/>
      <w:szCs w:val="24"/>
    </w:rPr>
  </w:style>
  <w:style w:type="paragraph" w:styleId="65">
    <w:name w:val="index heading"/>
    <w:basedOn w:val="1"/>
    <w:next w:val="43"/>
    <w:qFormat/>
    <w:uiPriority w:val="0"/>
    <w:rPr>
      <w:rFonts w:ascii="Arial" w:hAnsi="Arial" w:cs="Arial"/>
      <w:b/>
      <w:bCs/>
    </w:rPr>
  </w:style>
  <w:style w:type="paragraph" w:styleId="66">
    <w:name w:val="toc 1"/>
    <w:basedOn w:val="1"/>
    <w:next w:val="1"/>
    <w:qFormat/>
    <w:uiPriority w:val="0"/>
  </w:style>
  <w:style w:type="paragraph" w:styleId="67">
    <w:name w:val="table of authorities"/>
    <w:basedOn w:val="1"/>
    <w:next w:val="1"/>
    <w:qFormat/>
    <w:uiPriority w:val="0"/>
    <w:pPr>
      <w:ind w:left="420" w:leftChars="200"/>
    </w:pPr>
  </w:style>
  <w:style w:type="paragraph" w:styleId="68">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69">
    <w:name w:val="toc 6"/>
    <w:basedOn w:val="1"/>
    <w:next w:val="1"/>
    <w:qFormat/>
    <w:uiPriority w:val="0"/>
    <w:pPr>
      <w:ind w:left="2100" w:leftChars="1000"/>
    </w:pPr>
  </w:style>
  <w:style w:type="paragraph" w:styleId="70">
    <w:name w:val="table of figures"/>
    <w:basedOn w:val="1"/>
    <w:next w:val="1"/>
    <w:qFormat/>
    <w:uiPriority w:val="0"/>
    <w:pPr>
      <w:ind w:leftChars="200" w:hanging="200" w:hangingChars="200"/>
    </w:pPr>
  </w:style>
  <w:style w:type="paragraph" w:styleId="71">
    <w:name w:val="toc 3"/>
    <w:basedOn w:val="1"/>
    <w:next w:val="1"/>
    <w:qFormat/>
    <w:uiPriority w:val="0"/>
    <w:pPr>
      <w:ind w:left="840" w:leftChars="400"/>
    </w:pPr>
  </w:style>
  <w:style w:type="paragraph" w:styleId="72">
    <w:name w:val="toc 2"/>
    <w:basedOn w:val="1"/>
    <w:next w:val="1"/>
    <w:qFormat/>
    <w:uiPriority w:val="0"/>
    <w:pPr>
      <w:ind w:left="420" w:leftChars="200"/>
    </w:pPr>
  </w:style>
  <w:style w:type="paragraph" w:styleId="73">
    <w:name w:val="toc 4"/>
    <w:basedOn w:val="1"/>
    <w:next w:val="1"/>
    <w:qFormat/>
    <w:uiPriority w:val="0"/>
    <w:pPr>
      <w:ind w:left="1260" w:leftChars="600"/>
    </w:pPr>
  </w:style>
  <w:style w:type="paragraph" w:styleId="74">
    <w:name w:val="toc 5"/>
    <w:basedOn w:val="1"/>
    <w:next w:val="1"/>
    <w:qFormat/>
    <w:uiPriority w:val="0"/>
    <w:pPr>
      <w:ind w:left="1680" w:leftChars="800"/>
    </w:pPr>
  </w:style>
  <w:style w:type="paragraph" w:styleId="75">
    <w:name w:val="Note Heading"/>
    <w:basedOn w:val="1"/>
    <w:next w:val="1"/>
    <w:qFormat/>
    <w:uiPriority w:val="0"/>
  </w:style>
  <w:style w:type="paragraph" w:styleId="76">
    <w:name w:val="Date"/>
    <w:basedOn w:val="1"/>
    <w:next w:val="1"/>
    <w:qFormat/>
    <w:uiPriority w:val="0"/>
  </w:style>
  <w:style w:type="paragraph" w:styleId="77">
    <w:name w:val="List Bullet 5"/>
    <w:basedOn w:val="1"/>
    <w:qFormat/>
    <w:uiPriority w:val="0"/>
    <w:pPr>
      <w:numPr>
        <w:ilvl w:val="0"/>
        <w:numId w:val="4"/>
      </w:numPr>
    </w:pPr>
  </w:style>
  <w:style w:type="paragraph" w:styleId="78">
    <w:name w:val="Body Text First Indent"/>
    <w:basedOn w:val="61"/>
    <w:qFormat/>
    <w:uiPriority w:val="0"/>
    <w:pPr>
      <w:ind w:firstLine="210"/>
    </w:pPr>
  </w:style>
  <w:style w:type="paragraph" w:styleId="79">
    <w:name w:val="Body Text First Indent 2"/>
    <w:basedOn w:val="80"/>
    <w:qFormat/>
    <w:uiPriority w:val="0"/>
    <w:pPr>
      <w:ind w:firstLine="210"/>
    </w:pPr>
  </w:style>
  <w:style w:type="paragraph" w:styleId="80">
    <w:name w:val="Body Text Indent"/>
    <w:basedOn w:val="1"/>
    <w:qFormat/>
    <w:uiPriority w:val="0"/>
    <w:pPr>
      <w:spacing w:after="120"/>
      <w:ind w:left="360"/>
    </w:pPr>
  </w:style>
  <w:style w:type="paragraph" w:styleId="81">
    <w:name w:val="List Bullet 4"/>
    <w:basedOn w:val="1"/>
    <w:qFormat/>
    <w:uiPriority w:val="0"/>
    <w:pPr>
      <w:numPr>
        <w:ilvl w:val="0"/>
        <w:numId w:val="5"/>
      </w:numPr>
    </w:pPr>
  </w:style>
  <w:style w:type="paragraph" w:styleId="82">
    <w:name w:val="List Bullet"/>
    <w:basedOn w:val="1"/>
    <w:qFormat/>
    <w:uiPriority w:val="0"/>
    <w:pPr>
      <w:numPr>
        <w:ilvl w:val="0"/>
        <w:numId w:val="6"/>
      </w:numPr>
    </w:pPr>
  </w:style>
  <w:style w:type="paragraph" w:styleId="83">
    <w:name w:val="List Bullet 2"/>
    <w:basedOn w:val="1"/>
    <w:qFormat/>
    <w:uiPriority w:val="0"/>
    <w:pPr>
      <w:numPr>
        <w:ilvl w:val="0"/>
        <w:numId w:val="7"/>
      </w:numPr>
    </w:pPr>
  </w:style>
  <w:style w:type="paragraph" w:styleId="84">
    <w:name w:val="List Bullet 3"/>
    <w:basedOn w:val="1"/>
    <w:qFormat/>
    <w:uiPriority w:val="0"/>
    <w:pPr>
      <w:numPr>
        <w:ilvl w:val="0"/>
        <w:numId w:val="8"/>
      </w:numPr>
    </w:pPr>
  </w:style>
  <w:style w:type="paragraph" w:styleId="85">
    <w:name w:val="Title"/>
    <w:basedOn w:val="1"/>
    <w:qFormat/>
    <w:uiPriority w:val="0"/>
    <w:pPr>
      <w:spacing w:before="240" w:after="60"/>
      <w:jc w:val="center"/>
      <w:outlineLvl w:val="0"/>
    </w:pPr>
    <w:rPr>
      <w:rFonts w:ascii="Arial" w:hAnsi="Arial" w:cs="Arial"/>
      <w:b/>
      <w:bCs/>
      <w:kern w:val="28"/>
      <w:sz w:val="32"/>
      <w:szCs w:val="32"/>
    </w:rPr>
  </w:style>
  <w:style w:type="paragraph" w:styleId="86">
    <w:name w:val="footer"/>
    <w:basedOn w:val="1"/>
    <w:qFormat/>
    <w:uiPriority w:val="0"/>
    <w:pPr>
      <w:tabs>
        <w:tab w:val="center" w:pos="4153"/>
        <w:tab w:val="right" w:pos="8306"/>
      </w:tabs>
    </w:pPr>
  </w:style>
  <w:style w:type="paragraph" w:styleId="87">
    <w:name w:val="List Number"/>
    <w:basedOn w:val="1"/>
    <w:qFormat/>
    <w:uiPriority w:val="0"/>
    <w:pPr>
      <w:numPr>
        <w:ilvl w:val="0"/>
        <w:numId w:val="9"/>
      </w:numPr>
    </w:pPr>
  </w:style>
  <w:style w:type="paragraph" w:styleId="88">
    <w:name w:val="List Number 2"/>
    <w:basedOn w:val="1"/>
    <w:qFormat/>
    <w:uiPriority w:val="0"/>
    <w:pPr>
      <w:numPr>
        <w:ilvl w:val="0"/>
        <w:numId w:val="10"/>
      </w:numPr>
    </w:pPr>
  </w:style>
  <w:style w:type="paragraph" w:styleId="89">
    <w:name w:val="List"/>
    <w:basedOn w:val="1"/>
    <w:qFormat/>
    <w:uiPriority w:val="0"/>
    <w:pPr>
      <w:ind w:left="360" w:hanging="360"/>
    </w:pPr>
  </w:style>
  <w:style w:type="paragraph" w:styleId="90">
    <w:name w:val="Normal (Web)"/>
    <w:basedOn w:val="1"/>
    <w:qFormat/>
    <w:uiPriority w:val="0"/>
    <w:rPr>
      <w:sz w:val="24"/>
      <w:szCs w:val="24"/>
    </w:rPr>
  </w:style>
  <w:style w:type="paragraph" w:styleId="91">
    <w:name w:val="Body Text 3"/>
    <w:basedOn w:val="1"/>
    <w:qFormat/>
    <w:uiPriority w:val="0"/>
    <w:pPr>
      <w:spacing w:after="120"/>
    </w:pPr>
    <w:rPr>
      <w:sz w:val="16"/>
      <w:szCs w:val="16"/>
    </w:rPr>
  </w:style>
  <w:style w:type="paragraph" w:styleId="92">
    <w:name w:val="Body Text Indent 2"/>
    <w:basedOn w:val="1"/>
    <w:qFormat/>
    <w:uiPriority w:val="0"/>
    <w:pPr>
      <w:spacing w:after="120" w:line="480" w:lineRule="auto"/>
      <w:ind w:left="360"/>
    </w:pPr>
  </w:style>
  <w:style w:type="paragraph" w:styleId="93">
    <w:name w:val="Subtitle"/>
    <w:basedOn w:val="1"/>
    <w:qFormat/>
    <w:uiPriority w:val="0"/>
    <w:pPr>
      <w:spacing w:after="60"/>
      <w:jc w:val="center"/>
      <w:outlineLvl w:val="1"/>
    </w:pPr>
    <w:rPr>
      <w:rFonts w:ascii="Arial" w:hAnsi="Arial" w:cs="Arial"/>
      <w:sz w:val="24"/>
      <w:szCs w:val="24"/>
    </w:rPr>
  </w:style>
  <w:style w:type="paragraph" w:styleId="94">
    <w:name w:val="Signature"/>
    <w:basedOn w:val="1"/>
    <w:qFormat/>
    <w:uiPriority w:val="0"/>
    <w:pPr>
      <w:ind w:left="4320"/>
    </w:pPr>
  </w:style>
  <w:style w:type="paragraph" w:styleId="95">
    <w:name w:val="Salutation"/>
    <w:basedOn w:val="1"/>
    <w:next w:val="1"/>
    <w:qFormat/>
    <w:uiPriority w:val="0"/>
  </w:style>
  <w:style w:type="paragraph" w:styleId="96">
    <w:name w:val="List Continue 2"/>
    <w:basedOn w:val="1"/>
    <w:qFormat/>
    <w:uiPriority w:val="0"/>
    <w:pPr>
      <w:spacing w:after="120"/>
      <w:ind w:left="720"/>
    </w:pPr>
  </w:style>
  <w:style w:type="paragraph" w:styleId="97">
    <w:name w:val="List Continue 3"/>
    <w:basedOn w:val="1"/>
    <w:qFormat/>
    <w:uiPriority w:val="0"/>
    <w:pPr>
      <w:spacing w:after="120"/>
      <w:ind w:left="1080"/>
    </w:pPr>
  </w:style>
  <w:style w:type="paragraph" w:styleId="98">
    <w:name w:val="List Continue 4"/>
    <w:basedOn w:val="1"/>
    <w:qFormat/>
    <w:uiPriority w:val="0"/>
    <w:pPr>
      <w:spacing w:after="120"/>
      <w:ind w:left="1440"/>
    </w:pPr>
  </w:style>
  <w:style w:type="paragraph" w:styleId="99">
    <w:name w:val="List Continue 5"/>
    <w:basedOn w:val="1"/>
    <w:qFormat/>
    <w:uiPriority w:val="0"/>
    <w:pPr>
      <w:spacing w:after="120"/>
      <w:ind w:left="1800"/>
    </w:pPr>
  </w:style>
  <w:style w:type="paragraph" w:styleId="100">
    <w:name w:val="List 2"/>
    <w:basedOn w:val="1"/>
    <w:qFormat/>
    <w:uiPriority w:val="0"/>
    <w:pPr>
      <w:ind w:left="720" w:hanging="360"/>
    </w:pPr>
  </w:style>
  <w:style w:type="paragraph" w:styleId="101">
    <w:name w:val="List 3"/>
    <w:basedOn w:val="1"/>
    <w:qFormat/>
    <w:uiPriority w:val="0"/>
    <w:pPr>
      <w:ind w:left="1080" w:hanging="360"/>
    </w:pPr>
  </w:style>
  <w:style w:type="paragraph" w:styleId="102">
    <w:name w:val="List 4"/>
    <w:basedOn w:val="1"/>
    <w:qFormat/>
    <w:uiPriority w:val="0"/>
    <w:pPr>
      <w:ind w:left="1440" w:hanging="360"/>
    </w:pPr>
  </w:style>
  <w:style w:type="paragraph" w:styleId="103">
    <w:name w:val="HTML Preformatted"/>
    <w:basedOn w:val="1"/>
    <w:qFormat/>
    <w:uiPriority w:val="0"/>
    <w:rPr>
      <w:rFonts w:ascii="Courier New" w:hAnsi="Courier New" w:cs="Courier New"/>
      <w:sz w:val="20"/>
    </w:rPr>
  </w:style>
  <w:style w:type="paragraph" w:styleId="104">
    <w:name w:val="Block Text"/>
    <w:basedOn w:val="1"/>
    <w:qFormat/>
    <w:uiPriority w:val="0"/>
    <w:pPr>
      <w:spacing w:after="120"/>
      <w:ind w:left="1440" w:right="1440"/>
    </w:pPr>
  </w:style>
  <w:style w:type="paragraph" w:styleId="105">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hanging="1080"/>
    </w:pPr>
    <w:rPr>
      <w:rFonts w:ascii="Arial" w:hAnsi="Arial" w:cs="Arial"/>
      <w:sz w:val="24"/>
      <w:szCs w:val="24"/>
    </w:rPr>
  </w:style>
  <w:style w:type="paragraph" w:styleId="106">
    <w:name w:val="E-mail Signature"/>
    <w:basedOn w:val="1"/>
    <w:qFormat/>
    <w:uiPriority w:val="0"/>
  </w:style>
  <w:style w:type="table" w:styleId="107">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8">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09">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0">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1">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12">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14">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11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6">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17">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18">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9">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0">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1">
    <w:name w:val="Table 3D effects 3"/>
    <w:basedOn w:val="12"/>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23">
    <w:name w:val="Table Columns 4"/>
    <w:basedOn w:val="12"/>
    <w:qFormat/>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4">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25">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26">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27">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28">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9">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0">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31">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32">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133">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3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136">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37">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8">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39">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0">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41">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2">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43">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4">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45">
    <w:name w:val="Table 3D effects 1"/>
    <w:basedOn w:val="12"/>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6">
    <w:name w:val="Table Columns 2"/>
    <w:basedOn w:val="12"/>
    <w:qFormat/>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7">
    <w:name w:val="Table Simple 2"/>
    <w:basedOn w:val="12"/>
    <w:qFormat/>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8">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50">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customStyle="1" w:styleId="151">
    <w:name w:val="Сетка таблицы33"/>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2">
    <w:name w:val="!Заголовок4"/>
    <w:basedOn w:val="153"/>
    <w:qFormat/>
    <w:uiPriority w:val="0"/>
    <w:pPr>
      <w:numPr>
        <w:ilvl w:val="3"/>
        <w:numId w:val="11"/>
      </w:numPr>
      <w:spacing w:before="240" w:after="240"/>
      <w:jc w:val="center"/>
      <w:outlineLvl w:val="3"/>
    </w:pPr>
    <w:rPr>
      <w:bCs/>
      <w:lang w:val="ru-RU"/>
    </w:rPr>
  </w:style>
  <w:style w:type="paragraph" w:customStyle="1" w:styleId="153">
    <w:name w:val="заголовок 3"/>
    <w:basedOn w:val="1"/>
    <w:next w:val="1"/>
    <w:qFormat/>
    <w:uiPriority w:val="0"/>
    <w:pPr>
      <w:keepNext/>
      <w:ind w:firstLine="0"/>
      <w:outlineLvl w:val="2"/>
    </w:pPr>
    <w:rPr>
      <w:rFonts w:eastAsia="Times New Roman"/>
      <w:b/>
      <w:szCs w:val="20"/>
      <w:lang w:val="en-US" w:eastAsia="en-US"/>
    </w:rPr>
  </w:style>
  <w:style w:type="paragraph" w:customStyle="1" w:styleId="154">
    <w:name w:val="Report Body Text"/>
    <w:basedOn w:val="1"/>
    <w:qFormat/>
    <w:uiPriority w:val="0"/>
    <w:pPr>
      <w:spacing w:before="120" w:line="280" w:lineRule="exact"/>
    </w:pPr>
    <w:rPr>
      <w:rFonts w:ascii="Arial" w:hAnsi="Arial"/>
      <w:snapToGrid w:val="0"/>
      <w:szCs w:val="18"/>
      <w:lang w:eastAsia="en-GB"/>
    </w:rPr>
  </w:style>
  <w:style w:type="paragraph" w:styleId="155">
    <w:name w:val="List Paragraph"/>
    <w:basedOn w:val="1"/>
    <w:qFormat/>
    <w:uiPriority w:val="34"/>
    <w:pPr>
      <w:spacing w:line="240" w:lineRule="atLeast"/>
      <w:ind w:left="720"/>
      <w:contextualSpacing/>
    </w:pPr>
    <w:rPr>
      <w:rFonts w:eastAsia="Times New Roman" w:cs="Times New Roman"/>
      <w:szCs w:val="18"/>
      <w:lang w:eastAsia="da-DK"/>
    </w:rPr>
  </w:style>
  <w:style w:type="table" w:customStyle="1" w:styleId="156">
    <w:name w:val="Сетка таблицы112"/>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3" Type="http://schemas.microsoft.com/office/2011/relationships/people" Target="people.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comments" Target="comments.xml"/><Relationship Id="rId29" Type="http://schemas.openxmlformats.org/officeDocument/2006/relationships/image" Target="media/image8.svg"/><Relationship Id="rId28" Type="http://schemas.openxmlformats.org/officeDocument/2006/relationships/image" Target="media/image14.png"/><Relationship Id="rId27" Type="http://schemas.openxmlformats.org/officeDocument/2006/relationships/image" Target="media/image7.svg"/><Relationship Id="rId26" Type="http://schemas.openxmlformats.org/officeDocument/2006/relationships/image" Target="media/image13.png"/><Relationship Id="rId25" Type="http://schemas.openxmlformats.org/officeDocument/2006/relationships/image" Target="media/image6.svg"/><Relationship Id="rId24" Type="http://schemas.openxmlformats.org/officeDocument/2006/relationships/image" Target="media/image12.png"/><Relationship Id="rId23" Type="http://schemas.openxmlformats.org/officeDocument/2006/relationships/image" Target="media/image5.svg"/><Relationship Id="rId22" Type="http://schemas.openxmlformats.org/officeDocument/2006/relationships/image" Target="media/image11.png"/><Relationship Id="rId21" Type="http://schemas.openxmlformats.org/officeDocument/2006/relationships/image" Target="media/image4.sv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3.svg"/><Relationship Id="rId18" Type="http://schemas.openxmlformats.org/officeDocument/2006/relationships/image" Target="media/image9.png"/><Relationship Id="rId17" Type="http://schemas.openxmlformats.org/officeDocument/2006/relationships/image" Target="media/image2.svg"/><Relationship Id="rId16" Type="http://schemas.openxmlformats.org/officeDocument/2006/relationships/image" Target="media/image8.png"/><Relationship Id="rId15" Type="http://schemas.openxmlformats.org/officeDocument/2006/relationships/image" Target="media/image1.sv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2384804F-3998-4D57-9195-F3826E402611-1">
      <extobjdata type="2384804F-3998-4D57-9195-F3826E402611" data="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"/>
    </extobj>
    <extobj name="2384804F-3998-4D57-9195-F3826E402611-2">
      <extobjdata type="2384804F-3998-4D57-9195-F3826E402611" data="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"/>
    </extobj>
    <extobj name="2384804F-3998-4D57-9195-F3826E402611-3">
      <extobjdata type="2384804F-3998-4D57-9195-F3826E402611" data="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VRJME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4TWpR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"/>
    </extobj>
    <extobj name="2384804F-3998-4D57-9195-F3826E402611-4">
      <extobjdata type="2384804F-3998-4D57-9195-F3826E402611" data="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GNHRjBhQ0JwWkQwaVRVcFlMVEk1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IQmhkR2dnYVdROUlrMUtXQzB5T1M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"/>
    </extobj>
    <extobj name="2384804F-3998-4D57-9195-F3826E402611-5">
      <extobjdata type="2384804F-3998-4D57-9195-F3826E402611" data="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"/>
    </extobj>
    <extobj name="2384804F-3998-4D57-9195-F3826E402611-6">
      <extobjdata type="2384804F-3998-4D57-9195-F3826E402611" data="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"/>
    </extobj>
    <extobj name="2384804F-3998-4D57-9195-F3826E402611-7">
      <extobjdata type="2384804F-3998-4D57-9195-F3826E402611" data="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eHdZWFJvSUdsa1BTSk5TbGd0TVRJd0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"/>
    </extobj>
    <extobj name="2384804F-3998-4D57-9195-F3826E402611-8">
      <extobjdata type="2384804F-3998-4D57-9195-F3826E402611" data="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IQmhkR2dnYVdROUlrMUtXQzB4TXk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2023-04-13T15:47:00Z</dcterms:created>
  <dc:creator>google1599737165</dc:creator>
  <cp:lastModifiedBy>google1599737165</cp:lastModifiedBy>
  <dcterms:modified xsi:type="dcterms:W3CDTF">2023-04-24T18:32:39Z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1049-11.2.0.11536</vt:lpwstr>
  </property>
  <property fmtid="{D5CDD505-2E9C-101B-9397-08002B2CF9AE}" pid="3" name="ICV">
    <vt:lpwstr>7D60D4E95C234E02B6F36B0593ADAC89</vt:lpwstr>
  </property>
</Properties>
</file>