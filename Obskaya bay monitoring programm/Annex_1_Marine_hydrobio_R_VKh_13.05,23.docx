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ru-RU"/>
        </w:rPr>
      </w:pPr>
    </w:p>
    <w:tbl>
      <w:tblPr>
        <w:tblStyle w:val="12"/>
        <w:tblW w:w="0" w:type="auto"/>
        <w:tblInd w:w="0" w:type="dxa"/>
        <w:tblLayout w:type="autofit"/>
        <w:tblCellMar>
          <w:top w:w="0" w:type="dxa"/>
          <w:left w:w="108" w:type="dxa"/>
          <w:bottom w:w="0" w:type="dxa"/>
          <w:right w:w="108" w:type="dxa"/>
        </w:tblCellMar>
      </w:tblPr>
      <w:tblGrid>
        <w:gridCol w:w="9354"/>
      </w:tblGrid>
      <w:tr>
        <w:tblPrEx>
          <w:tblCellMar>
            <w:top w:w="0" w:type="dxa"/>
            <w:left w:w="108" w:type="dxa"/>
            <w:bottom w:w="0" w:type="dxa"/>
            <w:right w:w="108" w:type="dxa"/>
          </w:tblCellMar>
        </w:tblPrEx>
        <w:trPr>
          <w:trHeight w:val="4312" w:hRule="atLeast"/>
        </w:trPr>
        <w:tc>
          <w:tcPr>
            <w:tcW w:w="9637" w:type="dxa"/>
            <w:tcMar>
              <w:left w:w="0" w:type="dxa"/>
              <w:right w:w="0" w:type="dxa"/>
            </w:tcMar>
          </w:tcPr>
          <w:p>
            <w:pPr>
              <w:pStyle w:val="351"/>
              <w:rPr>
                <w:sz w:val="40"/>
                <w:szCs w:val="40"/>
                <w:lang w:val="en-US"/>
              </w:rPr>
            </w:pPr>
            <w:bookmarkStart w:id="0" w:name="_Hlk520062016"/>
            <w:bookmarkEnd w:id="0"/>
            <w:r>
              <w:rPr>
                <w:sz w:val="40"/>
                <w:szCs w:val="40"/>
                <w:lang w:val="ru-RU"/>
              </w:rPr>
              <w:t>Проект</w:t>
            </w:r>
            <w:r>
              <w:rPr>
                <w:rFonts w:hint="default"/>
                <w:sz w:val="40"/>
                <w:szCs w:val="40"/>
                <w:lang w:val="ru-RU"/>
              </w:rPr>
              <w:t xml:space="preserve"> Арктик СПГ 2</w:t>
            </w:r>
          </w:p>
          <w:p>
            <w:pPr>
              <w:pStyle w:val="422"/>
              <w:bidi w:val="0"/>
              <w:rPr>
                <w:spacing w:val="100"/>
                <w:sz w:val="28"/>
                <w:szCs w:val="28"/>
              </w:rPr>
            </w:pPr>
            <w:r>
              <w:rPr>
                <w:spacing w:val="100"/>
                <w:sz w:val="28"/>
                <w:szCs w:val="28"/>
                <w:lang w:val="ru-RU"/>
              </w:rPr>
              <w:t>Программа</w:t>
            </w:r>
            <w:r>
              <w:rPr>
                <w:spacing w:val="100"/>
                <w:sz w:val="28"/>
                <w:szCs w:val="28"/>
              </w:rPr>
              <w:t xml:space="preserve"> </w:t>
            </w:r>
          </w:p>
          <w:p>
            <w:pPr>
              <w:pStyle w:val="422"/>
              <w:rPr>
                <w:rFonts w:hint="default"/>
                <w:sz w:val="28"/>
                <w:szCs w:val="28"/>
                <w:lang w:val="ru-RU"/>
              </w:rPr>
            </w:pPr>
            <w:r>
              <w:rPr>
                <w:sz w:val="28"/>
                <w:szCs w:val="28"/>
                <w:lang w:val="ru-RU"/>
              </w:rPr>
              <w:t>мониторинга</w:t>
            </w:r>
            <w:r>
              <w:rPr>
                <w:rFonts w:hint="default"/>
                <w:sz w:val="28"/>
                <w:szCs w:val="28"/>
                <w:lang w:val="ru-RU"/>
              </w:rPr>
              <w:t xml:space="preserve"> и оценки биоразнообразия</w:t>
            </w:r>
          </w:p>
          <w:p>
            <w:pPr>
              <w:rPr>
                <w:lang w:val="en-GB"/>
              </w:rPr>
            </w:pPr>
          </w:p>
        </w:tc>
      </w:tr>
      <w:tr>
        <w:tblPrEx>
          <w:tblCellMar>
            <w:top w:w="0" w:type="dxa"/>
            <w:left w:w="108" w:type="dxa"/>
            <w:bottom w:w="0" w:type="dxa"/>
            <w:right w:w="108" w:type="dxa"/>
          </w:tblCellMar>
        </w:tblPrEx>
        <w:trPr>
          <w:trHeight w:val="2394" w:hRule="atLeast"/>
        </w:trPr>
        <w:tc>
          <w:tcPr>
            <w:tcW w:w="9637" w:type="dxa"/>
            <w:vAlign w:val="center"/>
          </w:tcPr>
          <w:p>
            <w:pPr>
              <w:pStyle w:val="351"/>
              <w:rPr>
                <w:rStyle w:val="423"/>
                <w:sz w:val="32"/>
                <w:szCs w:val="21"/>
                <w:lang w:val="ru-RU"/>
              </w:rPr>
            </w:pPr>
          </w:p>
          <w:p>
            <w:pPr>
              <w:pStyle w:val="351"/>
              <w:rPr>
                <w:rStyle w:val="423"/>
                <w:rFonts w:hint="default"/>
                <w:sz w:val="32"/>
                <w:szCs w:val="21"/>
                <w:lang w:val="ru-RU"/>
              </w:rPr>
            </w:pPr>
            <w:r>
              <w:rPr>
                <w:rStyle w:val="423"/>
                <w:sz w:val="32"/>
                <w:szCs w:val="21"/>
                <w:lang w:val="ru-RU"/>
              </w:rPr>
              <w:t>Приложение</w:t>
            </w:r>
            <w:r>
              <w:rPr>
                <w:rStyle w:val="423"/>
                <w:rFonts w:hint="default"/>
                <w:sz w:val="32"/>
                <w:szCs w:val="21"/>
                <w:lang w:val="ru-RU"/>
              </w:rPr>
              <w:t xml:space="preserve"> 1</w:t>
            </w:r>
          </w:p>
          <w:p>
            <w:pPr>
              <w:pStyle w:val="422"/>
              <w:rPr>
                <w:sz w:val="32"/>
                <w:szCs w:val="32"/>
                <w:lang w:val="ru-RU"/>
              </w:rPr>
            </w:pPr>
          </w:p>
          <w:p>
            <w:pPr>
              <w:pStyle w:val="422"/>
              <w:rPr>
                <w:rFonts w:hint="default"/>
                <w:sz w:val="36"/>
                <w:szCs w:val="36"/>
                <w:lang w:val="ru-RU"/>
              </w:rPr>
            </w:pPr>
            <w:r>
              <w:rPr>
                <w:sz w:val="36"/>
                <w:szCs w:val="36"/>
                <w:lang w:val="ru-RU"/>
              </w:rPr>
              <w:t>Регламент</w:t>
            </w:r>
            <w:r>
              <w:rPr>
                <w:rFonts w:hint="default"/>
                <w:sz w:val="36"/>
                <w:szCs w:val="36"/>
                <w:lang w:val="ru-RU"/>
              </w:rPr>
              <w:t xml:space="preserve"> комплексного мониторинга гидробиокомплексов Обской губы</w:t>
            </w:r>
          </w:p>
          <w:p>
            <w:pPr>
              <w:pStyle w:val="422"/>
            </w:pPr>
          </w:p>
          <w:p>
            <w:pPr>
              <w:pStyle w:val="422"/>
            </w:pPr>
          </w:p>
          <w:p>
            <w:pPr>
              <w:pStyle w:val="422"/>
            </w:pPr>
          </w:p>
          <w:p>
            <w:pPr>
              <w:pStyle w:val="422"/>
              <w:rPr>
                <w:b w:val="0"/>
                <w:bCs/>
              </w:rPr>
            </w:pPr>
          </w:p>
        </w:tc>
      </w:tr>
      <w:tr>
        <w:tblPrEx>
          <w:tblCellMar>
            <w:top w:w="0" w:type="dxa"/>
            <w:left w:w="108" w:type="dxa"/>
            <w:bottom w:w="0" w:type="dxa"/>
            <w:right w:w="108" w:type="dxa"/>
          </w:tblCellMar>
        </w:tblPrEx>
        <w:trPr>
          <w:trHeight w:val="2058" w:hRule="atLeast"/>
        </w:trPr>
        <w:tc>
          <w:tcPr>
            <w:tcW w:w="9637" w:type="dxa"/>
            <w:vAlign w:val="bottom"/>
          </w:tcPr>
          <w:p>
            <w:pPr>
              <w:jc w:val="left"/>
              <w:rPr>
                <w:lang w:val="en-GB"/>
              </w:rPr>
            </w:pPr>
          </w:p>
        </w:tc>
      </w:tr>
    </w:tbl>
    <w:p>
      <w:pPr>
        <w:rPr>
          <w:lang w:val="ru-RU"/>
        </w:rPr>
      </w:pPr>
    </w:p>
    <w:p>
      <w:pPr>
        <w:rPr>
          <w:lang w:val="ru-RU"/>
        </w:rPr>
        <w:sectPr>
          <w:footerReference r:id="rId9" w:type="first"/>
          <w:footerReference r:id="rId7" w:type="default"/>
          <w:footerReference r:id="rId8" w:type="even"/>
          <w:pgSz w:w="11906" w:h="16838"/>
          <w:pgMar w:top="1134" w:right="1134" w:bottom="1134" w:left="1418" w:header="720" w:footer="720" w:gutter="0"/>
          <w:cols w:space="720" w:num="1"/>
          <w:titlePg/>
          <w:docGrid w:linePitch="360" w:charSpace="0"/>
        </w:sectPr>
      </w:pPr>
    </w:p>
    <w:tbl>
      <w:tblPr>
        <w:tblStyle w:val="409"/>
        <w:tblW w:w="921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2325"/>
        <w:gridCol w:w="6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Договор</w:t>
            </w:r>
            <w:r>
              <w:rPr>
                <w:rFonts w:eastAsiaTheme="minorEastAsia"/>
                <w:szCs w:val="18"/>
                <w:lang w:val="en-GB"/>
              </w:rPr>
              <w:t>:</w:t>
            </w:r>
          </w:p>
        </w:tc>
        <w:tc>
          <w:tcPr>
            <w:tcW w:w="6889" w:type="dxa"/>
          </w:tcPr>
          <w:p>
            <w:pPr>
              <w:rPr>
                <w:rFonts w:eastAsiaTheme="minorEastAsia"/>
                <w:szCs w:val="18"/>
                <w:lang w:val="ru-RU"/>
              </w:rPr>
            </w:pPr>
            <w:r>
              <w:rPr>
                <w:rFonts w:eastAsiaTheme="minorEastAsia"/>
                <w:szCs w:val="18"/>
                <w:lang w:val="en-GB"/>
              </w:rPr>
              <w:t xml:space="preserve">228-ALNG2-2020 </w:t>
            </w:r>
            <w:r>
              <w:rPr>
                <w:rFonts w:eastAsiaTheme="minorEastAsia"/>
                <w:szCs w:val="18"/>
                <w:lang w:val="ru-RU"/>
              </w:rPr>
              <w:t>от</w:t>
            </w:r>
            <w:r>
              <w:rPr>
                <w:rFonts w:eastAsiaTheme="minorEastAsia"/>
                <w:szCs w:val="18"/>
                <w:lang w:val="en-US"/>
              </w:rPr>
              <w:t xml:space="preserve"> </w:t>
            </w:r>
            <w:r>
              <w:rPr>
                <w:rFonts w:eastAsiaTheme="minorEastAsia"/>
                <w:szCs w:val="18"/>
                <w:lang w:val="en-GB"/>
              </w:rPr>
              <w:t>31.03.2020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Дополнительное</w:t>
            </w:r>
            <w:r>
              <w:rPr>
                <w:rFonts w:hint="default" w:eastAsiaTheme="minorEastAsia"/>
                <w:szCs w:val="18"/>
                <w:lang w:val="ru-RU"/>
              </w:rPr>
              <w:t xml:space="preserve"> соглашение</w:t>
            </w:r>
            <w:r>
              <w:rPr>
                <w:rFonts w:eastAsiaTheme="minorEastAsia"/>
                <w:szCs w:val="18"/>
                <w:lang w:val="en-GB"/>
              </w:rPr>
              <w:t>:</w:t>
            </w:r>
          </w:p>
        </w:tc>
        <w:tc>
          <w:tcPr>
            <w:tcW w:w="6889" w:type="dxa"/>
          </w:tcPr>
          <w:p>
            <w:pPr>
              <w:rPr>
                <w:rFonts w:eastAsiaTheme="minorEastAsia"/>
                <w:szCs w:val="18"/>
                <w:lang w:val="en-US"/>
              </w:rPr>
            </w:pPr>
            <w:r>
              <w:rPr>
                <w:rFonts w:eastAsiaTheme="minorEastAsia"/>
                <w:szCs w:val="18"/>
                <w:lang w:val="ru-RU"/>
              </w:rPr>
              <w:t>Дополнительное</w:t>
            </w:r>
            <w:r>
              <w:rPr>
                <w:rFonts w:hint="default" w:eastAsiaTheme="minorEastAsia"/>
                <w:szCs w:val="18"/>
                <w:lang w:val="ru-RU"/>
              </w:rPr>
              <w:t xml:space="preserve"> соглашение №</w:t>
            </w:r>
            <w:r>
              <w:rPr>
                <w:rFonts w:eastAsiaTheme="minorEastAsia"/>
                <w:szCs w:val="18"/>
                <w:lang w:val="en-US"/>
              </w:rPr>
              <w:t xml:space="preserve"> 11 (</w:t>
            </w:r>
            <w:r>
              <w:rPr>
                <w:rFonts w:eastAsiaTheme="minorEastAsia"/>
                <w:szCs w:val="18"/>
                <w:lang w:val="ru-RU"/>
              </w:rPr>
              <w:t>март</w:t>
            </w:r>
            <w:r>
              <w:rPr>
                <w:rFonts w:hint="default" w:eastAsiaTheme="minorEastAsia"/>
                <w:szCs w:val="18"/>
                <w:lang w:val="ru-RU"/>
              </w:rPr>
              <w:t xml:space="preserve"> </w:t>
            </w:r>
            <w:r>
              <w:rPr>
                <w:rFonts w:eastAsiaTheme="minorEastAsia"/>
                <w:szCs w:val="18"/>
                <w:lang w:val="en-US"/>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eastAsiaTheme="minorEastAsia"/>
                <w:szCs w:val="18"/>
                <w:lang w:val="en-GB"/>
              </w:rPr>
            </w:pPr>
            <w:r>
              <w:rPr>
                <w:rFonts w:eastAsiaTheme="minorEastAsia"/>
                <w:szCs w:val="18"/>
                <w:lang w:val="ru-RU"/>
              </w:rPr>
              <w:t>Авторы</w:t>
            </w:r>
            <w:r>
              <w:rPr>
                <w:rFonts w:eastAsiaTheme="minorEastAsia"/>
                <w:szCs w:val="18"/>
                <w:lang w:val="en-GB"/>
              </w:rPr>
              <w:t>:</w:t>
            </w:r>
          </w:p>
        </w:tc>
        <w:tc>
          <w:tcPr>
            <w:tcW w:w="6889" w:type="dxa"/>
          </w:tcPr>
          <w:p>
            <w:pPr>
              <w:pStyle w:val="286"/>
              <w:rPr>
                <w:rFonts w:ascii="Verdana" w:hAnsi="Verdana" w:eastAsiaTheme="minorEastAsia"/>
                <w:lang w:val="en-US" w:eastAsia="ru-RU"/>
              </w:rPr>
            </w:pPr>
            <w:r>
              <w:rPr>
                <w:rFonts w:hint="default" w:ascii="Verdana" w:hAnsi="Verdana" w:eastAsiaTheme="minorEastAsia"/>
                <w:lang w:val="en-US" w:eastAsia="ru-RU"/>
              </w:rPr>
              <w:t xml:space="preserve">Вадим Хайтов (VKh), </w:t>
            </w:r>
            <w:r>
              <w:rPr>
                <w:rFonts w:ascii="Verdana" w:hAnsi="Verdana" w:eastAsiaTheme="minorEastAsia"/>
                <w:lang w:val="en-US" w:eastAsia="ru-RU"/>
              </w:rPr>
              <w:t>Сергей</w:t>
            </w:r>
            <w:r>
              <w:rPr>
                <w:rFonts w:hint="default" w:ascii="Verdana" w:hAnsi="Verdana" w:eastAsiaTheme="minorEastAsia"/>
                <w:lang w:val="en-US" w:eastAsia="ru-RU"/>
              </w:rPr>
              <w:t xml:space="preserve"> Дудов</w:t>
            </w:r>
            <w:r>
              <w:rPr>
                <w:rFonts w:ascii="Verdana" w:hAnsi="Verdana" w:eastAsiaTheme="minorEastAsia"/>
                <w:lang w:val="en-US" w:eastAsia="ru-RU"/>
              </w:rPr>
              <w:t xml:space="preserve"> (S</w:t>
            </w:r>
            <w:r>
              <w:rPr>
                <w:rFonts w:hint="default" w:ascii="Verdana" w:hAnsi="Verdana" w:eastAsiaTheme="minorEastAsia"/>
                <w:lang w:val="en-US" w:eastAsia="ru-RU"/>
              </w:rPr>
              <w:t>D</w:t>
            </w:r>
            <w:r>
              <w:rPr>
                <w:rFonts w:ascii="Verdana" w:hAnsi="Verdana" w:eastAsiaTheme="minorEastAsia"/>
                <w:lang w:val="en-US" w:eastAsia="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hint="default" w:eastAsiaTheme="minorEastAsia"/>
                <w:szCs w:val="18"/>
                <w:lang w:val="ru-RU"/>
              </w:rPr>
              <w:t>Версия</w:t>
            </w:r>
          </w:p>
        </w:tc>
        <w:tc>
          <w:tcPr>
            <w:tcW w:w="6889" w:type="dxa"/>
          </w:tcPr>
          <w:p>
            <w:pPr>
              <w:rPr>
                <w:rFonts w:hint="default" w:eastAsiaTheme="minorEastAsia"/>
                <w:szCs w:val="18"/>
                <w:lang w:val="ru-RU"/>
              </w:rPr>
            </w:pPr>
            <w:r>
              <w:rPr>
                <w:rFonts w:eastAsiaTheme="minorEastAsia"/>
                <w:szCs w:val="18"/>
                <w:lang w:val="en-US"/>
              </w:rPr>
              <w:t>0</w:t>
            </w:r>
            <w:r>
              <w:rPr>
                <w:rFonts w:hint="default" w:eastAsiaTheme="minorEastAsia"/>
                <w:szCs w:val="18"/>
                <w:lang w:val="ru-RU"/>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2325" w:type="dxa"/>
          </w:tcPr>
          <w:p>
            <w:pPr>
              <w:rPr>
                <w:rFonts w:hint="default" w:eastAsiaTheme="minorEastAsia"/>
                <w:szCs w:val="18"/>
                <w:lang w:val="ru-RU"/>
              </w:rPr>
            </w:pPr>
            <w:r>
              <w:rPr>
                <w:rFonts w:eastAsiaTheme="minorEastAsia"/>
                <w:szCs w:val="18"/>
                <w:lang w:val="ru-RU"/>
              </w:rPr>
              <w:t>Дата</w:t>
            </w:r>
          </w:p>
        </w:tc>
        <w:tc>
          <w:tcPr>
            <w:tcW w:w="6889" w:type="dxa"/>
          </w:tcPr>
          <w:p>
            <w:pPr>
              <w:rPr>
                <w:rFonts w:eastAsiaTheme="minorEastAsia"/>
                <w:szCs w:val="18"/>
                <w:lang w:val="en-GB"/>
              </w:rPr>
            </w:pPr>
            <w:r>
              <w:rPr>
                <w:rFonts w:hint="default" w:eastAsiaTheme="minorEastAsia"/>
                <w:szCs w:val="18"/>
                <w:lang w:val="ru-RU"/>
              </w:rPr>
              <w:t>30 апреля</w:t>
            </w:r>
            <w:r>
              <w:rPr>
                <w:rFonts w:eastAsiaTheme="minorEastAsia"/>
                <w:szCs w:val="18"/>
                <w:vertAlign w:val="superscript"/>
                <w:lang w:val="en-GB"/>
              </w:rPr>
              <w:t xml:space="preserve"> </w:t>
            </w:r>
            <w:r>
              <w:rPr>
                <w:rFonts w:eastAsiaTheme="minorEastAsia"/>
                <w:szCs w:val="18"/>
                <w:lang w:val="en-GB"/>
              </w:rPr>
              <w:t>2023</w:t>
            </w:r>
          </w:p>
        </w:tc>
      </w:tr>
    </w:tbl>
    <w:p>
      <w:pPr>
        <w:rPr>
          <w:szCs w:val="18"/>
        </w:rPr>
      </w:pPr>
    </w:p>
    <w:tbl>
      <w:tblPr>
        <w:tblStyle w:val="265"/>
        <w:tblpPr w:leftFromText="180" w:rightFromText="180" w:vertAnchor="text" w:horzAnchor="margin" w:tblpY="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108" w:type="dxa"/>
        </w:tblCellMar>
      </w:tblPr>
      <w:tblGrid>
        <w:gridCol w:w="2410"/>
        <w:gridCol w:w="2835"/>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108" w:type="dxa"/>
          </w:tblCellMar>
        </w:tblPrEx>
        <w:tc>
          <w:tcPr>
            <w:tcW w:w="2410" w:type="dxa"/>
            <w:vAlign w:val="top"/>
          </w:tcPr>
          <w:p>
            <w:pPr>
              <w:rPr>
                <w:lang w:val="ru-RU"/>
              </w:rPr>
            </w:pPr>
            <w:r>
              <w:rPr>
                <w:lang w:val="ru-RU"/>
              </w:rPr>
              <w:t>Менеджер/директор проекта</w:t>
            </w:r>
          </w:p>
          <w:p>
            <w:pPr>
              <w:rPr>
                <w:rFonts w:eastAsia="Times New Roman" w:cs="Times New Roman"/>
                <w:szCs w:val="18"/>
                <w:lang w:val="en-GB" w:eastAsia="da-DK"/>
              </w:rPr>
            </w:pPr>
          </w:p>
        </w:tc>
        <w:tc>
          <w:tcPr>
            <w:tcW w:w="2835" w:type="dxa"/>
            <w:vAlign w:val="top"/>
          </w:tcPr>
          <w:p>
            <w:pPr>
              <w:rPr>
                <w:lang w:val="ru-RU"/>
              </w:rPr>
            </w:pPr>
            <w:r>
              <w:rPr>
                <w:lang w:eastAsia="ru-RU"/>
              </w:rPr>
              <w:drawing>
                <wp:anchor distT="0" distB="0" distL="114300" distR="114300" simplePos="0" relativeHeight="251661312" behindDoc="1" locked="0" layoutInCell="1" allowOverlap="1">
                  <wp:simplePos x="0" y="0"/>
                  <wp:positionH relativeFrom="column">
                    <wp:posOffset>1568450</wp:posOffset>
                  </wp:positionH>
                  <wp:positionV relativeFrom="paragraph">
                    <wp:posOffset>31750</wp:posOffset>
                  </wp:positionV>
                  <wp:extent cx="1138555" cy="433070"/>
                  <wp:effectExtent l="0" t="0" r="4445" b="508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38555" cy="433070"/>
                          </a:xfrm>
                          <a:prstGeom prst="rect">
                            <a:avLst/>
                          </a:prstGeom>
                        </pic:spPr>
                      </pic:pic>
                    </a:graphicData>
                  </a:graphic>
                </wp:anchor>
              </w:drawing>
            </w:r>
            <w:r>
              <w:rPr>
                <w:lang w:val="ru-RU"/>
              </w:rPr>
              <w:t>Е.К. Сенченя</w:t>
            </w:r>
          </w:p>
          <w:p>
            <w:pPr>
              <w:rPr>
                <w:lang w:val="ru-RU"/>
              </w:rPr>
            </w:pPr>
            <w:r>
              <w:rPr>
                <w:lang w:val="ru-RU"/>
              </w:rPr>
              <w:t>Генеральный директор</w:t>
            </w:r>
          </w:p>
          <w:p>
            <w:pPr>
              <w:rPr>
                <w:rFonts w:eastAsia="Times New Roman" w:cs="Times New Roman"/>
                <w:szCs w:val="18"/>
                <w:lang w:val="en-GB" w:eastAsia="da-DK"/>
              </w:rPr>
            </w:pPr>
            <w:r>
              <w:rPr>
                <w:lang w:val="ru-RU"/>
              </w:rPr>
              <w:t>ООО «Энвайрон Консалт Си-Ай-Эс»</w:t>
            </w:r>
          </w:p>
        </w:tc>
        <w:tc>
          <w:tcPr>
            <w:tcW w:w="2268" w:type="dxa"/>
            <w:tcBorders>
              <w:bottom w:val="single" w:color="000000" w:themeColor="text1" w:sz="4" w:space="0"/>
            </w:tcBorders>
            <w:vAlign w:val="bottom"/>
          </w:tcPr>
          <w:p>
            <w:pPr>
              <w:rPr>
                <w:rFonts w:eastAsia="Times New Roman" w:cs="Times New Roman"/>
                <w:szCs w:val="18"/>
                <w:lang w:val="en-US" w:eastAsia="da-DK"/>
              </w:rPr>
            </w:pPr>
          </w:p>
        </w:tc>
      </w:tr>
    </w:tbl>
    <w:p>
      <w:pPr>
        <w:rPr>
          <w:szCs w:val="18"/>
          <w:lang w:val="en-US"/>
        </w:rPr>
      </w:pPr>
    </w:p>
    <w:p>
      <w:pPr>
        <w:rPr>
          <w:szCs w:val="18"/>
          <w:lang w:val="en-US"/>
        </w:rPr>
      </w:pPr>
    </w:p>
    <w:p>
      <w:pPr>
        <w:rPr>
          <w:szCs w:val="18"/>
          <w:lang w:val="en-US"/>
        </w:rPr>
      </w:pPr>
    </w:p>
    <w:p>
      <w:pPr>
        <w:rPr>
          <w:szCs w:val="18"/>
          <w:lang w:val="en-US"/>
        </w:rPr>
      </w:pPr>
    </w:p>
    <w:p>
      <w:pPr>
        <w:rPr>
          <w:i/>
          <w:iCs/>
          <w:lang w:val="ru-RU"/>
        </w:rPr>
      </w:pPr>
      <w:r>
        <w:rPr>
          <w:i/>
          <w:iCs/>
          <w:lang w:val="ru-RU"/>
        </w:rPr>
        <w:t xml:space="preserve">Данный документ подготовлен компанией </w:t>
      </w: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в соответствии с профессиональными стандартами и требованиями к качеству выполняемой работы, а также с учетом объема предоставленных услуг и условий их выполнения, согласованных </w:t>
      </w:r>
      <w:r>
        <w:rPr>
          <w:i/>
          <w:iCs/>
        </w:rPr>
        <w:t>c</w:t>
      </w:r>
      <w:r>
        <w:rPr>
          <w:i/>
          <w:iCs/>
          <w:lang w:val="ru-RU"/>
        </w:rPr>
        <w:t xml:space="preserve"> Заказчиком. Данный документ может использоваться исключительно Заказчиком или его советниками, в связи с чем компания не несет ответственности перед третьими лицами, которые ознакомились с этим документом или какой-либо его частью, если только это не было предварительно согласовано с </w:t>
      </w:r>
      <w:r>
        <w:rPr>
          <w:i/>
          <w:iCs/>
        </w:rPr>
        <w:t>Environ</w:t>
      </w:r>
      <w:r>
        <w:rPr>
          <w:i/>
          <w:iCs/>
          <w:lang w:val="ru-RU"/>
        </w:rPr>
        <w:t xml:space="preserve"> </w:t>
      </w:r>
      <w:r>
        <w:rPr>
          <w:i/>
          <w:iCs/>
        </w:rPr>
        <w:t>Consult</w:t>
      </w:r>
      <w:r>
        <w:rPr>
          <w:i/>
          <w:iCs/>
          <w:lang w:val="ru-RU"/>
        </w:rPr>
        <w:t xml:space="preserve"> </w:t>
      </w:r>
      <w:r>
        <w:rPr>
          <w:i/>
          <w:iCs/>
        </w:rPr>
        <w:t>CIS</w:t>
      </w:r>
      <w:r>
        <w:rPr>
          <w:i/>
          <w:iCs/>
          <w:lang w:val="ru-RU"/>
        </w:rPr>
        <w:t>. Использование материалов документа каждая такая сторона осуществляет на свой собственный риск.</w:t>
      </w:r>
    </w:p>
    <w:p>
      <w:pPr>
        <w:rPr>
          <w:i/>
          <w:iCs/>
          <w:szCs w:val="18"/>
          <w:lang w:val="en-US"/>
        </w:rPr>
      </w:pPr>
      <w:r>
        <w:rPr>
          <w:i/>
          <w:iCs/>
        </w:rPr>
        <w:t>Environ</w:t>
      </w:r>
      <w:r>
        <w:rPr>
          <w:i/>
          <w:iCs/>
          <w:lang w:val="ru-RU"/>
        </w:rPr>
        <w:t xml:space="preserve"> </w:t>
      </w:r>
      <w:r>
        <w:rPr>
          <w:i/>
          <w:iCs/>
        </w:rPr>
        <w:t>Consult</w:t>
      </w:r>
      <w:r>
        <w:rPr>
          <w:i/>
          <w:iCs/>
          <w:lang w:val="ru-RU"/>
        </w:rPr>
        <w:t xml:space="preserve"> </w:t>
      </w:r>
      <w:r>
        <w:rPr>
          <w:i/>
          <w:iCs/>
        </w:rPr>
        <w:t>CIS</w:t>
      </w:r>
      <w:r>
        <w:rPr>
          <w:i/>
          <w:iCs/>
          <w:lang w:val="ru-RU"/>
        </w:rPr>
        <w:t xml:space="preserve"> не несет ответственности перед Заказчиком и другими лицами в отношении любых вопросов, выходящих за рамки согласованного объема оказанных услуг.</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3516"/>
        <w:gridCol w:w="1243"/>
        <w:gridCol w:w="1520"/>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spacing w:after="0"/>
              <w:rPr>
                <w:b w:val="0"/>
                <w:bCs w:val="0"/>
                <w:lang w:val="ru-RU"/>
              </w:rPr>
            </w:pPr>
            <w:r>
              <w:rPr>
                <w:b w:val="0"/>
                <w:bCs w:val="0"/>
                <w:lang w:val="ru-RU"/>
              </w:rPr>
              <w:t>Контрольный перечень вариантов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vAlign w:val="center"/>
          </w:tcPr>
          <w:p>
            <w:pPr>
              <w:spacing w:after="0"/>
              <w:rPr>
                <w:b w:val="0"/>
                <w:bCs w:val="0"/>
                <w:lang w:val="ru-RU"/>
              </w:rPr>
            </w:pPr>
            <w:r>
              <w:rPr>
                <w:b w:val="0"/>
                <w:bCs w:val="0"/>
                <w:lang w:val="ru-RU"/>
              </w:rPr>
              <w:t>Вариант</w:t>
            </w:r>
          </w:p>
        </w:tc>
        <w:tc>
          <w:tcPr>
            <w:tcW w:w="1864" w:type="pct"/>
            <w:vAlign w:val="center"/>
          </w:tcPr>
          <w:p>
            <w:pPr>
              <w:spacing w:after="0"/>
              <w:rPr>
                <w:b w:val="0"/>
                <w:bCs w:val="0"/>
                <w:lang w:val="ru-RU"/>
              </w:rPr>
            </w:pPr>
            <w:r>
              <w:rPr>
                <w:b w:val="0"/>
                <w:bCs w:val="0"/>
                <w:lang w:val="ru-RU"/>
              </w:rPr>
              <w:t>Содержание и статус варианта</w:t>
            </w:r>
          </w:p>
        </w:tc>
        <w:tc>
          <w:tcPr>
            <w:tcW w:w="659" w:type="pct"/>
            <w:vAlign w:val="center"/>
          </w:tcPr>
          <w:p>
            <w:pPr>
              <w:spacing w:after="0"/>
              <w:rPr>
                <w:b w:val="0"/>
                <w:bCs w:val="0"/>
                <w:lang w:val="ru-RU"/>
              </w:rPr>
            </w:pPr>
            <w:r>
              <w:rPr>
                <w:b w:val="0"/>
                <w:bCs w:val="0"/>
                <w:lang w:val="ru-RU"/>
              </w:rPr>
              <w:t>Дата</w:t>
            </w:r>
          </w:p>
        </w:tc>
        <w:tc>
          <w:tcPr>
            <w:tcW w:w="806" w:type="pct"/>
          </w:tcPr>
          <w:p>
            <w:pPr>
              <w:spacing w:after="0"/>
              <w:rPr>
                <w:b w:val="0"/>
                <w:bCs w:val="0"/>
                <w:lang w:val="ru-RU"/>
              </w:rPr>
            </w:pPr>
            <w:r>
              <w:rPr>
                <w:b w:val="0"/>
                <w:bCs w:val="0"/>
                <w:lang w:val="ru-RU"/>
              </w:rPr>
              <w:t>Инициалы рецензента</w:t>
            </w:r>
          </w:p>
        </w:tc>
        <w:tc>
          <w:tcPr>
            <w:tcW w:w="1099" w:type="pct"/>
          </w:tcPr>
          <w:p>
            <w:pPr>
              <w:spacing w:after="0"/>
              <w:rPr>
                <w:b w:val="0"/>
                <w:bCs w:val="0"/>
                <w:lang w:val="ru-RU"/>
              </w:rPr>
            </w:pPr>
            <w:r>
              <w:rPr>
                <w:b w:val="0"/>
                <w:bCs w:val="0"/>
                <w:lang w:val="ru-RU"/>
              </w:rPr>
              <w:t>Инициалы авторов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1</w:t>
            </w:r>
          </w:p>
        </w:tc>
        <w:tc>
          <w:tcPr>
            <w:tcW w:w="1864" w:type="pct"/>
          </w:tcPr>
          <w:p>
            <w:pPr>
              <w:spacing w:after="0"/>
              <w:rPr>
                <w:lang w:val="en-US"/>
              </w:rPr>
            </w:pPr>
            <w:r>
              <w:rPr>
                <w:lang w:val="ru-RU"/>
              </w:rPr>
              <w:t>Предварительная версия Программы</w:t>
            </w:r>
          </w:p>
        </w:tc>
        <w:tc>
          <w:tcPr>
            <w:tcW w:w="659" w:type="pct"/>
          </w:tcPr>
          <w:p>
            <w:pPr>
              <w:spacing w:after="0"/>
              <w:rPr>
                <w:rFonts w:hint="default"/>
                <w:lang w:val="ru-RU"/>
              </w:rPr>
            </w:pPr>
            <w:r>
              <w:rPr>
                <w:rFonts w:hint="default"/>
                <w:lang w:val="en-US"/>
              </w:rPr>
              <w:t>30</w:t>
            </w:r>
            <w:r>
              <w:rPr>
                <w:lang w:val="ru-RU"/>
              </w:rPr>
              <w:t>.0</w:t>
            </w:r>
            <w:r>
              <w:rPr>
                <w:rFonts w:hint="default"/>
                <w:lang w:val="en-US"/>
              </w:rPr>
              <w:t>4</w:t>
            </w:r>
            <w:r>
              <w:rPr>
                <w:lang w:val="ru-RU"/>
              </w:rPr>
              <w:t>.2</w:t>
            </w:r>
            <w:r>
              <w:rPr>
                <w:rFonts w:hint="default"/>
                <w:lang w:val="ru-RU"/>
              </w:rPr>
              <w:t>3</w:t>
            </w:r>
          </w:p>
        </w:tc>
        <w:tc>
          <w:tcPr>
            <w:tcW w:w="806" w:type="pct"/>
          </w:tcPr>
          <w:p>
            <w:pPr>
              <w:spacing w:after="0"/>
              <w:rPr>
                <w:lang w:val="ru-RU"/>
              </w:rPr>
            </w:pPr>
            <w:r>
              <w:rPr>
                <w:rFonts w:hint="default" w:ascii="Verdana" w:hAnsi="Verdana" w:eastAsiaTheme="minorEastAsia"/>
                <w:lang w:val="en-US" w:eastAsia="ru-RU"/>
              </w:rPr>
              <w:t>SCh</w:t>
            </w:r>
          </w:p>
        </w:tc>
        <w:tc>
          <w:tcPr>
            <w:tcW w:w="1099" w:type="pct"/>
          </w:tcPr>
          <w:p>
            <w:pPr>
              <w:spacing w:after="0"/>
              <w:rPr>
                <w:rFonts w:hint="default"/>
                <w:lang w:val="en-US"/>
              </w:rPr>
            </w:pPr>
            <w:r>
              <w:rPr>
                <w:rFonts w:hint="default"/>
                <w:lang w:val="en-US"/>
              </w:rPr>
              <w:t xml:space="preserve">VKh, SD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tcPr>
          <w:p>
            <w:pPr>
              <w:spacing w:after="0"/>
              <w:rPr>
                <w:lang w:val="ru-RU"/>
              </w:rPr>
            </w:pPr>
            <w:r>
              <w:rPr>
                <w:lang w:val="ru-RU"/>
              </w:rPr>
              <w:t>2</w:t>
            </w:r>
          </w:p>
        </w:tc>
        <w:tc>
          <w:tcPr>
            <w:tcW w:w="1864" w:type="pct"/>
          </w:tcPr>
          <w:p>
            <w:pPr>
              <w:spacing w:after="0"/>
              <w:rPr>
                <w:lang w:val="ru-RU"/>
              </w:rPr>
            </w:pPr>
            <w:r>
              <w:rPr>
                <w:lang w:val="ru-RU"/>
              </w:rPr>
              <w:t>Ответы на комментарии Заказчика</w:t>
            </w:r>
          </w:p>
        </w:tc>
        <w:tc>
          <w:tcPr>
            <w:tcW w:w="659" w:type="pct"/>
          </w:tcPr>
          <w:p>
            <w:pPr>
              <w:spacing w:after="0"/>
              <w:rPr>
                <w:lang w:val="ru-RU"/>
              </w:rPr>
            </w:pPr>
          </w:p>
        </w:tc>
        <w:tc>
          <w:tcPr>
            <w:tcW w:w="806" w:type="pct"/>
          </w:tcPr>
          <w:p>
            <w:pPr>
              <w:spacing w:after="0"/>
              <w:rPr>
                <w:lang w:val="ru-RU"/>
              </w:rPr>
            </w:pPr>
          </w:p>
        </w:tc>
        <w:tc>
          <w:tcPr>
            <w:tcW w:w="1099" w:type="pct"/>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r>
              <w:rPr>
                <w:lang w:val="ru-RU"/>
              </w:rPr>
              <w:t>3</w:t>
            </w:r>
          </w:p>
        </w:tc>
        <w:tc>
          <w:tcPr>
            <w:tcW w:w="1864" w:type="pct"/>
            <w:shd w:val="clear" w:color="auto" w:fill="auto"/>
          </w:tcPr>
          <w:p>
            <w:pPr>
              <w:spacing w:after="0"/>
              <w:rPr>
                <w:lang w:val="ru-RU"/>
              </w:rPr>
            </w:pPr>
            <w:r>
              <w:rPr>
                <w:lang w:val="ru-RU"/>
              </w:rPr>
              <w:t>Итоговая версия отчета</w:t>
            </w: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 w:type="pct"/>
            <w:shd w:val="clear" w:color="auto" w:fill="auto"/>
          </w:tcPr>
          <w:p>
            <w:pPr>
              <w:spacing w:after="0"/>
              <w:rPr>
                <w:lang w:val="ru-RU"/>
              </w:rPr>
            </w:pPr>
          </w:p>
        </w:tc>
        <w:tc>
          <w:tcPr>
            <w:tcW w:w="1864" w:type="pct"/>
            <w:shd w:val="clear" w:color="auto" w:fill="auto"/>
          </w:tcPr>
          <w:p>
            <w:pPr>
              <w:spacing w:after="0"/>
              <w:rPr>
                <w:lang w:val="ru-RU"/>
              </w:rPr>
            </w:pPr>
          </w:p>
        </w:tc>
        <w:tc>
          <w:tcPr>
            <w:tcW w:w="659" w:type="pct"/>
            <w:shd w:val="clear" w:color="auto" w:fill="auto"/>
          </w:tcPr>
          <w:p>
            <w:pPr>
              <w:spacing w:after="0"/>
              <w:rPr>
                <w:lang w:val="ru-RU"/>
              </w:rPr>
            </w:pPr>
          </w:p>
        </w:tc>
        <w:tc>
          <w:tcPr>
            <w:tcW w:w="806" w:type="pct"/>
            <w:shd w:val="clear" w:color="auto" w:fill="auto"/>
          </w:tcPr>
          <w:p>
            <w:pPr>
              <w:spacing w:after="0"/>
              <w:rPr>
                <w:lang w:val="ru-RU"/>
              </w:rPr>
            </w:pPr>
          </w:p>
        </w:tc>
        <w:tc>
          <w:tcPr>
            <w:tcW w:w="1099" w:type="pct"/>
            <w:shd w:val="clear" w:color="auto" w:fill="auto"/>
          </w:tcPr>
          <w:p>
            <w:pPr>
              <w:spacing w:after="0"/>
              <w:rPr>
                <w:lang w:val="ru-RU"/>
              </w:rPr>
            </w:pPr>
          </w:p>
        </w:tc>
      </w:tr>
    </w:tbl>
    <w:p>
      <w:pPr>
        <w:ind w:right="2266"/>
        <w:rPr>
          <w:lang w:val="en-GB"/>
        </w:rPr>
      </w:pPr>
    </w:p>
    <w:p>
      <w:pPr>
        <w:rPr>
          <w:lang w:val="ru-RU"/>
        </w:rPr>
        <w:sectPr>
          <w:headerReference r:id="rId10" w:type="default"/>
          <w:pgSz w:w="11906" w:h="16838"/>
          <w:pgMar w:top="1134" w:right="1274" w:bottom="1134" w:left="1418" w:header="720" w:footer="720" w:gutter="0"/>
          <w:cols w:space="720" w:num="1"/>
          <w:docGrid w:linePitch="360" w:charSpace="0"/>
        </w:sectPr>
      </w:pPr>
    </w:p>
    <w:p>
      <w:pPr>
        <w:pStyle w:val="2"/>
        <w:rPr>
          <w:lang w:val="ru-RU"/>
        </w:rPr>
      </w:pPr>
      <w:bookmarkStart w:id="1" w:name="_Toc128583811"/>
      <w:r>
        <w:t>Введение</w:t>
      </w:r>
      <w:bookmarkEnd w:id="1"/>
    </w:p>
    <w:p>
      <w:pPr>
        <w:pStyle w:val="3"/>
        <w:rPr>
          <w:lang w:val="ru-RU"/>
        </w:rPr>
      </w:pPr>
      <w:r>
        <w:rPr>
          <w:rFonts w:hint="default"/>
          <w:lang w:val="ru-RU"/>
        </w:rPr>
        <w:t>Цель и задачи</w:t>
      </w:r>
      <w:r>
        <w:rPr>
          <w:rFonts w:hint="default"/>
          <w:lang w:val="en-US"/>
        </w:rPr>
        <w:t xml:space="preserve"> </w:t>
      </w:r>
      <w:r>
        <w:rPr>
          <w:rFonts w:hint="default"/>
          <w:lang w:val="ru-RU"/>
        </w:rPr>
        <w:t>Регламента</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Потенциальное антропогенное воздействие на акваторию Обской губы, связанное с Проектом, также кумулятивным воздействием других крупных промышленных объектов (например, порт «Сабетта») и инфраструктуры, связанной с ними (судоходный канал</w:t>
      </w:r>
      <w:r>
        <w:rPr>
          <w:rFonts w:hint="default" w:ascii="Verdana" w:hAnsi="Verdana" w:cs="Verdana"/>
          <w:color w:val="auto"/>
          <w:sz w:val="18"/>
          <w:szCs w:val="18"/>
          <w:lang w:val="en-US"/>
        </w:rPr>
        <w:t xml:space="preserve"> </w:t>
      </w:r>
      <w:r>
        <w:rPr>
          <w:rFonts w:hint="default" w:ascii="Verdana" w:hAnsi="Verdana" w:cs="Verdana"/>
          <w:color w:val="auto"/>
          <w:sz w:val="18"/>
          <w:szCs w:val="18"/>
          <w:lang w:val="ru-RU"/>
        </w:rPr>
        <w:t xml:space="preserve">и связанные с его обслуживанием дноуглубительные работы; судовой трафик, как таковой) требует отслеживания обратных реакций биоты.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Организация мониторинга в этой акватории осложняется высокой пространственно-временной изменчивостью условий. Для акватории харктерен ярко выраженный градиент солености, параметры которого подверженны значительным метеорологическим, сезонным и межгодовым колебаниям </w:t>
      </w:r>
      <w:r>
        <w:rPr>
          <w:rFonts w:hint="default" w:ascii="Verdana" w:hAnsi="Verdana" w:cs="Verdana"/>
          <w:sz w:val="18"/>
          <w:szCs w:val="18"/>
        </w:rPr>
        <w:t>(Ильин, 2018)</w:t>
      </w:r>
      <w:r>
        <w:rPr>
          <w:rFonts w:hint="default" w:ascii="Verdana" w:hAnsi="Verdana" w:cs="Verdana"/>
          <w:color w:val="auto"/>
          <w:sz w:val="18"/>
          <w:szCs w:val="18"/>
          <w:lang w:val="ru-RU"/>
        </w:rPr>
        <w:t xml:space="preserve">. Это существенно затрудняет задачи мониторинга гидробиокомплексов (популяций и сообществ планктона и бентоса), которые, вследствие описанных особенностей среды их существования, сами по себе являются крайне динамичными. </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Цель мониторинговых наблюдений - отслеживание состояния гидробиокомплексов, вычленение и фиксация актов их нарушения на фоне естественных процессов динамики, оценка последствий нарушений и прогнозов развития событий. </w:t>
      </w:r>
    </w:p>
    <w:p>
      <w:pPr>
        <w:numPr>
          <w:ilvl w:val="0"/>
          <w:numId w:val="0"/>
        </w:numPr>
        <w:jc w:val="both"/>
        <w:rPr>
          <w:rFonts w:hint="default" w:ascii="Verdana" w:hAnsi="Verdana" w:cs="Verdana"/>
          <w:color w:val="auto"/>
          <w:sz w:val="18"/>
          <w:szCs w:val="18"/>
          <w:lang w:val="en-US"/>
        </w:rPr>
      </w:pPr>
      <w:r>
        <w:rPr>
          <w:rFonts w:hint="default" w:ascii="Verdana" w:hAnsi="Verdana" w:cs="Verdana"/>
          <w:color w:val="auto"/>
          <w:sz w:val="18"/>
          <w:szCs w:val="18"/>
          <w:lang w:val="ru-RU"/>
        </w:rPr>
        <w:t>Задачи мониторинга связаны с отслеживанием естественного хода изменений в гидробиокомплексах и вычленением отклонений от них вследствие реализации следующих потенциальных техногенных воздействий</w:t>
      </w:r>
      <w:r>
        <w:rPr>
          <w:rFonts w:hint="default" w:cs="Verdana"/>
          <w:color w:val="auto"/>
          <w:sz w:val="18"/>
          <w:szCs w:val="18"/>
          <w:lang w:val="en-US"/>
        </w:rPr>
        <w:t>:</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Прямое разрушение локальных сообществ в результате дноуглубительных работ.</w:t>
      </w:r>
    </w:p>
    <w:p>
      <w:pPr>
        <w:numPr>
          <w:ilvl w:val="0"/>
          <w:numId w:val="23"/>
        </w:numPr>
        <w:jc w:val="both"/>
        <w:rPr>
          <w:rFonts w:hint="default" w:ascii="Verdana" w:hAnsi="Verdana" w:cs="Verdana"/>
          <w:sz w:val="18"/>
          <w:szCs w:val="18"/>
          <w:lang w:val="ru-RU"/>
        </w:rPr>
      </w:pPr>
      <w:r>
        <w:rPr>
          <w:rFonts w:hint="default" w:ascii="Verdana" w:hAnsi="Verdana" w:cs="Verdana"/>
          <w:sz w:val="18"/>
          <w:szCs w:val="18"/>
          <w:lang w:val="ru-RU"/>
        </w:rPr>
        <w:t>Изменение гидродинамического режима вследствие изменения рельефа дна.</w:t>
      </w:r>
    </w:p>
    <w:p>
      <w:pPr>
        <w:numPr>
          <w:ilvl w:val="0"/>
          <w:numId w:val="23"/>
        </w:numPr>
        <w:jc w:val="both"/>
        <w:rPr>
          <w:rFonts w:hint="default" w:ascii="Verdana" w:hAnsi="Verdana" w:cs="Verdana"/>
          <w:sz w:val="18"/>
          <w:szCs w:val="18"/>
          <w:highlight w:val="none"/>
          <w:lang w:val="ru-RU"/>
        </w:rPr>
      </w:pPr>
      <w:r>
        <w:rPr>
          <w:rFonts w:hint="default" w:ascii="Verdana" w:hAnsi="Verdana" w:cs="Verdana"/>
          <w:sz w:val="18"/>
          <w:szCs w:val="18"/>
          <w:highlight w:val="none"/>
          <w:lang w:val="ru-RU"/>
        </w:rPr>
        <w:t>Изменение характера осадконакопления в результате строительных и дноуглубительных работ.</w:t>
      </w:r>
    </w:p>
    <w:p>
      <w:pPr>
        <w:numPr>
          <w:ilvl w:val="0"/>
          <w:numId w:val="23"/>
        </w:numPr>
        <w:jc w:val="both"/>
        <w:rPr>
          <w:rFonts w:hint="default" w:eastAsia="Arial" w:cs="Arial"/>
          <w:color w:val="000000"/>
          <w:highlight w:val="none"/>
          <w:lang w:val="ru-RU"/>
        </w:rPr>
      </w:pPr>
      <w:r>
        <w:rPr>
          <w:rFonts w:hint="default" w:ascii="Verdana" w:hAnsi="Verdana" w:cs="Verdana"/>
          <w:sz w:val="18"/>
          <w:szCs w:val="18"/>
          <w:highlight w:val="none"/>
          <w:lang w:val="ru-RU"/>
        </w:rPr>
        <w:t>Антропогенное загрязнение морских экосистем.</w:t>
      </w:r>
    </w:p>
    <w:p>
      <w:pPr>
        <w:numPr>
          <w:ilvl w:val="0"/>
          <w:numId w:val="23"/>
        </w:numPr>
        <w:jc w:val="both"/>
        <w:rPr>
          <w:rFonts w:hint="default"/>
          <w:lang w:val="ru-RU"/>
        </w:rPr>
      </w:pPr>
      <w:r>
        <w:rPr>
          <w:rFonts w:hint="default" w:ascii="Verdana" w:hAnsi="Verdana" w:cs="Verdana"/>
          <w:sz w:val="18"/>
          <w:szCs w:val="18"/>
          <w:highlight w:val="none"/>
          <w:lang w:val="ru-RU"/>
        </w:rPr>
        <w:t>Биологические инвазии за счет транспортного сообщения с другими регионами</w:t>
      </w:r>
      <w:r>
        <w:rPr>
          <w:rFonts w:hint="default" w:cs="Verdana"/>
          <w:sz w:val="18"/>
          <w:szCs w:val="18"/>
          <w:highlight w:val="none"/>
          <w:lang w:val="en-US"/>
        </w:rPr>
        <w:t>.</w:t>
      </w:r>
    </w:p>
    <w:p>
      <w:pPr>
        <w:numPr>
          <w:ilvl w:val="0"/>
          <w:numId w:val="0"/>
        </w:numPr>
        <w:jc w:val="both"/>
        <w:rPr>
          <w:rFonts w:hint="default"/>
          <w:lang w:val="ru-RU"/>
        </w:rPr>
      </w:pPr>
      <w:r>
        <w:rPr>
          <w:rFonts w:hint="default" w:cs="Verdana"/>
          <w:sz w:val="18"/>
          <w:szCs w:val="18"/>
          <w:highlight w:val="none"/>
          <w:lang w:val="ru-RU"/>
        </w:rPr>
        <w:t xml:space="preserve">Отдельной задачей является </w:t>
      </w:r>
      <w:r>
        <w:rPr>
          <w:rFonts w:hint="default"/>
          <w:lang w:val="ru-RU"/>
        </w:rPr>
        <w:t>оценка зоны потенциальной трансформации морских экосистем.</w:t>
      </w:r>
    </w:p>
    <w:p>
      <w:pPr>
        <w:pStyle w:val="3"/>
        <w:rPr>
          <w:lang w:val="ru-RU"/>
        </w:rPr>
      </w:pPr>
      <w:r>
        <w:rPr>
          <w:rFonts w:hint="default"/>
          <w:lang w:val="ru-RU"/>
        </w:rPr>
        <w:t>Краткое обоснование Регламента</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lang w:val="ru-RU"/>
        </w:rPr>
        <w:t>Исторически</w:t>
      </w:r>
      <w:r>
        <w:rPr>
          <w:rFonts w:hint="default"/>
          <w:lang w:val="en-US"/>
        </w:rPr>
        <w:t xml:space="preserve">, </w:t>
      </w:r>
      <w:r>
        <w:rPr>
          <w:rFonts w:hint="default"/>
          <w:lang w:val="ru-RU"/>
        </w:rPr>
        <w:t>мониторинг морских гидробиокомплексов развивался, как чисто академический подход к изучению закономерностей многолетней динамики популяций и сукцессий в</w:t>
      </w:r>
      <w:r>
        <w:rPr>
          <w:rFonts w:hint="default"/>
          <w:lang w:val="en-US"/>
        </w:rPr>
        <w:t xml:space="preserve"> </w:t>
      </w:r>
      <w:r>
        <w:rPr>
          <w:rFonts w:hint="default"/>
          <w:lang w:val="ru-RU"/>
        </w:rPr>
        <w:t>сообществах (см.</w:t>
      </w:r>
      <w:r>
        <w:rPr>
          <w:rFonts w:hint="default"/>
          <w:lang w:val="en-US"/>
        </w:rPr>
        <w:t xml:space="preserve"> </w:t>
      </w:r>
      <w:r>
        <w:rPr>
          <w:rFonts w:hint="default"/>
          <w:lang w:val="ru-RU"/>
        </w:rPr>
        <w:t>например</w:t>
      </w:r>
      <w:r>
        <w:rPr>
          <w:rFonts w:hint="default"/>
          <w:lang w:val="en-US"/>
        </w:rPr>
        <w:t>:</w:t>
      </w:r>
      <w:r>
        <w:rPr>
          <w:rFonts w:hint="default"/>
          <w:lang w:val="ru-RU"/>
        </w:rPr>
        <w:t xml:space="preserve"> </w:t>
      </w:r>
      <w:r>
        <w:rPr>
          <w:rFonts w:hint="default"/>
          <w:lang w:val="en-US"/>
        </w:rPr>
        <w:t xml:space="preserve">Beukema, Dekker, 2020; Varfolomeeva, Naumov, 2013; Khaitov, Lentsman, 2016). </w:t>
      </w:r>
      <w:r>
        <w:rPr>
          <w:rFonts w:hint="default"/>
          <w:lang w:val="ru-RU"/>
        </w:rPr>
        <w:t xml:space="preserve">Однако параллельно появилась насущная </w:t>
      </w:r>
      <w:r>
        <w:rPr>
          <w:rFonts w:hint="default" w:eastAsia="Arial" w:cs="Arial"/>
          <w:color w:val="000000"/>
          <w:highlight w:val="none"/>
          <w:lang w:val="ru-RU"/>
        </w:rPr>
        <w:t>задача отслеживания изменений в морских экосистемах  в связи с промышленной эксплуатацией как самих морских экосистем (рыболовство, марикультура), так и в связи с добычей полезных ископаемых на морском дне (бурение нефтяных и газовых скважин) и инженерно-техническими работами (строительство портовых и гидротехнических сооружений). В настоящее время активно развиваются многочисленные мониторинговые программы, направленные на отслеживание последствий тралового лова рыбы (</w:t>
      </w:r>
      <w:r>
        <w:rPr>
          <w:rFonts w:hint="default" w:eastAsia="Arial"/>
          <w:color w:val="000000"/>
          <w:highlight w:val="none"/>
          <w:lang w:val="ru-RU"/>
        </w:rPr>
        <w:t>Hutchings et al.</w:t>
      </w:r>
      <w:r>
        <w:rPr>
          <w:rFonts w:hint="default" w:eastAsia="Arial"/>
          <w:color w:val="000000"/>
          <w:highlight w:val="none"/>
          <w:lang w:val="en-US"/>
        </w:rPr>
        <w:t>, 2009</w:t>
      </w:r>
      <w:r>
        <w:rPr>
          <w:rFonts w:hint="default" w:eastAsia="Arial" w:cs="Arial"/>
          <w:color w:val="000000"/>
          <w:highlight w:val="none"/>
          <w:lang w:val="ru-RU"/>
        </w:rPr>
        <w:t>), марикультуры двустворчатых моллюсков (</w:t>
      </w:r>
      <w:r>
        <w:rPr>
          <w:rFonts w:hint="default" w:eastAsia="Arial"/>
          <w:color w:val="000000"/>
          <w:highlight w:val="none"/>
          <w:lang w:val="ru-RU"/>
        </w:rPr>
        <w:t>Cranford et al.</w:t>
      </w:r>
      <w:r>
        <w:rPr>
          <w:rFonts w:hint="default" w:eastAsia="Arial"/>
          <w:color w:val="000000"/>
          <w:highlight w:val="none"/>
          <w:lang w:val="en-US"/>
        </w:rPr>
        <w:t>, 2006; Schmidt et al., 2018</w:t>
      </w:r>
      <w:r>
        <w:rPr>
          <w:rFonts w:hint="default" w:eastAsia="Arial" w:cs="Arial"/>
          <w:color w:val="000000"/>
          <w:highlight w:val="none"/>
          <w:lang w:val="ru-RU"/>
        </w:rPr>
        <w:t>) и лосовевых рыб (</w:t>
      </w:r>
      <w:r>
        <w:rPr>
          <w:rFonts w:hint="default" w:eastAsia="Arial" w:cs="Arial"/>
          <w:color w:val="000000"/>
          <w:highlight w:val="none"/>
          <w:lang w:val="en-US"/>
        </w:rPr>
        <w:t xml:space="preserve">Ervik et al., 1997; </w:t>
      </w:r>
      <w:r>
        <w:rPr>
          <w:rFonts w:hint="default" w:eastAsia="Arial"/>
          <w:color w:val="000000"/>
          <w:highlight w:val="none"/>
          <w:lang w:val="en-US"/>
        </w:rPr>
        <w:t>Klootwijk et al., 2021</w:t>
      </w:r>
      <w:r>
        <w:rPr>
          <w:rFonts w:hint="default" w:eastAsia="Arial" w:cs="Arial"/>
          <w:color w:val="000000"/>
          <w:highlight w:val="none"/>
          <w:lang w:val="ru-RU"/>
        </w:rPr>
        <w:t>). Особое место занимают программы мониторинга, связанные с нефте-газовыми разработками в активно эксплуатируемых месторождениях Северного моря (</w:t>
      </w:r>
      <w:r>
        <w:rPr>
          <w:rFonts w:hint="default" w:eastAsia="Arial"/>
          <w:color w:val="000000"/>
          <w:highlight w:val="none"/>
          <w:lang w:val="ru-RU"/>
        </w:rPr>
        <w:t>Gray et al.</w:t>
      </w:r>
      <w:r>
        <w:rPr>
          <w:rFonts w:hint="default" w:eastAsia="Arial"/>
          <w:color w:val="000000"/>
          <w:highlight w:val="none"/>
          <w:lang w:val="en-US"/>
        </w:rPr>
        <w:t xml:space="preserve">, 1999; </w:t>
      </w:r>
      <w:r>
        <w:rPr>
          <w:rFonts w:hint="default" w:eastAsia="Arial"/>
          <w:color w:val="000000"/>
          <w:highlight w:val="none"/>
          <w:lang w:val="ru-RU"/>
        </w:rPr>
        <w:t>Godø et al</w:t>
      </w:r>
      <w:r>
        <w:rPr>
          <w:rFonts w:hint="default" w:eastAsia="Arial"/>
          <w:color w:val="000000"/>
          <w:highlight w:val="none"/>
          <w:lang w:val="en-US"/>
        </w:rPr>
        <w:t>., 2014; Iversen et al., 2015</w:t>
      </w:r>
      <w:r>
        <w:rPr>
          <w:rFonts w:hint="default" w:eastAsia="Arial" w:cs="Arial"/>
          <w:color w:val="000000"/>
          <w:highlight w:val="none"/>
          <w:lang w:val="ru-RU"/>
        </w:rPr>
        <w:t>). Внимание уделяется также мониторингу влияния морских портовых сооружений (</w:t>
      </w:r>
      <w:r>
        <w:rPr>
          <w:rFonts w:hint="default" w:eastAsia="Arial"/>
          <w:color w:val="000000"/>
          <w:highlight w:val="none"/>
          <w:lang w:val="ru-RU"/>
        </w:rPr>
        <w:t>Ferrario</w:t>
      </w:r>
      <w:r>
        <w:rPr>
          <w:rFonts w:hint="default" w:eastAsia="Arial"/>
          <w:color w:val="000000"/>
          <w:highlight w:val="none"/>
          <w:lang w:val="en-US"/>
        </w:rPr>
        <w:t xml:space="preserve"> </w:t>
      </w:r>
      <w:r>
        <w:rPr>
          <w:rFonts w:hint="default" w:eastAsia="Arial"/>
          <w:color w:val="000000"/>
          <w:highlight w:val="none"/>
          <w:lang w:val="ru-RU"/>
        </w:rPr>
        <w:t>et al.</w:t>
      </w:r>
      <w:r>
        <w:rPr>
          <w:rFonts w:hint="default" w:eastAsia="Arial"/>
          <w:color w:val="000000"/>
          <w:highlight w:val="none"/>
          <w:lang w:val="en-US"/>
        </w:rPr>
        <w:t>, 2022</w:t>
      </w:r>
      <w:r>
        <w:rPr>
          <w:rFonts w:hint="default" w:eastAsia="Arial" w:cs="Arial"/>
          <w:color w:val="000000"/>
          <w:highlight w:val="none"/>
          <w:lang w:val="ru-RU"/>
        </w:rPr>
        <w:t>).</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eastAsia="Arial" w:cs="Arial"/>
          <w:color w:val="000000"/>
          <w:highlight w:val="none"/>
          <w:lang w:val="ru-RU"/>
        </w:rPr>
        <w:t>Именно такого рода задачи, связанные с выявлением антропогенных воздействий, стимулировали развитие методологии такого рода наблюдений. Ключевое место в любой мониторинговой программе занимают статистические методы, позволяющие вынести суждение о значимости наблюдаемых изменений. Важно, что доказательный подход к мониторингу должен базироваться не на априорной установке «вредоносности» промышленных объектов, а на нулевой гипотезе, в качестве которой выступает предположение об отсутствии  воздействий. Отвержение этой гипотезы методами статистического анализа означает доказательство присутствия того или иного нарушения (</w:t>
      </w:r>
      <w:r>
        <w:rPr>
          <w:rFonts w:hint="default" w:eastAsia="Arial" w:cs="Arial"/>
          <w:color w:val="000000"/>
          <w:highlight w:val="none"/>
          <w:lang w:val="en-US"/>
        </w:rPr>
        <w:t>Smith, 2002).</w:t>
      </w:r>
      <w:r>
        <w:rPr>
          <w:rFonts w:hint="default" w:eastAsia="Arial" w:cs="Arial"/>
          <w:color w:val="000000"/>
          <w:highlight w:val="none"/>
          <w:lang w:val="ru-RU"/>
        </w:rPr>
        <w:t xml:space="preserve"> Логика такого анализа заставляет отслеживать не только какую-то одну локацию, где представлена интересующая популяция или сообщество, но рекомендуется использовать определенный  пространственный дизайн закладки учетных площадок, который должен подразумевать участки расположенные не только в зоне потенциального воздействия, но и в контрольных, не подвергающихся воздействию, областях (</w:t>
      </w:r>
      <w:r>
        <w:rPr>
          <w:rFonts w:hint="default" w:eastAsia="Arial" w:cs="Arial"/>
          <w:color w:val="000000"/>
          <w:highlight w:val="none"/>
          <w:lang w:val="en-US"/>
        </w:rPr>
        <w:t xml:space="preserve">Before-After-Control-Impact, BACI, </w:t>
      </w:r>
      <w:r>
        <w:rPr>
          <w:rFonts w:hint="default" w:eastAsia="Arial" w:cs="Arial"/>
          <w:color w:val="000000"/>
          <w:highlight w:val="none"/>
          <w:lang w:val="ru-RU"/>
        </w:rPr>
        <w:t xml:space="preserve">пространственный дизайн, </w:t>
      </w:r>
      <w:r>
        <w:rPr>
          <w:rFonts w:hint="default" w:eastAsia="Arial" w:cs="Arial"/>
          <w:color w:val="000000"/>
          <w:highlight w:val="none"/>
          <w:lang w:val="en-US"/>
        </w:rPr>
        <w:t>Smith, 2002).</w:t>
      </w:r>
      <w:r>
        <w:rPr>
          <w:rFonts w:hint="default" w:eastAsia="Arial" w:cs="Arial"/>
          <w:color w:val="000000"/>
          <w:highlight w:val="none"/>
          <w:lang w:val="ru-RU"/>
        </w:rPr>
        <w:t xml:space="preserve"> Принцип множественности точек наблюдения стал золотым стандартом и в «академических» программах изучения многолетних процессов (</w:t>
      </w:r>
      <w:r>
        <w:rPr>
          <w:rFonts w:hint="default"/>
          <w:lang w:val="en-US"/>
        </w:rPr>
        <w:t>Beukema</w:t>
      </w:r>
      <w:r>
        <w:rPr>
          <w:rFonts w:hint="default"/>
          <w:lang w:val="ru-RU"/>
        </w:rPr>
        <w:t xml:space="preserve">, </w:t>
      </w:r>
      <w:r>
        <w:rPr>
          <w:rFonts w:hint="default"/>
          <w:lang w:val="en-US"/>
        </w:rPr>
        <w:t>Dekker, 2020; Varfolomeeva</w:t>
      </w:r>
      <w:r>
        <w:rPr>
          <w:rFonts w:hint="default"/>
          <w:lang w:val="ru-RU"/>
        </w:rPr>
        <w:t>,</w:t>
      </w:r>
      <w:r>
        <w:rPr>
          <w:rFonts w:hint="default"/>
          <w:lang w:val="en-US"/>
        </w:rPr>
        <w:t xml:space="preserve"> Naumov, 2013</w:t>
      </w:r>
      <w:r>
        <w:rPr>
          <w:rFonts w:hint="default" w:eastAsia="Arial" w:cs="Arial"/>
          <w:color w:val="000000"/>
          <w:highlight w:val="none"/>
          <w:lang w:val="ru-RU"/>
        </w:rPr>
        <w:t xml:space="preserve">) </w:t>
      </w:r>
    </w:p>
    <w:p>
      <w:pPr>
        <w:pBdr>
          <w:top w:val="none" w:color="000000" w:sz="0" w:space="0"/>
          <w:left w:val="none" w:color="000000" w:sz="0" w:space="0"/>
          <w:bottom w:val="none" w:color="000000" w:sz="0" w:space="0"/>
          <w:right w:val="none" w:color="000000" w:sz="0" w:space="0"/>
        </w:pBdr>
        <w:rPr>
          <w:rFonts w:hint="default"/>
          <w:lang w:val="ru-RU"/>
        </w:rPr>
      </w:pPr>
      <w:r>
        <w:rPr>
          <w:rFonts w:hint="default" w:eastAsia="Arial" w:cs="Arial"/>
          <w:color w:val="000000"/>
          <w:highlight w:val="none"/>
          <w:lang w:val="ru-RU"/>
        </w:rPr>
        <w:t>Среди многочисленных мониторинговых программ особое место занимают исследования в Арктике, которые характеризуются комплексным подходом. Так, в</w:t>
      </w:r>
      <w:r>
        <w:rPr>
          <w:rFonts w:hint="default" w:eastAsia="Arial"/>
          <w:color w:val="000000"/>
          <w:highlight w:val="none"/>
          <w:lang w:val="ru-RU"/>
        </w:rPr>
        <w:t xml:space="preserve"> 2011 году Арктическим советом был одобрен пан-арктический, долгосрочный, интегрированный план по оценке изменений, происходящих с морским биоразнообразием Арктики (Circumpolar Biodiversity Monitoring) (Gill</w:t>
      </w:r>
      <w:r>
        <w:rPr>
          <w:rFonts w:hint="default" w:eastAsia="Arial"/>
          <w:color w:val="000000"/>
          <w:highlight w:val="none"/>
          <w:lang w:val="en-US"/>
        </w:rPr>
        <w:t xml:space="preserve"> et al. </w:t>
      </w:r>
      <w:r>
        <w:rPr>
          <w:rFonts w:hint="default" w:eastAsia="Arial"/>
          <w:color w:val="000000"/>
          <w:highlight w:val="none"/>
          <w:lang w:val="ru-RU"/>
        </w:rPr>
        <w:t>2011)</w:t>
      </w:r>
      <w:r>
        <w:rPr>
          <w:rFonts w:hint="default" w:eastAsia="Arial"/>
          <w:color w:val="000000"/>
          <w:highlight w:val="none"/>
          <w:lang w:val="en-US"/>
        </w:rPr>
        <w:t xml:space="preserve">. </w:t>
      </w:r>
      <w:r>
        <w:rPr>
          <w:rFonts w:hint="default" w:eastAsia="Arial"/>
          <w:color w:val="000000"/>
          <w:highlight w:val="none"/>
          <w:lang w:val="ru-RU"/>
        </w:rPr>
        <w:t xml:space="preserve">Основная цель этой программы </w:t>
      </w:r>
      <w:r>
        <w:rPr>
          <w:rFonts w:hint="default" w:eastAsia="Arial"/>
          <w:color w:val="000000"/>
          <w:highlight w:val="none"/>
          <w:lang w:val="en-US"/>
        </w:rPr>
        <w:t>заключается в том, чтобы</w:t>
      </w:r>
      <w:r>
        <w:rPr>
          <w:rFonts w:hint="default" w:eastAsia="Arial"/>
          <w:color w:val="000000"/>
          <w:highlight w:val="none"/>
          <w:lang w:val="ru-RU"/>
        </w:rPr>
        <w:t xml:space="preserve"> разработать методы для </w:t>
      </w:r>
      <w:r>
        <w:rPr>
          <w:rFonts w:hint="default" w:eastAsia="Arial"/>
          <w:color w:val="000000"/>
          <w:highlight w:val="none"/>
          <w:lang w:val="en-US"/>
        </w:rPr>
        <w:t>обнаруж</w:t>
      </w:r>
      <w:r>
        <w:rPr>
          <w:rFonts w:hint="default" w:eastAsia="Arial"/>
          <w:color w:val="000000"/>
          <w:highlight w:val="none"/>
          <w:lang w:val="ru-RU"/>
        </w:rPr>
        <w:t xml:space="preserve">ения </w:t>
      </w:r>
      <w:r>
        <w:rPr>
          <w:rFonts w:hint="default" w:eastAsia="Arial"/>
          <w:color w:val="000000"/>
          <w:highlight w:val="none"/>
          <w:lang w:val="en-US"/>
        </w:rPr>
        <w:t>долгосрочных изменений в арктических морских экосистем</w:t>
      </w:r>
      <w:r>
        <w:rPr>
          <w:rFonts w:hint="default" w:eastAsia="Arial"/>
          <w:color w:val="000000"/>
          <w:highlight w:val="none"/>
          <w:lang w:val="ru-RU"/>
        </w:rPr>
        <w:t xml:space="preserve">ах и </w:t>
      </w:r>
      <w:r>
        <w:rPr>
          <w:rFonts w:hint="default" w:eastAsia="Arial"/>
          <w:color w:val="000000"/>
          <w:highlight w:val="none"/>
          <w:lang w:val="en-US"/>
        </w:rPr>
        <w:t>разработать оценки ключевых элементов арктического морского биоразнообразия (ключевых индикаторов)</w:t>
      </w:r>
      <w:r>
        <w:rPr>
          <w:rFonts w:hint="default" w:eastAsia="Arial"/>
          <w:color w:val="000000"/>
          <w:highlight w:val="none"/>
          <w:lang w:val="ru-RU"/>
        </w:rPr>
        <w:t xml:space="preserve">. В частности, мониторинговая программа в Канадской Арктике (Pomerleau et al, 2014) подразумевает отслеживание шести основных составляющих арктической морской экосистемы: биота морского льда, планктон, бентос, рыбы, морские птицы и морские млекопитающие. Все эти компоненты с очевидностью, являются ключевыми и в других участках Арктики, в том числе и в Обской губе. В этой акватории, в связи с </w:t>
      </w:r>
      <w:r>
        <w:rPr>
          <w:rFonts w:hint="default" w:eastAsia="Arial" w:cs="Arial"/>
          <w:color w:val="000000"/>
          <w:highlight w:val="none"/>
          <w:lang w:val="ru-RU"/>
        </w:rPr>
        <w:t>планами промышленного освоения акватории «</w:t>
      </w:r>
      <w:r>
        <w:rPr>
          <w:rFonts w:hint="default"/>
          <w:lang w:val="ru-RU"/>
        </w:rPr>
        <w:t xml:space="preserve">Арктик СПГ 2» и «Ямал СПГ», были проведены масштабные </w:t>
      </w:r>
      <w:r>
        <w:rPr>
          <w:rFonts w:hint="default" w:eastAsia="Arial" w:cs="Arial"/>
          <w:color w:val="000000"/>
          <w:highlight w:val="none"/>
          <w:lang w:val="ru-RU"/>
        </w:rPr>
        <w:t xml:space="preserve">исследования гидробиокомплексов в 2019-2022 гг </w:t>
      </w:r>
      <w:r>
        <w:rPr>
          <w:rFonts w:hint="default"/>
          <w:lang w:val="ru-RU"/>
        </w:rPr>
        <w:t>(</w:t>
      </w:r>
      <w:r>
        <w:rPr>
          <w:rFonts w:hint="default" w:ascii="Verdana" w:hAnsi="Verdana" w:cs="Verdana"/>
          <w:color w:val="auto"/>
          <w:sz w:val="18"/>
          <w:szCs w:val="18"/>
          <w:lang w:val="ru-RU"/>
        </w:rPr>
        <w:t xml:space="preserve">ООО </w:t>
      </w:r>
      <w:r>
        <w:rPr>
          <w:rFonts w:hint="default" w:ascii="Verdana" w:hAnsi="Verdana" w:cs="Verdana"/>
          <w:color w:val="auto"/>
          <w:sz w:val="18"/>
          <w:szCs w:val="18"/>
          <w:lang w:val="en-US"/>
        </w:rPr>
        <w:t>«</w:t>
      </w:r>
      <w:r>
        <w:rPr>
          <w:rFonts w:hint="default" w:ascii="Verdana" w:hAnsi="Verdana" w:cs="Verdana"/>
          <w:color w:val="auto"/>
          <w:sz w:val="18"/>
          <w:szCs w:val="18"/>
          <w:lang w:val="ru-RU"/>
        </w:rPr>
        <w:t>ФРЭКОМ</w:t>
      </w:r>
      <w:r>
        <w:rPr>
          <w:rFonts w:hint="default" w:ascii="Verdana" w:hAnsi="Verdana" w:cs="Verdana"/>
          <w:color w:val="auto"/>
          <w:sz w:val="18"/>
          <w:szCs w:val="18"/>
          <w:lang w:val="en-US"/>
        </w:rPr>
        <w:t>»</w:t>
      </w:r>
      <w:r>
        <w:rPr>
          <w:rFonts w:hint="default" w:cs="Verdana"/>
          <w:color w:val="auto"/>
          <w:sz w:val="18"/>
          <w:szCs w:val="18"/>
          <w:lang w:val="ru-RU"/>
        </w:rPr>
        <w:t>.</w:t>
      </w:r>
      <w:r>
        <w:rPr>
          <w:rFonts w:hint="default" w:cs="Verdana"/>
          <w:color w:val="auto"/>
          <w:sz w:val="18"/>
          <w:szCs w:val="18"/>
          <w:lang w:val="en-US"/>
        </w:rPr>
        <w:t>,</w:t>
      </w:r>
      <w:r>
        <w:rPr>
          <w:rFonts w:hint="default" w:ascii="Verdana" w:hAnsi="Verdana" w:cs="Verdana"/>
          <w:color w:val="auto"/>
          <w:sz w:val="18"/>
          <w:szCs w:val="18"/>
          <w:lang w:val="en-US"/>
        </w:rPr>
        <w:t xml:space="preserve"> 20</w:t>
      </w:r>
      <w:r>
        <w:rPr>
          <w:rFonts w:hint="default" w:ascii="Verdana" w:hAnsi="Verdana" w:cs="Verdana"/>
          <w:color w:val="auto"/>
          <w:sz w:val="18"/>
          <w:szCs w:val="18"/>
          <w:lang w:val="ru-RU"/>
        </w:rPr>
        <w:t>20</w:t>
      </w:r>
      <w:r>
        <w:rPr>
          <w:rFonts w:hint="default" w:cs="Verdana"/>
          <w:color w:val="auto"/>
          <w:sz w:val="18"/>
          <w:szCs w:val="18"/>
          <w:lang w:val="en-US"/>
        </w:rPr>
        <w:t xml:space="preserve">; </w:t>
      </w:r>
      <w:r>
        <w:t>АО</w:t>
      </w:r>
      <w:r>
        <w:rPr>
          <w:lang w:val="en-US"/>
        </w:rPr>
        <w:t xml:space="preserve"> </w:t>
      </w:r>
      <w:r>
        <w:rPr>
          <w:rFonts w:hint="default"/>
          <w:lang w:val="ru-RU"/>
        </w:rPr>
        <w:t>«</w:t>
      </w:r>
      <w:r>
        <w:t>ИЭПИ</w:t>
      </w:r>
      <w:r>
        <w:rPr>
          <w:rFonts w:hint="default"/>
          <w:lang w:val="ru-RU"/>
        </w:rPr>
        <w:t>»</w:t>
      </w:r>
      <w:r>
        <w:rPr>
          <w:lang w:val="en-US"/>
        </w:rPr>
        <w:t>.</w:t>
      </w:r>
      <w:r>
        <w:rPr>
          <w:rFonts w:hint="default"/>
          <w:lang w:val="en-US"/>
        </w:rPr>
        <w:t xml:space="preserve">, </w:t>
      </w:r>
      <w:r>
        <w:t>2021</w:t>
      </w:r>
      <w:r>
        <w:rPr>
          <w:rFonts w:hint="default"/>
          <w:lang w:val="ru-RU"/>
        </w:rPr>
        <w:t xml:space="preserve">).  </w:t>
      </w:r>
    </w:p>
    <w:p>
      <w:pPr>
        <w:pBdr>
          <w:top w:val="none" w:color="000000" w:sz="0" w:space="0"/>
          <w:left w:val="none" w:color="000000" w:sz="0" w:space="0"/>
          <w:bottom w:val="none" w:color="000000" w:sz="0" w:space="0"/>
          <w:right w:val="none" w:color="000000" w:sz="0" w:space="0"/>
        </w:pBdr>
        <w:rPr>
          <w:rFonts w:hint="default" w:eastAsia="Arial" w:cs="Arial"/>
          <w:color w:val="000000"/>
          <w:highlight w:val="none"/>
          <w:lang w:val="ru-RU"/>
        </w:rPr>
      </w:pPr>
      <w:r>
        <w:rPr>
          <w:rFonts w:hint="default"/>
          <w:lang w:val="ru-RU"/>
        </w:rPr>
        <w:t>В указанных работах были проведены подробные исследования планктоных сообществ (бактериопланктон, фитопланктон, зоопланктон) и сообществ донных беспозвоночных, что позволило описать видовой состав сообществ и выявить основные факторы, определяющие паттерны их пространственного распределения. Поскольку  в сезоны описания гидробиокомплексов Обской губы (2019, 2020, 2022 гг.) часть акватории уже подверглась антропогенному воздействию (были проведены дноуглубительные  работы в районе морского канала и строящегося терминала «Утренний»)  были отмечены ответные реакции биоты. Это дало возможность выявить виды-индикаторы, реагирующие, как увеличением, так и уменьшением обилия, в ответ на техногенное воздействие. Сезонные замеры гидрологических параметров, проведенные по всей акватории губы в течение нескольких лет, позволили построить гидрологическую модель</w:t>
      </w:r>
      <w:r>
        <w:rPr>
          <w:rFonts w:hint="default"/>
          <w:lang w:val="en-US"/>
        </w:rPr>
        <w:t xml:space="preserve"> </w:t>
      </w:r>
      <w:r>
        <w:rPr>
          <w:b/>
          <w:bCs/>
        </w:rPr>
        <w:t>INMOM</w:t>
      </w:r>
      <w:r>
        <w:rPr>
          <w:rFonts w:hint="default"/>
          <w:b/>
          <w:bCs/>
          <w:lang w:val="en-US"/>
        </w:rPr>
        <w:t xml:space="preserve"> </w:t>
      </w:r>
      <w:r>
        <w:rPr>
          <w:rFonts w:hint="default"/>
          <w:b w:val="0"/>
          <w:bCs w:val="0"/>
          <w:lang w:val="en-US"/>
        </w:rPr>
        <w:t>(</w:t>
      </w:r>
      <w:r>
        <w:rPr>
          <w:rFonts w:hint="default"/>
          <w:b w:val="0"/>
          <w:bCs w:val="0"/>
          <w:lang w:val="ru-RU"/>
        </w:rPr>
        <w:t>Фомин и др. 2021), позволяющую предсказать значение солености, температуры воды, скорости и направления течения в каждой локации Обской губы. Наличие такой гидрологической модели дало возможность спрогнозировать изменения в характере распределения водных масс при техногенном изменении рельефа дна (дноуглубительные работы). Это в свою очередь дало возможность спрогнозировать изменения в донных сообществах, вызванные таким воздействием (</w:t>
      </w:r>
      <w:r>
        <w:rPr>
          <w:rFonts w:hint="default"/>
          <w:lang w:val="en-US"/>
        </w:rPr>
        <w:t>Environ CIS, 2022</w:t>
      </w:r>
      <w:r>
        <w:rPr>
          <w:rFonts w:hint="default"/>
          <w:b w:val="0"/>
          <w:bCs w:val="0"/>
          <w:lang w:val="en-US"/>
        </w:rPr>
        <w:t xml:space="preserve">). </w:t>
      </w:r>
      <w:r>
        <w:rPr>
          <w:rFonts w:hint="default"/>
          <w:b w:val="0"/>
          <w:bCs w:val="0"/>
          <w:lang w:val="ru-RU"/>
        </w:rPr>
        <w:t xml:space="preserve">Наличие модели </w:t>
      </w:r>
      <w:r>
        <w:rPr>
          <w:rFonts w:hint="default"/>
          <w:b w:val="0"/>
          <w:bCs w:val="0"/>
          <w:lang w:val="en-US"/>
        </w:rPr>
        <w:t xml:space="preserve">INMOM </w:t>
      </w:r>
      <w:r>
        <w:rPr>
          <w:rFonts w:hint="default"/>
          <w:b w:val="0"/>
          <w:bCs w:val="0"/>
          <w:lang w:val="ru-RU"/>
        </w:rPr>
        <w:t>дало еще одну возможность: был охарактеризован размах варьирования ключевых гидрологически параметров, представленных в акватории. Это, в свою очередь, дало возможность оценить вероятность попадания в данное «окно» потенциальных видов-вселенцев, фундаментальные экологические ниши которых покрывают диапазоны факторов, характерные для Обской губы (</w:t>
      </w:r>
      <w:r>
        <w:t>Ramboll CIS</w:t>
      </w:r>
      <w:r>
        <w:rPr>
          <w:rFonts w:hint="default"/>
          <w:lang w:val="ru-RU"/>
        </w:rPr>
        <w:t xml:space="preserve">, </w:t>
      </w:r>
      <w:r>
        <w:t>2022</w:t>
      </w:r>
      <w:r>
        <w:rPr>
          <w:rFonts w:hint="default"/>
          <w:lang w:val="en-US"/>
        </w:rPr>
        <w:t>a</w:t>
      </w:r>
      <w:r>
        <w:rPr>
          <w:rFonts w:hint="default"/>
          <w:b w:val="0"/>
          <w:bCs w:val="0"/>
          <w:lang w:val="ru-RU"/>
        </w:rPr>
        <w:t xml:space="preserve">). Этот анализ позволил составить список наиболее вероятных инвазивных видов, появление которых следует ожидать при реализации запланированного судового трафика. </w:t>
      </w:r>
      <w:r>
        <w:rPr>
          <w:rFonts w:hint="default"/>
          <w:lang w:val="ru-RU"/>
        </w:rPr>
        <w:t xml:space="preserve">Таким образом, проведенные в Обской губе работы заложили солидную основу для развития системы долговременного мониторинга гидроиокомплексов, представленных в акватории. </w:t>
      </w:r>
    </w:p>
    <w:p>
      <w:pPr>
        <w:pBdr>
          <w:top w:val="none" w:color="000000" w:sz="0" w:space="0"/>
          <w:left w:val="none" w:color="000000" w:sz="0" w:space="0"/>
          <w:bottom w:val="none" w:color="000000" w:sz="0" w:space="0"/>
          <w:right w:val="none" w:color="000000" w:sz="0" w:space="0"/>
        </w:pBdr>
        <w:rPr>
          <w:rFonts w:eastAsia="Arial" w:cs="Arial"/>
          <w:color w:val="000000"/>
          <w:highlight w:val="yellow"/>
          <w:lang w:val="ru-RU"/>
        </w:rPr>
      </w:pPr>
    </w:p>
    <w:p>
      <w:pPr>
        <w:pStyle w:val="3"/>
        <w:rPr>
          <w:lang w:val="ru-RU"/>
        </w:rPr>
      </w:pPr>
      <w:r>
        <w:rPr>
          <w:lang w:val="ru-RU"/>
        </w:rPr>
        <w:t>Связь</w:t>
      </w:r>
      <w:r>
        <w:rPr>
          <w:rFonts w:hint="default"/>
          <w:lang w:val="ru-RU"/>
        </w:rPr>
        <w:t xml:space="preserve"> с другими Регламентами Программы мониторинга и оценки биоразнообразия</w:t>
      </w:r>
    </w:p>
    <w:p>
      <w:pPr>
        <w:numPr>
          <w:ilvl w:val="0"/>
          <w:numId w:val="0"/>
        </w:numPr>
        <w:jc w:val="both"/>
        <w:rPr>
          <w:rFonts w:hint="default" w:ascii="Verdana" w:hAnsi="Verdana" w:cs="Verdana"/>
          <w:color w:val="auto"/>
          <w:sz w:val="18"/>
          <w:szCs w:val="18"/>
          <w:lang w:val="ru-RU"/>
        </w:rPr>
      </w:pPr>
      <w:r>
        <w:rPr>
          <w:rFonts w:hint="default" w:ascii="Verdana" w:hAnsi="Verdana" w:cs="Verdana"/>
          <w:color w:val="auto"/>
          <w:sz w:val="18"/>
          <w:szCs w:val="18"/>
          <w:lang w:val="ru-RU"/>
        </w:rPr>
        <w:t xml:space="preserve">Данный регламент связан с </w:t>
      </w:r>
      <w:r>
        <w:rPr>
          <w:rFonts w:hint="default" w:cs="Verdana"/>
          <w:color w:val="auto"/>
          <w:sz w:val="18"/>
          <w:szCs w:val="18"/>
          <w:lang w:val="ru-RU"/>
        </w:rPr>
        <w:t xml:space="preserve">Регламентом мониторинга </w:t>
      </w:r>
      <w:r>
        <w:rPr>
          <w:rFonts w:hint="default" w:ascii="Verdana" w:hAnsi="Verdana" w:cs="Verdana"/>
          <w:color w:val="auto"/>
          <w:sz w:val="18"/>
          <w:szCs w:val="18"/>
          <w:lang w:val="ru-RU"/>
        </w:rPr>
        <w:t>биологически</w:t>
      </w:r>
      <w:r>
        <w:rPr>
          <w:rFonts w:hint="default" w:cs="Verdana"/>
          <w:color w:val="auto"/>
          <w:sz w:val="18"/>
          <w:szCs w:val="18"/>
          <w:lang w:val="ru-RU"/>
        </w:rPr>
        <w:t>х</w:t>
      </w:r>
      <w:r>
        <w:rPr>
          <w:rFonts w:hint="default" w:ascii="Verdana" w:hAnsi="Verdana" w:cs="Verdana"/>
          <w:color w:val="auto"/>
          <w:sz w:val="18"/>
          <w:szCs w:val="18"/>
          <w:lang w:val="ru-RU"/>
        </w:rPr>
        <w:t xml:space="preserve"> инвазий</w:t>
      </w:r>
      <w:r>
        <w:rPr>
          <w:rFonts w:hint="default" w:cs="Verdana"/>
          <w:color w:val="auto"/>
          <w:sz w:val="18"/>
          <w:szCs w:val="18"/>
          <w:lang w:val="ru-RU"/>
        </w:rPr>
        <w:t xml:space="preserve"> в морской среде</w:t>
      </w:r>
      <w:r>
        <w:rPr>
          <w:rFonts w:hint="default" w:cs="Verdana"/>
          <w:color w:val="auto"/>
          <w:sz w:val="18"/>
          <w:szCs w:val="18"/>
          <w:lang w:val="en-US"/>
        </w:rPr>
        <w:t xml:space="preserve"> (</w:t>
      </w:r>
      <w:r>
        <w:rPr>
          <w:rFonts w:hint="default" w:cs="Verdana"/>
          <w:color w:val="auto"/>
          <w:sz w:val="18"/>
          <w:szCs w:val="18"/>
          <w:lang w:val="ru-RU"/>
        </w:rPr>
        <w:t>Приложение 2</w:t>
      </w:r>
      <w:r>
        <w:rPr>
          <w:rFonts w:hint="default" w:cs="Verdana"/>
          <w:color w:val="auto"/>
          <w:sz w:val="18"/>
          <w:szCs w:val="18"/>
          <w:lang w:val="en-US"/>
        </w:rPr>
        <w:t>)</w:t>
      </w:r>
      <w:r>
        <w:rPr>
          <w:rFonts w:hint="default" w:ascii="Verdana" w:hAnsi="Verdana" w:cs="Verdana"/>
          <w:color w:val="auto"/>
          <w:sz w:val="18"/>
          <w:szCs w:val="18"/>
          <w:lang w:val="ru-RU"/>
        </w:rPr>
        <w:t>.</w:t>
      </w:r>
    </w:p>
    <w:p>
      <w:pPr>
        <w:numPr>
          <w:ilvl w:val="0"/>
          <w:numId w:val="0"/>
        </w:numPr>
        <w:jc w:val="both"/>
        <w:rPr>
          <w:rFonts w:hint="default" w:ascii="Verdana" w:hAnsi="Verdana" w:cs="Verdana"/>
          <w:sz w:val="18"/>
          <w:szCs w:val="18"/>
          <w:lang w:val="ru-RU"/>
        </w:rPr>
      </w:pPr>
      <w:r>
        <w:rPr>
          <w:rFonts w:hint="default" w:cs="Verdana"/>
          <w:sz w:val="18"/>
          <w:szCs w:val="18"/>
          <w:lang w:val="ru-RU"/>
        </w:rPr>
        <w:t>Для задач настоящего Регламента п</w:t>
      </w:r>
      <w:r>
        <w:rPr>
          <w:rFonts w:hint="default" w:ascii="Verdana" w:hAnsi="Verdana" w:cs="Verdana"/>
          <w:sz w:val="18"/>
          <w:szCs w:val="18"/>
          <w:lang w:val="ru-RU"/>
        </w:rPr>
        <w:t>ре</w:t>
      </w:r>
      <w:r>
        <w:rPr>
          <w:rFonts w:hint="default" w:cs="Verdana"/>
          <w:sz w:val="18"/>
          <w:szCs w:val="18"/>
          <w:lang w:val="ru-RU"/>
        </w:rPr>
        <w:t>д</w:t>
      </w:r>
      <w:r>
        <w:rPr>
          <w:rFonts w:hint="default" w:ascii="Verdana" w:hAnsi="Verdana" w:cs="Verdana"/>
          <w:sz w:val="18"/>
          <w:szCs w:val="18"/>
          <w:lang w:val="ru-RU"/>
        </w:rPr>
        <w:t xml:space="preserve">полагается получение данных по океанографическим и гидрохимическим показателям </w:t>
      </w:r>
      <w:r>
        <w:rPr>
          <w:rFonts w:hint="default" w:cs="Verdana"/>
          <w:sz w:val="18"/>
          <w:szCs w:val="18"/>
          <w:lang w:val="ru-RU"/>
        </w:rPr>
        <w:t>на комплексных станциях</w:t>
      </w:r>
      <w:r>
        <w:rPr>
          <w:rFonts w:hint="default" w:ascii="Verdana" w:hAnsi="Verdana" w:cs="Verdana"/>
          <w:sz w:val="18"/>
          <w:szCs w:val="18"/>
          <w:lang w:val="ru-RU"/>
        </w:rPr>
        <w:t xml:space="preserve"> мониторинга.</w:t>
      </w:r>
    </w:p>
    <w:p>
      <w:pPr>
        <w:pStyle w:val="3"/>
        <w:rPr>
          <w:lang w:val="ru-RU"/>
        </w:rPr>
      </w:pPr>
      <w:r>
        <w:rPr>
          <w:lang w:val="ru-RU"/>
        </w:rPr>
        <w:t>Контрагенты</w:t>
      </w:r>
      <w:r>
        <w:rPr>
          <w:rFonts w:hint="default"/>
          <w:lang w:val="ru-RU"/>
        </w:rPr>
        <w:t xml:space="preserve"> (Контрагенты)</w:t>
      </w:r>
    </w:p>
    <w:p>
      <w:pPr>
        <w:pBdr>
          <w:top w:val="none" w:color="000000" w:sz="0" w:space="0"/>
          <w:left w:val="none" w:color="000000" w:sz="0" w:space="0"/>
          <w:bottom w:val="none" w:color="000000" w:sz="0" w:space="0"/>
          <w:right w:val="none" w:color="000000" w:sz="0" w:space="0"/>
        </w:pBdr>
        <w:rPr>
          <w:lang w:val="ru-RU"/>
        </w:rPr>
      </w:pPr>
      <w:r>
        <w:rPr>
          <w:rFonts w:eastAsia="Arial" w:cs="Arial"/>
          <w:color w:val="000000"/>
          <w:lang w:val="ru-RU"/>
        </w:rPr>
        <w:t>Контрагент</w:t>
      </w:r>
      <w:r>
        <w:rPr>
          <w:rFonts w:hint="default" w:eastAsia="Arial" w:cs="Arial"/>
          <w:color w:val="000000"/>
          <w:lang w:val="ru-RU"/>
        </w:rPr>
        <w:t xml:space="preserve"> определяется по конкурсной процедуре.</w:t>
      </w:r>
    </w:p>
    <w:p>
      <w:pPr>
        <w:jc w:val="both"/>
        <w:rPr>
          <w:rFonts w:hint="default" w:ascii="Verdana" w:hAnsi="Verdana" w:cs="Verdana"/>
          <w:b w:val="0"/>
          <w:bCs w:val="0"/>
          <w:sz w:val="18"/>
          <w:szCs w:val="18"/>
          <w:highlight w:val="yellow"/>
          <w:lang w:val="ru-RU"/>
        </w:rPr>
      </w:pPr>
      <w:r>
        <w:rPr>
          <w:rFonts w:hint="default" w:ascii="Verdana" w:hAnsi="Verdana" w:cs="Verdana"/>
          <w:b w:val="0"/>
          <w:bCs w:val="0"/>
          <w:sz w:val="18"/>
          <w:szCs w:val="18"/>
          <w:lang w:val="ru-RU"/>
        </w:rPr>
        <w:t xml:space="preserve">Список компетенций контрагента, необходимых для реализации программы </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по таксономии зообентоса</w:t>
      </w:r>
      <w:ins w:id="0" w:author="google1599737165" w:date="2023-05-13T08:44:25Z">
        <w:r>
          <w:rPr>
            <w:rFonts w:hint="default" w:cs="Verdana"/>
            <w:sz w:val="18"/>
            <w:szCs w:val="18"/>
            <w:lang w:val="ru-RU"/>
          </w:rPr>
          <w:t>,</w:t>
        </w:r>
      </w:ins>
      <w:ins w:id="1" w:author="google1599737165" w:date="2023-05-13T08:44:26Z">
        <w:r>
          <w:rPr>
            <w:rFonts w:hint="default" w:cs="Verdana"/>
            <w:sz w:val="18"/>
            <w:szCs w:val="18"/>
            <w:lang w:val="ru-RU"/>
          </w:rPr>
          <w:t xml:space="preserve"> </w:t>
        </w:r>
      </w:ins>
      <w:ins w:id="2" w:author="google1599737165" w:date="2023-05-13T08:44:28Z">
        <w:r>
          <w:rPr>
            <w:rFonts w:hint="default" w:cs="Verdana"/>
            <w:sz w:val="18"/>
            <w:szCs w:val="18"/>
            <w:lang w:val="ru-RU"/>
          </w:rPr>
          <w:t>фито</w:t>
        </w:r>
      </w:ins>
      <w:ins w:id="3" w:author="google1599737165" w:date="2023-05-13T08:44:29Z">
        <w:r>
          <w:rPr>
            <w:rFonts w:hint="default" w:cs="Verdana"/>
            <w:sz w:val="18"/>
            <w:szCs w:val="18"/>
            <w:lang w:val="ru-RU"/>
          </w:rPr>
          <w:t>-</w:t>
        </w:r>
      </w:ins>
      <w:ins w:id="4" w:author="google1599737165" w:date="2023-05-13T08:44:30Z">
        <w:r>
          <w:rPr>
            <w:rFonts w:hint="default" w:cs="Verdana"/>
            <w:sz w:val="18"/>
            <w:szCs w:val="18"/>
            <w:lang w:val="ru-RU"/>
          </w:rPr>
          <w:t xml:space="preserve"> и</w:t>
        </w:r>
      </w:ins>
      <w:ins w:id="5" w:author="google1599737165" w:date="2023-05-13T08:44:31Z">
        <w:r>
          <w:rPr>
            <w:rFonts w:hint="default" w:cs="Verdana"/>
            <w:sz w:val="18"/>
            <w:szCs w:val="18"/>
            <w:lang w:val="ru-RU"/>
          </w:rPr>
          <w:t xml:space="preserve"> </w:t>
        </w:r>
      </w:ins>
      <w:del w:id="6" w:author="google1599737165" w:date="2023-05-13T08:44:25Z">
        <w:r>
          <w:rPr>
            <w:rFonts w:hint="default" w:ascii="Verdana" w:hAnsi="Verdana" w:cs="Verdana"/>
            <w:sz w:val="18"/>
            <w:szCs w:val="18"/>
            <w:lang w:val="ru-RU"/>
          </w:rPr>
          <w:delText xml:space="preserve"> и </w:delText>
        </w:r>
      </w:del>
      <w:r>
        <w:rPr>
          <w:rFonts w:hint="default" w:ascii="Verdana" w:hAnsi="Verdana" w:cs="Verdana"/>
          <w:sz w:val="18"/>
          <w:szCs w:val="18"/>
          <w:lang w:val="ru-RU"/>
        </w:rPr>
        <w:t>зоопланктона</w:t>
      </w:r>
      <w:ins w:id="7" w:author="google1599737165" w:date="2023-05-13T08:44:19Z">
        <w:r>
          <w:rPr>
            <w:rFonts w:hint="default" w:cs="Verdana"/>
            <w:sz w:val="18"/>
            <w:szCs w:val="18"/>
            <w:lang w:val="ru-RU"/>
          </w:rPr>
          <w:t xml:space="preserve"> </w:t>
        </w:r>
      </w:ins>
      <w:r>
        <w:rPr>
          <w:rFonts w:hint="default" w:ascii="Verdana" w:hAnsi="Verdana" w:cs="Verdana"/>
          <w:sz w:val="18"/>
          <w:szCs w:val="18"/>
          <w:lang w:val="ru-RU"/>
        </w:rPr>
        <w:t>.</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специалистов, имеющих опыт взятия и разборки количественных проб бентоса и планктона.</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создании баз данных</w:t>
      </w:r>
      <w:r>
        <w:rPr>
          <w:rFonts w:hint="default" w:cs="Verdana"/>
          <w:sz w:val="18"/>
          <w:szCs w:val="18"/>
          <w:lang w:val="ru-RU"/>
        </w:rPr>
        <w:t xml:space="preserve"> биологического разнообразия</w:t>
      </w:r>
      <w:r>
        <w:rPr>
          <w:rFonts w:hint="default" w:ascii="Verdana" w:hAnsi="Verdana" w:cs="Verdana"/>
          <w:sz w:val="18"/>
          <w:szCs w:val="18"/>
          <w:lang w:val="ru-RU"/>
        </w:rPr>
        <w:t>.</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Опыт в статистической обработке данных.</w:t>
      </w:r>
    </w:p>
    <w:p>
      <w:pPr>
        <w:numPr>
          <w:ilvl w:val="0"/>
          <w:numId w:val="24"/>
        </w:numPr>
        <w:jc w:val="both"/>
        <w:rPr>
          <w:rFonts w:hint="default" w:ascii="Verdana" w:hAnsi="Verdana" w:cs="Verdana"/>
          <w:sz w:val="18"/>
          <w:szCs w:val="18"/>
          <w:lang w:val="ru-RU"/>
        </w:rPr>
      </w:pPr>
      <w:r>
        <w:rPr>
          <w:rFonts w:hint="default" w:ascii="Verdana" w:hAnsi="Verdana" w:cs="Verdana"/>
          <w:sz w:val="18"/>
          <w:szCs w:val="18"/>
          <w:lang w:val="ru-RU"/>
        </w:rPr>
        <w:t>Наличие ресурсов, необходимых для хранения и обслуживания мониторинговых коллекций.</w:t>
      </w:r>
    </w:p>
    <w:p>
      <w:pPr>
        <w:pStyle w:val="3"/>
        <w:rPr>
          <w:lang w:val="ru-RU"/>
        </w:rPr>
      </w:pPr>
      <w:r>
        <w:rPr>
          <w:lang w:val="ru-RU"/>
        </w:rPr>
        <w:t>Сроки</w:t>
      </w:r>
      <w:r>
        <w:rPr>
          <w:rFonts w:hint="default"/>
          <w:lang w:val="ru-RU"/>
        </w:rPr>
        <w:t xml:space="preserve"> выполнения. Преемственность. Статус.</w:t>
      </w:r>
    </w:p>
    <w:p>
      <w:pPr>
        <w:rPr>
          <w:rFonts w:hint="default"/>
          <w:lang w:val="ru-RU"/>
        </w:rPr>
      </w:pPr>
      <w:r>
        <w:rPr>
          <w:lang w:val="ru-RU"/>
        </w:rPr>
        <w:t>Планируется</w:t>
      </w:r>
      <w:r>
        <w:rPr>
          <w:rFonts w:hint="default"/>
          <w:lang w:val="ru-RU"/>
        </w:rPr>
        <w:t xml:space="preserve"> выполнение в период 2023-2025 гг.</w:t>
      </w:r>
    </w:p>
    <w:p>
      <w:pPr>
        <w:numPr>
          <w:ilvl w:val="0"/>
          <w:numId w:val="0"/>
        </w:numPr>
        <w:jc w:val="both"/>
        <w:rPr>
          <w:rFonts w:hint="default" w:ascii="Verdana" w:hAnsi="Verdana" w:cs="Verdana"/>
          <w:sz w:val="18"/>
          <w:szCs w:val="18"/>
          <w:lang w:val="ru-RU"/>
        </w:rPr>
      </w:pPr>
      <w:r>
        <w:rPr>
          <w:rFonts w:hint="default"/>
          <w:lang w:val="ru-RU"/>
        </w:rPr>
        <w:t xml:space="preserve">Регламент основывается на </w:t>
      </w:r>
      <w:r>
        <w:rPr>
          <w:rFonts w:hint="default" w:ascii="Verdana" w:hAnsi="Verdana" w:cs="Verdana"/>
          <w:color w:val="auto"/>
          <w:sz w:val="18"/>
          <w:szCs w:val="18"/>
          <w:lang w:val="ru-RU"/>
        </w:rPr>
        <w:t xml:space="preserve">основе масштабных </w:t>
      </w:r>
      <w:r>
        <w:rPr>
          <w:rFonts w:hint="default" w:ascii="Verdana" w:hAnsi="Verdana" w:cs="Verdana"/>
          <w:sz w:val="18"/>
          <w:szCs w:val="18"/>
          <w:lang w:val="ru-RU"/>
        </w:rPr>
        <w:t>исследований сообществ бентоса и планктона, а также гидрологических и гидрохимических показателей, проведенных в 20</w:t>
      </w:r>
      <w:r>
        <w:rPr>
          <w:rFonts w:hint="default" w:cs="Verdana"/>
          <w:sz w:val="18"/>
          <w:szCs w:val="18"/>
          <w:lang w:val="ru-RU"/>
        </w:rPr>
        <w:t>19-</w:t>
      </w:r>
      <w:r>
        <w:rPr>
          <w:rFonts w:hint="default" w:ascii="Verdana" w:hAnsi="Verdana" w:cs="Verdana"/>
          <w:sz w:val="18"/>
          <w:szCs w:val="18"/>
          <w:lang w:val="ru-RU"/>
        </w:rPr>
        <w:t xml:space="preserve">2022 гг. </w:t>
      </w:r>
      <w:r>
        <w:rPr>
          <w:rFonts w:hint="default" w:ascii="Verdana" w:hAnsi="Verdana" w:cs="Verdana"/>
          <w:sz w:val="18"/>
          <w:szCs w:val="18"/>
          <w:highlight w:val="none"/>
          <w:lang w:val="ru-RU"/>
        </w:rPr>
        <w:t>(</w:t>
      </w:r>
      <w:r>
        <w:rPr>
          <w:highlight w:val="none"/>
        </w:rPr>
        <w:t>АО «ИЭПИ»</w:t>
      </w:r>
      <w:r>
        <w:rPr>
          <w:rFonts w:hint="default"/>
          <w:highlight w:val="none"/>
          <w:lang w:val="ru-RU"/>
        </w:rPr>
        <w:t>,</w:t>
      </w:r>
      <w:r>
        <w:rPr>
          <w:highlight w:val="none"/>
        </w:rPr>
        <w:t xml:space="preserve"> 2021</w:t>
      </w:r>
      <w:r>
        <w:rPr>
          <w:rFonts w:hint="default"/>
          <w:highlight w:val="none"/>
          <w:lang w:val="ru-RU"/>
        </w:rPr>
        <w:t xml:space="preserve">; </w:t>
      </w:r>
      <w:r>
        <w:rPr>
          <w:rFonts w:hint="default"/>
          <w:highlight w:val="none"/>
          <w:lang w:val="en-US"/>
        </w:rPr>
        <w:t>Ramboll CIS, 2022a</w:t>
      </w:r>
      <w:r>
        <w:rPr>
          <w:rFonts w:hint="default" w:ascii="Verdana" w:hAnsi="Verdana" w:cs="Verdana"/>
          <w:sz w:val="18"/>
          <w:szCs w:val="18"/>
          <w:highlight w:val="none"/>
          <w:lang w:val="ru-RU"/>
        </w:rPr>
        <w:t>).</w:t>
      </w:r>
      <w:r>
        <w:rPr>
          <w:rFonts w:hint="default" w:ascii="Verdana" w:hAnsi="Verdana" w:cs="Verdana"/>
          <w:sz w:val="18"/>
          <w:szCs w:val="18"/>
          <w:lang w:val="ru-RU"/>
        </w:rPr>
        <w:t xml:space="preserve"> Мониторинговые наблюдения являются долгосрочной (многолетней) программой</w:t>
      </w:r>
      <w:r>
        <w:rPr>
          <w:rFonts w:hint="default" w:cs="Verdana"/>
          <w:sz w:val="18"/>
          <w:szCs w:val="18"/>
          <w:lang w:val="ru-RU"/>
        </w:rPr>
        <w:t>, разработанной в развитие многолетней Программы комплексных исследований Обской губы в зоне влияния Проекта «Арктик СПГ 2» и на сопредельной акватории, проводившейся Компанией в 2019-2022 годах</w:t>
      </w:r>
      <w:r>
        <w:rPr>
          <w:rFonts w:hint="default" w:ascii="Verdana" w:hAnsi="Verdana" w:cs="Verdana"/>
          <w:sz w:val="18"/>
          <w:szCs w:val="18"/>
          <w:lang w:val="ru-RU"/>
        </w:rPr>
        <w:t xml:space="preserve">. </w:t>
      </w:r>
    </w:p>
    <w:p>
      <w:pPr>
        <w:numPr>
          <w:ilvl w:val="0"/>
          <w:numId w:val="0"/>
        </w:numPr>
        <w:jc w:val="both"/>
        <w:rPr>
          <w:rFonts w:hint="default"/>
          <w:lang w:val="ru-RU"/>
        </w:rPr>
      </w:pPr>
      <w:r>
        <w:rPr>
          <w:rFonts w:hint="default" w:ascii="Verdana" w:hAnsi="Verdana" w:cs="Verdana"/>
          <w:sz w:val="18"/>
          <w:szCs w:val="18"/>
          <w:lang w:val="ru-RU"/>
        </w:rPr>
        <w:t>Стандарты оформления документации, описывающей результаты сбора информации, и базы данных измерений метрик подразумевают</w:t>
      </w:r>
      <w:r>
        <w:rPr>
          <w:rFonts w:hint="default" w:cs="Verdana"/>
          <w:sz w:val="18"/>
          <w:szCs w:val="18"/>
          <w:lang w:val="ru-RU"/>
        </w:rPr>
        <w:t xml:space="preserve"> возможность интеграции новых данных с уже имеющимися базами. Протоколы оформления документации позволяют осуществить т</w:t>
      </w:r>
      <w:r>
        <w:rPr>
          <w:rFonts w:hint="default" w:ascii="Verdana" w:hAnsi="Verdana" w:cs="Verdana"/>
          <w:sz w:val="18"/>
          <w:szCs w:val="18"/>
          <w:lang w:val="ru-RU"/>
        </w:rPr>
        <w:t xml:space="preserve">рансфер программы мониторинга между разными контрагентами без потери данных. </w:t>
      </w:r>
    </w:p>
    <w:p>
      <w:pPr>
        <w:rPr>
          <w:lang w:val="ru-RU"/>
        </w:rPr>
      </w:pPr>
      <w:r>
        <w:rPr>
          <w:b w:val="0"/>
          <w:bCs w:val="0"/>
          <w:lang w:val="ru-RU"/>
        </w:rPr>
        <w:t>Статус</w:t>
      </w:r>
      <w:r>
        <w:rPr>
          <w:rFonts w:hint="default"/>
          <w:b w:val="0"/>
          <w:bCs w:val="0"/>
          <w:lang w:val="ru-RU"/>
        </w:rPr>
        <w:t xml:space="preserve"> -</w:t>
      </w:r>
      <w:r>
        <w:rPr>
          <w:rFonts w:hint="default"/>
          <w:lang w:val="ru-RU"/>
        </w:rPr>
        <w:t xml:space="preserve"> исследования, рекомендованные Консультантом.</w:t>
      </w:r>
    </w:p>
    <w:p>
      <w:pPr>
        <w:rPr>
          <w:lang w:val="ru-RU"/>
        </w:rPr>
      </w:pPr>
    </w:p>
    <w:p>
      <w:pPr>
        <w:rPr>
          <w:lang w:val="ru-RU"/>
        </w:rPr>
        <w:sectPr>
          <w:headerReference r:id="rId11" w:type="default"/>
          <w:footerReference r:id="rId12" w:type="default"/>
          <w:pgSz w:w="11906" w:h="16838"/>
          <w:pgMar w:top="1134" w:right="1134" w:bottom="1134" w:left="1418" w:header="720" w:footer="720" w:gutter="0"/>
          <w:pgNumType w:start="1"/>
          <w:cols w:space="720" w:num="1"/>
          <w:docGrid w:linePitch="360" w:charSpace="0"/>
        </w:sectPr>
      </w:pPr>
    </w:p>
    <w:p>
      <w:pPr>
        <w:pStyle w:val="2"/>
        <w:rPr>
          <w:lang w:val="ru-RU"/>
        </w:rPr>
      </w:pPr>
      <w:r>
        <w:rPr>
          <w:lang w:val="ru-RU"/>
        </w:rPr>
        <w:t>методология</w:t>
      </w:r>
      <w:r>
        <w:rPr>
          <w:rFonts w:hint="default"/>
          <w:lang w:val="ru-RU"/>
        </w:rPr>
        <w:t xml:space="preserve"> регламента</w:t>
      </w:r>
    </w:p>
    <w:p>
      <w:pPr>
        <w:pStyle w:val="3"/>
        <w:rPr>
          <w:lang w:val="ru-RU"/>
        </w:rPr>
      </w:pPr>
      <w:r>
        <w:rPr>
          <w:rFonts w:hint="default"/>
          <w:lang w:val="ru-RU"/>
        </w:rPr>
        <w:t>Анализируемые биологические индикаторы</w:t>
      </w:r>
    </w:p>
    <w:p>
      <w:pPr>
        <w:jc w:val="both"/>
        <w:rPr>
          <w:rFonts w:hint="default" w:ascii="Verdana" w:hAnsi="Verdana" w:cs="Verdana"/>
          <w:sz w:val="18"/>
          <w:szCs w:val="18"/>
        </w:rPr>
      </w:pPr>
      <w:r>
        <w:rPr>
          <w:rFonts w:hint="default" w:ascii="Verdana" w:hAnsi="Verdana" w:cs="Verdana"/>
          <w:sz w:val="18"/>
          <w:szCs w:val="18"/>
        </w:rPr>
        <w:t>Виды-индикаторы должны соответствовать следующим критериям:</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они должны регулярно встречаться в районе, где проводится мониторинг, их численность должна быть обычно большой и стабильной, чтобы можно было легко обнаружить отклонения от многолетней нормы;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виды-индикаторы должны иметь большое хозяйственное, социальное и культурное значение;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быть восприимчивы к антропогенному воздействию;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иметь четкую таксономию;</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принадлежать к научно обоснованной экологической группе;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должны легко определяться в полевых условиях.</w:t>
      </w:r>
    </w:p>
    <w:p>
      <w:pPr>
        <w:jc w:val="both"/>
        <w:rPr>
          <w:rFonts w:hint="default" w:ascii="Verdana" w:hAnsi="Verdana" w:eastAsia="Yu Mincho" w:cs="Verdana"/>
          <w:sz w:val="18"/>
          <w:szCs w:val="18"/>
        </w:rPr>
      </w:pPr>
      <w:r>
        <w:rPr>
          <w:rFonts w:hint="default" w:ascii="Verdana" w:hAnsi="Verdana" w:cs="Verdana"/>
          <w:sz w:val="18"/>
          <w:szCs w:val="18"/>
          <w:lang w:val="ru-RU"/>
        </w:rPr>
        <w:t>В</w:t>
      </w:r>
      <w:r>
        <w:rPr>
          <w:rFonts w:hint="default" w:ascii="Verdana" w:hAnsi="Verdana" w:cs="Verdana"/>
          <w:sz w:val="18"/>
          <w:szCs w:val="18"/>
        </w:rPr>
        <w:t>иды-индикаторы следующих воздействий и условий:</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повышение мутности как основное следствие антропогенного нарушения Обской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уровня солености, которое может свидетельствовать об изменении соотношения масс воды вследствие строительства объектов и последующего нарушения гидродинамических условий в акватории губы;</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антропогенное загрязнение;</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изменение трофического статуса акватории;</w:t>
      </w:r>
    </w:p>
    <w:p>
      <w:pPr>
        <w:pStyle w:val="417"/>
        <w:numPr>
          <w:ilvl w:val="0"/>
          <w:numId w:val="25"/>
        </w:numPr>
        <w:jc w:val="both"/>
        <w:rPr>
          <w:rFonts w:hint="default" w:ascii="Verdana" w:hAnsi="Verdana" w:eastAsia="Yu Mincho" w:cs="Verdana"/>
          <w:sz w:val="18"/>
          <w:szCs w:val="18"/>
        </w:rPr>
      </w:pPr>
      <w:r>
        <w:rPr>
          <w:rFonts w:hint="default" w:ascii="Verdana" w:hAnsi="Verdana" w:cs="Verdana"/>
          <w:sz w:val="18"/>
          <w:szCs w:val="18"/>
        </w:rPr>
        <w:t>Проникновение чужеродных видов.</w:t>
      </w:r>
    </w:p>
    <w:p>
      <w:pPr>
        <w:jc w:val="both"/>
        <w:rPr>
          <w:rFonts w:hint="default" w:ascii="Verdana" w:hAnsi="Verdana" w:cs="Verdana"/>
          <w:b/>
          <w:bCs/>
          <w:sz w:val="18"/>
          <w:szCs w:val="18"/>
        </w:rPr>
      </w:pPr>
      <w:r>
        <w:rPr>
          <w:rFonts w:hint="default" w:ascii="Verdana" w:hAnsi="Verdana" w:cs="Verdana"/>
          <w:sz w:val="18"/>
          <w:szCs w:val="18"/>
        </w:rPr>
        <w:t>Кроме того, в качестве индикатора, отражающего степень нарушенности, может служить структура сообщества в целом</w:t>
      </w:r>
      <w:r>
        <w:rPr>
          <w:rFonts w:hint="default" w:ascii="Verdana" w:hAnsi="Verdana" w:cs="Verdana"/>
          <w:sz w:val="18"/>
          <w:szCs w:val="18"/>
          <w:lang w:val="ru-RU"/>
        </w:rPr>
        <w:t xml:space="preserve">, выраженная в оценках общего обилия организмов, видового богатства и/или индексах, оценивающих разнообразие сообщества. </w:t>
      </w:r>
      <w:r>
        <w:rPr>
          <w:rFonts w:hint="default" w:cs="Verdana"/>
          <w:sz w:val="18"/>
          <w:szCs w:val="18"/>
          <w:lang w:val="ru-RU"/>
        </w:rPr>
        <w:t>Для планктона и бентоса регламент предусматривает оценку следующих атрибутов и переменных (Таблица 2.1).</w:t>
      </w:r>
    </w:p>
    <w:p>
      <w:pPr>
        <w:pStyle w:val="41"/>
        <w:keepNext/>
        <w:rPr>
          <w:rFonts w:hint="default"/>
          <w:lang w:val="ru-RU"/>
        </w:rPr>
      </w:pPr>
      <w:bookmarkStart w:id="2" w:name="_Toc111225161"/>
      <w:r>
        <w:t xml:space="preserve">Таблица </w:t>
      </w:r>
      <w:r>
        <w:rPr>
          <w:rFonts w:hint="default"/>
          <w:lang w:val="ru-RU"/>
        </w:rPr>
        <w:t>2.1</w:t>
      </w:r>
      <w:r>
        <w:t xml:space="preserve">: Биологические индикаторы, </w:t>
      </w:r>
      <w:r>
        <w:rPr>
          <w:lang w:val="ru-RU"/>
        </w:rPr>
        <w:t>параметры</w:t>
      </w:r>
      <w:r>
        <w:t xml:space="preserve">и переменные биоразнообразия </w:t>
      </w:r>
      <w:bookmarkEnd w:id="2"/>
      <w:r>
        <w:rPr>
          <w:rFonts w:hint="default"/>
          <w:lang w:val="ru-RU"/>
        </w:rPr>
        <w:t>гидробиокомплексов Обской губы</w:t>
      </w:r>
    </w:p>
    <w:tbl>
      <w:tblPr>
        <w:tblStyle w:val="12"/>
        <w:tblW w:w="5000" w:type="pct"/>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83"/>
        <w:gridCol w:w="2776"/>
        <w:gridCol w:w="2518"/>
        <w:gridCol w:w="31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28" w:hRule="atLeast"/>
          <w:tblHeader/>
        </w:trPr>
        <w:tc>
          <w:tcPr>
            <w:tcW w:w="1083" w:type="dxa"/>
            <w:tcBorders>
              <w:top w:val="nil"/>
              <w:left w:val="nil"/>
              <w:bottom w:val="nil"/>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6"/>
                <w:szCs w:val="16"/>
                <w:u w:val="none"/>
              </w:rPr>
            </w:pPr>
            <w:r>
              <w:rPr>
                <w:rFonts w:hint="default" w:ascii="Verdana" w:hAnsi="Verdana" w:eastAsia="SimSun" w:cs="Verdana"/>
                <w:b/>
                <w:bCs/>
                <w:i w:val="0"/>
                <w:iCs w:val="0"/>
                <w:color w:val="FFFFFF"/>
                <w:kern w:val="0"/>
                <w:sz w:val="16"/>
                <w:szCs w:val="16"/>
                <w:u w:val="none"/>
                <w:lang w:val="en-US" w:eastAsia="zh-CN" w:bidi="ar"/>
              </w:rPr>
              <w:t>№</w:t>
            </w:r>
          </w:p>
        </w:tc>
        <w:tc>
          <w:tcPr>
            <w:tcW w:w="2776" w:type="dxa"/>
            <w:tcBorders>
              <w:top w:val="nil"/>
              <w:left w:val="single" w:color="auto" w:sz="4" w:space="0"/>
              <w:bottom w:val="nil"/>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6"/>
                <w:szCs w:val="16"/>
                <w:u w:val="none"/>
              </w:rPr>
            </w:pPr>
            <w:r>
              <w:rPr>
                <w:rFonts w:hint="default" w:ascii="Verdana" w:hAnsi="Verdana" w:eastAsia="SimSun" w:cs="Verdana"/>
                <w:b/>
                <w:bCs/>
                <w:i w:val="0"/>
                <w:iCs w:val="0"/>
                <w:color w:val="FFFFFF"/>
                <w:kern w:val="0"/>
                <w:sz w:val="16"/>
                <w:szCs w:val="16"/>
                <w:u w:val="none"/>
                <w:lang w:val="en-US" w:eastAsia="zh-CN" w:bidi="ar"/>
              </w:rPr>
              <w:t>Биологические индикаторы</w:t>
            </w:r>
          </w:p>
        </w:tc>
        <w:tc>
          <w:tcPr>
            <w:tcW w:w="2518" w:type="dxa"/>
            <w:tcBorders>
              <w:top w:val="nil"/>
              <w:left w:val="single" w:color="auto" w:sz="4" w:space="0"/>
              <w:bottom w:val="nil"/>
              <w:right w:val="single" w:color="auto" w:sz="4" w:space="0"/>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6"/>
                <w:szCs w:val="16"/>
                <w:u w:val="none"/>
                <w:lang w:val="ru-RU"/>
              </w:rPr>
            </w:pPr>
            <w:r>
              <w:rPr>
                <w:rFonts w:hint="default" w:eastAsia="SimSun" w:cs="Verdana"/>
                <w:b/>
                <w:bCs/>
                <w:i w:val="0"/>
                <w:iCs w:val="0"/>
                <w:color w:val="FFFFFF"/>
                <w:kern w:val="0"/>
                <w:sz w:val="16"/>
                <w:szCs w:val="16"/>
                <w:u w:val="none"/>
                <w:lang w:val="ru-RU" w:eastAsia="zh-CN" w:bidi="ar"/>
              </w:rPr>
              <w:t>Параметры</w:t>
            </w:r>
          </w:p>
        </w:tc>
        <w:tc>
          <w:tcPr>
            <w:tcW w:w="3196" w:type="dxa"/>
            <w:tcBorders>
              <w:top w:val="nil"/>
              <w:left w:val="single" w:color="auto" w:sz="4" w:space="0"/>
              <w:bottom w:val="nil"/>
              <w:right w:val="nil"/>
            </w:tcBorders>
            <w:shd w:val="clear" w:color="auto" w:fill="009999"/>
            <w:vAlign w:val="top"/>
          </w:tcPr>
          <w:p>
            <w:pPr>
              <w:keepNext w:val="0"/>
              <w:keepLines w:val="0"/>
              <w:widowControl/>
              <w:suppressLineNumbers w:val="0"/>
              <w:jc w:val="left"/>
              <w:textAlignment w:val="top"/>
              <w:rPr>
                <w:rFonts w:hint="default" w:ascii="Verdana" w:hAnsi="Verdana" w:cs="Verdana"/>
                <w:b/>
                <w:bCs/>
                <w:i w:val="0"/>
                <w:iCs w:val="0"/>
                <w:color w:val="FFFFFF"/>
                <w:sz w:val="16"/>
                <w:szCs w:val="16"/>
                <w:u w:val="none"/>
              </w:rPr>
            </w:pPr>
            <w:r>
              <w:rPr>
                <w:rFonts w:hint="default" w:ascii="Verdana" w:hAnsi="Verdana" w:eastAsia="SimSun" w:cs="Verdana"/>
                <w:b/>
                <w:bCs/>
                <w:i w:val="0"/>
                <w:iCs w:val="0"/>
                <w:color w:val="FFFFFF"/>
                <w:kern w:val="0"/>
                <w:sz w:val="16"/>
                <w:szCs w:val="16"/>
                <w:u w:val="none"/>
                <w:lang w:val="en-US" w:eastAsia="zh-CN" w:bidi="ar"/>
              </w:rPr>
              <w:t>Переменные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9573" w:type="dxa"/>
            <w:gridSpan w:val="4"/>
            <w:tcBorders>
              <w:top w:val="nil"/>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Планктон и бентос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1</w:t>
            </w:r>
          </w:p>
        </w:tc>
        <w:tc>
          <w:tcPr>
            <w:tcW w:w="2776"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Фитопланктон</w:t>
            </w: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Численность</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Число клеток на м3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2</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Видовое богатство</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Общее количество видов и количество видов на м3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3</w:t>
            </w:r>
          </w:p>
        </w:tc>
        <w:tc>
          <w:tcPr>
            <w:tcW w:w="2776"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Зоопланктон</w:t>
            </w: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Численность</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Количество особей на м3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4</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Структура сообщества</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Группы зооплатктона и соотношение их численности. Ключевые соотношения: Морские /Пресноводные;  инвазивные/местные; Индикаторы эвтрофных условий/Индикаторы олиготрофных условий.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5</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Разнообразие</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6</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Видовое богатство</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Общее количество видов и количество видов на м3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7</w:t>
            </w:r>
          </w:p>
        </w:tc>
        <w:tc>
          <w:tcPr>
            <w:tcW w:w="2776"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Зообентос</w:t>
            </w: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Численность</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Количество особей на м2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8</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Биомасса</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Сухая биомасса особей на м2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9</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Структура сообщества</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Группы зообентоса и соотношение их численности. Ключевые соотношения: Морские /Пресноводные;  инвазивные/местные; Положи</w:t>
            </w:r>
            <w:r>
              <w:rPr>
                <w:rFonts w:hint="default" w:cs="Verdana"/>
                <w:sz w:val="16"/>
                <w:szCs w:val="16"/>
                <w:lang w:val="ru-RU" w:eastAsia="zh-CN"/>
              </w:rPr>
              <w:t>те</w:t>
            </w:r>
            <w:r>
              <w:rPr>
                <w:rFonts w:hint="default" w:cs="Verdana"/>
                <w:sz w:val="16"/>
                <w:szCs w:val="16"/>
                <w:lang w:val="en-US" w:eastAsia="zh-CN"/>
              </w:rPr>
              <w:t>льные индикаторы нарушения/Отрицательные индикаторы нарушнеия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10</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Разнообразие</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Индекс Шеннона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 w:hRule="atLeast"/>
        </w:trPr>
        <w:tc>
          <w:tcPr>
            <w:tcW w:w="1083"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11</w:t>
            </w:r>
          </w:p>
        </w:tc>
        <w:tc>
          <w:tcPr>
            <w:tcW w:w="2776"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p>
        </w:tc>
        <w:tc>
          <w:tcPr>
            <w:tcW w:w="2518"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Видовое богатство</w:t>
            </w:r>
          </w:p>
        </w:tc>
        <w:tc>
          <w:tcPr>
            <w:tcW w:w="3196" w:type="dxa"/>
            <w:tcBorders>
              <w:top w:val="single" w:color="auto" w:sz="4" w:space="0"/>
              <w:left w:val="single" w:color="auto" w:sz="4" w:space="0"/>
              <w:bottom w:val="single" w:color="auto" w:sz="4" w:space="0"/>
              <w:right w:val="single" w:color="auto" w:sz="4" w:space="0"/>
            </w:tcBorders>
            <w:shd w:val="clear" w:color="auto" w:fill="auto"/>
            <w:vAlign w:val="top"/>
          </w:tcPr>
          <w:p>
            <w:pPr>
              <w:ind w:firstLine="0"/>
              <w:rPr>
                <w:rFonts w:hint="default" w:cs="Verdana"/>
                <w:sz w:val="16"/>
                <w:szCs w:val="16"/>
                <w:lang w:val="ru-RU"/>
              </w:rPr>
            </w:pPr>
            <w:r>
              <w:rPr>
                <w:rFonts w:hint="default" w:cs="Verdana"/>
                <w:sz w:val="16"/>
                <w:szCs w:val="16"/>
                <w:lang w:val="en-US" w:eastAsia="zh-CN"/>
              </w:rPr>
              <w:t>Общее количество видов и количество видов на м2</w:t>
            </w:r>
          </w:p>
        </w:tc>
      </w:tr>
    </w:tbl>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водных масс – колебания солености</w:t>
      </w: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rPr>
        <w:t>В Обской губе, как и в любом эстуарии, водные массы имеют двойное происхождение</w:t>
      </w:r>
      <w:r>
        <w:rPr>
          <w:rFonts w:hint="default" w:cs="Verdana"/>
          <w:b w:val="0"/>
          <w:bCs w:val="0"/>
          <w:color w:val="auto"/>
          <w:sz w:val="18"/>
          <w:szCs w:val="18"/>
          <w:lang w:val="ru-RU"/>
        </w:rPr>
        <w:t xml:space="preserve"> (Рисунок 2.1)</w:t>
      </w:r>
      <w:r>
        <w:rPr>
          <w:rFonts w:hint="default" w:ascii="Verdana" w:hAnsi="Verdana" w:cs="Verdana"/>
          <w:b w:val="0"/>
          <w:bCs w:val="0"/>
          <w:color w:val="auto"/>
          <w:sz w:val="18"/>
          <w:szCs w:val="18"/>
        </w:rPr>
        <w:t>: морское и речное. Водная масса речного происхождения занимает всю толщу воды в южной части акватории, а морская - в северной. Однако в средней части губы водные массы могут сменяться, занимая в разное время разные горизонты глубин.</w:t>
      </w:r>
      <w:r>
        <w:rPr>
          <w:rFonts w:hint="default" w:ascii="Verdana" w:hAnsi="Verdana" w:cs="Verdana"/>
          <w:b w:val="0"/>
          <w:bCs w:val="0"/>
          <w:color w:val="auto"/>
          <w:sz w:val="18"/>
          <w:szCs w:val="18"/>
          <w:lang w:val="ru-RU"/>
        </w:rPr>
        <w:t xml:space="preserve"> </w:t>
      </w:r>
    </w:p>
    <w:p>
      <w:pPr>
        <w:rPr>
          <w:rFonts w:hint="default" w:ascii="Verdana" w:hAnsi="Verdana" w:cs="Verdana"/>
          <w:b w:val="0"/>
          <w:bCs w:val="0"/>
          <w:color w:val="auto"/>
          <w:sz w:val="18"/>
          <w:szCs w:val="18"/>
          <w:lang w:val="ru-RU"/>
        </w:rPr>
      </w:pPr>
    </w:p>
    <w:p>
      <w:pPr>
        <w:rPr>
          <w:rFonts w:hint="default" w:ascii="Verdana" w:hAnsi="Verdana" w:cs="Verdana"/>
          <w:sz w:val="18"/>
          <w:szCs w:val="18"/>
          <w:lang w:val="ru-RU"/>
        </w:rPr>
      </w:pPr>
      <w:r>
        <w:rPr>
          <w:rFonts w:ascii="Verdana" w:hAnsi="Verdana" w:cs="Verdana"/>
          <w:sz w:val="18"/>
          <w:szCs w:val="18"/>
          <w:lang w:val="ru-RU" w:eastAsia="ru-RU"/>
        </w:rPr>
        <w:drawing>
          <wp:inline distT="0" distB="0" distL="114300" distR="114300">
            <wp:extent cx="4732020" cy="5791835"/>
            <wp:effectExtent l="0" t="0" r="11430" b="1841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5"/>
                    <a:stretch>
                      <a:fillRect/>
                    </a:stretch>
                  </pic:blipFill>
                  <pic:spPr>
                    <a:xfrm>
                      <a:off x="0" y="0"/>
                      <a:ext cx="4732020" cy="5791835"/>
                    </a:xfrm>
                    <a:prstGeom prst="rect">
                      <a:avLst/>
                    </a:prstGeom>
                    <a:noFill/>
                    <a:ln w="9525">
                      <a:noFill/>
                    </a:ln>
                  </pic:spPr>
                </pic:pic>
              </a:graphicData>
            </a:graphic>
          </wp:inline>
        </w:drawing>
      </w:r>
    </w:p>
    <w:p>
      <w:pPr>
        <w:pStyle w:val="41"/>
        <w:jc w:val="both"/>
        <w:rPr>
          <w:rFonts w:hint="default" w:ascii="Verdana" w:hAnsi="Verdana" w:cs="Verdana"/>
          <w:sz w:val="18"/>
          <w:szCs w:val="18"/>
          <w:lang w:val="ru-RU"/>
        </w:rPr>
      </w:pPr>
      <w:r>
        <w:rPr>
          <w:rFonts w:hint="default" w:ascii="Verdana" w:hAnsi="Verdana" w:cs="Verdana"/>
          <w:sz w:val="18"/>
          <w:szCs w:val="18"/>
          <w:lang w:val="ru-RU"/>
        </w:rPr>
        <w:t xml:space="preserve">Рисунок </w:t>
      </w:r>
      <w:r>
        <w:rPr>
          <w:rFonts w:hint="default" w:cs="Verdana"/>
          <w:sz w:val="18"/>
          <w:szCs w:val="18"/>
          <w:lang w:val="ru-RU"/>
        </w:rPr>
        <w:t>2</w:t>
      </w:r>
      <w:r>
        <w:rPr>
          <w:rFonts w:hint="default" w:ascii="Verdana" w:hAnsi="Verdana" w:cs="Verdana"/>
          <w:sz w:val="18"/>
          <w:szCs w:val="18"/>
          <w:lang w:val="ru-RU"/>
        </w:rPr>
        <w:t>.</w:t>
      </w:r>
      <w:r>
        <w:rPr>
          <w:rFonts w:hint="default" w:cs="Verdana"/>
          <w:sz w:val="18"/>
          <w:szCs w:val="18"/>
          <w:lang w:val="ru-RU"/>
        </w:rPr>
        <w:t>1</w:t>
      </w:r>
      <w:r>
        <w:rPr>
          <w:rFonts w:hint="default" w:ascii="Verdana" w:hAnsi="Verdana" w:cs="Verdana"/>
          <w:sz w:val="18"/>
          <w:szCs w:val="18"/>
          <w:lang w:val="ru-RU"/>
        </w:rPr>
        <w:t xml:space="preserve"> Распределение поверхностной солености </w:t>
      </w:r>
      <w:r>
        <w:rPr>
          <w:rFonts w:hint="default"/>
          <w:lang w:val="ru-RU"/>
        </w:rPr>
        <w:t xml:space="preserve">согласно модели </w:t>
      </w:r>
      <w:r>
        <w:rPr>
          <w:rFonts w:hint="default"/>
          <w:lang w:val="en-US"/>
        </w:rPr>
        <w:t>INMOM</w:t>
      </w:r>
      <w:r>
        <w:rPr>
          <w:rFonts w:hint="default"/>
          <w:lang w:val="ru-RU"/>
        </w:rPr>
        <w:t xml:space="preserve"> (Фомин и др. 2021</w:t>
      </w:r>
      <w:r>
        <w:rPr>
          <w:rFonts w:hint="default"/>
          <w:lang w:val="en-US"/>
        </w:rPr>
        <w:t>;</w:t>
      </w:r>
      <w:r>
        <w:rPr>
          <w:rFonts w:hint="default"/>
          <w:lang w:val="ru-RU"/>
        </w:rPr>
        <w:t xml:space="preserve"> АО «ИЭПИ», 2021)</w:t>
      </w:r>
    </w:p>
    <w:p>
      <w:pPr>
        <w:pStyle w:val="41"/>
        <w:jc w:val="both"/>
        <w:rPr>
          <w:rFonts w:hint="default" w:ascii="Verdana" w:hAnsi="Verdana" w:cs="Verdana"/>
          <w:b w:val="0"/>
          <w:bCs w:val="0"/>
          <w:color w:val="auto"/>
          <w:sz w:val="18"/>
          <w:szCs w:val="18"/>
          <w:lang w:val="ru-RU"/>
        </w:rPr>
      </w:pPr>
      <w:r>
        <w:rPr>
          <w:rFonts w:hint="default" w:ascii="Verdana" w:hAnsi="Verdana" w:cs="Verdana"/>
          <w:b w:val="0"/>
          <w:bCs w:val="0"/>
          <w:color w:val="auto"/>
          <w:sz w:val="18"/>
          <w:szCs w:val="18"/>
          <w:lang w:val="ru-RU"/>
        </w:rPr>
        <w:t xml:space="preserve">При фиксированном положении стационаров мониторинга (см. «Пространственный дизайн мониторинга гидробиокомплексов») изменение взаиморасположения водных масс может быть причиной ошибочных трактовок: естественные изменения солености и связанные с ними изменения гидробиокомплексов могут восприниматься, как следствие антропогенного воздействия. При реализации мониторинга следует в первую очередь обращать внимание на обилие индикаторов водных масс. </w:t>
      </w:r>
    </w:p>
    <w:p>
      <w:pPr>
        <w:pStyle w:val="41"/>
        <w:jc w:val="both"/>
        <w:rPr>
          <w:rFonts w:hint="default" w:cs="Verdana"/>
          <w:b w:val="0"/>
          <w:bCs w:val="0"/>
          <w:color w:val="auto"/>
          <w:sz w:val="18"/>
          <w:szCs w:val="18"/>
          <w:lang w:val="ru-RU"/>
        </w:rPr>
      </w:pPr>
      <w:r>
        <w:rPr>
          <w:rFonts w:hint="default" w:cs="Verdana"/>
          <w:b w:val="0"/>
          <w:bCs w:val="0"/>
          <w:color w:val="auto"/>
          <w:sz w:val="18"/>
          <w:szCs w:val="18"/>
          <w:lang w:val="ru-RU"/>
        </w:rPr>
        <w:t xml:space="preserve">Основными индикаторами </w:t>
      </w:r>
      <w:r>
        <w:rPr>
          <w:rFonts w:hint="default" w:ascii="Verdana" w:hAnsi="Verdana" w:cs="Verdana"/>
          <w:b w:val="0"/>
          <w:bCs w:val="0"/>
          <w:color w:val="auto"/>
          <w:sz w:val="18"/>
          <w:szCs w:val="18"/>
          <w:lang w:val="ru-RU"/>
        </w:rPr>
        <w:t>водных масс</w:t>
      </w:r>
      <w:r>
        <w:rPr>
          <w:rFonts w:hint="default" w:cs="Verdana"/>
          <w:b w:val="0"/>
          <w:bCs w:val="0"/>
          <w:color w:val="auto"/>
          <w:sz w:val="18"/>
          <w:szCs w:val="18"/>
          <w:lang w:val="ru-RU"/>
        </w:rPr>
        <w:t xml:space="preserve"> являются микроводоросли. В ходе исследования фитопланктона было показано, что среди микроводорослей большинство форм тяготеет к осолоненной водной массе (большинство видов относится к динофлагеллятам), пресноводный планктон значительно беднее (большинство видов относится к диатомовым) (Рисунок 2.2, Таблицы 2.2, 2.3). </w:t>
      </w:r>
    </w:p>
    <w:p>
      <w:pPr>
        <w:keepNext/>
        <w:jc w:val="center"/>
      </w:pPr>
      <w:r>
        <w:rPr>
          <w:rFonts w:eastAsia="Times New Roman"/>
        </w:rPr>
        <w:drawing>
          <wp:inline distT="0" distB="0" distL="0" distR="0">
            <wp:extent cx="4547870" cy="2801620"/>
            <wp:effectExtent l="0" t="0" r="8890" b="2540"/>
            <wp:docPr id="71711" name="Рисунок 7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 name="Рисунок 717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49611" cy="2802936"/>
                    </a:xfrm>
                    <a:prstGeom prst="rect">
                      <a:avLst/>
                    </a:prstGeom>
                    <a:ln>
                      <a:noFill/>
                    </a:ln>
                  </pic:spPr>
                </pic:pic>
              </a:graphicData>
            </a:graphic>
          </wp:inline>
        </w:drawing>
      </w:r>
    </w:p>
    <w:p>
      <w:pPr>
        <w:pStyle w:val="41"/>
        <w:rPr>
          <w:rFonts w:hint="default"/>
          <w:lang w:val="ru-RU"/>
        </w:rPr>
      </w:pPr>
      <w:bookmarkStart w:id="3" w:name="_Toc111225096"/>
      <w:r>
        <w:t xml:space="preserve">Рисунок </w:t>
      </w:r>
      <w:r>
        <w:rPr>
          <w:rFonts w:hint="default"/>
          <w:lang w:val="ru-RU"/>
        </w:rPr>
        <w:t>2.2</w:t>
      </w:r>
      <w:r>
        <w:t>: Ординация видов фитопланктона по первой канонической оси и первой оси соответствий</w:t>
      </w:r>
      <w:bookmarkEnd w:id="3"/>
      <w:r>
        <w:rPr>
          <w:rFonts w:hint="default" w:cs="Verdana"/>
          <w:lang w:val="ru-RU"/>
        </w:rPr>
        <w:t xml:space="preserve"> (</w:t>
      </w:r>
      <w:r>
        <w:rPr>
          <w:rFonts w:hint="default"/>
          <w:lang w:val="ru-RU"/>
        </w:rPr>
        <w:t>АО «ИЭПИ», 2021)</w:t>
      </w:r>
      <w:r>
        <w:commentReference w:id="0"/>
      </w:r>
      <w:ins w:id="8" w:author="google1599737165" w:date="2023-05-13T08:48:55Z">
        <w:r>
          <w:rPr>
            <w:rFonts w:hint="default"/>
            <w:lang w:val="ru-RU"/>
          </w:rPr>
          <w:t>.</w:t>
        </w:r>
      </w:ins>
      <w:ins w:id="9" w:author="google1599737165" w:date="2023-05-13T08:48:56Z">
        <w:r>
          <w:rPr>
            <w:rFonts w:hint="default"/>
            <w:lang w:val="ru-RU"/>
          </w:rPr>
          <w:t xml:space="preserve"> </w:t>
        </w:r>
      </w:ins>
      <w:ins w:id="10" w:author="google1599737165" w:date="2023-05-13T08:48:57Z">
        <w:r>
          <w:rPr>
            <w:rFonts w:hint="default"/>
            <w:lang w:val="ru-RU"/>
          </w:rPr>
          <w:t>Си</w:t>
        </w:r>
      </w:ins>
      <w:ins w:id="11" w:author="google1599737165" w:date="2023-05-13T08:48:58Z">
        <w:r>
          <w:rPr>
            <w:rFonts w:hint="default"/>
            <w:lang w:val="ru-RU"/>
          </w:rPr>
          <w:t xml:space="preserve">няя </w:t>
        </w:r>
      </w:ins>
      <w:ins w:id="12" w:author="google1599737165" w:date="2023-05-13T08:49:01Z">
        <w:r>
          <w:rPr>
            <w:rFonts w:hint="default"/>
            <w:lang w:val="ru-RU"/>
          </w:rPr>
          <w:t>стре</w:t>
        </w:r>
      </w:ins>
      <w:ins w:id="13" w:author="google1599737165" w:date="2023-05-13T08:49:02Z">
        <w:r>
          <w:rPr>
            <w:rFonts w:hint="default"/>
            <w:lang w:val="ru-RU"/>
          </w:rPr>
          <w:t xml:space="preserve">лка </w:t>
        </w:r>
      </w:ins>
      <w:ins w:id="14" w:author="google1599737165" w:date="2023-05-13T08:49:03Z">
        <w:r>
          <w:rPr>
            <w:rFonts w:hint="default"/>
            <w:lang w:val="ru-RU"/>
          </w:rPr>
          <w:t>маркир</w:t>
        </w:r>
      </w:ins>
      <w:ins w:id="15" w:author="google1599737165" w:date="2023-05-13T08:49:04Z">
        <w:r>
          <w:rPr>
            <w:rFonts w:hint="default"/>
            <w:lang w:val="ru-RU"/>
          </w:rPr>
          <w:t xml:space="preserve">ует </w:t>
        </w:r>
      </w:ins>
      <w:ins w:id="16" w:author="google1599737165" w:date="2023-05-13T08:49:06Z">
        <w:r>
          <w:rPr>
            <w:rFonts w:hint="default"/>
            <w:lang w:val="ru-RU"/>
          </w:rPr>
          <w:t>нап</w:t>
        </w:r>
      </w:ins>
      <w:ins w:id="17" w:author="google1599737165" w:date="2023-05-13T08:49:07Z">
        <w:r>
          <w:rPr>
            <w:rFonts w:hint="default"/>
            <w:lang w:val="ru-RU"/>
          </w:rPr>
          <w:t>равление</w:t>
        </w:r>
      </w:ins>
      <w:ins w:id="18" w:author="google1599737165" w:date="2023-05-13T08:49:08Z">
        <w:r>
          <w:rPr>
            <w:rFonts w:hint="default"/>
            <w:lang w:val="ru-RU"/>
          </w:rPr>
          <w:t xml:space="preserve"> связ</w:t>
        </w:r>
      </w:ins>
      <w:ins w:id="19" w:author="google1599737165" w:date="2023-05-13T08:49:09Z">
        <w:r>
          <w:rPr>
            <w:rFonts w:hint="default"/>
            <w:lang w:val="ru-RU"/>
          </w:rPr>
          <w:t xml:space="preserve">и с </w:t>
        </w:r>
      </w:ins>
      <w:ins w:id="20" w:author="google1599737165" w:date="2023-05-13T08:49:10Z">
        <w:r>
          <w:rPr>
            <w:rFonts w:hint="default"/>
            <w:lang w:val="ru-RU"/>
          </w:rPr>
          <w:t>со</w:t>
        </w:r>
      </w:ins>
      <w:ins w:id="21" w:author="google1599737165" w:date="2023-05-13T08:49:11Z">
        <w:r>
          <w:rPr>
            <w:rFonts w:hint="default"/>
            <w:lang w:val="ru-RU"/>
          </w:rPr>
          <w:t>леност</w:t>
        </w:r>
      </w:ins>
      <w:ins w:id="22" w:author="google1599737165" w:date="2023-05-13T08:49:29Z">
        <w:r>
          <w:rPr>
            <w:rFonts w:hint="default"/>
            <w:lang w:val="ru-RU"/>
          </w:rPr>
          <w:t>ь</w:t>
        </w:r>
      </w:ins>
      <w:ins w:id="23" w:author="google1599737165" w:date="2023-05-13T08:49:12Z">
        <w:r>
          <w:rPr>
            <w:rFonts w:hint="default"/>
            <w:lang w:val="ru-RU"/>
          </w:rPr>
          <w:t>ю</w:t>
        </w:r>
      </w:ins>
      <w:ins w:id="24" w:author="google1599737165" w:date="2023-05-13T08:49:30Z">
        <w:r>
          <w:rPr>
            <w:rFonts w:hint="default"/>
            <w:lang w:val="ru-RU"/>
          </w:rPr>
          <w:t>,</w:t>
        </w:r>
      </w:ins>
      <w:ins w:id="25" w:author="google1599737165" w:date="2023-05-13T08:49:33Z">
        <w:r>
          <w:rPr>
            <w:rFonts w:hint="default"/>
            <w:lang w:val="ru-RU"/>
          </w:rPr>
          <w:t xml:space="preserve"> ка</w:t>
        </w:r>
      </w:ins>
      <w:ins w:id="26" w:author="google1599737165" w:date="2023-05-13T08:49:34Z">
        <w:r>
          <w:rPr>
            <w:rFonts w:hint="default"/>
            <w:lang w:val="ru-RU"/>
          </w:rPr>
          <w:t xml:space="preserve">к </w:t>
        </w:r>
      </w:ins>
      <w:ins w:id="27" w:author="google1599737165" w:date="2023-05-13T08:49:21Z">
        <w:r>
          <w:rPr>
            <w:rFonts w:hint="default"/>
            <w:lang w:val="ru-RU"/>
          </w:rPr>
          <w:t>пр</w:t>
        </w:r>
      </w:ins>
      <w:ins w:id="28" w:author="google1599737165" w:date="2023-05-13T08:49:22Z">
        <w:r>
          <w:rPr>
            <w:rFonts w:hint="default"/>
            <w:lang w:val="ru-RU"/>
          </w:rPr>
          <w:t>едикт</w:t>
        </w:r>
      </w:ins>
      <w:ins w:id="29" w:author="google1599737165" w:date="2023-05-13T08:49:23Z">
        <w:r>
          <w:rPr>
            <w:rFonts w:hint="default"/>
            <w:lang w:val="ru-RU"/>
          </w:rPr>
          <w:t>о</w:t>
        </w:r>
      </w:ins>
      <w:ins w:id="30" w:author="google1599737165" w:date="2023-05-13T08:49:42Z">
        <w:r>
          <w:rPr>
            <w:rFonts w:hint="default"/>
            <w:lang w:val="ru-RU"/>
          </w:rPr>
          <w:t>р</w:t>
        </w:r>
      </w:ins>
      <w:ins w:id="31" w:author="google1599737165" w:date="2023-05-13T08:49:23Z">
        <w:r>
          <w:rPr>
            <w:rFonts w:hint="default"/>
            <w:lang w:val="ru-RU"/>
          </w:rPr>
          <w:t>ом,</w:t>
        </w:r>
      </w:ins>
      <w:ins w:id="32" w:author="google1599737165" w:date="2023-05-13T08:49:24Z">
        <w:r>
          <w:rPr>
            <w:rFonts w:hint="default"/>
            <w:lang w:val="ru-RU"/>
          </w:rPr>
          <w:t xml:space="preserve"> </w:t>
        </w:r>
      </w:ins>
      <w:ins w:id="33" w:author="google1599737165" w:date="2023-05-13T08:49:47Z">
        <w:r>
          <w:rPr>
            <w:rFonts w:hint="default"/>
            <w:lang w:val="ru-RU"/>
          </w:rPr>
          <w:t>включ</w:t>
        </w:r>
      </w:ins>
      <w:ins w:id="34" w:author="google1599737165" w:date="2023-05-13T08:49:48Z">
        <w:r>
          <w:rPr>
            <w:rFonts w:hint="default"/>
            <w:lang w:val="ru-RU"/>
          </w:rPr>
          <w:t xml:space="preserve">енным </w:t>
        </w:r>
      </w:ins>
      <w:ins w:id="35" w:author="google1599737165" w:date="2023-05-13T08:49:49Z">
        <w:r>
          <w:rPr>
            <w:rFonts w:hint="default"/>
            <w:lang w:val="ru-RU"/>
          </w:rPr>
          <w:t>в моде</w:t>
        </w:r>
      </w:ins>
      <w:ins w:id="36" w:author="google1599737165" w:date="2023-05-13T08:49:50Z">
        <w:r>
          <w:rPr>
            <w:rFonts w:hint="default"/>
            <w:lang w:val="ru-RU"/>
          </w:rPr>
          <w:t>ль</w:t>
        </w:r>
      </w:ins>
      <w:ins w:id="37" w:author="google1599737165" w:date="2023-05-13T08:51:35Z">
        <w:r>
          <w:rPr>
            <w:rFonts w:hint="default"/>
            <w:lang w:val="ru-RU"/>
          </w:rPr>
          <w:t xml:space="preserve"> </w:t>
        </w:r>
      </w:ins>
      <w:ins w:id="38" w:author="google1599737165" w:date="2023-05-13T08:51:36Z">
        <w:r>
          <w:rPr>
            <w:rFonts w:hint="default"/>
            <w:lang w:val="ru-RU"/>
          </w:rPr>
          <w:t>к</w:t>
        </w:r>
      </w:ins>
      <w:ins w:id="39" w:author="google1599737165" w:date="2023-05-13T08:51:38Z">
        <w:r>
          <w:rPr>
            <w:rFonts w:hint="default"/>
            <w:lang w:val="ru-RU"/>
          </w:rPr>
          <w:t>ано</w:t>
        </w:r>
      </w:ins>
      <w:ins w:id="40" w:author="google1599737165" w:date="2023-05-13T08:51:39Z">
        <w:r>
          <w:rPr>
            <w:rFonts w:hint="default"/>
            <w:lang w:val="ru-RU"/>
          </w:rPr>
          <w:t>ническ</w:t>
        </w:r>
      </w:ins>
      <w:ins w:id="41" w:author="google1599737165" w:date="2023-05-13T08:51:40Z">
        <w:r>
          <w:rPr>
            <w:rFonts w:hint="default"/>
            <w:lang w:val="ru-RU"/>
          </w:rPr>
          <w:t xml:space="preserve">ого </w:t>
        </w:r>
      </w:ins>
      <w:ins w:id="42" w:author="google1599737165" w:date="2023-05-13T08:51:44Z">
        <w:r>
          <w:rPr>
            <w:rFonts w:hint="default"/>
            <w:lang w:val="ru-RU"/>
          </w:rPr>
          <w:t>анал</w:t>
        </w:r>
      </w:ins>
      <w:ins w:id="43" w:author="google1599737165" w:date="2023-05-13T08:51:45Z">
        <w:r>
          <w:rPr>
            <w:rFonts w:hint="default"/>
            <w:lang w:val="ru-RU"/>
          </w:rPr>
          <w:t>иза со</w:t>
        </w:r>
      </w:ins>
      <w:ins w:id="44" w:author="google1599737165" w:date="2023-05-13T08:51:46Z">
        <w:r>
          <w:rPr>
            <w:rFonts w:hint="default"/>
            <w:lang w:val="ru-RU"/>
          </w:rPr>
          <w:t>отве</w:t>
        </w:r>
      </w:ins>
      <w:ins w:id="45" w:author="google1599737165" w:date="2023-05-13T08:51:47Z">
        <w:r>
          <w:rPr>
            <w:rFonts w:hint="default"/>
            <w:lang w:val="ru-RU"/>
          </w:rPr>
          <w:t>тствия</w:t>
        </w:r>
      </w:ins>
      <w:ins w:id="46" w:author="google1599737165" w:date="2023-05-13T08:50:14Z">
        <w:r>
          <w:rPr>
            <w:rFonts w:hint="default"/>
            <w:lang w:val="ru-RU"/>
          </w:rPr>
          <w:t>.</w:t>
        </w:r>
      </w:ins>
      <w:ins w:id="47" w:author="google1599737165" w:date="2023-05-13T08:50:15Z">
        <w:r>
          <w:rPr>
            <w:rFonts w:hint="default"/>
            <w:lang w:val="ru-RU"/>
          </w:rPr>
          <w:t xml:space="preserve"> </w:t>
        </w:r>
      </w:ins>
      <w:ins w:id="48" w:author="google1599737165" w:date="2023-05-13T08:50:17Z">
        <w:r>
          <w:rPr>
            <w:rFonts w:hint="default"/>
            <w:lang w:val="ru-RU"/>
          </w:rPr>
          <w:t>В</w:t>
        </w:r>
      </w:ins>
      <w:ins w:id="49" w:author="google1599737165" w:date="2023-05-13T08:50:18Z">
        <w:r>
          <w:rPr>
            <w:rFonts w:hint="default"/>
            <w:lang w:val="ru-RU"/>
          </w:rPr>
          <w:t>ид</w:t>
        </w:r>
      </w:ins>
      <w:ins w:id="50" w:author="google1599737165" w:date="2023-05-13T08:50:19Z">
        <w:r>
          <w:rPr>
            <w:rFonts w:hint="default"/>
            <w:lang w:val="ru-RU"/>
          </w:rPr>
          <w:t>ы</w:t>
        </w:r>
      </w:ins>
      <w:ins w:id="51" w:author="google1599737165" w:date="2023-05-13T08:50:23Z">
        <w:r>
          <w:rPr>
            <w:rFonts w:hint="default"/>
            <w:lang w:val="ru-RU"/>
          </w:rPr>
          <w:t xml:space="preserve"> (т</w:t>
        </w:r>
      </w:ins>
      <w:ins w:id="52" w:author="google1599737165" w:date="2023-05-13T08:50:24Z">
        <w:r>
          <w:rPr>
            <w:rFonts w:hint="default"/>
            <w:lang w:val="ru-RU"/>
          </w:rPr>
          <w:t xml:space="preserve">очки </w:t>
        </w:r>
      </w:ins>
      <w:ins w:id="53" w:author="google1599737165" w:date="2023-05-13T08:50:25Z">
        <w:r>
          <w:rPr>
            <w:rFonts w:hint="default"/>
            <w:lang w:val="ru-RU"/>
          </w:rPr>
          <w:t>н</w:t>
        </w:r>
      </w:ins>
      <w:ins w:id="54" w:author="google1599737165" w:date="2023-05-13T08:50:26Z">
        <w:r>
          <w:rPr>
            <w:rFonts w:hint="default"/>
            <w:lang w:val="ru-RU"/>
          </w:rPr>
          <w:t xml:space="preserve">а </w:t>
        </w:r>
      </w:ins>
      <w:ins w:id="55" w:author="google1599737165" w:date="2023-05-13T08:50:28Z">
        <w:r>
          <w:rPr>
            <w:rFonts w:hint="default"/>
            <w:lang w:val="ru-RU"/>
          </w:rPr>
          <w:t>кр</w:t>
        </w:r>
      </w:ins>
      <w:ins w:id="56" w:author="google1599737165" w:date="2023-05-13T08:50:29Z">
        <w:r>
          <w:rPr>
            <w:rFonts w:hint="default"/>
            <w:lang w:val="ru-RU"/>
          </w:rPr>
          <w:t>афи</w:t>
        </w:r>
      </w:ins>
      <w:ins w:id="57" w:author="google1599737165" w:date="2023-05-13T08:50:30Z">
        <w:r>
          <w:rPr>
            <w:rFonts w:hint="default"/>
            <w:lang w:val="ru-RU"/>
          </w:rPr>
          <w:t>ке)</w:t>
        </w:r>
      </w:ins>
      <w:ins w:id="58" w:author="google1599737165" w:date="2023-05-13T08:50:38Z">
        <w:r>
          <w:rPr>
            <w:rFonts w:hint="default"/>
            <w:lang w:val="ru-RU"/>
          </w:rPr>
          <w:t xml:space="preserve">, </w:t>
        </w:r>
      </w:ins>
      <w:ins w:id="59" w:author="google1599737165" w:date="2023-05-13T08:50:39Z">
        <w:r>
          <w:rPr>
            <w:rFonts w:hint="default"/>
            <w:lang w:val="ru-RU"/>
          </w:rPr>
          <w:t>распо</w:t>
        </w:r>
      </w:ins>
      <w:ins w:id="60" w:author="google1599737165" w:date="2023-05-13T08:50:40Z">
        <w:r>
          <w:rPr>
            <w:rFonts w:hint="default"/>
            <w:lang w:val="ru-RU"/>
          </w:rPr>
          <w:t>лага</w:t>
        </w:r>
      </w:ins>
      <w:ins w:id="61" w:author="google1599737165" w:date="2023-05-13T08:50:41Z">
        <w:r>
          <w:rPr>
            <w:rFonts w:hint="default"/>
            <w:lang w:val="ru-RU"/>
          </w:rPr>
          <w:t>ющие</w:t>
        </w:r>
      </w:ins>
      <w:ins w:id="62" w:author="google1599737165" w:date="2023-05-13T08:50:42Z">
        <w:r>
          <w:rPr>
            <w:rFonts w:hint="default"/>
            <w:lang w:val="ru-RU"/>
          </w:rPr>
          <w:t xml:space="preserve">ся в </w:t>
        </w:r>
      </w:ins>
      <w:ins w:id="63" w:author="google1599737165" w:date="2023-05-13T08:50:43Z">
        <w:r>
          <w:rPr>
            <w:rFonts w:hint="default"/>
            <w:lang w:val="ru-RU"/>
          </w:rPr>
          <w:t>от</w:t>
        </w:r>
      </w:ins>
      <w:ins w:id="64" w:author="google1599737165" w:date="2023-05-13T08:50:44Z">
        <w:r>
          <w:rPr>
            <w:rFonts w:hint="default"/>
            <w:lang w:val="ru-RU"/>
          </w:rPr>
          <w:t>риц</w:t>
        </w:r>
      </w:ins>
      <w:ins w:id="65" w:author="google1599737165" w:date="2023-05-13T08:50:45Z">
        <w:r>
          <w:rPr>
            <w:rFonts w:hint="default"/>
            <w:lang w:val="ru-RU"/>
          </w:rPr>
          <w:t>ательн</w:t>
        </w:r>
      </w:ins>
      <w:ins w:id="66" w:author="google1599737165" w:date="2023-05-13T08:50:46Z">
        <w:r>
          <w:rPr>
            <w:rFonts w:hint="default"/>
            <w:lang w:val="ru-RU"/>
          </w:rPr>
          <w:t>ой обла</w:t>
        </w:r>
      </w:ins>
      <w:ins w:id="67" w:author="google1599737165" w:date="2023-05-13T08:50:47Z">
        <w:r>
          <w:rPr>
            <w:rFonts w:hint="default"/>
            <w:lang w:val="ru-RU"/>
          </w:rPr>
          <w:t xml:space="preserve">сти </w:t>
        </w:r>
      </w:ins>
      <w:ins w:id="68" w:author="google1599737165" w:date="2023-05-13T08:50:52Z">
        <w:r>
          <w:rPr>
            <w:rFonts w:hint="default"/>
            <w:lang w:val="ru-RU"/>
          </w:rPr>
          <w:t>перво</w:t>
        </w:r>
      </w:ins>
      <w:ins w:id="69" w:author="google1599737165" w:date="2023-05-13T08:50:54Z">
        <w:r>
          <w:rPr>
            <w:rFonts w:hint="default"/>
            <w:lang w:val="ru-RU"/>
          </w:rPr>
          <w:t>й к</w:t>
        </w:r>
      </w:ins>
      <w:ins w:id="70" w:author="google1599737165" w:date="2023-05-13T08:50:55Z">
        <w:r>
          <w:rPr>
            <w:rFonts w:hint="default"/>
            <w:lang w:val="ru-RU"/>
          </w:rPr>
          <w:t>анонич</w:t>
        </w:r>
      </w:ins>
      <w:ins w:id="71" w:author="google1599737165" w:date="2023-05-13T08:50:56Z">
        <w:r>
          <w:rPr>
            <w:rFonts w:hint="default"/>
            <w:lang w:val="ru-RU"/>
          </w:rPr>
          <w:t>еской</w:t>
        </w:r>
      </w:ins>
      <w:ins w:id="72" w:author="google1599737165" w:date="2023-05-13T08:50:57Z">
        <w:r>
          <w:rPr>
            <w:rFonts w:hint="default"/>
            <w:lang w:val="ru-RU"/>
          </w:rPr>
          <w:t xml:space="preserve"> ос</w:t>
        </w:r>
      </w:ins>
      <w:ins w:id="73" w:author="google1599737165" w:date="2023-05-13T08:50:58Z">
        <w:r>
          <w:rPr>
            <w:rFonts w:hint="default"/>
            <w:lang w:val="ru-RU"/>
          </w:rPr>
          <w:t>и</w:t>
        </w:r>
      </w:ins>
      <w:ins w:id="74" w:author="google1599737165" w:date="2023-05-13T08:51:02Z">
        <w:r>
          <w:rPr>
            <w:rFonts w:hint="default"/>
            <w:lang w:val="ru-RU"/>
          </w:rPr>
          <w:t xml:space="preserve">, </w:t>
        </w:r>
      </w:ins>
      <w:ins w:id="75" w:author="google1599737165" w:date="2023-05-13T08:51:04Z">
        <w:r>
          <w:rPr>
            <w:rFonts w:hint="default"/>
            <w:lang w:val="ru-RU"/>
          </w:rPr>
          <w:t>тяго</w:t>
        </w:r>
      </w:ins>
      <w:ins w:id="76" w:author="google1599737165" w:date="2023-05-13T08:51:05Z">
        <w:r>
          <w:rPr>
            <w:rFonts w:hint="default"/>
            <w:lang w:val="ru-RU"/>
          </w:rPr>
          <w:t xml:space="preserve">теют </w:t>
        </w:r>
      </w:ins>
      <w:ins w:id="77" w:author="google1599737165" w:date="2023-05-13T08:51:07Z">
        <w:r>
          <w:rPr>
            <w:rFonts w:hint="default"/>
            <w:lang w:val="ru-RU"/>
          </w:rPr>
          <w:t xml:space="preserve">к </w:t>
        </w:r>
      </w:ins>
      <w:ins w:id="78" w:author="google1599737165" w:date="2023-05-13T08:51:22Z">
        <w:r>
          <w:rPr>
            <w:rFonts w:hint="default"/>
            <w:lang w:val="ru-RU"/>
          </w:rPr>
          <w:t>боле</w:t>
        </w:r>
      </w:ins>
      <w:ins w:id="79" w:author="google1599737165" w:date="2023-05-13T08:51:23Z">
        <w:r>
          <w:rPr>
            <w:rFonts w:hint="default"/>
            <w:lang w:val="ru-RU"/>
          </w:rPr>
          <w:t>е вы</w:t>
        </w:r>
      </w:ins>
      <w:ins w:id="80" w:author="google1599737165" w:date="2023-05-13T08:51:24Z">
        <w:r>
          <w:rPr>
            <w:rFonts w:hint="default"/>
            <w:lang w:val="ru-RU"/>
          </w:rPr>
          <w:t xml:space="preserve">сокой </w:t>
        </w:r>
      </w:ins>
      <w:ins w:id="81" w:author="google1599737165" w:date="2023-05-13T08:51:25Z">
        <w:r>
          <w:rPr>
            <w:rFonts w:hint="default"/>
            <w:lang w:val="ru-RU"/>
          </w:rPr>
          <w:t>соленос</w:t>
        </w:r>
      </w:ins>
      <w:ins w:id="82" w:author="google1599737165" w:date="2023-05-13T08:51:26Z">
        <w:r>
          <w:rPr>
            <w:rFonts w:hint="default"/>
            <w:lang w:val="ru-RU"/>
          </w:rPr>
          <w:t>ти.</w:t>
        </w:r>
      </w:ins>
      <w:ins w:id="83" w:author="google1599737165" w:date="2023-05-13T08:52:21Z">
        <w:r>
          <w:rPr>
            <w:rFonts w:hint="default"/>
            <w:lang w:val="ru-RU"/>
          </w:rPr>
          <w:t xml:space="preserve"> В</w:t>
        </w:r>
      </w:ins>
      <w:ins w:id="84" w:author="google1599737165" w:date="2023-05-13T08:52:24Z">
        <w:r>
          <w:rPr>
            <w:rFonts w:hint="default"/>
            <w:lang w:val="ru-RU"/>
          </w:rPr>
          <w:t>иды,</w:t>
        </w:r>
      </w:ins>
      <w:ins w:id="85" w:author="google1599737165" w:date="2023-05-13T08:52:25Z">
        <w:r>
          <w:rPr>
            <w:rFonts w:hint="default"/>
            <w:lang w:val="ru-RU"/>
          </w:rPr>
          <w:t xml:space="preserve"> имею</w:t>
        </w:r>
      </w:ins>
      <w:ins w:id="86" w:author="google1599737165" w:date="2023-05-13T08:52:26Z">
        <w:r>
          <w:rPr>
            <w:rFonts w:hint="default"/>
            <w:lang w:val="ru-RU"/>
          </w:rPr>
          <w:t xml:space="preserve">щие </w:t>
        </w:r>
      </w:ins>
      <w:ins w:id="87" w:author="google1599737165" w:date="2023-05-13T08:52:28Z">
        <w:r>
          <w:rPr>
            <w:rFonts w:hint="default"/>
            <w:lang w:val="ru-RU"/>
          </w:rPr>
          <w:t>поло</w:t>
        </w:r>
      </w:ins>
      <w:ins w:id="88" w:author="google1599737165" w:date="2023-05-13T08:52:29Z">
        <w:r>
          <w:rPr>
            <w:rFonts w:hint="default"/>
            <w:lang w:val="ru-RU"/>
          </w:rPr>
          <w:t>ж</w:t>
        </w:r>
      </w:ins>
      <w:ins w:id="89" w:author="google1599737165" w:date="2023-05-13T08:52:30Z">
        <w:r>
          <w:rPr>
            <w:rFonts w:hint="default"/>
            <w:lang w:val="ru-RU"/>
          </w:rPr>
          <w:t>ит</w:t>
        </w:r>
      </w:ins>
      <w:ins w:id="90" w:author="google1599737165" w:date="2023-05-13T08:52:31Z">
        <w:r>
          <w:rPr>
            <w:rFonts w:hint="default"/>
            <w:lang w:val="ru-RU"/>
          </w:rPr>
          <w:t xml:space="preserve">ельные </w:t>
        </w:r>
      </w:ins>
      <w:ins w:id="91" w:author="google1599737165" w:date="2023-05-13T08:52:32Z">
        <w:r>
          <w:rPr>
            <w:rFonts w:hint="default"/>
            <w:lang w:val="ru-RU"/>
          </w:rPr>
          <w:t>зн</w:t>
        </w:r>
      </w:ins>
      <w:ins w:id="92" w:author="google1599737165" w:date="2023-05-13T08:52:33Z">
        <w:r>
          <w:rPr>
            <w:rFonts w:hint="default"/>
            <w:lang w:val="ru-RU"/>
          </w:rPr>
          <w:t>ачени</w:t>
        </w:r>
      </w:ins>
      <w:ins w:id="93" w:author="google1599737165" w:date="2023-05-13T08:52:34Z">
        <w:r>
          <w:rPr>
            <w:rFonts w:hint="default"/>
            <w:lang w:val="ru-RU"/>
          </w:rPr>
          <w:t xml:space="preserve">я </w:t>
        </w:r>
      </w:ins>
      <w:ins w:id="94" w:author="google1599737165" w:date="2023-05-13T08:52:42Z">
        <w:r>
          <w:rPr>
            <w:rFonts w:hint="default"/>
            <w:lang w:val="en-US"/>
          </w:rPr>
          <w:t>CCA</w:t>
        </w:r>
      </w:ins>
      <w:ins w:id="95" w:author="google1599737165" w:date="2023-05-13T08:52:44Z">
        <w:r>
          <w:rPr>
            <w:rFonts w:hint="default"/>
            <w:lang w:val="en-US"/>
          </w:rPr>
          <w:t>1</w:t>
        </w:r>
      </w:ins>
      <w:ins w:id="96" w:author="google1599737165" w:date="2023-05-13T08:56:52Z">
        <w:r>
          <w:rPr>
            <w:rFonts w:hint="default"/>
            <w:lang w:val="ru-RU"/>
          </w:rPr>
          <w:t>,</w:t>
        </w:r>
      </w:ins>
      <w:ins w:id="97" w:author="google1599737165" w:date="2023-05-13T08:52:54Z">
        <w:r>
          <w:rPr>
            <w:rFonts w:hint="default"/>
            <w:lang w:val="ru-RU"/>
          </w:rPr>
          <w:t xml:space="preserve"> яв</w:t>
        </w:r>
      </w:ins>
      <w:ins w:id="98" w:author="google1599737165" w:date="2023-05-13T08:52:56Z">
        <w:r>
          <w:rPr>
            <w:rFonts w:hint="default"/>
            <w:lang w:val="ru-RU"/>
          </w:rPr>
          <w:t>ляю</w:t>
        </w:r>
      </w:ins>
      <w:ins w:id="99" w:author="google1599737165" w:date="2023-05-13T08:52:57Z">
        <w:r>
          <w:rPr>
            <w:rFonts w:hint="default"/>
            <w:lang w:val="ru-RU"/>
          </w:rPr>
          <w:t>тс</w:t>
        </w:r>
      </w:ins>
      <w:ins w:id="100" w:author="google1599737165" w:date="2023-05-13T08:52:58Z">
        <w:r>
          <w:rPr>
            <w:rFonts w:hint="default"/>
            <w:lang w:val="ru-RU"/>
          </w:rPr>
          <w:t>я инди</w:t>
        </w:r>
      </w:ins>
      <w:ins w:id="101" w:author="google1599737165" w:date="2023-05-13T08:52:59Z">
        <w:r>
          <w:rPr>
            <w:rFonts w:hint="default"/>
            <w:lang w:val="ru-RU"/>
          </w:rPr>
          <w:t>катора</w:t>
        </w:r>
      </w:ins>
      <w:ins w:id="102" w:author="google1599737165" w:date="2023-05-13T08:53:00Z">
        <w:r>
          <w:rPr>
            <w:rFonts w:hint="default"/>
            <w:lang w:val="ru-RU"/>
          </w:rPr>
          <w:t xml:space="preserve">ми </w:t>
        </w:r>
      </w:ins>
      <w:ins w:id="103" w:author="google1599737165" w:date="2023-05-13T08:53:02Z">
        <w:r>
          <w:rPr>
            <w:rFonts w:hint="default"/>
            <w:lang w:val="ru-RU"/>
          </w:rPr>
          <w:t>опр</w:t>
        </w:r>
      </w:ins>
      <w:ins w:id="104" w:author="google1599737165" w:date="2023-05-13T08:53:03Z">
        <w:r>
          <w:rPr>
            <w:rFonts w:hint="default"/>
            <w:lang w:val="ru-RU"/>
          </w:rPr>
          <w:t>еснен</w:t>
        </w:r>
      </w:ins>
      <w:ins w:id="105" w:author="google1599737165" w:date="2023-05-13T08:53:05Z">
        <w:r>
          <w:rPr>
            <w:rFonts w:hint="default"/>
            <w:lang w:val="ru-RU"/>
          </w:rPr>
          <w:t>но</w:t>
        </w:r>
      </w:ins>
      <w:ins w:id="106" w:author="google1599737165" w:date="2023-05-13T08:53:06Z">
        <w:r>
          <w:rPr>
            <w:rFonts w:hint="default"/>
            <w:lang w:val="ru-RU"/>
          </w:rPr>
          <w:t>й во</w:t>
        </w:r>
      </w:ins>
      <w:ins w:id="107" w:author="google1599737165" w:date="2023-05-13T08:53:07Z">
        <w:r>
          <w:rPr>
            <w:rFonts w:hint="default"/>
            <w:lang w:val="ru-RU"/>
          </w:rPr>
          <w:t>дной</w:t>
        </w:r>
      </w:ins>
      <w:ins w:id="108" w:author="google1599737165" w:date="2023-05-13T08:53:08Z">
        <w:r>
          <w:rPr>
            <w:rFonts w:hint="default"/>
            <w:lang w:val="ru-RU"/>
          </w:rPr>
          <w:t xml:space="preserve"> мас</w:t>
        </w:r>
      </w:ins>
      <w:ins w:id="109" w:author="google1599737165" w:date="2023-05-13T08:53:09Z">
        <w:r>
          <w:rPr>
            <w:rFonts w:hint="default"/>
            <w:lang w:val="ru-RU"/>
          </w:rPr>
          <w:t>с</w:t>
        </w:r>
      </w:ins>
      <w:ins w:id="110" w:author="google1599737165" w:date="2023-05-13T08:53:10Z">
        <w:r>
          <w:rPr>
            <w:rFonts w:hint="default"/>
            <w:lang w:val="ru-RU"/>
          </w:rPr>
          <w:t xml:space="preserve">ы. </w:t>
        </w:r>
      </w:ins>
    </w:p>
    <w:p>
      <w:pPr>
        <w:rPr>
          <w:rFonts w:hint="default"/>
          <w:lang w:val="ru-RU"/>
        </w:rPr>
      </w:pPr>
    </w:p>
    <w:p>
      <w:pPr>
        <w:pStyle w:val="41"/>
        <w:rPr>
          <w:rFonts w:eastAsia="Yu Mincho"/>
          <w:szCs w:val="15"/>
        </w:rPr>
      </w:pPr>
      <w:bookmarkStart w:id="4" w:name="_Toc89044581"/>
      <w:bookmarkStart w:id="5" w:name="_Ref71866337"/>
      <w:bookmarkStart w:id="6" w:name="_Toc111225143"/>
      <w:r>
        <w:t xml:space="preserve">Таблица </w:t>
      </w:r>
      <w:r>
        <w:rPr>
          <w:rFonts w:hint="default"/>
          <w:lang w:val="ru-RU"/>
        </w:rPr>
        <w:t>2.2</w:t>
      </w:r>
      <w:r>
        <w:t>:</w:t>
      </w:r>
      <w:bookmarkEnd w:id="4"/>
      <w:bookmarkEnd w:id="5"/>
      <w:r>
        <w:t xml:space="preserve"> Виды-индикаторы морской водной массы</w:t>
      </w:r>
      <w:bookmarkEnd w:id="6"/>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350"/>
        <w:gridCol w:w="5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288" w:type="pct"/>
            <w:shd w:val="clear" w:color="auto" w:fill="009999"/>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712" w:type="pct"/>
            <w:shd w:val="clear" w:color="auto" w:fill="009999"/>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carterae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Amphidinium sphenoides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Anabaena spiroides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Caloneis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danicus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Chaetoceros socialis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Chlamydomonas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Closterium aciculare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choctawhatcheeana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Dictyosphaerium sp.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Ebria tripartita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Chrysophyta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Eutreptiella lanowii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Gyrodinium lacryma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triquetra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Karlodinium veneficum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Katodinium glaucum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Melosira dubia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Monoraphidium mirrabile</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Nizchia spp.</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Oocystis borgei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gladiolus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Oxytoxum scolopax</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biradiatum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Pediastrum boryanum v. longicornis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Peridiniella catenata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cordatum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micans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Prorocentrum minimum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brevipes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pellucidum</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Pterosperma vanhoeffenii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magnus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Scrippsiella trochoidea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hantschii</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Teleaulax amphioxeia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Thalassionema nitzschioides</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288"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Thalassiosira gravida</w:t>
            </w:r>
          </w:p>
        </w:tc>
        <w:tc>
          <w:tcPr>
            <w:tcW w:w="2712"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bl>
    <w:p>
      <w:pPr>
        <w:spacing w:line="240" w:lineRule="atLeast"/>
        <w:rPr>
          <w:rFonts w:eastAsia="Yu Mincho" w:cs="Times New Roman"/>
          <w:szCs w:val="18"/>
          <w:lang w:val="en-GB"/>
        </w:rPr>
      </w:pPr>
    </w:p>
    <w:p>
      <w:pPr>
        <w:pStyle w:val="41"/>
        <w:rPr>
          <w:rFonts w:eastAsia="Yu Mincho"/>
          <w:szCs w:val="15"/>
        </w:rPr>
      </w:pPr>
      <w:bookmarkStart w:id="7" w:name="_Toc111225144"/>
      <w:r>
        <w:t xml:space="preserve">Таблица </w:t>
      </w:r>
      <w:r>
        <w:rPr>
          <w:rFonts w:hint="default"/>
          <w:lang w:val="ru-RU"/>
        </w:rPr>
        <w:t>2.3</w:t>
      </w:r>
      <w:r>
        <w:t>: Виды-индикаторы водной массы речного происхождения</w:t>
      </w:r>
      <w:bookmarkEnd w:id="7"/>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978"/>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092" w:type="pct"/>
            <w:shd w:val="clear" w:color="auto" w:fill="009999"/>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Вид</w:t>
            </w:r>
          </w:p>
        </w:tc>
        <w:tc>
          <w:tcPr>
            <w:tcW w:w="2908" w:type="pct"/>
            <w:shd w:val="clear" w:color="auto" w:fill="009999"/>
            <w:tcMar>
              <w:top w:w="75" w:type="dxa"/>
              <w:left w:w="75" w:type="dxa"/>
              <w:bottom w:w="75" w:type="dxa"/>
              <w:right w:w="75" w:type="dxa"/>
            </w:tcMar>
            <w:vAlign w:val="bottom"/>
          </w:tcPr>
          <w:p>
            <w:pPr>
              <w:keepNext/>
              <w:spacing w:before="80" w:after="40" w:line="240" w:lineRule="auto"/>
              <w:rPr>
                <w:rFonts w:eastAsia="Times New Roman" w:cs="Times New Roman"/>
                <w:b/>
                <w:color w:val="FFFFFF"/>
                <w:sz w:val="16"/>
                <w:szCs w:val="16"/>
              </w:rPr>
            </w:pPr>
            <w:r>
              <w:rPr>
                <w:b/>
                <w:color w:val="FFFFFF"/>
                <w:sz w:val="16"/>
                <w:szCs w:val="16"/>
              </w:rPr>
              <w:t>Родовой таксон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Actinocyclus normanii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Amphora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90" w:hRule="atLeast"/>
        </w:trPr>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Aphanizomenon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islandica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Aulacoseira italica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Craticula halophila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Crucigenia quadrata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gracilis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Cryptomonas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Cyclotella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Cylindrotheca closterium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Cymatopleura solea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construens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crotonensis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Fragilaria virescens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Gymnodinium arcticum</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Heterocapsa rotundata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directa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Navicula septentrionalis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communis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linearis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palea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seriata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spp.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Nitzschia vermicularis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Oscillatoria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Planktothrix agardhii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Cyanophyta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granii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Protoperidinium sp.</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Cryptophyta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Scenedesmus spinosus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Chlorophyta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Stephanodiscus hantzschii</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elegans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ovalis</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Surirella ovata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Bacillariophyta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acanthostoma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regulosa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92" w:type="pct"/>
            <w:shd w:val="clear" w:color="auto" w:fill="FFFFFF"/>
            <w:tcMar>
              <w:top w:w="75" w:type="dxa"/>
              <w:left w:w="75" w:type="dxa"/>
              <w:bottom w:w="75" w:type="dxa"/>
              <w:right w:w="75" w:type="dxa"/>
            </w:tcMar>
          </w:tcPr>
          <w:p>
            <w:pPr>
              <w:spacing w:after="0" w:line="240" w:lineRule="auto"/>
              <w:rPr>
                <w:rFonts w:eastAsia="Verdana" w:cs="Times New Roman"/>
                <w:i/>
                <w:iCs/>
                <w:sz w:val="16"/>
                <w:szCs w:val="16"/>
              </w:rPr>
            </w:pPr>
            <w:r>
              <w:rPr>
                <w:i/>
                <w:iCs/>
                <w:sz w:val="16"/>
                <w:szCs w:val="16"/>
              </w:rPr>
              <w:t>Trachelomonas volvocina</w:t>
            </w:r>
          </w:p>
        </w:tc>
        <w:tc>
          <w:tcPr>
            <w:tcW w:w="2908" w:type="pct"/>
            <w:shd w:val="clear" w:color="auto" w:fill="FFFFFF"/>
            <w:tcMar>
              <w:top w:w="75" w:type="dxa"/>
              <w:left w:w="75" w:type="dxa"/>
              <w:bottom w:w="75" w:type="dxa"/>
              <w:right w:w="75" w:type="dxa"/>
            </w:tcMar>
          </w:tcPr>
          <w:p>
            <w:pPr>
              <w:spacing w:after="0" w:line="240" w:lineRule="auto"/>
              <w:rPr>
                <w:rFonts w:eastAsia="Verdana" w:cs="Times New Roman"/>
                <w:sz w:val="16"/>
                <w:szCs w:val="16"/>
              </w:rPr>
            </w:pPr>
            <w:r>
              <w:rPr>
                <w:sz w:val="16"/>
                <w:szCs w:val="16"/>
              </w:rPr>
              <w:t>Euglenophyta</w:t>
            </w:r>
          </w:p>
        </w:tc>
      </w:tr>
    </w:tbl>
    <w:p>
      <w:pPr>
        <w:shd w:val="clear" w:color="auto" w:fill="FFFFFF"/>
        <w:spacing w:before="120"/>
      </w:pPr>
    </w:p>
    <w:p>
      <w:pPr>
        <w:shd w:val="clear" w:color="auto" w:fill="FFFFFF"/>
        <w:spacing w:before="120"/>
        <w:rPr>
          <w:rFonts w:eastAsia="Times New Roman"/>
        </w:rPr>
      </w:pPr>
      <w:r>
        <w:t>Общая численность представителей обеих групп естественным образом связана с типом водных масс (Рис</w:t>
      </w:r>
      <w:r>
        <w:rPr>
          <w:lang w:val="ru-RU"/>
        </w:rPr>
        <w:t>унок</w:t>
      </w:r>
      <w:r>
        <w:rPr>
          <w:rFonts w:hint="default"/>
          <w:lang w:val="ru-RU"/>
        </w:rPr>
        <w:t xml:space="preserve"> 2.3</w:t>
      </w:r>
      <w:r>
        <w:t>).</w:t>
      </w:r>
    </w:p>
    <w:p>
      <w:pPr>
        <w:keepNext/>
        <w:shd w:val="clear" w:color="auto" w:fill="FFFFFF"/>
        <w:spacing w:before="120"/>
        <w:jc w:val="center"/>
      </w:pPr>
      <w:r>
        <w:rPr>
          <w:sz w:val="18"/>
        </w:rPr>
        <mc:AlternateContent>
          <mc:Choice Requires="wps">
            <w:drawing>
              <wp:anchor distT="0" distB="0" distL="114300" distR="114300" simplePos="0" relativeHeight="251665408" behindDoc="0" locked="0" layoutInCell="1" allowOverlap="1">
                <wp:simplePos x="0" y="0"/>
                <wp:positionH relativeFrom="column">
                  <wp:posOffset>1040130</wp:posOffset>
                </wp:positionH>
                <wp:positionV relativeFrom="paragraph">
                  <wp:posOffset>-208280</wp:posOffset>
                </wp:positionV>
                <wp:extent cx="1555750" cy="441325"/>
                <wp:effectExtent l="0" t="0" r="13970" b="635"/>
                <wp:wrapNone/>
                <wp:docPr id="23" name="Текстовое поле 23"/>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9pt;margin-top:-16.4pt;height:34.75pt;width:122.5pt;z-index:251665408;mso-width-relative:page;mso-height-relative:page;" fillcolor="#FFFFFF [3201]" filled="t" stroked="f" coordsize="21600,21600" o:gfxdata="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T&#10;uPdr1QAAAAoBAAAPAAAAAAAAAAEAIAAAACIAAABkcnMvZG93bnJldi54bWxQSwECFAAUAAAACACH&#10;TuJANdAyhW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column">
                  <wp:posOffset>3524250</wp:posOffset>
                </wp:positionH>
                <wp:positionV relativeFrom="paragraph">
                  <wp:posOffset>-215900</wp:posOffset>
                </wp:positionV>
                <wp:extent cx="1567180" cy="441325"/>
                <wp:effectExtent l="0" t="0" r="2540" b="635"/>
                <wp:wrapNone/>
                <wp:docPr id="22" name="Текстовое поле 22"/>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pt;margin-top:-17pt;height:34.75pt;width:123.4pt;z-index:251666432;mso-width-relative:page;mso-height-relative:page;" fillcolor="#FFFFFF [3201]" filled="t" stroked="f" coordsize="21600,21600" o:gfxdata="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dD&#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EbCTvWAAAACgEAAA8AAAAAAAAAAQAgAAAAIgAAAGRycy9kb3ducmV2LnhtbFBLAQIUABQAAAAI&#10;AIdO4kCxjeQA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p>
    <w:p>
      <w:pPr>
        <w:keepNext/>
        <w:shd w:val="clear" w:color="auto" w:fill="FFFFFF"/>
        <w:spacing w:before="120"/>
        <w:jc w:val="center"/>
      </w:pPr>
      <w:r>
        <w:drawing>
          <wp:inline distT="0" distB="0" distL="114300" distR="114300">
            <wp:extent cx="4619625" cy="3234690"/>
            <wp:effectExtent l="0" t="0" r="13335" b="11430"/>
            <wp:docPr id="455" name="Picture" descr="Рисунок 1. Обилие видов-индикаторов из числа фит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descr="Рисунок 1. Обилие видов-индикаторов из числа фитопланктона в разных водных массах"/>
                    <pic:cNvPicPr>
                      <a:picLocks noChangeAspect="1" noChangeArrowheads="1"/>
                    </pic:cNvPicPr>
                  </pic:nvPicPr>
                  <pic:blipFill>
                    <a:blip r:embed="rId17"/>
                    <a:srcRect t="12474"/>
                    <a:stretch>
                      <a:fillRect/>
                    </a:stretch>
                  </pic:blipFill>
                  <pic:spPr>
                    <a:xfrm>
                      <a:off x="0" y="0"/>
                      <a:ext cx="4620126" cy="3234690"/>
                    </a:xfrm>
                    <a:prstGeom prst="rect">
                      <a:avLst/>
                    </a:prstGeom>
                    <a:noFill/>
                    <a:ln w="9525">
                      <a:noFill/>
                    </a:ln>
                  </pic:spPr>
                </pic:pic>
              </a:graphicData>
            </a:graphic>
          </wp:inline>
        </w:drawing>
      </w:r>
    </w:p>
    <w:p>
      <w:pPr>
        <w:pStyle w:val="41"/>
        <w:jc w:val="left"/>
        <w:rPr>
          <w:rFonts w:hint="default"/>
          <w:lang w:val="ru-RU"/>
        </w:rPr>
      </w:pPr>
      <w:bookmarkStart w:id="8" w:name="_Toc111225097"/>
      <w:r>
        <w:t xml:space="preserve">Рисунок </w:t>
      </w:r>
      <w:r>
        <w:rPr>
          <w:rFonts w:hint="default"/>
          <w:lang w:val="ru-RU"/>
        </w:rPr>
        <w:t>2.3</w:t>
      </w:r>
      <w:r>
        <w:t>: Численность фитопланктонных видов-индикаторов в различных водных массах</w:t>
      </w:r>
      <w:bookmarkEnd w:id="8"/>
      <w:r>
        <w:rPr>
          <w:rFonts w:hint="default"/>
          <w:lang w:val="ru-RU"/>
        </w:rPr>
        <w:t xml:space="preserve"> (АО «ИЭПИ», 2021)</w:t>
      </w:r>
    </w:p>
    <w:p>
      <w:pPr>
        <w:rPr>
          <w:rFonts w:hint="default"/>
          <w:lang w:val="ru-RU"/>
        </w:rPr>
      </w:pPr>
    </w:p>
    <w:p>
      <w:pPr>
        <w:rPr>
          <w:rFonts w:hint="default"/>
          <w:lang w:val="ru-RU"/>
        </w:rPr>
      </w:pPr>
      <w:r>
        <w:rPr>
          <w:rFonts w:hint="default" w:ascii="Verdana" w:hAnsi="Verdana" w:eastAsia="Yu Mincho" w:cs="Verdana"/>
          <w:sz w:val="18"/>
          <w:szCs w:val="18"/>
          <w:lang w:val="ru-RU"/>
        </w:rPr>
        <w:t xml:space="preserve">Регистрируемый показатель: После разборки проб </w:t>
      </w:r>
      <w:r>
        <w:rPr>
          <w:rFonts w:hint="default" w:eastAsia="Yu Mincho" w:cs="Verdana"/>
          <w:sz w:val="18"/>
          <w:szCs w:val="18"/>
          <w:lang w:val="ru-RU"/>
        </w:rPr>
        <w:t xml:space="preserve">фитопланктона </w:t>
      </w:r>
      <w:r>
        <w:rPr>
          <w:rFonts w:hint="default" w:ascii="Verdana" w:hAnsi="Verdana" w:eastAsia="Yu Mincho" w:cs="Verdana"/>
          <w:sz w:val="18"/>
          <w:szCs w:val="18"/>
          <w:lang w:val="ru-RU"/>
        </w:rPr>
        <w:t xml:space="preserve">следует определить </w:t>
      </w:r>
      <w:r>
        <w:rPr>
          <w:rFonts w:hint="default" w:eastAsia="Yu Mincho" w:cs="Verdana"/>
          <w:sz w:val="18"/>
          <w:szCs w:val="18"/>
          <w:lang w:val="ru-RU"/>
        </w:rPr>
        <w:t xml:space="preserve">число видов </w:t>
      </w:r>
      <w:r>
        <w:rPr>
          <w:rFonts w:hint="default" w:ascii="Verdana" w:hAnsi="Verdana" w:eastAsia="Yu Mincho" w:cs="Verdana"/>
          <w:sz w:val="18"/>
          <w:szCs w:val="18"/>
          <w:lang w:val="ru-RU"/>
        </w:rPr>
        <w:t>индикаторов морской и пресной водных масс</w:t>
      </w:r>
      <w:r>
        <w:rPr>
          <w:rFonts w:hint="default" w:eastAsia="Yu Mincho" w:cs="Verdana"/>
          <w:sz w:val="18"/>
          <w:szCs w:val="18"/>
          <w:lang w:val="ru-RU"/>
        </w:rPr>
        <w:t xml:space="preserve"> и их численность</w:t>
      </w:r>
      <w:r>
        <w:rPr>
          <w:rFonts w:hint="default" w:ascii="Verdana" w:hAnsi="Verdana" w:eastAsia="Yu Mincho" w:cs="Verdana"/>
          <w:sz w:val="18"/>
          <w:szCs w:val="18"/>
          <w:lang w:val="ru-RU"/>
        </w:rPr>
        <w:t>. Далее эту величину выразить в процентах (или долях от единицы)</w:t>
      </w:r>
      <w:r>
        <w:rPr>
          <w:rFonts w:hint="default" w:eastAsia="Yu Mincho" w:cs="Verdana"/>
          <w:sz w:val="18"/>
          <w:szCs w:val="18"/>
          <w:lang w:val="ru-RU"/>
        </w:rPr>
        <w:t xml:space="preserve"> от общего количества видов</w:t>
      </w:r>
      <w:r>
        <w:rPr>
          <w:rFonts w:hint="default" w:ascii="Verdana" w:hAnsi="Verdana" w:eastAsia="Yu Mincho" w:cs="Verdana"/>
          <w:sz w:val="18"/>
          <w:szCs w:val="18"/>
          <w:lang w:val="ru-RU"/>
        </w:rPr>
        <w:t>.</w:t>
      </w:r>
    </w:p>
    <w:p>
      <w:pPr>
        <w:pStyle w:val="41"/>
        <w:jc w:val="both"/>
        <w:rPr>
          <w:rFonts w:hint="default" w:ascii="Verdana" w:hAnsi="Verdana" w:cs="Verdana"/>
          <w:b w:val="0"/>
          <w:bCs w:val="0"/>
          <w:color w:val="auto"/>
          <w:sz w:val="18"/>
          <w:szCs w:val="18"/>
          <w:lang w:val="ru-RU"/>
        </w:rPr>
      </w:pPr>
      <w:r>
        <w:rPr>
          <w:rFonts w:hint="default" w:cs="Verdana"/>
          <w:b w:val="0"/>
          <w:bCs w:val="0"/>
          <w:color w:val="auto"/>
          <w:sz w:val="18"/>
          <w:szCs w:val="18"/>
          <w:lang w:val="ru-RU"/>
        </w:rPr>
        <w:t xml:space="preserve">К сожалению, фитопланктон крайне </w:t>
      </w:r>
      <w:r>
        <w:rPr>
          <w:rFonts w:hint="default" w:ascii="Verdana" w:hAnsi="Verdana" w:cs="Verdana"/>
          <w:b w:val="0"/>
          <w:bCs w:val="0"/>
          <w:color w:val="auto"/>
          <w:sz w:val="18"/>
          <w:szCs w:val="18"/>
          <w:lang w:val="ru-RU"/>
        </w:rPr>
        <w:t>трудоемок для таксономического анализа</w:t>
      </w:r>
      <w:r>
        <w:rPr>
          <w:rFonts w:hint="default" w:cs="Verdana"/>
          <w:b w:val="0"/>
          <w:bCs w:val="0"/>
          <w:color w:val="auto"/>
          <w:sz w:val="18"/>
          <w:szCs w:val="18"/>
          <w:lang w:val="ru-RU"/>
        </w:rPr>
        <w:t xml:space="preserve"> и количественного учета</w:t>
      </w:r>
      <w:r>
        <w:rPr>
          <w:rFonts w:hint="default" w:ascii="Verdana" w:hAnsi="Verdana" w:cs="Verdana"/>
          <w:b w:val="0"/>
          <w:bCs w:val="0"/>
          <w:color w:val="auto"/>
          <w:sz w:val="18"/>
          <w:szCs w:val="18"/>
          <w:lang w:val="ru-RU"/>
        </w:rPr>
        <w:t xml:space="preserve">, </w:t>
      </w:r>
      <w:r>
        <w:rPr>
          <w:rFonts w:hint="default" w:cs="Verdana"/>
          <w:b w:val="0"/>
          <w:bCs w:val="0"/>
          <w:color w:val="auto"/>
          <w:sz w:val="18"/>
          <w:szCs w:val="18"/>
          <w:lang w:val="ru-RU"/>
        </w:rPr>
        <w:t xml:space="preserve">поэтому анализ присутствия тех или иных водных масс следует проводить также, включая в анализ </w:t>
      </w:r>
      <w:r>
        <w:rPr>
          <w:rFonts w:hint="default" w:ascii="Verdana" w:hAnsi="Verdana" w:cs="Verdana"/>
          <w:b w:val="0"/>
          <w:bCs w:val="0"/>
          <w:color w:val="auto"/>
          <w:sz w:val="18"/>
          <w:szCs w:val="18"/>
          <w:lang w:val="ru-RU"/>
        </w:rPr>
        <w:t>зоопланктон и зообентос.</w:t>
      </w:r>
    </w:p>
    <w:p>
      <w:pPr>
        <w:rPr>
          <w:rFonts w:hint="default" w:ascii="Verdana" w:hAnsi="Verdana" w:cs="Verdana"/>
          <w:sz w:val="18"/>
          <w:szCs w:val="18"/>
        </w:rPr>
      </w:pPr>
    </w:p>
    <w:p>
      <w:pPr>
        <w:spacing w:line="240" w:lineRule="atLeast"/>
        <w:jc w:val="both"/>
        <w:rPr>
          <w:rFonts w:hint="default" w:ascii="Verdana" w:hAnsi="Verdana" w:cs="Verdana"/>
          <w:bCs/>
          <w:sz w:val="18"/>
          <w:szCs w:val="18"/>
          <w:u w:val="single"/>
        </w:rPr>
      </w:pPr>
      <w:r>
        <w:rPr>
          <w:rFonts w:hint="default" w:ascii="Verdana" w:hAnsi="Verdana" w:cs="Verdana"/>
          <w:bCs/>
          <w:sz w:val="18"/>
          <w:szCs w:val="18"/>
          <w:u w:val="single"/>
        </w:rPr>
        <w:t>Зоопланктон</w:t>
      </w:r>
    </w:p>
    <w:p>
      <w:pPr>
        <w:spacing w:line="240" w:lineRule="atLeast"/>
        <w:jc w:val="both"/>
        <w:rPr>
          <w:rFonts w:hint="default" w:ascii="Verdana" w:hAnsi="Verdana" w:cs="Verdana"/>
          <w:bCs/>
          <w:sz w:val="18"/>
          <w:szCs w:val="18"/>
          <w:u w:val="none"/>
          <w:lang w:val="ru-RU"/>
        </w:rPr>
      </w:pPr>
      <w:r>
        <w:rPr>
          <w:rFonts w:hint="default" w:cs="Verdana"/>
          <w:bCs/>
          <w:sz w:val="18"/>
          <w:szCs w:val="18"/>
          <w:u w:val="none"/>
          <w:lang w:val="ru-RU"/>
        </w:rPr>
        <w:t xml:space="preserve">Зоопланктон достаточно четко подразделяется на две совокупности: пресноводные и морские формы (Рисунки 2.4, 2.5, Таблица 2.4). </w:t>
      </w:r>
      <w:r>
        <w:rPr>
          <w:rFonts w:hint="default" w:ascii="Verdana" w:hAnsi="Verdana" w:cs="Verdana"/>
          <w:bCs/>
          <w:sz w:val="18"/>
          <w:szCs w:val="18"/>
          <w:u w:val="none"/>
          <w:lang w:val="ru-RU"/>
        </w:rPr>
        <w:t xml:space="preserve">В пробах, отбираемых на мониторинговых станциях, следует измерять соотношение обилий индикаторов морской и пресноводной водной массы. Изменение этого соотношения следует трактовать, как следствие прихода в точку наблюдения той или иной водной массы. </w:t>
      </w:r>
    </w:p>
    <w:p>
      <w:pPr>
        <w:spacing w:line="240" w:lineRule="atLeast"/>
        <w:jc w:val="both"/>
        <w:rPr>
          <w:rFonts w:hint="default" w:ascii="Verdana" w:hAnsi="Verdana" w:cs="Verdana"/>
          <w:bCs/>
          <w:sz w:val="18"/>
          <w:szCs w:val="18"/>
          <w:u w:val="none"/>
          <w:lang w:val="ru-RU"/>
        </w:rPr>
      </w:pPr>
    </w:p>
    <w:p>
      <w:pPr>
        <w:keepNext/>
        <w:jc w:val="center"/>
      </w:pPr>
      <w:r>
        <w:drawing>
          <wp:inline distT="0" distB="0" distL="0" distR="0">
            <wp:extent cx="4553585" cy="2727325"/>
            <wp:effectExtent l="0" t="0" r="3175"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18" cstate="print">
                      <a:extLst>
                        <a:ext uri="{28A0092B-C50C-407E-A947-70E740481C1C}">
                          <a14:useLocalDpi xmlns:a14="http://schemas.microsoft.com/office/drawing/2010/main" val="0"/>
                        </a:ext>
                      </a:extLst>
                    </a:blip>
                    <a:srcRect t="2231" b="1846"/>
                    <a:stretch>
                      <a:fillRect/>
                    </a:stretch>
                  </pic:blipFill>
                  <pic:spPr>
                    <a:xfrm>
                      <a:off x="0" y="0"/>
                      <a:ext cx="4553586" cy="2727325"/>
                    </a:xfrm>
                    <a:prstGeom prst="rect">
                      <a:avLst/>
                    </a:prstGeom>
                  </pic:spPr>
                </pic:pic>
              </a:graphicData>
            </a:graphic>
          </wp:inline>
        </w:drawing>
      </w:r>
    </w:p>
    <w:p>
      <w:pPr>
        <w:pStyle w:val="41"/>
        <w:rPr>
          <w:rFonts w:hint="default"/>
          <w:lang w:val="ru-RU"/>
        </w:rPr>
      </w:pPr>
      <w:bookmarkStart w:id="9" w:name="_Toc111225098"/>
      <w:r>
        <w:t xml:space="preserve">Рисунок </w:t>
      </w:r>
      <w:r>
        <w:rPr>
          <w:rFonts w:hint="default"/>
          <w:lang w:val="ru-RU"/>
        </w:rPr>
        <w:t>2.4</w:t>
      </w:r>
      <w:r>
        <w:t>: Ординация видов фитопланктона по первой канонической оси и первой оси соответствий</w:t>
      </w:r>
      <w:bookmarkEnd w:id="9"/>
      <w:r>
        <w:rPr>
          <w:rFonts w:hint="default"/>
          <w:lang w:val="ru-RU"/>
        </w:rPr>
        <w:t xml:space="preserve"> (АО «ИЭПИ», 2021)</w:t>
      </w:r>
      <w:r>
        <w:commentReference w:id="1"/>
      </w:r>
      <w:ins w:id="111" w:author="google1599737165" w:date="2023-05-13T08:55:28Z">
        <w:r>
          <w:rPr>
            <w:rFonts w:hint="default"/>
            <w:lang w:val="ru-RU"/>
          </w:rPr>
          <w:t xml:space="preserve">. </w:t>
        </w:r>
      </w:ins>
      <w:ins w:id="112" w:author="google1599737165" w:date="2023-05-13T08:55:29Z">
        <w:r>
          <w:rPr>
            <w:rFonts w:hint="default"/>
            <w:lang w:val="ru-RU"/>
          </w:rPr>
          <w:t>Синяя стрелка маркирует направление связи с соленостью. Виды (точки на крафике), располагающиеся в отрицательной области первой канонической оси</w:t>
        </w:r>
      </w:ins>
      <w:ins w:id="113" w:author="google1599737165" w:date="2023-05-13T08:56:15Z">
        <w:r>
          <w:rPr>
            <w:rFonts w:hint="default"/>
            <w:lang w:val="ru-RU"/>
          </w:rPr>
          <w:t xml:space="preserve"> - </w:t>
        </w:r>
      </w:ins>
      <w:ins w:id="114" w:author="google1599737165" w:date="2023-05-13T08:56:18Z">
        <w:r>
          <w:rPr>
            <w:rFonts w:hint="default"/>
            <w:lang w:val="ru-RU"/>
          </w:rPr>
          <w:t>индика</w:t>
        </w:r>
      </w:ins>
      <w:ins w:id="115" w:author="google1599737165" w:date="2023-05-13T08:56:19Z">
        <w:r>
          <w:rPr>
            <w:rFonts w:hint="default"/>
            <w:lang w:val="ru-RU"/>
          </w:rPr>
          <w:t xml:space="preserve">торы </w:t>
        </w:r>
      </w:ins>
      <w:ins w:id="116" w:author="google1599737165" w:date="2023-05-13T08:55:29Z">
        <w:r>
          <w:rPr>
            <w:rFonts w:hint="default"/>
            <w:lang w:val="ru-RU"/>
          </w:rPr>
          <w:t>высокой солености</w:t>
        </w:r>
      </w:ins>
      <w:ins w:id="117" w:author="google1599737165" w:date="2023-05-13T08:56:26Z">
        <w:r>
          <w:rPr>
            <w:rFonts w:hint="default"/>
            <w:lang w:val="ru-RU"/>
          </w:rPr>
          <w:t>,</w:t>
        </w:r>
      </w:ins>
      <w:ins w:id="118" w:author="google1599737165" w:date="2023-05-13T08:56:27Z">
        <w:r>
          <w:rPr>
            <w:rFonts w:hint="default"/>
            <w:lang w:val="ru-RU"/>
          </w:rPr>
          <w:t xml:space="preserve"> </w:t>
        </w:r>
      </w:ins>
      <w:ins w:id="119" w:author="google1599737165" w:date="2023-05-13T08:56:31Z">
        <w:r>
          <w:rPr>
            <w:rFonts w:hint="default"/>
            <w:lang w:val="ru-RU"/>
          </w:rPr>
          <w:t>в</w:t>
        </w:r>
      </w:ins>
      <w:ins w:id="120" w:author="google1599737165" w:date="2023-05-13T08:55:29Z">
        <w:r>
          <w:rPr>
            <w:rFonts w:hint="default"/>
            <w:lang w:val="ru-RU"/>
          </w:rPr>
          <w:t xml:space="preserve">иды, имеющие положительные значения </w:t>
        </w:r>
      </w:ins>
      <w:ins w:id="121" w:author="google1599737165" w:date="2023-05-13T08:55:29Z">
        <w:r>
          <w:rPr>
            <w:rFonts w:hint="default"/>
            <w:lang w:val="en-US"/>
          </w:rPr>
          <w:t>CCA1</w:t>
        </w:r>
      </w:ins>
      <w:ins w:id="122" w:author="google1599737165" w:date="2023-05-13T08:56:38Z">
        <w:r>
          <w:rPr>
            <w:rFonts w:hint="default"/>
            <w:lang w:val="ru-RU"/>
          </w:rPr>
          <w:t>,</w:t>
        </w:r>
      </w:ins>
      <w:ins w:id="123" w:author="google1599737165" w:date="2023-05-13T08:55:29Z">
        <w:r>
          <w:rPr>
            <w:rFonts w:hint="default"/>
            <w:lang w:val="ru-RU"/>
          </w:rPr>
          <w:t xml:space="preserve"> являются индикаторами опресненной водной массы. </w:t>
        </w:r>
      </w:ins>
    </w:p>
    <w:p>
      <w:pPr>
        <w:pStyle w:val="41"/>
      </w:pPr>
    </w:p>
    <w:p>
      <w:pPr>
        <w:pStyle w:val="41"/>
      </w:pPr>
    </w:p>
    <w:p>
      <w:pPr>
        <w:pStyle w:val="41"/>
        <w:rPr>
          <w:rFonts w:hint="default" w:ascii="Verdana" w:hAnsi="Verdana" w:cs="Verdana"/>
          <w:sz w:val="18"/>
          <w:szCs w:val="18"/>
          <w:lang w:val="en-US"/>
        </w:rPr>
      </w:pPr>
      <w:r>
        <w:rPr>
          <w:sz w:val="18"/>
        </w:rPr>
        <mc:AlternateContent>
          <mc:Choice Requires="wps">
            <w:drawing>
              <wp:anchor distT="0" distB="0" distL="114300" distR="114300" simplePos="0" relativeHeight="251664384" behindDoc="0" locked="0" layoutInCell="1" allowOverlap="1">
                <wp:simplePos x="0" y="0"/>
                <wp:positionH relativeFrom="column">
                  <wp:posOffset>2408555</wp:posOffset>
                </wp:positionH>
                <wp:positionV relativeFrom="paragraph">
                  <wp:posOffset>-398780</wp:posOffset>
                </wp:positionV>
                <wp:extent cx="1567180" cy="441325"/>
                <wp:effectExtent l="0" t="0" r="2540" b="635"/>
                <wp:wrapNone/>
                <wp:docPr id="20" name="Текстовое поле 20"/>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65pt;margin-top:-31.4pt;height:34.75pt;width:123.4pt;z-index:251664384;mso-width-relative:page;mso-height-relative:page;" fillcolor="#FFFFFF [3201]" filled="t" stroked="f" coordsize="21600,21600" o:gfxdata="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A&#10;hvpX1QAAAAkBAAAPAAAAAAAAAAEAIAAAACIAAABkcnMvZG93bnJldi54bWxQSwECFAAUAAAACACH&#10;TuJAitHw4mACAACjBAAADgAAAAAAAAABACAAAAAkAQAAZHJzL2Uyb0RvYy54bWxQSwUGAAAAAAYA&#10;BgBZAQAA9g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column">
                  <wp:posOffset>430530</wp:posOffset>
                </wp:positionH>
                <wp:positionV relativeFrom="paragraph">
                  <wp:posOffset>-397510</wp:posOffset>
                </wp:positionV>
                <wp:extent cx="1555750" cy="441325"/>
                <wp:effectExtent l="0" t="0" r="13970" b="635"/>
                <wp:wrapNone/>
                <wp:docPr id="19" name="Текстовое поле 19"/>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pt;margin-top:-31.3pt;height:34.75pt;width:122.5pt;z-index:251663360;mso-width-relative:page;mso-height-relative:page;" fillcolor="#FFFFFF [3201]" filled="t" stroked="f" coordsize="21600,21600" o:gfxdata="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dhCO+&#10;0wAAAAgBAAAPAAAAAAAAAAEAIAAAACIAAABkcnMvZG93bnJldi54bWxQSwECFAAUAAAACACHTuJA&#10;pPOIsF8CAACjBAAADgAAAAAAAAABACAAAAAiAQAAZHJzL2Uyb0RvYy54bWxQSwUGAAAAAAYABgBZ&#10;AQAA8wU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r>
        <w:rPr>
          <w:rFonts w:ascii="Verdana" w:hAnsi="Verdana" w:cs="Verdana"/>
          <w:sz w:val="18"/>
          <w:szCs w:val="18"/>
        </w:rPr>
        <w:drawing>
          <wp:inline distT="0" distB="0" distL="114300" distR="114300">
            <wp:extent cx="4000500" cy="2803525"/>
            <wp:effectExtent l="0" t="0" r="7620" b="635"/>
            <wp:docPr id="456" name="Picture" descr="Рисунок 2. Обилие видов-индикаторов из числа зоопланктон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descr="Рисунок 2. Обилие видов-индикаторов из числа зоопланктона в разных водных массах"/>
                    <pic:cNvPicPr>
                      <a:picLocks noChangeAspect="1" noChangeArrowheads="1"/>
                    </pic:cNvPicPr>
                  </pic:nvPicPr>
                  <pic:blipFill>
                    <a:blip r:embed="rId19"/>
                    <a:srcRect t="12401"/>
                    <a:stretch>
                      <a:fillRect/>
                    </a:stretch>
                  </pic:blipFill>
                  <pic:spPr>
                    <a:xfrm>
                      <a:off x="0" y="0"/>
                      <a:ext cx="4000934" cy="2803525"/>
                    </a:xfrm>
                    <a:prstGeom prst="rect">
                      <a:avLst/>
                    </a:prstGeom>
                    <a:noFill/>
                    <a:ln w="9525">
                      <a:noFill/>
                    </a:ln>
                  </pic:spPr>
                </pic:pic>
              </a:graphicData>
            </a:graphic>
          </wp:inline>
        </w:drawing>
      </w:r>
    </w:p>
    <w:p>
      <w:pPr>
        <w:pStyle w:val="41"/>
        <w:rPr>
          <w:rFonts w:ascii="Verdana" w:hAnsi="Verdana" w:cs="Verdana" w:eastAsiaTheme="minorHAnsi"/>
          <w:sz w:val="18"/>
          <w:szCs w:val="18"/>
        </w:rPr>
      </w:pPr>
      <w:bookmarkStart w:id="10" w:name="_Toc111225099"/>
      <w:r>
        <w:rPr>
          <w:rFonts w:ascii="Verdana" w:hAnsi="Verdana" w:cs="Verdana"/>
          <w:sz w:val="18"/>
          <w:szCs w:val="18"/>
        </w:rPr>
        <w:t xml:space="preserve">Рисунок </w:t>
      </w:r>
      <w:r>
        <w:rPr>
          <w:rFonts w:hint="default" w:cs="Verdana"/>
          <w:sz w:val="18"/>
          <w:szCs w:val="18"/>
          <w:lang w:val="ru-RU"/>
        </w:rPr>
        <w:t>2.5</w:t>
      </w:r>
      <w:r>
        <w:rPr>
          <w:rFonts w:ascii="Verdana" w:hAnsi="Verdana" w:cs="Verdana"/>
          <w:sz w:val="18"/>
          <w:szCs w:val="18"/>
        </w:rPr>
        <w:t>: Численность зоопланктонных видов-индикаторов в различных водных массах</w:t>
      </w:r>
      <w:bookmarkEnd w:id="10"/>
    </w:p>
    <w:p>
      <w:pPr>
        <w:rPr>
          <w:rFonts w:hint="default" w:ascii="Verdana" w:hAnsi="Verdana" w:cs="Verdana"/>
          <w:sz w:val="18"/>
          <w:szCs w:val="18"/>
          <w:lang w:val="ru-RU"/>
        </w:rPr>
      </w:pPr>
      <w:r>
        <w:rPr>
          <w:rFonts w:hint="default" w:ascii="Verdana" w:hAnsi="Verdana" w:cs="Verdana"/>
          <w:sz w:val="18"/>
          <w:szCs w:val="18"/>
          <w:lang w:val="ru-RU"/>
        </w:rPr>
        <w:br w:type="page"/>
      </w:r>
    </w:p>
    <w:p>
      <w:pPr>
        <w:pStyle w:val="41"/>
        <w:jc w:val="both"/>
        <w:rPr>
          <w:rFonts w:hint="default" w:ascii="Verdana" w:hAnsi="Verdana" w:eastAsia="Yu Mincho" w:cs="Verdana"/>
          <w:sz w:val="18"/>
          <w:szCs w:val="18"/>
        </w:rPr>
      </w:pPr>
      <w:bookmarkStart w:id="11" w:name="_Toc111225145"/>
      <w:r>
        <w:rPr>
          <w:rFonts w:hint="default" w:ascii="Verdana" w:hAnsi="Verdana" w:cs="Verdana"/>
          <w:sz w:val="18"/>
          <w:szCs w:val="18"/>
        </w:rPr>
        <w:t xml:space="preserve">Таблица </w:t>
      </w:r>
      <w:r>
        <w:rPr>
          <w:rFonts w:hint="default" w:cs="Verdana"/>
          <w:sz w:val="18"/>
          <w:szCs w:val="18"/>
          <w:lang w:val="ru-RU"/>
        </w:rPr>
        <w:t>2.4</w:t>
      </w:r>
      <w:r>
        <w:rPr>
          <w:rFonts w:hint="default" w:ascii="Verdana" w:hAnsi="Verdana" w:cs="Verdana"/>
          <w:sz w:val="18"/>
          <w:szCs w:val="18"/>
        </w:rPr>
        <w:t xml:space="preserve">: Виды-индикаторы </w:t>
      </w:r>
      <w:r>
        <w:rPr>
          <w:rFonts w:hint="default" w:ascii="Verdana" w:hAnsi="Verdana" w:cs="Verdana"/>
          <w:sz w:val="18"/>
          <w:szCs w:val="18"/>
          <w:lang w:val="ru-RU"/>
        </w:rPr>
        <w:t xml:space="preserve">зоопланктона для </w:t>
      </w:r>
      <w:r>
        <w:rPr>
          <w:rFonts w:hint="default" w:ascii="Verdana" w:hAnsi="Verdana" w:cs="Verdana"/>
          <w:sz w:val="18"/>
          <w:szCs w:val="18"/>
        </w:rPr>
        <w:t>водных масс морского и речного происхождения</w:t>
      </w:r>
      <w:bookmarkEnd w:id="11"/>
    </w:p>
    <w:tbl>
      <w:tblPr>
        <w:tblStyle w:val="12"/>
        <w:tblW w:w="496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678"/>
        <w:gridCol w:w="5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1959" w:type="pct"/>
            <w:shd w:val="clear" w:color="auto" w:fill="009999"/>
            <w:tcMar>
              <w:top w:w="75" w:type="dxa"/>
              <w:left w:w="75" w:type="dxa"/>
              <w:bottom w:w="75" w:type="dxa"/>
              <w:right w:w="75" w:type="dxa"/>
            </w:tcMar>
            <w:vAlign w:val="bottom"/>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3040" w:type="pct"/>
            <w:shd w:val="clear" w:color="auto" w:fill="009999"/>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longiremis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vernalis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Aglantha digitale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Arctodiaptomus bacillifer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Bivalvia larvae</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finmarchicus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Calanus glacialis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Cerianthus sp.</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Euphysa flammea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Harpacticus uniremis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Diacyclops bisetotus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Larvae Polychaeta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Eucyclops serrulatus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Mesochra lilljeborgii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Eudiaptomus gracilis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Microsetella norvegica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Eurytemora lacustris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Nauplia Temora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Obelia longissimi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Leptodora kindtii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atlantica</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Megacyclops viridis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Oithona similis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Mesocyclops leuckarti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Podon leuckarti</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Microcyclops varicans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acuspes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Notholca acuminata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Pseudocalanus minutus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Polyarthra dolichoptera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calanoides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Synchaeta kitina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959"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Temora longicornis</w:t>
            </w:r>
          </w:p>
        </w:tc>
        <w:tc>
          <w:tcPr>
            <w:tcW w:w="3040"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Trichocerca capucina</w:t>
            </w:r>
          </w:p>
        </w:tc>
      </w:tr>
    </w:tbl>
    <w:p>
      <w:pPr>
        <w:jc w:val="both"/>
        <w:rPr>
          <w:rFonts w:hint="default" w:ascii="Verdana" w:hAnsi="Verdana" w:cs="Verdana"/>
          <w:sz w:val="18"/>
          <w:szCs w:val="18"/>
          <w:lang w:val="en-US"/>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Регистрируемый показатель: После разборки проб зоопланктона следует определить суммарную численность индикаторов морской и пресной водных масс. Далее эту величину выразить в процентах (или долях от единицы).</w:t>
      </w:r>
    </w:p>
    <w:p>
      <w:pPr>
        <w:spacing w:line="240" w:lineRule="atLeast"/>
        <w:jc w:val="both"/>
        <w:rPr>
          <w:rFonts w:hint="default" w:ascii="Verdana" w:hAnsi="Verdana" w:eastAsia="Yu Mincho" w:cs="Verdana"/>
          <w:sz w:val="18"/>
          <w:szCs w:val="18"/>
          <w:lang w:val="ru-RU"/>
        </w:rPr>
      </w:pPr>
    </w:p>
    <w:p>
      <w:pPr>
        <w:spacing w:line="240" w:lineRule="atLeast"/>
        <w:jc w:val="both"/>
        <w:rPr>
          <w:rFonts w:hint="default" w:ascii="Verdana" w:hAnsi="Verdana" w:eastAsia="Yu Mincho" w:cs="Verdana"/>
          <w:bCs/>
          <w:sz w:val="18"/>
          <w:szCs w:val="18"/>
          <w:u w:val="single"/>
        </w:rPr>
      </w:pPr>
      <w:r>
        <w:rPr>
          <w:rFonts w:hint="default" w:ascii="Verdana" w:hAnsi="Verdana" w:cs="Verdana"/>
          <w:bCs/>
          <w:sz w:val="18"/>
          <w:szCs w:val="18"/>
          <w:u w:val="single"/>
        </w:rPr>
        <w:t>Зообентос</w:t>
      </w:r>
    </w:p>
    <w:p>
      <w:pPr>
        <w:jc w:val="both"/>
        <w:rPr>
          <w:rFonts w:hint="default" w:ascii="Verdana" w:hAnsi="Verdana" w:cs="Verdana"/>
          <w:sz w:val="18"/>
          <w:szCs w:val="18"/>
        </w:rPr>
      </w:pPr>
      <w:r>
        <w:rPr>
          <w:rFonts w:hint="default" w:ascii="Verdana" w:hAnsi="Verdana" w:cs="Verdana"/>
          <w:sz w:val="18"/>
          <w:szCs w:val="18"/>
        </w:rPr>
        <w:t>Донные сообщества имеют некоторые особенности, которые затрудняют корректное определение роли бентосных видов в качестве индикаторов водных масс</w:t>
      </w:r>
      <w:r>
        <w:rPr>
          <w:rFonts w:hint="default" w:cs="Verdana"/>
          <w:sz w:val="18"/>
          <w:szCs w:val="18"/>
          <w:lang w:val="ru-RU"/>
        </w:rPr>
        <w:t xml:space="preserve"> (Таблица 2.5; Рисунок. 2.6)</w:t>
      </w:r>
      <w:r>
        <w:rPr>
          <w:rFonts w:hint="default" w:ascii="Verdana" w:hAnsi="Verdana" w:cs="Verdana"/>
          <w:sz w:val="18"/>
          <w:szCs w:val="18"/>
        </w:rPr>
        <w:t>. Тем не менее, нам удалось выявить четко очерченную группу морских видов и несколько групп, связанных с пресными и солоноватыми водами. Последние являются маркерами эстуарных</w:t>
      </w:r>
      <w:r>
        <w:rPr>
          <w:rFonts w:hint="default" w:ascii="Verdana" w:hAnsi="Verdana" w:cs="Verdana"/>
          <w:sz w:val="18"/>
          <w:szCs w:val="18"/>
          <w:lang w:val="ru-RU"/>
        </w:rPr>
        <w:t xml:space="preserve">, но не </w:t>
      </w:r>
      <w:r>
        <w:rPr>
          <w:rFonts w:hint="default" w:ascii="Verdana" w:hAnsi="Verdana" w:cs="Verdana"/>
          <w:sz w:val="18"/>
          <w:szCs w:val="18"/>
        </w:rPr>
        <w:t>пресноводных</w:t>
      </w:r>
      <w:r>
        <w:rPr>
          <w:rFonts w:hint="default" w:ascii="Verdana" w:hAnsi="Verdana" w:cs="Verdana"/>
          <w:sz w:val="18"/>
          <w:szCs w:val="18"/>
          <w:lang w:val="ru-RU"/>
        </w:rPr>
        <w:t>, условий</w:t>
      </w:r>
      <w:r>
        <w:rPr>
          <w:rFonts w:hint="default" w:ascii="Verdana" w:hAnsi="Verdana" w:cs="Verdana"/>
          <w:sz w:val="18"/>
          <w:szCs w:val="18"/>
        </w:rPr>
        <w:t>.</w:t>
      </w:r>
    </w:p>
    <w:p>
      <w:pPr>
        <w:rPr>
          <w:rFonts w:hint="default" w:ascii="Verdana" w:hAnsi="Verdana" w:cs="Verdana"/>
          <w:sz w:val="18"/>
          <w:szCs w:val="18"/>
        </w:rPr>
      </w:pPr>
      <w:r>
        <w:rPr>
          <w:rFonts w:hint="default" w:ascii="Verdana" w:hAnsi="Verdana" w:cs="Verdana"/>
          <w:sz w:val="18"/>
          <w:szCs w:val="18"/>
        </w:rPr>
        <w:br w:type="page"/>
      </w:r>
    </w:p>
    <w:p>
      <w:pPr>
        <w:jc w:val="both"/>
        <w:rPr>
          <w:rFonts w:hint="default" w:ascii="Verdana" w:hAnsi="Verdana" w:cs="Verdana"/>
          <w:sz w:val="18"/>
          <w:szCs w:val="18"/>
        </w:rPr>
      </w:pPr>
      <w:r>
        <w:rPr>
          <w:sz w:val="18"/>
        </w:rPr>
        <mc:AlternateContent>
          <mc:Choice Requires="wps">
            <w:drawing>
              <wp:anchor distT="0" distB="0" distL="114300" distR="114300" simplePos="0" relativeHeight="251668480" behindDoc="0" locked="0" layoutInCell="1" allowOverlap="1">
                <wp:simplePos x="0" y="0"/>
                <wp:positionH relativeFrom="column">
                  <wp:posOffset>2850515</wp:posOffset>
                </wp:positionH>
                <wp:positionV relativeFrom="paragraph">
                  <wp:posOffset>154940</wp:posOffset>
                </wp:positionV>
                <wp:extent cx="1567180" cy="441325"/>
                <wp:effectExtent l="0" t="0" r="2540" b="635"/>
                <wp:wrapNone/>
                <wp:docPr id="24" name="Текстовое поле 24"/>
                <wp:cNvGraphicFramePr/>
                <a:graphic xmlns:a="http://schemas.openxmlformats.org/drawingml/2006/main">
                  <a:graphicData uri="http://schemas.microsoft.com/office/word/2010/wordprocessingShape">
                    <wps:wsp>
                      <wps:cNvSpPr txBox="1"/>
                      <wps:spPr>
                        <a:xfrm>
                          <a:off x="0" y="0"/>
                          <a:ext cx="156718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опресненной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5pt;margin-top:12.2pt;height:34.75pt;width:123.4pt;z-index:251668480;mso-width-relative:page;mso-height-relative:page;" fillcolor="#FFFFFF [3201]" filled="t" stroked="f" coordsize="21600,21600" o:gfxdata="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hTaDfWAAAACQEAAA8AAAAAAAAAAQAgAAAAIgAAAGRycy9kb3ducmV2LnhtbFBLAQIUABQAAAAI&#10;AIdO4kC9b6n9YQIAAKMEAAAOAAAAAAAAAAEAIAAAACUBAABkcnMvZTJvRG9jLnhtbFBLBQYAAAAA&#10;BgAGAFkBAAD4BQ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опресненной водной массы</w:t>
                      </w:r>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column">
                  <wp:posOffset>488315</wp:posOffset>
                </wp:positionH>
                <wp:positionV relativeFrom="paragraph">
                  <wp:posOffset>162560</wp:posOffset>
                </wp:positionV>
                <wp:extent cx="1555750" cy="441325"/>
                <wp:effectExtent l="0" t="0" r="13970" b="635"/>
                <wp:wrapNone/>
                <wp:docPr id="25" name="Текстовое поле 25"/>
                <wp:cNvGraphicFramePr/>
                <a:graphic xmlns:a="http://schemas.openxmlformats.org/drawingml/2006/main">
                  <a:graphicData uri="http://schemas.microsoft.com/office/word/2010/wordprocessingShape">
                    <wps:wsp>
                      <wps:cNvSpPr txBox="1"/>
                      <wps:spPr>
                        <a:xfrm>
                          <a:off x="0" y="0"/>
                          <a:ext cx="1555750" cy="441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ru-RU"/>
                              </w:rPr>
                            </w:pPr>
                            <w:r>
                              <w:rPr>
                                <w:rFonts w:hint="default"/>
                                <w:sz w:val="16"/>
                                <w:szCs w:val="16"/>
                                <w:lang w:val="ru-RU"/>
                              </w:rPr>
                              <w:t>Индикаторы осолоненной водной массы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5pt;margin-top:12.8pt;height:34.75pt;width:122.5pt;z-index:251667456;mso-width-relative:page;mso-height-relative:page;" fillcolor="#FFFFFF [3201]" filled="t" stroked="f" coordsize="21600,21600" o:gfxdata="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qA&#10;JdQAAAAIAQAADwAAAAAAAAABACAAAAAiAAAAZHJzL2Rvd25yZXYueG1sUEsBAhQAFAAAAAgAh07i&#10;QDkyf3hfAgAAowQAAA4AAAAAAAAAAQAgAAAAIwEAAGRycy9lMm9Eb2MueG1sUEsFBgAAAAAGAAYA&#10;WQEAAPQFAAAAAA==&#10;">
                <v:fill on="t" focussize="0,0"/>
                <v:stroke on="f" weight="0.5pt"/>
                <v:imagedata o:title=""/>
                <o:lock v:ext="edit" aspectratio="f"/>
                <v:textbox>
                  <w:txbxContent>
                    <w:p>
                      <w:pPr>
                        <w:rPr>
                          <w:rFonts w:hint="default"/>
                          <w:sz w:val="16"/>
                          <w:szCs w:val="16"/>
                          <w:lang w:val="ru-RU"/>
                        </w:rPr>
                      </w:pPr>
                      <w:r>
                        <w:rPr>
                          <w:rFonts w:hint="default"/>
                          <w:sz w:val="16"/>
                          <w:szCs w:val="16"/>
                          <w:lang w:val="ru-RU"/>
                        </w:rPr>
                        <w:t>Индикаторы осолоненной водной массы</w:t>
                      </w:r>
                    </w:p>
                  </w:txbxContent>
                </v:textbox>
              </v:shape>
            </w:pict>
          </mc:Fallback>
        </mc:AlternateContent>
      </w:r>
    </w:p>
    <w:p>
      <w:pPr>
        <w:jc w:val="both"/>
        <w:rPr>
          <w:rFonts w:hint="default" w:ascii="Verdana" w:hAnsi="Verdana" w:cs="Verdana"/>
          <w:sz w:val="18"/>
          <w:szCs w:val="18"/>
        </w:rPr>
      </w:pPr>
    </w:p>
    <w:p>
      <w:pPr>
        <w:jc w:val="both"/>
        <w:rPr>
          <w:rFonts w:hint="default" w:ascii="Verdana" w:hAnsi="Verdana" w:cs="Verdana"/>
          <w:sz w:val="18"/>
          <w:szCs w:val="18"/>
        </w:rPr>
      </w:pPr>
    </w:p>
    <w:p>
      <w:pPr>
        <w:jc w:val="both"/>
        <w:rPr>
          <w:rFonts w:ascii="Verdana" w:hAnsi="Verdana" w:cs="Verdana"/>
          <w:sz w:val="18"/>
          <w:szCs w:val="18"/>
        </w:rPr>
      </w:pPr>
      <w:r>
        <w:rPr>
          <w:rFonts w:ascii="Verdana" w:hAnsi="Verdana" w:cs="Verdana"/>
          <w:sz w:val="18"/>
          <w:szCs w:val="18"/>
        </w:rPr>
        <w:drawing>
          <wp:inline distT="0" distB="0" distL="0" distR="0">
            <wp:extent cx="4619625" cy="3221990"/>
            <wp:effectExtent l="0" t="0" r="13335" b="8890"/>
            <wp:docPr id="457" name="Picture" descr="Рисунок 3. Обилие видов-индикаторов зообентоса в разных водных м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descr="Рисунок 3. Обилие видов-индикаторов зообентоса в разных водных массах"/>
                    <pic:cNvPicPr>
                      <a:picLocks noChangeAspect="1"/>
                    </pic:cNvPicPr>
                  </pic:nvPicPr>
                  <pic:blipFill>
                    <a:blip r:embed="rId20">
                      <a:extLst>
                        <a:ext uri="{28A0092B-C50C-407E-A947-70E740481C1C}">
                          <a14:useLocalDpi xmlns:a14="http://schemas.microsoft.com/office/drawing/2010/main" val="0"/>
                        </a:ext>
                      </a:extLst>
                    </a:blip>
                    <a:srcRect t="12818"/>
                    <a:stretch>
                      <a:fillRect/>
                    </a:stretch>
                  </pic:blipFill>
                  <pic:spPr>
                    <a:xfrm>
                      <a:off x="0" y="0"/>
                      <a:ext cx="4619626" cy="3221990"/>
                    </a:xfrm>
                    <a:prstGeom prst="rect">
                      <a:avLst/>
                    </a:prstGeom>
                    <a:ln w="9525"/>
                  </pic:spPr>
                </pic:pic>
              </a:graphicData>
            </a:graphic>
          </wp:inline>
        </w:drawing>
      </w:r>
    </w:p>
    <w:p>
      <w:pPr>
        <w:pStyle w:val="41"/>
        <w:rPr>
          <w:rFonts w:ascii="Verdana" w:hAnsi="Verdana" w:cs="Verdana"/>
          <w:sz w:val="18"/>
          <w:szCs w:val="18"/>
        </w:rPr>
      </w:pPr>
      <w:bookmarkStart w:id="12" w:name="_Toc111225101"/>
      <w:r>
        <w:rPr>
          <w:rFonts w:ascii="Verdana" w:hAnsi="Verdana" w:cs="Verdana"/>
          <w:sz w:val="18"/>
          <w:szCs w:val="18"/>
        </w:rPr>
        <w:t xml:space="preserve">Рисунок </w:t>
      </w:r>
      <w:r>
        <w:rPr>
          <w:rFonts w:hint="default" w:cs="Verdana"/>
          <w:sz w:val="18"/>
          <w:szCs w:val="18"/>
          <w:lang w:val="ru-RU"/>
        </w:rPr>
        <w:t>2.6</w:t>
      </w:r>
      <w:r>
        <w:rPr>
          <w:rFonts w:ascii="Verdana" w:hAnsi="Verdana" w:cs="Verdana"/>
          <w:sz w:val="18"/>
          <w:szCs w:val="18"/>
        </w:rPr>
        <w:t>: Численность зообентосных видов-индикаторов в различных водных массах</w:t>
      </w:r>
      <w:bookmarkEnd w:id="12"/>
    </w:p>
    <w:p>
      <w:pPr>
        <w:jc w:val="both"/>
        <w:rPr>
          <w:rFonts w:hint="default" w:ascii="Verdana" w:hAnsi="Verdana" w:cs="Verdana"/>
          <w:sz w:val="18"/>
          <w:szCs w:val="18"/>
        </w:rPr>
      </w:pPr>
    </w:p>
    <w:p>
      <w:pPr>
        <w:jc w:val="both"/>
        <w:rPr>
          <w:rFonts w:hint="default" w:ascii="Verdana" w:hAnsi="Verdana" w:cs="Verdana"/>
          <w:sz w:val="18"/>
          <w:szCs w:val="18"/>
        </w:rPr>
      </w:pPr>
      <w:r>
        <w:rPr>
          <w:rFonts w:hint="default" w:ascii="Verdana" w:hAnsi="Verdana" w:cs="Verdana"/>
          <w:sz w:val="18"/>
          <w:szCs w:val="18"/>
        </w:rPr>
        <w:t>В отношении поиска в зообентосе видов-индикаторов водной массы следует сделать ряд оговорок. Во-первых, донные животные живут дольше большинства планктонных организмов и, соответственно, их популяции в меньшей мере зависят от кратковременных изменений при движении водных масс. Во-вторых, многие донные животные, обитающие в эстуариях, являются осморегуляторами и умеют приспосабливаться к значительным изменениям уровня солености. В-третьих, соленость может быть заметным лимитирующим фактором только для морских форм, тогда как пресноводные многоклеточные организмы легче переносят повышение уровня солености. Иными словами, увеличение притока пресной воды может быть фатальным для морских форм, тогда как проникновение морских вод в пресноводные области для донных организмов</w:t>
      </w:r>
      <w:r>
        <w:rPr>
          <w:rFonts w:hint="default" w:ascii="Verdana" w:hAnsi="Verdana" w:cs="Verdana"/>
          <w:sz w:val="18"/>
          <w:szCs w:val="18"/>
          <w:lang w:val="ru-RU"/>
        </w:rPr>
        <w:t xml:space="preserve"> </w:t>
      </w:r>
      <w:r>
        <w:rPr>
          <w:rFonts w:hint="default" w:ascii="Verdana" w:hAnsi="Verdana" w:cs="Verdana"/>
          <w:sz w:val="18"/>
          <w:szCs w:val="18"/>
        </w:rPr>
        <w:t>не столь ощутимо. В-четвертых, вследствие различных локальных нарушений, организмы очень неравномерно распределены по дну Обской губы. Такая мозаичность может маскировать градиенты, связанные с распределением водных масс.</w:t>
      </w:r>
    </w:p>
    <w:p>
      <w:pPr>
        <w:jc w:val="both"/>
        <w:rPr>
          <w:rFonts w:hint="default" w:ascii="Verdana" w:hAnsi="Verdana" w:cs="Verdana"/>
          <w:sz w:val="18"/>
          <w:szCs w:val="18"/>
          <w:lang w:val="ru-RU"/>
        </w:rPr>
      </w:pPr>
      <w:r>
        <w:rPr>
          <w:rFonts w:hint="default" w:ascii="Verdana" w:hAnsi="Verdana" w:cs="Verdana"/>
          <w:sz w:val="18"/>
          <w:szCs w:val="18"/>
        </w:rPr>
        <w:t xml:space="preserve">Все вышеизложенное значительно снижает возможность корректного определения роли донных видов в качестве индикаторов водных масс. </w:t>
      </w:r>
      <w:r>
        <w:rPr>
          <w:rFonts w:hint="default" w:ascii="Verdana" w:hAnsi="Verdana" w:cs="Verdana"/>
          <w:sz w:val="18"/>
          <w:szCs w:val="18"/>
          <w:lang w:val="ru-RU"/>
        </w:rPr>
        <w:t xml:space="preserve">Поэтому зообентос может рассматриваться лишь как дополнительный индикатор присутствия той или иной водной массы.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pStyle w:val="41"/>
        <w:jc w:val="both"/>
        <w:rPr>
          <w:rFonts w:hint="default" w:ascii="Verdana" w:hAnsi="Verdana" w:eastAsia="Yu Mincho" w:cs="Verdana"/>
          <w:sz w:val="18"/>
          <w:szCs w:val="18"/>
        </w:rPr>
      </w:pPr>
      <w:bookmarkStart w:id="13" w:name="_Toc111225146"/>
      <w:r>
        <w:rPr>
          <w:rFonts w:hint="default" w:ascii="Verdana" w:hAnsi="Verdana" w:cs="Verdana"/>
          <w:sz w:val="18"/>
          <w:szCs w:val="18"/>
        </w:rPr>
        <w:t xml:space="preserve">Таблица </w:t>
      </w:r>
      <w:r>
        <w:rPr>
          <w:rFonts w:hint="default" w:cs="Verdana"/>
          <w:sz w:val="18"/>
          <w:szCs w:val="18"/>
          <w:lang w:val="ru-RU"/>
        </w:rPr>
        <w:t>2.5</w:t>
      </w:r>
      <w:r>
        <w:rPr>
          <w:rFonts w:hint="default" w:ascii="Verdana" w:hAnsi="Verdana" w:cs="Verdana"/>
          <w:sz w:val="18"/>
          <w:szCs w:val="18"/>
        </w:rPr>
        <w:t>: Виды-индикаторы</w:t>
      </w:r>
      <w:r>
        <w:rPr>
          <w:rFonts w:hint="default" w:ascii="Verdana" w:hAnsi="Verdana" w:cs="Verdana"/>
          <w:sz w:val="18"/>
          <w:szCs w:val="18"/>
          <w:lang w:val="ru-RU"/>
        </w:rPr>
        <w:t xml:space="preserve"> зообентоса</w:t>
      </w:r>
      <w:r>
        <w:rPr>
          <w:rFonts w:hint="default" w:ascii="Verdana" w:hAnsi="Verdana" w:cs="Verdana"/>
          <w:sz w:val="18"/>
          <w:szCs w:val="18"/>
        </w:rPr>
        <w:t xml:space="preserve"> водных масс </w:t>
      </w:r>
      <w:r>
        <w:rPr>
          <w:rFonts w:hint="default" w:ascii="Verdana" w:hAnsi="Verdana" w:cs="Verdana"/>
          <w:sz w:val="18"/>
          <w:szCs w:val="18"/>
          <w:lang w:val="ru-RU"/>
        </w:rPr>
        <w:t xml:space="preserve">для </w:t>
      </w:r>
      <w:r>
        <w:rPr>
          <w:rFonts w:hint="default" w:ascii="Verdana" w:hAnsi="Verdana" w:cs="Verdana"/>
          <w:sz w:val="18"/>
          <w:szCs w:val="18"/>
        </w:rPr>
        <w:t>морского и речного происхождения</w:t>
      </w:r>
      <w:bookmarkEnd w:id="13"/>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9999"/>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Морская вода</w:t>
            </w:r>
          </w:p>
        </w:tc>
        <w:tc>
          <w:tcPr>
            <w:tcW w:w="2482" w:type="pct"/>
            <w:shd w:val="clear" w:color="auto" w:fill="009999"/>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Пресная (речная) вода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Ampharete vega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Senecella siberica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Ostracoda gen. sp.</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Mysis relicta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Diastylis sulcata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Saduria entomon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Pontoporeia femorata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Monoporeia affinis</w:t>
            </w:r>
          </w:p>
        </w:tc>
      </w:tr>
    </w:tbl>
    <w:p>
      <w:pPr>
        <w:spacing w:line="240" w:lineRule="atLeast"/>
        <w:jc w:val="both"/>
        <w:rPr>
          <w:rFonts w:hint="default" w:ascii="Verdana" w:hAnsi="Verdana" w:eastAsia="Yu Mincho" w:cs="Verdana"/>
          <w:sz w:val="18"/>
          <w:szCs w:val="18"/>
          <w:lang w:val="en-GB"/>
        </w:rPr>
      </w:pPr>
    </w:p>
    <w:p>
      <w:pPr>
        <w:jc w:val="both"/>
        <w:rPr>
          <w:rFonts w:hint="default" w:ascii="Verdana" w:hAnsi="Verdana" w:cs="Verdana"/>
          <w:sz w:val="18"/>
          <w:szCs w:val="18"/>
        </w:rPr>
      </w:pPr>
      <w:r>
        <w:rPr>
          <w:rFonts w:hint="default" w:ascii="Verdana" w:hAnsi="Verdana" w:cs="Verdana"/>
          <w:sz w:val="18"/>
          <w:szCs w:val="18"/>
        </w:rPr>
        <w:t>Общая численность видов обеих групп, демонстрирует корреляцию с водными массами, но эта связь прослеживается заметно слабее, чем для планктонных форм.</w:t>
      </w:r>
    </w:p>
    <w:p>
      <w:pPr>
        <w:pStyle w:val="417"/>
        <w:numPr>
          <w:ilvl w:val="0"/>
          <w:numId w:val="0"/>
        </w:numPr>
        <w:jc w:val="both"/>
        <w:rPr>
          <w:rFonts w:hint="default" w:ascii="Verdana" w:hAnsi="Verdana" w:cs="Verdana"/>
          <w:b w:val="0"/>
          <w:bCs w:val="0"/>
          <w:sz w:val="18"/>
          <w:szCs w:val="18"/>
          <w:lang w:val="ru-RU"/>
        </w:rPr>
      </w:pPr>
      <w:r>
        <w:rPr>
          <w:rFonts w:hint="default" w:ascii="Verdana" w:hAnsi="Verdana" w:eastAsia="Yu Mincho" w:cs="Verdana"/>
          <w:sz w:val="18"/>
          <w:szCs w:val="18"/>
          <w:lang w:val="ru-RU"/>
        </w:rPr>
        <w:t xml:space="preserve">Регистрируемый показатель: </w:t>
      </w:r>
      <w:r>
        <w:rPr>
          <w:rFonts w:hint="default" w:ascii="Verdana" w:hAnsi="Verdana" w:cs="Verdana"/>
          <w:b w:val="0"/>
          <w:bCs w:val="0"/>
          <w:sz w:val="18"/>
          <w:szCs w:val="18"/>
          <w:lang w:val="ru-RU"/>
        </w:rPr>
        <w:t xml:space="preserve">Как и в случае с </w:t>
      </w:r>
      <w:del w:id="124" w:author="google1599737165" w:date="2023-05-13T09:09:13Z">
        <w:r>
          <w:rPr>
            <w:rFonts w:hint="default" w:ascii="Verdana" w:hAnsi="Verdana" w:cs="Verdana"/>
            <w:b w:val="0"/>
            <w:bCs w:val="0"/>
            <w:sz w:val="18"/>
            <w:szCs w:val="18"/>
            <w:lang w:val="ru-RU"/>
          </w:rPr>
          <w:delText>зоо</w:delText>
        </w:r>
      </w:del>
      <w:r>
        <w:rPr>
          <w:rFonts w:hint="default" w:ascii="Verdana" w:hAnsi="Verdana" w:cs="Verdana"/>
          <w:b w:val="0"/>
          <w:bCs w:val="0"/>
          <w:sz w:val="18"/>
          <w:szCs w:val="18"/>
          <w:lang w:val="ru-RU"/>
        </w:rPr>
        <w:t>планктоном, в каждой пробе, отобранной на станциях мониторинга</w:t>
      </w:r>
      <w:ins w:id="125" w:author="google1599737165" w:date="2023-05-13T09:09:23Z">
        <w:r>
          <w:rPr>
            <w:rFonts w:hint="default" w:cs="Verdana"/>
            <w:b w:val="0"/>
            <w:bCs w:val="0"/>
            <w:sz w:val="18"/>
            <w:szCs w:val="18"/>
            <w:lang w:val="ru-RU"/>
          </w:rPr>
          <w:t>,</w:t>
        </w:r>
      </w:ins>
      <w:r>
        <w:rPr>
          <w:rFonts w:hint="default" w:ascii="Verdana" w:hAnsi="Verdana" w:cs="Verdana"/>
          <w:b w:val="0"/>
          <w:bCs w:val="0"/>
          <w:sz w:val="18"/>
          <w:szCs w:val="18"/>
          <w:lang w:val="ru-RU"/>
        </w:rPr>
        <w:t xml:space="preserve"> необходимо определить общее соотношение обилия видов каждой из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cs="Verdana"/>
          <w:b w:val="0"/>
          <w:bCs w:val="0"/>
          <w:sz w:val="18"/>
          <w:szCs w:val="18"/>
          <w:lang w:val="ru-RU"/>
        </w:rPr>
      </w:pPr>
      <w:r>
        <w:rPr>
          <w:rFonts w:hint="default" w:ascii="Verdana" w:hAnsi="Verdana" w:cs="Verdana"/>
          <w:b w:val="0"/>
          <w:bCs w:val="0"/>
          <w:sz w:val="18"/>
          <w:szCs w:val="18"/>
          <w:lang w:val="ru-RU"/>
        </w:rPr>
        <w:t>Ожидаемые антропогенные воздействия не могут кардинальным образом изменить параметры градиента солености (</w:t>
      </w:r>
      <w:r>
        <w:rPr>
          <w:rFonts w:hint="default" w:cs="Verdana"/>
          <w:b w:val="0"/>
          <w:bCs w:val="0"/>
          <w:sz w:val="18"/>
          <w:szCs w:val="18"/>
          <w:lang w:val="en-US"/>
        </w:rPr>
        <w:t>Environ</w:t>
      </w:r>
      <w:r>
        <w:t xml:space="preserve"> CIS</w:t>
      </w:r>
      <w:r>
        <w:rPr>
          <w:rFonts w:hint="default"/>
          <w:lang w:val="ru-RU"/>
        </w:rPr>
        <w:t xml:space="preserve">, </w:t>
      </w:r>
      <w:r>
        <w:t>2022</w:t>
      </w:r>
      <w:r>
        <w:rPr>
          <w:rFonts w:hint="default" w:ascii="Verdana" w:hAnsi="Verdana" w:cs="Verdana"/>
          <w:b w:val="0"/>
          <w:bCs w:val="0"/>
          <w:sz w:val="18"/>
          <w:szCs w:val="18"/>
          <w:lang w:val="ru-RU"/>
        </w:rPr>
        <w:t xml:space="preserve">). Поэтому </w:t>
      </w:r>
      <w:r>
        <w:rPr>
          <w:rFonts w:hint="default" w:cs="Verdana"/>
          <w:b w:val="0"/>
          <w:bCs w:val="0"/>
          <w:sz w:val="18"/>
          <w:szCs w:val="18"/>
          <w:lang w:val="ru-RU"/>
        </w:rPr>
        <w:t xml:space="preserve">все </w:t>
      </w:r>
      <w:r>
        <w:rPr>
          <w:rFonts w:hint="default" w:ascii="Verdana" w:hAnsi="Verdana" w:cs="Verdana"/>
          <w:b w:val="0"/>
          <w:bCs w:val="0"/>
          <w:sz w:val="18"/>
          <w:szCs w:val="18"/>
          <w:lang w:val="ru-RU"/>
        </w:rPr>
        <w:t>регистрируемы</w:t>
      </w:r>
      <w:r>
        <w:rPr>
          <w:rFonts w:hint="default" w:cs="Verdana"/>
          <w:b w:val="0"/>
          <w:bCs w:val="0"/>
          <w:sz w:val="18"/>
          <w:szCs w:val="18"/>
          <w:lang w:val="ru-RU"/>
        </w:rPr>
        <w:t>е</w:t>
      </w:r>
      <w:r>
        <w:rPr>
          <w:rFonts w:hint="default" w:ascii="Verdana" w:hAnsi="Verdana" w:cs="Verdana"/>
          <w:b w:val="0"/>
          <w:bCs w:val="0"/>
          <w:sz w:val="18"/>
          <w:szCs w:val="18"/>
          <w:lang w:val="ru-RU"/>
        </w:rPr>
        <w:t xml:space="preserve"> показател</w:t>
      </w:r>
      <w:r>
        <w:rPr>
          <w:rFonts w:hint="default" w:cs="Verdana"/>
          <w:b w:val="0"/>
          <w:bCs w:val="0"/>
          <w:sz w:val="18"/>
          <w:szCs w:val="18"/>
          <w:lang w:val="ru-RU"/>
        </w:rPr>
        <w:t>и</w:t>
      </w:r>
      <w:r>
        <w:rPr>
          <w:rFonts w:hint="default" w:ascii="Verdana" w:hAnsi="Verdana" w:cs="Verdana"/>
          <w:b w:val="0"/>
          <w:bCs w:val="0"/>
          <w:sz w:val="18"/>
          <w:szCs w:val="18"/>
          <w:lang w:val="ru-RU"/>
        </w:rPr>
        <w:t xml:space="preserve"> (как для </w:t>
      </w:r>
      <w:r>
        <w:rPr>
          <w:rFonts w:hint="default" w:cs="Verdana"/>
          <w:b w:val="0"/>
          <w:bCs w:val="0"/>
          <w:sz w:val="18"/>
          <w:szCs w:val="18"/>
          <w:lang w:val="ru-RU"/>
        </w:rPr>
        <w:t xml:space="preserve">фито- и </w:t>
      </w:r>
      <w:r>
        <w:rPr>
          <w:rFonts w:hint="default" w:ascii="Verdana" w:hAnsi="Verdana" w:cs="Verdana"/>
          <w:b w:val="0"/>
          <w:bCs w:val="0"/>
          <w:sz w:val="18"/>
          <w:szCs w:val="18"/>
          <w:lang w:val="ru-RU"/>
        </w:rPr>
        <w:t>зоопланктона, так и для зообентоса) несут информацию о естественных процесса смены водных масс. Если в результате мониторинговых наблюдений будут отмечены существенные изменения в указанных показателях, то это следует учитывать при трактовке изменений всех остальных регистрируемых показателей. Естественное изменения, связанные с перераспределением водных масс мо</w:t>
      </w:r>
      <w:r>
        <w:rPr>
          <w:rFonts w:hint="default" w:cs="Verdana"/>
          <w:b w:val="0"/>
          <w:bCs w:val="0"/>
          <w:sz w:val="18"/>
          <w:szCs w:val="18"/>
          <w:lang w:val="ru-RU"/>
        </w:rPr>
        <w:t>жет</w:t>
      </w:r>
      <w:r>
        <w:rPr>
          <w:rFonts w:hint="default" w:ascii="Verdana" w:hAnsi="Verdana" w:cs="Verdana"/>
          <w:b w:val="0"/>
          <w:bCs w:val="0"/>
          <w:sz w:val="18"/>
          <w:szCs w:val="18"/>
          <w:lang w:val="ru-RU"/>
        </w:rPr>
        <w:t xml:space="preserve"> приводить к ложно-положительным заключениям (естественные процессы принимаются за   антропогенные изменения).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Виды-индикаторы антропогенного нарушения – повышение мутности</w:t>
      </w:r>
    </w:p>
    <w:p>
      <w:pPr>
        <w:jc w:val="both"/>
        <w:rPr>
          <w:rFonts w:hint="default" w:ascii="Verdana" w:hAnsi="Verdana" w:cs="Verdana"/>
          <w:sz w:val="18"/>
          <w:szCs w:val="18"/>
          <w:lang w:val="ru-RU"/>
        </w:rPr>
      </w:pPr>
      <w:r>
        <w:rPr>
          <w:rFonts w:hint="default" w:ascii="Verdana" w:hAnsi="Verdana" w:cs="Verdana"/>
          <w:sz w:val="18"/>
          <w:szCs w:val="18"/>
        </w:rPr>
        <w:t xml:space="preserve">Основным фактором </w:t>
      </w:r>
      <w:r>
        <w:rPr>
          <w:rFonts w:hint="default" w:ascii="Verdana" w:hAnsi="Verdana" w:cs="Verdana"/>
          <w:sz w:val="18"/>
          <w:szCs w:val="18"/>
          <w:lang w:val="ru-RU"/>
        </w:rPr>
        <w:t xml:space="preserve">крупномасштабного </w:t>
      </w:r>
      <w:r>
        <w:rPr>
          <w:rFonts w:hint="default" w:ascii="Verdana" w:hAnsi="Verdana" w:cs="Verdana"/>
          <w:sz w:val="18"/>
          <w:szCs w:val="18"/>
        </w:rPr>
        <w:t xml:space="preserve">антропогенного воздействия </w:t>
      </w:r>
      <w:r>
        <w:rPr>
          <w:rFonts w:hint="default" w:ascii="Verdana" w:hAnsi="Verdana" w:cs="Verdana"/>
          <w:sz w:val="18"/>
          <w:szCs w:val="18"/>
          <w:lang w:val="ru-RU"/>
        </w:rPr>
        <w:t xml:space="preserve">(в первую очередь дноуглубление) </w:t>
      </w:r>
      <w:r>
        <w:rPr>
          <w:rFonts w:hint="default" w:ascii="Verdana" w:hAnsi="Verdana" w:cs="Verdana"/>
          <w:sz w:val="18"/>
          <w:szCs w:val="18"/>
        </w:rPr>
        <w:t xml:space="preserve">является повышение мутности. </w:t>
      </w:r>
      <w:r>
        <w:rPr>
          <w:rFonts w:hint="default" w:ascii="Verdana" w:hAnsi="Verdana" w:cs="Verdana"/>
          <w:sz w:val="18"/>
          <w:szCs w:val="18"/>
          <w:lang w:val="ru-RU"/>
        </w:rPr>
        <w:t xml:space="preserve">Наиболее чувствительными к такому воздействию являются виды </w:t>
      </w:r>
      <w:r>
        <w:rPr>
          <w:rFonts w:hint="default" w:ascii="Verdana" w:hAnsi="Verdana" w:cs="Verdana"/>
          <w:sz w:val="18"/>
          <w:szCs w:val="18"/>
        </w:rPr>
        <w:t>фитопланктона, бактериопланктона и зообентоса. Оценка численности бактериопланктона достаточно трудоемка, а определение видов-индикаторов среди водорослей нецелесообразно из-за значительного видового разнообразия и сложности идентификации. В связи с этим виды-индикаторы антропогенного воздействия нужно выбрать из числа донных организмов.</w:t>
      </w:r>
      <w:r>
        <w:rPr>
          <w:rFonts w:hint="default" w:cs="Verdana"/>
          <w:sz w:val="18"/>
          <w:szCs w:val="18"/>
          <w:lang w:val="ru-RU"/>
        </w:rPr>
        <w:t xml:space="preserve"> Виды-индикаторы демонстрируют рост обилия в участках подверженных разрушению (Рисунок 2.7).</w:t>
      </w:r>
    </w:p>
    <w:p>
      <w:pPr>
        <w:keepNext/>
        <w:rPr>
          <w:rFonts w:ascii="Verdana" w:hAnsi="Verdana" w:cs="Verdana"/>
          <w:sz w:val="18"/>
          <w:szCs w:val="18"/>
        </w:rPr>
      </w:pPr>
      <w:r>
        <w:rPr>
          <w:rFonts w:ascii="Verdana" w:hAnsi="Verdana" w:eastAsia="Times New Roman" w:cs="Verdana"/>
          <w:sz w:val="18"/>
          <w:szCs w:val="18"/>
        </w:rPr>
        <w:drawing>
          <wp:inline distT="0" distB="0" distL="0" distR="0">
            <wp:extent cx="5552440" cy="3716655"/>
            <wp:effectExtent l="0" t="0" r="10160" b="17145"/>
            <wp:docPr id="71708" name="Рисунок 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 name="Рисунок 717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52440" cy="3716655"/>
                    </a:xfrm>
                    <a:prstGeom prst="rect">
                      <a:avLst/>
                    </a:prstGeom>
                    <a:ln>
                      <a:noFill/>
                    </a:ln>
                  </pic:spPr>
                </pic:pic>
              </a:graphicData>
            </a:graphic>
          </wp:inline>
        </w:drawing>
      </w:r>
    </w:p>
    <w:p>
      <w:pPr>
        <w:pStyle w:val="41"/>
        <w:rPr>
          <w:rFonts w:hint="default" w:ascii="Verdana" w:hAnsi="Verdana" w:cs="Verdana"/>
          <w:sz w:val="18"/>
          <w:szCs w:val="18"/>
          <w:lang w:val="ru-RU"/>
        </w:rPr>
      </w:pPr>
      <w:bookmarkStart w:id="14" w:name="_Toc111225094"/>
      <w:r>
        <w:rPr>
          <w:rFonts w:ascii="Verdana" w:hAnsi="Verdana" w:cs="Verdana"/>
          <w:sz w:val="18"/>
          <w:szCs w:val="18"/>
        </w:rPr>
        <w:t xml:space="preserve">Рисунок </w:t>
      </w:r>
      <w:r>
        <w:rPr>
          <w:rFonts w:hint="default" w:cs="Verdana"/>
          <w:sz w:val="18"/>
          <w:szCs w:val="18"/>
          <w:lang w:val="ru-RU"/>
        </w:rPr>
        <w:t>2.7</w:t>
      </w:r>
      <w:r>
        <w:rPr>
          <w:rFonts w:ascii="Verdana" w:hAnsi="Verdana" w:cs="Verdana"/>
          <w:sz w:val="18"/>
          <w:szCs w:val="18"/>
        </w:rPr>
        <w:t xml:space="preserve">: Ординация видов </w:t>
      </w:r>
      <w:r>
        <w:rPr>
          <w:rFonts w:cs="Verdana"/>
          <w:sz w:val="18"/>
          <w:szCs w:val="18"/>
          <w:lang w:val="ru-RU"/>
        </w:rPr>
        <w:t>зообентоса</w:t>
      </w:r>
      <w:r>
        <w:rPr>
          <w:rFonts w:hint="default" w:cs="Verdana"/>
          <w:sz w:val="18"/>
          <w:szCs w:val="18"/>
          <w:lang w:val="ru-RU"/>
        </w:rPr>
        <w:t xml:space="preserve"> </w:t>
      </w:r>
      <w:r>
        <w:rPr>
          <w:rFonts w:ascii="Verdana" w:hAnsi="Verdana" w:cs="Verdana"/>
          <w:sz w:val="18"/>
          <w:szCs w:val="18"/>
        </w:rPr>
        <w:t>в осях канонического анализа соответствий</w:t>
      </w:r>
      <w:bookmarkEnd w:id="14"/>
      <w:r>
        <w:rPr>
          <w:rFonts w:hint="default" w:ascii="Verdana" w:hAnsi="Verdana" w:cs="Verdana"/>
          <w:sz w:val="18"/>
          <w:szCs w:val="18"/>
          <w:lang w:val="ru-RU"/>
        </w:rPr>
        <w:t xml:space="preserve"> по отношению к солености и фактору нарушенности местообитаний</w:t>
      </w:r>
      <w:r>
        <w:commentReference w:id="2"/>
      </w:r>
      <w:ins w:id="126" w:author="google1599737165" w:date="2023-05-13T09:11:05Z">
        <w:r>
          <w:rPr>
            <w:rFonts w:hint="default"/>
            <w:lang w:val="ru-RU"/>
          </w:rPr>
          <w:t>.</w:t>
        </w:r>
      </w:ins>
      <w:ins w:id="127" w:author="google1599737165" w:date="2023-05-13T09:11:07Z">
        <w:r>
          <w:rPr>
            <w:rFonts w:hint="default"/>
            <w:lang w:val="ru-RU"/>
          </w:rPr>
          <w:t xml:space="preserve"> </w:t>
        </w:r>
      </w:ins>
      <w:ins w:id="128" w:author="google1599737165" w:date="2023-05-13T09:11:08Z">
        <w:r>
          <w:rPr>
            <w:rFonts w:hint="default"/>
            <w:lang w:val="ru-RU"/>
          </w:rPr>
          <w:t>Синяя стрелка маркирует направление связи с соленостью. Виды (</w:t>
        </w:r>
      </w:ins>
      <w:ins w:id="129" w:author="google1599737165" w:date="2023-05-13T09:12:45Z">
        <w:r>
          <w:rPr>
            <w:rFonts w:hint="default"/>
            <w:lang w:val="ru-RU"/>
          </w:rPr>
          <w:t>п</w:t>
        </w:r>
      </w:ins>
      <w:ins w:id="130" w:author="google1599737165" w:date="2023-05-13T09:12:41Z">
        <w:r>
          <w:rPr>
            <w:rFonts w:hint="default"/>
            <w:lang w:val="ru-RU"/>
          </w:rPr>
          <w:t>ривед</w:t>
        </w:r>
      </w:ins>
      <w:ins w:id="131" w:author="google1599737165" w:date="2023-05-13T09:12:42Z">
        <w:r>
          <w:rPr>
            <w:rFonts w:hint="default"/>
            <w:lang w:val="ru-RU"/>
          </w:rPr>
          <w:t xml:space="preserve">ены </w:t>
        </w:r>
      </w:ins>
      <w:ins w:id="132" w:author="google1599737165" w:date="2023-05-13T09:12:47Z">
        <w:r>
          <w:rPr>
            <w:rFonts w:hint="default"/>
            <w:lang w:val="ru-RU"/>
          </w:rPr>
          <w:t>на</w:t>
        </w:r>
      </w:ins>
      <w:ins w:id="133" w:author="google1599737165" w:date="2023-05-13T09:12:48Z">
        <w:r>
          <w:rPr>
            <w:rFonts w:hint="default"/>
            <w:lang w:val="ru-RU"/>
          </w:rPr>
          <w:t>звани</w:t>
        </w:r>
      </w:ins>
      <w:ins w:id="134" w:author="google1599737165" w:date="2023-05-13T09:12:49Z">
        <w:r>
          <w:rPr>
            <w:rFonts w:hint="default"/>
            <w:lang w:val="ru-RU"/>
          </w:rPr>
          <w:t xml:space="preserve">я </w:t>
        </w:r>
      </w:ins>
      <w:ins w:id="135" w:author="google1599737165" w:date="2023-05-13T09:12:50Z">
        <w:r>
          <w:rPr>
            <w:rFonts w:hint="default"/>
            <w:lang w:val="ru-RU"/>
          </w:rPr>
          <w:t>вид</w:t>
        </w:r>
      </w:ins>
      <w:ins w:id="136" w:author="google1599737165" w:date="2023-05-13T09:12:51Z">
        <w:r>
          <w:rPr>
            <w:rFonts w:hint="default"/>
            <w:lang w:val="ru-RU"/>
          </w:rPr>
          <w:t>ов</w:t>
        </w:r>
      </w:ins>
      <w:ins w:id="137" w:author="google1599737165" w:date="2023-05-13T09:11:08Z">
        <w:r>
          <w:rPr>
            <w:rFonts w:hint="default"/>
            <w:lang w:val="ru-RU"/>
          </w:rPr>
          <w:t xml:space="preserve">), располагающиеся в отрицательной области первой канонической оси, тяготеют к более высокой солености. Виды, имеющие положительные значения </w:t>
        </w:r>
      </w:ins>
      <w:ins w:id="138" w:author="google1599737165" w:date="2023-05-13T09:11:08Z">
        <w:r>
          <w:rPr>
            <w:rFonts w:hint="default"/>
            <w:lang w:val="en-US"/>
          </w:rPr>
          <w:t>CCA1</w:t>
        </w:r>
      </w:ins>
      <w:ins w:id="139" w:author="google1599737165" w:date="2023-05-13T09:11:08Z">
        <w:r>
          <w:rPr>
            <w:rFonts w:hint="default"/>
            <w:lang w:val="ru-RU"/>
          </w:rPr>
          <w:t xml:space="preserve"> являются индикаторами опресненной водной массы.</w:t>
        </w:r>
      </w:ins>
      <w:ins w:id="140" w:author="google1599737165" w:date="2023-05-13T09:13:05Z">
        <w:r>
          <w:rPr>
            <w:rFonts w:hint="default"/>
            <w:lang w:val="ru-RU"/>
          </w:rPr>
          <w:t xml:space="preserve"> </w:t>
        </w:r>
      </w:ins>
      <w:ins w:id="141" w:author="google1599737165" w:date="2023-05-13T09:13:26Z">
        <w:r>
          <w:rPr>
            <w:rFonts w:hint="default"/>
            <w:lang w:val="en-US"/>
          </w:rPr>
          <w:t>“</w:t>
        </w:r>
      </w:ins>
      <w:ins w:id="142" w:author="google1599737165" w:date="2023-05-13T09:13:14Z">
        <w:r>
          <w:rPr>
            <w:rFonts w:hint="default"/>
            <w:lang w:val="en-US"/>
          </w:rPr>
          <w:t>Typ</w:t>
        </w:r>
      </w:ins>
      <w:ins w:id="143" w:author="google1599737165" w:date="2023-05-13T09:13:15Z">
        <w:r>
          <w:rPr>
            <w:rFonts w:hint="default"/>
            <w:lang w:val="en-US"/>
          </w:rPr>
          <w:t>e</w:t>
        </w:r>
      </w:ins>
      <w:ins w:id="144" w:author="google1599737165" w:date="2023-05-13T09:13:17Z">
        <w:r>
          <w:rPr>
            <w:rFonts w:hint="default"/>
            <w:lang w:val="en-US"/>
          </w:rPr>
          <w:t>_</w:t>
        </w:r>
      </w:ins>
      <w:ins w:id="145" w:author="google1599737165" w:date="2023-05-13T09:13:18Z">
        <w:r>
          <w:rPr>
            <w:rFonts w:hint="default"/>
            <w:lang w:val="en-US"/>
          </w:rPr>
          <w:t>N</w:t>
        </w:r>
      </w:ins>
      <w:ins w:id="146" w:author="google1599737165" w:date="2023-05-13T09:13:19Z">
        <w:r>
          <w:rPr>
            <w:rFonts w:hint="default"/>
            <w:lang w:val="en-US"/>
          </w:rPr>
          <w:t>at</w:t>
        </w:r>
      </w:ins>
      <w:ins w:id="147" w:author="google1599737165" w:date="2023-05-13T09:13:20Z">
        <w:r>
          <w:rPr>
            <w:rFonts w:hint="default"/>
            <w:lang w:val="en-US"/>
          </w:rPr>
          <w:t>ive</w:t>
        </w:r>
      </w:ins>
      <w:ins w:id="148" w:author="google1599737165" w:date="2023-05-13T09:13:29Z">
        <w:r>
          <w:rPr>
            <w:rFonts w:hint="default"/>
            <w:lang w:val="en-US"/>
          </w:rPr>
          <w:t>”</w:t>
        </w:r>
      </w:ins>
      <w:ins w:id="149" w:author="google1599737165" w:date="2023-05-13T09:13:22Z">
        <w:r>
          <w:rPr>
            <w:rFonts w:hint="default"/>
            <w:lang w:val="en-US"/>
          </w:rPr>
          <w:t xml:space="preserve"> </w:t>
        </w:r>
      </w:ins>
      <w:ins w:id="150" w:author="google1599737165" w:date="2023-05-13T09:13:23Z">
        <w:r>
          <w:rPr>
            <w:rFonts w:hint="default"/>
            <w:lang w:val="en-US"/>
          </w:rPr>
          <w:t>-</w:t>
        </w:r>
      </w:ins>
      <w:ins w:id="151" w:author="google1599737165" w:date="2023-05-13T09:13:31Z">
        <w:r>
          <w:rPr>
            <w:rFonts w:hint="default"/>
            <w:lang w:val="en-US"/>
          </w:rPr>
          <w:t xml:space="preserve"> </w:t>
        </w:r>
      </w:ins>
      <w:ins w:id="152" w:author="google1599737165" w:date="2023-05-13T09:13:36Z">
        <w:r>
          <w:rPr>
            <w:rFonts w:hint="default"/>
            <w:lang w:val="ru-RU"/>
          </w:rPr>
          <w:t>цен</w:t>
        </w:r>
      </w:ins>
      <w:ins w:id="153" w:author="google1599737165" w:date="2023-05-13T09:13:37Z">
        <w:r>
          <w:rPr>
            <w:rFonts w:hint="default"/>
            <w:lang w:val="ru-RU"/>
          </w:rPr>
          <w:t>трои</w:t>
        </w:r>
      </w:ins>
      <w:ins w:id="154" w:author="google1599737165" w:date="2023-05-13T09:13:38Z">
        <w:r>
          <w:rPr>
            <w:rFonts w:hint="default"/>
            <w:lang w:val="ru-RU"/>
          </w:rPr>
          <w:t>д</w:t>
        </w:r>
      </w:ins>
      <w:ins w:id="155" w:author="google1599737165" w:date="2023-05-13T09:13:51Z">
        <w:r>
          <w:rPr>
            <w:rFonts w:hint="default"/>
            <w:lang w:val="ru-RU"/>
          </w:rPr>
          <w:t>,</w:t>
        </w:r>
      </w:ins>
      <w:ins w:id="156" w:author="google1599737165" w:date="2023-05-13T09:14:16Z">
        <w:r>
          <w:rPr>
            <w:rFonts w:hint="default"/>
            <w:lang w:val="ru-RU"/>
          </w:rPr>
          <w:t xml:space="preserve"> ма</w:t>
        </w:r>
      </w:ins>
      <w:ins w:id="157" w:author="google1599737165" w:date="2023-05-13T09:14:17Z">
        <w:r>
          <w:rPr>
            <w:rFonts w:hint="default"/>
            <w:lang w:val="ru-RU"/>
          </w:rPr>
          <w:t>рк</w:t>
        </w:r>
      </w:ins>
      <w:ins w:id="158" w:author="google1599737165" w:date="2023-05-13T09:14:18Z">
        <w:r>
          <w:rPr>
            <w:rFonts w:hint="default"/>
            <w:lang w:val="ru-RU"/>
          </w:rPr>
          <w:t>ирующ</w:t>
        </w:r>
      </w:ins>
      <w:ins w:id="159" w:author="google1599737165" w:date="2023-05-13T09:14:19Z">
        <w:r>
          <w:rPr>
            <w:rFonts w:hint="default"/>
            <w:lang w:val="ru-RU"/>
          </w:rPr>
          <w:t xml:space="preserve">ий </w:t>
        </w:r>
      </w:ins>
      <w:ins w:id="160" w:author="google1599737165" w:date="2023-05-13T09:14:21Z">
        <w:r>
          <w:rPr>
            <w:rFonts w:hint="default"/>
            <w:lang w:val="ru-RU"/>
          </w:rPr>
          <w:t>полож</w:t>
        </w:r>
      </w:ins>
      <w:ins w:id="161" w:author="google1599737165" w:date="2023-05-13T09:14:22Z">
        <w:r>
          <w:rPr>
            <w:rFonts w:hint="default"/>
            <w:lang w:val="ru-RU"/>
          </w:rPr>
          <w:t xml:space="preserve">ение </w:t>
        </w:r>
      </w:ins>
      <w:ins w:id="162" w:author="google1599737165" w:date="2023-05-13T09:14:30Z">
        <w:r>
          <w:rPr>
            <w:rFonts w:hint="default"/>
            <w:lang w:val="ru-RU"/>
          </w:rPr>
          <w:t>описани</w:t>
        </w:r>
      </w:ins>
      <w:ins w:id="163" w:author="google1599737165" w:date="2023-05-13T09:14:31Z">
        <w:r>
          <w:rPr>
            <w:rFonts w:hint="default"/>
            <w:lang w:val="ru-RU"/>
          </w:rPr>
          <w:t xml:space="preserve">й </w:t>
        </w:r>
      </w:ins>
      <w:ins w:id="164" w:author="google1599737165" w:date="2023-05-13T09:14:32Z">
        <w:r>
          <w:rPr>
            <w:rFonts w:hint="default"/>
            <w:lang w:val="ru-RU"/>
          </w:rPr>
          <w:t>сообщ</w:t>
        </w:r>
      </w:ins>
      <w:ins w:id="165" w:author="google1599737165" w:date="2023-05-13T09:14:33Z">
        <w:r>
          <w:rPr>
            <w:rFonts w:hint="default"/>
            <w:lang w:val="ru-RU"/>
          </w:rPr>
          <w:t>еств</w:t>
        </w:r>
      </w:ins>
      <w:ins w:id="166" w:author="google1599737165" w:date="2023-05-13T09:14:39Z">
        <w:r>
          <w:rPr>
            <w:rFonts w:hint="default"/>
            <w:lang w:val="ru-RU"/>
          </w:rPr>
          <w:t>,</w:t>
        </w:r>
      </w:ins>
      <w:ins w:id="167" w:author="google1599737165" w:date="2023-05-13T09:14:40Z">
        <w:r>
          <w:rPr>
            <w:rFonts w:hint="default"/>
            <w:lang w:val="ru-RU"/>
          </w:rPr>
          <w:t xml:space="preserve"> пред</w:t>
        </w:r>
      </w:ins>
      <w:ins w:id="168" w:author="google1599737165" w:date="2023-05-13T09:14:42Z">
        <w:r>
          <w:rPr>
            <w:rFonts w:hint="default"/>
            <w:lang w:val="ru-RU"/>
          </w:rPr>
          <w:t>ст</w:t>
        </w:r>
      </w:ins>
      <w:ins w:id="169" w:author="google1599737165" w:date="2023-05-13T09:14:43Z">
        <w:r>
          <w:rPr>
            <w:rFonts w:hint="default"/>
            <w:lang w:val="ru-RU"/>
          </w:rPr>
          <w:t>авленны</w:t>
        </w:r>
      </w:ins>
      <w:ins w:id="170" w:author="google1599737165" w:date="2023-05-13T09:14:44Z">
        <w:r>
          <w:rPr>
            <w:rFonts w:hint="default"/>
            <w:lang w:val="ru-RU"/>
          </w:rPr>
          <w:t>х вне</w:t>
        </w:r>
      </w:ins>
      <w:ins w:id="171" w:author="google1599737165" w:date="2023-05-13T09:14:45Z">
        <w:r>
          <w:rPr>
            <w:rFonts w:hint="default"/>
            <w:lang w:val="ru-RU"/>
          </w:rPr>
          <w:t xml:space="preserve"> зо</w:t>
        </w:r>
      </w:ins>
      <w:ins w:id="172" w:author="google1599737165" w:date="2023-05-13T09:14:46Z">
        <w:r>
          <w:rPr>
            <w:rFonts w:hint="default"/>
            <w:lang w:val="ru-RU"/>
          </w:rPr>
          <w:t xml:space="preserve">ны </w:t>
        </w:r>
      </w:ins>
      <w:ins w:id="173" w:author="google1599737165" w:date="2023-05-13T09:14:48Z">
        <w:r>
          <w:rPr>
            <w:rFonts w:hint="default"/>
            <w:lang w:val="ru-RU"/>
          </w:rPr>
          <w:t>ан</w:t>
        </w:r>
      </w:ins>
      <w:ins w:id="174" w:author="google1599737165" w:date="2023-05-13T09:14:49Z">
        <w:r>
          <w:rPr>
            <w:rFonts w:hint="default"/>
            <w:lang w:val="ru-RU"/>
          </w:rPr>
          <w:t>т</w:t>
        </w:r>
      </w:ins>
      <w:ins w:id="175" w:author="google1599737165" w:date="2023-05-13T09:14:50Z">
        <w:r>
          <w:rPr>
            <w:rFonts w:hint="default"/>
            <w:lang w:val="ru-RU"/>
          </w:rPr>
          <w:t>ропоге</w:t>
        </w:r>
      </w:ins>
      <w:ins w:id="176" w:author="google1599737165" w:date="2023-05-13T09:14:51Z">
        <w:r>
          <w:rPr>
            <w:rFonts w:hint="default"/>
            <w:lang w:val="ru-RU"/>
          </w:rPr>
          <w:t xml:space="preserve">нного </w:t>
        </w:r>
      </w:ins>
      <w:ins w:id="177" w:author="google1599737165" w:date="2023-05-13T09:14:52Z">
        <w:r>
          <w:rPr>
            <w:rFonts w:hint="default"/>
            <w:lang w:val="ru-RU"/>
          </w:rPr>
          <w:t>возде</w:t>
        </w:r>
      </w:ins>
      <w:ins w:id="178" w:author="google1599737165" w:date="2023-05-13T09:14:53Z">
        <w:r>
          <w:rPr>
            <w:rFonts w:hint="default"/>
            <w:lang w:val="ru-RU"/>
          </w:rPr>
          <w:t>йстви</w:t>
        </w:r>
      </w:ins>
      <w:ins w:id="179" w:author="google1599737165" w:date="2023-05-13T09:14:54Z">
        <w:r>
          <w:rPr>
            <w:rFonts w:hint="default"/>
            <w:lang w:val="ru-RU"/>
          </w:rPr>
          <w:t>я</w:t>
        </w:r>
      </w:ins>
      <w:ins w:id="180" w:author="google1599737165" w:date="2023-05-13T09:15:07Z">
        <w:r>
          <w:rPr>
            <w:rFonts w:hint="default"/>
            <w:lang w:val="ru-RU"/>
          </w:rPr>
          <w:t xml:space="preserve">. </w:t>
        </w:r>
      </w:ins>
      <w:ins w:id="181" w:author="google1599737165" w:date="2023-05-13T09:13:51Z">
        <w:r>
          <w:rPr>
            <w:rFonts w:hint="default"/>
            <w:lang w:val="ru-RU"/>
          </w:rPr>
          <w:t xml:space="preserve"> </w:t>
        </w:r>
      </w:ins>
      <w:ins w:id="182" w:author="google1599737165" w:date="2023-05-13T09:15:29Z">
        <w:r>
          <w:rPr>
            <w:rFonts w:hint="default"/>
            <w:lang w:val="en-US"/>
          </w:rPr>
          <w:t>“Type_</w:t>
        </w:r>
      </w:ins>
      <w:ins w:id="183" w:author="google1599737165" w:date="2023-05-13T09:15:44Z">
        <w:r>
          <w:rPr>
            <w:rFonts w:hint="default"/>
            <w:lang w:val="en-US"/>
          </w:rPr>
          <w:t>Di</w:t>
        </w:r>
      </w:ins>
      <w:ins w:id="184" w:author="google1599737165" w:date="2023-05-13T09:15:45Z">
        <w:r>
          <w:rPr>
            <w:rFonts w:hint="default"/>
            <w:lang w:val="en-US"/>
          </w:rPr>
          <w:t>stur</w:t>
        </w:r>
      </w:ins>
      <w:ins w:id="185" w:author="google1599737165" w:date="2023-05-13T09:15:46Z">
        <w:r>
          <w:rPr>
            <w:rFonts w:hint="default"/>
            <w:lang w:val="en-US"/>
          </w:rPr>
          <w:t>bed</w:t>
        </w:r>
      </w:ins>
      <w:ins w:id="186" w:author="google1599737165" w:date="2023-05-13T09:15:29Z">
        <w:r>
          <w:rPr>
            <w:rFonts w:hint="default"/>
            <w:lang w:val="en-US"/>
          </w:rPr>
          <w:t xml:space="preserve">” - </w:t>
        </w:r>
      </w:ins>
      <w:ins w:id="187" w:author="google1599737165" w:date="2023-05-13T09:15:29Z">
        <w:r>
          <w:rPr>
            <w:rFonts w:hint="default"/>
            <w:lang w:val="ru-RU"/>
          </w:rPr>
          <w:t>центроид, маркирующий</w:t>
        </w:r>
      </w:ins>
      <w:ins w:id="188" w:author="google1599737165" w:date="2023-05-13T09:15:56Z">
        <w:r>
          <w:rPr>
            <w:rFonts w:hint="default"/>
            <w:lang w:val="en-US"/>
          </w:rPr>
          <w:t xml:space="preserve"> </w:t>
        </w:r>
      </w:ins>
      <w:ins w:id="189" w:author="google1599737165" w:date="2023-05-13T09:15:59Z">
        <w:r>
          <w:rPr>
            <w:rFonts w:hint="default"/>
            <w:lang w:val="ru-RU"/>
          </w:rPr>
          <w:t>соо</w:t>
        </w:r>
      </w:ins>
      <w:ins w:id="190" w:author="google1599737165" w:date="2023-05-13T09:16:00Z">
        <w:r>
          <w:rPr>
            <w:rFonts w:hint="default"/>
            <w:lang w:val="ru-RU"/>
          </w:rPr>
          <w:t>бщест</w:t>
        </w:r>
      </w:ins>
      <w:ins w:id="191" w:author="google1599737165" w:date="2023-05-13T09:16:01Z">
        <w:r>
          <w:rPr>
            <w:rFonts w:hint="default"/>
            <w:lang w:val="ru-RU"/>
          </w:rPr>
          <w:t>ва</w:t>
        </w:r>
      </w:ins>
      <w:ins w:id="192" w:author="google1599737165" w:date="2023-05-13T09:16:07Z">
        <w:r>
          <w:rPr>
            <w:rFonts w:hint="default"/>
            <w:lang w:val="ru-RU"/>
          </w:rPr>
          <w:t xml:space="preserve">, </w:t>
        </w:r>
      </w:ins>
      <w:ins w:id="193" w:author="google1599737165" w:date="2023-05-13T09:16:08Z">
        <w:r>
          <w:rPr>
            <w:rFonts w:hint="default"/>
            <w:lang w:val="ru-RU"/>
          </w:rPr>
          <w:t>подве</w:t>
        </w:r>
      </w:ins>
      <w:ins w:id="194" w:author="google1599737165" w:date="2023-05-13T09:16:09Z">
        <w:r>
          <w:rPr>
            <w:rFonts w:hint="default"/>
            <w:lang w:val="ru-RU"/>
          </w:rPr>
          <w:t>рг</w:t>
        </w:r>
      </w:ins>
      <w:ins w:id="195" w:author="google1599737165" w:date="2023-05-13T09:16:10Z">
        <w:r>
          <w:rPr>
            <w:rFonts w:hint="default"/>
            <w:lang w:val="ru-RU"/>
          </w:rPr>
          <w:t>шие</w:t>
        </w:r>
      </w:ins>
      <w:ins w:id="196" w:author="google1599737165" w:date="2023-05-13T09:16:11Z">
        <w:r>
          <w:rPr>
            <w:rFonts w:hint="default"/>
            <w:lang w:val="ru-RU"/>
          </w:rPr>
          <w:t xml:space="preserve">ся </w:t>
        </w:r>
      </w:ins>
      <w:ins w:id="197" w:author="google1599737165" w:date="2023-05-13T09:16:12Z">
        <w:r>
          <w:rPr>
            <w:rFonts w:hint="default"/>
            <w:lang w:val="ru-RU"/>
          </w:rPr>
          <w:t>ант</w:t>
        </w:r>
      </w:ins>
      <w:ins w:id="198" w:author="google1599737165" w:date="2023-05-13T09:16:13Z">
        <w:r>
          <w:rPr>
            <w:rFonts w:hint="default"/>
            <w:lang w:val="ru-RU"/>
          </w:rPr>
          <w:t>ропогенн</w:t>
        </w:r>
      </w:ins>
      <w:ins w:id="199" w:author="google1599737165" w:date="2023-05-13T09:16:14Z">
        <w:r>
          <w:rPr>
            <w:rFonts w:hint="default"/>
            <w:lang w:val="ru-RU"/>
          </w:rPr>
          <w:t xml:space="preserve">ому </w:t>
        </w:r>
      </w:ins>
      <w:ins w:id="200" w:author="google1599737165" w:date="2023-05-13T09:16:15Z">
        <w:r>
          <w:rPr>
            <w:rFonts w:hint="default"/>
            <w:lang w:val="ru-RU"/>
          </w:rPr>
          <w:t>возде</w:t>
        </w:r>
      </w:ins>
      <w:ins w:id="201" w:author="google1599737165" w:date="2023-05-13T09:16:16Z">
        <w:r>
          <w:rPr>
            <w:rFonts w:hint="default"/>
            <w:lang w:val="ru-RU"/>
          </w:rPr>
          <w:t>йст</w:t>
        </w:r>
      </w:ins>
      <w:ins w:id="202" w:author="google1599737165" w:date="2023-05-13T09:16:18Z">
        <w:r>
          <w:rPr>
            <w:rFonts w:hint="default"/>
            <w:lang w:val="ru-RU"/>
          </w:rPr>
          <w:t>ви</w:t>
        </w:r>
      </w:ins>
      <w:ins w:id="203" w:author="google1599737165" w:date="2023-05-13T09:16:19Z">
        <w:r>
          <w:rPr>
            <w:rFonts w:hint="default"/>
            <w:lang w:val="ru-RU"/>
          </w:rPr>
          <w:t>ю</w:t>
        </w:r>
      </w:ins>
      <w:ins w:id="204" w:author="google1599737165" w:date="2023-05-13T09:16:21Z">
        <w:r>
          <w:rPr>
            <w:rFonts w:hint="default"/>
            <w:lang w:val="ru-RU"/>
          </w:rPr>
          <w:t>.</w:t>
        </w:r>
      </w:ins>
      <w:ins w:id="205" w:author="google1599737165" w:date="2023-05-13T09:16:22Z">
        <w:r>
          <w:rPr>
            <w:rFonts w:hint="default"/>
            <w:lang w:val="ru-RU"/>
          </w:rPr>
          <w:t xml:space="preserve"> </w:t>
        </w:r>
      </w:ins>
      <w:ins w:id="206" w:author="google1599737165" w:date="2023-05-13T09:16:28Z">
        <w:r>
          <w:rPr>
            <w:rFonts w:hint="default"/>
            <w:lang w:val="ru-RU"/>
          </w:rPr>
          <w:t>В</w:t>
        </w:r>
      </w:ins>
      <w:ins w:id="207" w:author="google1599737165" w:date="2023-05-13T09:16:29Z">
        <w:r>
          <w:rPr>
            <w:rFonts w:hint="default"/>
            <w:lang w:val="ru-RU"/>
          </w:rPr>
          <w:t>иды</w:t>
        </w:r>
      </w:ins>
      <w:ins w:id="208" w:author="google1599737165" w:date="2023-05-13T09:16:36Z">
        <w:r>
          <w:rPr>
            <w:rFonts w:hint="default"/>
            <w:lang w:val="ru-RU"/>
          </w:rPr>
          <w:t xml:space="preserve">, </w:t>
        </w:r>
      </w:ins>
      <w:ins w:id="209" w:author="google1599737165" w:date="2023-05-13T09:16:58Z">
        <w:r>
          <w:rPr>
            <w:rFonts w:hint="default"/>
            <w:lang w:val="ru-RU"/>
          </w:rPr>
          <w:t>расп</w:t>
        </w:r>
      </w:ins>
      <w:ins w:id="210" w:author="google1599737165" w:date="2023-05-13T09:16:59Z">
        <w:r>
          <w:rPr>
            <w:rFonts w:hint="default"/>
            <w:lang w:val="ru-RU"/>
          </w:rPr>
          <w:t>о</w:t>
        </w:r>
      </w:ins>
      <w:ins w:id="211" w:author="google1599737165" w:date="2023-05-13T09:17:00Z">
        <w:r>
          <w:rPr>
            <w:rFonts w:hint="default"/>
            <w:lang w:val="ru-RU"/>
          </w:rPr>
          <w:t>ло</w:t>
        </w:r>
      </w:ins>
      <w:ins w:id="212" w:author="google1599737165" w:date="2023-05-13T09:17:01Z">
        <w:r>
          <w:rPr>
            <w:rFonts w:hint="default"/>
            <w:lang w:val="ru-RU"/>
          </w:rPr>
          <w:t>женны</w:t>
        </w:r>
      </w:ins>
      <w:ins w:id="213" w:author="google1599737165" w:date="2023-05-13T09:17:02Z">
        <w:r>
          <w:rPr>
            <w:rFonts w:hint="default"/>
            <w:lang w:val="ru-RU"/>
          </w:rPr>
          <w:t xml:space="preserve">е на </w:t>
        </w:r>
      </w:ins>
      <w:ins w:id="214" w:author="google1599737165" w:date="2023-05-13T09:17:03Z">
        <w:r>
          <w:rPr>
            <w:rFonts w:hint="default"/>
            <w:lang w:val="ru-RU"/>
          </w:rPr>
          <w:t>ор</w:t>
        </w:r>
      </w:ins>
      <w:ins w:id="215" w:author="google1599737165" w:date="2023-05-13T09:17:04Z">
        <w:r>
          <w:rPr>
            <w:rFonts w:hint="default"/>
            <w:lang w:val="ru-RU"/>
          </w:rPr>
          <w:t>ди</w:t>
        </w:r>
      </w:ins>
      <w:ins w:id="216" w:author="google1599737165" w:date="2023-05-13T09:17:05Z">
        <w:r>
          <w:rPr>
            <w:rFonts w:hint="default"/>
            <w:lang w:val="ru-RU"/>
          </w:rPr>
          <w:t>на</w:t>
        </w:r>
      </w:ins>
      <w:ins w:id="217" w:author="google1599737165" w:date="2023-05-13T09:17:06Z">
        <w:r>
          <w:rPr>
            <w:rFonts w:hint="default"/>
            <w:lang w:val="ru-RU"/>
          </w:rPr>
          <w:t>ции</w:t>
        </w:r>
      </w:ins>
      <w:ins w:id="218" w:author="google1599737165" w:date="2023-05-13T09:17:14Z">
        <w:r>
          <w:rPr>
            <w:rFonts w:hint="default"/>
            <w:lang w:val="ru-RU"/>
          </w:rPr>
          <w:t xml:space="preserve"> </w:t>
        </w:r>
      </w:ins>
      <w:ins w:id="219" w:author="google1599737165" w:date="2023-05-13T09:17:15Z">
        <w:r>
          <w:rPr>
            <w:rFonts w:hint="default"/>
            <w:lang w:val="ru-RU"/>
          </w:rPr>
          <w:t xml:space="preserve">ближе </w:t>
        </w:r>
      </w:ins>
      <w:ins w:id="220" w:author="google1599737165" w:date="2023-05-13T09:17:17Z">
        <w:r>
          <w:rPr>
            <w:rFonts w:hint="default"/>
            <w:lang w:val="ru-RU"/>
          </w:rPr>
          <w:t xml:space="preserve">к </w:t>
        </w:r>
      </w:ins>
      <w:ins w:id="221" w:author="google1599737165" w:date="2023-05-13T09:17:19Z">
        <w:r>
          <w:rPr>
            <w:rFonts w:hint="default"/>
            <w:lang w:val="ru-RU"/>
          </w:rPr>
          <w:t>п</w:t>
        </w:r>
      </w:ins>
      <w:ins w:id="222" w:author="google1599737165" w:date="2023-05-13T09:17:21Z">
        <w:r>
          <w:rPr>
            <w:rFonts w:hint="default"/>
            <w:lang w:val="ru-RU"/>
          </w:rPr>
          <w:t>ервом</w:t>
        </w:r>
      </w:ins>
      <w:ins w:id="223" w:author="google1599737165" w:date="2023-05-13T09:17:22Z">
        <w:r>
          <w:rPr>
            <w:rFonts w:hint="default"/>
            <w:lang w:val="ru-RU"/>
          </w:rPr>
          <w:t>у це</w:t>
        </w:r>
      </w:ins>
      <w:ins w:id="224" w:author="google1599737165" w:date="2023-05-13T09:17:23Z">
        <w:r>
          <w:rPr>
            <w:rFonts w:hint="default"/>
            <w:lang w:val="ru-RU"/>
          </w:rPr>
          <w:t>нтроид</w:t>
        </w:r>
      </w:ins>
      <w:ins w:id="225" w:author="google1599737165" w:date="2023-05-13T09:17:24Z">
        <w:r>
          <w:rPr>
            <w:rFonts w:hint="default"/>
            <w:lang w:val="ru-RU"/>
          </w:rPr>
          <w:t xml:space="preserve">у </w:t>
        </w:r>
      </w:ins>
      <w:ins w:id="226" w:author="google1599737165" w:date="2023-05-13T09:17:25Z">
        <w:r>
          <w:rPr>
            <w:rFonts w:hint="default"/>
            <w:lang w:val="ru-RU"/>
          </w:rPr>
          <w:t>ха</w:t>
        </w:r>
      </w:ins>
      <w:ins w:id="227" w:author="google1599737165" w:date="2023-05-13T09:17:27Z">
        <w:r>
          <w:rPr>
            <w:rFonts w:hint="default"/>
            <w:lang w:val="ru-RU"/>
          </w:rPr>
          <w:t>ра</w:t>
        </w:r>
      </w:ins>
      <w:ins w:id="228" w:author="google1599737165" w:date="2023-05-13T09:17:28Z">
        <w:r>
          <w:rPr>
            <w:rFonts w:hint="default"/>
            <w:lang w:val="ru-RU"/>
          </w:rPr>
          <w:t xml:space="preserve">ктерны </w:t>
        </w:r>
      </w:ins>
      <w:ins w:id="229" w:author="google1599737165" w:date="2023-05-13T09:17:29Z">
        <w:r>
          <w:rPr>
            <w:rFonts w:hint="default"/>
            <w:lang w:val="ru-RU"/>
          </w:rPr>
          <w:t>для на</w:t>
        </w:r>
      </w:ins>
      <w:ins w:id="230" w:author="google1599737165" w:date="2023-05-13T09:17:30Z">
        <w:r>
          <w:rPr>
            <w:rFonts w:hint="default"/>
            <w:lang w:val="ru-RU"/>
          </w:rPr>
          <w:t>тивны</w:t>
        </w:r>
      </w:ins>
      <w:ins w:id="231" w:author="google1599737165" w:date="2023-05-13T09:17:31Z">
        <w:r>
          <w:rPr>
            <w:rFonts w:hint="default"/>
            <w:lang w:val="ru-RU"/>
          </w:rPr>
          <w:t>х сооб</w:t>
        </w:r>
      </w:ins>
      <w:ins w:id="232" w:author="google1599737165" w:date="2023-05-13T09:17:32Z">
        <w:r>
          <w:rPr>
            <w:rFonts w:hint="default"/>
            <w:lang w:val="ru-RU"/>
          </w:rPr>
          <w:t>щест</w:t>
        </w:r>
      </w:ins>
      <w:ins w:id="233" w:author="google1599737165" w:date="2023-05-13T09:17:33Z">
        <w:r>
          <w:rPr>
            <w:rFonts w:hint="default"/>
            <w:lang w:val="ru-RU"/>
          </w:rPr>
          <w:t xml:space="preserve">в, </w:t>
        </w:r>
      </w:ins>
      <w:ins w:id="234" w:author="google1599737165" w:date="2023-05-13T09:17:34Z">
        <w:r>
          <w:rPr>
            <w:rFonts w:hint="default"/>
            <w:lang w:val="ru-RU"/>
          </w:rPr>
          <w:t>виды,</w:t>
        </w:r>
      </w:ins>
      <w:ins w:id="235" w:author="google1599737165" w:date="2023-05-13T09:17:35Z">
        <w:r>
          <w:rPr>
            <w:rFonts w:hint="default"/>
            <w:lang w:val="ru-RU"/>
          </w:rPr>
          <w:t xml:space="preserve"> расп</w:t>
        </w:r>
      </w:ins>
      <w:ins w:id="236" w:author="google1599737165" w:date="2023-05-13T09:17:36Z">
        <w:r>
          <w:rPr>
            <w:rFonts w:hint="default"/>
            <w:lang w:val="ru-RU"/>
          </w:rPr>
          <w:t>о</w:t>
        </w:r>
      </w:ins>
      <w:ins w:id="237" w:author="google1599737165" w:date="2023-05-13T09:17:38Z">
        <w:r>
          <w:rPr>
            <w:rFonts w:hint="default"/>
            <w:lang w:val="ru-RU"/>
          </w:rPr>
          <w:t>ложе</w:t>
        </w:r>
      </w:ins>
      <w:ins w:id="238" w:author="google1599737165" w:date="2023-05-13T09:17:39Z">
        <w:r>
          <w:rPr>
            <w:rFonts w:hint="default"/>
            <w:lang w:val="ru-RU"/>
          </w:rPr>
          <w:t xml:space="preserve">нные </w:t>
        </w:r>
      </w:ins>
      <w:ins w:id="239" w:author="google1599737165" w:date="2023-05-13T09:17:41Z">
        <w:r>
          <w:rPr>
            <w:rFonts w:hint="default"/>
            <w:lang w:val="ru-RU"/>
          </w:rPr>
          <w:t>бли</w:t>
        </w:r>
      </w:ins>
      <w:ins w:id="240" w:author="google1599737165" w:date="2023-05-13T09:17:42Z">
        <w:r>
          <w:rPr>
            <w:rFonts w:hint="default"/>
            <w:lang w:val="ru-RU"/>
          </w:rPr>
          <w:t xml:space="preserve">же во </w:t>
        </w:r>
      </w:ins>
      <w:ins w:id="241" w:author="google1599737165" w:date="2023-05-13T09:17:43Z">
        <w:r>
          <w:rPr>
            <w:rFonts w:hint="default"/>
            <w:lang w:val="ru-RU"/>
          </w:rPr>
          <w:t>вто</w:t>
        </w:r>
      </w:ins>
      <w:ins w:id="242" w:author="google1599737165" w:date="2023-05-13T09:17:44Z">
        <w:r>
          <w:rPr>
            <w:rFonts w:hint="default"/>
            <w:lang w:val="ru-RU"/>
          </w:rPr>
          <w:t xml:space="preserve">ому </w:t>
        </w:r>
      </w:ins>
      <w:ins w:id="243" w:author="google1599737165" w:date="2023-05-13T09:17:45Z">
        <w:r>
          <w:rPr>
            <w:rFonts w:hint="default"/>
            <w:lang w:val="ru-RU"/>
          </w:rPr>
          <w:t>центро</w:t>
        </w:r>
      </w:ins>
      <w:ins w:id="244" w:author="google1599737165" w:date="2023-05-13T09:17:46Z">
        <w:r>
          <w:rPr>
            <w:rFonts w:hint="default"/>
            <w:lang w:val="ru-RU"/>
          </w:rPr>
          <w:t>иду</w:t>
        </w:r>
      </w:ins>
      <w:ins w:id="245" w:author="google1599737165" w:date="2023-05-13T09:17:47Z">
        <w:r>
          <w:rPr>
            <w:rFonts w:hint="default"/>
            <w:lang w:val="ru-RU"/>
          </w:rPr>
          <w:t xml:space="preserve"> - </w:t>
        </w:r>
      </w:ins>
      <w:ins w:id="246" w:author="google1599737165" w:date="2023-05-13T09:17:48Z">
        <w:r>
          <w:rPr>
            <w:rFonts w:hint="default"/>
            <w:lang w:val="ru-RU"/>
          </w:rPr>
          <w:t>ин</w:t>
        </w:r>
      </w:ins>
      <w:ins w:id="247" w:author="google1599737165" w:date="2023-05-13T09:17:49Z">
        <w:r>
          <w:rPr>
            <w:rFonts w:hint="default"/>
            <w:lang w:val="ru-RU"/>
          </w:rPr>
          <w:t>дикато</w:t>
        </w:r>
      </w:ins>
      <w:ins w:id="248" w:author="google1599737165" w:date="2023-05-13T09:17:50Z">
        <w:r>
          <w:rPr>
            <w:rFonts w:hint="default"/>
            <w:lang w:val="ru-RU"/>
          </w:rPr>
          <w:t xml:space="preserve">ры </w:t>
        </w:r>
      </w:ins>
      <w:ins w:id="249" w:author="google1599737165" w:date="2023-05-13T09:17:53Z">
        <w:r>
          <w:rPr>
            <w:rFonts w:hint="default"/>
            <w:lang w:val="ru-RU"/>
          </w:rPr>
          <w:t>нару</w:t>
        </w:r>
      </w:ins>
      <w:ins w:id="250" w:author="google1599737165" w:date="2023-05-13T09:17:54Z">
        <w:r>
          <w:rPr>
            <w:rFonts w:hint="default"/>
            <w:lang w:val="ru-RU"/>
          </w:rPr>
          <w:t>шенных</w:t>
        </w:r>
      </w:ins>
      <w:ins w:id="251" w:author="google1599737165" w:date="2023-05-13T09:17:55Z">
        <w:r>
          <w:rPr>
            <w:rFonts w:hint="default"/>
            <w:lang w:val="ru-RU"/>
          </w:rPr>
          <w:t xml:space="preserve"> место</w:t>
        </w:r>
      </w:ins>
      <w:ins w:id="252" w:author="google1599737165" w:date="2023-05-13T09:17:56Z">
        <w:r>
          <w:rPr>
            <w:rFonts w:hint="default"/>
            <w:lang w:val="ru-RU"/>
          </w:rPr>
          <w:t>обитан</w:t>
        </w:r>
      </w:ins>
      <w:ins w:id="253" w:author="google1599737165" w:date="2023-05-13T09:17:57Z">
        <w:r>
          <w:rPr>
            <w:rFonts w:hint="default"/>
            <w:lang w:val="ru-RU"/>
          </w:rPr>
          <w:t>ий.</w:t>
        </w:r>
      </w:ins>
    </w:p>
    <w:p>
      <w:pPr>
        <w:jc w:val="both"/>
        <w:rPr>
          <w:rFonts w:hint="default" w:ascii="Verdana" w:hAnsi="Verdana" w:cs="Verdana"/>
          <w:sz w:val="18"/>
          <w:szCs w:val="18"/>
        </w:rPr>
      </w:pPr>
    </w:p>
    <w:p>
      <w:pPr>
        <w:jc w:val="both"/>
        <w:rPr>
          <w:rFonts w:hint="default" w:ascii="Verdana" w:hAnsi="Verdana" w:cs="Verdana"/>
          <w:sz w:val="18"/>
          <w:szCs w:val="18"/>
          <w:lang w:val="ru-RU"/>
        </w:rPr>
      </w:pPr>
      <w:r>
        <w:rPr>
          <w:rFonts w:hint="default" w:ascii="Verdana" w:hAnsi="Verdana" w:cs="Verdana"/>
          <w:sz w:val="18"/>
          <w:szCs w:val="18"/>
        </w:rPr>
        <w:t xml:space="preserve">Индикаторами воздействия являются организмы, которые имеют относительно большую численность в сообществах и могут проявить реакцию на воздействие. </w:t>
      </w:r>
      <w:r>
        <w:rPr>
          <w:rFonts w:hint="default" w:ascii="Verdana" w:hAnsi="Verdana" w:cs="Verdana"/>
          <w:sz w:val="18"/>
          <w:szCs w:val="18"/>
          <w:lang w:val="ru-RU"/>
        </w:rPr>
        <w:t xml:space="preserve">К числу видов-индикаторов этого типа относятся </w:t>
      </w:r>
      <w:r>
        <w:rPr>
          <w:rFonts w:hint="default" w:ascii="Verdana" w:hAnsi="Verdana" w:cs="Verdana"/>
          <w:sz w:val="18"/>
          <w:szCs w:val="18"/>
        </w:rPr>
        <w:t xml:space="preserve">полихеты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r>
        <w:rPr>
          <w:rFonts w:hint="default" w:ascii="Verdana" w:hAnsi="Verdana" w:cs="Verdana"/>
          <w:sz w:val="18"/>
          <w:szCs w:val="18"/>
        </w:rPr>
        <w:t xml:space="preserve">и равноногие раки </w:t>
      </w:r>
      <w:r>
        <w:rPr>
          <w:rFonts w:hint="default" w:ascii="Verdana" w:hAnsi="Verdana" w:cs="Verdana"/>
          <w:i/>
          <w:sz w:val="18"/>
          <w:szCs w:val="18"/>
        </w:rPr>
        <w:t>Saduria entomon</w:t>
      </w:r>
      <w:r>
        <w:rPr>
          <w:rFonts w:hint="default" w:ascii="Verdana" w:hAnsi="Verdana" w:cs="Verdana"/>
          <w:sz w:val="18"/>
          <w:szCs w:val="18"/>
        </w:rPr>
        <w:t xml:space="preserve">. </w:t>
      </w:r>
      <w:r>
        <w:rPr>
          <w:rFonts w:hint="default" w:ascii="Verdana" w:hAnsi="Verdana" w:cs="Verdana"/>
          <w:sz w:val="18"/>
          <w:szCs w:val="18"/>
          <w:lang w:val="ru-RU"/>
        </w:rPr>
        <w:t>Рост обилия этих видов может быть индикатором присутствия разрушающего воздействия</w:t>
      </w:r>
      <w:r>
        <w:rPr>
          <w:rFonts w:hint="default" w:cs="Verdana"/>
          <w:sz w:val="18"/>
          <w:szCs w:val="18"/>
          <w:lang w:val="ru-RU"/>
        </w:rPr>
        <w:t xml:space="preserve"> (Рисунок 2.7)</w:t>
      </w:r>
      <w:r>
        <w:rPr>
          <w:rFonts w:hint="default" w:ascii="Verdana" w:hAnsi="Verdana" w:cs="Verdana"/>
          <w:sz w:val="18"/>
          <w:szCs w:val="18"/>
          <w:lang w:val="ru-RU"/>
        </w:rPr>
        <w:t xml:space="preserve">. </w:t>
      </w:r>
      <w:r>
        <w:rPr>
          <w:rFonts w:hint="default" w:cs="Verdana"/>
          <w:sz w:val="18"/>
          <w:szCs w:val="18"/>
          <w:lang w:val="ru-RU"/>
        </w:rPr>
        <w:t xml:space="preserve">При этом,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cs="Verdana"/>
          <w:sz w:val="18"/>
          <w:szCs w:val="18"/>
          <w:lang w:val="ru-RU"/>
        </w:rPr>
        <w:t xml:space="preserve">. является оппортунистом, т.е. быстро заселяющим освободившиеся местообитания, что характерно для многих полихет из семейства </w:t>
      </w:r>
      <w:r>
        <w:rPr>
          <w:rFonts w:hint="default" w:cs="Verdana"/>
          <w:sz w:val="18"/>
          <w:szCs w:val="18"/>
          <w:lang w:val="en-US"/>
        </w:rPr>
        <w:t>Spionidae (Grassle</w:t>
      </w:r>
      <w:r>
        <w:rPr>
          <w:rFonts w:hint="default" w:cs="Verdana"/>
          <w:sz w:val="18"/>
          <w:szCs w:val="18"/>
          <w:lang w:val="ru-RU"/>
        </w:rPr>
        <w:t xml:space="preserve">, </w:t>
      </w:r>
      <w:r>
        <w:rPr>
          <w:rFonts w:hint="default" w:cs="Verdana"/>
          <w:sz w:val="18"/>
          <w:szCs w:val="18"/>
          <w:lang w:val="en-US"/>
        </w:rPr>
        <w:t xml:space="preserve">Grassle, 1974). </w:t>
      </w:r>
      <w:r>
        <w:rPr>
          <w:rFonts w:hint="default" w:cs="Verdana"/>
          <w:sz w:val="18"/>
          <w:szCs w:val="18"/>
          <w:lang w:val="ru-RU"/>
        </w:rPr>
        <w:t xml:space="preserve">Второй вид - подвижный хищник и трупоед, который </w:t>
      </w:r>
      <w:del w:id="254" w:author="google1599737165" w:date="2023-05-13T09:20:24Z">
        <w:r>
          <w:rPr>
            <w:rFonts w:hint="default" w:cs="Verdana"/>
            <w:sz w:val="18"/>
            <w:szCs w:val="18"/>
            <w:lang w:val="ru-RU"/>
          </w:rPr>
          <w:delText>дает</w:delText>
        </w:r>
      </w:del>
      <w:ins w:id="255" w:author="google1599737165" w:date="2023-05-13T09:20:24Z">
        <w:r>
          <w:rPr>
            <w:rFonts w:hint="default" w:cs="Verdana"/>
            <w:sz w:val="18"/>
            <w:szCs w:val="18"/>
            <w:lang w:val="ru-RU"/>
          </w:rPr>
          <w:t>демо</w:t>
        </w:r>
      </w:ins>
      <w:ins w:id="256" w:author="google1599737165" w:date="2023-05-13T09:20:25Z">
        <w:r>
          <w:rPr>
            <w:rFonts w:hint="default" w:cs="Verdana"/>
            <w:sz w:val="18"/>
            <w:szCs w:val="18"/>
            <w:lang w:val="ru-RU"/>
          </w:rPr>
          <w:t>нстрир</w:t>
        </w:r>
      </w:ins>
      <w:ins w:id="257" w:author="google1599737165" w:date="2023-05-13T09:20:26Z">
        <w:r>
          <w:rPr>
            <w:rFonts w:hint="default" w:cs="Verdana"/>
            <w:sz w:val="18"/>
            <w:szCs w:val="18"/>
            <w:lang w:val="ru-RU"/>
          </w:rPr>
          <w:t>ует</w:t>
        </w:r>
      </w:ins>
      <w:r>
        <w:rPr>
          <w:rFonts w:hint="default" w:cs="Verdana"/>
          <w:sz w:val="18"/>
          <w:szCs w:val="18"/>
          <w:lang w:val="ru-RU"/>
        </w:rPr>
        <w:t xml:space="preserve"> всплеск обилия в биотопах, где отмечается большое количество жертв (скопления погибших организмов, плотные поселения </w:t>
      </w:r>
      <w:r>
        <w:rPr>
          <w:rFonts w:hint="default" w:ascii="Verdana" w:hAnsi="Verdana" w:cs="Verdana"/>
          <w:i/>
          <w:sz w:val="18"/>
          <w:szCs w:val="18"/>
        </w:rPr>
        <w:t>Marenzelleria</w:t>
      </w:r>
      <w:r>
        <w:rPr>
          <w:rFonts w:hint="default" w:cs="Verdana"/>
          <w:sz w:val="18"/>
          <w:szCs w:val="18"/>
          <w:lang w:val="ru-RU"/>
        </w:rPr>
        <w:t>). В число индикаторов не включаются сипункулиды, которые как и два упомянутых вида, демонстрируют всп</w:t>
      </w:r>
      <w:ins w:id="258" w:author="google1599737165" w:date="2023-05-13T09:21:06Z">
        <w:r>
          <w:rPr>
            <w:rFonts w:hint="default" w:cs="Verdana"/>
            <w:sz w:val="18"/>
            <w:szCs w:val="18"/>
            <w:lang w:val="ru-RU"/>
          </w:rPr>
          <w:t>л</w:t>
        </w:r>
      </w:ins>
      <w:r>
        <w:rPr>
          <w:rFonts w:hint="default" w:cs="Verdana"/>
          <w:sz w:val="18"/>
          <w:szCs w:val="18"/>
          <w:lang w:val="ru-RU"/>
        </w:rPr>
        <w:t>ески обилия в нарушенных местообитаниях, так как их таксономический стат</w:t>
      </w:r>
      <w:del w:id="259" w:author="google1599737165" w:date="2023-05-13T09:21:12Z">
        <w:r>
          <w:rPr>
            <w:rFonts w:hint="default" w:cs="Verdana"/>
            <w:sz w:val="18"/>
            <w:szCs w:val="18"/>
            <w:lang w:val="ru-RU"/>
          </w:rPr>
          <w:delText>а</w:delText>
        </w:r>
      </w:del>
      <w:r>
        <w:rPr>
          <w:rFonts w:hint="default" w:cs="Verdana"/>
          <w:sz w:val="18"/>
          <w:szCs w:val="18"/>
          <w:lang w:val="ru-RU"/>
        </w:rPr>
        <w:t>ус противоречит требованию четкой таксономии видов-индикаторов.</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p>
    <w:p>
      <w:pPr>
        <w:jc w:val="center"/>
        <w:rPr>
          <w:rFonts w:hint="default" w:ascii="Verdana" w:hAnsi="Verdana" w:cs="Verdana"/>
          <w:sz w:val="18"/>
          <w:szCs w:val="18"/>
          <w:lang w:val="ru-RU"/>
        </w:rPr>
      </w:pPr>
    </w:p>
    <w:tbl>
      <w:tblPr>
        <w:tblStyle w:val="10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6"/>
        <w:gridCol w:w="4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6" w:type="dxa"/>
          </w:tcPr>
          <w:p>
            <w:pPr>
              <w:jc w:val="both"/>
              <w:rPr>
                <w:rFonts w:hint="default" w:ascii="Verdana" w:hAnsi="Verdana" w:cs="Verdana"/>
                <w:sz w:val="18"/>
                <w:szCs w:val="18"/>
                <w:vertAlign w:val="baseline"/>
                <w:lang w:val="ru-RU"/>
              </w:rPr>
            </w:pPr>
            <w:r>
              <w:rPr>
                <w:rFonts w:ascii="Verdana" w:hAnsi="Verdana" w:eastAsia="Times New Roman" w:cs="Verdana"/>
                <w:sz w:val="18"/>
                <w:szCs w:val="18"/>
              </w:rPr>
              <w:drawing>
                <wp:inline distT="0" distB="0" distL="0" distR="0">
                  <wp:extent cx="2062480" cy="3050540"/>
                  <wp:effectExtent l="0" t="0" r="13970" b="16510"/>
                  <wp:docPr id="17"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1709"/>
                          <pic:cNvPicPr>
                            <a:picLocks noChangeAspect="1"/>
                          </pic:cNvPicPr>
                        </pic:nvPicPr>
                        <pic:blipFill>
                          <a:blip r:embed="rId22" cstate="print">
                            <a:extLst>
                              <a:ext uri="{28A0092B-C50C-407E-A947-70E740481C1C}">
                                <a14:useLocalDpi xmlns:a14="http://schemas.microsoft.com/office/drawing/2010/main" val="0"/>
                              </a:ext>
                            </a:extLst>
                          </a:blip>
                          <a:srcRect t="5247" r="66453"/>
                          <a:stretch>
                            <a:fillRect/>
                          </a:stretch>
                        </pic:blipFill>
                        <pic:spPr>
                          <a:xfrm>
                            <a:off x="0" y="0"/>
                            <a:ext cx="2062480" cy="3050540"/>
                          </a:xfrm>
                          <a:prstGeom prst="rect">
                            <a:avLst/>
                          </a:prstGeom>
                          <a:ln>
                            <a:noFill/>
                          </a:ln>
                        </pic:spPr>
                      </pic:pic>
                    </a:graphicData>
                  </a:graphic>
                </wp:inline>
              </w:drawing>
            </w:r>
          </w:p>
        </w:tc>
        <w:tc>
          <w:tcPr>
            <w:tcW w:w="4787" w:type="dxa"/>
          </w:tcPr>
          <w:p>
            <w:pPr>
              <w:jc w:val="both"/>
              <w:rPr>
                <w:rFonts w:hint="default" w:ascii="Verdana" w:hAnsi="Verdana" w:cs="Verdana"/>
                <w:sz w:val="18"/>
                <w:szCs w:val="18"/>
                <w:vertAlign w:val="baseline"/>
                <w:lang w:val="ru-RU"/>
              </w:rPr>
            </w:pPr>
            <w:r>
              <w:rPr>
                <w:rFonts w:ascii="Verdana" w:hAnsi="Verdana" w:eastAsia="Times New Roman" w:cs="Verdana"/>
                <w:sz w:val="18"/>
                <w:szCs w:val="18"/>
              </w:rPr>
              <w:drawing>
                <wp:inline distT="0" distB="0" distL="0" distR="0">
                  <wp:extent cx="2202180" cy="3016250"/>
                  <wp:effectExtent l="0" t="0" r="0" b="12700"/>
                  <wp:docPr id="71709" name="Рисунок 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 name="Рисунок 71709"/>
                          <pic:cNvPicPr>
                            <a:picLocks noChangeAspect="1"/>
                          </pic:cNvPicPr>
                        </pic:nvPicPr>
                        <pic:blipFill>
                          <a:blip r:embed="rId22" cstate="print">
                            <a:extLst>
                              <a:ext uri="{28A0092B-C50C-407E-A947-70E740481C1C}">
                                <a14:useLocalDpi xmlns:a14="http://schemas.microsoft.com/office/drawing/2010/main" val="0"/>
                              </a:ext>
                            </a:extLst>
                          </a:blip>
                          <a:srcRect l="66228" r="-3959"/>
                          <a:stretch>
                            <a:fillRect/>
                          </a:stretch>
                        </pic:blipFill>
                        <pic:spPr>
                          <a:xfrm>
                            <a:off x="0" y="0"/>
                            <a:ext cx="2202180" cy="3016250"/>
                          </a:xfrm>
                          <a:prstGeom prst="rect">
                            <a:avLst/>
                          </a:prstGeom>
                          <a:ln>
                            <a:noFill/>
                          </a:ln>
                        </pic:spPr>
                      </pic:pic>
                    </a:graphicData>
                  </a:graphic>
                </wp:inline>
              </w:drawing>
            </w:r>
          </w:p>
        </w:tc>
      </w:tr>
    </w:tbl>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2.8</w:t>
      </w:r>
      <w:r>
        <w:rPr>
          <w:rFonts w:ascii="Verdana" w:hAnsi="Verdana" w:cs="Verdana"/>
          <w:sz w:val="18"/>
          <w:szCs w:val="18"/>
        </w:rPr>
        <w:t xml:space="preserve">: </w:t>
      </w:r>
      <w:r>
        <w:rPr>
          <w:rFonts w:hint="default" w:ascii="Verdana" w:hAnsi="Verdana" w:cs="Verdana"/>
          <w:sz w:val="18"/>
          <w:szCs w:val="18"/>
          <w:lang w:val="ru-RU"/>
        </w:rPr>
        <w:t>Распределение обилия индикаторов антропогенного пресса. Всплески обилия приурочены к нарушенным местообитаниям, соседствующим с терминалом «Утренний»</w:t>
      </w:r>
      <w:ins w:id="260" w:author="google1599737165" w:date="2023-05-13T09:21:37Z">
        <w:r>
          <w:rPr>
            <w:rFonts w:hint="default" w:cs="Verdana"/>
            <w:sz w:val="18"/>
            <w:szCs w:val="18"/>
            <w:lang w:val="ru-RU"/>
          </w:rPr>
          <w:t xml:space="preserve"> </w:t>
        </w:r>
      </w:ins>
      <w:ins w:id="261" w:author="google1599737165" w:date="2023-05-13T09:21:38Z">
        <w:r>
          <w:rPr>
            <w:rFonts w:hint="default" w:cs="Verdana"/>
            <w:sz w:val="18"/>
            <w:szCs w:val="18"/>
            <w:lang w:val="ru-RU"/>
          </w:rPr>
          <w:t xml:space="preserve">и </w:t>
        </w:r>
      </w:ins>
      <w:ins w:id="262" w:author="google1599737165" w:date="2023-05-13T09:21:39Z">
        <w:r>
          <w:rPr>
            <w:rFonts w:hint="default" w:cs="Verdana"/>
            <w:sz w:val="18"/>
            <w:szCs w:val="18"/>
            <w:lang w:val="ru-RU"/>
          </w:rPr>
          <w:t>ра</w:t>
        </w:r>
      </w:ins>
      <w:ins w:id="263" w:author="google1599737165" w:date="2023-05-13T09:21:40Z">
        <w:r>
          <w:rPr>
            <w:rFonts w:hint="default" w:cs="Verdana"/>
            <w:sz w:val="18"/>
            <w:szCs w:val="18"/>
            <w:lang w:val="ru-RU"/>
          </w:rPr>
          <w:t>й</w:t>
        </w:r>
      </w:ins>
      <w:ins w:id="264" w:author="google1599737165" w:date="2023-05-13T09:21:41Z">
        <w:r>
          <w:rPr>
            <w:rFonts w:hint="default" w:cs="Verdana"/>
            <w:sz w:val="18"/>
            <w:szCs w:val="18"/>
            <w:lang w:val="ru-RU"/>
          </w:rPr>
          <w:t xml:space="preserve">ону </w:t>
        </w:r>
      </w:ins>
      <w:ins w:id="265" w:author="google1599737165" w:date="2023-05-13T09:21:42Z">
        <w:r>
          <w:rPr>
            <w:rFonts w:hint="default" w:cs="Verdana"/>
            <w:sz w:val="18"/>
            <w:szCs w:val="18"/>
            <w:lang w:val="ru-RU"/>
          </w:rPr>
          <w:t>мо</w:t>
        </w:r>
      </w:ins>
      <w:ins w:id="266" w:author="google1599737165" w:date="2023-05-13T09:21:43Z">
        <w:r>
          <w:rPr>
            <w:rFonts w:hint="default" w:cs="Verdana"/>
            <w:sz w:val="18"/>
            <w:szCs w:val="18"/>
            <w:lang w:val="ru-RU"/>
          </w:rPr>
          <w:t xml:space="preserve">рского </w:t>
        </w:r>
      </w:ins>
      <w:ins w:id="267" w:author="google1599737165" w:date="2023-05-13T09:21:44Z">
        <w:r>
          <w:rPr>
            <w:rFonts w:hint="default" w:cs="Verdana"/>
            <w:sz w:val="18"/>
            <w:szCs w:val="18"/>
            <w:lang w:val="ru-RU"/>
          </w:rPr>
          <w:t>ка</w:t>
        </w:r>
      </w:ins>
      <w:ins w:id="268" w:author="google1599737165" w:date="2023-05-13T09:21:45Z">
        <w:r>
          <w:rPr>
            <w:rFonts w:hint="default" w:cs="Verdana"/>
            <w:sz w:val="18"/>
            <w:szCs w:val="18"/>
            <w:lang w:val="ru-RU"/>
          </w:rPr>
          <w:t>нала</w:t>
        </w:r>
      </w:ins>
      <w:ins w:id="269" w:author="google1599737165" w:date="2023-05-13T09:21:52Z">
        <w:r>
          <w:rPr>
            <w:rFonts w:hint="default" w:cs="Verdana"/>
            <w:sz w:val="18"/>
            <w:szCs w:val="18"/>
            <w:lang w:val="ru-RU"/>
          </w:rPr>
          <w:t>, г</w:t>
        </w:r>
      </w:ins>
      <w:ins w:id="270" w:author="google1599737165" w:date="2023-05-13T09:21:53Z">
        <w:r>
          <w:rPr>
            <w:rFonts w:hint="default" w:cs="Verdana"/>
            <w:sz w:val="18"/>
            <w:szCs w:val="18"/>
            <w:lang w:val="ru-RU"/>
          </w:rPr>
          <w:t>де пров</w:t>
        </w:r>
      </w:ins>
      <w:ins w:id="271" w:author="google1599737165" w:date="2023-05-13T09:21:54Z">
        <w:r>
          <w:rPr>
            <w:rFonts w:hint="default" w:cs="Verdana"/>
            <w:sz w:val="18"/>
            <w:szCs w:val="18"/>
            <w:lang w:val="ru-RU"/>
          </w:rPr>
          <w:t>одил</w:t>
        </w:r>
      </w:ins>
      <w:ins w:id="272" w:author="google1599737165" w:date="2023-05-13T09:21:56Z">
        <w:r>
          <w:rPr>
            <w:rFonts w:hint="default" w:cs="Verdana"/>
            <w:sz w:val="18"/>
            <w:szCs w:val="18"/>
            <w:lang w:val="ru-RU"/>
          </w:rPr>
          <w:t>и</w:t>
        </w:r>
      </w:ins>
      <w:ins w:id="273" w:author="google1599737165" w:date="2023-05-13T09:21:57Z">
        <w:r>
          <w:rPr>
            <w:rFonts w:hint="default" w:cs="Verdana"/>
            <w:sz w:val="18"/>
            <w:szCs w:val="18"/>
            <w:lang w:val="ru-RU"/>
          </w:rPr>
          <w:t>сь д</w:t>
        </w:r>
      </w:ins>
      <w:ins w:id="274" w:author="google1599737165" w:date="2023-05-13T09:21:58Z">
        <w:r>
          <w:rPr>
            <w:rFonts w:hint="default" w:cs="Verdana"/>
            <w:sz w:val="18"/>
            <w:szCs w:val="18"/>
            <w:lang w:val="ru-RU"/>
          </w:rPr>
          <w:t>ноуг</w:t>
        </w:r>
      </w:ins>
      <w:ins w:id="275" w:author="google1599737165" w:date="2023-05-13T09:21:59Z">
        <w:r>
          <w:rPr>
            <w:rFonts w:hint="default" w:cs="Verdana"/>
            <w:sz w:val="18"/>
            <w:szCs w:val="18"/>
            <w:lang w:val="ru-RU"/>
          </w:rPr>
          <w:t>лубите</w:t>
        </w:r>
      </w:ins>
      <w:ins w:id="276" w:author="google1599737165" w:date="2023-05-13T09:22:00Z">
        <w:r>
          <w:rPr>
            <w:rFonts w:hint="default" w:cs="Verdana"/>
            <w:sz w:val="18"/>
            <w:szCs w:val="18"/>
            <w:lang w:val="ru-RU"/>
          </w:rPr>
          <w:t xml:space="preserve">льные </w:t>
        </w:r>
      </w:ins>
      <w:ins w:id="277" w:author="google1599737165" w:date="2023-05-13T09:22:01Z">
        <w:r>
          <w:rPr>
            <w:rFonts w:hint="default" w:cs="Verdana"/>
            <w:sz w:val="18"/>
            <w:szCs w:val="18"/>
            <w:lang w:val="ru-RU"/>
          </w:rPr>
          <w:t>работы</w:t>
        </w:r>
      </w:ins>
      <w:r>
        <w:rPr>
          <w:rFonts w:hint="default" w:ascii="Verdana" w:hAnsi="Verdana" w:cs="Verdana"/>
          <w:sz w:val="18"/>
          <w:szCs w:val="18"/>
          <w:lang w:val="ru-RU"/>
        </w:rPr>
        <w:t xml:space="preserve">. </w:t>
      </w:r>
      <w:r>
        <w:rPr>
          <w:rFonts w:hint="default" w:cs="Verdana"/>
          <w:sz w:val="18"/>
          <w:szCs w:val="18"/>
          <w:lang w:val="ru-RU"/>
        </w:rPr>
        <w:t>Размер точки пропорционален плотности поселения (экз/м</w:t>
      </w:r>
      <w:r>
        <w:rPr>
          <w:rFonts w:hint="default" w:cs="Verdana"/>
          <w:sz w:val="18"/>
          <w:szCs w:val="18"/>
          <w:vertAlign w:val="superscript"/>
          <w:lang w:val="ru-RU"/>
        </w:rPr>
        <w:t>2</w:t>
      </w:r>
      <w:r>
        <w:rPr>
          <w:rFonts w:hint="default" w:cs="Verdana"/>
          <w:sz w:val="18"/>
          <w:szCs w:val="18"/>
          <w:lang w:val="ru-RU"/>
        </w:rPr>
        <w:t>)</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en-US"/>
        </w:rPr>
      </w:pPr>
      <w:r>
        <w:rPr>
          <w:rFonts w:hint="default" w:ascii="Verdana" w:hAnsi="Verdana" w:cs="Verdana"/>
          <w:sz w:val="18"/>
          <w:szCs w:val="18"/>
          <w:lang w:val="ru-RU"/>
        </w:rPr>
        <w:t xml:space="preserve">Индикаторами противоположного толка (виды, обилие которых будет сокращаться при росте замутнения) относятся </w:t>
      </w:r>
      <w:r>
        <w:rPr>
          <w:rFonts w:hint="default" w:ascii="Verdana" w:hAnsi="Verdana" w:cs="Verdana"/>
          <w:sz w:val="18"/>
          <w:szCs w:val="18"/>
        </w:rPr>
        <w:t>малоподвижны</w:t>
      </w:r>
      <w:r>
        <w:rPr>
          <w:rFonts w:hint="default" w:ascii="Verdana" w:hAnsi="Verdana" w:cs="Verdana"/>
          <w:sz w:val="18"/>
          <w:szCs w:val="18"/>
          <w:lang w:val="ru-RU"/>
        </w:rPr>
        <w:t>е животные</w:t>
      </w:r>
      <w:r>
        <w:rPr>
          <w:rFonts w:hint="default" w:ascii="Verdana" w:hAnsi="Verdana" w:cs="Verdana"/>
          <w:sz w:val="18"/>
          <w:szCs w:val="18"/>
        </w:rPr>
        <w:t xml:space="preserve"> (не способны к </w:t>
      </w:r>
      <w:r>
        <w:rPr>
          <w:rFonts w:hint="default" w:ascii="Verdana" w:hAnsi="Verdana" w:cs="Verdana"/>
          <w:sz w:val="18"/>
          <w:szCs w:val="18"/>
          <w:lang w:val="ru-RU"/>
        </w:rPr>
        <w:t>быстрому перемещению из нарушенных местообитаний</w:t>
      </w:r>
      <w:r>
        <w:rPr>
          <w:rFonts w:hint="default" w:ascii="Verdana" w:hAnsi="Verdana" w:cs="Verdana"/>
          <w:sz w:val="18"/>
          <w:szCs w:val="18"/>
        </w:rPr>
        <w:t>)</w:t>
      </w:r>
      <w:r>
        <w:rPr>
          <w:rFonts w:hint="default" w:ascii="Verdana" w:hAnsi="Verdana" w:cs="Verdana"/>
          <w:sz w:val="18"/>
          <w:szCs w:val="18"/>
          <w:lang w:val="ru-RU"/>
        </w:rPr>
        <w:t xml:space="preserve">, которые легко </w:t>
      </w:r>
      <w:r>
        <w:rPr>
          <w:rFonts w:hint="default" w:ascii="Verdana" w:hAnsi="Verdana" w:cs="Verdana"/>
          <w:sz w:val="18"/>
          <w:szCs w:val="18"/>
        </w:rPr>
        <w:t>определяются в полевых условиях</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i/>
          <w:iCs/>
          <w:sz w:val="18"/>
          <w:szCs w:val="18"/>
          <w:lang w:val="en-US"/>
        </w:rPr>
        <w:t>Ampharete vega</w:t>
      </w:r>
      <w:r>
        <w:rPr>
          <w:rFonts w:hint="default" w:ascii="Verdana" w:hAnsi="Verdana" w:cs="Verdana"/>
          <w:sz w:val="18"/>
          <w:szCs w:val="18"/>
          <w:lang w:val="en-US"/>
        </w:rPr>
        <w:t xml:space="preserve"> (Poychaeta), </w:t>
      </w:r>
      <w:r>
        <w:rPr>
          <w:rFonts w:hint="default" w:ascii="Verdana" w:hAnsi="Verdana" w:cs="Verdana"/>
          <w:i/>
          <w:iCs/>
          <w:sz w:val="18"/>
          <w:szCs w:val="18"/>
          <w:lang w:val="en-US"/>
        </w:rPr>
        <w:t>Monoporeia affinis</w:t>
      </w:r>
      <w:r>
        <w:rPr>
          <w:rFonts w:hint="default" w:ascii="Verdana" w:hAnsi="Verdana" w:cs="Verdana"/>
          <w:sz w:val="18"/>
          <w:szCs w:val="18"/>
          <w:lang w:val="en-US"/>
        </w:rPr>
        <w:t xml:space="preserve"> </w:t>
      </w:r>
      <w:r>
        <w:rPr>
          <w:rFonts w:hint="default" w:ascii="Verdana" w:hAnsi="Verdana" w:cs="Verdana"/>
          <w:sz w:val="18"/>
          <w:szCs w:val="18"/>
          <w:lang w:val="ru-RU"/>
        </w:rPr>
        <w:t xml:space="preserve">и </w:t>
      </w:r>
      <w:r>
        <w:rPr>
          <w:rFonts w:hint="default" w:ascii="Verdana" w:hAnsi="Verdana" w:cs="Verdana"/>
          <w:i/>
          <w:iCs/>
          <w:sz w:val="18"/>
          <w:szCs w:val="18"/>
          <w:lang w:val="en-US"/>
        </w:rPr>
        <w:t>Pontoporeia femorata</w:t>
      </w:r>
      <w:r>
        <w:rPr>
          <w:rFonts w:hint="default" w:ascii="Verdana" w:hAnsi="Verdana" w:cs="Verdana"/>
          <w:sz w:val="18"/>
          <w:szCs w:val="18"/>
          <w:lang w:val="en-US"/>
        </w:rPr>
        <w:t xml:space="preserve"> (Crustacea, Amphipoda), </w:t>
      </w:r>
      <w:r>
        <w:rPr>
          <w:rFonts w:hint="default" w:ascii="Verdana" w:hAnsi="Verdana" w:cs="Verdana"/>
          <w:i/>
          <w:iCs/>
          <w:sz w:val="18"/>
          <w:szCs w:val="18"/>
          <w:lang w:val="en-US"/>
        </w:rPr>
        <w:t>Portlandia aestuariorum</w:t>
      </w:r>
      <w:r>
        <w:rPr>
          <w:rFonts w:hint="default" w:ascii="Verdana" w:hAnsi="Verdana" w:cs="Verdana"/>
          <w:sz w:val="18"/>
          <w:szCs w:val="18"/>
          <w:lang w:val="en-US"/>
        </w:rPr>
        <w:t xml:space="preserve"> (Mollusca, Bivalvia) (</w:t>
      </w:r>
      <w:r>
        <w:rPr>
          <w:rFonts w:hint="default" w:ascii="Verdana" w:hAnsi="Verdana" w:cs="Verdana"/>
          <w:b w:val="0"/>
          <w:bCs w:val="0"/>
          <w:sz w:val="18"/>
          <w:szCs w:val="18"/>
          <w:highlight w:val="none"/>
        </w:rPr>
        <w:t>АО</w:t>
      </w:r>
      <w:r>
        <w:rPr>
          <w:rFonts w:hint="default" w:ascii="Verdana" w:hAnsi="Verdana" w:cs="Verdana"/>
          <w:b w:val="0"/>
          <w:bCs w:val="0"/>
          <w:sz w:val="18"/>
          <w:szCs w:val="18"/>
          <w:highlight w:val="none"/>
          <w:lang w:val="en-US"/>
        </w:rPr>
        <w:t xml:space="preserve"> «</w:t>
      </w:r>
      <w:r>
        <w:rPr>
          <w:rFonts w:hint="default" w:ascii="Verdana" w:hAnsi="Verdana" w:cs="Verdana"/>
          <w:b w:val="0"/>
          <w:bCs w:val="0"/>
          <w:sz w:val="18"/>
          <w:szCs w:val="18"/>
          <w:highlight w:val="none"/>
        </w:rPr>
        <w:t>ИЭПИ</w:t>
      </w:r>
      <w:r>
        <w:rPr>
          <w:rFonts w:hint="default" w:ascii="Verdana" w:hAnsi="Verdana" w:cs="Verdana"/>
          <w:b w:val="0"/>
          <w:bCs w:val="0"/>
          <w:sz w:val="18"/>
          <w:szCs w:val="18"/>
          <w:highlight w:val="none"/>
          <w:lang w:val="en-US"/>
        </w:rPr>
        <w:t>», 2021</w:t>
      </w:r>
      <w:r>
        <w:rPr>
          <w:rFonts w:hint="default" w:ascii="Verdana" w:hAnsi="Verdana" w:cs="Verdana"/>
          <w:sz w:val="18"/>
          <w:szCs w:val="18"/>
          <w:lang w:val="en-US"/>
        </w:rPr>
        <w:t xml:space="preserve">). </w:t>
      </w:r>
    </w:p>
    <w:p>
      <w:pPr>
        <w:pStyle w:val="417"/>
        <w:numPr>
          <w:ilvl w:val="0"/>
          <w:numId w:val="0"/>
        </w:numPr>
        <w:spacing w:before="120"/>
        <w:jc w:val="both"/>
        <w:rPr>
          <w:rFonts w:hint="default" w:ascii="Verdana" w:hAnsi="Verdana" w:cs="Verdana"/>
          <w:b/>
          <w:bCs/>
          <w:sz w:val="18"/>
          <w:szCs w:val="18"/>
          <w:lang w:val="ru-RU"/>
        </w:rPr>
      </w:pPr>
      <w:r>
        <w:rPr>
          <w:rFonts w:hint="default" w:ascii="Verdana" w:hAnsi="Verdana" w:eastAsia="Yu Mincho" w:cs="Verdana"/>
          <w:sz w:val="18"/>
          <w:szCs w:val="18"/>
          <w:lang w:val="ru-RU"/>
        </w:rPr>
        <w:t>Регистрируемый показатель: Числе</w:t>
      </w:r>
      <w:r>
        <w:rPr>
          <w:rFonts w:hint="default" w:eastAsia="Yu Mincho" w:cs="Verdana"/>
          <w:sz w:val="18"/>
          <w:szCs w:val="18"/>
          <w:lang w:val="ru-RU"/>
        </w:rPr>
        <w:t>н</w:t>
      </w:r>
      <w:r>
        <w:rPr>
          <w:rFonts w:hint="default" w:ascii="Verdana" w:hAnsi="Verdana" w:eastAsia="Yu Mincho" w:cs="Verdana"/>
          <w:sz w:val="18"/>
          <w:szCs w:val="18"/>
          <w:lang w:val="ru-RU"/>
        </w:rPr>
        <w:t>ность указанных видов в количественных пробах.</w:t>
      </w:r>
    </w:p>
    <w:p>
      <w:pPr>
        <w:pStyle w:val="417"/>
        <w:numPr>
          <w:ilvl w:val="0"/>
          <w:numId w:val="0"/>
        </w:numPr>
        <w:spacing w:before="120"/>
        <w:jc w:val="both"/>
        <w:rPr>
          <w:rFonts w:hint="default" w:ascii="Verdana" w:hAnsi="Verdana" w:cs="Verdana"/>
          <w:b/>
          <w:bCs/>
          <w:sz w:val="18"/>
          <w:szCs w:val="18"/>
          <w:lang w:val="ru-RU"/>
        </w:rPr>
      </w:pPr>
    </w:p>
    <w:p>
      <w:pPr>
        <w:pStyle w:val="417"/>
        <w:numPr>
          <w:ilvl w:val="0"/>
          <w:numId w:val="0"/>
        </w:numPr>
        <w:spacing w:before="120"/>
        <w:jc w:val="both"/>
        <w:rPr>
          <w:rFonts w:hint="default" w:ascii="Verdana" w:hAnsi="Verdana" w:eastAsia="Yu Mincho" w:cs="Verdana"/>
          <w:b/>
          <w:bCs/>
          <w:sz w:val="18"/>
          <w:szCs w:val="18"/>
        </w:rPr>
      </w:pPr>
      <w:r>
        <w:rPr>
          <w:rFonts w:hint="default" w:ascii="Verdana" w:hAnsi="Verdana" w:cs="Verdana"/>
          <w:b/>
          <w:bCs/>
          <w:sz w:val="18"/>
          <w:szCs w:val="18"/>
        </w:rPr>
        <w:t>Виды-индикаторы трофического состояния локальной акватории</w:t>
      </w:r>
    </w:p>
    <w:p>
      <w:pPr>
        <w:jc w:val="both"/>
        <w:rPr>
          <w:rFonts w:hint="default" w:ascii="Verdana" w:hAnsi="Verdana" w:cs="Verdana"/>
          <w:sz w:val="18"/>
          <w:szCs w:val="18"/>
          <w:lang w:val="ru-RU"/>
        </w:rPr>
      </w:pPr>
      <w:r>
        <w:rPr>
          <w:rFonts w:hint="default" w:ascii="Verdana" w:hAnsi="Verdana" w:cs="Verdana"/>
          <w:sz w:val="18"/>
          <w:szCs w:val="18"/>
        </w:rPr>
        <w:t xml:space="preserve">В зоопланктоне Обской губы обнаружены виды-индикаторы эвтрофных условий </w:t>
      </w:r>
      <w:r>
        <w:rPr>
          <w:rFonts w:hint="default" w:ascii="Verdana" w:hAnsi="Verdana" w:cs="Verdana"/>
          <w:i w:val="0"/>
          <w:iCs w:val="0"/>
          <w:sz w:val="18"/>
          <w:szCs w:val="18"/>
        </w:rPr>
        <w:t>(</w:t>
      </w:r>
      <w:r>
        <w:rPr>
          <w:rFonts w:hint="default" w:ascii="Verdana" w:hAnsi="Verdana" w:cs="Verdana"/>
          <w:i w:val="0"/>
          <w:iCs w:val="0"/>
          <w:sz w:val="18"/>
          <w:szCs w:val="18"/>
          <w:lang w:val="ru-RU"/>
        </w:rPr>
        <w:t xml:space="preserve">процветают при </w:t>
      </w:r>
      <w:r>
        <w:rPr>
          <w:rFonts w:hint="default" w:ascii="Verdana" w:hAnsi="Verdana" w:cs="Verdana"/>
          <w:i w:val="0"/>
          <w:iCs/>
          <w:sz w:val="18"/>
          <w:szCs w:val="18"/>
          <w:lang w:val="ru-RU"/>
        </w:rPr>
        <w:t>повышенной концентрации биогенов</w:t>
      </w:r>
      <w:r>
        <w:rPr>
          <w:rFonts w:hint="default" w:ascii="Verdana" w:hAnsi="Verdana" w:cs="Verdana"/>
          <w:sz w:val="18"/>
          <w:szCs w:val="18"/>
        </w:rPr>
        <w:t>) и виды-индикаторы олиготрофных условий (</w:t>
      </w:r>
      <w:r>
        <w:rPr>
          <w:rFonts w:hint="default" w:ascii="Verdana" w:hAnsi="Verdana" w:cs="Verdana"/>
          <w:sz w:val="18"/>
          <w:szCs w:val="18"/>
          <w:lang w:val="ru-RU"/>
        </w:rPr>
        <w:t>снижается обилие при повышении эвтрофикации</w:t>
      </w:r>
      <w:r>
        <w:rPr>
          <w:rFonts w:hint="default" w:ascii="Verdana" w:hAnsi="Verdana" w:cs="Verdana"/>
          <w:sz w:val="18"/>
          <w:szCs w:val="18"/>
        </w:rPr>
        <w:t>) (АО «ИЭПИ», 2021)</w:t>
      </w:r>
      <w:r>
        <w:rPr>
          <w:rFonts w:hint="default" w:ascii="Verdana" w:hAnsi="Verdana" w:cs="Verdana"/>
          <w:sz w:val="18"/>
          <w:szCs w:val="18"/>
          <w:lang w:val="ru-RU"/>
        </w:rPr>
        <w:t>.</w:t>
      </w:r>
    </w:p>
    <w:p>
      <w:pPr>
        <w:pStyle w:val="41"/>
        <w:jc w:val="both"/>
        <w:rPr>
          <w:rFonts w:hint="default" w:ascii="Verdana" w:hAnsi="Verdana" w:eastAsia="Yu Mincho" w:cs="Verdana"/>
          <w:sz w:val="18"/>
          <w:szCs w:val="18"/>
        </w:rPr>
      </w:pPr>
      <w:bookmarkStart w:id="15" w:name="_Toc111225148"/>
      <w:r>
        <w:rPr>
          <w:rFonts w:hint="default" w:ascii="Verdana" w:hAnsi="Verdana" w:cs="Verdana"/>
          <w:sz w:val="18"/>
          <w:szCs w:val="18"/>
        </w:rPr>
        <w:t xml:space="preserve">Таблица </w:t>
      </w:r>
      <w:r>
        <w:rPr>
          <w:rFonts w:hint="default" w:cs="Verdana"/>
          <w:sz w:val="18"/>
          <w:szCs w:val="18"/>
          <w:lang w:val="ru-RU"/>
        </w:rPr>
        <w:t>2.6</w:t>
      </w:r>
      <w:r>
        <w:rPr>
          <w:rFonts w:hint="default" w:ascii="Verdana" w:hAnsi="Verdana" w:cs="Verdana"/>
          <w:sz w:val="18"/>
          <w:szCs w:val="18"/>
        </w:rPr>
        <w:t>: Планктонные виды-индикаторы различных трофических условий</w:t>
      </w:r>
      <w:bookmarkEnd w:id="15"/>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758"/>
        <w:gridCol w:w="4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2518" w:type="pct"/>
            <w:shd w:val="clear" w:color="auto" w:fill="009999"/>
            <w:tcMar>
              <w:top w:w="75" w:type="dxa"/>
              <w:left w:w="75" w:type="dxa"/>
              <w:bottom w:w="75" w:type="dxa"/>
              <w:right w:w="75" w:type="dxa"/>
            </w:tcMar>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Олиготрофные условия</w:t>
            </w:r>
          </w:p>
        </w:tc>
        <w:tc>
          <w:tcPr>
            <w:tcW w:w="2482" w:type="pct"/>
            <w:shd w:val="clear" w:color="auto" w:fill="009999"/>
          </w:tcPr>
          <w:p>
            <w:pPr>
              <w:keepNext/>
              <w:spacing w:before="80" w:after="40" w:line="240" w:lineRule="auto"/>
              <w:jc w:val="both"/>
              <w:rPr>
                <w:rFonts w:hint="default" w:ascii="Verdana" w:hAnsi="Verdana" w:eastAsia="Times New Roman" w:cs="Verdana"/>
                <w:b/>
                <w:color w:val="FFFFFF"/>
                <w:sz w:val="18"/>
                <w:szCs w:val="18"/>
              </w:rPr>
            </w:pPr>
            <w:r>
              <w:rPr>
                <w:rFonts w:hint="default" w:ascii="Verdana" w:hAnsi="Verdana" w:cs="Verdana"/>
                <w:b/>
                <w:color w:val="FFFFFF"/>
                <w:sz w:val="18"/>
                <w:szCs w:val="18"/>
              </w:rPr>
              <w:t>Эвтрофные условия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Bythotrephes longimanus</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Brachionus angularis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Daphnia hyalina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Keratella quadrata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Limnosida frontosa</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Bosmina longirostris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abyssorum</w:t>
            </w:r>
          </w:p>
        </w:tc>
        <w:tc>
          <w:tcPr>
            <w:tcW w:w="2482" w:type="pct"/>
            <w:shd w:val="clear" w:color="auto" w:fill="FFFFFF"/>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kolensis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Heterocope appendiculata</w:t>
            </w:r>
          </w:p>
        </w:tc>
        <w:tc>
          <w:tcPr>
            <w:tcW w:w="2482" w:type="pct"/>
            <w:shd w:val="clear" w:color="auto" w:fill="FFFFFF"/>
          </w:tcPr>
          <w:p>
            <w:pPr>
              <w:spacing w:after="0" w:line="240" w:lineRule="auto"/>
              <w:jc w:val="both"/>
              <w:rPr>
                <w:rFonts w:hint="default" w:ascii="Verdana" w:hAnsi="Verdana" w:eastAsia="Verdana" w:cs="Verdana"/>
                <w:i/>
                <w:iCs/>
                <w:sz w:val="18"/>
                <w:szCs w:val="18"/>
                <w:lang w:val="ru-RU" w:eastAsia="da-DK"/>
              </w:rPr>
            </w:pPr>
            <w:r>
              <w:rPr>
                <w:rFonts w:hint="default" w:eastAsia="Verdana" w:cs="Verdana"/>
                <w:i/>
                <w:iCs/>
                <w:sz w:val="18"/>
                <w:szCs w:val="18"/>
                <w:lang w:val="ru-RU" w:eastAsia="da-DK"/>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18"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Cyclops scutifer</w:t>
            </w:r>
          </w:p>
        </w:tc>
        <w:tc>
          <w:tcPr>
            <w:tcW w:w="2482" w:type="pct"/>
            <w:shd w:val="clear" w:color="auto" w:fill="FFFFFF"/>
          </w:tcPr>
          <w:p>
            <w:pPr>
              <w:spacing w:after="0" w:line="240" w:lineRule="auto"/>
              <w:jc w:val="both"/>
              <w:rPr>
                <w:rFonts w:hint="default" w:ascii="Verdana" w:hAnsi="Verdana" w:eastAsia="Verdana" w:cs="Verdana"/>
                <w:i/>
                <w:iCs/>
                <w:sz w:val="18"/>
                <w:szCs w:val="18"/>
                <w:lang w:val="ru-RU" w:eastAsia="da-DK"/>
              </w:rPr>
            </w:pPr>
            <w:r>
              <w:rPr>
                <w:rFonts w:hint="default" w:eastAsia="Verdana" w:cs="Verdana"/>
                <w:i/>
                <w:iCs/>
                <w:sz w:val="18"/>
                <w:szCs w:val="18"/>
                <w:lang w:val="ru-RU" w:eastAsia="da-DK"/>
              </w:rPr>
              <w:t>-</w:t>
            </w:r>
          </w:p>
        </w:tc>
      </w:tr>
    </w:tbl>
    <w:p>
      <w:pPr>
        <w:spacing w:line="240" w:lineRule="atLeast"/>
        <w:jc w:val="both"/>
        <w:rPr>
          <w:rFonts w:hint="default" w:ascii="Verdana" w:hAnsi="Verdana" w:eastAsia="Yu Mincho" w:cs="Verdana"/>
          <w:sz w:val="18"/>
          <w:szCs w:val="18"/>
          <w:lang w:val="en-GB"/>
        </w:rPr>
      </w:pPr>
    </w:p>
    <w:p>
      <w:pPr>
        <w:spacing w:line="240" w:lineRule="atLeast"/>
        <w:jc w:val="both"/>
        <w:rPr>
          <w:rFonts w:hint="default" w:ascii="Verdana" w:hAnsi="Verdana" w:eastAsia="Yu Mincho"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необходимо оценивать соотношение обилий этих двух групп. </w:t>
      </w:r>
    </w:p>
    <w:p>
      <w:pPr>
        <w:pStyle w:val="417"/>
        <w:numPr>
          <w:ilvl w:val="0"/>
          <w:numId w:val="0"/>
        </w:numPr>
        <w:jc w:val="both"/>
        <w:rPr>
          <w:rFonts w:hint="default" w:ascii="Verdana" w:hAnsi="Verdana" w:cs="Verdana"/>
          <w:b/>
          <w:bCs/>
          <w:sz w:val="18"/>
          <w:szCs w:val="18"/>
        </w:rPr>
      </w:pPr>
    </w:p>
    <w:p>
      <w:pPr>
        <w:pStyle w:val="417"/>
        <w:numPr>
          <w:ilvl w:val="0"/>
          <w:numId w:val="0"/>
        </w:numPr>
        <w:jc w:val="both"/>
        <w:rPr>
          <w:rFonts w:hint="default" w:ascii="Verdana" w:hAnsi="Verdana" w:eastAsia="Yu Mincho" w:cs="Verdana"/>
          <w:b/>
          <w:bCs/>
          <w:sz w:val="18"/>
          <w:szCs w:val="18"/>
        </w:rPr>
      </w:pPr>
      <w:r>
        <w:rPr>
          <w:rFonts w:hint="default" w:ascii="Verdana" w:hAnsi="Verdana" w:cs="Verdana"/>
          <w:b/>
          <w:bCs/>
          <w:sz w:val="18"/>
          <w:szCs w:val="18"/>
        </w:rPr>
        <w:t>Инвазивные виды</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обработке проб планктона и бентоса на станциях мониторинга могут быть обнаружены новые, ранее не отмечавшиеся в регионе формы. Новые для акватории виды могут появиться вследствие двух причин: (1) недостаточной изученности фауны региона и (2)появления вида-вселенца. Обнаруженный новый вид необходимо всесторонне изучить на предмет его биогеографических характеристик (сравнение со списками видов из близких акваторий: Обь, Енисей, Карское море). </w:t>
      </w:r>
    </w:p>
    <w:p>
      <w:pPr>
        <w:jc w:val="both"/>
        <w:rPr>
          <w:rFonts w:hint="default" w:ascii="Verdana" w:hAnsi="Verdana" w:cs="Verdana"/>
          <w:sz w:val="18"/>
          <w:szCs w:val="18"/>
          <w:lang w:val="ru-RU"/>
        </w:rPr>
      </w:pPr>
      <w:r>
        <w:rPr>
          <w:rFonts w:hint="default" w:ascii="Verdana" w:hAnsi="Verdana" w:cs="Verdana"/>
          <w:sz w:val="18"/>
          <w:szCs w:val="18"/>
        </w:rPr>
        <w:t>По результатам анализа фауны</w:t>
      </w:r>
      <w:r>
        <w:rPr>
          <w:rFonts w:hint="default" w:ascii="Verdana" w:hAnsi="Verdana" w:cs="Verdana"/>
          <w:sz w:val="18"/>
          <w:szCs w:val="18"/>
          <w:lang w:val="ru-RU"/>
        </w:rPr>
        <w:t xml:space="preserve"> (</w:t>
      </w:r>
      <w:r>
        <w:t>Ramboll CIS.</w:t>
      </w:r>
      <w:r>
        <w:rPr>
          <w:rFonts w:hint="default"/>
          <w:lang w:val="ru-RU"/>
        </w:rPr>
        <w:t xml:space="preserve">, </w:t>
      </w:r>
      <w:r>
        <w:t>2022</w:t>
      </w:r>
      <w:r>
        <w:rPr>
          <w:rFonts w:hint="default" w:ascii="Verdana" w:hAnsi="Verdana" w:cs="Verdana"/>
          <w:sz w:val="18"/>
          <w:szCs w:val="18"/>
          <w:lang w:val="ru-RU"/>
        </w:rPr>
        <w:t>)</w:t>
      </w:r>
      <w:r>
        <w:rPr>
          <w:rFonts w:hint="default" w:ascii="Verdana" w:hAnsi="Verdana" w:cs="Verdana"/>
          <w:sz w:val="18"/>
          <w:szCs w:val="18"/>
        </w:rPr>
        <w:t>, выявлено несколько потенциальных инвазивных видов (Табл</w:t>
      </w:r>
      <w:r>
        <w:rPr>
          <w:rFonts w:hint="default" w:cs="Verdana"/>
          <w:sz w:val="18"/>
          <w:szCs w:val="18"/>
          <w:lang w:val="ru-RU"/>
        </w:rPr>
        <w:t>ица 2.7</w:t>
      </w:r>
      <w:r>
        <w:rPr>
          <w:rFonts w:hint="default" w:ascii="Verdana" w:hAnsi="Verdana" w:cs="Verdana"/>
          <w:sz w:val="18"/>
          <w:szCs w:val="18"/>
        </w:rPr>
        <w:t>)</w:t>
      </w:r>
      <w:r>
        <w:rPr>
          <w:rFonts w:hint="default" w:ascii="Verdana" w:hAnsi="Verdana" w:cs="Verdana"/>
          <w:sz w:val="18"/>
          <w:szCs w:val="18"/>
          <w:lang w:val="ru-RU"/>
        </w:rPr>
        <w:t xml:space="preserve">. У этих видов пределы толерантности по отношению к солености и температуре позволяют вселиться в акваторию Обской губы. </w:t>
      </w:r>
    </w:p>
    <w:p>
      <w:pPr>
        <w:pStyle w:val="41"/>
        <w:jc w:val="both"/>
        <w:rPr>
          <w:rFonts w:hint="default" w:ascii="Verdana" w:hAnsi="Verdana" w:eastAsia="Yu Mincho" w:cs="Verdana"/>
          <w:sz w:val="18"/>
          <w:szCs w:val="18"/>
        </w:rPr>
      </w:pPr>
      <w:bookmarkStart w:id="16" w:name="_Toc111225149"/>
      <w:r>
        <w:rPr>
          <w:rFonts w:hint="default" w:ascii="Verdana" w:hAnsi="Verdana" w:cs="Verdana"/>
          <w:sz w:val="18"/>
          <w:szCs w:val="18"/>
        </w:rPr>
        <w:t xml:space="preserve">Таблица </w:t>
      </w:r>
      <w:r>
        <w:rPr>
          <w:rFonts w:hint="default" w:cs="Verdana"/>
          <w:sz w:val="18"/>
          <w:szCs w:val="18"/>
          <w:lang w:val="ru-RU"/>
        </w:rPr>
        <w:t>2.7</w:t>
      </w:r>
      <w:r>
        <w:rPr>
          <w:rFonts w:hint="default" w:ascii="Verdana" w:hAnsi="Verdana" w:cs="Verdana"/>
          <w:sz w:val="18"/>
          <w:szCs w:val="18"/>
        </w:rPr>
        <w:t xml:space="preserve"> Потенциально инвазивные виды</w:t>
      </w:r>
      <w:bookmarkEnd w:id="16"/>
    </w:p>
    <w:tbl>
      <w:tblPr>
        <w:tblStyle w:val="12"/>
        <w:tblW w:w="352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510"/>
        <w:gridCol w:w="2499"/>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rPr>
        <w:tc>
          <w:tcPr>
            <w:tcW w:w="1142" w:type="pct"/>
            <w:shd w:val="clear" w:color="auto" w:fill="009999"/>
          </w:tcPr>
          <w:p>
            <w:pPr>
              <w:keepNext/>
              <w:spacing w:before="80" w:after="40" w:line="240" w:lineRule="auto"/>
              <w:jc w:val="left"/>
              <w:rPr>
                <w:rFonts w:hint="default" w:ascii="Verdana" w:hAnsi="Verdana" w:eastAsia="Times New Roman" w:cs="Verdana"/>
                <w:b/>
                <w:color w:val="FFFFFF"/>
                <w:sz w:val="18"/>
                <w:szCs w:val="18"/>
                <w:lang w:val="ru-RU" w:eastAsia="da-DK"/>
              </w:rPr>
            </w:pPr>
            <w:r>
              <w:rPr>
                <w:rFonts w:hint="default" w:cs="Verdana"/>
                <w:b/>
                <w:color w:val="FFFFFF"/>
                <w:sz w:val="18"/>
                <w:szCs w:val="18"/>
                <w:lang w:val="ru-RU" w:eastAsia="da-DK"/>
              </w:rPr>
              <w:t>Сообщество</w:t>
            </w:r>
          </w:p>
        </w:tc>
        <w:tc>
          <w:tcPr>
            <w:tcW w:w="1890" w:type="pct"/>
            <w:shd w:val="clear" w:color="auto" w:fill="009999"/>
            <w:tcMar>
              <w:top w:w="75" w:type="dxa"/>
              <w:left w:w="75" w:type="dxa"/>
              <w:bottom w:w="75" w:type="dxa"/>
              <w:right w:w="75" w:type="dxa"/>
            </w:tcMar>
          </w:tcPr>
          <w:p>
            <w:pPr>
              <w:keepNext/>
              <w:spacing w:before="80" w:after="40" w:line="240" w:lineRule="auto"/>
              <w:jc w:val="left"/>
              <w:rPr>
                <w:rFonts w:hint="default" w:ascii="Verdana" w:hAnsi="Verdana" w:eastAsia="Times New Roman" w:cs="Verdana"/>
                <w:b/>
                <w:color w:val="FFFFFF"/>
                <w:sz w:val="18"/>
                <w:szCs w:val="18"/>
              </w:rPr>
            </w:pPr>
            <w:r>
              <w:rPr>
                <w:rFonts w:hint="default" w:ascii="Verdana" w:hAnsi="Verdana" w:cs="Verdana"/>
                <w:b/>
                <w:color w:val="FFFFFF"/>
                <w:sz w:val="18"/>
                <w:szCs w:val="18"/>
              </w:rPr>
              <w:t>Вид</w:t>
            </w:r>
          </w:p>
        </w:tc>
        <w:tc>
          <w:tcPr>
            <w:tcW w:w="1967" w:type="pct"/>
            <w:shd w:val="clear" w:color="auto" w:fill="009999"/>
          </w:tcPr>
          <w:p>
            <w:pPr>
              <w:keepNext/>
              <w:spacing w:before="80" w:after="40" w:line="240" w:lineRule="auto"/>
              <w:jc w:val="left"/>
              <w:rPr>
                <w:rFonts w:hint="default" w:ascii="Verdana" w:hAnsi="Verdana" w:eastAsia="Times New Roman" w:cs="Verdana"/>
                <w:b/>
                <w:color w:val="FFFFFF"/>
                <w:sz w:val="18"/>
                <w:szCs w:val="18"/>
                <w:lang w:val="ru-RU"/>
              </w:rPr>
            </w:pPr>
            <w:r>
              <w:rPr>
                <w:rFonts w:hint="default" w:ascii="Verdana" w:hAnsi="Verdana" w:cs="Verdana"/>
                <w:b/>
                <w:color w:val="FFFFFF"/>
                <w:sz w:val="18"/>
                <w:szCs w:val="18"/>
                <w:lang w:val="ru-RU"/>
              </w:rPr>
              <w:t>Группа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Планктон</w:t>
            </w: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Prorocentrum cordatum</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Dinophyta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Acanthocyclops robustus</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Cyclopoida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Acartia bifilosa</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Copepoda, Calanoida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restar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Бентос</w:t>
            </w: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Gammarus tigrinus</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Amphipoda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Amphibalanus improvises</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Cirripedia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Rhithropanopeus harrisii</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Eriocheir sinensis</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Crustacea, Eumalacostraca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Dreissena polymorpha</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Mya arenaria</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Bivalvia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142" w:type="pct"/>
            <w:vMerge w:val="continue"/>
            <w:shd w:val="clear" w:color="auto" w:fill="FFFFFF"/>
          </w:tcPr>
          <w:p>
            <w:pPr>
              <w:spacing w:after="0" w:line="240" w:lineRule="auto"/>
              <w:jc w:val="both"/>
              <w:rPr>
                <w:rFonts w:hint="default" w:ascii="Verdana" w:hAnsi="Verdana" w:eastAsia="Verdana" w:cs="Verdana"/>
                <w:i/>
                <w:iCs/>
                <w:sz w:val="18"/>
                <w:szCs w:val="18"/>
                <w:lang w:val="en-GB" w:eastAsia="da-DK"/>
              </w:rPr>
            </w:pPr>
          </w:p>
        </w:tc>
        <w:tc>
          <w:tcPr>
            <w:tcW w:w="1890" w:type="pct"/>
            <w:shd w:val="clear" w:color="auto" w:fill="FFFFFF"/>
            <w:tcMar>
              <w:top w:w="75" w:type="dxa"/>
              <w:left w:w="75" w:type="dxa"/>
              <w:bottom w:w="75" w:type="dxa"/>
              <w:right w:w="75" w:type="dxa"/>
            </w:tcMar>
          </w:tcPr>
          <w:p>
            <w:pPr>
              <w:spacing w:after="0" w:line="240" w:lineRule="auto"/>
              <w:jc w:val="both"/>
              <w:rPr>
                <w:rFonts w:hint="default" w:ascii="Verdana" w:hAnsi="Verdana" w:eastAsia="Verdana" w:cs="Verdana"/>
                <w:i/>
                <w:iCs/>
                <w:sz w:val="18"/>
                <w:szCs w:val="18"/>
              </w:rPr>
            </w:pPr>
            <w:r>
              <w:rPr>
                <w:rFonts w:hint="default" w:ascii="Verdana" w:hAnsi="Verdana" w:cs="Verdana"/>
                <w:i/>
                <w:iCs/>
                <w:sz w:val="18"/>
                <w:szCs w:val="18"/>
              </w:rPr>
              <w:t>Potamopyrgus antipodarum</w:t>
            </w:r>
          </w:p>
        </w:tc>
        <w:tc>
          <w:tcPr>
            <w:tcW w:w="1967" w:type="pct"/>
            <w:shd w:val="clear" w:color="auto" w:fill="FFFFFF"/>
          </w:tcPr>
          <w:p>
            <w:pPr>
              <w:spacing w:after="0" w:line="240" w:lineRule="auto"/>
              <w:jc w:val="both"/>
              <w:rPr>
                <w:rFonts w:hint="default" w:ascii="Verdana" w:hAnsi="Verdana" w:eastAsia="Verdana" w:cs="Verdana"/>
                <w:sz w:val="18"/>
                <w:szCs w:val="18"/>
              </w:rPr>
            </w:pPr>
            <w:r>
              <w:rPr>
                <w:rFonts w:hint="default" w:ascii="Verdana" w:hAnsi="Verdana" w:cs="Verdana"/>
                <w:sz w:val="18"/>
                <w:szCs w:val="18"/>
              </w:rPr>
              <w:t>Mollusca, Gastropoda</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eastAsia="Yu Mincho" w:cs="Verdana"/>
          <w:sz w:val="18"/>
          <w:szCs w:val="18"/>
          <w:lang w:val="ru-RU"/>
        </w:rPr>
        <w:t xml:space="preserve">Регистрируемый показатель: В каждой пробе определяется численность видов-вселенцев. </w:t>
      </w:r>
    </w:p>
    <w:p>
      <w:pPr>
        <w:rPr>
          <w:rFonts w:hint="default"/>
          <w:lang w:val="ru-RU"/>
        </w:rPr>
      </w:pPr>
      <w:r>
        <w:rPr>
          <w:rFonts w:hint="default"/>
          <w:lang w:val="ru-RU"/>
        </w:rPr>
        <w:t>На Рисунке 2.9 приведены изображения наиболее важных видов-индикаторов макрозообентоса, а на рисунке 2.10 - изображения наиболее вероятных вселенцев (изображения индикаторов и потенциальных вселенцев среди фито- и зоопланктона не приводятся вследствие сложности таксономии группы, которая не отражается на изображениях внешнего вида организмов).</w:t>
      </w:r>
    </w:p>
    <w:p>
      <w:pPr>
        <w:rPr>
          <w:rFonts w:hint="default"/>
          <w:lang w:val="ru-RU"/>
        </w:rPr>
      </w:pPr>
    </w:p>
    <w:p>
      <w:pPr>
        <w:rPr>
          <w:rFonts w:hint="default"/>
          <w:lang w:val="ru-RU"/>
        </w:rPr>
      </w:pPr>
    </w:p>
    <w:p>
      <w:pPr>
        <w:rPr>
          <w:rFonts w:hint="default"/>
          <w:lang w:val="ru-RU"/>
        </w:rPr>
      </w:pPr>
      <w:r>
        <w:drawing>
          <wp:inline distT="0" distB="0" distL="114300" distR="114300">
            <wp:extent cx="5578475" cy="5607685"/>
            <wp:effectExtent l="0" t="0" r="3175" b="12065"/>
            <wp:docPr id="2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
                    <pic:cNvPicPr>
                      <a:picLocks noChangeAspect="1"/>
                    </pic:cNvPicPr>
                  </pic:nvPicPr>
                  <pic:blipFill>
                    <a:blip r:embed="rId23"/>
                    <a:stretch>
                      <a:fillRect/>
                    </a:stretch>
                  </pic:blipFill>
                  <pic:spPr>
                    <a:xfrm>
                      <a:off x="0" y="0"/>
                      <a:ext cx="5578475" cy="5607685"/>
                    </a:xfrm>
                    <a:prstGeom prst="rect">
                      <a:avLst/>
                    </a:prstGeom>
                    <a:noFill/>
                    <a:ln>
                      <a:noFill/>
                    </a:ln>
                  </pic:spPr>
                </pic:pic>
              </a:graphicData>
            </a:graphic>
          </wp:inline>
        </w:drawing>
      </w: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2.9</w:t>
      </w:r>
      <w:r>
        <w:rPr>
          <w:rFonts w:ascii="Verdana" w:hAnsi="Verdana" w:cs="Verdana"/>
          <w:sz w:val="18"/>
          <w:szCs w:val="18"/>
        </w:rPr>
        <w:t xml:space="preserve">: </w:t>
      </w:r>
      <w:r>
        <w:rPr>
          <w:rFonts w:hint="default"/>
          <w:lang w:val="ru-RU"/>
        </w:rPr>
        <w:t xml:space="preserve">Макробентосные виды индикаторы. </w:t>
      </w:r>
      <w:r>
        <w:rPr>
          <w:rFonts w:hint="default"/>
          <w:lang w:val="en-US"/>
        </w:rPr>
        <w:t xml:space="preserve">A. </w:t>
      </w:r>
      <w:r>
        <w:rPr>
          <w:rFonts w:hint="default"/>
          <w:i/>
          <w:iCs/>
          <w:lang w:val="en-US"/>
        </w:rPr>
        <w:t>Pontoporeia femorata</w:t>
      </w:r>
      <w:r>
        <w:rPr>
          <w:rFonts w:hint="default"/>
          <w:lang w:val="en-US"/>
        </w:rPr>
        <w:t xml:space="preserve"> - </w:t>
      </w:r>
      <w:r>
        <w:rPr>
          <w:rFonts w:hint="default"/>
          <w:lang w:val="ru-RU"/>
        </w:rPr>
        <w:t xml:space="preserve">индикатор ненарушенных сообществ, представленных в осолоненной водной массе. </w:t>
      </w:r>
      <w:r>
        <w:rPr>
          <w:rFonts w:hint="default"/>
          <w:lang w:val="en-US"/>
        </w:rPr>
        <w:t xml:space="preserve">B. </w:t>
      </w:r>
      <w:r>
        <w:rPr>
          <w:rFonts w:hint="default"/>
          <w:i/>
          <w:iCs/>
          <w:lang w:val="en-US"/>
        </w:rPr>
        <w:t xml:space="preserve">Monoporeia affinins </w:t>
      </w:r>
      <w:r>
        <w:rPr>
          <w:rFonts w:hint="default"/>
          <w:lang w:val="en-US"/>
        </w:rPr>
        <w:t>-</w:t>
      </w:r>
      <w:r>
        <w:rPr>
          <w:rFonts w:hint="default"/>
          <w:lang w:val="ru-RU"/>
        </w:rPr>
        <w:t xml:space="preserve"> индикатор ненарушенных сообществ, представленных в опресненной водной массе. С. </w:t>
      </w:r>
      <w:r>
        <w:rPr>
          <w:rFonts w:hint="default"/>
          <w:i/>
          <w:iCs/>
          <w:lang w:val="en-US"/>
        </w:rPr>
        <w:t xml:space="preserve">Saduria entomon - </w:t>
      </w:r>
      <w:r>
        <w:rPr>
          <w:rFonts w:hint="default"/>
          <w:i w:val="0"/>
          <w:iCs w:val="0"/>
          <w:lang w:val="ru-RU"/>
        </w:rPr>
        <w:t>вид-индикатор нарушенных сообществ</w:t>
      </w:r>
      <w:r>
        <w:rPr>
          <w:rFonts w:hint="default"/>
          <w:i w:val="0"/>
          <w:iCs w:val="0"/>
          <w:lang w:val="en-US"/>
        </w:rPr>
        <w:t xml:space="preserve"> </w:t>
      </w:r>
      <w:r>
        <w:rPr>
          <w:rFonts w:hint="default"/>
          <w:i w:val="0"/>
          <w:iCs w:val="0"/>
          <w:lang w:val="ru-RU"/>
        </w:rPr>
        <w:t xml:space="preserve">в опресненных местообитаниях. </w:t>
      </w:r>
      <w:r>
        <w:rPr>
          <w:rFonts w:hint="default"/>
          <w:i w:val="0"/>
          <w:iCs w:val="0"/>
          <w:lang w:val="en-US"/>
        </w:rPr>
        <w:t>D.</w:t>
      </w:r>
      <w:r>
        <w:rPr>
          <w:rFonts w:hint="default"/>
          <w:i w:val="0"/>
          <w:iCs w:val="0"/>
          <w:lang w:val="ru-RU"/>
        </w:rPr>
        <w:t xml:space="preserve"> </w:t>
      </w:r>
      <w:r>
        <w:rPr>
          <w:rFonts w:hint="default" w:ascii="Verdana" w:hAnsi="Verdana" w:cs="Verdana"/>
          <w:i/>
          <w:iCs/>
          <w:sz w:val="18"/>
          <w:szCs w:val="18"/>
        </w:rPr>
        <w:t>Mysis relicta</w:t>
      </w:r>
      <w:r>
        <w:rPr>
          <w:rFonts w:hint="default"/>
          <w:i w:val="0"/>
          <w:iCs w:val="0"/>
          <w:lang w:val="en-US"/>
        </w:rPr>
        <w:t xml:space="preserve"> </w:t>
      </w:r>
      <w:r>
        <w:rPr>
          <w:rFonts w:hint="default"/>
          <w:i w:val="0"/>
          <w:iCs w:val="0"/>
          <w:lang w:val="ru-RU"/>
        </w:rPr>
        <w:t xml:space="preserve">- вид-индикатор ненарушенных сообществ в опресненных местообитаниях. Е. </w:t>
      </w:r>
      <w:r>
        <w:rPr>
          <w:rFonts w:hint="default"/>
          <w:i/>
          <w:iCs/>
          <w:lang w:val="en-US"/>
        </w:rPr>
        <w:t>Marenzelleria</w:t>
      </w:r>
      <w:r>
        <w:rPr>
          <w:rFonts w:hint="default"/>
          <w:i w:val="0"/>
          <w:iCs w:val="0"/>
          <w:lang w:val="en-US"/>
        </w:rPr>
        <w:t xml:space="preserve"> spp.</w:t>
      </w:r>
      <w:r>
        <w:rPr>
          <w:rFonts w:hint="default"/>
          <w:i w:val="0"/>
          <w:iCs w:val="0"/>
          <w:lang w:val="ru-RU"/>
        </w:rPr>
        <w:t xml:space="preserve"> -</w:t>
      </w:r>
      <w:r>
        <w:rPr>
          <w:rFonts w:hint="default"/>
          <w:i w:val="0"/>
          <w:iCs w:val="0"/>
          <w:lang w:val="en-US"/>
        </w:rPr>
        <w:t xml:space="preserve"> </w:t>
      </w:r>
      <w:r>
        <w:rPr>
          <w:rFonts w:hint="default"/>
          <w:i w:val="0"/>
          <w:iCs w:val="0"/>
          <w:lang w:val="ru-RU"/>
        </w:rPr>
        <w:t xml:space="preserve">индикатор нарушенных местообитаний как в опресненных, так и осолоненых местообитаниях. </w:t>
      </w:r>
      <w:r>
        <w:rPr>
          <w:rFonts w:hint="default"/>
          <w:i w:val="0"/>
          <w:iCs w:val="0"/>
          <w:lang w:val="en-US"/>
        </w:rPr>
        <w:t xml:space="preserve">F. </w:t>
      </w:r>
      <w:r>
        <w:rPr>
          <w:rFonts w:hint="default" w:ascii="Verdana" w:hAnsi="Verdana" w:cs="Verdana"/>
          <w:i/>
          <w:iCs/>
          <w:sz w:val="18"/>
          <w:szCs w:val="18"/>
          <w:lang w:val="en-US"/>
        </w:rPr>
        <w:t>Portlandia aestuariorum</w:t>
      </w:r>
      <w:r>
        <w:rPr>
          <w:rFonts w:hint="default" w:cs="Verdana"/>
          <w:i/>
          <w:iCs/>
          <w:sz w:val="18"/>
          <w:szCs w:val="18"/>
          <w:lang w:val="en-US"/>
        </w:rPr>
        <w:t xml:space="preserve"> - </w:t>
      </w:r>
      <w:r>
        <w:rPr>
          <w:rFonts w:hint="default" w:cs="Verdana"/>
          <w:i w:val="0"/>
          <w:iCs w:val="0"/>
          <w:sz w:val="18"/>
          <w:szCs w:val="18"/>
          <w:lang w:val="ru-RU"/>
        </w:rPr>
        <w:t>вид-индикатор ненарушенных сообществ в осолоненных местообитаниях</w:t>
      </w:r>
      <w:r>
        <w:rPr>
          <w:rStyle w:val="15"/>
          <w:rFonts w:hint="default" w:cs="Verdana"/>
          <w:i w:val="0"/>
          <w:iCs w:val="0"/>
          <w:sz w:val="18"/>
          <w:szCs w:val="18"/>
          <w:lang w:val="ru-RU"/>
        </w:rPr>
        <w:footnoteReference w:id="0"/>
      </w:r>
      <w:r>
        <w:rPr>
          <w:rFonts w:hint="default" w:cs="Verdana"/>
          <w:i w:val="0"/>
          <w:iCs w:val="0"/>
          <w:sz w:val="18"/>
          <w:szCs w:val="18"/>
          <w:lang w:val="ru-RU"/>
        </w:rPr>
        <w:t xml:space="preserve"> </w:t>
      </w:r>
    </w:p>
    <w:p>
      <w:pPr>
        <w:rPr>
          <w:rFonts w:hint="default" w:cs="Verdana"/>
          <w:i w:val="0"/>
          <w:iCs w:val="0"/>
          <w:sz w:val="18"/>
          <w:szCs w:val="18"/>
          <w:lang w:val="ru-RU"/>
        </w:rPr>
      </w:pPr>
      <w:r>
        <w:rPr>
          <w:rFonts w:hint="default" w:cs="Verdana"/>
          <w:i w:val="0"/>
          <w:iCs w:val="0"/>
          <w:sz w:val="18"/>
          <w:szCs w:val="18"/>
          <w:lang w:val="ru-RU"/>
        </w:rPr>
        <w:br w:type="page"/>
      </w:r>
    </w:p>
    <w:p>
      <w:pPr>
        <w:rPr>
          <w:rFonts w:hint="default" w:cs="Verdana"/>
          <w:i w:val="0"/>
          <w:iCs w:val="0"/>
          <w:sz w:val="18"/>
          <w:szCs w:val="18"/>
          <w:lang w:val="en-US"/>
        </w:rPr>
      </w:pPr>
      <w:r>
        <w:drawing>
          <wp:inline distT="0" distB="0" distL="114300" distR="114300">
            <wp:extent cx="5938520" cy="5569585"/>
            <wp:effectExtent l="0" t="0" r="5080" b="8255"/>
            <wp:docPr id="3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
                    <pic:cNvPicPr>
                      <a:picLocks noChangeAspect="1"/>
                    </pic:cNvPicPr>
                  </pic:nvPicPr>
                  <pic:blipFill>
                    <a:blip r:embed="rId24"/>
                    <a:stretch>
                      <a:fillRect/>
                    </a:stretch>
                  </pic:blipFill>
                  <pic:spPr>
                    <a:xfrm>
                      <a:off x="0" y="0"/>
                      <a:ext cx="5938520" cy="5569585"/>
                    </a:xfrm>
                    <a:prstGeom prst="rect">
                      <a:avLst/>
                    </a:prstGeom>
                    <a:noFill/>
                    <a:ln>
                      <a:noFill/>
                    </a:ln>
                  </pic:spPr>
                </pic:pic>
              </a:graphicData>
            </a:graphic>
          </wp:inline>
        </w:drawing>
      </w: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2.10</w:t>
      </w:r>
      <w:r>
        <w:rPr>
          <w:rFonts w:ascii="Verdana" w:hAnsi="Verdana" w:cs="Verdana"/>
          <w:sz w:val="18"/>
          <w:szCs w:val="18"/>
        </w:rPr>
        <w:t xml:space="preserve">: </w:t>
      </w:r>
      <w:r>
        <w:rPr>
          <w:rFonts w:hint="default"/>
          <w:lang w:val="ru-RU"/>
        </w:rPr>
        <w:t xml:space="preserve">Потенциально возможные инвазивные макробентосные организмы. </w:t>
      </w:r>
      <w:r>
        <w:rPr>
          <w:rFonts w:hint="default"/>
          <w:lang w:val="en-US"/>
        </w:rPr>
        <w:t xml:space="preserve">A. </w:t>
      </w:r>
      <w:r>
        <w:rPr>
          <w:rFonts w:hint="default"/>
          <w:i/>
          <w:iCs/>
          <w:lang w:val="ru-RU"/>
        </w:rPr>
        <w:t>Gammarus tigrinus</w:t>
      </w:r>
      <w:r>
        <w:rPr>
          <w:rFonts w:hint="default"/>
          <w:i/>
          <w:iCs/>
          <w:lang w:val="en-US"/>
        </w:rPr>
        <w:t xml:space="preserve">. </w:t>
      </w:r>
      <w:r>
        <w:rPr>
          <w:rFonts w:hint="default"/>
          <w:i w:val="0"/>
          <w:iCs w:val="0"/>
          <w:lang w:val="en-US"/>
        </w:rPr>
        <w:t xml:space="preserve">B. </w:t>
      </w:r>
      <w:r>
        <w:rPr>
          <w:rFonts w:hint="default"/>
          <w:i/>
          <w:iCs/>
          <w:lang w:val="ru-RU"/>
        </w:rPr>
        <w:t>Amphibalanus improvises</w:t>
      </w:r>
      <w:r>
        <w:rPr>
          <w:rFonts w:hint="default"/>
          <w:lang w:val="en-US"/>
        </w:rPr>
        <w:t xml:space="preserve">. C. </w:t>
      </w:r>
      <w:r>
        <w:rPr>
          <w:rFonts w:hint="default"/>
          <w:i/>
          <w:iCs/>
          <w:lang w:val="ru-RU"/>
        </w:rPr>
        <w:t>Mya arenaria</w:t>
      </w:r>
      <w:r>
        <w:rPr>
          <w:rFonts w:hint="default"/>
          <w:lang w:val="en-US"/>
        </w:rPr>
        <w:t xml:space="preserve">. D. </w:t>
      </w:r>
      <w:r>
        <w:rPr>
          <w:rFonts w:hint="default"/>
          <w:i/>
          <w:iCs/>
          <w:lang w:val="ru-RU"/>
        </w:rPr>
        <w:t>Rhithropanopeus harrisii</w:t>
      </w:r>
      <w:r>
        <w:rPr>
          <w:rFonts w:hint="default"/>
          <w:lang w:val="en-US"/>
        </w:rPr>
        <w:t xml:space="preserve">. E. </w:t>
      </w:r>
      <w:r>
        <w:rPr>
          <w:rFonts w:hint="default"/>
          <w:i/>
          <w:iCs/>
          <w:lang w:val="ru-RU"/>
        </w:rPr>
        <w:t>Eriocheir sinensis</w:t>
      </w:r>
      <w:r>
        <w:rPr>
          <w:rFonts w:hint="default"/>
          <w:lang w:val="en-US"/>
        </w:rPr>
        <w:t xml:space="preserve">. G. </w:t>
      </w:r>
      <w:r>
        <w:rPr>
          <w:rFonts w:hint="default"/>
          <w:i/>
          <w:iCs/>
          <w:lang w:val="ru-RU"/>
        </w:rPr>
        <w:t>Dreissena polymorpha</w:t>
      </w:r>
      <w:r>
        <w:rPr>
          <w:rFonts w:hint="default"/>
          <w:lang w:val="en-US"/>
        </w:rPr>
        <w:t xml:space="preserve">. H. </w:t>
      </w:r>
      <w:r>
        <w:rPr>
          <w:rFonts w:hint="default"/>
          <w:i/>
          <w:iCs/>
          <w:lang w:val="ru-RU"/>
        </w:rPr>
        <w:t xml:space="preserve">Potamopyrgus antipodarum </w:t>
      </w:r>
      <w:r>
        <w:rPr>
          <w:rFonts w:hint="default"/>
          <w:i w:val="0"/>
          <w:iCs w:val="0"/>
          <w:lang w:val="ru-RU"/>
        </w:rPr>
        <w:t>(</w:t>
      </w:r>
      <w:r>
        <w:t>Ramboll CIS.</w:t>
      </w:r>
      <w:r>
        <w:rPr>
          <w:rFonts w:hint="default"/>
          <w:lang w:val="ru-RU"/>
        </w:rPr>
        <w:t xml:space="preserve">, </w:t>
      </w:r>
      <w:r>
        <w:t>2022</w:t>
      </w:r>
      <w:r>
        <w:rPr>
          <w:rFonts w:hint="default"/>
          <w:i w:val="0"/>
          <w:iCs w:val="0"/>
          <w:lang w:val="ru-RU"/>
        </w:rPr>
        <w:t>)</w:t>
      </w:r>
      <w:r>
        <w:rPr>
          <w:rStyle w:val="15"/>
          <w:rFonts w:hint="default"/>
          <w:i w:val="0"/>
          <w:iCs w:val="0"/>
          <w:lang w:val="ru-RU"/>
        </w:rPr>
        <w:footnoteReference w:id="1"/>
      </w:r>
      <w:r>
        <w:rPr>
          <w:rFonts w:hint="default" w:cs="Verdana"/>
          <w:i w:val="0"/>
          <w:iCs w:val="0"/>
          <w:sz w:val="18"/>
          <w:szCs w:val="18"/>
          <w:lang w:val="ru-RU"/>
        </w:rPr>
        <w:t xml:space="preserve"> </w:t>
      </w:r>
    </w:p>
    <w:p>
      <w:pPr>
        <w:rPr>
          <w:lang w:val="ru-RU"/>
        </w:rPr>
      </w:pPr>
    </w:p>
    <w:p>
      <w:pPr>
        <w:rPr>
          <w:lang w:val="ru-RU"/>
        </w:rPr>
      </w:pPr>
    </w:p>
    <w:p>
      <w:pPr>
        <w:rPr>
          <w:lang w:val="ru-RU"/>
        </w:rPr>
      </w:pPr>
    </w:p>
    <w:p>
      <w:pPr>
        <w:pStyle w:val="3"/>
        <w:rPr>
          <w:lang w:val="ru-RU"/>
        </w:rPr>
      </w:pPr>
      <w:r>
        <w:rPr>
          <w:lang w:val="ru-RU"/>
        </w:rPr>
        <w:t>Методика</w:t>
      </w:r>
      <w:r>
        <w:rPr>
          <w:rFonts w:hint="default"/>
          <w:lang w:val="ru-RU"/>
        </w:rPr>
        <w:t xml:space="preserve"> сбора данных</w:t>
      </w:r>
    </w:p>
    <w:p>
      <w:pPr>
        <w:jc w:val="both"/>
        <w:rPr>
          <w:rFonts w:hint="default" w:cs="Verdana"/>
          <w:b/>
          <w:bCs/>
          <w:sz w:val="18"/>
          <w:szCs w:val="18"/>
          <w:lang w:val="en-US"/>
        </w:rPr>
      </w:pPr>
      <w:r>
        <w:rPr>
          <w:rFonts w:hint="default" w:ascii="Verdana" w:hAnsi="Verdana" w:cs="Verdana"/>
          <w:b/>
          <w:bCs/>
          <w:sz w:val="18"/>
          <w:szCs w:val="18"/>
          <w:lang w:val="ru-RU"/>
        </w:rPr>
        <w:t>Пространственный дизайн мониторинга гидробиокомплексов</w:t>
      </w:r>
    </w:p>
    <w:p>
      <w:pPr>
        <w:jc w:val="both"/>
        <w:rPr>
          <w:rFonts w:hint="default" w:cs="Verdana"/>
          <w:sz w:val="18"/>
          <w:szCs w:val="18"/>
          <w:lang w:val="ru-RU"/>
        </w:rPr>
      </w:pPr>
      <w:r>
        <w:rPr>
          <w:rFonts w:hint="default" w:cs="Verdana"/>
          <w:sz w:val="18"/>
          <w:szCs w:val="18"/>
          <w:lang w:val="ru-RU"/>
        </w:rPr>
        <w:t>При закладке учетных стационаров (выделов, на которых будут отслеживаться изменения) следует исходить из концепции иерархической модели факторов регулирующих динамику морских сообществ (</w:t>
      </w:r>
      <w:r>
        <w:rPr>
          <w:rFonts w:hint="default" w:cs="Verdana"/>
          <w:sz w:val="18"/>
          <w:szCs w:val="18"/>
          <w:lang w:val="en-US"/>
        </w:rPr>
        <w:t xml:space="preserve">Zajac et al., 1998). </w:t>
      </w:r>
      <w:r>
        <w:rPr>
          <w:rFonts w:hint="default" w:cs="Verdana"/>
          <w:sz w:val="18"/>
          <w:szCs w:val="18"/>
          <w:lang w:val="ru-RU"/>
        </w:rPr>
        <w:t>Согласно этой модели, разные механизмы, отвечающие за изменения в сообществах, проявляются и могут быть зарегистрированными на разных пространственных уровнях. Можно условно выделить три пространственных уровня: микро (масштабы единиц метров), мезо (масштабы сотен метров) и макро (масштабы нескольких десятков километров). Поскольку в распоряжении морского гидробиолога, как правило, имеются только данные проб, взятых «вслепую», то масштаб оценки влияния того или иного фактора может контролироваться только дизайном пространственного  распределения пробных площадей. Для экстраполяции результатов статистического анализа на разные пространственные уровни необходимо иметь выборки (с повторностями) на разных масштабах: несколько сайтов на микро уровне</w:t>
      </w:r>
      <w:r>
        <w:rPr>
          <w:rFonts w:hint="default" w:cs="Verdana"/>
          <w:sz w:val="18"/>
          <w:szCs w:val="18"/>
          <w:lang w:val="en-US"/>
        </w:rPr>
        <w:t xml:space="preserve"> &gt;</w:t>
      </w:r>
      <w:r>
        <w:rPr>
          <w:rFonts w:hint="default" w:cs="Verdana"/>
          <w:sz w:val="18"/>
          <w:szCs w:val="18"/>
          <w:lang w:val="ru-RU"/>
        </w:rPr>
        <w:t xml:space="preserve"> несколько сайтов на мезо уровне </w:t>
      </w:r>
      <w:r>
        <w:rPr>
          <w:rFonts w:hint="default" w:cs="Verdana"/>
          <w:sz w:val="18"/>
          <w:szCs w:val="18"/>
          <w:lang w:val="en-US"/>
        </w:rPr>
        <w:t>&gt;</w:t>
      </w:r>
      <w:r>
        <w:rPr>
          <w:rFonts w:hint="default" w:cs="Verdana"/>
          <w:sz w:val="18"/>
          <w:szCs w:val="18"/>
          <w:lang w:val="ru-RU"/>
        </w:rPr>
        <w:t xml:space="preserve"> несколько сайтов на макро уровне (Козлов, 2014). Если цель мониторинга заключается в сравнении зон подвергшихся антропогенному влиянию с контролем, то описанная иерархия должна повторяться, как в области подвергающейся воздействию, так и в контрольной области, что задает так называемый </w:t>
      </w:r>
      <w:r>
        <w:rPr>
          <w:rFonts w:hint="default" w:ascii="Verdana" w:hAnsi="Verdana" w:cs="Verdana"/>
          <w:sz w:val="18"/>
          <w:szCs w:val="18"/>
          <w:lang w:val="en-US"/>
        </w:rPr>
        <w:t>BACI-</w:t>
      </w:r>
      <w:r>
        <w:rPr>
          <w:rFonts w:hint="default" w:cs="Verdana"/>
          <w:sz w:val="18"/>
          <w:szCs w:val="18"/>
          <w:lang w:val="ru-RU"/>
        </w:rPr>
        <w:t>дизайн</w:t>
      </w:r>
      <w:r>
        <w:rPr>
          <w:rFonts w:hint="default" w:ascii="Verdana" w:hAnsi="Verdana" w:cs="Verdana"/>
          <w:sz w:val="18"/>
          <w:szCs w:val="18"/>
          <w:lang w:val="ru-RU"/>
        </w:rPr>
        <w:t xml:space="preserve"> (</w:t>
      </w:r>
      <w:r>
        <w:rPr>
          <w:rFonts w:hint="default" w:ascii="Verdana" w:hAnsi="Verdana" w:cs="Verdana"/>
          <w:sz w:val="18"/>
          <w:szCs w:val="18"/>
          <w:lang w:val="en-US"/>
        </w:rPr>
        <w:t>Before After Control Impact)</w:t>
      </w:r>
      <w:r>
        <w:rPr>
          <w:rFonts w:hint="default" w:cs="Verdana"/>
          <w:sz w:val="18"/>
          <w:szCs w:val="18"/>
          <w:lang w:val="ru-RU"/>
        </w:rPr>
        <w:t xml:space="preserve"> (</w:t>
      </w:r>
      <w:r>
        <w:rPr>
          <w:rFonts w:hint="default" w:cs="Verdana"/>
          <w:sz w:val="18"/>
          <w:szCs w:val="18"/>
          <w:lang w:val="en-US"/>
        </w:rPr>
        <w:t>Quinn, Keugh, 2002</w:t>
      </w:r>
      <w:r>
        <w:rPr>
          <w:rFonts w:hint="default" w:cs="Verdana"/>
          <w:sz w:val="18"/>
          <w:szCs w:val="18"/>
          <w:lang w:val="ru-RU"/>
        </w:rPr>
        <w:t xml:space="preserve">; </w:t>
      </w:r>
      <w:r>
        <w:rPr>
          <w:rFonts w:hint="default" w:ascii="Verdana" w:hAnsi="Verdana" w:cs="Verdana"/>
          <w:sz w:val="18"/>
          <w:szCs w:val="18"/>
          <w:lang w:val="en-US"/>
        </w:rPr>
        <w:t>Smith, 2002</w:t>
      </w:r>
      <w:r>
        <w:rPr>
          <w:rFonts w:hint="default" w:cs="Verdana"/>
          <w:sz w:val="18"/>
          <w:szCs w:val="18"/>
          <w:lang w:val="en-US"/>
        </w:rPr>
        <w:t>)</w:t>
      </w:r>
      <w:r>
        <w:rPr>
          <w:rFonts w:hint="default" w:cs="Verdana"/>
          <w:sz w:val="18"/>
          <w:szCs w:val="18"/>
          <w:lang w:val="ru-RU"/>
        </w:rPr>
        <w:t xml:space="preserve">  </w:t>
      </w:r>
    </w:p>
    <w:p>
      <w:pPr>
        <w:jc w:val="both"/>
        <w:rPr>
          <w:rFonts w:hint="default" w:ascii="Verdana" w:hAnsi="Verdana" w:cs="Verdana"/>
          <w:sz w:val="18"/>
          <w:szCs w:val="18"/>
          <w:lang w:val="ru-RU"/>
        </w:rPr>
      </w:pPr>
      <w:r>
        <w:rPr>
          <w:rFonts w:hint="default" w:cs="Verdana"/>
          <w:sz w:val="18"/>
          <w:szCs w:val="18"/>
          <w:lang w:val="ru-RU"/>
        </w:rPr>
        <w:t xml:space="preserve">Таким образом, должно быть заложено несколько </w:t>
      </w:r>
      <w:r>
        <w:rPr>
          <w:rFonts w:hint="default" w:ascii="Verdana" w:hAnsi="Verdana" w:cs="Verdana"/>
          <w:sz w:val="18"/>
          <w:szCs w:val="18"/>
          <w:lang w:val="ru-RU"/>
        </w:rPr>
        <w:t>учетны</w:t>
      </w:r>
      <w:r>
        <w:rPr>
          <w:rFonts w:hint="default" w:cs="Verdana"/>
          <w:sz w:val="18"/>
          <w:szCs w:val="18"/>
          <w:lang w:val="ru-RU"/>
        </w:rPr>
        <w:t xml:space="preserve">х стационаров, разнесенных на несколько километров друг от друга (макро уровень). Каждый стационар должен включать в себя несколько станций, разнесенных на сотни метров (мезо уровень) на каждой станции берется несколько проб. Такие </w:t>
      </w:r>
      <w:r>
        <w:rPr>
          <w:rFonts w:hint="default" w:ascii="Verdana" w:hAnsi="Verdana" w:cs="Verdana"/>
          <w:sz w:val="18"/>
          <w:szCs w:val="18"/>
          <w:lang w:val="ru-RU"/>
        </w:rPr>
        <w:t>стационары</w:t>
      </w:r>
      <w:r>
        <w:rPr>
          <w:rFonts w:hint="default" w:cs="Verdana"/>
          <w:sz w:val="18"/>
          <w:szCs w:val="18"/>
          <w:lang w:val="ru-RU"/>
        </w:rPr>
        <w:t xml:space="preserve"> должны быть </w:t>
      </w:r>
      <w:r>
        <w:rPr>
          <w:rFonts w:hint="default" w:ascii="Verdana" w:hAnsi="Verdana" w:cs="Verdana"/>
          <w:sz w:val="18"/>
          <w:szCs w:val="18"/>
          <w:lang w:val="ru-RU"/>
        </w:rPr>
        <w:t>расположенные как в местах потенциального проявления перечисленных выше угроз (в непосредственной близости от промышелнных объектов),  так и в однотипных местообитаниях, не попадающих под их влияние (удаленных от источника угроз на расстояние, превышающее масштаб потенциального воздействия). Каждый из стационаров должен иметь форму трансекты, состоящей из трех станций, расположенных на трех точках с разной глубиной (малая глубина, средняя глубина и большая глубина). На каждой станции должно отбираться по несколько (минимум три) пробы зообентоса (дночерпатель)</w:t>
      </w:r>
      <w:r>
        <w:rPr>
          <w:rFonts w:hint="default" w:cs="Verdana"/>
          <w:sz w:val="18"/>
          <w:szCs w:val="18"/>
          <w:lang w:val="ru-RU"/>
        </w:rPr>
        <w:t>,</w:t>
      </w:r>
      <w:r>
        <w:rPr>
          <w:rFonts w:hint="default" w:ascii="Verdana" w:hAnsi="Verdana" w:cs="Verdana"/>
          <w:sz w:val="18"/>
          <w:szCs w:val="18"/>
          <w:lang w:val="ru-RU"/>
        </w:rPr>
        <w:t xml:space="preserve"> зооплан</w:t>
      </w:r>
      <w:r>
        <w:rPr>
          <w:rFonts w:hint="default" w:cs="Verdana"/>
          <w:sz w:val="18"/>
          <w:szCs w:val="18"/>
          <w:lang w:val="ru-RU"/>
        </w:rPr>
        <w:t>к</w:t>
      </w:r>
      <w:r>
        <w:rPr>
          <w:rFonts w:hint="default" w:ascii="Verdana" w:hAnsi="Verdana" w:cs="Verdana"/>
          <w:sz w:val="18"/>
          <w:szCs w:val="18"/>
          <w:lang w:val="ru-RU"/>
        </w:rPr>
        <w:t>тона (протяжка планктонной сетью от дна до поверхности)</w:t>
      </w:r>
      <w:r>
        <w:rPr>
          <w:rFonts w:hint="default" w:cs="Verdana"/>
          <w:sz w:val="18"/>
          <w:szCs w:val="18"/>
          <w:lang w:val="ru-RU"/>
        </w:rPr>
        <w:t xml:space="preserve"> и фитопланктона (пробы берутся батометром)</w:t>
      </w:r>
      <w:r>
        <w:rPr>
          <w:rFonts w:hint="default" w:ascii="Verdana" w:hAnsi="Verdana" w:cs="Verdana"/>
          <w:sz w:val="18"/>
          <w:szCs w:val="18"/>
          <w:lang w:val="ru-RU"/>
        </w:rPr>
        <w:t>. Все учетные стационары должны иметь неизменную привязку к географическим координатам (засекаются координаты углов каждого из стационаров</w:t>
      </w:r>
      <w:r>
        <w:rPr>
          <w:rFonts w:hint="default" w:cs="Verdana"/>
          <w:sz w:val="18"/>
          <w:szCs w:val="18"/>
          <w:lang w:val="ru-RU"/>
        </w:rPr>
        <w:t xml:space="preserve"> или производится привязка к координатам осевой линии трансекты</w:t>
      </w:r>
      <w:r>
        <w:rPr>
          <w:rFonts w:hint="default" w:ascii="Verdana" w:hAnsi="Verdana" w:cs="Verdana"/>
          <w:sz w:val="18"/>
          <w:szCs w:val="18"/>
          <w:lang w:val="ru-RU"/>
        </w:rPr>
        <w:t>).</w:t>
      </w:r>
      <w:r>
        <w:rPr>
          <w:rFonts w:hint="default"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Целесообразно заложить шесть стационаров</w:t>
      </w:r>
      <w:r>
        <w:rPr>
          <w:rFonts w:hint="default" w:cs="Verdana"/>
          <w:sz w:val="18"/>
          <w:szCs w:val="18"/>
          <w:lang w:val="en-US"/>
        </w:rPr>
        <w:t xml:space="preserve"> (</w:t>
      </w:r>
      <w:r>
        <w:rPr>
          <w:rFonts w:hint="default" w:cs="Verdana"/>
          <w:sz w:val="18"/>
          <w:szCs w:val="18"/>
          <w:lang w:val="ru-RU"/>
        </w:rPr>
        <w:t>Рисунок 2.11, Таблица 2.8)</w:t>
      </w:r>
      <w:r>
        <w:rPr>
          <w:rFonts w:hint="default" w:ascii="Verdana" w:hAnsi="Verdana" w:cs="Verdana"/>
          <w:sz w:val="18"/>
          <w:szCs w:val="18"/>
          <w:lang w:val="ru-RU"/>
        </w:rPr>
        <w:t>:</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Impact1: </w:t>
      </w:r>
      <w:r>
        <w:rPr>
          <w:rFonts w:hint="default" w:ascii="Verdana" w:hAnsi="Verdana" w:cs="Verdana"/>
          <w:sz w:val="18"/>
          <w:szCs w:val="18"/>
          <w:lang w:val="ru-RU"/>
        </w:rPr>
        <w:t>Стационар непосредственно в зоне потенциального вляиния (терминал «Утренний»). Этот стационар должен располагаться на расстоянии, не превышающем километра от потенциального источника воздействия</w:t>
      </w:r>
      <w:commentRangeStart w:id="3"/>
      <w:commentRangeStart w:id="4"/>
      <w:r>
        <w:commentReference w:id="3"/>
      </w:r>
      <w:commentRangeEnd w:id="3"/>
      <w:commentRangeEnd w:id="4"/>
      <w:r>
        <w:commentReference w:id="4"/>
      </w:r>
      <w:r>
        <w:rPr>
          <w:rFonts w:hint="default" w:ascii="Verdana" w:hAnsi="Verdana" w:cs="Verdana"/>
          <w:sz w:val="18"/>
          <w:szCs w:val="18"/>
          <w:lang w:val="ru-RU"/>
        </w:rPr>
        <w:t xml:space="preserve">. </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Impact2: </w:t>
      </w:r>
      <w:r>
        <w:rPr>
          <w:rFonts w:hint="default" w:ascii="Verdana" w:hAnsi="Verdana" w:cs="Verdana"/>
          <w:sz w:val="18"/>
          <w:szCs w:val="18"/>
          <w:lang w:val="ru-RU"/>
        </w:rPr>
        <w:t xml:space="preserve">Стационар, расположенный на несколько километров выше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 xml:space="preserve">. </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Impact3: </w:t>
      </w:r>
      <w:r>
        <w:rPr>
          <w:rFonts w:hint="default" w:ascii="Verdana" w:hAnsi="Verdana" w:cs="Verdana"/>
          <w:sz w:val="18"/>
          <w:szCs w:val="18"/>
          <w:lang w:val="ru-RU"/>
        </w:rPr>
        <w:t xml:space="preserve">Стационар, расположенный на несколько километров ниже по течению от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Control1: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Impact1</w:t>
      </w:r>
      <w:r>
        <w:rPr>
          <w:rFonts w:hint="default" w:ascii="Verdana" w:hAnsi="Verdana" w:cs="Verdana"/>
          <w:sz w:val="18"/>
          <w:szCs w:val="18"/>
          <w:lang w:val="ru-RU"/>
        </w:rPr>
        <w:t>.</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Control2: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2.</w:t>
      </w:r>
    </w:p>
    <w:p>
      <w:pPr>
        <w:numPr>
          <w:ilvl w:val="0"/>
          <w:numId w:val="26"/>
        </w:numPr>
        <w:jc w:val="both"/>
        <w:rPr>
          <w:rFonts w:hint="default" w:ascii="Verdana" w:hAnsi="Verdana" w:cs="Verdana"/>
          <w:sz w:val="18"/>
          <w:szCs w:val="18"/>
          <w:lang w:val="ru-RU"/>
        </w:rPr>
      </w:pPr>
      <w:r>
        <w:rPr>
          <w:rFonts w:hint="default" w:ascii="Verdana" w:hAnsi="Verdana" w:cs="Verdana"/>
          <w:sz w:val="18"/>
          <w:szCs w:val="18"/>
          <w:lang w:val="en-US"/>
        </w:rPr>
        <w:t xml:space="preserve"> Control</w:t>
      </w:r>
      <w:r>
        <w:rPr>
          <w:rFonts w:hint="default" w:ascii="Verdana" w:hAnsi="Verdana" w:cs="Verdana"/>
          <w:sz w:val="18"/>
          <w:szCs w:val="18"/>
          <w:lang w:val="ru-RU"/>
        </w:rPr>
        <w:t>3</w:t>
      </w:r>
      <w:r>
        <w:rPr>
          <w:rFonts w:hint="default" w:ascii="Verdana" w:hAnsi="Verdana" w:cs="Verdana"/>
          <w:sz w:val="18"/>
          <w:szCs w:val="18"/>
          <w:lang w:val="en-US"/>
        </w:rPr>
        <w:t xml:space="preserve">: </w:t>
      </w:r>
      <w:r>
        <w:rPr>
          <w:rFonts w:hint="default" w:ascii="Verdana" w:hAnsi="Verdana" w:cs="Verdana"/>
          <w:sz w:val="18"/>
          <w:szCs w:val="18"/>
          <w:lang w:val="ru-RU"/>
        </w:rPr>
        <w:t xml:space="preserve">Стационар, расположенный на противоположном берегу губы на траверзе стационара </w:t>
      </w:r>
      <w:r>
        <w:rPr>
          <w:rFonts w:hint="default" w:ascii="Verdana" w:hAnsi="Verdana" w:cs="Verdana"/>
          <w:sz w:val="18"/>
          <w:szCs w:val="18"/>
          <w:lang w:val="en-US"/>
        </w:rPr>
        <w:t>Impact</w:t>
      </w:r>
      <w:r>
        <w:rPr>
          <w:rFonts w:hint="default" w:ascii="Verdana" w:hAnsi="Verdana" w:cs="Verdana"/>
          <w:sz w:val="18"/>
          <w:szCs w:val="18"/>
          <w:lang w:val="ru-RU"/>
        </w:rPr>
        <w:t>3.</w:t>
      </w:r>
    </w:p>
    <w:p>
      <w:pPr>
        <w:numPr>
          <w:ilvl w:val="0"/>
          <w:numId w:val="0"/>
        </w:numPr>
        <w:spacing w:after="160" w:line="259" w:lineRule="auto"/>
        <w:jc w:val="both"/>
        <w:rPr>
          <w:rFonts w:hint="default" w:ascii="Verdana" w:hAnsi="Verdana" w:cs="Verdana"/>
          <w:sz w:val="18"/>
          <w:szCs w:val="18"/>
          <w:lang w:val="ru-RU"/>
        </w:rPr>
      </w:pPr>
      <w:r>
        <w:rPr>
          <w:rFonts w:hint="default" w:ascii="Verdana" w:hAnsi="Verdana" w:cs="Verdana"/>
          <w:sz w:val="18"/>
          <w:szCs w:val="18"/>
          <w:lang w:val="ru-RU"/>
        </w:rPr>
        <w:t>Всего в обработку должен попасть материал 6*3*3 = 54 проб бентоса и 54 проб планктона. При необходимости число стационаров можно сократить до четырех, отказавшись от стационаров</w:t>
      </w:r>
      <w:r>
        <w:rPr>
          <w:rFonts w:hint="default" w:ascii="Verdana" w:hAnsi="Verdana" w:cs="Verdana"/>
          <w:sz w:val="18"/>
          <w:szCs w:val="18"/>
          <w:lang w:val="en-US"/>
        </w:rPr>
        <w:t xml:space="preserve"> Impact2 </w:t>
      </w:r>
      <w:r>
        <w:rPr>
          <w:rFonts w:hint="default" w:ascii="Verdana" w:hAnsi="Verdana" w:cs="Verdana"/>
          <w:sz w:val="18"/>
          <w:szCs w:val="18"/>
          <w:lang w:val="ru-RU"/>
        </w:rPr>
        <w:t xml:space="preserve">и </w:t>
      </w:r>
      <w:r>
        <w:rPr>
          <w:rFonts w:hint="default" w:ascii="Verdana" w:hAnsi="Verdana" w:cs="Verdana"/>
          <w:sz w:val="18"/>
          <w:szCs w:val="18"/>
          <w:lang w:val="en-US"/>
        </w:rPr>
        <w:t xml:space="preserve">Control2. </w:t>
      </w:r>
      <w:r>
        <w:rPr>
          <w:rFonts w:hint="default" w:ascii="Verdana" w:hAnsi="Verdana" w:cs="Verdana"/>
          <w:sz w:val="18"/>
          <w:szCs w:val="18"/>
          <w:lang w:val="ru-RU"/>
        </w:rPr>
        <w:t>При сокращенной схеме число проб составит  4*3*3 = 36 проб зообентоса и 36 проб зоопланктона.</w:t>
      </w:r>
    </w:p>
    <w:p>
      <w:pPr>
        <w:jc w:val="both"/>
        <w:rPr>
          <w:rFonts w:hint="default" w:ascii="Verdana" w:hAnsi="Verdana" w:cs="Verdana"/>
          <w:sz w:val="18"/>
          <w:szCs w:val="18"/>
          <w:lang w:val="ru-RU"/>
        </w:rPr>
      </w:pPr>
      <w:r>
        <w:drawing>
          <wp:inline distT="0" distB="0" distL="114300" distR="114300">
            <wp:extent cx="4879975" cy="5506720"/>
            <wp:effectExtent l="0" t="0" r="12065" b="1016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25"/>
                    <a:stretch>
                      <a:fillRect/>
                    </a:stretch>
                  </pic:blipFill>
                  <pic:spPr>
                    <a:xfrm>
                      <a:off x="0" y="0"/>
                      <a:ext cx="4879975" cy="5506720"/>
                    </a:xfrm>
                    <a:prstGeom prst="rect">
                      <a:avLst/>
                    </a:prstGeom>
                    <a:noFill/>
                    <a:ln>
                      <a:noFill/>
                    </a:ln>
                  </pic:spPr>
                </pic:pic>
              </a:graphicData>
            </a:graphic>
          </wp:inline>
        </w:drawing>
      </w:r>
    </w:p>
    <w:p>
      <w:pPr>
        <w:jc w:val="both"/>
        <w:rPr>
          <w:rFonts w:hint="default" w:ascii="Verdana" w:hAnsi="Verdana" w:cs="Verdana"/>
          <w:sz w:val="18"/>
          <w:szCs w:val="18"/>
          <w:lang w:val="ru-RU"/>
        </w:rPr>
      </w:pPr>
    </w:p>
    <w:p>
      <w:pPr>
        <w:pStyle w:val="41"/>
        <w:rPr>
          <w:rFonts w:hint="default" w:ascii="Verdana" w:hAnsi="Verdana" w:cs="Verdana"/>
          <w:sz w:val="18"/>
          <w:szCs w:val="18"/>
          <w:lang w:val="ru-RU"/>
        </w:rPr>
      </w:pPr>
      <w:r>
        <w:rPr>
          <w:rFonts w:ascii="Verdana" w:hAnsi="Verdana" w:cs="Verdana"/>
          <w:sz w:val="18"/>
          <w:szCs w:val="18"/>
        </w:rPr>
        <w:t xml:space="preserve">Рисунок </w:t>
      </w:r>
      <w:r>
        <w:rPr>
          <w:rFonts w:hint="default" w:cs="Verdana"/>
          <w:sz w:val="18"/>
          <w:szCs w:val="18"/>
          <w:lang w:val="ru-RU"/>
        </w:rPr>
        <w:t>2.11</w:t>
      </w:r>
      <w:r>
        <w:rPr>
          <w:rFonts w:ascii="Verdana" w:hAnsi="Verdana" w:cs="Verdana"/>
          <w:sz w:val="18"/>
          <w:szCs w:val="18"/>
        </w:rPr>
        <w:t xml:space="preserve">: </w:t>
      </w:r>
      <w:r>
        <w:rPr>
          <w:rFonts w:hint="default" w:cs="Verdana"/>
          <w:sz w:val="18"/>
          <w:szCs w:val="18"/>
          <w:lang w:val="ru-RU"/>
        </w:rPr>
        <w:t>Принципиальная с</w:t>
      </w:r>
      <w:r>
        <w:rPr>
          <w:rFonts w:hint="default" w:ascii="Verdana" w:hAnsi="Verdana" w:cs="Verdana"/>
          <w:sz w:val="18"/>
          <w:szCs w:val="18"/>
          <w:lang w:val="ru-RU"/>
        </w:rPr>
        <w:t>хема расположения учетных стациона</w:t>
      </w:r>
      <w:commentRangeStart w:id="5"/>
      <w:commentRangeStart w:id="6"/>
      <w:commentRangeStart w:id="7"/>
      <w:r>
        <w:commentReference w:id="5"/>
      </w:r>
      <w:commentRangeEnd w:id="5"/>
      <w:commentRangeEnd w:id="6"/>
      <w:r>
        <w:commentReference w:id="6"/>
      </w:r>
      <w:commentRangeEnd w:id="7"/>
      <w:r>
        <w:commentReference w:id="7"/>
      </w:r>
      <w:r>
        <w:rPr>
          <w:rFonts w:hint="default" w:ascii="Verdana" w:hAnsi="Verdana" w:cs="Verdana"/>
          <w:sz w:val="18"/>
          <w:szCs w:val="18"/>
          <w:lang w:val="ru-RU"/>
        </w:rPr>
        <w:t>ров</w:t>
      </w:r>
      <w:r>
        <w:rPr>
          <w:rFonts w:hint="default" w:cs="Verdana"/>
          <w:sz w:val="18"/>
          <w:szCs w:val="18"/>
          <w:lang w:val="ru-RU"/>
        </w:rPr>
        <w:t>.</w:t>
      </w:r>
      <w:r>
        <w:rPr>
          <w:rFonts w:hint="default" w:ascii="Verdana" w:hAnsi="Verdana" w:cs="Verdana"/>
          <w:sz w:val="18"/>
          <w:szCs w:val="18"/>
          <w:lang w:val="ru-RU"/>
        </w:rPr>
        <w:t xml:space="preserve"> </w:t>
      </w:r>
      <w:r>
        <w:rPr>
          <w:rFonts w:hint="default" w:cs="Verdana"/>
          <w:sz w:val="18"/>
          <w:szCs w:val="18"/>
          <w:lang w:val="ru-RU"/>
        </w:rPr>
        <w:t>На врезке продемонстрирована принципиальная схема организации учетного стационара, на котором располагается три станции, каждая на своем горизонте глубины, на каждой станции берется минимум по три пробы.</w:t>
      </w:r>
      <w:r>
        <w:rPr>
          <w:rFonts w:hint="default" w:cs="Verdana"/>
          <w:i w:val="0"/>
          <w:iCs w:val="0"/>
          <w:sz w:val="18"/>
          <w:szCs w:val="18"/>
          <w:lang w:val="ru-RU"/>
        </w:rPr>
        <w:t xml:space="preserve"> </w:t>
      </w:r>
    </w:p>
    <w:p>
      <w:pPr>
        <w:jc w:val="both"/>
        <w:rPr>
          <w:rFonts w:hint="default" w:ascii="Verdana" w:hAnsi="Verdana" w:cs="Verdana"/>
          <w:sz w:val="18"/>
          <w:szCs w:val="18"/>
          <w:lang w:val="ru-RU"/>
        </w:rPr>
      </w:pPr>
    </w:p>
    <w:p>
      <w:pPr>
        <w:rPr>
          <w:rFonts w:hint="default" w:cs="Verdana"/>
          <w:sz w:val="18"/>
          <w:szCs w:val="18"/>
          <w:lang w:val="ru-RU"/>
        </w:rPr>
      </w:pPr>
      <w:r>
        <w:rPr>
          <w:rFonts w:hint="default" w:cs="Verdana"/>
          <w:sz w:val="18"/>
          <w:szCs w:val="18"/>
          <w:lang w:val="ru-RU"/>
        </w:rPr>
        <w:br w:type="page"/>
      </w:r>
    </w:p>
    <w:p>
      <w:pPr>
        <w:pStyle w:val="41"/>
        <w:jc w:val="both"/>
        <w:rPr>
          <w:rFonts w:hint="default" w:ascii="Verdana" w:hAnsi="Verdana" w:cs="Verdana"/>
          <w:sz w:val="18"/>
          <w:szCs w:val="18"/>
          <w:lang w:val="ru-RU"/>
        </w:rPr>
      </w:pPr>
      <w:r>
        <w:rPr>
          <w:rFonts w:hint="default" w:ascii="Verdana" w:hAnsi="Verdana" w:cs="Verdana"/>
          <w:sz w:val="18"/>
          <w:szCs w:val="18"/>
          <w:lang w:val="ru-RU"/>
        </w:rPr>
        <w:t>Таблица 2.8. Ориентировочные координаты точек закладки учетных стационаров (самая мелководная часть учетного стационара)</w:t>
      </w:r>
      <w:r>
        <w:commentReference w:id="8"/>
      </w:r>
    </w:p>
    <w:tbl>
      <w:tblPr>
        <w:tblStyle w:val="10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3"/>
        <w:gridCol w:w="3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shd w:val="clear" w:color="auto" w:fill="009999"/>
          </w:tcPr>
          <w:p>
            <w:pPr>
              <w:keepNext/>
              <w:spacing w:before="80" w:after="40" w:line="240" w:lineRule="auto"/>
              <w:jc w:val="left"/>
              <w:rPr>
                <w:rFonts w:hint="default" w:cs="Verdana"/>
                <w:b/>
                <w:color w:val="FFFFFF"/>
                <w:sz w:val="18"/>
                <w:szCs w:val="18"/>
                <w:lang w:val="ru-RU" w:eastAsia="da-DK"/>
              </w:rPr>
            </w:pPr>
            <w:r>
              <w:rPr>
                <w:rFonts w:hint="default" w:cs="Verdana"/>
                <w:b/>
                <w:color w:val="FFFFFF"/>
                <w:sz w:val="18"/>
                <w:szCs w:val="18"/>
                <w:lang w:val="ru-RU" w:eastAsia="da-DK"/>
              </w:rPr>
              <w:t>Стационар</w:t>
            </w:r>
          </w:p>
        </w:tc>
        <w:tc>
          <w:tcPr>
            <w:tcW w:w="3309" w:type="dxa"/>
            <w:shd w:val="clear" w:color="auto" w:fill="009999"/>
          </w:tcPr>
          <w:p>
            <w:pPr>
              <w:keepNext/>
              <w:spacing w:before="80" w:after="40" w:line="240" w:lineRule="auto"/>
              <w:jc w:val="left"/>
              <w:rPr>
                <w:rFonts w:hint="default" w:cs="Verdana"/>
                <w:b/>
                <w:color w:val="FFFFFF"/>
                <w:sz w:val="18"/>
                <w:szCs w:val="18"/>
                <w:lang w:val="ru-RU" w:eastAsia="da-DK"/>
              </w:rPr>
            </w:pPr>
            <w:r>
              <w:rPr>
                <w:rFonts w:hint="default" w:cs="Verdana"/>
                <w:b/>
                <w:color w:val="FFFFFF"/>
                <w:sz w:val="18"/>
                <w:szCs w:val="18"/>
                <w:lang w:val="ru-RU" w:eastAsia="da-DK"/>
              </w:rPr>
              <w:t>Точки  начала трансекты (широта, долгота)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Impact_1</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70.980613, 73.684536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Impact_2</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70.840023, 73.785213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Impact_3</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71.071151, 73.595658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Control_1</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70.882459, 72.848848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Control_2</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70.808288, 72.866201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jc w:val="both"/>
              <w:rPr>
                <w:rFonts w:hint="default" w:cs="Verdana"/>
                <w:sz w:val="18"/>
                <w:szCs w:val="18"/>
                <w:vertAlign w:val="baseline"/>
                <w:lang w:val="en-US"/>
              </w:rPr>
            </w:pPr>
            <w:r>
              <w:rPr>
                <w:rFonts w:hint="default" w:cs="Verdana"/>
                <w:sz w:val="18"/>
                <w:szCs w:val="18"/>
                <w:vertAlign w:val="baseline"/>
                <w:lang w:val="en-US"/>
              </w:rPr>
              <w:t>Control_3</w:t>
            </w:r>
          </w:p>
        </w:tc>
        <w:tc>
          <w:tcPr>
            <w:tcW w:w="3309" w:type="dxa"/>
          </w:tcPr>
          <w:p>
            <w:pPr>
              <w:jc w:val="both"/>
              <w:rPr>
                <w:rFonts w:hint="default" w:cs="Verdana"/>
                <w:sz w:val="18"/>
                <w:szCs w:val="18"/>
                <w:vertAlign w:val="baseline"/>
                <w:lang w:val="ru-RU"/>
              </w:rPr>
            </w:pPr>
            <w:r>
              <w:rPr>
                <w:rFonts w:hint="default"/>
                <w:sz w:val="18"/>
                <w:szCs w:val="18"/>
                <w:vertAlign w:val="baseline"/>
                <w:lang w:val="ru-RU"/>
              </w:rPr>
              <w:t>71.011745, 72.660641</w:t>
            </w:r>
          </w:p>
        </w:tc>
      </w:tr>
    </w:tbl>
    <w:p>
      <w:pPr>
        <w:jc w:val="both"/>
        <w:rPr>
          <w:rFonts w:hint="default" w:ascii="Verdana" w:hAnsi="Verdana" w:cs="Verdana"/>
          <w:sz w:val="18"/>
          <w:szCs w:val="18"/>
          <w:lang w:val="ru-RU"/>
        </w:rPr>
      </w:pPr>
    </w:p>
    <w:p>
      <w:pPr>
        <w:jc w:val="both"/>
        <w:rPr>
          <w:rFonts w:hint="default" w:ascii="Verdana" w:hAnsi="Verdana" w:cs="Verdana"/>
          <w:b w:val="0"/>
          <w:bCs w:val="0"/>
          <w:sz w:val="18"/>
          <w:szCs w:val="18"/>
          <w:lang w:val="ru-RU"/>
        </w:rPr>
      </w:pPr>
      <w:r>
        <w:rPr>
          <w:rFonts w:hint="default" w:ascii="Verdana" w:hAnsi="Verdana" w:cs="Verdana"/>
          <w:sz w:val="18"/>
          <w:szCs w:val="18"/>
          <w:lang w:val="ru-RU"/>
        </w:rPr>
        <w:t>На каждой станции производится отбор проб для оценки следующих гидрологических и гидрохимических параметров</w:t>
      </w:r>
      <w:r>
        <w:rPr>
          <w:rFonts w:hint="default" w:cs="Verdana"/>
          <w:sz w:val="18"/>
          <w:szCs w:val="18"/>
          <w:lang w:val="ru-RU"/>
        </w:rPr>
        <w:t xml:space="preserve">: </w:t>
      </w:r>
      <w:r>
        <w:rPr>
          <w:rFonts w:hint="default" w:ascii="Verdana" w:hAnsi="Verdana" w:cs="Verdana"/>
          <w:b w:val="0"/>
          <w:bCs w:val="0"/>
          <w:sz w:val="18"/>
          <w:szCs w:val="18"/>
          <w:lang w:val="ru-RU"/>
        </w:rPr>
        <w:t xml:space="preserve">соленость, температура воды, обилие взвеси, концентрация биогенов, гранулометрический состав грунта. </w:t>
      </w:r>
    </w:p>
    <w:p>
      <w:pPr>
        <w:jc w:val="both"/>
        <w:rPr>
          <w:rFonts w:hint="default" w:ascii="Verdana" w:hAnsi="Verdana" w:cs="Verdana"/>
          <w:sz w:val="18"/>
          <w:szCs w:val="18"/>
          <w:lang w:val="ru-RU"/>
        </w:rPr>
      </w:pPr>
      <w:r>
        <w:rPr>
          <w:rFonts w:hint="default" w:ascii="Verdana" w:hAnsi="Verdana" w:cs="Verdana"/>
          <w:sz w:val="18"/>
          <w:szCs w:val="18"/>
          <w:lang w:val="ru-RU"/>
        </w:rPr>
        <w:t xml:space="preserve">Взятие проб планктона и проб для гидрологических и гидрохимических показателей производится в тех же точках, где берутся бентосные пробы, но </w:t>
      </w:r>
      <w:del w:id="278" w:author="google1599737165" w:date="2023-05-13T09:29:39Z">
        <w:r>
          <w:rPr>
            <w:rFonts w:hint="default" w:ascii="Verdana" w:hAnsi="Verdana" w:cs="Verdana"/>
            <w:sz w:val="18"/>
            <w:szCs w:val="18"/>
            <w:lang w:val="ru-RU"/>
          </w:rPr>
          <w:delText>перед</w:delText>
        </w:r>
      </w:del>
      <w:ins w:id="279" w:author="google1599737165" w:date="2023-05-13T09:29:39Z">
        <w:r>
          <w:rPr>
            <w:rFonts w:hint="default" w:cs="Verdana"/>
            <w:sz w:val="18"/>
            <w:szCs w:val="18"/>
            <w:lang w:val="ru-RU"/>
          </w:rPr>
          <w:t xml:space="preserve">до </w:t>
        </w:r>
      </w:ins>
      <w:del w:id="280" w:author="google1599737165" w:date="2023-05-13T09:29:41Z">
        <w:r>
          <w:rPr>
            <w:rFonts w:hint="default" w:ascii="Verdana" w:hAnsi="Verdana" w:cs="Verdana"/>
            <w:sz w:val="18"/>
            <w:szCs w:val="18"/>
            <w:lang w:val="ru-RU"/>
          </w:rPr>
          <w:delText xml:space="preserve"> </w:delText>
        </w:r>
      </w:del>
      <w:r>
        <w:rPr>
          <w:rFonts w:hint="default" w:ascii="Verdana" w:hAnsi="Verdana" w:cs="Verdana"/>
          <w:sz w:val="18"/>
          <w:szCs w:val="18"/>
          <w:lang w:val="ru-RU"/>
        </w:rPr>
        <w:t>использовани</w:t>
      </w:r>
      <w:del w:id="281" w:author="google1599737165" w:date="2023-05-13T09:29:46Z">
        <w:r>
          <w:rPr>
            <w:rFonts w:hint="default" w:ascii="Verdana" w:hAnsi="Verdana" w:cs="Verdana"/>
            <w:sz w:val="18"/>
            <w:szCs w:val="18"/>
            <w:lang w:val="ru-RU"/>
          </w:rPr>
          <w:delText>ем</w:delText>
        </w:r>
      </w:del>
      <w:ins w:id="282" w:author="google1599737165" w:date="2023-05-13T09:29:46Z">
        <w:r>
          <w:rPr>
            <w:rFonts w:hint="default" w:cs="Verdana"/>
            <w:sz w:val="18"/>
            <w:szCs w:val="18"/>
            <w:lang w:val="ru-RU"/>
          </w:rPr>
          <w:t>я</w:t>
        </w:r>
      </w:ins>
      <w:r>
        <w:rPr>
          <w:rFonts w:hint="default" w:ascii="Verdana" w:hAnsi="Verdana" w:cs="Verdana"/>
          <w:sz w:val="18"/>
          <w:szCs w:val="18"/>
          <w:lang w:val="ru-RU"/>
        </w:rPr>
        <w:t xml:space="preserve"> дночерпателя (это необходимо, чтобы избежать замутнения придонных слоев воды, как следствие взятия проб грунта). </w:t>
      </w:r>
    </w:p>
    <w:p>
      <w:pPr>
        <w:jc w:val="both"/>
        <w:rPr>
          <w:rFonts w:hint="default" w:cs="Verdana"/>
          <w:i/>
          <w:iCs/>
          <w:sz w:val="18"/>
          <w:szCs w:val="18"/>
          <w:lang w:val="ru-RU"/>
        </w:rPr>
      </w:pPr>
      <w:r>
        <w:rPr>
          <w:rFonts w:hint="default" w:cs="Verdana"/>
          <w:i/>
          <w:iCs/>
          <w:sz w:val="18"/>
          <w:szCs w:val="18"/>
          <w:lang w:val="ru-RU"/>
        </w:rPr>
        <w:t>Протокол отбора и разборки проб фитопланктона</w:t>
      </w:r>
    </w:p>
    <w:p>
      <w:pPr>
        <w:jc w:val="both"/>
        <w:rPr>
          <w:rFonts w:hint="default"/>
          <w:sz w:val="18"/>
          <w:szCs w:val="18"/>
          <w:lang w:val="ru-RU"/>
        </w:rPr>
      </w:pPr>
      <w:r>
        <w:rPr>
          <w:rFonts w:hint="default"/>
          <w:sz w:val="18"/>
          <w:szCs w:val="18"/>
          <w:lang w:val="ru-RU"/>
        </w:rPr>
        <w:t xml:space="preserve">Для отбора проб используется батометр Нискина. Пробы отбираются в придонном слое воды, с поверхности и в промежуточном слое. Материал фиксируется  в уксуснокислый фиксатор на основе формалина и йодида калия (по Методике исследования..., 1975, Пособие..., 1983, Пособие..., 1992), или формалин. Разборка проб производится квалифицированным специалистом по фитопланктону под микроскопом. </w:t>
      </w:r>
    </w:p>
    <w:p>
      <w:pPr>
        <w:jc w:val="both"/>
        <w:rPr>
          <w:rFonts w:hint="default" w:ascii="Verdana" w:hAnsi="Verdana" w:cs="Verdana"/>
          <w:i/>
          <w:iCs/>
          <w:sz w:val="18"/>
          <w:szCs w:val="18"/>
          <w:lang w:val="ru-RU"/>
        </w:rPr>
      </w:pPr>
      <w:r>
        <w:rPr>
          <w:rFonts w:hint="default" w:ascii="Verdana" w:hAnsi="Verdana" w:cs="Verdana"/>
          <w:i/>
          <w:iCs/>
          <w:sz w:val="18"/>
          <w:szCs w:val="18"/>
          <w:lang w:val="ru-RU"/>
        </w:rPr>
        <w:t xml:space="preserve">Протокол отбора и разборки проб </w:t>
      </w:r>
      <w:ins w:id="283" w:author="google1599737165" w:date="2023-05-13T09:30:27Z">
        <w:r>
          <w:rPr>
            <w:rFonts w:hint="default" w:cs="Verdana"/>
            <w:i/>
            <w:iCs/>
            <w:sz w:val="18"/>
            <w:szCs w:val="18"/>
            <w:lang w:val="ru-RU"/>
          </w:rPr>
          <w:t>зо</w:t>
        </w:r>
      </w:ins>
      <w:ins w:id="284" w:author="google1599737165" w:date="2023-05-13T09:30:28Z">
        <w:r>
          <w:rPr>
            <w:rFonts w:hint="default" w:cs="Verdana"/>
            <w:i/>
            <w:iCs/>
            <w:sz w:val="18"/>
            <w:szCs w:val="18"/>
            <w:lang w:val="ru-RU"/>
          </w:rPr>
          <w:t>о</w:t>
        </w:r>
      </w:ins>
      <w:r>
        <w:rPr>
          <w:rFonts w:hint="default" w:ascii="Verdana" w:hAnsi="Verdana" w:cs="Verdana"/>
          <w:i/>
          <w:iCs/>
          <w:sz w:val="18"/>
          <w:szCs w:val="18"/>
          <w:lang w:val="ru-RU"/>
        </w:rPr>
        <w:t>планктона</w:t>
      </w:r>
    </w:p>
    <w:p>
      <w:pPr>
        <w:jc w:val="both"/>
        <w:rPr>
          <w:rFonts w:hint="default" w:ascii="Verdana" w:hAnsi="Verdana" w:cs="Verdana"/>
          <w:sz w:val="18"/>
          <w:szCs w:val="18"/>
        </w:rPr>
      </w:pPr>
      <w:r>
        <w:rPr>
          <w:rFonts w:hint="default" w:ascii="Verdana" w:hAnsi="Verdana" w:cs="Verdana"/>
          <w:sz w:val="18"/>
          <w:szCs w:val="18"/>
        </w:rPr>
        <w:t>Для отбора проб используется большая сеть Джеди (размер ячеи 100 мкм, диаметр входного отверстия 36 см, площадь входного отверстия 0.1м2).</w:t>
      </w:r>
      <w:r>
        <w:rPr>
          <w:rFonts w:hint="default" w:ascii="Verdana" w:hAnsi="Verdana" w:cs="Verdana"/>
          <w:sz w:val="18"/>
          <w:szCs w:val="18"/>
          <w:lang w:val="ru-RU"/>
        </w:rPr>
        <w:t xml:space="preserve"> Д</w:t>
      </w:r>
      <w:r>
        <w:rPr>
          <w:rFonts w:hint="default" w:ascii="Verdana" w:hAnsi="Verdana" w:cs="Verdana"/>
          <w:sz w:val="18"/>
          <w:szCs w:val="18"/>
        </w:rPr>
        <w:t xml:space="preserve">ля мелководных прибрежных станций </w:t>
      </w:r>
      <w:r>
        <w:rPr>
          <w:rFonts w:hint="default" w:ascii="Verdana" w:hAnsi="Verdana" w:cs="Verdana"/>
          <w:sz w:val="18"/>
          <w:szCs w:val="18"/>
          <w:lang w:val="ru-RU"/>
        </w:rPr>
        <w:t xml:space="preserve">применяется </w:t>
      </w:r>
      <w:r>
        <w:rPr>
          <w:rFonts w:hint="default" w:ascii="Verdana" w:hAnsi="Verdana" w:cs="Verdana"/>
          <w:sz w:val="18"/>
          <w:szCs w:val="18"/>
        </w:rPr>
        <w:t>конусная планктонная сеть (размер ячеи ситовой ткани 100 мкм).</w:t>
      </w:r>
      <w:r>
        <w:rPr>
          <w:rFonts w:hint="default" w:ascii="Verdana" w:hAnsi="Verdana" w:cs="Verdana"/>
          <w:sz w:val="18"/>
          <w:szCs w:val="18"/>
          <w:lang w:val="ru-RU"/>
        </w:rPr>
        <w:t xml:space="preserve"> </w:t>
      </w:r>
      <w:r>
        <w:rPr>
          <w:rFonts w:hint="default" w:ascii="Verdana" w:hAnsi="Verdana" w:cs="Verdana"/>
          <w:sz w:val="18"/>
          <w:szCs w:val="18"/>
        </w:rPr>
        <w:t xml:space="preserve">Сеть протягивается вертикально от дна до поверхности. </w:t>
      </w:r>
    </w:p>
    <w:p>
      <w:pPr>
        <w:jc w:val="both"/>
        <w:rPr>
          <w:rFonts w:hint="default" w:ascii="Verdana" w:hAnsi="Verdana" w:cs="Verdana"/>
          <w:sz w:val="18"/>
          <w:szCs w:val="18"/>
        </w:rPr>
      </w:pPr>
      <w:r>
        <w:rPr>
          <w:rFonts w:hint="default" w:ascii="Verdana" w:hAnsi="Verdana" w:cs="Verdana"/>
          <w:sz w:val="18"/>
          <w:szCs w:val="18"/>
        </w:rPr>
        <w:t>Пробы сразу фиксируются формалином. Для этого в концентрированную пробу (для концентрирования можно использовать шприц, снабженный фильтром из газа с размером ячеи меньше 100 мкм) известного объема  добавляется 40% раствор формальдегида в об</w:t>
      </w:r>
      <w:r>
        <w:rPr>
          <w:rFonts w:hint="default" w:ascii="Verdana" w:hAnsi="Verdana" w:cs="Verdana"/>
          <w:sz w:val="18"/>
          <w:szCs w:val="18"/>
          <w:lang w:val="ru-RU"/>
        </w:rPr>
        <w:t>ъ</w:t>
      </w:r>
      <w:r>
        <w:rPr>
          <w:rFonts w:hint="default" w:ascii="Verdana" w:hAnsi="Verdana" w:cs="Verdana"/>
          <w:sz w:val="18"/>
          <w:szCs w:val="18"/>
        </w:rPr>
        <w:t xml:space="preserve">еме необходимом для достижения концентрации 2-4%. </w:t>
      </w:r>
    </w:p>
    <w:p>
      <w:pPr>
        <w:jc w:val="both"/>
        <w:rPr>
          <w:rFonts w:hint="default" w:ascii="Verdana" w:hAnsi="Verdana" w:cs="Verdana"/>
          <w:sz w:val="18"/>
          <w:szCs w:val="18"/>
          <w:lang w:val="ru-RU"/>
        </w:rPr>
      </w:pPr>
      <w:r>
        <w:rPr>
          <w:rFonts w:hint="default" w:ascii="Verdana" w:hAnsi="Verdana" w:cs="Verdana"/>
          <w:sz w:val="18"/>
          <w:szCs w:val="18"/>
        </w:rPr>
        <w:t xml:space="preserve">При разборке пробы ее объем доводится до стандартного объема (100 или 200 мл). Обилие организмов подсчитывается в камере Богорова, в 1-мл аликвотах, которые отбираются из пробы штемпель-пипеткой Гензена. Численность пересчитывается на объем пробы. </w:t>
      </w:r>
    </w:p>
    <w:p>
      <w:pPr>
        <w:jc w:val="both"/>
        <w:rPr>
          <w:rFonts w:hint="default" w:ascii="Verdana" w:hAnsi="Verdana" w:cs="Verdana"/>
          <w:i/>
          <w:iCs/>
          <w:sz w:val="18"/>
          <w:szCs w:val="18"/>
          <w:lang w:val="ru-RU"/>
        </w:rPr>
      </w:pPr>
      <w:r>
        <w:rPr>
          <w:rFonts w:hint="default" w:ascii="Verdana" w:hAnsi="Verdana" w:cs="Verdana"/>
          <w:i/>
          <w:iCs/>
          <w:sz w:val="18"/>
          <w:szCs w:val="18"/>
          <w:lang w:val="ru-RU"/>
        </w:rPr>
        <w:t>Протокол отбора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Взятие проб бентоса осуществляется стандартным дночерпателем (система Ван-Вина, площадь захвата 0.1 м</w:t>
      </w:r>
      <w:r>
        <w:rPr>
          <w:rFonts w:hint="default" w:ascii="Verdana" w:hAnsi="Verdana" w:cs="Verdana"/>
          <w:sz w:val="18"/>
          <w:szCs w:val="18"/>
          <w:vertAlign w:val="superscript"/>
          <w:lang w:val="ru-RU"/>
        </w:rPr>
        <w:t>2</w:t>
      </w:r>
      <w:r>
        <w:rPr>
          <w:rFonts w:hint="default" w:ascii="Verdana" w:hAnsi="Verdana" w:cs="Verdana"/>
          <w:sz w:val="18"/>
          <w:szCs w:val="18"/>
          <w:lang w:val="ru-RU"/>
        </w:rPr>
        <w:t>) с борта судна. На мелководьях, при работе с маломерных судов</w:t>
      </w:r>
      <w:r>
        <w:rPr>
          <w:rFonts w:hint="default" w:cs="Verdana"/>
          <w:sz w:val="18"/>
          <w:szCs w:val="18"/>
          <w:lang w:val="ru-RU"/>
        </w:rPr>
        <w:t>,</w:t>
      </w:r>
      <w:r>
        <w:rPr>
          <w:rFonts w:hint="default" w:ascii="Verdana" w:hAnsi="Verdana" w:cs="Verdana"/>
          <w:sz w:val="18"/>
          <w:szCs w:val="18"/>
          <w:lang w:val="ru-RU"/>
        </w:rPr>
        <w:t xml:space="preserve"> или при работе со льда, используется  дночерпатель меньшего размера (система Ван-Вина</w:t>
      </w:r>
      <w:r>
        <w:rPr>
          <w:rFonts w:hint="default" w:cs="Verdana"/>
          <w:sz w:val="18"/>
          <w:szCs w:val="18"/>
          <w:lang w:val="ru-RU"/>
        </w:rPr>
        <w:t xml:space="preserve"> или Петерсена</w:t>
      </w:r>
      <w:r>
        <w:rPr>
          <w:rFonts w:hint="default" w:ascii="Verdana" w:hAnsi="Verdana" w:cs="Verdana"/>
          <w:sz w:val="18"/>
          <w:szCs w:val="18"/>
          <w:lang w:val="ru-RU"/>
        </w:rPr>
        <w:t>, площадь захвата 0.025 м</w:t>
      </w:r>
      <w:r>
        <w:rPr>
          <w:rFonts w:hint="default" w:ascii="Verdana" w:hAnsi="Verdana" w:cs="Verdana"/>
          <w:sz w:val="18"/>
          <w:szCs w:val="18"/>
          <w:vertAlign w:val="superscript"/>
          <w:lang w:val="ru-RU"/>
        </w:rPr>
        <w:t>2</w:t>
      </w:r>
      <w:r>
        <w:rPr>
          <w:rFonts w:hint="default" w:ascii="Verdana" w:hAnsi="Verdana" w:cs="Verdana"/>
          <w:sz w:val="18"/>
          <w:szCs w:val="18"/>
          <w:lang w:val="ru-RU"/>
        </w:rPr>
        <w:t xml:space="preserve"> ). Расстояние между отдельными пробами на каждой станции учетного стационара должно исчисляться единицами метров. </w:t>
      </w:r>
    </w:p>
    <w:p>
      <w:pPr>
        <w:jc w:val="both"/>
        <w:rPr>
          <w:rFonts w:hint="default" w:ascii="Verdana" w:hAnsi="Verdana" w:cs="Verdana"/>
          <w:sz w:val="18"/>
          <w:szCs w:val="18"/>
          <w:lang w:val="ru-RU"/>
        </w:rPr>
      </w:pPr>
      <w:r>
        <w:rPr>
          <w:rFonts w:hint="default" w:ascii="Verdana" w:hAnsi="Verdana" w:cs="Verdana"/>
          <w:sz w:val="18"/>
          <w:szCs w:val="18"/>
          <w:lang w:val="ru-RU"/>
        </w:rPr>
        <w:t>Если дночерпатель приносит пробу, которая не заполняет его штатный объем (например, из-за застревания камней в створках) такая проба ликвидируется и берется заново в точке</w:t>
      </w:r>
      <w:ins w:id="285" w:author="google1599737165" w:date="2023-05-13T09:31:48Z">
        <w:r>
          <w:rPr>
            <w:rFonts w:hint="default" w:cs="Verdana"/>
            <w:sz w:val="18"/>
            <w:szCs w:val="18"/>
            <w:lang w:val="ru-RU"/>
          </w:rPr>
          <w:t>,</w:t>
        </w:r>
      </w:ins>
      <w:r>
        <w:rPr>
          <w:rFonts w:hint="default" w:ascii="Verdana" w:hAnsi="Verdana" w:cs="Verdana"/>
          <w:sz w:val="18"/>
          <w:szCs w:val="18"/>
          <w:lang w:val="ru-RU"/>
        </w:rPr>
        <w:t xml:space="preserve"> смещенной на несколько метров.</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промывки и фиксации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Для промывки используют колонку из двух сит (верхнее с диаметром ячеи 1 мм, нижнее с диаметром ячеи 0.5 мм). Промывка осуществляется на промывочном столике на борту судна сразу после взятия пробы. Для промывки используют забортную воду.</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взятии проб в зимний период проба транспортируется в лабораторные условия. В этом случае, перед промывкой, необходимо выдержать пробу при комнатной температуре до исчезновения льда. </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каждого сита помещается в разные емкости и снабжается этикеткой с указанием данных пробы (номер стационара, номер станции, номер пробы, дата взятия пробы). Промытую пробу фиксируют 75% этанолом (каждая фракция в отдельной емкости). Вместо этанола допустимо использование 4% забуференного формалина. Через 1 месяц после первичной фиксации пробы, фиксатор необходимо заменить на свежий.  </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Протокол разборки проб 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Материал с верхнего сита подвергается тотальной разборке в кюветах с белым дном. Материал с нижнего сита подвергается разборке под бинокуляром. При этом материал просматривается в чашке Петри с разлинованным дном или в камере Богорова. </w:t>
      </w:r>
    </w:p>
    <w:p>
      <w:pPr>
        <w:jc w:val="both"/>
        <w:rPr>
          <w:rFonts w:hint="default" w:ascii="Verdana" w:hAnsi="Verdana" w:cs="Verdana"/>
          <w:sz w:val="18"/>
          <w:szCs w:val="18"/>
          <w:lang w:val="ru-RU"/>
        </w:rPr>
      </w:pPr>
      <w:r>
        <w:rPr>
          <w:rFonts w:hint="default" w:ascii="Verdana" w:hAnsi="Verdana" w:cs="Verdana"/>
          <w:sz w:val="18"/>
          <w:szCs w:val="18"/>
          <w:lang w:val="ru-RU"/>
        </w:rPr>
        <w:t>Из проб выбираются все представители макробентоса, которые идентифицируются до минимально возможного таксономического уровня и подсчитывается обилие всех особей. Подсчет производится по головным концам особей. После подсчета, все организмы одного вида из каждой пробы обсушиваются скопом на фильтрвальной бумаге до прекращения образования влажных пятен и взвешиваются на электронных весах с точностью до 0.001 г. При фиксации этанолом необходимо предварительно построить калибровочные таблицы для учета потери веса вследствие фиксации в спирт.</w:t>
      </w:r>
    </w:p>
    <w:p>
      <w:pPr>
        <w:jc w:val="both"/>
        <w:rPr>
          <w:rFonts w:hint="default" w:ascii="Verdana" w:hAnsi="Verdana" w:cs="Verdana"/>
          <w:sz w:val="18"/>
          <w:szCs w:val="18"/>
          <w:lang w:val="ru-RU"/>
        </w:rPr>
      </w:pPr>
      <w:r>
        <w:rPr>
          <w:rFonts w:hint="default" w:ascii="Verdana" w:hAnsi="Verdana" w:cs="Verdana"/>
          <w:sz w:val="18"/>
          <w:szCs w:val="18"/>
          <w:lang w:val="ru-RU"/>
        </w:rPr>
        <w:t xml:space="preserve">Результаты разборки проб фиксируются на бумажном носителе (полевой дневник, журнал). </w:t>
      </w: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lang w:val="ru-RU"/>
        </w:rPr>
      </w:pPr>
      <w:r>
        <w:rPr>
          <w:rFonts w:hint="default" w:ascii="Verdana" w:hAnsi="Verdana" w:cs="Verdana"/>
          <w:b w:val="0"/>
          <w:bCs w:val="0"/>
          <w:i/>
          <w:iCs/>
          <w:sz w:val="18"/>
          <w:szCs w:val="18"/>
          <w:lang w:val="ru-RU"/>
        </w:rPr>
        <w:t>Мониторинговые коллекции</w:t>
      </w:r>
    </w:p>
    <w:p>
      <w:pPr>
        <w:jc w:val="both"/>
        <w:rPr>
          <w:rFonts w:hint="default" w:ascii="Verdana" w:hAnsi="Verdana" w:cs="Verdana"/>
          <w:sz w:val="18"/>
          <w:szCs w:val="18"/>
          <w:lang w:val="ru-RU"/>
        </w:rPr>
      </w:pPr>
      <w:r>
        <w:rPr>
          <w:rFonts w:hint="default" w:ascii="Verdana" w:hAnsi="Verdana" w:cs="Verdana"/>
          <w:sz w:val="18"/>
          <w:szCs w:val="18"/>
          <w:lang w:val="ru-RU"/>
        </w:rPr>
        <w:t>Все прошедшие обработку (подсчет и взвешивание) организмы бентоса фиксируются в общую емкость (отдельно для каждой пробы), которая снабжается внутренней (тушевая запись на кальке) и внешней этикеткой. На этикетке фиксируются все метаданные пробы (дата взятия, номер пробы, координаты, автор фиксации). Желательно отдельно от остальных фиксировать массовые виды-индикаторы (</w:t>
      </w:r>
      <w:r>
        <w:rPr>
          <w:rFonts w:hint="default" w:ascii="Verdana" w:hAnsi="Verdana" w:cs="Verdana"/>
          <w:i/>
          <w:iCs/>
          <w:sz w:val="18"/>
          <w:szCs w:val="18"/>
          <w:lang w:val="ru-RU"/>
        </w:rPr>
        <w:t>Saduria entomon</w:t>
      </w:r>
      <w:r>
        <w:rPr>
          <w:rFonts w:hint="default" w:ascii="Verdana" w:hAnsi="Verdana" w:cs="Verdana"/>
          <w:sz w:val="18"/>
          <w:szCs w:val="18"/>
          <w:lang w:val="ru-RU"/>
        </w:rPr>
        <w:t xml:space="preserve">, </w:t>
      </w:r>
      <w:r>
        <w:rPr>
          <w:rFonts w:hint="default" w:ascii="Verdana" w:hAnsi="Verdana" w:cs="Verdana"/>
          <w:i/>
          <w:iCs/>
          <w:sz w:val="18"/>
          <w:szCs w:val="18"/>
          <w:lang w:val="ru-RU"/>
        </w:rPr>
        <w:t>Pontoporeia femorata</w:t>
      </w:r>
      <w:r>
        <w:rPr>
          <w:rFonts w:hint="default" w:ascii="Verdana" w:hAnsi="Verdana" w:cs="Verdana"/>
          <w:sz w:val="18"/>
          <w:szCs w:val="18"/>
          <w:lang w:val="ru-RU"/>
        </w:rPr>
        <w:t xml:space="preserve">, </w:t>
      </w:r>
      <w:r>
        <w:rPr>
          <w:rFonts w:hint="default" w:ascii="Verdana" w:hAnsi="Verdana" w:cs="Verdana"/>
          <w:i/>
          <w:iCs/>
          <w:sz w:val="18"/>
          <w:szCs w:val="18"/>
          <w:lang w:val="ru-RU"/>
        </w:rPr>
        <w:t xml:space="preserve">Monoporeia affinis,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Общая характеристика сборов и ссылки на нормативно-методическую документацию приведены в </w:t>
      </w:r>
      <w:r>
        <w:rPr>
          <w:rFonts w:hint="default" w:cs="Verdana"/>
          <w:sz w:val="18"/>
          <w:szCs w:val="18"/>
          <w:lang w:val="ru-RU"/>
        </w:rPr>
        <w:t>Т</w:t>
      </w:r>
      <w:r>
        <w:rPr>
          <w:rFonts w:hint="default" w:ascii="Verdana" w:hAnsi="Verdana" w:cs="Verdana"/>
          <w:sz w:val="18"/>
          <w:szCs w:val="18"/>
          <w:lang w:val="ru-RU"/>
        </w:rPr>
        <w:t xml:space="preserve">аблице </w:t>
      </w:r>
      <w:r>
        <w:rPr>
          <w:rFonts w:hint="default" w:cs="Verdana"/>
          <w:sz w:val="18"/>
          <w:szCs w:val="18"/>
          <w:lang w:val="ru-RU"/>
        </w:rPr>
        <w:t>2.9</w:t>
      </w:r>
      <w:r>
        <w:rPr>
          <w:rFonts w:hint="default" w:ascii="Verdana" w:hAnsi="Verdana" w:cs="Verdana"/>
          <w:sz w:val="18"/>
          <w:szCs w:val="18"/>
          <w:lang w:val="ru-RU"/>
        </w:rPr>
        <w:t>.</w:t>
      </w:r>
    </w:p>
    <w:p>
      <w:pPr>
        <w:ind w:firstLine="0"/>
        <w:contextualSpacing/>
        <w:rPr>
          <w:rFonts w:hint="default" w:ascii="Verdana" w:hAnsi="Verdana" w:cs="Verdana"/>
          <w:b w:val="0"/>
          <w:bCs/>
          <w:sz w:val="18"/>
          <w:szCs w:val="18"/>
          <w:lang w:val="ru-RU"/>
        </w:rPr>
      </w:pPr>
    </w:p>
    <w:p>
      <w:pPr>
        <w:ind w:firstLine="0"/>
        <w:contextualSpacing/>
        <w:rPr>
          <w:rFonts w:hint="default" w:ascii="Verdana" w:hAnsi="Verdana" w:cs="Verdana"/>
          <w:b w:val="0"/>
          <w:bCs/>
          <w:sz w:val="18"/>
          <w:szCs w:val="18"/>
          <w:lang w:val="ru-RU"/>
        </w:rPr>
      </w:pPr>
    </w:p>
    <w:p>
      <w:pPr>
        <w:ind w:firstLine="0"/>
        <w:contextualSpacing/>
        <w:rPr>
          <w:rFonts w:hint="default" w:ascii="Verdana" w:hAnsi="Verdana" w:cs="Verdana"/>
          <w:b w:val="0"/>
          <w:bCs/>
          <w:sz w:val="18"/>
          <w:szCs w:val="18"/>
          <w:lang w:val="ru-RU"/>
        </w:rPr>
      </w:pPr>
    </w:p>
    <w:p>
      <w:pPr>
        <w:ind w:firstLine="0"/>
        <w:contextualSpacing/>
        <w:rPr>
          <w:rFonts w:hint="default" w:ascii="Verdana" w:hAnsi="Verdana" w:cs="Verdana"/>
          <w:b w:val="0"/>
          <w:bCs/>
          <w:sz w:val="18"/>
          <w:szCs w:val="18"/>
          <w:lang w:val="ru-RU"/>
        </w:rPr>
      </w:pPr>
    </w:p>
    <w:p>
      <w:pPr>
        <w:pStyle w:val="41"/>
        <w:jc w:val="both"/>
        <w:rPr>
          <w:rFonts w:hint="default" w:ascii="Verdana" w:hAnsi="Verdana" w:eastAsia="Yu Mincho" w:cs="Verdana"/>
          <w:sz w:val="18"/>
          <w:szCs w:val="18"/>
        </w:rPr>
      </w:pPr>
      <w:r>
        <w:rPr>
          <w:rFonts w:hint="default" w:ascii="Verdana" w:hAnsi="Verdana" w:cs="Verdana"/>
          <w:sz w:val="18"/>
          <w:szCs w:val="18"/>
        </w:rPr>
        <w:t xml:space="preserve">Таблица </w:t>
      </w:r>
      <w:r>
        <w:rPr>
          <w:rFonts w:hint="default" w:cs="Verdana"/>
          <w:sz w:val="18"/>
          <w:szCs w:val="18"/>
          <w:lang w:val="ru-RU"/>
        </w:rPr>
        <w:t>2.9</w:t>
      </w:r>
      <w:r>
        <w:rPr>
          <w:rFonts w:hint="default" w:cs="Verdana"/>
          <w:sz w:val="18"/>
          <w:szCs w:val="18"/>
          <w:lang w:val="en-US"/>
        </w:rPr>
        <w:t>:</w:t>
      </w:r>
      <w:r>
        <w:rPr>
          <w:rFonts w:hint="default" w:ascii="Verdana" w:hAnsi="Verdana" w:cs="Verdana"/>
          <w:sz w:val="18"/>
          <w:szCs w:val="18"/>
        </w:rPr>
        <w:t xml:space="preserve"> </w:t>
      </w:r>
      <w:r>
        <w:rPr>
          <w:rFonts w:hint="default" w:ascii="Verdana" w:hAnsi="Verdana" w:cs="Verdana"/>
          <w:b/>
          <w:bCs w:val="0"/>
          <w:sz w:val="18"/>
          <w:szCs w:val="18"/>
          <w:lang w:val="ru-RU"/>
        </w:rPr>
        <w:t>Общая характеристика мониторинговых сборов</w:t>
      </w:r>
    </w:p>
    <w:tbl>
      <w:tblPr>
        <w:tblStyle w:val="4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2102"/>
        <w:gridCol w:w="2390"/>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85"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Объект мониторинга</w:t>
            </w:r>
          </w:p>
        </w:tc>
        <w:tc>
          <w:tcPr>
            <w:tcW w:w="180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Определяемые показатели</w:t>
            </w:r>
          </w:p>
        </w:tc>
        <w:tc>
          <w:tcPr>
            <w:tcW w:w="2418"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Метод отбора проб и анализа проб</w:t>
            </w:r>
          </w:p>
        </w:tc>
        <w:tc>
          <w:tcPr>
            <w:tcW w:w="3380" w:type="dxa"/>
            <w:tcBorders>
              <w:top w:val="single" w:color="auto" w:sz="4" w:space="0"/>
              <w:left w:val="single" w:color="auto" w:sz="4" w:space="0"/>
              <w:bottom w:val="single" w:color="auto" w:sz="4" w:space="0"/>
              <w:right w:val="single" w:color="auto" w:sz="4" w:space="0"/>
            </w:tcBorders>
            <w:shd w:val="clear" w:color="auto" w:fill="009999"/>
            <w:tcMar>
              <w:top w:w="0" w:type="dxa"/>
              <w:left w:w="57" w:type="dxa"/>
              <w:bottom w:w="0" w:type="dxa"/>
              <w:right w:w="57" w:type="dxa"/>
            </w:tcMar>
            <w:vAlign w:val="center"/>
          </w:tcPr>
          <w:p>
            <w:pPr>
              <w:ind w:firstLine="0"/>
              <w:jc w:val="center"/>
              <w:rPr>
                <w:rFonts w:ascii="Verdana" w:hAnsi="Verdana" w:cs="Verdana"/>
                <w:b/>
                <w:color w:val="FFFFFF" w:themeColor="background1"/>
                <w:sz w:val="16"/>
                <w:szCs w:val="16"/>
                <w14:textFill>
                  <w14:solidFill>
                    <w14:schemeClr w14:val="bg1"/>
                  </w14:solidFill>
                </w14:textFill>
              </w:rPr>
            </w:pPr>
            <w:r>
              <w:rPr>
                <w:rFonts w:ascii="Verdana" w:hAnsi="Verdana" w:cs="Verdana"/>
                <w:b/>
                <w:color w:val="FFFFFF" w:themeColor="background1"/>
                <w:sz w:val="16"/>
                <w:szCs w:val="16"/>
                <w14:textFill>
                  <w14:solidFill>
                    <w14:schemeClr w14:val="bg1"/>
                  </w14:solidFill>
                </w14:textFill>
              </w:rPr>
              <w:t>Применимая нормативно-методическая документация, в соответствии с требованиями и рекомендациями которой выполняется исследование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ru-RU"/>
              </w:rPr>
            </w:pPr>
            <w:r>
              <w:rPr>
                <w:rFonts w:cs="Verdana"/>
                <w:sz w:val="16"/>
                <w:szCs w:val="16"/>
                <w:lang w:val="ru-RU"/>
              </w:rPr>
              <w:t>Фитопланктон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Количественные и качественные показатели:</w:t>
            </w:r>
          </w:p>
          <w:p>
            <w:pPr>
              <w:spacing w:after="0" w:line="240" w:lineRule="auto"/>
              <w:jc w:val="left"/>
              <w:rPr>
                <w:rFonts w:eastAsia="Verdana" w:cs="Times New Roman"/>
                <w:sz w:val="16"/>
                <w:szCs w:val="16"/>
              </w:rPr>
            </w:pPr>
            <w:r>
              <w:rPr>
                <w:sz w:val="16"/>
                <w:szCs w:val="16"/>
              </w:rPr>
              <w:t>- таксономический состав;</w:t>
            </w:r>
          </w:p>
          <w:p>
            <w:pPr>
              <w:spacing w:after="0" w:line="240" w:lineRule="auto"/>
              <w:jc w:val="left"/>
              <w:rPr>
                <w:rFonts w:eastAsia="Verdana" w:cs="Times New Roman"/>
                <w:sz w:val="16"/>
                <w:szCs w:val="16"/>
              </w:rPr>
            </w:pPr>
            <w:r>
              <w:rPr>
                <w:sz w:val="16"/>
                <w:szCs w:val="16"/>
              </w:rPr>
              <w:t>- общая численность (</w:t>
            </w:r>
            <w:r>
              <w:rPr>
                <w:sz w:val="16"/>
                <w:szCs w:val="16"/>
                <w:lang w:val="ru-RU"/>
              </w:rPr>
              <w:t>экз</w:t>
            </w:r>
            <w:r>
              <w:rPr>
                <w:sz w:val="16"/>
                <w:szCs w:val="16"/>
              </w:rPr>
              <w:t>/м</w:t>
            </w:r>
            <w:r>
              <w:rPr>
                <w:sz w:val="16"/>
                <w:szCs w:val="16"/>
                <w:vertAlign w:val="superscript"/>
              </w:rPr>
              <w:t>3</w:t>
            </w:r>
            <w:r>
              <w:rPr>
                <w:sz w:val="16"/>
                <w:szCs w:val="16"/>
              </w:rPr>
              <w:t>) (или кл/мл);</w:t>
            </w:r>
          </w:p>
          <w:p>
            <w:pPr>
              <w:spacing w:after="0" w:line="240" w:lineRule="auto"/>
              <w:jc w:val="left"/>
              <w:rPr>
                <w:rFonts w:eastAsia="Verdana" w:cs="Times New Roman"/>
                <w:sz w:val="16"/>
                <w:szCs w:val="16"/>
              </w:rPr>
            </w:pPr>
            <w:r>
              <w:rPr>
                <w:sz w:val="16"/>
                <w:szCs w:val="16"/>
              </w:rPr>
              <w:t>- численность основных систематических групп и видов;</w:t>
            </w:r>
          </w:p>
          <w:p>
            <w:pPr>
              <w:spacing w:after="0" w:line="240" w:lineRule="auto"/>
              <w:jc w:val="left"/>
              <w:rPr>
                <w:rFonts w:eastAsia="Verdana" w:cs="Times New Roman"/>
                <w:sz w:val="16"/>
                <w:szCs w:val="16"/>
              </w:rPr>
            </w:pPr>
            <w:r>
              <w:rPr>
                <w:sz w:val="16"/>
                <w:szCs w:val="16"/>
              </w:rPr>
              <w:t>- присутствие/отсутствие видов-индикаторов.</w:t>
            </w:r>
          </w:p>
          <w:p>
            <w:pPr>
              <w:spacing w:after="0" w:line="240" w:lineRule="auto"/>
              <w:jc w:val="left"/>
              <w:rPr>
                <w:rFonts w:ascii="Verdana" w:hAnsi="Verdana" w:eastAsia="Verdana" w:cs="Times New Roman"/>
                <w:sz w:val="16"/>
                <w:szCs w:val="16"/>
                <w:lang w:val="en-US" w:eastAsia="ru-RU" w:bidi="ar-SA"/>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Пробоотборное оборудование: Батометр Нискина.</w:t>
            </w:r>
          </w:p>
          <w:p>
            <w:pPr>
              <w:spacing w:after="0" w:line="240" w:lineRule="auto"/>
              <w:jc w:val="left"/>
              <w:rPr>
                <w:rFonts w:eastAsia="Verdana" w:cs="Times New Roman"/>
                <w:sz w:val="16"/>
                <w:szCs w:val="16"/>
              </w:rPr>
            </w:pPr>
            <w:r>
              <w:rPr>
                <w:sz w:val="16"/>
                <w:szCs w:val="16"/>
              </w:rPr>
              <w:t>Хранение проб: уксуснокислый фиксатор на основе формалина и йодида калия (по Методике исследования..., 1975, Пособие..., 1983, Пособие..., 1992), или формалин.</w:t>
            </w:r>
          </w:p>
          <w:p>
            <w:pPr>
              <w:spacing w:after="0" w:line="240" w:lineRule="auto"/>
              <w:jc w:val="left"/>
              <w:rPr>
                <w:rFonts w:ascii="Verdana" w:hAnsi="Verdana" w:eastAsia="Verdana" w:cs="Times New Roman"/>
                <w:sz w:val="16"/>
                <w:szCs w:val="16"/>
                <w:lang w:val="en-GB" w:eastAsia="da-DK" w:bidi="ar-SA"/>
              </w:rPr>
            </w:pPr>
            <w:r>
              <w:rPr>
                <w:sz w:val="16"/>
                <w:szCs w:val="16"/>
              </w:rPr>
              <w:t>Анализ проб: микроскопия.</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vAlign w:val="center"/>
          </w:tcPr>
          <w:p>
            <w:pPr>
              <w:spacing w:after="0" w:line="240" w:lineRule="auto"/>
              <w:jc w:val="left"/>
              <w:rPr>
                <w:rFonts w:eastAsia="Verdana" w:cs="Times New Roman"/>
                <w:sz w:val="16"/>
                <w:szCs w:val="16"/>
              </w:rPr>
            </w:pPr>
            <w:r>
              <w:rPr>
                <w:sz w:val="16"/>
                <w:szCs w:val="16"/>
              </w:rPr>
              <w:t xml:space="preserve">Инструкция…, 2004. </w:t>
            </w:r>
          </w:p>
          <w:p>
            <w:pPr>
              <w:spacing w:after="0" w:line="240" w:lineRule="auto"/>
              <w:jc w:val="left"/>
              <w:rPr>
                <w:rFonts w:eastAsia="Verdana" w:cs="Times New Roman"/>
                <w:sz w:val="16"/>
                <w:szCs w:val="16"/>
              </w:rPr>
            </w:pPr>
            <w:r>
              <w:rPr>
                <w:sz w:val="16"/>
                <w:szCs w:val="16"/>
              </w:rPr>
              <w:t>Методические рекомендации…, 1981.</w:t>
            </w:r>
          </w:p>
          <w:p>
            <w:pPr>
              <w:spacing w:after="0" w:line="240" w:lineRule="auto"/>
              <w:jc w:val="left"/>
              <w:rPr>
                <w:rFonts w:eastAsia="Verdana" w:cs="Times New Roman"/>
                <w:sz w:val="16"/>
                <w:szCs w:val="16"/>
              </w:rPr>
            </w:pPr>
            <w:r>
              <w:rPr>
                <w:sz w:val="16"/>
                <w:szCs w:val="16"/>
              </w:rPr>
              <w:t xml:space="preserve">Абакумов, 1992. </w:t>
            </w:r>
          </w:p>
          <w:p>
            <w:pPr>
              <w:spacing w:after="0" w:line="240" w:lineRule="auto"/>
              <w:jc w:val="left"/>
              <w:rPr>
                <w:rFonts w:eastAsia="Verdana" w:cs="Times New Roman"/>
                <w:sz w:val="16"/>
                <w:szCs w:val="16"/>
              </w:rPr>
            </w:pPr>
            <w:r>
              <w:rPr>
                <w:sz w:val="16"/>
                <w:szCs w:val="16"/>
              </w:rPr>
              <w:t xml:space="preserve">Абакумов, 1983. </w:t>
            </w:r>
          </w:p>
          <w:p>
            <w:pPr>
              <w:spacing w:after="0" w:line="240" w:lineRule="auto"/>
              <w:jc w:val="left"/>
              <w:rPr>
                <w:rFonts w:eastAsia="Verdana" w:cs="Times New Roman"/>
                <w:sz w:val="16"/>
                <w:szCs w:val="16"/>
              </w:rPr>
            </w:pPr>
            <w:r>
              <w:rPr>
                <w:sz w:val="16"/>
                <w:szCs w:val="16"/>
              </w:rPr>
              <w:t>Цыбань, 1980.</w:t>
            </w:r>
          </w:p>
          <w:p>
            <w:pPr>
              <w:spacing w:after="0" w:line="240" w:lineRule="auto"/>
              <w:jc w:val="left"/>
              <w:rPr>
                <w:rFonts w:eastAsia="Verdana" w:cs="Times New Roman"/>
                <w:sz w:val="16"/>
                <w:szCs w:val="16"/>
              </w:rPr>
            </w:pPr>
            <w:r>
              <w:rPr>
                <w:sz w:val="16"/>
                <w:szCs w:val="16"/>
              </w:rPr>
              <w:t xml:space="preserve">Виноградов, 1983. </w:t>
            </w:r>
          </w:p>
          <w:p>
            <w:pPr>
              <w:spacing w:after="0" w:line="240" w:lineRule="auto"/>
              <w:jc w:val="left"/>
              <w:rPr>
                <w:rFonts w:eastAsia="Verdana" w:cs="Times New Roman"/>
                <w:sz w:val="16"/>
                <w:szCs w:val="16"/>
              </w:rPr>
            </w:pPr>
            <w:r>
              <w:rPr>
                <w:sz w:val="16"/>
                <w:szCs w:val="16"/>
              </w:rPr>
              <w:t xml:space="preserve">Методы изучения…, 1975. </w:t>
            </w:r>
          </w:p>
          <w:p>
            <w:pPr>
              <w:spacing w:after="0" w:line="240" w:lineRule="auto"/>
              <w:jc w:val="left"/>
              <w:rPr>
                <w:rFonts w:eastAsia="Verdana" w:cs="Times New Roman"/>
                <w:sz w:val="16"/>
                <w:szCs w:val="16"/>
              </w:rPr>
            </w:pPr>
            <w:r>
              <w:rPr>
                <w:sz w:val="16"/>
                <w:szCs w:val="16"/>
              </w:rPr>
              <w:t>ГОСТ 31861-2012.</w:t>
            </w:r>
          </w:p>
          <w:p>
            <w:pPr>
              <w:spacing w:after="0" w:line="240" w:lineRule="auto"/>
              <w:jc w:val="left"/>
              <w:rPr>
                <w:rFonts w:ascii="Verdana" w:hAnsi="Verdana" w:eastAsia="Verdana" w:cs="Times New Roman"/>
                <w:sz w:val="16"/>
                <w:szCs w:val="16"/>
                <w:lang w:val="en-GB" w:eastAsia="da-DK" w:bidi="ar-SA"/>
              </w:rPr>
            </w:pPr>
            <w:r>
              <w:rPr>
                <w:sz w:val="16"/>
                <w:szCs w:val="16"/>
              </w:rPr>
              <w:t>ГОСТ 17.1.3.08-82.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hint="default" w:ascii="Verdana" w:hAnsi="Verdana" w:cs="Verdana"/>
                <w:sz w:val="16"/>
                <w:szCs w:val="16"/>
                <w:lang w:val="en-US"/>
              </w:rPr>
            </w:pPr>
            <w:r>
              <w:rPr>
                <w:rFonts w:ascii="Verdana" w:hAnsi="Verdana" w:cs="Verdana"/>
                <w:sz w:val="16"/>
                <w:szCs w:val="16"/>
              </w:rPr>
              <w:t>Зоопланктон</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общая численность (экз./м</w:t>
            </w:r>
            <w:r>
              <w:rPr>
                <w:rFonts w:ascii="Verdana" w:hAnsi="Verdana" w:cs="Verdana"/>
                <w:sz w:val="16"/>
                <w:szCs w:val="16"/>
                <w:vertAlign w:val="superscript"/>
              </w:rPr>
              <w:t>3</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основных систематических групп и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Орудия отбора проб:  для станций глубоководной акватории – планктонная сеть Джеди (большая или средняя модели, размер ячеи ситовой ткани 100 мкм);</w:t>
            </w:r>
          </w:p>
          <w:p>
            <w:pPr>
              <w:ind w:firstLine="0"/>
              <w:rPr>
                <w:rFonts w:ascii="Verdana" w:hAnsi="Verdana" w:cs="Verdana"/>
                <w:sz w:val="16"/>
                <w:szCs w:val="16"/>
              </w:rPr>
            </w:pPr>
            <w:r>
              <w:rPr>
                <w:rFonts w:ascii="Verdana" w:hAnsi="Verdana" w:cs="Verdana"/>
                <w:sz w:val="16"/>
                <w:szCs w:val="16"/>
              </w:rPr>
              <w:t>для мелководных прибрежных станций – конусная планктонная сеть сеть (размер ячеи ситовой ткани 100 мкм).</w:t>
            </w:r>
          </w:p>
          <w:p>
            <w:pPr>
              <w:ind w:firstLine="0"/>
              <w:rPr>
                <w:rFonts w:ascii="Verdana" w:hAnsi="Verdana" w:cs="Verdana"/>
                <w:sz w:val="16"/>
                <w:szCs w:val="16"/>
              </w:rPr>
            </w:pPr>
            <w:r>
              <w:rPr>
                <w:rFonts w:ascii="Verdana" w:hAnsi="Verdana" w:cs="Verdana"/>
                <w:sz w:val="16"/>
                <w:szCs w:val="16"/>
              </w:rPr>
              <w:t>Метод отбора проб: тотальный вертикальный лов сетью Джеди от дна до поверхности; на мелководных станциях – пролив через конусную сеть определенного объема воды.</w:t>
            </w:r>
          </w:p>
          <w:p>
            <w:pPr>
              <w:ind w:firstLine="0"/>
              <w:rPr>
                <w:rFonts w:ascii="Verdana" w:hAnsi="Verdana" w:cs="Verdana"/>
                <w:sz w:val="16"/>
                <w:szCs w:val="16"/>
              </w:rPr>
            </w:pPr>
            <w:r>
              <w:rPr>
                <w:rFonts w:ascii="Verdana" w:hAnsi="Verdana" w:cs="Verdana"/>
                <w:sz w:val="16"/>
                <w:szCs w:val="16"/>
              </w:rPr>
              <w:t>Консервация проб: формалин.</w:t>
            </w:r>
          </w:p>
          <w:p>
            <w:pPr>
              <w:ind w:firstLine="0"/>
              <w:rPr>
                <w:rFonts w:ascii="Verdana" w:hAnsi="Verdana" w:cs="Verdana"/>
                <w:sz w:val="16"/>
                <w:szCs w:val="16"/>
              </w:rPr>
            </w:pPr>
            <w:r>
              <w:rPr>
                <w:rFonts w:ascii="Verdana" w:hAnsi="Verdana" w:cs="Verdana"/>
                <w:sz w:val="16"/>
                <w:szCs w:val="16"/>
              </w:rPr>
              <w:t>Анализ проб: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 1984. </w:t>
            </w:r>
          </w:p>
          <w:p>
            <w:pPr>
              <w:ind w:firstLine="0"/>
              <w:rPr>
                <w:rFonts w:ascii="Verdana" w:hAnsi="Verdana" w:cs="Verdana"/>
                <w:sz w:val="16"/>
                <w:szCs w:val="16"/>
              </w:rPr>
            </w:pPr>
            <w:r>
              <w:rPr>
                <w:rFonts w:ascii="Verdana" w:hAnsi="Verdana" w:cs="Verdana"/>
                <w:sz w:val="16"/>
                <w:szCs w:val="16"/>
              </w:rPr>
              <w:t>Zooplankton sampling, 1968..</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rPr>
              <w:t xml:space="preserve">Современные методы…, 1983. </w:t>
            </w:r>
          </w:p>
          <w:p>
            <w:pPr>
              <w:ind w:firstLine="0"/>
              <w:rPr>
                <w:rFonts w:ascii="Verdana" w:hAnsi="Verdana" w:cs="Verdana"/>
                <w:sz w:val="16"/>
                <w:szCs w:val="16"/>
              </w:rPr>
            </w:pPr>
            <w:r>
              <w:rPr>
                <w:rFonts w:ascii="Verdana" w:hAnsi="Verdana" w:cs="Verdana"/>
                <w:sz w:val="16"/>
                <w:szCs w:val="16"/>
              </w:rPr>
              <w:t xml:space="preserve">Методика изучения…, 1975. </w:t>
            </w:r>
          </w:p>
          <w:p>
            <w:pPr>
              <w:ind w:firstLine="0"/>
              <w:rPr>
                <w:rFonts w:ascii="Verdana" w:hAnsi="Verdana" w:cs="Verdana"/>
                <w:sz w:val="16"/>
                <w:szCs w:val="16"/>
              </w:rPr>
            </w:pPr>
            <w:r>
              <w:rPr>
                <w:rFonts w:ascii="Verdana" w:hAnsi="Verdana" w:cs="Verdana"/>
                <w:sz w:val="16"/>
                <w:szCs w:val="16"/>
              </w:rPr>
              <w:t>ГОСТ 31861-2012.</w:t>
            </w:r>
          </w:p>
          <w:p>
            <w:pPr>
              <w:ind w:firstLine="0"/>
              <w:rPr>
                <w:rFonts w:ascii="Verdana" w:hAnsi="Verdana" w:cs="Verdana"/>
                <w:sz w:val="16"/>
                <w:szCs w:val="16"/>
              </w:rPr>
            </w:pPr>
            <w:r>
              <w:rPr>
                <w:rFonts w:ascii="Verdana" w:hAnsi="Verdana" w:cs="Verdana"/>
                <w:sz w:val="16"/>
                <w:szCs w:val="16"/>
              </w:rPr>
              <w:t>ГОСТ 17.1.3.08-82.</w:t>
            </w:r>
          </w:p>
          <w:p>
            <w:pPr>
              <w:ind w:firstLine="0"/>
              <w:rPr>
                <w:rFonts w:ascii="Verdana" w:hAnsi="Verdana" w:cs="Verdana"/>
                <w:sz w:val="16"/>
                <w:szCs w:val="16"/>
              </w:rPr>
            </w:pPr>
          </w:p>
          <w:p>
            <w:pPr>
              <w:ind w:firstLine="0"/>
              <w:rPr>
                <w:rFonts w:ascii="Verdana" w:hAnsi="Verdana" w:cs="Verdana"/>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Макрозообентос</w:t>
            </w:r>
          </w:p>
        </w:tc>
        <w:tc>
          <w:tcPr>
            <w:tcW w:w="180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Количественные и качественные показатели:</w:t>
            </w:r>
          </w:p>
          <w:p>
            <w:pPr>
              <w:ind w:firstLine="0"/>
              <w:rPr>
                <w:rFonts w:ascii="Verdana" w:hAnsi="Verdana" w:cs="Verdana"/>
                <w:sz w:val="16"/>
                <w:szCs w:val="16"/>
              </w:rPr>
            </w:pPr>
            <w:r>
              <w:rPr>
                <w:rFonts w:ascii="Verdana" w:hAnsi="Verdana" w:cs="Verdana"/>
                <w:sz w:val="16"/>
                <w:szCs w:val="16"/>
              </w:rPr>
              <w:t>- видовой состав;</w:t>
            </w:r>
          </w:p>
          <w:p>
            <w:pPr>
              <w:ind w:firstLine="0"/>
              <w:rPr>
                <w:rFonts w:ascii="Verdana" w:hAnsi="Verdana" w:cs="Verdana"/>
                <w:sz w:val="16"/>
                <w:szCs w:val="16"/>
              </w:rPr>
            </w:pPr>
            <w:r>
              <w:rPr>
                <w:rFonts w:ascii="Verdana" w:hAnsi="Verdana" w:cs="Verdana"/>
                <w:sz w:val="16"/>
                <w:szCs w:val="16"/>
              </w:rPr>
              <w:t>- общая численность (экз./м</w:t>
            </w:r>
            <w:r>
              <w:rPr>
                <w:rFonts w:ascii="Verdana" w:hAnsi="Verdana" w:cs="Verdana"/>
                <w:sz w:val="16"/>
                <w:szCs w:val="16"/>
                <w:vertAlign w:val="superscript"/>
              </w:rPr>
              <w:t>2</w:t>
            </w:r>
            <w:r>
              <w:rPr>
                <w:rFonts w:ascii="Verdana" w:hAnsi="Verdana" w:cs="Verdana"/>
                <w:sz w:val="16"/>
                <w:szCs w:val="16"/>
              </w:rPr>
              <w:t>) и биомасса (г/м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численность и биомасса отдельных видов.</w:t>
            </w:r>
          </w:p>
          <w:p>
            <w:pPr>
              <w:ind w:firstLine="0"/>
              <w:rPr>
                <w:rFonts w:ascii="Verdana" w:hAnsi="Verdana" w:cs="Verdana"/>
                <w:sz w:val="16"/>
                <w:szCs w:val="16"/>
              </w:rPr>
            </w:pPr>
            <w:r>
              <w:rPr>
                <w:rFonts w:ascii="Verdana" w:hAnsi="Verdana" w:cs="Verdana"/>
                <w:sz w:val="16"/>
                <w:szCs w:val="16"/>
              </w:rPr>
              <w:t>- наличие/отсутствие инвазивных видов.</w:t>
            </w:r>
          </w:p>
          <w:p>
            <w:pPr>
              <w:ind w:firstLine="0"/>
              <w:rPr>
                <w:rFonts w:ascii="Verdana" w:hAnsi="Verdana" w:cs="Verdana"/>
                <w:sz w:val="16"/>
                <w:szCs w:val="16"/>
              </w:rPr>
            </w:pPr>
          </w:p>
          <w:p>
            <w:pPr>
              <w:ind w:firstLine="0"/>
              <w:rPr>
                <w:rFonts w:ascii="Verdana" w:hAnsi="Verdana" w:cs="Verdana"/>
                <w:sz w:val="16"/>
                <w:szCs w:val="16"/>
              </w:rPr>
            </w:pPr>
          </w:p>
        </w:tc>
        <w:tc>
          <w:tcPr>
            <w:tcW w:w="2418"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Орудие отбора проб: для глубоководной акватории – ковшовый дночерпатель с площадью пробоотбора 0,1 м</w:t>
            </w:r>
            <w:r>
              <w:rPr>
                <w:rFonts w:ascii="Verdana" w:hAnsi="Verdana" w:cs="Verdana"/>
                <w:sz w:val="16"/>
                <w:szCs w:val="16"/>
                <w:vertAlign w:val="superscript"/>
              </w:rPr>
              <w:t>2</w:t>
            </w:r>
            <w:r>
              <w:rPr>
                <w:rFonts w:ascii="Verdana" w:hAnsi="Verdana" w:cs="Verdana"/>
                <w:sz w:val="16"/>
                <w:szCs w:val="16"/>
              </w:rPr>
              <w:t>, для мелководных прибрежных станций – с площадью пробоотбора 0,025 м</w:t>
            </w:r>
            <w:r>
              <w:rPr>
                <w:rFonts w:ascii="Verdana" w:hAnsi="Verdana" w:cs="Verdana"/>
                <w:sz w:val="16"/>
                <w:szCs w:val="16"/>
                <w:vertAlign w:val="superscript"/>
              </w:rPr>
              <w:t>2</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 xml:space="preserve">Метод отбора и подготовки проб: отбор проб грунта дночерпателем в 3-х кратной повторности на  каждой станции, промывка проб через </w:t>
            </w:r>
            <w:r>
              <w:rPr>
                <w:rFonts w:ascii="Verdana" w:hAnsi="Verdana" w:cs="Verdana"/>
                <w:sz w:val="16"/>
                <w:szCs w:val="16"/>
                <w:lang w:val="ru-RU"/>
              </w:rPr>
              <w:t>колонку</w:t>
            </w:r>
            <w:r>
              <w:rPr>
                <w:rFonts w:hint="default" w:ascii="Verdana" w:hAnsi="Verdana" w:cs="Verdana"/>
                <w:sz w:val="16"/>
                <w:szCs w:val="16"/>
                <w:lang w:val="ru-RU"/>
              </w:rPr>
              <w:t xml:space="preserve"> промывочных сит (верхнее с диаметром ячеи 1 мм, нижнее с диаметром ячеи 0.5 мм)</w:t>
            </w:r>
            <w:r>
              <w:rPr>
                <w:rFonts w:ascii="Verdana" w:hAnsi="Verdana" w:cs="Verdana"/>
                <w:sz w:val="16"/>
                <w:szCs w:val="16"/>
              </w:rPr>
              <w:t>.</w:t>
            </w:r>
          </w:p>
          <w:p>
            <w:pPr>
              <w:ind w:firstLine="0"/>
              <w:rPr>
                <w:rFonts w:ascii="Verdana" w:hAnsi="Verdana" w:cs="Verdana"/>
                <w:sz w:val="16"/>
                <w:szCs w:val="16"/>
              </w:rPr>
            </w:pPr>
            <w:r>
              <w:rPr>
                <w:rFonts w:ascii="Verdana" w:hAnsi="Verdana" w:cs="Verdana"/>
                <w:sz w:val="16"/>
                <w:szCs w:val="16"/>
              </w:rPr>
              <w:t>Консервация проб: формалин или этиловый спирт.</w:t>
            </w:r>
          </w:p>
          <w:p>
            <w:pPr>
              <w:ind w:firstLine="0"/>
              <w:rPr>
                <w:rFonts w:ascii="Verdana" w:hAnsi="Verdana" w:cs="Verdana"/>
                <w:sz w:val="16"/>
                <w:szCs w:val="16"/>
              </w:rPr>
            </w:pPr>
            <w:r>
              <w:rPr>
                <w:rFonts w:ascii="Verdana" w:hAnsi="Verdana" w:cs="Verdana"/>
                <w:sz w:val="16"/>
                <w:szCs w:val="16"/>
              </w:rPr>
              <w:t>Анализ проб:</w:t>
            </w:r>
            <w:r>
              <w:rPr>
                <w:rFonts w:hint="default" w:ascii="Verdana" w:hAnsi="Verdana" w:cs="Verdana"/>
                <w:sz w:val="16"/>
                <w:szCs w:val="16"/>
                <w:lang w:val="ru-RU"/>
              </w:rPr>
              <w:t xml:space="preserve"> Без использования оптики и </w:t>
            </w:r>
            <w:r>
              <w:rPr>
                <w:rFonts w:ascii="Verdana" w:hAnsi="Verdana" w:cs="Verdana"/>
                <w:sz w:val="16"/>
                <w:szCs w:val="16"/>
              </w:rPr>
              <w:t xml:space="preserve">  микроскопический.</w:t>
            </w:r>
          </w:p>
        </w:tc>
        <w:tc>
          <w:tcPr>
            <w:tcW w:w="3380" w:type="dxa"/>
            <w:tcBorders>
              <w:top w:val="single" w:color="auto" w:sz="4" w:space="0"/>
              <w:left w:val="single" w:color="auto" w:sz="4" w:space="0"/>
              <w:bottom w:val="single" w:color="auto" w:sz="4" w:space="0"/>
              <w:right w:val="single" w:color="auto" w:sz="4" w:space="0"/>
            </w:tcBorders>
            <w:tcMar>
              <w:top w:w="0" w:type="dxa"/>
              <w:left w:w="57" w:type="dxa"/>
              <w:bottom w:w="0" w:type="dxa"/>
              <w:right w:w="57" w:type="dxa"/>
            </w:tcMar>
          </w:tcPr>
          <w:p>
            <w:pPr>
              <w:ind w:firstLine="0"/>
              <w:rPr>
                <w:rFonts w:ascii="Verdana" w:hAnsi="Verdana" w:cs="Verdana"/>
                <w:sz w:val="16"/>
                <w:szCs w:val="16"/>
              </w:rPr>
            </w:pPr>
            <w:r>
              <w:rPr>
                <w:rFonts w:ascii="Verdana" w:hAnsi="Verdana" w:cs="Verdana"/>
                <w:sz w:val="16"/>
                <w:szCs w:val="16"/>
              </w:rPr>
              <w:t xml:space="preserve">Инструкции…, 2004. </w:t>
            </w:r>
          </w:p>
          <w:p>
            <w:pPr>
              <w:ind w:firstLine="0"/>
              <w:rPr>
                <w:rFonts w:ascii="Verdana" w:hAnsi="Verdana" w:cs="Verdana"/>
                <w:sz w:val="16"/>
                <w:szCs w:val="16"/>
              </w:rPr>
            </w:pPr>
            <w:r>
              <w:rPr>
                <w:rFonts w:ascii="Verdana" w:hAnsi="Verdana" w:cs="Verdana"/>
                <w:sz w:val="16"/>
                <w:szCs w:val="16"/>
              </w:rPr>
              <w:t xml:space="preserve">Методические рекомендации, 1983. </w:t>
            </w:r>
          </w:p>
          <w:p>
            <w:pPr>
              <w:ind w:firstLine="0"/>
              <w:rPr>
                <w:rFonts w:ascii="Verdana" w:hAnsi="Verdana" w:cs="Verdana"/>
                <w:sz w:val="16"/>
                <w:szCs w:val="16"/>
              </w:rPr>
            </w:pPr>
            <w:r>
              <w:rPr>
                <w:rFonts w:ascii="Verdana" w:hAnsi="Verdana" w:cs="Verdana"/>
                <w:sz w:val="16"/>
                <w:szCs w:val="16"/>
              </w:rPr>
              <w:t xml:space="preserve">Руководство по гидробиоло-гическому мониторингу …, 1992. </w:t>
            </w:r>
          </w:p>
          <w:p>
            <w:pPr>
              <w:ind w:firstLine="0"/>
              <w:rPr>
                <w:rFonts w:ascii="Verdana" w:hAnsi="Verdana" w:cs="Verdana"/>
                <w:sz w:val="16"/>
                <w:szCs w:val="16"/>
              </w:rPr>
            </w:pPr>
            <w:r>
              <w:rPr>
                <w:rFonts w:ascii="Verdana" w:hAnsi="Verdana" w:cs="Verdana"/>
                <w:sz w:val="16"/>
                <w:szCs w:val="16"/>
              </w:rPr>
              <w:t xml:space="preserve">Руководство по методам…, 1983. </w:t>
            </w:r>
          </w:p>
          <w:p>
            <w:pPr>
              <w:ind w:firstLine="0"/>
              <w:rPr>
                <w:rFonts w:ascii="Verdana" w:hAnsi="Verdana" w:cs="Verdana"/>
                <w:sz w:val="16"/>
                <w:szCs w:val="16"/>
              </w:rPr>
            </w:pPr>
            <w:r>
              <w:rPr>
                <w:rFonts w:ascii="Verdana" w:hAnsi="Verdana" w:cs="Verdana"/>
                <w:sz w:val="16"/>
                <w:szCs w:val="16"/>
              </w:rPr>
              <w:t>Руководство по методам …, 1980.</w:t>
            </w:r>
          </w:p>
          <w:p>
            <w:pPr>
              <w:ind w:firstLine="0"/>
              <w:rPr>
                <w:rFonts w:ascii="Verdana" w:hAnsi="Verdana" w:cs="Verdana"/>
                <w:sz w:val="16"/>
                <w:szCs w:val="16"/>
              </w:rPr>
            </w:pPr>
            <w:r>
              <w:rPr>
                <w:rFonts w:ascii="Verdana" w:hAnsi="Verdana" w:cs="Verdana"/>
                <w:sz w:val="16"/>
                <w:szCs w:val="16"/>
                <w:lang w:val="en-US"/>
              </w:rPr>
              <w:t xml:space="preserve">Rees et al, 2009. </w:t>
            </w:r>
          </w:p>
        </w:tc>
      </w:tr>
    </w:tbl>
    <w:p>
      <w:pPr>
        <w:rPr>
          <w:rFonts w:ascii="Verdana" w:hAnsi="Verdana" w:cs="Verdana"/>
          <w:sz w:val="18"/>
          <w:szCs w:val="18"/>
        </w:rPr>
      </w:pPr>
    </w:p>
    <w:p>
      <w:pPr>
        <w:jc w:val="both"/>
        <w:rPr>
          <w:rFonts w:hint="default" w:ascii="Verdana" w:hAnsi="Verdana" w:cs="Verdana"/>
          <w:sz w:val="18"/>
          <w:szCs w:val="18"/>
          <w:lang w:val="ru-RU"/>
        </w:rPr>
      </w:pPr>
    </w:p>
    <w:p>
      <w:pPr>
        <w:jc w:val="both"/>
        <w:rPr>
          <w:rFonts w:hint="default" w:ascii="Verdana" w:hAnsi="Verdana" w:cs="Verdana"/>
          <w:b w:val="0"/>
          <w:bCs w:val="0"/>
          <w:i/>
          <w:iCs/>
          <w:sz w:val="18"/>
          <w:szCs w:val="18"/>
          <w:highlight w:val="none"/>
          <w:lang w:val="ru-RU"/>
        </w:rPr>
      </w:pPr>
      <w:r>
        <w:rPr>
          <w:rFonts w:hint="default" w:ascii="Verdana" w:hAnsi="Verdana" w:cs="Verdana"/>
          <w:b w:val="0"/>
          <w:bCs w:val="0"/>
          <w:i/>
          <w:iCs/>
          <w:sz w:val="18"/>
          <w:szCs w:val="18"/>
          <w:highlight w:val="none"/>
          <w:lang w:val="ru-RU"/>
        </w:rPr>
        <w:t>Периодичность наблюдений</w:t>
      </w:r>
    </w:p>
    <w:p>
      <w:pPr>
        <w:jc w:val="both"/>
        <w:rPr>
          <w:rFonts w:hint="default" w:ascii="Verdana" w:hAnsi="Verdana" w:cs="Verdana"/>
          <w:sz w:val="18"/>
          <w:szCs w:val="18"/>
          <w:lang w:val="ru-RU"/>
        </w:rPr>
      </w:pPr>
      <w:r>
        <w:rPr>
          <w:rFonts w:hint="default" w:ascii="Verdana" w:hAnsi="Verdana" w:cs="Verdana"/>
          <w:sz w:val="18"/>
          <w:szCs w:val="18"/>
          <w:lang w:val="ru-RU"/>
        </w:rPr>
        <w:t>Отбор проб по описанной схеме должен осуществляться в летние месяцы ежегодно. При невозможности разборки проб в сезон взятия, материал накапливается в виде фиксаций. Если по техническим причинам очередная сессия отбора проб не состоялась, то максимальный разрыв между сессиями не должен превышать двух лет (средняя продолжительность жизни массовых видов макробентоса).</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выявлении признаков антропогенных воздействий временной интервал между сессиями отбора проб следует уменьшить, введя дополнительные сессии, приходящиеся на зимний период. </w:t>
      </w:r>
    </w:p>
    <w:p>
      <w:pPr>
        <w:rPr>
          <w:lang w:val="ru-RU"/>
        </w:rPr>
      </w:pPr>
    </w:p>
    <w:p>
      <w:pPr>
        <w:pStyle w:val="3"/>
        <w:rPr>
          <w:lang w:val="ru-RU"/>
        </w:rPr>
      </w:pPr>
      <w:r>
        <w:rPr>
          <w:rFonts w:hint="default"/>
          <w:lang w:val="ru-RU"/>
        </w:rPr>
        <w:t>Методика обработки и анализа данных</w:t>
      </w:r>
    </w:p>
    <w:p>
      <w:pPr>
        <w:jc w:val="both"/>
        <w:rPr>
          <w:rFonts w:hint="default" w:ascii="Verdana" w:hAnsi="Verdana" w:cs="Verdana"/>
          <w:sz w:val="18"/>
          <w:szCs w:val="18"/>
          <w:lang w:val="ru-RU"/>
        </w:rPr>
      </w:pPr>
      <w:r>
        <w:rPr>
          <w:rFonts w:hint="default" w:ascii="Verdana" w:hAnsi="Verdana" w:cs="Verdana"/>
          <w:sz w:val="18"/>
          <w:szCs w:val="18"/>
          <w:lang w:val="ru-RU"/>
        </w:rPr>
        <w:t>Данные мониторинга сохраняются в виде влажных фиксаций (мониторинговая коллекция), первичных записей на бумажных носителях (отсканированные страницы полевых дневников/журналов хранятся в облачных репозиториях), электронных баз данных и распечаток баз данных, включающихся в отчеты, которые составляются после завершения очередного раунда наблюдений.</w:t>
      </w:r>
    </w:p>
    <w:p>
      <w:pPr>
        <w:jc w:val="both"/>
        <w:rPr>
          <w:rFonts w:hint="default" w:ascii="Verdana" w:hAnsi="Verdana" w:cs="Verdana"/>
          <w:sz w:val="18"/>
          <w:szCs w:val="18"/>
          <w:lang w:val="en-US"/>
        </w:rPr>
      </w:pPr>
      <w:r>
        <w:rPr>
          <w:rFonts w:hint="default" w:ascii="Verdana" w:hAnsi="Verdana" w:cs="Verdana"/>
          <w:sz w:val="18"/>
          <w:szCs w:val="18"/>
          <w:lang w:val="ru-RU"/>
        </w:rPr>
        <w:t xml:space="preserve">Формат базы данных. Данные по обилию видов зообентоса и зоопланктона заносятся в электронные таблицы в «длинном» формате (каждая строка-запись соответствует уникальному измерению). Желательна разработка реляционной базы данных в </w:t>
      </w:r>
      <w:r>
        <w:rPr>
          <w:rFonts w:hint="default" w:ascii="Verdana" w:hAnsi="Verdana" w:cs="Verdana"/>
          <w:sz w:val="18"/>
          <w:szCs w:val="18"/>
          <w:lang w:val="en-US"/>
        </w:rPr>
        <w:t xml:space="preserve"> </w:t>
      </w:r>
      <w:r>
        <w:rPr>
          <w:rFonts w:hint="default" w:ascii="Verdana" w:hAnsi="Verdana" w:cs="Verdana"/>
          <w:sz w:val="18"/>
          <w:szCs w:val="18"/>
          <w:lang w:val="ru-RU"/>
        </w:rPr>
        <w:t xml:space="preserve">системе </w:t>
      </w:r>
      <w:r>
        <w:rPr>
          <w:rFonts w:hint="default" w:ascii="Verdana" w:hAnsi="Verdana" w:cs="Verdana"/>
          <w:sz w:val="18"/>
          <w:szCs w:val="18"/>
          <w:lang w:val="en-US"/>
        </w:rPr>
        <w:t>MS Access</w:t>
      </w:r>
      <w:r>
        <w:rPr>
          <w:rFonts w:hint="default" w:ascii="Verdana" w:hAnsi="Verdana" w:cs="Verdana"/>
          <w:sz w:val="18"/>
          <w:szCs w:val="18"/>
          <w:lang w:val="ru-RU"/>
        </w:rPr>
        <w:t xml:space="preserve"> (или иных СУБД), дающей возможность заполнения нескольких таблиц данных (обилие видов, характеристики видов, метаинформация проб).</w:t>
      </w:r>
      <w:r>
        <w:rPr>
          <w:rFonts w:hint="default" w:ascii="Verdana" w:hAnsi="Verdana" w:cs="Verdana"/>
          <w:sz w:val="18"/>
          <w:szCs w:val="18"/>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Обязательные поля базы данных</w:t>
      </w:r>
      <w:r>
        <w:rPr>
          <w:rFonts w:hint="default" w:cs="Verdana"/>
          <w:sz w:val="18"/>
          <w:szCs w:val="18"/>
          <w:lang w:val="ru-RU"/>
        </w:rPr>
        <w:t xml:space="preserve"> (Таблица 2.10)</w:t>
      </w:r>
      <w:r>
        <w:rPr>
          <w:rFonts w:hint="default" w:ascii="Verdana" w:hAnsi="Verdana" w:cs="Verdana"/>
          <w:sz w:val="18"/>
          <w:szCs w:val="18"/>
          <w:lang w:val="ru-RU"/>
        </w:rPr>
        <w:t>: Объект монитоирнига (</w:t>
      </w:r>
      <w:r>
        <w:rPr>
          <w:rFonts w:hint="default" w:ascii="Verdana" w:hAnsi="Verdana" w:cs="Verdana"/>
          <w:sz w:val="18"/>
          <w:szCs w:val="18"/>
          <w:lang w:val="en-US"/>
        </w:rPr>
        <w:t xml:space="preserve">Object. </w:t>
      </w:r>
      <w:r>
        <w:rPr>
          <w:rFonts w:hint="default" w:ascii="Verdana" w:hAnsi="Verdana" w:cs="Verdana"/>
          <w:sz w:val="18"/>
          <w:szCs w:val="18"/>
          <w:lang w:val="ru-RU"/>
        </w:rPr>
        <w:t xml:space="preserve">Планктон </w:t>
      </w:r>
      <w:r>
        <w:rPr>
          <w:rFonts w:hint="default" w:ascii="Verdana" w:hAnsi="Verdana" w:cs="Verdana"/>
          <w:sz w:val="18"/>
          <w:szCs w:val="18"/>
          <w:lang w:val="en-US"/>
        </w:rPr>
        <w:t xml:space="preserve">vs </w:t>
      </w:r>
      <w:r>
        <w:rPr>
          <w:rFonts w:hint="default" w:ascii="Verdana" w:hAnsi="Verdana" w:cs="Verdana"/>
          <w:sz w:val="18"/>
          <w:szCs w:val="18"/>
          <w:lang w:val="ru-RU"/>
        </w:rPr>
        <w:t>Бентос), Дата взятия пробы</w:t>
      </w:r>
      <w:r>
        <w:rPr>
          <w:rFonts w:hint="default" w:ascii="Verdana" w:hAnsi="Verdana" w:cs="Verdana"/>
          <w:sz w:val="18"/>
          <w:szCs w:val="18"/>
          <w:lang w:val="en-US"/>
        </w:rPr>
        <w:t xml:space="preserve"> (Date)</w:t>
      </w:r>
      <w:r>
        <w:rPr>
          <w:rFonts w:hint="default" w:ascii="Verdana" w:hAnsi="Verdana" w:cs="Verdana"/>
          <w:sz w:val="18"/>
          <w:szCs w:val="18"/>
          <w:lang w:val="ru-RU"/>
        </w:rPr>
        <w:t>, Стационар (</w:t>
      </w:r>
      <w:r>
        <w:rPr>
          <w:rFonts w:hint="default" w:ascii="Verdana" w:hAnsi="Verdana" w:cs="Verdana"/>
          <w:sz w:val="18"/>
          <w:szCs w:val="18"/>
          <w:lang w:val="en-US"/>
        </w:rPr>
        <w:t xml:space="preserve">Stationar), </w:t>
      </w:r>
      <w:r>
        <w:rPr>
          <w:rFonts w:hint="default" w:ascii="Verdana" w:hAnsi="Verdana" w:cs="Verdana"/>
          <w:sz w:val="18"/>
          <w:szCs w:val="18"/>
          <w:lang w:val="ru-RU"/>
        </w:rPr>
        <w:t>Номер станции</w:t>
      </w:r>
      <w:r>
        <w:rPr>
          <w:rFonts w:hint="default" w:ascii="Verdana" w:hAnsi="Verdana" w:cs="Verdana"/>
          <w:sz w:val="18"/>
          <w:szCs w:val="18"/>
          <w:lang w:val="en-US"/>
        </w:rPr>
        <w:t xml:space="preserve"> (Staton) </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Номер пробы (</w:t>
      </w:r>
      <w:r>
        <w:rPr>
          <w:rFonts w:hint="default" w:ascii="Verdana" w:hAnsi="Verdana" w:cs="Verdana"/>
          <w:sz w:val="18"/>
          <w:szCs w:val="18"/>
          <w:lang w:val="en-US"/>
        </w:rPr>
        <w:t>Sample</w:t>
      </w:r>
      <w:r>
        <w:rPr>
          <w:rFonts w:hint="default" w:ascii="Verdana" w:hAnsi="Verdana" w:cs="Verdana"/>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Вид</w:t>
      </w:r>
      <w:r>
        <w:rPr>
          <w:rFonts w:hint="default" w:ascii="Verdana" w:hAnsi="Verdana" w:cs="Verdana"/>
          <w:sz w:val="18"/>
          <w:szCs w:val="18"/>
          <w:lang w:val="en-US"/>
        </w:rPr>
        <w:t xml:space="preserve"> (Taxa)</w:t>
      </w:r>
      <w:r>
        <w:rPr>
          <w:rFonts w:hint="default" w:ascii="Verdana" w:hAnsi="Verdana" w:cs="Verdana"/>
          <w:sz w:val="18"/>
          <w:szCs w:val="18"/>
          <w:lang w:val="ru-RU"/>
        </w:rPr>
        <w:t>, Показатель обилия (</w:t>
      </w:r>
      <w:r>
        <w:rPr>
          <w:rFonts w:hint="default" w:ascii="Verdana" w:hAnsi="Verdana" w:cs="Verdana"/>
          <w:sz w:val="18"/>
          <w:szCs w:val="18"/>
          <w:lang w:val="en-US"/>
        </w:rPr>
        <w:t>Index_Type</w:t>
      </w:r>
      <w:r>
        <w:rPr>
          <w:rFonts w:hint="default" w:ascii="Verdana" w:hAnsi="Verdana" w:cs="Verdana"/>
          <w:sz w:val="18"/>
          <w:szCs w:val="18"/>
          <w:lang w:val="ru-RU"/>
        </w:rPr>
        <w:t>), Значение показателя обилия</w:t>
      </w:r>
      <w:r>
        <w:rPr>
          <w:rFonts w:hint="default" w:ascii="Verdana" w:hAnsi="Verdana" w:cs="Verdana"/>
          <w:sz w:val="18"/>
          <w:szCs w:val="18"/>
          <w:lang w:val="en-US"/>
        </w:rPr>
        <w:t xml:space="preserve"> (Value)</w:t>
      </w:r>
      <w:r>
        <w:rPr>
          <w:rFonts w:hint="default" w:ascii="Verdana" w:hAnsi="Verdana" w:cs="Verdana"/>
          <w:sz w:val="18"/>
          <w:szCs w:val="18"/>
          <w:lang w:val="ru-RU"/>
        </w:rPr>
        <w:t>.</w:t>
      </w:r>
    </w:p>
    <w:p>
      <w:pPr>
        <w:jc w:val="both"/>
        <w:rPr>
          <w:rFonts w:hint="default" w:ascii="Verdana" w:hAnsi="Verdana" w:cs="Verdana"/>
          <w:b/>
          <w:bCs/>
          <w:sz w:val="18"/>
          <w:szCs w:val="18"/>
          <w:lang w:val="ru-RU"/>
        </w:rPr>
      </w:pPr>
    </w:p>
    <w:p>
      <w:pPr>
        <w:pStyle w:val="41"/>
        <w:jc w:val="both"/>
        <w:rPr>
          <w:rFonts w:hint="default" w:ascii="Verdana" w:hAnsi="Verdana" w:eastAsia="Yu Mincho" w:cs="Verdana"/>
          <w:sz w:val="18"/>
          <w:szCs w:val="18"/>
        </w:rPr>
      </w:pPr>
      <w:r>
        <w:rPr>
          <w:rFonts w:hint="default" w:ascii="Verdana" w:hAnsi="Verdana" w:cs="Verdana"/>
          <w:sz w:val="18"/>
          <w:szCs w:val="18"/>
        </w:rPr>
        <w:t xml:space="preserve">Таблица </w:t>
      </w:r>
      <w:r>
        <w:rPr>
          <w:rFonts w:hint="default" w:cs="Verdana"/>
          <w:sz w:val="18"/>
          <w:szCs w:val="18"/>
          <w:lang w:val="ru-RU"/>
        </w:rPr>
        <w:t>2.10</w:t>
      </w:r>
      <w:r>
        <w:rPr>
          <w:rFonts w:hint="default" w:ascii="Verdana" w:hAnsi="Verdana" w:cs="Verdana"/>
          <w:sz w:val="18"/>
          <w:szCs w:val="18"/>
        </w:rPr>
        <w:t xml:space="preserve">: </w:t>
      </w:r>
      <w:r>
        <w:rPr>
          <w:rFonts w:hint="default" w:ascii="Verdana" w:hAnsi="Verdana" w:cs="Verdana"/>
          <w:b/>
          <w:bCs/>
          <w:sz w:val="18"/>
          <w:szCs w:val="18"/>
          <w:lang w:val="ru-RU"/>
        </w:rPr>
        <w:t>Пример фрагмента простейшей базы данных</w:t>
      </w:r>
      <w:r>
        <w:rPr>
          <w:rFonts w:hint="default" w:ascii="Verdana" w:hAnsi="Verdana" w:cs="Verdana"/>
          <w:b/>
          <w:bCs/>
          <w:sz w:val="18"/>
          <w:szCs w:val="18"/>
          <w:lang w:val="en-US"/>
        </w:rPr>
        <w:t xml:space="preserve"> </w:t>
      </w:r>
      <w:r>
        <w:rPr>
          <w:rFonts w:hint="default" w:ascii="Verdana" w:hAnsi="Verdana" w:cs="Verdana"/>
          <w:b/>
          <w:bCs/>
          <w:sz w:val="18"/>
          <w:szCs w:val="18"/>
          <w:lang w:val="ru-RU"/>
        </w:rPr>
        <w:t>обилия зообентоса</w:t>
      </w:r>
    </w:p>
    <w:tbl>
      <w:tblPr>
        <w:tblStyle w:val="12"/>
        <w:tblW w:w="5000" w:type="pct"/>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78"/>
        <w:gridCol w:w="1128"/>
        <w:gridCol w:w="952"/>
        <w:gridCol w:w="798"/>
        <w:gridCol w:w="723"/>
        <w:gridCol w:w="838"/>
        <w:gridCol w:w="2113"/>
        <w:gridCol w:w="1315"/>
        <w:gridCol w:w="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Object</w:t>
            </w:r>
          </w:p>
        </w:tc>
        <w:tc>
          <w:tcPr>
            <w:tcW w:w="112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Date</w:t>
            </w:r>
          </w:p>
        </w:tc>
        <w:tc>
          <w:tcPr>
            <w:tcW w:w="952"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Stationar</w:t>
            </w:r>
          </w:p>
        </w:tc>
        <w:tc>
          <w:tcPr>
            <w:tcW w:w="79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Station</w:t>
            </w:r>
          </w:p>
        </w:tc>
        <w:tc>
          <w:tcPr>
            <w:tcW w:w="723"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Depth</w:t>
            </w:r>
          </w:p>
        </w:tc>
        <w:tc>
          <w:tcPr>
            <w:tcW w:w="83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Sample</w:t>
            </w:r>
          </w:p>
        </w:tc>
        <w:tc>
          <w:tcPr>
            <w:tcW w:w="2113"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Taxa</w:t>
            </w:r>
          </w:p>
        </w:tc>
        <w:tc>
          <w:tcPr>
            <w:tcW w:w="1315"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Index_Type</w:t>
            </w:r>
          </w:p>
        </w:tc>
        <w:tc>
          <w:tcPr>
            <w:tcW w:w="82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3"/>
                <w:szCs w:val="13"/>
                <w:u w:val="none"/>
                <w14:textFill>
                  <w14:solidFill>
                    <w14:schemeClr w14:val="bg1"/>
                  </w14:solidFill>
                </w14:textFill>
              </w:rPr>
            </w:pPr>
            <w:r>
              <w:rPr>
                <w:rFonts w:hint="default" w:ascii="Verdana" w:hAnsi="Verdana" w:eastAsia="SimSun" w:cs="Verdana"/>
                <w:b/>
                <w:bCs/>
                <w:i w:val="0"/>
                <w:iCs w:val="0"/>
                <w:color w:val="FFFFFF" w:themeColor="background1"/>
                <w:kern w:val="0"/>
                <w:sz w:val="13"/>
                <w:szCs w:val="13"/>
                <w:u w:val="none"/>
                <w:lang w:val="en-US" w:eastAsia="zh-CN" w:bidi="ar"/>
                <w14:textFill>
                  <w14:solidFill>
                    <w14:schemeClr w14:val="bg1"/>
                  </w14:solidFill>
                </w14:textFill>
                <w14:ligatures w14:val="standardContextual"/>
              </w:rPr>
              <w:t>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5</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3</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0"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Abundance</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87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3"/>
                <w:szCs w:val="13"/>
                <w:u w:val="none"/>
                <w:lang w:val="en-US" w:eastAsia="zh-CN" w:bidi="ar"/>
                <w14:ligatures w14:val="standardContextual"/>
              </w:rPr>
            </w:pPr>
            <w:r>
              <w:rPr>
                <w:rFonts w:hint="default" w:ascii="Verdana" w:hAnsi="Verdana" w:eastAsia="SimSun" w:cs="Verdana"/>
                <w:i w:val="0"/>
                <w:iCs w:val="0"/>
                <w:color w:val="000000"/>
                <w:kern w:val="0"/>
                <w:sz w:val="13"/>
                <w:szCs w:val="13"/>
                <w:u w:val="none"/>
                <w:lang w:val="en-US" w:eastAsia="zh-CN" w:bidi="ar"/>
                <w14:ligatures w14:val="standardContextual"/>
              </w:rPr>
              <w:t>Benthos</w:t>
            </w:r>
          </w:p>
        </w:tc>
        <w:tc>
          <w:tcPr>
            <w:tcW w:w="11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10.08.2022</w:t>
            </w:r>
          </w:p>
        </w:tc>
        <w:tc>
          <w:tcPr>
            <w:tcW w:w="952"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Impact1</w:t>
            </w:r>
          </w:p>
        </w:tc>
        <w:tc>
          <w:tcPr>
            <w:tcW w:w="79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2</w:t>
            </w:r>
          </w:p>
        </w:tc>
        <w:tc>
          <w:tcPr>
            <w:tcW w:w="72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10</w:t>
            </w:r>
          </w:p>
        </w:tc>
        <w:tc>
          <w:tcPr>
            <w:tcW w:w="83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w:t>
            </w:r>
          </w:p>
        </w:tc>
        <w:tc>
          <w:tcPr>
            <w:tcW w:w="2113"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Limnodrilus hoffmeisteri</w:t>
            </w:r>
          </w:p>
        </w:tc>
        <w:tc>
          <w:tcPr>
            <w:tcW w:w="1315"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Biomass</w:t>
            </w:r>
          </w:p>
        </w:tc>
        <w:tc>
          <w:tcPr>
            <w:tcW w:w="82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3"/>
                <w:szCs w:val="13"/>
                <w:u w:val="none"/>
              </w:rPr>
            </w:pPr>
            <w:r>
              <w:rPr>
                <w:rFonts w:hint="default" w:ascii="Verdana" w:hAnsi="Verdana" w:eastAsia="SimSun" w:cs="Verdana"/>
                <w:i w:val="0"/>
                <w:iCs w:val="0"/>
                <w:color w:val="000000"/>
                <w:kern w:val="0"/>
                <w:sz w:val="13"/>
                <w:szCs w:val="13"/>
                <w:u w:val="none"/>
                <w:lang w:val="en-US" w:eastAsia="zh-CN" w:bidi="ar"/>
                <w14:ligatures w14:val="standardContextual"/>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После формирования электронной базы данных создается текстовый отчет, в котором, помимо результатов анализа данных, приводятся распечатка первичных даных (для этих целей используется </w:t>
      </w:r>
      <w:ins w:id="286" w:author="google1599737165" w:date="2023-05-13T09:38:13Z">
        <w:r>
          <w:rPr>
            <w:rFonts w:hint="default" w:cs="Verdana"/>
            <w:sz w:val="18"/>
            <w:szCs w:val="18"/>
            <w:lang w:val="ru-RU"/>
          </w:rPr>
          <w:t>«</w:t>
        </w:r>
      </w:ins>
      <w:r>
        <w:rPr>
          <w:rFonts w:hint="default" w:ascii="Verdana" w:hAnsi="Verdana" w:cs="Verdana"/>
          <w:sz w:val="18"/>
          <w:szCs w:val="18"/>
          <w:lang w:val="ru-RU"/>
        </w:rPr>
        <w:t>широкий</w:t>
      </w:r>
      <w:ins w:id="287" w:author="google1599737165" w:date="2023-05-13T09:38:18Z">
        <w:r>
          <w:rPr>
            <w:rFonts w:hint="default" w:cs="Verdana"/>
            <w:sz w:val="18"/>
            <w:szCs w:val="18"/>
            <w:lang w:val="ru-RU"/>
          </w:rPr>
          <w:t>»</w:t>
        </w:r>
      </w:ins>
      <w:r>
        <w:rPr>
          <w:rFonts w:hint="default" w:ascii="Verdana" w:hAnsi="Verdana" w:cs="Verdana"/>
          <w:sz w:val="18"/>
          <w:szCs w:val="18"/>
          <w:lang w:val="ru-RU"/>
        </w:rPr>
        <w:t xml:space="preserve"> формат данных</w:t>
      </w:r>
      <w:r>
        <w:rPr>
          <w:rFonts w:hint="default" w:cs="Verdana"/>
          <w:sz w:val="18"/>
          <w:szCs w:val="18"/>
          <w:lang w:val="ru-RU"/>
        </w:rPr>
        <w:t>, Таблица 2.11</w:t>
      </w:r>
      <w:r>
        <w:rPr>
          <w:rFonts w:hint="default" w:ascii="Verdana" w:hAnsi="Verdana" w:cs="Verdana"/>
          <w:sz w:val="18"/>
          <w:szCs w:val="18"/>
          <w:lang w:val="ru-RU"/>
        </w:rPr>
        <w:t>).</w:t>
      </w:r>
      <w:r>
        <w:rPr>
          <w:rFonts w:hint="default" w:ascii="Verdana" w:hAnsi="Verdana" w:cs="Verdana"/>
          <w:sz w:val="18"/>
          <w:szCs w:val="18"/>
          <w:lang w:val="en-US"/>
        </w:rPr>
        <w:t xml:space="preserve"> </w:t>
      </w:r>
      <w:r>
        <w:rPr>
          <w:rFonts w:hint="default" w:ascii="Verdana" w:hAnsi="Verdana" w:cs="Verdana"/>
          <w:sz w:val="18"/>
          <w:szCs w:val="18"/>
          <w:lang w:val="ru-RU"/>
        </w:rPr>
        <w:t xml:space="preserve">Распечатки необходимы для восстановления данных при возникновении сбоев в электронных системах.   </w:t>
      </w:r>
    </w:p>
    <w:p>
      <w:pPr>
        <w:jc w:val="both"/>
        <w:rPr>
          <w:rFonts w:hint="default" w:ascii="Verdana" w:hAnsi="Verdana" w:cs="Verdana"/>
          <w:sz w:val="18"/>
          <w:szCs w:val="18"/>
          <w:lang w:val="ru-RU"/>
        </w:rPr>
      </w:pPr>
    </w:p>
    <w:p>
      <w:pPr>
        <w:pStyle w:val="41"/>
        <w:bidi w:val="0"/>
        <w:rPr>
          <w:rFonts w:hint="default"/>
          <w:lang w:val="ru-RU"/>
        </w:rPr>
      </w:pPr>
      <w:r>
        <w:rPr>
          <w:rFonts w:hint="default"/>
          <w:lang w:val="ru-RU"/>
        </w:rPr>
        <w:t>Таблица 2.11. Пример фрагмента таблицы с данными по обилию зообентоса (широкий формат) в распечатке отчета</w:t>
      </w:r>
    </w:p>
    <w:tbl>
      <w:tblPr>
        <w:tblStyle w:val="12"/>
        <w:tblW w:w="625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68"/>
        <w:gridCol w:w="947"/>
        <w:gridCol w:w="1118"/>
        <w:gridCol w:w="1114"/>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pPr>
            <w: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t>Stationr</w:t>
            </w:r>
          </w:p>
        </w:tc>
        <w:tc>
          <w:tcPr>
            <w:tcW w:w="947"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5"/>
                <w:szCs w:val="15"/>
                <w:u w:val="none"/>
                <w14:textFill>
                  <w14:solidFill>
                    <w14:schemeClr w14:val="bg1"/>
                  </w14:solidFill>
                </w14:textFill>
              </w:rPr>
            </w:pPr>
            <w: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t>Impact1</w:t>
            </w:r>
          </w:p>
        </w:tc>
        <w:tc>
          <w:tcPr>
            <w:tcW w:w="1118"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eastAsiaTheme="minorHAnsi"/>
                <w:b/>
                <w:bCs/>
                <w:i w:val="0"/>
                <w:iCs w:val="0"/>
                <w:color w:val="FFFFFF" w:themeColor="background1"/>
                <w:kern w:val="2"/>
                <w:sz w:val="15"/>
                <w:szCs w:val="15"/>
                <w:u w:val="none"/>
                <w:lang w:val="ru-RU" w:eastAsia="en-US" w:bidi="ar-SA"/>
                <w14:textFill>
                  <w14:solidFill>
                    <w14:schemeClr w14:val="bg1"/>
                  </w14:solidFill>
                </w14:textFill>
                <w14:ligatures w14:val="standardContextual"/>
              </w:rPr>
            </w:pPr>
            <w: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t>Impact1</w:t>
            </w:r>
          </w:p>
        </w:tc>
        <w:tc>
          <w:tcPr>
            <w:tcW w:w="1114"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5"/>
                <w:szCs w:val="15"/>
                <w:u w:val="none"/>
                <w14:textFill>
                  <w14:solidFill>
                    <w14:schemeClr w14:val="bg1"/>
                  </w14:solidFill>
                </w14:textFill>
              </w:rPr>
            </w:pPr>
            <w: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t>Impact1</w:t>
            </w:r>
          </w:p>
        </w:tc>
        <w:tc>
          <w:tcPr>
            <w:tcW w:w="1010" w:type="dxa"/>
            <w:tcBorders>
              <w:top w:val="single" w:color="000000" w:sz="2" w:space="0"/>
              <w:left w:val="single" w:color="000000" w:sz="2" w:space="0"/>
              <w:bottom w:val="single" w:color="000000" w:sz="2" w:space="0"/>
              <w:right w:val="single" w:color="000000" w:sz="2" w:space="0"/>
            </w:tcBorders>
            <w:shd w:val="clear" w:color="auto" w:fill="009999"/>
            <w:noWrap/>
            <w:vAlign w:val="center"/>
          </w:tcPr>
          <w:p>
            <w:pPr>
              <w:keepNext w:val="0"/>
              <w:keepLines w:val="0"/>
              <w:widowControl/>
              <w:suppressLineNumbers w:val="0"/>
              <w:jc w:val="both"/>
              <w:textAlignment w:val="center"/>
              <w:rPr>
                <w:rFonts w:hint="default" w:ascii="Verdana" w:hAnsi="Verdana" w:cs="Verdana"/>
                <w:b/>
                <w:bCs/>
                <w:i w:val="0"/>
                <w:iCs w:val="0"/>
                <w:color w:val="FFFFFF" w:themeColor="background1"/>
                <w:sz w:val="15"/>
                <w:szCs w:val="15"/>
                <w:u w:val="none"/>
                <w14:textFill>
                  <w14:solidFill>
                    <w14:schemeClr w14:val="bg1"/>
                  </w14:solidFill>
                </w14:textFill>
              </w:rPr>
            </w:pPr>
            <w:r>
              <w:rPr>
                <w:rFonts w:hint="default" w:ascii="Verdana" w:hAnsi="Verdana" w:eastAsia="SimSun" w:cs="Verdana"/>
                <w:b/>
                <w:bCs/>
                <w:i w:val="0"/>
                <w:iCs w:val="0"/>
                <w:color w:val="FFFFFF" w:themeColor="background1"/>
                <w:kern w:val="0"/>
                <w:sz w:val="15"/>
                <w:szCs w:val="15"/>
                <w:u w:val="none"/>
                <w:lang w:val="en-US" w:eastAsia="zh-CN" w:bidi="ar"/>
                <w14:textFill>
                  <w14:solidFill>
                    <w14:schemeClr w14:val="bg1"/>
                  </w14:solidFill>
                </w14:textFill>
                <w14:ligatures w14:val="standardContextual"/>
              </w:rPr>
              <w:t>Impact1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Station</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rPr>
            </w:pPr>
            <w:r>
              <w:rPr>
                <w:rFonts w:hint="default" w:ascii="Verdana" w:hAnsi="Verdana" w:eastAsia="SimSun" w:cs="Verdana"/>
                <w:b/>
                <w:bCs/>
                <w:i w:val="0"/>
                <w:iCs w:val="0"/>
                <w:color w:val="000000"/>
                <w:kern w:val="0"/>
                <w:sz w:val="15"/>
                <w:szCs w:val="15"/>
                <w:u w:val="none"/>
                <w:lang w:val="en-US" w:eastAsia="zh-CN" w:bidi="ar"/>
                <w14:ligatures w14:val="standardContextual"/>
              </w:rPr>
              <w:t>1</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b/>
                <w:bCs/>
                <w:i w:val="0"/>
                <w:iCs w:val="0"/>
                <w:color w:val="000000"/>
                <w:kern w:val="0"/>
                <w:sz w:val="15"/>
                <w:szCs w:val="15"/>
                <w:u w:val="none"/>
                <w:lang w:val="en-US" w:eastAsia="zh-CN" w:bidi="ar"/>
                <w14:ligatures w14:val="standardContextual"/>
              </w:rPr>
            </w:pPr>
            <w:r>
              <w:rPr>
                <w:rFonts w:hint="default" w:ascii="Verdana" w:hAnsi="Verdana" w:eastAsia="SimSun" w:cs="Verdana"/>
                <w:b/>
                <w:bCs/>
                <w:i w:val="0"/>
                <w:iCs w:val="0"/>
                <w:color w:val="000000"/>
                <w:kern w:val="0"/>
                <w:sz w:val="15"/>
                <w:szCs w:val="15"/>
                <w:u w:val="none"/>
                <w:lang w:val="en-US" w:eastAsia="zh-CN" w:bidi="ar"/>
                <w14:ligatures w14:val="standardContextual"/>
              </w:rPr>
              <w:t>Sample</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2</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3</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b/>
                <w:bCs/>
                <w:i w:val="0"/>
                <w:iCs w:val="0"/>
                <w:color w:val="000000"/>
                <w:sz w:val="15"/>
                <w:szCs w:val="15"/>
                <w:u w:val="none"/>
                <w:lang w:val="en-US"/>
              </w:rPr>
            </w:pPr>
            <w:r>
              <w:rPr>
                <w:rFonts w:hint="default" w:ascii="Verdana" w:hAnsi="Verdana" w:cs="Verdana"/>
                <w:b/>
                <w:bCs/>
                <w:i w:val="0"/>
                <w:iCs w:val="0"/>
                <w:color w:val="000000"/>
                <w:sz w:val="15"/>
                <w:szCs w:val="15"/>
                <w:u w:val="no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5"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243</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227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627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206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eastAsia="SimSun" w:cs="Verdana"/>
                <w:i w:val="0"/>
                <w:iCs w:val="0"/>
                <w:color w:val="000000"/>
                <w:kern w:val="0"/>
                <w:sz w:val="15"/>
                <w:szCs w:val="15"/>
                <w:u w:val="none"/>
                <w:lang w:val="en-US" w:eastAsia="zh-CN" w:bidi="ar"/>
                <w14:ligatures w14:val="standardContextual"/>
              </w:rPr>
            </w:pPr>
            <w:r>
              <w:rPr>
                <w:rFonts w:hint="default" w:ascii="Verdana" w:hAnsi="Verdana" w:eastAsia="SimSun" w:cs="Verdana"/>
                <w:i w:val="0"/>
                <w:iCs w:val="0"/>
                <w:color w:val="000000"/>
                <w:kern w:val="0"/>
                <w:sz w:val="15"/>
                <w:szCs w:val="15"/>
                <w:u w:val="none"/>
                <w:lang w:val="en-US" w:eastAsia="zh-CN" w:bidi="ar"/>
                <w14:ligatures w14:val="standardContextual"/>
              </w:rPr>
              <w:t>Limnodrilus hoffmeisteri</w:t>
            </w:r>
          </w:p>
        </w:tc>
        <w:tc>
          <w:tcPr>
            <w:tcW w:w="947"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0.39</w:t>
            </w:r>
          </w:p>
        </w:tc>
        <w:tc>
          <w:tcPr>
            <w:tcW w:w="1118"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w:t>
            </w:r>
          </w:p>
        </w:tc>
        <w:tc>
          <w:tcPr>
            <w:tcW w:w="1114"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0.47</w:t>
            </w:r>
          </w:p>
        </w:tc>
        <w:tc>
          <w:tcPr>
            <w:tcW w:w="1010" w:type="dxa"/>
            <w:tcBorders>
              <w:top w:val="single" w:color="000000" w:sz="2" w:space="0"/>
              <w:left w:val="single" w:color="000000" w:sz="2" w:space="0"/>
              <w:bottom w:val="single" w:color="000000" w:sz="2" w:space="0"/>
              <w:right w:val="single" w:color="000000" w:sz="2" w:space="0"/>
            </w:tcBorders>
            <w:shd w:val="clear" w:color="auto" w:fill="auto"/>
            <w:noWrap/>
            <w:vAlign w:val="center"/>
          </w:tcPr>
          <w:p>
            <w:pPr>
              <w:keepNext w:val="0"/>
              <w:keepLines w:val="0"/>
              <w:widowControl/>
              <w:suppressLineNumbers w:val="0"/>
              <w:jc w:val="both"/>
              <w:textAlignment w:val="center"/>
              <w:rPr>
                <w:rFonts w:hint="default" w:ascii="Verdana" w:hAnsi="Verdana" w:cs="Verdana"/>
                <w:i w:val="0"/>
                <w:iCs w:val="0"/>
                <w:color w:val="000000"/>
                <w:sz w:val="15"/>
                <w:szCs w:val="15"/>
                <w:u w:val="none"/>
                <w:lang w:val="en-US"/>
              </w:rPr>
            </w:pPr>
            <w:r>
              <w:rPr>
                <w:rFonts w:hint="default" w:ascii="Verdana" w:hAnsi="Verdana" w:cs="Verdana"/>
                <w:i w:val="0"/>
                <w:iCs w:val="0"/>
                <w:color w:val="000000"/>
                <w:sz w:val="15"/>
                <w:szCs w:val="15"/>
                <w:u w:val="none"/>
                <w:lang w:val="en-US"/>
              </w:rPr>
              <w:t>1.13</w:t>
            </w:r>
          </w:p>
        </w:tc>
      </w:tr>
    </w:tbl>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Основой контроля состояния гидробиокомплексов является сравнение данных, полученных в двух следующих друг за другом сессиях отбора проб. Для анализа, на основе базы данных, вычисляются следующие характеристики (метрики) для каждой пробы в отдельности.  </w:t>
      </w:r>
    </w:p>
    <w:p>
      <w:pPr>
        <w:numPr>
          <w:ilvl w:val="0"/>
          <w:numId w:val="27"/>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w:t>
      </w:r>
      <w:r>
        <w:rPr>
          <w:rFonts w:hint="default" w:cs="Verdana"/>
          <w:sz w:val="18"/>
          <w:szCs w:val="18"/>
          <w:lang w:val="ru-RU"/>
        </w:rPr>
        <w:t xml:space="preserve">фитопланктоне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193800" cy="338455"/>
            <wp:effectExtent l="0" t="0" r="10160" b="12065"/>
            <wp:docPr id="26" name="2384804F-3998-4D57-9195-F3826E402611-1" descr="C:/Users/polyd/AppData/Local/Temp/wps.pFiIa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 descr="C:/Users/polyd/AppData/Local/Temp/wps.pFiIaA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193897" cy="338723"/>
                    </a:xfrm>
                    <a:prstGeom prst="rect">
                      <a:avLst/>
                    </a:prstGeom>
                  </pic:spPr>
                </pic:pic>
              </a:graphicData>
            </a:graphic>
          </wp:inline>
        </w:drawing>
      </w:r>
    </w:p>
    <w:p>
      <w:pPr>
        <w:numPr>
          <w:ilvl w:val="0"/>
          <w:numId w:val="0"/>
        </w:numPr>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sal</w:t>
      </w:r>
      <w:r>
        <w:rPr>
          <w:rFonts w:hint="default" w:ascii="Verdana" w:hAnsi="Verdana" w:cs="Verdana"/>
          <w:sz w:val="18"/>
          <w:szCs w:val="18"/>
          <w:lang w:val="en-US"/>
        </w:rPr>
        <w:t xml:space="preserve"> - </w:t>
      </w:r>
      <w:r>
        <w:rPr>
          <w:rFonts w:hint="default" w:ascii="Verdana" w:hAnsi="Verdana" w:cs="Verdana"/>
          <w:sz w:val="18"/>
          <w:szCs w:val="18"/>
          <w:lang w:val="ru-RU"/>
        </w:rPr>
        <w:t xml:space="preserve">численность организмов-индикаторов осолоненной водной массы; </w:t>
      </w:r>
      <w:r>
        <w:rPr>
          <w:rFonts w:hint="default" w:ascii="Verdana" w:hAnsi="Verdana" w:cs="Verdana"/>
          <w:sz w:val="18"/>
          <w:szCs w:val="18"/>
          <w:lang w:val="en-US"/>
        </w:rPr>
        <w:t>N</w:t>
      </w:r>
      <w:r>
        <w:rPr>
          <w:rFonts w:hint="default" w:ascii="Verdana" w:hAnsi="Verdana" w:cs="Verdana"/>
          <w:sz w:val="18"/>
          <w:szCs w:val="18"/>
          <w:vertAlign w:val="subscript"/>
          <w:lang w:val="en-US"/>
        </w:rPr>
        <w:t>Total</w:t>
      </w:r>
      <w:r>
        <w:rPr>
          <w:rFonts w:hint="default" w:ascii="Verdana" w:hAnsi="Verdana" w:cs="Verdana"/>
          <w:sz w:val="18"/>
          <w:szCs w:val="18"/>
          <w:lang w:val="en-US"/>
        </w:rPr>
        <w:t xml:space="preserve"> - </w:t>
      </w:r>
      <w:r>
        <w:rPr>
          <w:rFonts w:hint="default" w:ascii="Verdana" w:hAnsi="Verdana" w:cs="Verdana"/>
          <w:sz w:val="18"/>
          <w:szCs w:val="18"/>
          <w:lang w:val="ru-RU"/>
        </w:rPr>
        <w:t>Общая численность организмов в пробе.</w:t>
      </w:r>
      <w:r>
        <w:rPr>
          <w:rFonts w:hint="default" w:ascii="Verdana" w:hAnsi="Verdana" w:cs="Verdana"/>
          <w:sz w:val="18"/>
          <w:szCs w:val="18"/>
          <w:lang w:val="en-US"/>
        </w:rPr>
        <w:t xml:space="preserve"> </w:t>
      </w:r>
    </w:p>
    <w:p>
      <w:pPr>
        <w:numPr>
          <w:ilvl w:val="0"/>
          <w:numId w:val="0"/>
        </w:numPr>
        <w:jc w:val="both"/>
        <w:rPr>
          <w:rFonts w:hint="default" w:ascii="Verdana" w:hAnsi="Verdana" w:cs="Verdana"/>
          <w:sz w:val="18"/>
          <w:szCs w:val="18"/>
          <w:lang w:val="ru-RU"/>
        </w:rPr>
      </w:pPr>
    </w:p>
    <w:p>
      <w:pPr>
        <w:numPr>
          <w:ilvl w:val="0"/>
          <w:numId w:val="27"/>
        </w:numPr>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w:t>
      </w:r>
      <w:r>
        <w:rPr>
          <w:rFonts w:hint="default" w:cs="Verdana"/>
          <w:sz w:val="18"/>
          <w:szCs w:val="18"/>
          <w:lang w:val="ru-RU"/>
        </w:rPr>
        <w:t xml:space="preserve">в </w:t>
      </w:r>
      <w:r>
        <w:rPr>
          <w:rFonts w:hint="default" w:ascii="Verdana" w:hAnsi="Verdana" w:cs="Verdana"/>
          <w:sz w:val="18"/>
          <w:szCs w:val="18"/>
          <w:lang w:val="ru-RU"/>
        </w:rPr>
        <w:t xml:space="preserve">зоопланктоне </w:t>
      </w:r>
    </w:p>
    <w:p>
      <w:pPr>
        <w:numPr>
          <w:ilvl w:val="0"/>
          <w:numId w:val="0"/>
        </w:numPr>
        <w:jc w:val="both"/>
        <w:rPr>
          <w:rFonts w:hint="default" w:ascii="Verdana" w:hAnsi="Verdana" w:cs="Verdana"/>
          <w:sz w:val="18"/>
          <w:szCs w:val="18"/>
          <w:lang w:val="ru-RU"/>
        </w:rPr>
      </w:pPr>
      <w:r>
        <w:rPr>
          <w:rFonts w:hint="default" w:ascii="Verdana" w:hAnsi="Verdana" w:cs="Verdana"/>
          <w:sz w:val="18"/>
          <w:szCs w:val="18"/>
          <w:lang w:val="ru-RU"/>
        </w:rPr>
        <w:t xml:space="preserve"> </w:t>
      </w:r>
      <w:r>
        <w:rPr>
          <w:rFonts w:hint="default" w:ascii="Verdana" w:hAnsi="Verdana" w:cs="Verdana"/>
          <w:sz w:val="18"/>
          <w:szCs w:val="18"/>
          <w:lang w:val="ru-RU"/>
        </w:rPr>
        <w:drawing>
          <wp:inline distT="0" distB="0" distL="114300" distR="114300">
            <wp:extent cx="1245235" cy="338455"/>
            <wp:effectExtent l="0" t="0" r="4445" b="12065"/>
            <wp:docPr id="10" name="2384804F-3998-4D57-9195-F3826E402611-2" descr="C:/Users/polyd/AppData/Local/Temp/wps.CNEGU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2" descr="C:/Users/polyd/AppData/Local/Temp/wps.CNEGUZ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45322" cy="338723"/>
                    </a:xfrm>
                    <a:prstGeom prst="rect">
                      <a:avLst/>
                    </a:prstGeom>
                  </pic:spPr>
                </pic:pic>
              </a:graphicData>
            </a:graphic>
          </wp:inline>
        </w:drawing>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Доля индикаторов осолоненной водной массы в зообентосе. Вычисляется аналогично предыдущему. </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Доля индикаторов эвтрофикации в зоопланктоне.</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657985" cy="338455"/>
            <wp:effectExtent l="0" t="0" r="3175" b="12065"/>
            <wp:docPr id="11" name="2384804F-3998-4D57-9195-F3826E402611-3" descr="C:/Users/polyd/AppData/Local/Temp/wps.pSWDr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3" descr="C:/Users/polyd/AppData/Local/Temp/wps.pSWDrV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657974" cy="338723"/>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Eutroph</w:t>
      </w:r>
      <w:r>
        <w:rPr>
          <w:rFonts w:hint="default" w:ascii="Verdana" w:hAnsi="Verdana" w:cs="Verdana"/>
          <w:sz w:val="18"/>
          <w:szCs w:val="18"/>
          <w:lang w:val="en-US"/>
        </w:rPr>
        <w:t xml:space="preserve"> - </w:t>
      </w:r>
      <w:r>
        <w:rPr>
          <w:rFonts w:hint="default" w:ascii="Verdana" w:hAnsi="Verdana" w:cs="Verdana"/>
          <w:sz w:val="18"/>
          <w:szCs w:val="18"/>
          <w:lang w:val="ru-RU"/>
        </w:rPr>
        <w:t>численность организмов-индикаторов эвтрофикации;</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плотность поселения зообентоса.</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Суммарная биомасса зообентоса.</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зоопланктона.</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Общее число видов зообентоса.</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Индекс разнообразия Шеннона для планктона. </w:t>
      </w:r>
    </w:p>
    <w:p>
      <w:pPr>
        <w:numPr>
          <w:ilvl w:val="0"/>
          <w:numId w:val="0"/>
        </w:numPr>
        <w:ind w:leftChars="0"/>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1706880" cy="283210"/>
            <wp:effectExtent l="0" t="0" r="0" b="6350"/>
            <wp:docPr id="15"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4"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06880" cy="283210"/>
                    </a:xfrm>
                    <a:prstGeom prst="rect">
                      <a:avLst/>
                    </a:prstGeom>
                  </pic:spPr>
                </pic:pic>
              </a:graphicData>
            </a:graphic>
          </wp:inline>
        </w:drawing>
      </w:r>
    </w:p>
    <w:p>
      <w:pPr>
        <w:numPr>
          <w:ilvl w:val="0"/>
          <w:numId w:val="0"/>
        </w:numPr>
        <w:ind w:leftChars="0"/>
        <w:jc w:val="both"/>
        <w:rPr>
          <w:rFonts w:hint="default" w:ascii="Verdana" w:hAnsi="Verdana" w:cs="Verdana"/>
          <w:sz w:val="18"/>
          <w:szCs w:val="18"/>
          <w:lang w:val="en-US"/>
        </w:rPr>
      </w:pPr>
      <w:r>
        <w:rPr>
          <w:rFonts w:hint="default" w:ascii="Verdana" w:hAnsi="Verdana" w:cs="Verdana"/>
          <w:sz w:val="18"/>
          <w:szCs w:val="18"/>
          <w:lang w:val="ru-RU"/>
        </w:rPr>
        <w:t xml:space="preserve">Где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i</w:t>
      </w:r>
      <w:r>
        <w:rPr>
          <w:rFonts w:hint="default" w:ascii="Verdana" w:hAnsi="Verdana" w:cs="Verdana"/>
          <w:i/>
          <w:iCs/>
          <w:sz w:val="18"/>
          <w:szCs w:val="18"/>
          <w:lang w:val="en-US"/>
        </w:rPr>
        <w:t xml:space="preserve"> </w:t>
      </w:r>
      <w:r>
        <w:rPr>
          <w:rFonts w:hint="default" w:ascii="Verdana" w:hAnsi="Verdana" w:cs="Verdana"/>
          <w:sz w:val="18"/>
          <w:szCs w:val="18"/>
          <w:lang w:val="en-US"/>
        </w:rPr>
        <w:t xml:space="preserve">- </w:t>
      </w:r>
      <w:r>
        <w:rPr>
          <w:rFonts w:hint="default" w:ascii="Verdana" w:hAnsi="Verdana" w:cs="Verdana"/>
          <w:sz w:val="18"/>
          <w:szCs w:val="18"/>
          <w:lang w:val="ru-RU"/>
        </w:rPr>
        <w:t xml:space="preserve">численность </w:t>
      </w:r>
      <w:r>
        <w:rPr>
          <w:rFonts w:hint="default" w:ascii="Verdana" w:hAnsi="Verdana" w:cs="Verdana"/>
          <w:sz w:val="18"/>
          <w:szCs w:val="18"/>
          <w:lang w:val="en-US"/>
        </w:rPr>
        <w:t>i-</w:t>
      </w:r>
      <w:r>
        <w:rPr>
          <w:rFonts w:hint="default" w:ascii="Verdana" w:hAnsi="Verdana" w:cs="Verdana"/>
          <w:sz w:val="18"/>
          <w:szCs w:val="18"/>
          <w:lang w:val="ru-RU"/>
        </w:rPr>
        <w:t>го</w:t>
      </w:r>
      <w:r>
        <w:rPr>
          <w:rFonts w:hint="default" w:ascii="Verdana" w:hAnsi="Verdana" w:cs="Verdana"/>
          <w:sz w:val="18"/>
          <w:szCs w:val="18"/>
          <w:lang w:val="en-US"/>
        </w:rPr>
        <w:t xml:space="preserve"> </w:t>
      </w:r>
      <w:r>
        <w:rPr>
          <w:rFonts w:hint="default" w:ascii="Verdana" w:hAnsi="Verdana" w:cs="Verdana"/>
          <w:sz w:val="18"/>
          <w:szCs w:val="18"/>
          <w:lang w:val="ru-RU"/>
        </w:rPr>
        <w:t xml:space="preserve">вида, </w:t>
      </w:r>
      <w:r>
        <w:rPr>
          <w:rFonts w:hint="default" w:ascii="Verdana" w:hAnsi="Verdana" w:cs="Verdana"/>
          <w:i/>
          <w:iCs/>
          <w:sz w:val="18"/>
          <w:szCs w:val="18"/>
          <w:lang w:val="en-US"/>
        </w:rPr>
        <w:t>N</w:t>
      </w:r>
      <w:r>
        <w:rPr>
          <w:rFonts w:hint="default" w:ascii="Verdana" w:hAnsi="Verdana" w:cs="Verdana"/>
          <w:i/>
          <w:iCs/>
          <w:sz w:val="18"/>
          <w:szCs w:val="18"/>
          <w:vertAlign w:val="subscript"/>
          <w:lang w:val="en-US"/>
        </w:rPr>
        <w:t xml:space="preserve">Total </w:t>
      </w:r>
      <w:r>
        <w:rPr>
          <w:rFonts w:hint="default" w:ascii="Verdana" w:hAnsi="Verdana" w:cs="Verdana"/>
          <w:sz w:val="18"/>
          <w:szCs w:val="18"/>
          <w:lang w:val="en-US"/>
        </w:rPr>
        <w:t xml:space="preserve">- </w:t>
      </w:r>
      <w:r>
        <w:rPr>
          <w:rFonts w:hint="default" w:ascii="Verdana" w:hAnsi="Verdana" w:cs="Verdana"/>
          <w:sz w:val="18"/>
          <w:szCs w:val="18"/>
          <w:lang w:val="ru-RU"/>
        </w:rPr>
        <w:t xml:space="preserve">суммарная численность всех видов в пробе. </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Индекс Шеннона для зообентоса.</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sz w:val="18"/>
          <w:szCs w:val="18"/>
        </w:rPr>
        <w:t>Saduria entomon</w:t>
      </w:r>
      <w:r>
        <w:rPr>
          <w:rFonts w:hint="default" w:ascii="Verdana" w:hAnsi="Verdana" w:cs="Verdana"/>
          <w:i/>
          <w:sz w:val="18"/>
          <w:szCs w:val="18"/>
          <w:lang w:val="en-US"/>
        </w:rPr>
        <w:t>.</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Pontoporeia femorata.</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en-US"/>
        </w:rPr>
        <w:t>Monoporeia affinis.</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 xml:space="preserve">Плотность поселения </w:t>
      </w:r>
      <w:r>
        <w:rPr>
          <w:rFonts w:hint="default" w:ascii="Verdana" w:hAnsi="Verdana" w:cs="Verdana"/>
          <w:i/>
          <w:iCs/>
          <w:sz w:val="18"/>
          <w:szCs w:val="18"/>
          <w:lang w:val="ru-RU"/>
        </w:rPr>
        <w:t>Limnodrilus hoffmeisteri</w:t>
      </w:r>
      <w:r>
        <w:rPr>
          <w:rFonts w:hint="default" w:ascii="Verdana" w:hAnsi="Verdana" w:cs="Verdana"/>
          <w:sz w:val="18"/>
          <w:szCs w:val="18"/>
          <w:lang w:val="en-US"/>
        </w:rPr>
        <w:t>.</w:t>
      </w:r>
    </w:p>
    <w:p>
      <w:pPr>
        <w:numPr>
          <w:ilvl w:val="0"/>
          <w:numId w:val="27"/>
        </w:numPr>
        <w:ind w:left="0" w:leftChars="0" w:firstLine="0" w:firstLineChars="0"/>
        <w:jc w:val="both"/>
        <w:rPr>
          <w:rFonts w:hint="default" w:ascii="Verdana" w:hAnsi="Verdana" w:cs="Verdana"/>
          <w:sz w:val="18"/>
          <w:szCs w:val="18"/>
          <w:lang w:val="ru-RU"/>
        </w:rPr>
      </w:pPr>
      <w:r>
        <w:rPr>
          <w:rFonts w:hint="default" w:ascii="Verdana" w:hAnsi="Verdana" w:cs="Verdana"/>
          <w:sz w:val="18"/>
          <w:szCs w:val="18"/>
          <w:lang w:val="ru-RU"/>
        </w:rPr>
        <w:t>Плотность поселения видов-вселенцев.</w:t>
      </w:r>
    </w:p>
    <w:p>
      <w:pPr>
        <w:jc w:val="both"/>
        <w:rPr>
          <w:rFonts w:hint="default" w:ascii="Verdana" w:hAnsi="Verdana" w:cs="Verdana"/>
          <w:sz w:val="18"/>
          <w:szCs w:val="18"/>
          <w:lang w:val="ru-RU"/>
        </w:rPr>
      </w:pPr>
      <w:r>
        <w:rPr>
          <w:rFonts w:hint="default" w:ascii="Verdana" w:hAnsi="Verdana" w:cs="Verdana"/>
          <w:sz w:val="18"/>
          <w:szCs w:val="18"/>
          <w:lang w:val="ru-RU"/>
        </w:rPr>
        <w:t xml:space="preserve">Показатели №№ 4, 5, 10-15 перед дальнейшим анализом подвергаются </w:t>
      </w:r>
      <w:r>
        <w:rPr>
          <w:rFonts w:hint="default" w:ascii="Verdana" w:hAnsi="Verdana" w:cs="Verdana"/>
          <w:i/>
          <w:iCs/>
          <w:sz w:val="18"/>
          <w:szCs w:val="18"/>
          <w:lang w:val="en-US"/>
        </w:rPr>
        <w:t xml:space="preserve">log(N +1) </w:t>
      </w:r>
      <w:r>
        <w:rPr>
          <w:rFonts w:hint="default" w:ascii="Verdana" w:hAnsi="Verdana" w:cs="Verdana"/>
          <w:sz w:val="18"/>
          <w:szCs w:val="18"/>
          <w:lang w:val="ru-RU"/>
        </w:rPr>
        <w:t>трансформации.</w:t>
      </w:r>
    </w:p>
    <w:p>
      <w:pPr>
        <w:jc w:val="both"/>
        <w:rPr>
          <w:rFonts w:hint="default" w:ascii="Verdana" w:hAnsi="Verdana" w:cs="Verdana"/>
          <w:sz w:val="18"/>
          <w:szCs w:val="18"/>
          <w:lang w:val="ru-RU"/>
        </w:rPr>
      </w:pPr>
      <w:r>
        <w:rPr>
          <w:rFonts w:hint="default" w:ascii="Verdana" w:hAnsi="Verdana" w:cs="Verdana"/>
          <w:sz w:val="18"/>
          <w:szCs w:val="18"/>
          <w:lang w:val="ru-RU"/>
        </w:rPr>
        <w:t xml:space="preserve">Каждая величина рассматривается как зависимая переменная для построения смешанной линейной модели следующего вида. </w:t>
      </w:r>
    </w:p>
    <w:p>
      <w:pPr>
        <w:jc w:val="both"/>
        <w:rPr>
          <w:rFonts w:hint="default" w:ascii="Verdana" w:hAnsi="Verdana" w:cs="Verdana"/>
          <w:sz w:val="18"/>
          <w:szCs w:val="18"/>
          <w:lang w:val="ru-RU"/>
        </w:rPr>
      </w:pPr>
    </w:p>
    <w:p>
      <w:pPr>
        <w:jc w:val="both"/>
        <w:rPr>
          <w:rFonts w:hint="default" w:ascii="Verdana" w:hAnsi="Verdana" w:cs="Verdana"/>
          <w:i/>
          <w:iCs/>
          <w:sz w:val="18"/>
          <w:szCs w:val="18"/>
          <w:lang w:val="ru-RU"/>
        </w:rPr>
      </w:pPr>
      <w:r>
        <w:rPr>
          <w:rFonts w:hint="default" w:ascii="Verdana" w:hAnsi="Verdana" w:cs="Verdana"/>
          <w:i/>
          <w:iCs/>
          <w:sz w:val="18"/>
          <w:szCs w:val="18"/>
          <w:lang w:val="ru-RU"/>
        </w:rPr>
        <w:t>Модель 1:</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841875" cy="156210"/>
            <wp:effectExtent l="0" t="0" r="4445" b="11430"/>
            <wp:docPr id="12" name="2384804F-3998-4D57-9195-F3826E402611-5" descr="C:/Users/polyd/AppData/Local/Temp/wps.smwK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5" descr="C:/Users/polyd/AppData/Local/Temp/wps.smwKQe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841649" cy="156210"/>
                    </a:xfrm>
                    <a:prstGeom prst="rect">
                      <a:avLst/>
                    </a:prstGeom>
                  </pic:spPr>
                </pic:pic>
              </a:graphicData>
            </a:graphic>
          </wp:inline>
        </w:drawing>
      </w:r>
      <w:r>
        <w:rPr>
          <w:rFonts w:hint="default" w:ascii="Verdana" w:hAnsi="Verdana" w:cs="Verdana"/>
          <w:sz w:val="18"/>
          <w:szCs w:val="18"/>
          <w:lang w:val="ru-RU"/>
        </w:rPr>
        <w:t xml:space="preserve"> </w:t>
      </w:r>
    </w:p>
    <w:p>
      <w:pPr>
        <w:jc w:val="both"/>
        <w:rPr>
          <w:rFonts w:hint="default" w:ascii="Verdana" w:hAnsi="Verdana" w:cs="Verdana"/>
          <w:sz w:val="18"/>
          <w:szCs w:val="18"/>
          <w:lang w:val="ru-RU"/>
        </w:rPr>
      </w:pPr>
      <w:r>
        <w:rPr>
          <w:rFonts w:hint="default" w:ascii="Verdana" w:hAnsi="Verdana" w:cs="Verdana"/>
          <w:sz w:val="18"/>
          <w:szCs w:val="18"/>
          <w:lang w:val="ru-RU"/>
        </w:rPr>
        <w:t>Где</w:t>
      </w:r>
    </w:p>
    <w:p>
      <w:pPr>
        <w:jc w:val="both"/>
        <w:rPr>
          <w:rFonts w:hint="default" w:ascii="Verdana" w:hAnsi="Verdana" w:cs="Verdana"/>
          <w:sz w:val="18"/>
          <w:szCs w:val="18"/>
          <w:lang w:val="ru-RU"/>
        </w:rPr>
      </w:pPr>
      <w:r>
        <w:rPr>
          <w:rFonts w:hint="default" w:ascii="Verdana" w:hAnsi="Verdana" w:cs="Verdana"/>
          <w:i/>
          <w:iCs/>
          <w:sz w:val="18"/>
          <w:szCs w:val="18"/>
          <w:lang w:val="en-US"/>
        </w:rPr>
        <w:t>Var</w:t>
      </w:r>
      <w:r>
        <w:rPr>
          <w:rFonts w:hint="default" w:ascii="Verdana" w:hAnsi="Verdana" w:cs="Verdana"/>
          <w:i/>
          <w:iCs/>
          <w:sz w:val="18"/>
          <w:szCs w:val="18"/>
          <w:vertAlign w:val="subscript"/>
          <w:lang w:val="en-US"/>
        </w:rPr>
        <w:t>i</w:t>
      </w:r>
      <w:r>
        <w:rPr>
          <w:rFonts w:hint="default" w:ascii="Verdana" w:hAnsi="Verdana" w:cs="Verdana"/>
          <w:sz w:val="18"/>
          <w:szCs w:val="18"/>
          <w:lang w:val="en-US"/>
        </w:rPr>
        <w:t xml:space="preserve"> - </w:t>
      </w:r>
      <w:r>
        <w:rPr>
          <w:rFonts w:hint="default" w:ascii="Verdana" w:hAnsi="Verdana" w:cs="Verdana"/>
          <w:sz w:val="18"/>
          <w:szCs w:val="18"/>
          <w:lang w:val="ru-RU"/>
        </w:rPr>
        <w:t>зависимая переменная.</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Period </w:t>
      </w:r>
      <w:r>
        <w:rPr>
          <w:rFonts w:hint="default" w:ascii="Verdana" w:hAnsi="Verdana" w:cs="Verdana"/>
          <w:sz w:val="18"/>
          <w:szCs w:val="18"/>
          <w:lang w:val="en-US"/>
        </w:rPr>
        <w:t>-</w:t>
      </w:r>
      <w:r>
        <w:rPr>
          <w:rFonts w:hint="default" w:ascii="Verdana" w:hAnsi="Verdana" w:cs="Verdana"/>
          <w:sz w:val="18"/>
          <w:szCs w:val="18"/>
          <w:lang w:val="ru-RU"/>
        </w:rPr>
        <w:t xml:space="preserve"> дискретный предиктор с двумя градациями: Предыдущая сессия </w:t>
      </w:r>
      <w:r>
        <w:rPr>
          <w:rFonts w:hint="default" w:ascii="Verdana" w:hAnsi="Verdana" w:cs="Verdana"/>
          <w:sz w:val="18"/>
          <w:szCs w:val="18"/>
          <w:lang w:val="en-US"/>
        </w:rPr>
        <w:t>(Previous) vs</w:t>
      </w:r>
      <w:r>
        <w:rPr>
          <w:rFonts w:hint="default" w:ascii="Verdana" w:hAnsi="Verdana" w:cs="Verdana"/>
          <w:sz w:val="18"/>
          <w:szCs w:val="18"/>
          <w:lang w:val="ru-RU"/>
        </w:rPr>
        <w:t xml:space="preserve"> Текущая сессия</w:t>
      </w:r>
      <w:r>
        <w:rPr>
          <w:rFonts w:hint="default" w:ascii="Verdana" w:hAnsi="Verdana" w:cs="Verdana"/>
          <w:sz w:val="18"/>
          <w:szCs w:val="18"/>
          <w:lang w:val="en-US"/>
        </w:rPr>
        <w:t xml:space="preserve"> (New)</w:t>
      </w:r>
      <w:r>
        <w:rPr>
          <w:rFonts w:hint="default" w:ascii="Verdana" w:hAnsi="Verdana" w:cs="Verdana"/>
          <w:sz w:val="18"/>
          <w:szCs w:val="18"/>
          <w:lang w:val="ru-RU"/>
        </w:rPr>
        <w:t>.</w:t>
      </w:r>
    </w:p>
    <w:p>
      <w:pPr>
        <w:jc w:val="both"/>
        <w:rPr>
          <w:rFonts w:hint="default" w:ascii="Verdana" w:hAnsi="Verdana" w:cs="Verdana"/>
          <w:sz w:val="18"/>
          <w:szCs w:val="18"/>
          <w:lang w:val="en-US"/>
        </w:rPr>
      </w:pPr>
      <w:r>
        <w:rPr>
          <w:rFonts w:hint="default" w:ascii="Verdana" w:hAnsi="Verdana" w:cs="Verdana"/>
          <w:i/>
          <w:iCs/>
          <w:sz w:val="18"/>
          <w:szCs w:val="18"/>
          <w:lang w:val="en-US"/>
        </w:rPr>
        <w:t>Zone</w:t>
      </w:r>
      <w:r>
        <w:rPr>
          <w:rFonts w:hint="default" w:ascii="Verdana" w:hAnsi="Verdana" w:cs="Verdana"/>
          <w:sz w:val="18"/>
          <w:szCs w:val="18"/>
          <w:lang w:val="en-US"/>
        </w:rPr>
        <w:t xml:space="preserve">- </w:t>
      </w:r>
      <w:r>
        <w:rPr>
          <w:rFonts w:hint="default" w:ascii="Verdana" w:hAnsi="Verdana" w:cs="Verdana"/>
          <w:sz w:val="18"/>
          <w:szCs w:val="18"/>
          <w:lang w:val="ru-RU"/>
        </w:rPr>
        <w:t>дискретный предиктор с двумя градациями: Контрольная зона (</w:t>
      </w:r>
      <w:r>
        <w:rPr>
          <w:rFonts w:hint="default" w:ascii="Verdana" w:hAnsi="Verdana" w:cs="Verdana"/>
          <w:sz w:val="18"/>
          <w:szCs w:val="18"/>
          <w:lang w:val="en-US"/>
        </w:rPr>
        <w:t>Control) vs</w:t>
      </w:r>
      <w:r>
        <w:rPr>
          <w:rFonts w:hint="default" w:ascii="Verdana" w:hAnsi="Verdana" w:cs="Verdana"/>
          <w:sz w:val="18"/>
          <w:szCs w:val="18"/>
          <w:lang w:val="ru-RU"/>
        </w:rPr>
        <w:t xml:space="preserve"> Зона потенциального воздействия </w:t>
      </w:r>
      <w:r>
        <w:rPr>
          <w:rFonts w:hint="default" w:ascii="Verdana" w:hAnsi="Verdana" w:cs="Verdana"/>
          <w:sz w:val="18"/>
          <w:szCs w:val="18"/>
          <w:lang w:val="en-US"/>
        </w:rPr>
        <w:t>(Impact).</w:t>
      </w:r>
    </w:p>
    <w:p>
      <w:pPr>
        <w:jc w:val="both"/>
        <w:rPr>
          <w:rFonts w:hint="default" w:ascii="Verdana" w:hAnsi="Verdana" w:cs="Verdana"/>
          <w:sz w:val="18"/>
          <w:szCs w:val="18"/>
          <w:vertAlign w:val="baseline"/>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 xml:space="preserve">0 - </w:t>
      </w:r>
      <w:r>
        <w:rPr>
          <w:rFonts w:hint="default" w:ascii="Verdana" w:hAnsi="Verdana" w:cs="Verdana"/>
          <w:sz w:val="18"/>
          <w:szCs w:val="18"/>
          <w:vertAlign w:val="baseline"/>
          <w:lang w:val="ru-RU"/>
        </w:rPr>
        <w:t>Свободны член модели.</w:t>
      </w:r>
    </w:p>
    <w:p>
      <w:pPr>
        <w:jc w:val="both"/>
        <w:rPr>
          <w:rFonts w:hint="default" w:ascii="Verdana" w:hAnsi="Verdana" w:cs="Verdana"/>
          <w:sz w:val="18"/>
          <w:szCs w:val="18"/>
          <w:vertAlign w:val="baseline"/>
          <w:lang w:val="en-US"/>
        </w:rPr>
      </w:pPr>
      <w:r>
        <w:rPr>
          <w:rFonts w:hint="default" w:ascii="Verdana" w:hAnsi="Verdana" w:cs="Verdana"/>
          <w:i/>
          <w:iCs/>
          <w:sz w:val="18"/>
          <w:szCs w:val="18"/>
          <w:vertAlign w:val="baseline"/>
          <w:lang w:val="en-US"/>
        </w:rPr>
        <w:t>b</w:t>
      </w:r>
      <w:r>
        <w:rPr>
          <w:rFonts w:hint="default" w:ascii="Verdana" w:hAnsi="Verdana" w:cs="Verdana"/>
          <w:i/>
          <w:iCs/>
          <w:sz w:val="18"/>
          <w:szCs w:val="18"/>
          <w:vertAlign w:val="subscript"/>
          <w:lang w:val="en-US"/>
        </w:rPr>
        <w:t>1</w:t>
      </w:r>
      <w:r>
        <w:rPr>
          <w:rFonts w:hint="default" w:ascii="Verdana" w:hAnsi="Verdana" w:cs="Verdana"/>
          <w:sz w:val="18"/>
          <w:szCs w:val="18"/>
          <w:vertAlign w:val="baseline"/>
          <w:lang w:val="en-US"/>
        </w:rPr>
        <w:t xml:space="preserve"> -</w:t>
      </w:r>
      <w:r>
        <w:rPr>
          <w:rFonts w:hint="default" w:ascii="Verdana" w:hAnsi="Verdana" w:cs="Verdana"/>
          <w:sz w:val="18"/>
          <w:szCs w:val="18"/>
          <w:vertAlign w:val="baseline"/>
          <w:lang w:val="ru-RU"/>
        </w:rPr>
        <w:t>коэффициент модели, отражающий различия между показателями в предыдущую и текущую сессии</w:t>
      </w:r>
      <w:r>
        <w:rPr>
          <w:rFonts w:hint="default" w:ascii="Verdana" w:hAnsi="Verdana" w:cs="Verdana"/>
          <w:sz w:val="18"/>
          <w:szCs w:val="18"/>
          <w:vertAlign w:val="baseline"/>
          <w:lang w:val="en-US"/>
        </w:rPr>
        <w:t xml:space="preserve"> </w:t>
      </w:r>
    </w:p>
    <w:p>
      <w:pPr>
        <w:jc w:val="both"/>
        <w:rPr>
          <w:rFonts w:hint="default" w:ascii="Verdana" w:hAnsi="Verdana" w:cs="Verdana"/>
          <w:sz w:val="18"/>
          <w:szCs w:val="18"/>
          <w:lang w:val="ru-RU"/>
        </w:rPr>
      </w:pPr>
      <w:r>
        <w:rPr>
          <w:rFonts w:hint="default" w:ascii="Verdana" w:hAnsi="Verdana" w:cs="Verdana"/>
          <w:sz w:val="18"/>
          <w:szCs w:val="18"/>
          <w:lang w:val="en-US"/>
        </w:rPr>
        <w:t>b</w:t>
      </w:r>
      <w:r>
        <w:rPr>
          <w:rFonts w:hint="default" w:ascii="Verdana" w:hAnsi="Verdana" w:cs="Verdana"/>
          <w:sz w:val="18"/>
          <w:szCs w:val="18"/>
          <w:vertAlign w:val="subscript"/>
          <w:lang w:val="en-US"/>
        </w:rPr>
        <w:t>3</w:t>
      </w:r>
      <w:r>
        <w:rPr>
          <w:rFonts w:hint="default" w:ascii="Verdana" w:hAnsi="Verdana" w:cs="Verdana"/>
          <w:sz w:val="18"/>
          <w:szCs w:val="18"/>
          <w:lang w:val="ru-RU"/>
        </w:rPr>
        <w:t xml:space="preserve"> - коэффициент модели, отражающий различия контрольной зоны и зоны потенциального воздействия. </w:t>
      </w:r>
    </w:p>
    <w:p>
      <w:pPr>
        <w:jc w:val="both"/>
        <w:rPr>
          <w:rFonts w:hint="default" w:ascii="Verdana" w:hAnsi="Verdana" w:cs="Verdana"/>
          <w:sz w:val="18"/>
          <w:szCs w:val="18"/>
          <w:lang w:val="ru-RU"/>
        </w:rPr>
      </w:pPr>
      <w:r>
        <w:rPr>
          <w:rFonts w:hint="default" w:ascii="Verdana" w:hAnsi="Verdana" w:cs="Verdana"/>
          <w:sz w:val="18"/>
          <w:szCs w:val="18"/>
          <w:lang w:val="en-US"/>
        </w:rPr>
        <w:t xml:space="preserve">b4 - </w:t>
      </w:r>
      <w:r>
        <w:rPr>
          <w:rFonts w:hint="default" w:ascii="Verdana" w:hAnsi="Verdana" w:cs="Verdana"/>
          <w:sz w:val="18"/>
          <w:szCs w:val="18"/>
          <w:lang w:val="ru-RU"/>
        </w:rPr>
        <w:t xml:space="preserve">коэффициент, отражающий взаимодействие факторов </w:t>
      </w:r>
      <w:r>
        <w:rPr>
          <w:rFonts w:hint="default" w:ascii="Verdana" w:hAnsi="Verdana" w:cs="Verdana"/>
          <w:sz w:val="18"/>
          <w:szCs w:val="18"/>
          <w:lang w:val="en-US"/>
        </w:rPr>
        <w:t xml:space="preserve">Period:Zone.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415290" cy="128270"/>
            <wp:effectExtent l="0" t="0" r="11430" b="8890"/>
            <wp:docPr id="13"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6"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415290" cy="128270"/>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 xml:space="preserve">Дисперсия, связанная с влиянием группирующего (случайного) фактора </w:t>
      </w:r>
      <w:r>
        <w:rPr>
          <w:rFonts w:hint="default" w:ascii="Verdana" w:hAnsi="Verdana" w:cs="Verdana"/>
          <w:sz w:val="18"/>
          <w:szCs w:val="18"/>
          <w:lang w:val="en-US"/>
        </w:rPr>
        <w:t>Site (</w:t>
      </w:r>
      <w:r>
        <w:rPr>
          <w:rFonts w:hint="default" w:ascii="Verdana" w:hAnsi="Verdana" w:cs="Verdana"/>
          <w:sz w:val="18"/>
          <w:szCs w:val="18"/>
          <w:lang w:val="ru-RU"/>
        </w:rPr>
        <w:t xml:space="preserve">учетный стационар). </w:t>
      </w:r>
    </w:p>
    <w:p>
      <w:pPr>
        <w:jc w:val="both"/>
        <w:rPr>
          <w:rFonts w:hint="default" w:ascii="Verdana" w:hAnsi="Verdana" w:cs="Verdana"/>
          <w:sz w:val="18"/>
          <w:szCs w:val="18"/>
          <w:lang w:val="ru-RU"/>
        </w:rPr>
      </w:pPr>
      <w:r>
        <w:rPr>
          <w:rFonts w:hint="default" w:ascii="Verdana" w:hAnsi="Verdana" w:cs="Verdana"/>
          <w:sz w:val="18"/>
          <w:szCs w:val="18"/>
          <w:lang w:val="en-US"/>
        </w:rPr>
        <w:drawing>
          <wp:inline distT="0" distB="0" distL="114300" distR="114300">
            <wp:extent cx="103505" cy="78105"/>
            <wp:effectExtent l="0" t="0" r="3175" b="13335"/>
            <wp:docPr id="14" name="2384804F-3998-4D57-9195-F3826E402611-7" descr="C:/Users/polyd/AppData/Local/Temp/wps.BhKw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7" descr="C:/Users/polyd/AppData/Local/Temp/wps.BhKwIB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03810" cy="77865"/>
                    </a:xfrm>
                    <a:prstGeom prst="rect">
                      <a:avLst/>
                    </a:prstGeom>
                  </pic:spPr>
                </pic:pic>
              </a:graphicData>
            </a:graphic>
          </wp:inline>
        </w:drawing>
      </w:r>
      <w:r>
        <w:rPr>
          <w:rFonts w:hint="default" w:ascii="Verdana" w:hAnsi="Verdana" w:cs="Verdana"/>
          <w:sz w:val="18"/>
          <w:szCs w:val="18"/>
          <w:lang w:val="en-US"/>
        </w:rPr>
        <w:t xml:space="preserve">- </w:t>
      </w:r>
      <w:r>
        <w:rPr>
          <w:rFonts w:hint="default" w:ascii="Verdana" w:hAnsi="Verdana" w:cs="Verdana"/>
          <w:sz w:val="18"/>
          <w:szCs w:val="18"/>
          <w:lang w:val="ru-RU"/>
        </w:rPr>
        <w:t>Остатки.</w:t>
      </w:r>
    </w:p>
    <w:p>
      <w:pPr>
        <w:jc w:val="both"/>
        <w:rPr>
          <w:rFonts w:hint="default" w:ascii="Verdana" w:hAnsi="Verdana" w:cs="Verdana"/>
          <w:sz w:val="18"/>
          <w:szCs w:val="18"/>
          <w:lang w:val="ru-RU"/>
        </w:rPr>
      </w:pP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всех зависимых переменных, кроме долей, модель должна быть основана на нормальном распределении остатков. В случае анализа долей модель должна быть основана на бета-распределении. </w:t>
      </w:r>
    </w:p>
    <w:p>
      <w:pPr>
        <w:jc w:val="both"/>
        <w:rPr>
          <w:rFonts w:hint="default" w:ascii="Verdana" w:hAnsi="Verdana" w:cs="Verdana"/>
          <w:sz w:val="18"/>
          <w:szCs w:val="18"/>
          <w:lang w:val="ru-RU"/>
        </w:rPr>
      </w:pPr>
      <w:r>
        <w:rPr>
          <w:rFonts w:hint="default" w:ascii="Verdana" w:hAnsi="Verdana" w:cs="Verdana"/>
          <w:sz w:val="18"/>
          <w:szCs w:val="18"/>
          <w:lang w:val="ru-RU"/>
        </w:rPr>
        <w:t>При накоплении данных долговременных изменений (более 10 сессий) необходимо дополнительно сравнить не только отдельные выборки, полученные в двух следующих друг за другом сессиях описания, но и временные ряды значений для двух зон. Для этого можно использовать смешанные аддитивные модели</w:t>
      </w:r>
      <w:r>
        <w:rPr>
          <w:rFonts w:hint="default" w:ascii="Verdana" w:hAnsi="Verdana" w:cs="Verdana"/>
          <w:sz w:val="18"/>
          <w:szCs w:val="18"/>
          <w:lang w:val="en-US"/>
        </w:rPr>
        <w:t xml:space="preserve">. </w:t>
      </w:r>
      <w:r>
        <w:rPr>
          <w:rFonts w:hint="default" w:ascii="Verdana" w:hAnsi="Verdana" w:cs="Verdana"/>
          <w:sz w:val="18"/>
          <w:szCs w:val="18"/>
          <w:lang w:val="ru-RU"/>
        </w:rPr>
        <w:t>Подбираются две модели следующего вида:</w:t>
      </w:r>
    </w:p>
    <w:p>
      <w:pPr>
        <w:jc w:val="both"/>
        <w:rPr>
          <w:rFonts w:hint="default" w:ascii="Verdana" w:hAnsi="Verdana" w:cs="Verdana"/>
          <w:sz w:val="18"/>
          <w:szCs w:val="18"/>
          <w:lang w:val="ru-RU"/>
        </w:rPr>
      </w:pPr>
      <w:r>
        <w:rPr>
          <w:rFonts w:hint="default" w:ascii="Verdana" w:hAnsi="Verdana" w:cs="Verdana"/>
          <w:i/>
          <w:iCs/>
          <w:sz w:val="18"/>
          <w:szCs w:val="18"/>
          <w:lang w:val="ru-RU"/>
        </w:rPr>
        <w:t>Модель 2</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4499610" cy="156210"/>
            <wp:effectExtent l="0" t="0" r="11430" b="11430"/>
            <wp:docPr id="18" name="2384804F-3998-4D57-9195-F3826E402611-8" descr="C:/Users/polyd/AppData/Local/Temp/wps.vMPDw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8" descr="C:/Users/polyd/AppData/Local/Temp/wps.vMPDwM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449961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i/>
          <w:iCs/>
          <w:sz w:val="18"/>
          <w:szCs w:val="18"/>
          <w:lang w:val="ru-RU"/>
        </w:rPr>
        <w:t>Модель 3</w:t>
      </w:r>
      <w:r>
        <w:rPr>
          <w:rFonts w:hint="default" w:ascii="Verdana" w:hAnsi="Verdana" w:cs="Verdana"/>
          <w:sz w:val="18"/>
          <w:szCs w:val="18"/>
          <w:lang w:val="ru-RU"/>
        </w:rPr>
        <w:t>:</w:t>
      </w:r>
    </w:p>
    <w:p>
      <w:pPr>
        <w:jc w:val="both"/>
        <w:rPr>
          <w:rFonts w:hint="default" w:ascii="Verdana" w:hAnsi="Verdana" w:cs="Verdana"/>
          <w:sz w:val="18"/>
          <w:szCs w:val="18"/>
          <w:lang w:val="ru-RU"/>
        </w:rPr>
      </w:pPr>
      <w:r>
        <w:rPr>
          <w:rFonts w:hint="default" w:ascii="Verdana" w:hAnsi="Verdana" w:cs="Verdana"/>
          <w:sz w:val="18"/>
          <w:szCs w:val="18"/>
          <w:lang w:val="ru-RU"/>
        </w:rPr>
        <w:drawing>
          <wp:inline distT="0" distB="0" distL="114300" distR="114300">
            <wp:extent cx="3947160" cy="156210"/>
            <wp:effectExtent l="0" t="0" r="0" b="11430"/>
            <wp:docPr id="21" name="2384804F-3998-4D57-9195-F3826E402611-9" descr="C:/Users/polyd/AppData/Local/Temp/wps.zIGek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9" descr="C:/Users/polyd/AppData/Local/Temp/wps.zIGekf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3947160" cy="156210"/>
                    </a:xfrm>
                    <a:prstGeom prst="rect">
                      <a:avLst/>
                    </a:prstGeom>
                  </pic:spPr>
                </pic:pic>
              </a:graphicData>
            </a:graphic>
          </wp:inline>
        </w:drawing>
      </w:r>
    </w:p>
    <w:p>
      <w:pPr>
        <w:jc w:val="both"/>
        <w:rPr>
          <w:rFonts w:hint="default" w:ascii="Verdana" w:hAnsi="Verdana" w:cs="Verdana"/>
          <w:sz w:val="18"/>
          <w:szCs w:val="18"/>
          <w:lang w:val="ru-RU"/>
        </w:rPr>
      </w:pPr>
      <w:r>
        <w:rPr>
          <w:rFonts w:hint="default" w:ascii="Verdana" w:hAnsi="Verdana" w:cs="Verdana"/>
          <w:sz w:val="18"/>
          <w:szCs w:val="18"/>
          <w:lang w:val="ru-RU"/>
        </w:rPr>
        <w:t xml:space="preserve">Где </w:t>
      </w:r>
    </w:p>
    <w:p>
      <w:pPr>
        <w:jc w:val="both"/>
        <w:rPr>
          <w:rFonts w:hint="default" w:ascii="Verdana" w:hAnsi="Verdana" w:cs="Verdana"/>
          <w:sz w:val="18"/>
          <w:szCs w:val="18"/>
          <w:lang w:val="ru-RU"/>
        </w:rPr>
      </w:pPr>
      <w:r>
        <w:rPr>
          <w:rFonts w:hint="default" w:ascii="Verdana" w:hAnsi="Verdana" w:cs="Verdana"/>
          <w:i/>
          <w:iCs/>
          <w:sz w:val="18"/>
          <w:szCs w:val="18"/>
          <w:lang w:val="en-US"/>
        </w:rPr>
        <w:t xml:space="preserve">f(Time, by = Zone) </w:t>
      </w:r>
      <w:r>
        <w:rPr>
          <w:rFonts w:hint="default" w:ascii="Verdana" w:hAnsi="Verdana" w:cs="Verdana"/>
          <w:sz w:val="18"/>
          <w:szCs w:val="18"/>
          <w:lang w:val="en-US"/>
        </w:rPr>
        <w:t xml:space="preserve">- </w:t>
      </w:r>
      <w:r>
        <w:rPr>
          <w:rFonts w:hint="default" w:ascii="Verdana" w:hAnsi="Verdana" w:cs="Verdana"/>
          <w:sz w:val="18"/>
          <w:szCs w:val="18"/>
          <w:lang w:val="ru-RU"/>
        </w:rPr>
        <w:t>непараметрические сглаживающие функции (</w:t>
      </w:r>
      <w:r>
        <w:rPr>
          <w:rFonts w:hint="default" w:ascii="Verdana" w:hAnsi="Verdana" w:cs="Verdana"/>
          <w:sz w:val="18"/>
          <w:szCs w:val="18"/>
          <w:lang w:val="en-US"/>
        </w:rPr>
        <w:t>smoother)</w:t>
      </w:r>
      <w:r>
        <w:rPr>
          <w:rFonts w:hint="default" w:ascii="Verdana" w:hAnsi="Verdana" w:cs="Verdana"/>
          <w:sz w:val="18"/>
          <w:szCs w:val="18"/>
          <w:lang w:val="ru-RU"/>
        </w:rPr>
        <w:t>, подобранные для каждой зоны в отдельности.</w:t>
      </w:r>
    </w:p>
    <w:p>
      <w:pPr>
        <w:jc w:val="both"/>
        <w:rPr>
          <w:rFonts w:hint="default" w:ascii="Verdana" w:hAnsi="Verdana" w:cs="Verdana"/>
          <w:i w:val="0"/>
          <w:iCs w:val="0"/>
          <w:sz w:val="18"/>
          <w:szCs w:val="18"/>
          <w:lang w:val="ru-RU"/>
        </w:rPr>
      </w:pPr>
      <w:r>
        <w:rPr>
          <w:rFonts w:hint="default" w:ascii="Verdana" w:hAnsi="Verdana" w:cs="Verdana"/>
          <w:i/>
          <w:iCs/>
          <w:sz w:val="18"/>
          <w:szCs w:val="18"/>
          <w:lang w:val="en-US"/>
        </w:rPr>
        <w:t>f(Time)</w:t>
      </w:r>
      <w:r>
        <w:rPr>
          <w:rFonts w:hint="default" w:ascii="Verdana" w:hAnsi="Verdana" w:cs="Verdana"/>
          <w:i/>
          <w:iCs/>
          <w:sz w:val="18"/>
          <w:szCs w:val="18"/>
          <w:lang w:val="ru-RU"/>
        </w:rPr>
        <w:t xml:space="preserve"> - </w:t>
      </w:r>
      <w:r>
        <w:rPr>
          <w:rFonts w:hint="default" w:ascii="Verdana" w:hAnsi="Verdana" w:cs="Verdana"/>
          <w:i w:val="0"/>
          <w:iCs w:val="0"/>
          <w:sz w:val="18"/>
          <w:szCs w:val="18"/>
          <w:lang w:val="ru-RU"/>
        </w:rPr>
        <w:t>непараметрическая сглаживающая функция, общая для обеих зон.</w:t>
      </w:r>
    </w:p>
    <w:p>
      <w:pPr>
        <w:jc w:val="both"/>
        <w:rPr>
          <w:rFonts w:hint="default" w:ascii="Verdana" w:hAnsi="Verdana" w:cs="Verdana"/>
          <w:sz w:val="18"/>
          <w:szCs w:val="18"/>
          <w:lang w:val="ru-RU"/>
        </w:rPr>
      </w:pPr>
    </w:p>
    <w:p>
      <w:pPr>
        <w:pStyle w:val="3"/>
        <w:rPr>
          <w:lang w:val="ru-RU"/>
        </w:rPr>
      </w:pPr>
      <w:r>
        <w:t xml:space="preserve">Оценка состояния </w:t>
      </w:r>
      <w:r>
        <w:rPr>
          <w:lang w:val="ru-RU"/>
        </w:rPr>
        <w:t>биоразнообразия</w:t>
      </w:r>
    </w:p>
    <w:p>
      <w:pPr>
        <w:jc w:val="both"/>
        <w:rPr>
          <w:rFonts w:hint="default" w:ascii="Verdana" w:hAnsi="Verdana" w:cs="Verdana"/>
          <w:sz w:val="18"/>
          <w:szCs w:val="18"/>
          <w:lang w:val="ru-RU"/>
        </w:rPr>
      </w:pPr>
      <w:r>
        <w:rPr>
          <w:rFonts w:hint="default" w:ascii="Verdana" w:hAnsi="Verdana" w:cs="Verdana"/>
          <w:sz w:val="18"/>
          <w:szCs w:val="18"/>
          <w:lang w:val="ru-RU"/>
        </w:rPr>
        <w:t xml:space="preserve">Для вынесения решения о наличии антропогенного изменения на сайтах мониторинга необходимо провести дисперсионный анализ на основе </w:t>
      </w:r>
      <w:r>
        <w:rPr>
          <w:rFonts w:hint="default" w:ascii="Verdana" w:hAnsi="Verdana" w:cs="Verdana"/>
          <w:i/>
          <w:iCs/>
          <w:sz w:val="18"/>
          <w:szCs w:val="18"/>
          <w:lang w:val="ru-RU"/>
        </w:rPr>
        <w:t>Модели 1</w:t>
      </w:r>
      <w:r>
        <w:rPr>
          <w:rFonts w:hint="default" w:ascii="Verdana" w:hAnsi="Verdana" w:cs="Verdana"/>
          <w:sz w:val="18"/>
          <w:szCs w:val="18"/>
          <w:lang w:val="ru-RU"/>
        </w:rPr>
        <w:t>. Пост-хок сравнение средних значений, вычисленных для зоны потенциального воздействия и контрольной зоны, проводится с помощью критерия Тьюки. Все различия считаются значимыми при пороге отвержения нулевой гипотезы α = 0.05. Однако д</w:t>
      </w:r>
      <w:r>
        <w:rPr>
          <w:rFonts w:hint="default" w:ascii="Verdana" w:hAnsi="Verdana" w:cs="Verdana"/>
          <w:i w:val="0"/>
          <w:iCs w:val="0"/>
          <w:sz w:val="18"/>
          <w:szCs w:val="18"/>
          <w:lang w:val="ru-RU"/>
        </w:rPr>
        <w:t>ля уменьшения вероятности ложно-положительных выводов (регистрация антропогенного воздействия в тех случаях, когда его, на самом деле, нет) необходимо вводить коррекцию уровня значимости, связанную с множественностью переменных отклика, вовлекаемых в анализ (</w:t>
      </w:r>
      <w:ins w:id="288" w:author="google1599737165" w:date="2023-05-13T09:43:49Z">
        <w:r>
          <w:rPr>
            <w:rFonts w:hint="default" w:cs="Verdana"/>
            <w:i w:val="0"/>
            <w:iCs w:val="0"/>
            <w:sz w:val="18"/>
            <w:szCs w:val="18"/>
            <w:lang w:val="ru-RU"/>
          </w:rPr>
          <w:t>необ</w:t>
        </w:r>
      </w:ins>
      <w:ins w:id="289" w:author="google1599737165" w:date="2023-05-13T09:43:50Z">
        <w:r>
          <w:rPr>
            <w:rFonts w:hint="default" w:cs="Verdana"/>
            <w:i w:val="0"/>
            <w:iCs w:val="0"/>
            <w:sz w:val="18"/>
            <w:szCs w:val="18"/>
            <w:lang w:val="ru-RU"/>
          </w:rPr>
          <w:t>ходи</w:t>
        </w:r>
      </w:ins>
      <w:ins w:id="290" w:author="google1599737165" w:date="2023-05-13T09:43:51Z">
        <w:r>
          <w:rPr>
            <w:rFonts w:hint="default" w:cs="Verdana"/>
            <w:i w:val="0"/>
            <w:iCs w:val="0"/>
            <w:sz w:val="18"/>
            <w:szCs w:val="18"/>
            <w:lang w:val="ru-RU"/>
          </w:rPr>
          <w:t xml:space="preserve">мо </w:t>
        </w:r>
      </w:ins>
      <w:ins w:id="291" w:author="google1599737165" w:date="2023-05-13T09:43:52Z">
        <w:r>
          <w:rPr>
            <w:rFonts w:hint="default" w:cs="Verdana"/>
            <w:i w:val="0"/>
            <w:iCs w:val="0"/>
            <w:sz w:val="18"/>
            <w:szCs w:val="18"/>
            <w:lang w:val="ru-RU"/>
          </w:rPr>
          <w:t>ввести</w:t>
        </w:r>
      </w:ins>
      <w:ins w:id="292" w:author="google1599737165" w:date="2023-05-13T09:43:53Z">
        <w:r>
          <w:rPr>
            <w:rFonts w:hint="default" w:cs="Verdana"/>
            <w:i w:val="0"/>
            <w:iCs w:val="0"/>
            <w:sz w:val="18"/>
            <w:szCs w:val="18"/>
            <w:lang w:val="ru-RU"/>
          </w:rPr>
          <w:t xml:space="preserve"> </w:t>
        </w:r>
      </w:ins>
      <w:r>
        <w:rPr>
          <w:rFonts w:hint="default" w:ascii="Verdana" w:hAnsi="Verdana" w:cs="Verdana"/>
          <w:i w:val="0"/>
          <w:iCs w:val="0"/>
          <w:sz w:val="18"/>
          <w:szCs w:val="18"/>
          <w:lang w:val="ru-RU"/>
        </w:rPr>
        <w:t>поправк</w:t>
      </w:r>
      <w:ins w:id="293" w:author="google1599737165" w:date="2023-05-13T09:43:56Z">
        <w:r>
          <w:rPr>
            <w:rFonts w:hint="default" w:cs="Verdana"/>
            <w:i w:val="0"/>
            <w:iCs w:val="0"/>
            <w:sz w:val="18"/>
            <w:szCs w:val="18"/>
            <w:lang w:val="ru-RU"/>
          </w:rPr>
          <w:t>у</w:t>
        </w:r>
      </w:ins>
      <w:del w:id="294" w:author="google1599737165" w:date="2023-05-13T09:43:55Z">
        <w:r>
          <w:rPr>
            <w:rFonts w:hint="default" w:ascii="Verdana" w:hAnsi="Verdana" w:cs="Verdana"/>
            <w:i w:val="0"/>
            <w:iCs w:val="0"/>
            <w:sz w:val="18"/>
            <w:szCs w:val="18"/>
            <w:lang w:val="ru-RU"/>
          </w:rPr>
          <w:delText>а</w:delText>
        </w:r>
      </w:del>
      <w:r>
        <w:rPr>
          <w:rFonts w:hint="default" w:ascii="Verdana" w:hAnsi="Verdana" w:cs="Verdana"/>
          <w:i w:val="0"/>
          <w:iCs w:val="0"/>
          <w:sz w:val="18"/>
          <w:szCs w:val="18"/>
          <w:lang w:val="ru-RU"/>
        </w:rPr>
        <w:t xml:space="preserve"> Бонферрони или другие поправки на множественность сравнения).</w:t>
      </w:r>
    </w:p>
    <w:p>
      <w:pPr>
        <w:jc w:val="both"/>
        <w:rPr>
          <w:rFonts w:hint="default" w:ascii="Verdana" w:hAnsi="Verdana" w:cs="Verdana"/>
          <w:sz w:val="18"/>
          <w:szCs w:val="18"/>
          <w:lang w:val="ru-RU"/>
        </w:rPr>
      </w:pPr>
      <w:r>
        <w:rPr>
          <w:rFonts w:hint="default" w:ascii="Verdana" w:hAnsi="Verdana" w:cs="Verdana"/>
          <w:sz w:val="18"/>
          <w:szCs w:val="18"/>
          <w:lang w:val="ru-RU"/>
        </w:rPr>
        <w:t xml:space="preserve">Возможно пять вариантов результатов дисперсионного анализа Модели 1. </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ru-RU"/>
        </w:rPr>
        <w:t xml:space="preserve">Ни один из предикторов, включенных в </w:t>
      </w:r>
      <w:r>
        <w:rPr>
          <w:rFonts w:hint="default" w:ascii="Verdana" w:hAnsi="Verdana" w:cs="Verdana"/>
          <w:i/>
          <w:iCs/>
          <w:sz w:val="18"/>
          <w:szCs w:val="18"/>
          <w:lang w:val="ru-RU"/>
        </w:rPr>
        <w:t xml:space="preserve">Модель 1, </w:t>
      </w:r>
      <w:r>
        <w:rPr>
          <w:rFonts w:hint="default" w:ascii="Verdana" w:hAnsi="Verdana" w:cs="Verdana"/>
          <w:i w:val="0"/>
          <w:iCs w:val="0"/>
          <w:sz w:val="18"/>
          <w:szCs w:val="18"/>
          <w:lang w:val="ru-RU"/>
        </w:rPr>
        <w:t>и их взаимодействия,</w:t>
      </w:r>
      <w:r>
        <w:rPr>
          <w:rFonts w:hint="default" w:ascii="Verdana" w:hAnsi="Verdana" w:cs="Verdana"/>
          <w:sz w:val="18"/>
          <w:szCs w:val="18"/>
          <w:lang w:val="ru-RU"/>
        </w:rPr>
        <w:t xml:space="preserve"> не оказывает значимого влияния на зависисимую переменную. В таком случае оснований для утверждения, что на систему оказано антропогенное влияние, нет.</w:t>
      </w:r>
    </w:p>
    <w:p>
      <w:pPr>
        <w:numPr>
          <w:ilvl w:val="0"/>
          <w:numId w:val="28"/>
        </w:numPr>
        <w:jc w:val="both"/>
        <w:rPr>
          <w:rFonts w:hint="default" w:ascii="Verdana" w:hAnsi="Verdana" w:cs="Verdana"/>
          <w:sz w:val="18"/>
          <w:szCs w:val="18"/>
          <w:lang w:val="ru-RU"/>
        </w:rPr>
      </w:pPr>
      <w:r>
        <w:rPr>
          <w:rFonts w:hint="default" w:ascii="Verdana" w:hAnsi="Verdana" w:cs="Verdana"/>
          <w:sz w:val="18"/>
          <w:szCs w:val="18"/>
          <w:lang w:val="ru-RU"/>
        </w:rPr>
        <w:t>Фактор</w:t>
      </w:r>
      <w:del w:id="295" w:author="google1599737165" w:date="2023-05-13T09:44:16Z">
        <w:r>
          <w:rPr>
            <w:rFonts w:hint="default" w:ascii="Verdana" w:hAnsi="Verdana" w:cs="Verdana"/>
            <w:sz w:val="18"/>
            <w:szCs w:val="18"/>
            <w:lang w:val="ru-RU"/>
          </w:rPr>
          <w:delText>р</w:delText>
        </w:r>
      </w:del>
      <w:r>
        <w:rPr>
          <w:rFonts w:hint="default" w:ascii="Verdana" w:hAnsi="Verdana" w:cs="Verdana"/>
          <w:sz w:val="18"/>
          <w:szCs w:val="18"/>
          <w:lang w:val="ru-RU"/>
        </w:rPr>
        <w:t xml:space="preserve"> </w:t>
      </w:r>
      <w:r>
        <w:rPr>
          <w:rFonts w:hint="default" w:ascii="Verdana" w:hAnsi="Verdana" w:cs="Verdana"/>
          <w:i/>
          <w:iCs/>
          <w:sz w:val="18"/>
          <w:szCs w:val="18"/>
          <w:lang w:val="en-US"/>
        </w:rPr>
        <w:t xml:space="preserve">Period </w:t>
      </w:r>
      <w:r>
        <w:rPr>
          <w:rFonts w:hint="default" w:ascii="Verdana" w:hAnsi="Verdana" w:cs="Verdana"/>
          <w:sz w:val="18"/>
          <w:szCs w:val="18"/>
          <w:lang w:val="ru-RU"/>
        </w:rPr>
        <w:t xml:space="preserve">оказывает значимое влияние,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Эти результаты говорят о том, что изменения могут носить широкомасштабный характер. Если нет явных признаков техногенных катастроф, то изменения произошедшие между сессиями наблюдений, могут трактоваться, как естественные.</w:t>
      </w:r>
    </w:p>
    <w:p>
      <w:pPr>
        <w:numPr>
          <w:ilvl w:val="0"/>
          <w:numId w:val="28"/>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В данном случае имеются основания для утверждения, что зависимая переменная в зоне антропогенного влияния отличается от контрольной зоны. Это может быть признаком хронического антропогенного пресса, воспроизводящегося от одной сессии наблюдений к другой. </w:t>
      </w:r>
    </w:p>
    <w:p>
      <w:pPr>
        <w:numPr>
          <w:ilvl w:val="0"/>
          <w:numId w:val="28"/>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Фактор </w:t>
      </w:r>
      <w:r>
        <w:rPr>
          <w:rFonts w:hint="default" w:ascii="Verdana" w:hAnsi="Verdana" w:cs="Verdana"/>
          <w:i/>
          <w:iCs/>
          <w:sz w:val="18"/>
          <w:szCs w:val="18"/>
          <w:lang w:val="en-US"/>
        </w:rPr>
        <w:t>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и </w:t>
      </w:r>
      <w:r>
        <w:rPr>
          <w:rFonts w:hint="default" w:ascii="Verdana" w:hAnsi="Verdana" w:cs="Verdana"/>
          <w:i/>
          <w:iCs/>
          <w:sz w:val="18"/>
          <w:szCs w:val="18"/>
          <w:lang w:val="en-US"/>
        </w:rPr>
        <w:t>Period</w:t>
      </w:r>
      <w:r>
        <w:rPr>
          <w:rFonts w:hint="default" w:ascii="Verdana" w:hAnsi="Verdana" w:cs="Verdana"/>
          <w:i/>
          <w:iCs/>
          <w:sz w:val="18"/>
          <w:szCs w:val="18"/>
          <w:lang w:val="ru-RU"/>
        </w:rPr>
        <w:t xml:space="preserve"> </w:t>
      </w:r>
      <w:r>
        <w:rPr>
          <w:rFonts w:hint="default" w:ascii="Verdana" w:hAnsi="Verdana" w:cs="Verdana"/>
          <w:sz w:val="18"/>
          <w:szCs w:val="18"/>
          <w:lang w:val="ru-RU"/>
        </w:rPr>
        <w:t xml:space="preserve">оказывает значимое воздействие, но взаимодействия между факторами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нет</w:t>
      </w:r>
      <w:r>
        <w:rPr>
          <w:rFonts w:hint="default" w:ascii="Verdana" w:hAnsi="Verdana" w:cs="Verdana"/>
          <w:i/>
          <w:iCs/>
          <w:sz w:val="18"/>
          <w:szCs w:val="18"/>
          <w:lang w:val="ru-RU"/>
        </w:rPr>
        <w:t>.</w:t>
      </w:r>
      <w:r>
        <w:rPr>
          <w:rFonts w:hint="default" w:ascii="Verdana" w:hAnsi="Verdana" w:cs="Verdana"/>
          <w:i/>
          <w:iCs/>
          <w:sz w:val="18"/>
          <w:szCs w:val="18"/>
          <w:lang w:val="en-US"/>
        </w:rPr>
        <w:t xml:space="preserve"> </w:t>
      </w:r>
      <w:r>
        <w:rPr>
          <w:rFonts w:hint="default" w:ascii="Verdana" w:hAnsi="Verdana" w:cs="Verdana"/>
          <w:i w:val="0"/>
          <w:iCs w:val="0"/>
          <w:sz w:val="18"/>
          <w:szCs w:val="18"/>
          <w:lang w:val="ru-RU"/>
        </w:rPr>
        <w:t xml:space="preserve">Это может быть признаком хронического антропогенного пресса, воспроизводящегося от одной сессии наблюдений к другой, но на это антропогенное воздействие накладываются некоторые естественные межгодовые тренды. </w:t>
      </w:r>
    </w:p>
    <w:p>
      <w:pPr>
        <w:numPr>
          <w:ilvl w:val="0"/>
          <w:numId w:val="28"/>
        </w:numPr>
        <w:jc w:val="both"/>
        <w:rPr>
          <w:rFonts w:hint="default" w:ascii="Verdana" w:hAnsi="Verdana" w:cs="Verdana"/>
          <w:i w:val="0"/>
          <w:iCs w:val="0"/>
          <w:sz w:val="18"/>
          <w:szCs w:val="18"/>
          <w:lang w:val="ru-RU"/>
        </w:rPr>
      </w:pPr>
      <w:r>
        <w:rPr>
          <w:rFonts w:hint="default" w:ascii="Verdana" w:hAnsi="Verdana" w:cs="Verdana"/>
          <w:sz w:val="18"/>
          <w:szCs w:val="18"/>
          <w:lang w:val="ru-RU"/>
        </w:rPr>
        <w:t xml:space="preserve">Статистически значимое взаимодействия факторов </w:t>
      </w:r>
      <w:r>
        <w:rPr>
          <w:rFonts w:hint="default" w:ascii="Verdana" w:hAnsi="Verdana" w:cs="Verdana"/>
          <w:i/>
          <w:iCs/>
          <w:sz w:val="18"/>
          <w:szCs w:val="18"/>
          <w:lang w:val="en-US"/>
        </w:rPr>
        <w:t>Period:Zone</w:t>
      </w:r>
      <w:r>
        <w:rPr>
          <w:rFonts w:hint="default" w:ascii="Verdana" w:hAnsi="Verdana" w:cs="Verdana"/>
          <w:i/>
          <w:iCs/>
          <w:sz w:val="18"/>
          <w:szCs w:val="18"/>
          <w:lang w:val="ru-RU"/>
        </w:rPr>
        <w:t xml:space="preserve"> </w:t>
      </w:r>
      <w:r>
        <w:rPr>
          <w:rFonts w:hint="default" w:ascii="Verdana" w:hAnsi="Verdana" w:cs="Verdana"/>
          <w:i w:val="0"/>
          <w:iCs w:val="0"/>
          <w:sz w:val="18"/>
          <w:szCs w:val="18"/>
          <w:lang w:val="ru-RU"/>
        </w:rPr>
        <w:t xml:space="preserve">является сигналом наличия антропогенного воздействия в промежутке между предыдущей и текущей сессией описания.  </w:t>
      </w:r>
    </w:p>
    <w:p>
      <w:pPr>
        <w:jc w:val="both"/>
        <w:rPr>
          <w:rFonts w:hint="default" w:ascii="Verdana" w:hAnsi="Verdana" w:cs="Verdana"/>
          <w:sz w:val="18"/>
          <w:szCs w:val="18"/>
          <w:lang w:val="ru-RU"/>
        </w:rPr>
      </w:pPr>
      <w:r>
        <w:rPr>
          <w:rFonts w:hint="default" w:ascii="Verdana" w:hAnsi="Verdana" w:cs="Verdana"/>
          <w:i w:val="0"/>
          <w:iCs w:val="0"/>
          <w:sz w:val="18"/>
          <w:szCs w:val="18"/>
          <w:lang w:val="ru-RU"/>
        </w:rPr>
        <w:t xml:space="preserve">При формировании достаточно длинных временных рядов и возможности построения на их основе </w:t>
      </w:r>
      <w:r>
        <w:rPr>
          <w:rFonts w:hint="default" w:ascii="Verdana" w:hAnsi="Verdana" w:cs="Verdana"/>
          <w:i/>
          <w:iCs/>
          <w:sz w:val="18"/>
          <w:szCs w:val="18"/>
          <w:lang w:val="ru-RU"/>
        </w:rPr>
        <w:t xml:space="preserve">Модели 2 </w:t>
      </w:r>
      <w:r>
        <w:rPr>
          <w:rFonts w:hint="default" w:ascii="Verdana" w:hAnsi="Verdana" w:cs="Verdana"/>
          <w:i w:val="0"/>
          <w:iCs w:val="0"/>
          <w:sz w:val="18"/>
          <w:szCs w:val="18"/>
          <w:lang w:val="ru-RU"/>
        </w:rPr>
        <w:t xml:space="preserve">и </w:t>
      </w:r>
      <w:r>
        <w:rPr>
          <w:rFonts w:hint="default" w:ascii="Verdana" w:hAnsi="Verdana" w:cs="Verdana"/>
          <w:i/>
          <w:iCs/>
          <w:sz w:val="18"/>
          <w:szCs w:val="18"/>
          <w:lang w:val="ru-RU"/>
        </w:rPr>
        <w:t xml:space="preserve">Модели 3 </w:t>
      </w:r>
      <w:r>
        <w:rPr>
          <w:rFonts w:hint="default" w:ascii="Verdana" w:hAnsi="Verdana" w:cs="Verdana"/>
          <w:i w:val="0"/>
          <w:iCs w:val="0"/>
          <w:sz w:val="18"/>
          <w:szCs w:val="18"/>
          <w:lang w:val="ru-RU"/>
        </w:rPr>
        <w:t xml:space="preserve">появляется возможность прямого сравнения временных рядов в двух зонах. </w:t>
      </w:r>
      <w:r>
        <w:rPr>
          <w:rFonts w:hint="default" w:ascii="Verdana" w:hAnsi="Verdana" w:cs="Verdana"/>
          <w:sz w:val="18"/>
          <w:szCs w:val="18"/>
          <w:lang w:val="ru-RU"/>
        </w:rPr>
        <w:t>Для обеих моделей необходимо рассчитать величину информационного критерия Акайке (</w:t>
      </w:r>
      <w:r>
        <w:rPr>
          <w:rFonts w:hint="default" w:ascii="Verdana" w:hAnsi="Verdana" w:cs="Verdana"/>
          <w:sz w:val="18"/>
          <w:szCs w:val="18"/>
          <w:lang w:val="en-US"/>
        </w:rPr>
        <w:t>AIC</w:t>
      </w:r>
      <w:r>
        <w:rPr>
          <w:rFonts w:hint="default" w:ascii="Verdana" w:hAnsi="Verdana" w:cs="Verdana"/>
          <w:sz w:val="18"/>
          <w:szCs w:val="18"/>
          <w:lang w:val="ru-RU"/>
        </w:rPr>
        <w:t xml:space="preserve">). Сигналом о разнонаправленном характере изменений в зоне воздействия и в контрольной зоне зоне будет меньшее значение </w:t>
      </w:r>
      <w:r>
        <w:rPr>
          <w:rFonts w:hint="default" w:ascii="Verdana" w:hAnsi="Verdana" w:cs="Verdana"/>
          <w:sz w:val="18"/>
          <w:szCs w:val="18"/>
          <w:lang w:val="en-US"/>
        </w:rPr>
        <w:t>AIC</w:t>
      </w:r>
      <w:r>
        <w:rPr>
          <w:rFonts w:hint="default" w:ascii="Verdana" w:hAnsi="Verdana" w:cs="Verdana"/>
          <w:sz w:val="18"/>
          <w:szCs w:val="18"/>
          <w:lang w:val="ru-RU"/>
        </w:rPr>
        <w:t xml:space="preserve"> для </w:t>
      </w:r>
      <w:r>
        <w:rPr>
          <w:rFonts w:hint="default" w:ascii="Verdana" w:hAnsi="Verdana" w:cs="Verdana"/>
          <w:i/>
          <w:iCs/>
          <w:sz w:val="18"/>
          <w:szCs w:val="18"/>
          <w:lang w:val="ru-RU"/>
        </w:rPr>
        <w:t>Модели 2</w:t>
      </w:r>
      <w:r>
        <w:rPr>
          <w:rFonts w:hint="default" w:ascii="Verdana" w:hAnsi="Verdana" w:cs="Verdana"/>
          <w:sz w:val="18"/>
          <w:szCs w:val="18"/>
          <w:lang w:val="ru-RU"/>
        </w:rPr>
        <w:t xml:space="preserve">, по сравнению с </w:t>
      </w:r>
      <w:r>
        <w:rPr>
          <w:rFonts w:hint="default" w:ascii="Verdana" w:hAnsi="Verdana" w:cs="Verdana"/>
          <w:i/>
          <w:iCs/>
          <w:sz w:val="18"/>
          <w:szCs w:val="18"/>
          <w:lang w:val="ru-RU"/>
        </w:rPr>
        <w:t>Моделью 3</w:t>
      </w:r>
      <w:r>
        <w:rPr>
          <w:rFonts w:hint="default" w:ascii="Verdana" w:hAnsi="Verdana" w:cs="Verdana"/>
          <w:sz w:val="18"/>
          <w:szCs w:val="18"/>
          <w:lang w:val="ru-RU"/>
        </w:rPr>
        <w:t xml:space="preserve">. </w:t>
      </w:r>
    </w:p>
    <w:p>
      <w:pPr>
        <w:jc w:val="both"/>
        <w:rPr>
          <w:rFonts w:hint="default" w:ascii="Verdana" w:hAnsi="Verdana" w:cs="Verdana"/>
          <w:i w:val="0"/>
          <w:iCs w:val="0"/>
          <w:sz w:val="18"/>
          <w:szCs w:val="18"/>
          <w:lang w:val="ru-RU"/>
        </w:rPr>
      </w:pPr>
    </w:p>
    <w:p>
      <w:pPr>
        <w:jc w:val="both"/>
        <w:rPr>
          <w:rFonts w:ascii="Verdana" w:hAnsi="Verdana" w:cs="Verdana"/>
          <w:sz w:val="18"/>
          <w:szCs w:val="18"/>
        </w:rPr>
      </w:pPr>
      <w:r>
        <w:rPr>
          <w:rFonts w:hint="default" w:ascii="Verdana" w:hAnsi="Verdana" w:cs="Verdana"/>
          <w:b/>
          <w:bCs/>
          <w:i w:val="0"/>
          <w:iCs w:val="0"/>
          <w:sz w:val="18"/>
          <w:szCs w:val="18"/>
          <w:lang w:val="ru-RU"/>
        </w:rPr>
        <w:t>Трактовка результатов</w:t>
      </w:r>
    </w:p>
    <w:p>
      <w:pPr>
        <w:jc w:val="both"/>
        <w:rPr>
          <w:rFonts w:hint="default" w:ascii="Verdana" w:hAnsi="Verdana" w:cs="Verdana"/>
          <w:b w:val="0"/>
          <w:bCs w:val="0"/>
          <w:sz w:val="18"/>
          <w:szCs w:val="18"/>
          <w:highlight w:val="none"/>
          <w:lang w:val="ru-RU"/>
        </w:rPr>
      </w:pPr>
      <w:r>
        <w:rPr>
          <w:rFonts w:hint="default" w:ascii="Verdana" w:hAnsi="Verdana" w:cs="Verdana"/>
          <w:b w:val="0"/>
          <w:bCs w:val="0"/>
          <w:sz w:val="18"/>
          <w:szCs w:val="18"/>
          <w:lang w:val="ru-RU"/>
        </w:rPr>
        <w:t>Для экспресс-оценки состояния сообществ зоопланктона и зообентоса проводятся сравнения с многолетними средними значениями (</w:t>
      </w:r>
      <w:r>
        <w:t>АО</w:t>
      </w:r>
      <w:r>
        <w:rPr>
          <w:lang w:val="en-US"/>
        </w:rPr>
        <w:t xml:space="preserve"> </w:t>
      </w:r>
      <w:r>
        <w:rPr>
          <w:rFonts w:hint="default"/>
          <w:lang w:val="ru-RU"/>
        </w:rPr>
        <w:t>«</w:t>
      </w:r>
      <w:r>
        <w:t>ИЭПИ</w:t>
      </w:r>
      <w:r>
        <w:rPr>
          <w:rFonts w:hint="default"/>
          <w:lang w:val="ru-RU"/>
        </w:rPr>
        <w:t>»</w:t>
      </w:r>
      <w:r>
        <w:rPr>
          <w:lang w:val="en-US"/>
        </w:rPr>
        <w:t>.</w:t>
      </w:r>
      <w:r>
        <w:rPr>
          <w:rFonts w:hint="default"/>
          <w:lang w:val="ru-RU"/>
        </w:rPr>
        <w:t xml:space="preserve">, </w:t>
      </w:r>
      <w:r>
        <w:t>2021</w:t>
      </w:r>
      <w:r>
        <w:rPr>
          <w:rFonts w:hint="default" w:ascii="Verdana" w:hAnsi="Verdana" w:cs="Verdana"/>
          <w:b w:val="0"/>
          <w:bCs w:val="0"/>
          <w:sz w:val="18"/>
          <w:szCs w:val="18"/>
          <w:lang w:val="ru-RU"/>
        </w:rPr>
        <w:t xml:space="preserve">). На основании данных таблиц </w:t>
      </w:r>
      <w:r>
        <w:rPr>
          <w:rFonts w:hint="default" w:cs="Verdana"/>
          <w:b w:val="0"/>
          <w:bCs w:val="0"/>
          <w:sz w:val="18"/>
          <w:szCs w:val="18"/>
          <w:lang w:val="ru-RU"/>
        </w:rPr>
        <w:t>2.12</w:t>
      </w:r>
      <w:r>
        <w:rPr>
          <w:rFonts w:hint="default" w:ascii="Verdana" w:hAnsi="Verdana" w:cs="Verdana"/>
          <w:b w:val="0"/>
          <w:bCs w:val="0"/>
          <w:sz w:val="18"/>
          <w:szCs w:val="18"/>
          <w:lang w:val="ru-RU"/>
        </w:rPr>
        <w:t xml:space="preserve"> и </w:t>
      </w:r>
      <w:r>
        <w:rPr>
          <w:rFonts w:hint="default" w:cs="Verdana"/>
          <w:b w:val="0"/>
          <w:bCs w:val="0"/>
          <w:sz w:val="18"/>
          <w:szCs w:val="18"/>
          <w:lang w:val="ru-RU"/>
        </w:rPr>
        <w:t>2.13</w:t>
      </w:r>
      <w:r>
        <w:rPr>
          <w:rFonts w:hint="default" w:ascii="Verdana" w:hAnsi="Verdana" w:cs="Verdana"/>
          <w:b w:val="0"/>
          <w:bCs w:val="0"/>
          <w:sz w:val="18"/>
          <w:szCs w:val="18"/>
          <w:lang w:val="ru-RU"/>
        </w:rPr>
        <w:t xml:space="preserve"> выносится балльная оценка состояния сообщества зоопланктона и зообентоса</w:t>
      </w:r>
      <w:r>
        <w:rPr>
          <w:rFonts w:hint="default" w:cs="Verdana"/>
          <w:b w:val="0"/>
          <w:bCs w:val="0"/>
          <w:sz w:val="18"/>
          <w:szCs w:val="18"/>
          <w:lang w:val="ru-RU"/>
        </w:rPr>
        <w:t xml:space="preserve"> для ка</w:t>
      </w:r>
      <w:r>
        <w:rPr>
          <w:rFonts w:hint="default" w:cs="Verdana"/>
          <w:b w:val="0"/>
          <w:bCs w:val="0"/>
          <w:sz w:val="18"/>
          <w:szCs w:val="18"/>
          <w:highlight w:val="none"/>
          <w:lang w:val="ru-RU"/>
        </w:rPr>
        <w:t>ждой из трех станций учетног</w:t>
      </w:r>
      <w:r>
        <w:rPr>
          <w:rFonts w:hint="default" w:cs="Verdana"/>
          <w:b w:val="0"/>
          <w:bCs w:val="0"/>
          <w:sz w:val="18"/>
          <w:szCs w:val="18"/>
          <w:highlight w:val="none"/>
          <w:shd w:val="clear"/>
          <w:lang w:val="ru-RU"/>
        </w:rPr>
        <w:t>о стационара</w:t>
      </w:r>
      <w:r>
        <w:rPr>
          <w:rFonts w:hint="default" w:ascii="Verdana" w:hAnsi="Verdana" w:cs="Verdana"/>
          <w:b w:val="0"/>
          <w:bCs w:val="0"/>
          <w:sz w:val="18"/>
          <w:szCs w:val="18"/>
          <w:highlight w:val="none"/>
          <w:shd w:val="clear"/>
          <w:lang w:val="ru-RU"/>
        </w:rPr>
        <w:t>. Методология балльных оценок подробно описана в</w:t>
      </w:r>
      <w:r>
        <w:rPr>
          <w:rFonts w:hint="default" w:cs="Verdana"/>
          <w:b w:val="0"/>
          <w:bCs w:val="0"/>
          <w:sz w:val="18"/>
          <w:szCs w:val="18"/>
          <w:highlight w:val="none"/>
          <w:shd w:val="clear"/>
          <w:lang w:val="ru-RU"/>
        </w:rPr>
        <w:t xml:space="preserve"> ранее разработанном отчете</w:t>
      </w:r>
      <w:r>
        <w:rPr>
          <w:rStyle w:val="15"/>
          <w:rFonts w:hint="default" w:cs="Verdana"/>
          <w:b w:val="0"/>
          <w:bCs w:val="0"/>
          <w:sz w:val="18"/>
          <w:szCs w:val="18"/>
          <w:highlight w:val="none"/>
          <w:shd w:val="clear"/>
          <w:lang w:val="ru-RU"/>
        </w:rPr>
        <w:footnoteReference w:id="2"/>
      </w:r>
      <w:r>
        <w:rPr>
          <w:rFonts w:hint="default" w:cs="Verdana"/>
          <w:b w:val="0"/>
          <w:bCs w:val="0"/>
          <w:sz w:val="18"/>
          <w:szCs w:val="18"/>
          <w:highlight w:val="none"/>
          <w:shd w:val="clear"/>
          <w:lang w:val="ru-RU"/>
        </w:rPr>
        <w:t>.</w:t>
      </w:r>
      <w:r>
        <w:rPr>
          <w:rFonts w:hint="default"/>
          <w:highlight w:val="none"/>
          <w:shd w:val="clear"/>
          <w:lang w:val="ru-RU"/>
        </w:rPr>
        <w:t xml:space="preserve">  </w:t>
      </w:r>
    </w:p>
    <w:p>
      <w:pPr>
        <w:pStyle w:val="41"/>
        <w:jc w:val="both"/>
        <w:rPr>
          <w:rFonts w:hint="default" w:ascii="Verdana" w:hAnsi="Verdana" w:cs="Verdana"/>
          <w:sz w:val="18"/>
          <w:szCs w:val="18"/>
        </w:rPr>
      </w:pPr>
      <w:bookmarkStart w:id="17" w:name="_Toc111225178"/>
      <w:r>
        <w:rPr>
          <w:rFonts w:hint="default" w:ascii="Verdana" w:hAnsi="Verdana" w:cs="Verdana"/>
          <w:sz w:val="18"/>
          <w:szCs w:val="18"/>
        </w:rPr>
        <w:t xml:space="preserve">Таблица </w:t>
      </w:r>
      <w:r>
        <w:rPr>
          <w:rFonts w:hint="default" w:ascii="Verdana" w:hAnsi="Verdana" w:cs="Verdana"/>
          <w:sz w:val="18"/>
          <w:szCs w:val="18"/>
          <w:lang w:val="ru-RU"/>
        </w:rPr>
        <w:t>2</w:t>
      </w:r>
      <w:r>
        <w:rPr>
          <w:rFonts w:hint="default" w:ascii="Verdana" w:hAnsi="Verdana" w:cs="Verdana"/>
          <w:sz w:val="18"/>
          <w:szCs w:val="18"/>
        </w:rPr>
        <w:t>.</w:t>
      </w:r>
      <w:r>
        <w:rPr>
          <w:rFonts w:hint="default" w:cs="Verdana"/>
          <w:sz w:val="18"/>
          <w:szCs w:val="18"/>
          <w:lang w:val="ru-RU"/>
        </w:rPr>
        <w:t>1</w:t>
      </w:r>
      <w:r>
        <w:rPr>
          <w:rFonts w:hint="default" w:ascii="Verdana" w:hAnsi="Verdana" w:cs="Verdana"/>
          <w:sz w:val="18"/>
          <w:szCs w:val="18"/>
          <w:lang w:val="ru-RU"/>
        </w:rPr>
        <w:t>2</w:t>
      </w:r>
      <w:r>
        <w:rPr>
          <w:rFonts w:hint="default" w:ascii="Verdana" w:hAnsi="Verdana" w:cs="Verdana"/>
          <w:sz w:val="18"/>
          <w:szCs w:val="18"/>
        </w:rPr>
        <w:t>: Балльная оценка состояния планктона для фитопланктона и зоопланктона, на основании многолетних данных</w:t>
      </w:r>
      <w:bookmarkEnd w:id="17"/>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4"/>
        <w:gridCol w:w="1866"/>
        <w:gridCol w:w="1100"/>
        <w:gridCol w:w="973"/>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823" w:type="dxa"/>
            <w:vMerge w:val="restart"/>
            <w:shd w:val="clear" w:color="auto" w:fill="009999"/>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Количественные показатели</w:t>
            </w:r>
          </w:p>
        </w:tc>
        <w:tc>
          <w:tcPr>
            <w:tcW w:w="5858" w:type="dxa"/>
            <w:gridSpan w:val="4"/>
            <w:shd w:val="clear" w:color="auto" w:fill="009999"/>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823" w:type="dxa"/>
            <w:vMerge w:val="continue"/>
            <w:shd w:val="clear" w:color="auto" w:fill="009999"/>
          </w:tcPr>
          <w:p>
            <w:pPr>
              <w:spacing w:after="0"/>
              <w:rPr>
                <w:b/>
                <w:bCs/>
                <w:color w:val="FFFFFF" w:themeColor="background1"/>
                <w:sz w:val="16"/>
                <w:szCs w:val="16"/>
                <w:lang w:val="en-US"/>
                <w14:textFill>
                  <w14:solidFill>
                    <w14:schemeClr w14:val="bg1"/>
                  </w14:solidFill>
                </w14:textFill>
              </w:rPr>
            </w:pPr>
          </w:p>
        </w:tc>
        <w:tc>
          <w:tcPr>
            <w:tcW w:w="1890" w:type="dxa"/>
            <w:shd w:val="clear" w:color="auto" w:fill="009999"/>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5</w:t>
            </w:r>
          </w:p>
        </w:tc>
        <w:tc>
          <w:tcPr>
            <w:tcW w:w="2100" w:type="dxa"/>
            <w:gridSpan w:val="2"/>
            <w:shd w:val="clear" w:color="auto" w:fill="009999"/>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3</w:t>
            </w:r>
          </w:p>
        </w:tc>
        <w:tc>
          <w:tcPr>
            <w:tcW w:w="1868" w:type="dxa"/>
            <w:shd w:val="clear" w:color="auto" w:fill="009999"/>
          </w:tcPr>
          <w:p>
            <w:pPr>
              <w:spacing w:after="0"/>
              <w:rPr>
                <w:b/>
                <w:bCs/>
                <w:color w:val="FFFFFF" w:themeColor="background1"/>
                <w:sz w:val="16"/>
                <w:szCs w:val="16"/>
                <w14:textFill>
                  <w14:solidFill>
                    <w14:schemeClr w14:val="bg1"/>
                  </w14:solidFill>
                </w14:textFill>
              </w:rPr>
            </w:pPr>
            <w:r>
              <w:rPr>
                <w:b/>
                <w:bCs/>
                <w:color w:val="FFFFFF" w:themeColor="background1"/>
                <w:sz w:val="16"/>
                <w:szCs w:val="16"/>
                <w14:textFill>
                  <w14:solidFill>
                    <w14:schemeClr w14:val="bg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Неместные/инвазивные виды фитопланктона</w:t>
            </w:r>
          </w:p>
        </w:tc>
        <w:tc>
          <w:tcPr>
            <w:tcW w:w="1890" w:type="dxa"/>
          </w:tcPr>
          <w:p>
            <w:pPr>
              <w:spacing w:after="0"/>
              <w:rPr>
                <w:sz w:val="16"/>
                <w:szCs w:val="16"/>
                <w:lang w:val="en-US"/>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Численность фитопланктонного сообщества (август)</w:t>
            </w:r>
          </w:p>
        </w:tc>
        <w:tc>
          <w:tcPr>
            <w:tcW w:w="1890" w:type="dxa"/>
          </w:tcPr>
          <w:p>
            <w:pPr>
              <w:spacing w:after="0"/>
              <w:rPr>
                <w:sz w:val="16"/>
                <w:szCs w:val="16"/>
              </w:rPr>
            </w:pPr>
            <w:r>
              <w:rPr>
                <w:sz w:val="16"/>
                <w:szCs w:val="16"/>
              </w:rPr>
              <w:t>&gt; 10000 И &lt; 5268000 кл/л</w:t>
            </w:r>
          </w:p>
        </w:tc>
        <w:tc>
          <w:tcPr>
            <w:tcW w:w="2100" w:type="dxa"/>
            <w:gridSpan w:val="2"/>
          </w:tcPr>
          <w:p>
            <w:pPr>
              <w:spacing w:after="0"/>
              <w:rPr>
                <w:sz w:val="16"/>
                <w:szCs w:val="16"/>
              </w:rPr>
            </w:pPr>
            <w:r>
              <w:rPr>
                <w:sz w:val="16"/>
                <w:szCs w:val="16"/>
              </w:rPr>
              <w:t>&gt; 5268000 кл/л</w:t>
            </w:r>
          </w:p>
        </w:tc>
        <w:tc>
          <w:tcPr>
            <w:tcW w:w="1868" w:type="dxa"/>
          </w:tcPr>
          <w:p>
            <w:pPr>
              <w:spacing w:after="0"/>
              <w:rPr>
                <w:sz w:val="16"/>
                <w:szCs w:val="16"/>
              </w:rPr>
            </w:pPr>
            <w:r>
              <w:rPr>
                <w:sz w:val="16"/>
                <w:szCs w:val="16"/>
              </w:rPr>
              <w:t>&lt; 10000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Численность фитопланктонного сообщества (сентябрь)</w:t>
            </w:r>
          </w:p>
        </w:tc>
        <w:tc>
          <w:tcPr>
            <w:tcW w:w="1890" w:type="dxa"/>
          </w:tcPr>
          <w:p>
            <w:pPr>
              <w:spacing w:after="0"/>
              <w:rPr>
                <w:rFonts w:eastAsia="Times New Roman" w:cs="Times New Roman"/>
                <w:sz w:val="16"/>
                <w:szCs w:val="16"/>
              </w:rPr>
            </w:pPr>
            <w:r>
              <w:rPr>
                <w:sz w:val="16"/>
                <w:szCs w:val="16"/>
              </w:rPr>
              <w:t>&gt; 237000 И &lt; 14957000 кл/л</w:t>
            </w:r>
          </w:p>
        </w:tc>
        <w:tc>
          <w:tcPr>
            <w:tcW w:w="2100" w:type="dxa"/>
            <w:gridSpan w:val="2"/>
          </w:tcPr>
          <w:p>
            <w:pPr>
              <w:spacing w:after="0"/>
              <w:rPr>
                <w:rFonts w:eastAsia="Times New Roman" w:cs="Times New Roman"/>
                <w:sz w:val="16"/>
                <w:szCs w:val="16"/>
              </w:rPr>
            </w:pPr>
            <w:r>
              <w:rPr>
                <w:sz w:val="16"/>
                <w:szCs w:val="16"/>
              </w:rPr>
              <w:t>&gt; 14957000 кл/л</w:t>
            </w:r>
          </w:p>
        </w:tc>
        <w:tc>
          <w:tcPr>
            <w:tcW w:w="1868" w:type="dxa"/>
          </w:tcPr>
          <w:p>
            <w:pPr>
              <w:spacing w:after="0"/>
              <w:rPr>
                <w:rFonts w:eastAsia="Times New Roman" w:cs="Times New Roman"/>
                <w:sz w:val="16"/>
                <w:szCs w:val="16"/>
              </w:rPr>
            </w:pPr>
            <w:r>
              <w:rPr>
                <w:sz w:val="16"/>
                <w:szCs w:val="16"/>
              </w:rPr>
              <w:t>&lt; 237000 кл/л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 xml:space="preserve">Неместные/инвазивные виды зоопланктона </w:t>
            </w:r>
          </w:p>
        </w:tc>
        <w:tc>
          <w:tcPr>
            <w:tcW w:w="1890" w:type="dxa"/>
          </w:tcPr>
          <w:p>
            <w:pPr>
              <w:spacing w:after="0"/>
              <w:rPr>
                <w:rFonts w:eastAsia="Times New Roman" w:cs="Times New Roman"/>
                <w:sz w:val="16"/>
                <w:szCs w:val="16"/>
                <w:lang w:val="en-US" w:eastAsia="da-DK"/>
              </w:rPr>
            </w:pPr>
          </w:p>
        </w:tc>
        <w:tc>
          <w:tcPr>
            <w:tcW w:w="2100" w:type="dxa"/>
            <w:gridSpan w:val="2"/>
          </w:tcPr>
          <w:p>
            <w:pPr>
              <w:spacing w:after="0"/>
              <w:rPr>
                <w:sz w:val="16"/>
                <w:szCs w:val="16"/>
              </w:rPr>
            </w:pPr>
            <w:r>
              <w:rPr>
                <w:sz w:val="16"/>
                <w:szCs w:val="16"/>
              </w:rPr>
              <w:t>отсутствие</w:t>
            </w:r>
          </w:p>
        </w:tc>
        <w:tc>
          <w:tcPr>
            <w:tcW w:w="1868" w:type="dxa"/>
          </w:tcPr>
          <w:p>
            <w:pPr>
              <w:spacing w:after="0"/>
              <w:rPr>
                <w:sz w:val="16"/>
                <w:szCs w:val="16"/>
              </w:rPr>
            </w:pPr>
            <w:r>
              <w:rPr>
                <w:sz w:val="16"/>
                <w:szCs w:val="16"/>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Численность зоопланктонного сообщества (август)</w:t>
            </w:r>
          </w:p>
        </w:tc>
        <w:tc>
          <w:tcPr>
            <w:tcW w:w="1890" w:type="dxa"/>
          </w:tcPr>
          <w:p>
            <w:pPr>
              <w:spacing w:after="0"/>
              <w:rPr>
                <w:rFonts w:eastAsia="Times New Roman" w:cs="Times New Roman"/>
                <w:sz w:val="16"/>
                <w:szCs w:val="16"/>
              </w:rPr>
            </w:pPr>
            <w:r>
              <w:rPr>
                <w:sz w:val="16"/>
                <w:szCs w:val="16"/>
              </w:rPr>
              <w:t>&gt; 8 И &lt; 11000 экз./м</w:t>
            </w:r>
            <w:r>
              <w:rPr>
                <w:sz w:val="16"/>
                <w:szCs w:val="16"/>
                <w:vertAlign w:val="superscript"/>
              </w:rPr>
              <w:t>3</w:t>
            </w:r>
          </w:p>
        </w:tc>
        <w:tc>
          <w:tcPr>
            <w:tcW w:w="2100" w:type="dxa"/>
            <w:gridSpan w:val="2"/>
          </w:tcPr>
          <w:p>
            <w:pPr>
              <w:spacing w:after="0"/>
              <w:rPr>
                <w:sz w:val="16"/>
                <w:szCs w:val="16"/>
              </w:rPr>
            </w:pPr>
            <w:r>
              <w:rPr>
                <w:sz w:val="16"/>
                <w:szCs w:val="16"/>
              </w:rPr>
              <w:t>&gt; 11000 экз./м</w:t>
            </w:r>
            <w:r>
              <w:rPr>
                <w:sz w:val="16"/>
                <w:szCs w:val="16"/>
                <w:vertAlign w:val="superscript"/>
              </w:rPr>
              <w:t>3</w:t>
            </w:r>
          </w:p>
        </w:tc>
        <w:tc>
          <w:tcPr>
            <w:tcW w:w="1868" w:type="dxa"/>
          </w:tcPr>
          <w:p>
            <w:pPr>
              <w:spacing w:after="0"/>
              <w:rPr>
                <w:sz w:val="16"/>
                <w:szCs w:val="16"/>
              </w:rPr>
            </w:pPr>
            <w:r>
              <w:rPr>
                <w:sz w:val="16"/>
                <w:szCs w:val="16"/>
              </w:rPr>
              <w:t>&lt; 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pPr>
              <w:widowControl w:val="0"/>
              <w:numPr>
                <w:ilvl w:val="0"/>
                <w:numId w:val="29"/>
              </w:numPr>
              <w:spacing w:after="0"/>
              <w:rPr>
                <w:sz w:val="16"/>
                <w:szCs w:val="16"/>
              </w:rPr>
            </w:pPr>
            <w:r>
              <w:rPr>
                <w:sz w:val="16"/>
                <w:szCs w:val="16"/>
              </w:rPr>
              <w:t>Численность зоопланктонного сообщества (сентябрь)</w:t>
            </w:r>
          </w:p>
        </w:tc>
        <w:tc>
          <w:tcPr>
            <w:tcW w:w="1890" w:type="dxa"/>
          </w:tcPr>
          <w:p>
            <w:pPr>
              <w:spacing w:after="0"/>
              <w:rPr>
                <w:rFonts w:eastAsia="Times New Roman" w:cs="Times New Roman"/>
                <w:sz w:val="16"/>
                <w:szCs w:val="16"/>
              </w:rPr>
            </w:pPr>
            <w:r>
              <w:rPr>
                <w:sz w:val="16"/>
                <w:szCs w:val="16"/>
              </w:rPr>
              <w:t>&gt; 188 И &lt; 33564 экз./м</w:t>
            </w:r>
            <w:r>
              <w:rPr>
                <w:sz w:val="16"/>
                <w:szCs w:val="16"/>
                <w:vertAlign w:val="superscript"/>
              </w:rPr>
              <w:t>3</w:t>
            </w:r>
          </w:p>
        </w:tc>
        <w:tc>
          <w:tcPr>
            <w:tcW w:w="2100" w:type="dxa"/>
            <w:gridSpan w:val="2"/>
          </w:tcPr>
          <w:p>
            <w:pPr>
              <w:spacing w:after="0"/>
              <w:rPr>
                <w:sz w:val="16"/>
                <w:szCs w:val="16"/>
              </w:rPr>
            </w:pPr>
            <w:r>
              <w:rPr>
                <w:sz w:val="16"/>
                <w:szCs w:val="16"/>
              </w:rPr>
              <w:t>&gt; 33564 экз./м</w:t>
            </w:r>
            <w:r>
              <w:rPr>
                <w:sz w:val="16"/>
                <w:szCs w:val="16"/>
                <w:vertAlign w:val="superscript"/>
              </w:rPr>
              <w:t>3</w:t>
            </w:r>
          </w:p>
        </w:tc>
        <w:tc>
          <w:tcPr>
            <w:tcW w:w="1868" w:type="dxa"/>
          </w:tcPr>
          <w:p>
            <w:pPr>
              <w:spacing w:after="0"/>
              <w:rPr>
                <w:sz w:val="16"/>
                <w:szCs w:val="16"/>
              </w:rPr>
            </w:pPr>
            <w:r>
              <w:rPr>
                <w:sz w:val="16"/>
                <w:szCs w:val="16"/>
              </w:rPr>
              <w:t>&lt; 188 экз./м</w:t>
            </w:r>
            <w:r>
              <w:rPr>
                <w:sz w:val="16"/>
                <w:szCs w:val="16"/>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D7D7D7" w:themeFill="background1" w:themeFillShade="D8"/>
          </w:tcPr>
          <w:p>
            <w:pPr>
              <w:spacing w:after="0"/>
              <w:rPr>
                <w:b/>
                <w:bCs/>
                <w:sz w:val="16"/>
                <w:szCs w:val="16"/>
              </w:rPr>
            </w:pPr>
            <w:r>
              <w:rPr>
                <w:b/>
                <w:bCs/>
                <w:sz w:val="16"/>
                <w:szCs w:val="16"/>
              </w:rPr>
              <w:t>Система балльной оценки / Категории состояния</w:t>
            </w:r>
          </w:p>
        </w:tc>
        <w:tc>
          <w:tcPr>
            <w:tcW w:w="3000" w:type="dxa"/>
            <w:gridSpan w:val="2"/>
            <w:shd w:val="clear" w:color="auto" w:fill="D7D7D7" w:themeFill="background1" w:themeFillShade="D8"/>
          </w:tcPr>
          <w:p>
            <w:pPr>
              <w:spacing w:after="0"/>
              <w:rPr>
                <w:b/>
                <w:bCs/>
                <w:sz w:val="16"/>
                <w:szCs w:val="16"/>
              </w:rPr>
            </w:pPr>
            <w:r>
              <w:rPr>
                <w:b/>
                <w:bCs/>
                <w:sz w:val="16"/>
                <w:szCs w:val="16"/>
              </w:rPr>
              <w:t>Рейтинг</w:t>
            </w:r>
          </w:p>
        </w:tc>
        <w:tc>
          <w:tcPr>
            <w:tcW w:w="2858" w:type="dxa"/>
            <w:gridSpan w:val="2"/>
            <w:shd w:val="clear" w:color="auto" w:fill="D7D7D7" w:themeFill="background1" w:themeFillShade="D8"/>
          </w:tcPr>
          <w:p>
            <w:pPr>
              <w:spacing w:after="0"/>
              <w:rPr>
                <w:b/>
                <w:bCs/>
                <w:sz w:val="16"/>
                <w:szCs w:val="16"/>
              </w:rPr>
            </w:pPr>
            <w:r>
              <w:rPr>
                <w:b/>
                <w:bCs/>
                <w:sz w:val="16"/>
                <w:szCs w:val="16"/>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Хорошее</w:t>
            </w:r>
          </w:p>
        </w:tc>
        <w:tc>
          <w:tcPr>
            <w:tcW w:w="3000" w:type="dxa"/>
            <w:gridSpan w:val="2"/>
            <w:shd w:val="clear" w:color="auto" w:fill="F1F1F1" w:themeFill="background1" w:themeFillShade="F2"/>
          </w:tcPr>
          <w:p>
            <w:pPr>
              <w:spacing w:after="0"/>
              <w:rPr>
                <w:rFonts w:cs="Arial"/>
                <w:sz w:val="16"/>
                <w:szCs w:val="16"/>
              </w:rPr>
            </w:pPr>
            <w:r>
              <w:rPr>
                <w:sz w:val="16"/>
                <w:szCs w:val="16"/>
              </w:rPr>
              <w:t>0,7*Σ макс. баллов-</w:t>
            </w:r>
          </w:p>
          <w:p>
            <w:pPr>
              <w:spacing w:after="0"/>
              <w:rPr>
                <w:rFonts w:cs="Arial"/>
                <w:sz w:val="16"/>
                <w:szCs w:val="16"/>
              </w:rPr>
            </w:pPr>
            <w:r>
              <w:rPr>
                <w:sz w:val="16"/>
                <w:szCs w:val="16"/>
              </w:rPr>
              <w:t>1*Σ макс. баллов</w:t>
            </w:r>
          </w:p>
        </w:tc>
        <w:tc>
          <w:tcPr>
            <w:tcW w:w="2858" w:type="dxa"/>
            <w:gridSpan w:val="2"/>
            <w:shd w:val="clear" w:color="auto" w:fill="F1F1F1" w:themeFill="background1" w:themeFillShade="F2"/>
          </w:tcPr>
          <w:p>
            <w:pPr>
              <w:spacing w:after="0"/>
              <w:rPr>
                <w:sz w:val="16"/>
                <w:szCs w:val="16"/>
              </w:rPr>
            </w:pPr>
            <w:r>
              <w:rPr>
                <w:sz w:val="16"/>
                <w:szCs w:val="16"/>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Среднее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0,3*Σ макс. баллов-</w:t>
            </w:r>
          </w:p>
          <w:p>
            <w:pPr>
              <w:spacing w:after="0"/>
              <w:rPr>
                <w:rFonts w:cs="Arial"/>
                <w:sz w:val="16"/>
                <w:szCs w:val="16"/>
              </w:rPr>
            </w:pPr>
            <w:r>
              <w:rPr>
                <w:sz w:val="16"/>
                <w:szCs w:val="16"/>
              </w:rPr>
              <w:t>0,7*Σ макс. баллов</w:t>
            </w:r>
          </w:p>
        </w:tc>
        <w:tc>
          <w:tcPr>
            <w:tcW w:w="2858" w:type="dxa"/>
            <w:gridSpan w:val="2"/>
            <w:shd w:val="clear" w:color="auto" w:fill="F1F1F1" w:themeFill="background1" w:themeFillShade="F2"/>
          </w:tcPr>
          <w:p>
            <w:pPr>
              <w:spacing w:after="0"/>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shd w:val="clear" w:color="auto" w:fill="F1F1F1" w:themeFill="background1" w:themeFillShade="F2"/>
          </w:tcPr>
          <w:p>
            <w:pPr>
              <w:spacing w:after="0"/>
              <w:rPr>
                <w:sz w:val="16"/>
                <w:szCs w:val="16"/>
              </w:rPr>
            </w:pPr>
            <w:r>
              <w:rPr>
                <w:sz w:val="16"/>
                <w:szCs w:val="16"/>
              </w:rPr>
              <w:t>Плохое состояние</w:t>
            </w:r>
          </w:p>
        </w:tc>
        <w:tc>
          <w:tcPr>
            <w:tcW w:w="3000" w:type="dxa"/>
            <w:gridSpan w:val="2"/>
            <w:shd w:val="clear" w:color="auto" w:fill="F1F1F1" w:themeFill="background1" w:themeFillShade="F2"/>
          </w:tcPr>
          <w:p>
            <w:pPr>
              <w:spacing w:after="0"/>
              <w:rPr>
                <w:rFonts w:cs="Arial"/>
                <w:sz w:val="16"/>
                <w:szCs w:val="16"/>
              </w:rPr>
            </w:pPr>
            <w:r>
              <w:rPr>
                <w:sz w:val="16"/>
                <w:szCs w:val="16"/>
              </w:rPr>
              <w:t>0 -0,3*Σ макс. баллов</w:t>
            </w:r>
          </w:p>
        </w:tc>
        <w:tc>
          <w:tcPr>
            <w:tcW w:w="2858" w:type="dxa"/>
            <w:gridSpan w:val="2"/>
            <w:shd w:val="clear" w:color="auto" w:fill="F1F1F1" w:themeFill="background1" w:themeFillShade="F2"/>
          </w:tcPr>
          <w:p>
            <w:pPr>
              <w:spacing w:after="0"/>
              <w:rPr>
                <w:sz w:val="16"/>
                <w:szCs w:val="16"/>
              </w:rPr>
            </w:pPr>
            <w:r>
              <w:rPr>
                <w:sz w:val="16"/>
                <w:szCs w:val="16"/>
              </w:rPr>
              <w:t>0</w:t>
            </w:r>
          </w:p>
        </w:tc>
      </w:tr>
    </w:tbl>
    <w:p>
      <w:pPr>
        <w:rPr>
          <w:rFonts w:ascii="Verdana" w:hAnsi="Verdana" w:cs="Verdana"/>
          <w:sz w:val="18"/>
          <w:szCs w:val="18"/>
        </w:rPr>
      </w:pPr>
    </w:p>
    <w:p>
      <w:pPr>
        <w:rPr>
          <w:rFonts w:ascii="Verdana" w:hAnsi="Verdana" w:cs="Verdana"/>
          <w:sz w:val="18"/>
          <w:szCs w:val="18"/>
        </w:rPr>
      </w:pPr>
      <w:r>
        <w:rPr>
          <w:rFonts w:ascii="Verdana" w:hAnsi="Verdana" w:cs="Verdana"/>
          <w:sz w:val="18"/>
          <w:szCs w:val="18"/>
        </w:rPr>
        <w:t xml:space="preserve">Балльная оценка состояния </w:t>
      </w:r>
      <w:r>
        <w:rPr>
          <w:rFonts w:ascii="Verdana" w:hAnsi="Verdana" w:cs="Verdana"/>
          <w:b/>
          <w:sz w:val="18"/>
          <w:szCs w:val="18"/>
        </w:rPr>
        <w:t>бентоса</w:t>
      </w:r>
      <w:r>
        <w:rPr>
          <w:rFonts w:ascii="Verdana" w:hAnsi="Verdana" w:cs="Verdana"/>
          <w:sz w:val="18"/>
          <w:szCs w:val="18"/>
        </w:rPr>
        <w:t xml:space="preserve"> (см. Таблицу ниже) основана на видах-индикаторах нарушения.</w:t>
      </w:r>
    </w:p>
    <w:p>
      <w:pPr>
        <w:pStyle w:val="41"/>
        <w:rPr>
          <w:rFonts w:ascii="Verdana" w:hAnsi="Verdana" w:cs="Verdana"/>
          <w:b/>
          <w:bCs/>
          <w:color w:val="009DE0"/>
          <w:sz w:val="18"/>
          <w:szCs w:val="18"/>
        </w:rPr>
      </w:pPr>
    </w:p>
    <w:p>
      <w:pPr>
        <w:rPr>
          <w:rFonts w:hint="default" w:ascii="Verdana" w:hAnsi="Verdana" w:cs="Verdana"/>
          <w:sz w:val="18"/>
          <w:szCs w:val="18"/>
          <w:lang w:val="ru-RU"/>
        </w:rPr>
      </w:pPr>
      <w:r>
        <w:rPr>
          <w:rFonts w:hint="default" w:ascii="Verdana" w:hAnsi="Verdana" w:eastAsia="Times New Roman" w:cs="Verdana"/>
          <w:b/>
          <w:bCs/>
          <w:color w:val="33B5C1"/>
          <w:sz w:val="18"/>
          <w:szCs w:val="18"/>
          <w:lang w:val="en-GB" w:eastAsia="da-DK" w:bidi="ar-SA"/>
        </w:rPr>
        <w:t xml:space="preserve">Таблица </w:t>
      </w:r>
      <w:r>
        <w:rPr>
          <w:rFonts w:hint="default" w:ascii="Verdana" w:hAnsi="Verdana" w:eastAsia="Times New Roman" w:cs="Verdana"/>
          <w:b/>
          <w:bCs/>
          <w:color w:val="33B5C1"/>
          <w:sz w:val="18"/>
          <w:szCs w:val="18"/>
          <w:lang w:val="ru-RU" w:eastAsia="da-DK" w:bidi="ar-SA"/>
        </w:rPr>
        <w:t>2.13</w:t>
      </w:r>
      <w:r>
        <w:rPr>
          <w:rFonts w:hint="default" w:ascii="Verdana" w:hAnsi="Verdana" w:eastAsia="Times New Roman" w:cs="Verdana"/>
          <w:b/>
          <w:bCs/>
          <w:color w:val="33B5C1"/>
          <w:sz w:val="18"/>
          <w:szCs w:val="18"/>
          <w:lang w:val="en-GB" w:eastAsia="da-DK" w:bidi="ar-SA"/>
        </w:rPr>
        <w:t>: Балльная оценка состояния бентоса</w:t>
      </w:r>
      <w:r>
        <w:rPr>
          <w:rFonts w:hint="default" w:ascii="Verdana" w:hAnsi="Verdana" w:eastAsia="Times New Roman" w:cs="Verdana"/>
          <w:b/>
          <w:bCs/>
          <w:color w:val="33B5C1"/>
          <w:sz w:val="18"/>
          <w:szCs w:val="18"/>
          <w:lang w:val="ru-RU" w:eastAsia="da-DK" w:bidi="ar-SA"/>
        </w:rPr>
        <w:t xml:space="preserve"> для экспресс оценки состояния сообщества</w:t>
      </w:r>
    </w:p>
    <w:tbl>
      <w:tblPr>
        <w:tblStyle w:val="10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gridCol w:w="1935"/>
        <w:gridCol w:w="1136"/>
        <w:gridCol w:w="1572"/>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restart"/>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Количественные показатели</w:t>
            </w:r>
          </w:p>
        </w:tc>
        <w:tc>
          <w:tcPr>
            <w:tcW w:w="6946" w:type="dxa"/>
            <w:gridSpan w:val="4"/>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Балльная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Merge w:val="continue"/>
            <w:shd w:val="clear" w:color="auto" w:fill="009999"/>
          </w:tcPr>
          <w:p>
            <w:pPr>
              <w:widowControl w:val="0"/>
              <w:spacing w:after="0"/>
              <w:jc w:val="both"/>
              <w:rPr>
                <w:rFonts w:ascii="Verdana" w:hAnsi="Verdana" w:cs="Verdana"/>
                <w:b/>
                <w:bCs/>
                <w:color w:val="FFFFFF" w:themeColor="background1"/>
                <w:sz w:val="18"/>
                <w:szCs w:val="18"/>
                <w:lang w:val="en-US"/>
                <w14:textFill>
                  <w14:solidFill>
                    <w14:schemeClr w14:val="bg1"/>
                  </w14:solidFill>
                </w14:textFill>
              </w:rPr>
            </w:pPr>
          </w:p>
        </w:tc>
        <w:tc>
          <w:tcPr>
            <w:tcW w:w="189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8</w:t>
            </w:r>
          </w:p>
        </w:tc>
        <w:tc>
          <w:tcPr>
            <w:tcW w:w="2646" w:type="dxa"/>
            <w:gridSpan w:val="2"/>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2</w:t>
            </w:r>
          </w:p>
        </w:tc>
        <w:tc>
          <w:tcPr>
            <w:tcW w:w="2410" w:type="dxa"/>
            <w:shd w:val="clear" w:color="auto" w:fill="009999"/>
          </w:tcPr>
          <w:p>
            <w:pPr>
              <w:widowControl w:val="0"/>
              <w:spacing w:after="0"/>
              <w:jc w:val="both"/>
              <w:rPr>
                <w:rFonts w:ascii="Verdana" w:hAnsi="Verdana" w:cs="Verdana"/>
                <w:b/>
                <w:bCs/>
                <w:color w:val="FFFFFF" w:themeColor="background1"/>
                <w:sz w:val="18"/>
                <w:szCs w:val="18"/>
                <w14:textFill>
                  <w14:solidFill>
                    <w14:schemeClr w14:val="bg1"/>
                  </w14:solidFill>
                </w14:textFill>
              </w:rPr>
            </w:pPr>
            <w:r>
              <w:rPr>
                <w:rFonts w:ascii="Verdana" w:hAnsi="Verdana" w:cs="Verdana"/>
                <w:b/>
                <w:bCs/>
                <w:color w:val="FFFFFF" w:themeColor="background1"/>
                <w:sz w:val="18"/>
                <w:szCs w:val="18"/>
                <w14:textFill>
                  <w14:solidFill>
                    <w14:schemeClr w14:val="bg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 xml:space="preserve">Неместные / инвазивные виды </w:t>
            </w:r>
          </w:p>
        </w:tc>
        <w:tc>
          <w:tcPr>
            <w:tcW w:w="1890" w:type="dxa"/>
          </w:tcPr>
          <w:p>
            <w:pPr>
              <w:widowControl w:val="0"/>
              <w:jc w:val="both"/>
              <w:rPr>
                <w:rFonts w:ascii="Verdana" w:hAnsi="Verdana" w:cs="Verdana"/>
                <w:sz w:val="18"/>
                <w:szCs w:val="18"/>
                <w:lang w:val="en-US"/>
              </w:rPr>
            </w:pPr>
          </w:p>
        </w:tc>
        <w:tc>
          <w:tcPr>
            <w:tcW w:w="2646" w:type="dxa"/>
            <w:gridSpan w:val="2"/>
          </w:tcPr>
          <w:p>
            <w:pPr>
              <w:widowControl w:val="0"/>
              <w:jc w:val="both"/>
              <w:rPr>
                <w:rFonts w:ascii="Verdana" w:hAnsi="Verdana" w:cs="Verdana"/>
                <w:sz w:val="18"/>
                <w:szCs w:val="18"/>
              </w:rPr>
            </w:pPr>
            <w:r>
              <w:rPr>
                <w:rFonts w:ascii="Verdana" w:hAnsi="Verdana" w:cs="Verdana"/>
                <w:sz w:val="18"/>
                <w:szCs w:val="18"/>
              </w:rPr>
              <w:t>отсутствие</w:t>
            </w:r>
          </w:p>
        </w:tc>
        <w:tc>
          <w:tcPr>
            <w:tcW w:w="2410" w:type="dxa"/>
          </w:tcPr>
          <w:p>
            <w:pPr>
              <w:widowControl w:val="0"/>
              <w:jc w:val="both"/>
              <w:rPr>
                <w:rFonts w:ascii="Verdana" w:hAnsi="Verdana" w:cs="Verdana"/>
                <w:sz w:val="18"/>
                <w:szCs w:val="18"/>
              </w:rPr>
            </w:pPr>
            <w:r>
              <w:rPr>
                <w:rFonts w:ascii="Verdana" w:hAnsi="Verdana" w:cs="Verdana"/>
                <w:sz w:val="18"/>
                <w:szCs w:val="18"/>
              </w:rPr>
              <w:t>присутствие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widowControl w:val="0"/>
              <w:jc w:val="both"/>
              <w:rPr>
                <w:rFonts w:ascii="Verdana" w:hAnsi="Verdana" w:cs="Verdana"/>
                <w:sz w:val="18"/>
                <w:szCs w:val="18"/>
              </w:rPr>
            </w:pPr>
            <w:r>
              <w:rPr>
                <w:rFonts w:ascii="Verdana" w:hAnsi="Verdana" w:cs="Verdana"/>
                <w:sz w:val="18"/>
                <w:szCs w:val="18"/>
              </w:rPr>
              <w:t>Численность видов-биоиндикаторов</w:t>
            </w:r>
          </w:p>
        </w:tc>
        <w:tc>
          <w:tcPr>
            <w:tcW w:w="1890" w:type="dxa"/>
          </w:tcPr>
          <w:p>
            <w:pPr>
              <w:widowControl w:val="0"/>
              <w:jc w:val="both"/>
              <w:rPr>
                <w:rFonts w:ascii="Verdana" w:hAnsi="Verdana" w:cs="Verdana"/>
                <w:sz w:val="18"/>
                <w:szCs w:val="18"/>
              </w:rPr>
            </w:pPr>
            <w:r>
              <w:rPr>
                <w:rFonts w:ascii="Verdana" w:hAnsi="Verdana" w:cs="Verdana"/>
                <w:sz w:val="18"/>
                <w:szCs w:val="18"/>
              </w:rPr>
              <w:t>Численность вида отличается от среднемноголетней незначительно (p&gt;0,05)</w:t>
            </w:r>
          </w:p>
        </w:tc>
        <w:tc>
          <w:tcPr>
            <w:tcW w:w="2646" w:type="dxa"/>
            <w:gridSpan w:val="2"/>
          </w:tcPr>
          <w:p>
            <w:pPr>
              <w:widowControl w:val="0"/>
              <w:jc w:val="both"/>
              <w:rPr>
                <w:rFonts w:ascii="Verdana" w:hAnsi="Verdana" w:eastAsia="Times New Roman" w:cs="Verdana"/>
                <w:sz w:val="18"/>
                <w:szCs w:val="18"/>
              </w:rPr>
            </w:pPr>
            <w:r>
              <w:rPr>
                <w:rFonts w:ascii="Verdana" w:hAnsi="Verdana" w:cs="Verdana"/>
                <w:sz w:val="18"/>
                <w:szCs w:val="18"/>
              </w:rPr>
              <w:t>Численность вида значительно отличается от среднемноголетней (p&lt;0,05)</w:t>
            </w:r>
          </w:p>
          <w:p>
            <w:pPr>
              <w:widowControl w:val="0"/>
              <w:jc w:val="both"/>
              <w:rPr>
                <w:rFonts w:ascii="Verdana" w:hAnsi="Verdana" w:eastAsia="Times New Roman" w:cs="Verdana"/>
                <w:sz w:val="18"/>
                <w:szCs w:val="18"/>
              </w:rPr>
            </w:pPr>
            <w:r>
              <w:rPr>
                <w:rFonts w:ascii="Verdana" w:hAnsi="Verdana" w:cs="Verdana"/>
                <w:sz w:val="18"/>
                <w:szCs w:val="18"/>
              </w:rPr>
              <w:t>ИЛИ</w:t>
            </w:r>
          </w:p>
          <w:p>
            <w:pPr>
              <w:widowControl w:val="0"/>
              <w:jc w:val="both"/>
              <w:rPr>
                <w:rFonts w:ascii="Verdana" w:hAnsi="Verdana" w:cs="Verdana"/>
                <w:sz w:val="18"/>
                <w:szCs w:val="18"/>
              </w:rPr>
            </w:pPr>
            <w:r>
              <w:rPr>
                <w:rFonts w:ascii="Verdana" w:hAnsi="Verdana" w:cs="Verdana"/>
                <w:sz w:val="18"/>
                <w:szCs w:val="18"/>
              </w:rPr>
              <w:t>Численность вида значительно увеличивается (p&lt;0,05)</w:t>
            </w:r>
          </w:p>
        </w:tc>
        <w:tc>
          <w:tcPr>
            <w:tcW w:w="2410" w:type="dxa"/>
          </w:tcPr>
          <w:p>
            <w:pPr>
              <w:widowControl w:val="0"/>
              <w:jc w:val="both"/>
              <w:rPr>
                <w:rFonts w:ascii="Verdana" w:hAnsi="Verdana" w:cs="Verdana"/>
                <w:sz w:val="18"/>
                <w:szCs w:val="18"/>
              </w:rPr>
            </w:pPr>
            <w:r>
              <w:rPr>
                <w:rFonts w:ascii="Verdana" w:hAnsi="Verdana" w:cs="Verdana"/>
                <w:sz w:val="18"/>
                <w:szCs w:val="18"/>
              </w:rPr>
              <w:t>Целевой вид отсутствует в пробах со станций, где до воздействия отмечалась его высокая численность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Система балльной оценки / Категории состояния</w:t>
            </w:r>
          </w:p>
        </w:tc>
        <w:tc>
          <w:tcPr>
            <w:tcW w:w="3000"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Рейтинг</w:t>
            </w:r>
          </w:p>
        </w:tc>
        <w:tc>
          <w:tcPr>
            <w:tcW w:w="3946" w:type="dxa"/>
            <w:gridSpan w:val="2"/>
            <w:shd w:val="clear" w:color="auto" w:fill="D7D7D7" w:themeFill="background1" w:themeFillShade="D8"/>
          </w:tcPr>
          <w:p>
            <w:pPr>
              <w:widowControl w:val="0"/>
              <w:jc w:val="both"/>
              <w:rPr>
                <w:rFonts w:ascii="Verdana" w:hAnsi="Verdana" w:cs="Verdana"/>
                <w:sz w:val="18"/>
                <w:szCs w:val="18"/>
              </w:rPr>
            </w:pPr>
            <w:r>
              <w:rPr>
                <w:rFonts w:ascii="Verdana" w:hAnsi="Verdana" w:cs="Verdana"/>
                <w:sz w:val="18"/>
                <w:szCs w:val="18"/>
              </w:rPr>
              <w:t>Итоговая оценка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hint="default" w:ascii="Verdana" w:hAnsi="Verdana" w:cs="Verdana"/>
                <w:sz w:val="18"/>
                <w:szCs w:val="18"/>
                <w:lang w:val="ru-RU"/>
              </w:rPr>
            </w:pPr>
            <w:r>
              <w:rPr>
                <w:rFonts w:cs="Verdana"/>
                <w:sz w:val="18"/>
                <w:szCs w:val="18"/>
                <w:lang w:val="ru-RU"/>
              </w:rPr>
              <w:t>Оптимальное</w:t>
            </w:r>
            <w:r>
              <w:rPr>
                <w:rFonts w:hint="default" w:cs="Verdana"/>
                <w:sz w:val="18"/>
                <w:szCs w:val="18"/>
                <w:lang w:val="ru-RU"/>
              </w:rPr>
              <w:t xml:space="preserve">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0,7*Σ макс. баллов-</w:t>
            </w:r>
          </w:p>
          <w:p>
            <w:pPr>
              <w:widowControl w:val="0"/>
              <w:jc w:val="both"/>
              <w:rPr>
                <w:rFonts w:ascii="Verdana" w:hAnsi="Verdana" w:cs="Verdana"/>
                <w:sz w:val="18"/>
                <w:szCs w:val="18"/>
              </w:rPr>
            </w:pPr>
            <w:r>
              <w:rPr>
                <w:rFonts w:ascii="Verdana" w:hAnsi="Verdana" w:cs="Verdana"/>
                <w:sz w:val="18"/>
                <w:szCs w:val="18"/>
              </w:rPr>
              <w:t>1*Σ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Среднее 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0,3*Σ макс. баллов-</w:t>
            </w:r>
          </w:p>
          <w:p>
            <w:pPr>
              <w:widowControl w:val="0"/>
              <w:jc w:val="both"/>
              <w:rPr>
                <w:rFonts w:ascii="Verdana" w:hAnsi="Verdana" w:cs="Verdana"/>
                <w:sz w:val="18"/>
                <w:szCs w:val="18"/>
              </w:rPr>
            </w:pPr>
            <w:r>
              <w:rPr>
                <w:rFonts w:ascii="Verdana" w:hAnsi="Verdana" w:cs="Verdana"/>
                <w:sz w:val="18"/>
                <w:szCs w:val="18"/>
              </w:rPr>
              <w:t>0,7*Σ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shd w:val="clear" w:color="auto" w:fill="F1F1F1" w:themeFill="background1" w:themeFillShade="F2"/>
          </w:tcPr>
          <w:p>
            <w:pPr>
              <w:widowControl w:val="0"/>
              <w:jc w:val="both"/>
              <w:rPr>
                <w:rFonts w:ascii="Verdana" w:hAnsi="Verdana" w:cs="Verdana"/>
                <w:sz w:val="18"/>
                <w:szCs w:val="18"/>
              </w:rPr>
            </w:pPr>
            <w:r>
              <w:rPr>
                <w:rFonts w:cs="Verdana"/>
                <w:sz w:val="18"/>
                <w:szCs w:val="18"/>
                <w:lang w:val="ru-RU"/>
              </w:rPr>
              <w:t>Нарушенное</w:t>
            </w:r>
            <w:r>
              <w:rPr>
                <w:rFonts w:hint="default" w:cs="Verdana"/>
                <w:sz w:val="18"/>
                <w:szCs w:val="18"/>
                <w:lang w:val="ru-RU"/>
              </w:rPr>
              <w:t xml:space="preserve"> </w:t>
            </w:r>
            <w:r>
              <w:rPr>
                <w:rFonts w:ascii="Verdana" w:hAnsi="Verdana" w:cs="Verdana"/>
                <w:sz w:val="18"/>
                <w:szCs w:val="18"/>
              </w:rPr>
              <w:t>состояние</w:t>
            </w:r>
          </w:p>
        </w:tc>
        <w:tc>
          <w:tcPr>
            <w:tcW w:w="3000"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0 -0,3*Σ макс. баллов</w:t>
            </w:r>
          </w:p>
        </w:tc>
        <w:tc>
          <w:tcPr>
            <w:tcW w:w="3946" w:type="dxa"/>
            <w:gridSpan w:val="2"/>
            <w:shd w:val="clear" w:color="auto" w:fill="F1F1F1" w:themeFill="background1" w:themeFillShade="F2"/>
          </w:tcPr>
          <w:p>
            <w:pPr>
              <w:widowControl w:val="0"/>
              <w:jc w:val="both"/>
              <w:rPr>
                <w:rFonts w:ascii="Verdana" w:hAnsi="Verdana" w:cs="Verdana"/>
                <w:sz w:val="18"/>
                <w:szCs w:val="18"/>
              </w:rPr>
            </w:pPr>
            <w:r>
              <w:rPr>
                <w:rFonts w:ascii="Verdana" w:hAnsi="Verdana" w:cs="Verdana"/>
                <w:sz w:val="18"/>
                <w:szCs w:val="18"/>
              </w:rPr>
              <w:t>0</w:t>
            </w:r>
          </w:p>
        </w:tc>
      </w:tr>
    </w:tbl>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p>
    <w:p>
      <w:pPr>
        <w:rPr>
          <w:rFonts w:hint="default" w:ascii="Verdana" w:hAnsi="Verdana" w:cs="Verdana"/>
          <w:sz w:val="18"/>
          <w:szCs w:val="18"/>
          <w:lang w:val="ru-RU"/>
        </w:rPr>
      </w:pPr>
      <w:r>
        <w:rPr>
          <w:rFonts w:hint="default" w:cs="Verdana"/>
          <w:sz w:val="18"/>
          <w:szCs w:val="18"/>
          <w:lang w:val="ru-RU"/>
        </w:rPr>
        <w:t xml:space="preserve">Для каждого стационара определяется медиана значения итоговых оценок, полученная, как по планктону, так и по бентосу. Полученное значение характеризует состояние всего гидробиокомплекса на данном учетном стационаре и позволяет </w:t>
      </w:r>
      <w:r>
        <w:rPr>
          <w:rFonts w:hint="default"/>
          <w:lang w:val="ru-RU"/>
        </w:rPr>
        <w:t xml:space="preserve">вынести качественное заключение о состоянии системы. Если медиана итоговых оценок близка к 6, то состояние сообщества можно классифицировать, как  хорошее. Если медиана близка к 3, то состояние гидробиокомплекса должно рассматриваться, как угнетенное. Близость медианы к нулю говорит о коллапсировании системы. </w:t>
      </w:r>
    </w:p>
    <w:p>
      <w:pPr>
        <w:jc w:val="both"/>
        <w:rPr>
          <w:rFonts w:hint="default" w:ascii="Verdana" w:hAnsi="Verdana" w:cs="Verdana"/>
          <w:b/>
          <w:bCs/>
          <w:sz w:val="18"/>
          <w:szCs w:val="18"/>
          <w:lang w:val="ru-RU"/>
        </w:rPr>
      </w:pPr>
    </w:p>
    <w:p>
      <w:pPr>
        <w:jc w:val="both"/>
        <w:rPr>
          <w:rFonts w:hint="default" w:ascii="Verdana" w:hAnsi="Verdana" w:cs="Verdana"/>
          <w:b/>
          <w:bCs/>
          <w:sz w:val="18"/>
          <w:szCs w:val="18"/>
          <w:lang w:val="ru-RU"/>
        </w:rPr>
      </w:pPr>
      <w:r>
        <w:rPr>
          <w:rFonts w:hint="default" w:ascii="Verdana" w:hAnsi="Verdana" w:cs="Verdana"/>
          <w:b/>
          <w:bCs/>
          <w:sz w:val="18"/>
          <w:szCs w:val="18"/>
          <w:lang w:val="ru-RU"/>
        </w:rPr>
        <w:t xml:space="preserve">Для более тонкой трактовки используются результаты статистических сравнений, основанных на дисперсионном анализе </w:t>
      </w:r>
      <w:r>
        <w:rPr>
          <w:rFonts w:hint="default" w:ascii="Verdana" w:hAnsi="Verdana" w:cs="Verdana"/>
          <w:b/>
          <w:bCs/>
          <w:i/>
          <w:iCs/>
          <w:sz w:val="18"/>
          <w:szCs w:val="18"/>
          <w:lang w:val="ru-RU"/>
        </w:rPr>
        <w:t>Модели 1</w:t>
      </w:r>
      <w:r>
        <w:rPr>
          <w:rFonts w:hint="default" w:ascii="Verdana" w:hAnsi="Verdana" w:cs="Verdana"/>
          <w:b/>
          <w:bCs/>
          <w:sz w:val="18"/>
          <w:szCs w:val="18"/>
          <w:lang w:val="ru-RU"/>
        </w:rPr>
        <w:t xml:space="preserve"> с последующими пост-хок тестами. </w:t>
      </w:r>
    </w:p>
    <w:p>
      <w:pPr>
        <w:numPr>
          <w:ilvl w:val="0"/>
          <w:numId w:val="30"/>
        </w:numPr>
        <w:jc w:val="both"/>
        <w:rPr>
          <w:rFonts w:hint="default" w:ascii="Verdana" w:hAnsi="Verdana" w:cs="Verdana"/>
          <w:sz w:val="18"/>
          <w:szCs w:val="18"/>
          <w:lang w:val="ru-RU"/>
        </w:rPr>
      </w:pPr>
      <w:r>
        <w:rPr>
          <w:rFonts w:hint="default" w:ascii="Verdana" w:hAnsi="Verdana" w:cs="Verdana"/>
          <w:i/>
          <w:iCs/>
          <w:sz w:val="18"/>
          <w:szCs w:val="18"/>
          <w:lang w:val="ru-RU"/>
        </w:rPr>
        <w:t xml:space="preserve">Доля индикаторов осолоненной водной массы в </w:t>
      </w:r>
      <w:r>
        <w:rPr>
          <w:rFonts w:hint="default" w:cs="Verdana"/>
          <w:i/>
          <w:iCs/>
          <w:sz w:val="18"/>
          <w:szCs w:val="18"/>
          <w:lang w:val="ru-RU"/>
        </w:rPr>
        <w:t>фитопланктоне,</w:t>
      </w:r>
      <w:r>
        <w:rPr>
          <w:rFonts w:hint="default" w:cs="Verdana"/>
          <w:i/>
          <w:iCs/>
          <w:sz w:val="18"/>
          <w:szCs w:val="18"/>
          <w:lang w:val="en-US"/>
        </w:rPr>
        <w:t xml:space="preserve"> </w:t>
      </w:r>
      <w:r>
        <w:rPr>
          <w:rFonts w:hint="default" w:ascii="Verdana" w:hAnsi="Verdana" w:cs="Verdana"/>
          <w:i/>
          <w:iCs/>
          <w:sz w:val="18"/>
          <w:szCs w:val="18"/>
          <w:lang w:val="ru-RU"/>
        </w:rPr>
        <w:t xml:space="preserve">зоопланктоне и зообентосе </w:t>
      </w:r>
      <w:r>
        <w:rPr>
          <w:rFonts w:hint="default" w:ascii="Verdana" w:hAnsi="Verdana" w:cs="Verdana"/>
          <w:sz w:val="18"/>
          <w:szCs w:val="18"/>
          <w:lang w:val="ru-RU"/>
        </w:rPr>
        <w:t>(Метрики 1</w:t>
      </w:r>
      <w:r>
        <w:rPr>
          <w:rFonts w:hint="default" w:cs="Verdana"/>
          <w:sz w:val="18"/>
          <w:szCs w:val="18"/>
          <w:lang w:val="ru-RU"/>
        </w:rPr>
        <w:t>,2</w:t>
      </w:r>
      <w:r>
        <w:rPr>
          <w:rFonts w:hint="default" w:ascii="Verdana" w:hAnsi="Verdana" w:cs="Verdana"/>
          <w:sz w:val="18"/>
          <w:szCs w:val="18"/>
          <w:lang w:val="ru-RU"/>
        </w:rPr>
        <w:t xml:space="preserve"> и </w:t>
      </w:r>
      <w:r>
        <w:rPr>
          <w:rFonts w:hint="default" w:cs="Verdana"/>
          <w:sz w:val="18"/>
          <w:szCs w:val="18"/>
          <w:lang w:val="ru-RU"/>
        </w:rPr>
        <w:t>3</w:t>
      </w:r>
      <w:r>
        <w:rPr>
          <w:rFonts w:hint="default" w:ascii="Verdana" w:hAnsi="Verdana" w:cs="Verdana"/>
          <w:sz w:val="18"/>
          <w:szCs w:val="18"/>
          <w:lang w:val="ru-RU"/>
        </w:rPr>
        <w:t>). Статистически значимые изменения этих показателей должны трактоваться, как изменения гидрологического реж</w:t>
      </w:r>
      <w:del w:id="296" w:author="google1599737165" w:date="2023-05-13T09:47:25Z">
        <w:r>
          <w:rPr>
            <w:rFonts w:hint="default" w:ascii="Verdana" w:hAnsi="Verdana" w:cs="Verdana"/>
            <w:sz w:val="18"/>
            <w:szCs w:val="18"/>
            <w:lang w:val="ru-RU"/>
          </w:rPr>
          <w:delText>е</w:delText>
        </w:r>
      </w:del>
      <w:r>
        <w:rPr>
          <w:rFonts w:hint="default" w:ascii="Verdana" w:hAnsi="Verdana" w:cs="Verdana"/>
          <w:sz w:val="18"/>
          <w:szCs w:val="18"/>
          <w:lang w:val="ru-RU"/>
        </w:rPr>
        <w:t>има акватории. Наиболее вероятными причинами изменений является естественное изменение хара</w:t>
      </w:r>
      <w:del w:id="297" w:author="google1599737165" w:date="2023-05-13T09:47:32Z">
        <w:r>
          <w:rPr>
            <w:rFonts w:hint="default" w:ascii="Verdana" w:hAnsi="Verdana" w:cs="Verdana"/>
            <w:sz w:val="18"/>
            <w:szCs w:val="18"/>
            <w:lang w:val="ru-RU"/>
          </w:rPr>
          <w:delText>т</w:delText>
        </w:r>
      </w:del>
      <w:r>
        <w:rPr>
          <w:rFonts w:hint="default" w:ascii="Verdana" w:hAnsi="Verdana" w:cs="Verdana"/>
          <w:sz w:val="18"/>
          <w:szCs w:val="18"/>
          <w:lang w:val="ru-RU"/>
        </w:rPr>
        <w:t>к</w:t>
      </w:r>
      <w:ins w:id="298" w:author="google1599737165" w:date="2023-05-13T09:47:33Z">
        <w:r>
          <w:rPr>
            <w:rFonts w:hint="default" w:cs="Verdana"/>
            <w:sz w:val="18"/>
            <w:szCs w:val="18"/>
            <w:lang w:val="ru-RU"/>
          </w:rPr>
          <w:t>т</w:t>
        </w:r>
      </w:ins>
      <w:r>
        <w:rPr>
          <w:rFonts w:hint="default" w:ascii="Verdana" w:hAnsi="Verdana" w:cs="Verdana"/>
          <w:sz w:val="18"/>
          <w:szCs w:val="18"/>
          <w:lang w:val="ru-RU"/>
        </w:rPr>
        <w:t xml:space="preserve">ера циркуляции водных масс. Возможный, но маловероятный, антропогенный механизм - дноуглубление и изменение характера течений.  </w:t>
      </w:r>
    </w:p>
    <w:p>
      <w:pPr>
        <w:numPr>
          <w:ilvl w:val="0"/>
          <w:numId w:val="30"/>
        </w:numPr>
        <w:jc w:val="both"/>
        <w:rPr>
          <w:rFonts w:hint="default" w:ascii="Verdana" w:hAnsi="Verdana" w:cs="Verdana"/>
          <w:i/>
          <w:iCs/>
          <w:sz w:val="18"/>
          <w:szCs w:val="18"/>
          <w:lang w:val="ru-RU"/>
        </w:rPr>
      </w:pPr>
      <w:r>
        <w:rPr>
          <w:rFonts w:hint="default" w:ascii="Verdana" w:hAnsi="Verdana" w:cs="Verdana"/>
          <w:i/>
          <w:iCs/>
          <w:sz w:val="18"/>
          <w:szCs w:val="18"/>
          <w:lang w:val="ru-RU"/>
        </w:rPr>
        <w:t>Доля индикаторов эвтрофикации в зоопланктоне</w:t>
      </w:r>
      <w:r>
        <w:rPr>
          <w:rFonts w:hint="default" w:ascii="Verdana" w:hAnsi="Verdana" w:cs="Verdana"/>
          <w:sz w:val="18"/>
          <w:szCs w:val="18"/>
          <w:lang w:val="ru-RU"/>
        </w:rPr>
        <w:t xml:space="preserve"> (Метрика </w:t>
      </w:r>
      <w:r>
        <w:rPr>
          <w:rFonts w:hint="default" w:cs="Verdana"/>
          <w:sz w:val="18"/>
          <w:szCs w:val="18"/>
          <w:lang w:val="ru-RU"/>
        </w:rPr>
        <w:t>4</w:t>
      </w:r>
      <w:r>
        <w:rPr>
          <w:rFonts w:hint="default" w:ascii="Verdana" w:hAnsi="Verdana" w:cs="Verdana"/>
          <w:sz w:val="18"/>
          <w:szCs w:val="18"/>
          <w:lang w:val="ru-RU"/>
        </w:rPr>
        <w:t>). Статистически значимое повышение в зоне антропогенного влияния свидетельствует о притоке биогенов (бытовые отходы и т.п.).</w:t>
      </w:r>
    </w:p>
    <w:p>
      <w:pPr>
        <w:numPr>
          <w:ilvl w:val="0"/>
          <w:numId w:val="30"/>
        </w:numPr>
        <w:jc w:val="both"/>
        <w:rPr>
          <w:rFonts w:hint="default" w:ascii="Verdana" w:hAnsi="Verdana" w:cs="Verdana"/>
          <w:sz w:val="18"/>
          <w:szCs w:val="18"/>
          <w:lang w:val="ru-RU"/>
        </w:rPr>
      </w:pPr>
      <w:r>
        <w:rPr>
          <w:rFonts w:hint="default" w:ascii="Verdana" w:hAnsi="Verdana" w:cs="Verdana"/>
          <w:i/>
          <w:iCs/>
          <w:sz w:val="18"/>
          <w:szCs w:val="18"/>
          <w:lang w:val="ru-RU"/>
        </w:rPr>
        <w:t>Суммарная характеристики сообществ зообентоса и зоопланктона</w:t>
      </w:r>
      <w:r>
        <w:rPr>
          <w:rFonts w:hint="default" w:ascii="Verdana" w:hAnsi="Verdana" w:cs="Verdana"/>
          <w:sz w:val="18"/>
          <w:szCs w:val="18"/>
          <w:lang w:val="ru-RU"/>
        </w:rPr>
        <w:t xml:space="preserve"> (суммарная плотность поселения, биомасса, число видов, видовое разнообразие. Метрики </w:t>
      </w:r>
      <w:r>
        <w:rPr>
          <w:rFonts w:hint="default" w:cs="Verdana"/>
          <w:sz w:val="18"/>
          <w:szCs w:val="18"/>
          <w:lang w:val="ru-RU"/>
        </w:rPr>
        <w:t>5</w:t>
      </w:r>
      <w:r>
        <w:rPr>
          <w:rFonts w:hint="default" w:ascii="Verdana" w:hAnsi="Verdana" w:cs="Verdana"/>
          <w:sz w:val="18"/>
          <w:szCs w:val="18"/>
          <w:lang w:val="ru-RU"/>
        </w:rPr>
        <w:t>-</w:t>
      </w:r>
      <w:r>
        <w:rPr>
          <w:rFonts w:hint="default" w:cs="Verdana"/>
          <w:sz w:val="18"/>
          <w:szCs w:val="18"/>
          <w:lang w:val="ru-RU"/>
        </w:rPr>
        <w:t>10</w:t>
      </w:r>
      <w:r>
        <w:rPr>
          <w:rFonts w:hint="default" w:ascii="Verdana" w:hAnsi="Verdana" w:cs="Verdana"/>
          <w:sz w:val="18"/>
          <w:szCs w:val="18"/>
          <w:lang w:val="ru-RU"/>
        </w:rPr>
        <w:t xml:space="preserve">). Статистически значимое уменьшение этих показателей в зоне антропогенного воздействия, по сравнению с контрольной областью, свидетельствует о нарушении сообществ.  </w:t>
      </w:r>
    </w:p>
    <w:p>
      <w:pPr>
        <w:numPr>
          <w:ilvl w:val="0"/>
          <w:numId w:val="30"/>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sz w:val="18"/>
          <w:szCs w:val="18"/>
        </w:rPr>
        <w:t>Marenzelleria</w:t>
      </w:r>
      <w:r>
        <w:rPr>
          <w:rFonts w:hint="default" w:ascii="Verdana" w:hAnsi="Verdana" w:cs="Verdana"/>
          <w:sz w:val="18"/>
          <w:szCs w:val="18"/>
        </w:rPr>
        <w:t xml:space="preserve"> spp.</w:t>
      </w:r>
      <w:r>
        <w:rPr>
          <w:rFonts w:hint="default" w:ascii="Verdana" w:hAnsi="Verdana" w:cs="Verdana"/>
          <w:sz w:val="18"/>
          <w:szCs w:val="18"/>
          <w:lang w:val="ru-RU"/>
        </w:rPr>
        <w:t xml:space="preserve"> и </w:t>
      </w:r>
      <w:r>
        <w:rPr>
          <w:rFonts w:hint="default" w:ascii="Verdana" w:hAnsi="Verdana" w:cs="Verdana"/>
          <w:i/>
          <w:sz w:val="18"/>
          <w:szCs w:val="18"/>
        </w:rPr>
        <w:t>Saduria entomon</w:t>
      </w:r>
      <w:r>
        <w:rPr>
          <w:rFonts w:hint="default" w:ascii="Verdana" w:hAnsi="Verdana" w:cs="Verdana"/>
          <w:i/>
          <w:sz w:val="18"/>
          <w:szCs w:val="18"/>
          <w:lang w:val="ru-RU"/>
        </w:rPr>
        <w:t xml:space="preserve"> </w:t>
      </w:r>
      <w:r>
        <w:rPr>
          <w:rFonts w:hint="default" w:ascii="Verdana" w:hAnsi="Verdana" w:cs="Verdana"/>
          <w:i w:val="0"/>
          <w:iCs/>
          <w:sz w:val="18"/>
          <w:szCs w:val="18"/>
          <w:lang w:val="ru-RU"/>
        </w:rPr>
        <w:t>(Метрики 1</w:t>
      </w:r>
      <w:r>
        <w:rPr>
          <w:rFonts w:hint="default" w:cs="Verdana"/>
          <w:i w:val="0"/>
          <w:iCs/>
          <w:sz w:val="18"/>
          <w:szCs w:val="18"/>
          <w:lang w:val="ru-RU"/>
        </w:rPr>
        <w:t>1</w:t>
      </w:r>
      <w:r>
        <w:rPr>
          <w:rFonts w:hint="default" w:ascii="Verdana" w:hAnsi="Verdana" w:cs="Verdana"/>
          <w:i w:val="0"/>
          <w:iCs/>
          <w:sz w:val="18"/>
          <w:szCs w:val="18"/>
          <w:lang w:val="ru-RU"/>
        </w:rPr>
        <w:t>-1</w:t>
      </w:r>
      <w:r>
        <w:rPr>
          <w:rFonts w:hint="default" w:cs="Verdana"/>
          <w:i w:val="0"/>
          <w:iCs/>
          <w:sz w:val="18"/>
          <w:szCs w:val="18"/>
          <w:lang w:val="ru-RU"/>
        </w:rPr>
        <w:t>2</w:t>
      </w:r>
      <w:r>
        <w:rPr>
          <w:rFonts w:hint="default" w:ascii="Verdana" w:hAnsi="Verdana" w:cs="Verdana"/>
          <w:i w:val="0"/>
          <w:iCs/>
          <w:sz w:val="18"/>
          <w:szCs w:val="18"/>
          <w:lang w:val="ru-RU"/>
        </w:rPr>
        <w:t>)</w:t>
      </w:r>
      <w:r>
        <w:rPr>
          <w:rFonts w:hint="default" w:ascii="Verdana" w:hAnsi="Verdana" w:cs="Verdana"/>
          <w:i/>
          <w:sz w:val="18"/>
          <w:szCs w:val="18"/>
          <w:lang w:val="en-US"/>
        </w:rPr>
        <w:t>.</w:t>
      </w:r>
      <w:r>
        <w:rPr>
          <w:rFonts w:hint="default" w:ascii="Verdana" w:hAnsi="Verdana" w:cs="Verdana"/>
          <w:i/>
          <w:sz w:val="18"/>
          <w:szCs w:val="18"/>
          <w:lang w:val="ru-RU"/>
        </w:rPr>
        <w:t xml:space="preserve"> </w:t>
      </w:r>
      <w:r>
        <w:rPr>
          <w:rFonts w:hint="default" w:ascii="Verdana" w:hAnsi="Verdana" w:cs="Verdana"/>
          <w:i w:val="0"/>
          <w:iCs/>
          <w:sz w:val="18"/>
          <w:szCs w:val="18"/>
          <w:lang w:val="ru-RU"/>
        </w:rPr>
        <w:t xml:space="preserve">Статистически значимое повышение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0"/>
        </w:numPr>
        <w:jc w:val="both"/>
        <w:rPr>
          <w:rFonts w:hint="default" w:ascii="Verdana" w:hAnsi="Verdana" w:cs="Verdana"/>
          <w:sz w:val="18"/>
          <w:szCs w:val="18"/>
          <w:lang w:val="ru-RU"/>
        </w:rPr>
      </w:pPr>
      <w:r>
        <w:rPr>
          <w:rFonts w:hint="default" w:ascii="Verdana" w:hAnsi="Verdana" w:cs="Verdana"/>
          <w:i/>
          <w:iCs/>
          <w:sz w:val="18"/>
          <w:szCs w:val="18"/>
          <w:lang w:val="ru-RU"/>
        </w:rPr>
        <w:t xml:space="preserve">Плотность поселения </w:t>
      </w:r>
      <w:r>
        <w:rPr>
          <w:rFonts w:hint="default" w:ascii="Verdana" w:hAnsi="Verdana" w:cs="Verdana"/>
          <w:i/>
          <w:iCs/>
          <w:sz w:val="18"/>
          <w:szCs w:val="18"/>
          <w:lang w:val="en-US"/>
        </w:rPr>
        <w:t>Pontoporeia femorata</w:t>
      </w:r>
      <w:r>
        <w:rPr>
          <w:rFonts w:hint="default" w:ascii="Verdana" w:hAnsi="Verdana" w:cs="Verdana"/>
          <w:i/>
          <w:iCs/>
          <w:sz w:val="18"/>
          <w:szCs w:val="18"/>
          <w:lang w:val="ru-RU"/>
        </w:rPr>
        <w:t xml:space="preserve">, </w:t>
      </w:r>
      <w:r>
        <w:rPr>
          <w:rFonts w:hint="default" w:ascii="Verdana" w:hAnsi="Verdana" w:cs="Verdana"/>
          <w:i/>
          <w:iCs/>
          <w:sz w:val="18"/>
          <w:szCs w:val="18"/>
          <w:lang w:val="en-US"/>
        </w:rPr>
        <w:t>Monoporeia affinis</w:t>
      </w:r>
      <w:r>
        <w:rPr>
          <w:rFonts w:hint="default" w:ascii="Verdana" w:hAnsi="Verdana" w:cs="Verdana"/>
          <w:i/>
          <w:iCs/>
          <w:sz w:val="18"/>
          <w:szCs w:val="18"/>
          <w:lang w:val="ru-RU"/>
        </w:rPr>
        <w:t xml:space="preserve">, Limnodrilus hoffmeisteri </w:t>
      </w:r>
      <w:r>
        <w:rPr>
          <w:rFonts w:hint="default" w:ascii="Verdana" w:hAnsi="Verdana" w:cs="Verdana"/>
          <w:i w:val="0"/>
          <w:iCs w:val="0"/>
          <w:sz w:val="18"/>
          <w:szCs w:val="18"/>
          <w:lang w:val="ru-RU"/>
        </w:rPr>
        <w:t>(Метрики 1</w:t>
      </w:r>
      <w:r>
        <w:rPr>
          <w:rFonts w:hint="default" w:cs="Verdana"/>
          <w:i w:val="0"/>
          <w:iCs w:val="0"/>
          <w:sz w:val="18"/>
          <w:szCs w:val="18"/>
          <w:lang w:val="ru-RU"/>
        </w:rPr>
        <w:t>3</w:t>
      </w:r>
      <w:r>
        <w:rPr>
          <w:rFonts w:hint="default" w:ascii="Verdana" w:hAnsi="Verdana" w:cs="Verdana"/>
          <w:i w:val="0"/>
          <w:iCs w:val="0"/>
          <w:sz w:val="18"/>
          <w:szCs w:val="18"/>
          <w:lang w:val="ru-RU"/>
        </w:rPr>
        <w:t>-1</w:t>
      </w:r>
      <w:r>
        <w:rPr>
          <w:rFonts w:hint="default" w:cs="Verdana"/>
          <w:i w:val="0"/>
          <w:iCs w:val="0"/>
          <w:sz w:val="18"/>
          <w:szCs w:val="18"/>
          <w:lang w:val="ru-RU"/>
        </w:rPr>
        <w:t>5</w:t>
      </w:r>
      <w:r>
        <w:rPr>
          <w:rFonts w:hint="default" w:ascii="Verdana" w:hAnsi="Verdana" w:cs="Verdana"/>
          <w:i w:val="0"/>
          <w:iCs w:val="0"/>
          <w:sz w:val="18"/>
          <w:szCs w:val="18"/>
          <w:lang w:val="ru-RU"/>
        </w:rPr>
        <w:t>)</w:t>
      </w:r>
      <w:r>
        <w:rPr>
          <w:rFonts w:hint="default" w:ascii="Verdana" w:hAnsi="Verdana" w:cs="Verdana"/>
          <w:sz w:val="18"/>
          <w:szCs w:val="18"/>
          <w:lang w:val="en-US"/>
        </w:rPr>
        <w:t>.</w:t>
      </w:r>
      <w:r>
        <w:rPr>
          <w:rFonts w:hint="default" w:ascii="Verdana" w:hAnsi="Verdana" w:cs="Verdana"/>
          <w:sz w:val="18"/>
          <w:szCs w:val="18"/>
          <w:lang w:val="ru-RU"/>
        </w:rPr>
        <w:t xml:space="preserve"> </w:t>
      </w:r>
      <w:r>
        <w:rPr>
          <w:rFonts w:hint="default" w:ascii="Verdana" w:hAnsi="Verdana" w:cs="Verdana"/>
          <w:i w:val="0"/>
          <w:iCs/>
          <w:sz w:val="18"/>
          <w:szCs w:val="18"/>
          <w:lang w:val="ru-RU"/>
        </w:rPr>
        <w:t xml:space="preserve">Статистически значимое снижение обилия этих видов  зоне потенциального воздействия свидетельствует о присутствии нарушения в бентосном сообществе. Наиболее вероятная причина - повышение мутности. </w:t>
      </w:r>
    </w:p>
    <w:p>
      <w:pPr>
        <w:numPr>
          <w:ilvl w:val="0"/>
          <w:numId w:val="30"/>
        </w:numPr>
        <w:jc w:val="both"/>
        <w:rPr>
          <w:lang w:val="ru-RU"/>
        </w:rPr>
      </w:pPr>
      <w:r>
        <w:rPr>
          <w:rFonts w:hint="default" w:ascii="Verdana" w:hAnsi="Verdana" w:cs="Verdana"/>
          <w:i w:val="0"/>
          <w:iCs/>
          <w:sz w:val="18"/>
          <w:szCs w:val="18"/>
          <w:lang w:val="ru-RU"/>
        </w:rPr>
        <w:t>П</w:t>
      </w:r>
      <w:r>
        <w:rPr>
          <w:rFonts w:hint="default" w:ascii="Verdana" w:hAnsi="Verdana" w:cs="Verdana"/>
          <w:sz w:val="18"/>
          <w:szCs w:val="18"/>
          <w:lang w:val="ru-RU"/>
        </w:rPr>
        <w:t>лотность поселения видов-вселенцев (Метика 1</w:t>
      </w:r>
      <w:r>
        <w:rPr>
          <w:rFonts w:hint="default" w:cs="Verdana"/>
          <w:sz w:val="18"/>
          <w:szCs w:val="18"/>
          <w:lang w:val="ru-RU"/>
        </w:rPr>
        <w:t>6</w:t>
      </w:r>
      <w:r>
        <w:rPr>
          <w:rFonts w:hint="default" w:ascii="Verdana" w:hAnsi="Verdana" w:cs="Verdana"/>
          <w:sz w:val="18"/>
          <w:szCs w:val="18"/>
          <w:lang w:val="ru-RU"/>
        </w:rPr>
        <w:t xml:space="preserve">). Любые факты появления чужеродных видов в пробах на мониторинговых стационарах должны рассматриваться, как сигнал антропогенного воздействия. </w:t>
      </w:r>
    </w:p>
    <w:p>
      <w:pPr>
        <w:rPr>
          <w:lang w:val="ru-RU"/>
        </w:rPr>
      </w:pPr>
    </w:p>
    <w:p>
      <w:pPr>
        <w:pStyle w:val="2"/>
        <w:rPr>
          <w:lang w:val="ru-RU"/>
        </w:rPr>
      </w:pPr>
      <w:r>
        <w:rPr>
          <w:lang w:val="ru-RU"/>
        </w:rPr>
        <w:t>Использование</w:t>
      </w:r>
      <w:r>
        <w:rPr>
          <w:rFonts w:hint="default"/>
          <w:lang w:val="ru-RU"/>
        </w:rPr>
        <w:t xml:space="preserve"> результатов</w:t>
      </w:r>
    </w:p>
    <w:p>
      <w:pPr>
        <w:pStyle w:val="3"/>
        <w:rPr>
          <w:lang w:val="ru-RU"/>
        </w:rPr>
      </w:pPr>
      <w:r>
        <w:t>Управление по результатам оценки</w:t>
      </w:r>
    </w:p>
    <w:p>
      <w:pPr>
        <w:rPr>
          <w:rFonts w:eastAsia="Arial" w:cs="Arial"/>
          <w:szCs w:val="20"/>
          <w:lang w:val="ru-RU"/>
        </w:rPr>
      </w:pPr>
      <w:r>
        <w:rPr>
          <w:rFonts w:hint="default" w:ascii="Verdana" w:hAnsi="Verdana" w:cs="Verdana"/>
          <w:sz w:val="18"/>
          <w:szCs w:val="18"/>
          <w:lang w:val="ru-RU"/>
        </w:rPr>
        <w:t>При обнаружении признаков хронического угнетения за границами районов ожидаемого воздействия планируются мероприятия по минимизации воздействия или дополнительным мерам по его эквивалентному возмещению.</w:t>
      </w:r>
    </w:p>
    <w:p>
      <w:pPr>
        <w:pStyle w:val="3"/>
        <w:rPr>
          <w:lang w:val="ru-RU"/>
        </w:rPr>
      </w:pPr>
      <w:r>
        <w:rPr>
          <w:lang w:val="ru-RU"/>
        </w:rPr>
        <w:t>Отчетность</w:t>
      </w:r>
    </w:p>
    <w:p>
      <w:pPr>
        <w:jc w:val="both"/>
        <w:rPr>
          <w:rFonts w:hint="default" w:ascii="Verdana" w:hAnsi="Verdana" w:cs="Verdana"/>
          <w:sz w:val="18"/>
          <w:szCs w:val="18"/>
          <w:lang w:val="ru-RU"/>
        </w:rPr>
      </w:pPr>
      <w:r>
        <w:rPr>
          <w:rFonts w:hint="default" w:ascii="Verdana" w:hAnsi="Verdana" w:cs="Verdana"/>
          <w:sz w:val="18"/>
          <w:szCs w:val="18"/>
          <w:lang w:val="ru-RU"/>
        </w:rPr>
        <w:t xml:space="preserve">После каждой сессии сбора информации (периодичность определяется условиями договора) выпускается информационный бюллетень. В данном сообщении приводится описание методики сбора и первичной обработки материалов. В виде таблиц приводятся распечатки первичных данных (в «широком» формате), полученных в отчетную сессию мониторинга. Отдельными таблицами даются усредненные значения метрик для каждой станции учетного стационара (средняя, стандартное отклонение) для данного отчетного периода и для всех предыдущих периодов мониторинга. </w:t>
      </w:r>
    </w:p>
    <w:p>
      <w:pPr>
        <w:jc w:val="both"/>
        <w:rPr>
          <w:rFonts w:hint="default" w:ascii="Verdana" w:hAnsi="Verdana" w:cs="Verdana"/>
          <w:sz w:val="18"/>
          <w:szCs w:val="18"/>
          <w:lang w:val="ru-RU"/>
        </w:rPr>
      </w:pPr>
      <w:r>
        <w:rPr>
          <w:rFonts w:hint="default" w:cs="Verdana"/>
          <w:sz w:val="18"/>
          <w:szCs w:val="18"/>
          <w:lang w:val="ru-RU"/>
        </w:rPr>
        <w:t xml:space="preserve">В специальном разделе </w:t>
      </w:r>
      <w:r>
        <w:rPr>
          <w:rFonts w:hint="default" w:ascii="Verdana" w:hAnsi="Verdana" w:cs="Verdana"/>
          <w:sz w:val="18"/>
          <w:szCs w:val="18"/>
          <w:lang w:val="ru-RU"/>
        </w:rPr>
        <w:t xml:space="preserve"> </w:t>
      </w:r>
      <w:r>
        <w:rPr>
          <w:rFonts w:hint="default" w:cs="Verdana"/>
          <w:sz w:val="18"/>
          <w:szCs w:val="18"/>
          <w:lang w:val="ru-RU"/>
        </w:rPr>
        <w:t xml:space="preserve">отчета по результатам очередной сессии описания дается качественное заключение о состянии гидробиокомплексов на каждом учетном стационаре. Состояние гидробиокомплексов  каждого из стационаров характеризуется, как хорошее, угнетенное или коллапсирующее, в соответствии с балльными оценками состояния. </w:t>
      </w:r>
    </w:p>
    <w:p>
      <w:pPr>
        <w:jc w:val="both"/>
        <w:rPr>
          <w:rFonts w:hint="default" w:ascii="Verdana" w:hAnsi="Verdana" w:cs="Verdana"/>
          <w:sz w:val="18"/>
          <w:szCs w:val="18"/>
          <w:lang w:val="ru-RU"/>
        </w:rPr>
      </w:pPr>
      <w:r>
        <w:rPr>
          <w:rFonts w:hint="default" w:ascii="Verdana" w:hAnsi="Verdana" w:cs="Verdana"/>
          <w:sz w:val="18"/>
          <w:szCs w:val="18"/>
          <w:lang w:val="ru-RU"/>
        </w:rPr>
        <w:t xml:space="preserve">При обнаружении признаков антропогенного изменения в бюллетене оформляется специальная глава с обоснованиями </w:t>
      </w:r>
      <w:r>
        <w:rPr>
          <w:rFonts w:hint="default" w:cs="Verdana"/>
          <w:sz w:val="18"/>
          <w:szCs w:val="18"/>
          <w:lang w:val="ru-RU"/>
        </w:rPr>
        <w:t xml:space="preserve">выводов о присутствии признаков антрополеннгого влияния </w:t>
      </w:r>
      <w:r>
        <w:rPr>
          <w:rFonts w:hint="default" w:ascii="Verdana" w:hAnsi="Verdana" w:cs="Verdana"/>
          <w:sz w:val="18"/>
          <w:szCs w:val="18"/>
          <w:lang w:val="ru-RU"/>
        </w:rPr>
        <w:t>(статистические выкладки, доказывающие наличие отклонений в зоне потенциального воздействия).</w:t>
      </w:r>
      <w:r>
        <w:rPr>
          <w:rFonts w:hint="default" w:cs="Verdana"/>
          <w:sz w:val="18"/>
          <w:szCs w:val="18"/>
          <w:lang w:val="ru-RU"/>
        </w:rPr>
        <w:t xml:space="preserve"> </w:t>
      </w:r>
    </w:p>
    <w:p>
      <w:pPr>
        <w:rPr>
          <w:color w:val="auto"/>
          <w:lang w:val="ru-RU"/>
        </w:rPr>
      </w:pPr>
      <w:r>
        <w:rPr>
          <w:color w:val="auto"/>
          <w:lang w:val="ru-RU"/>
        </w:rPr>
        <w:br w:type="page"/>
      </w:r>
    </w:p>
    <w:p>
      <w:pPr>
        <w:rPr>
          <w:color w:val="auto"/>
          <w:lang w:val="ru-RU"/>
        </w:rPr>
      </w:pPr>
    </w:p>
    <w:p>
      <w:pPr>
        <w:pStyle w:val="2"/>
        <w:rPr>
          <w:lang w:val="ru-RU"/>
        </w:rPr>
      </w:pPr>
      <w:r>
        <w:rPr>
          <w:lang w:val="ru-RU"/>
        </w:rPr>
        <w:t>литература</w:t>
      </w:r>
    </w:p>
    <w:p>
      <w:pPr>
        <w:pStyle w:val="3"/>
        <w:rPr>
          <w:lang w:val="ru-RU"/>
        </w:rPr>
      </w:pPr>
      <w:r>
        <w:rPr>
          <w:lang w:val="ru-RU"/>
        </w:rPr>
        <w:t>Нормативно</w:t>
      </w:r>
      <w:r>
        <w:rPr>
          <w:rFonts w:hint="default"/>
          <w:lang w:val="ru-RU"/>
        </w:rPr>
        <w:t>-методологическая документация</w:t>
      </w:r>
    </w:p>
    <w:p>
      <w:r>
        <w:t>ГОСТ 31861-2012. Вода. Общие требования к отбору проб.</w:t>
      </w:r>
      <w:r>
        <w:rPr>
          <w:rFonts w:hint="default"/>
          <w:lang w:val="en-US"/>
        </w:rPr>
        <w:t xml:space="preserve"> [</w:t>
      </w:r>
      <w:r>
        <w:rPr>
          <w:lang w:val="en-US"/>
        </w:rPr>
        <w:t>GOST 31861-2012. Water. General requirements for sampling.</w:t>
      </w:r>
      <w:r>
        <w:t>]</w:t>
      </w:r>
    </w:p>
    <w:p>
      <w:r>
        <w:t>ГОСТ 17.1.3.08-82. Охрана природы. Гидросфера. Правила контроля качества морских вод.</w:t>
      </w:r>
      <w:r>
        <w:rPr>
          <w:rFonts w:hint="default"/>
          <w:lang w:val="en-US"/>
        </w:rPr>
        <w:t>[</w:t>
      </w:r>
      <w:r>
        <w:rPr>
          <w:lang w:val="en-US"/>
        </w:rPr>
        <w:t>GOST 17.1.3.08-82. Nature conservation. Hydrosphere. Sea water quality control rules.</w:t>
      </w:r>
      <w:r>
        <w:t>]</w:t>
      </w:r>
    </w:p>
    <w:p>
      <w:pPr>
        <w:rPr>
          <w:lang w:val="en-US"/>
        </w:rPr>
      </w:pPr>
      <w:r>
        <w:t>Инструкции и методические рекомендации по сбору и обработке биологической информации в морях Европейского Севера и Северной Атлантики. (2004). М.: Изд-во ВНИРО. 300 с</w:t>
      </w:r>
      <w:r>
        <w:rPr>
          <w:rFonts w:hint="default"/>
          <w:lang w:val="ru-RU"/>
        </w:rPr>
        <w:t xml:space="preserve"> </w:t>
      </w:r>
      <w:r>
        <w:rPr>
          <w:rFonts w:hint="default"/>
          <w:lang w:val="en-US"/>
        </w:rPr>
        <w:t>[</w:t>
      </w:r>
      <w:r>
        <w:rPr>
          <w:lang w:val="en-US"/>
        </w:rPr>
        <w:t xml:space="preserve">Instructions and guidelines for the collection and processing of biological information in the seas of the European North and the North Atlantic. </w:t>
      </w:r>
      <w:r>
        <w:t>(2004). Moscow: VNIRO, 300 p.]</w:t>
      </w:r>
    </w:p>
    <w:p>
      <w:pPr>
        <w:rPr>
          <w:lang w:val="en-US"/>
        </w:rPr>
      </w:pPr>
      <w:r>
        <w:t>Методические рекомендации по сбору и обработке материалов при гидробиологических исследованиях на пресноводных водоемах. Зоопланктон</w:t>
      </w:r>
      <w:r>
        <w:rPr>
          <w:lang w:val="en-US"/>
        </w:rPr>
        <w:t xml:space="preserve"> </w:t>
      </w:r>
      <w:r>
        <w:t>и</w:t>
      </w:r>
      <w:r>
        <w:rPr>
          <w:lang w:val="en-US"/>
        </w:rPr>
        <w:t xml:space="preserve"> </w:t>
      </w:r>
      <w:r>
        <w:t>его</w:t>
      </w:r>
      <w:r>
        <w:rPr>
          <w:lang w:val="en-US"/>
        </w:rPr>
        <w:t xml:space="preserve"> </w:t>
      </w:r>
      <w:r>
        <w:t>продукция</w:t>
      </w:r>
      <w:r>
        <w:rPr>
          <w:lang w:val="en-US"/>
        </w:rPr>
        <w:t xml:space="preserve">. (1984). </w:t>
      </w:r>
      <w:r>
        <w:t>Л</w:t>
      </w:r>
      <w:r>
        <w:rPr>
          <w:lang w:val="en-US"/>
        </w:rPr>
        <w:t xml:space="preserve">.: </w:t>
      </w:r>
      <w:r>
        <w:t>Изд</w:t>
      </w:r>
      <w:r>
        <w:rPr>
          <w:lang w:val="en-US"/>
        </w:rPr>
        <w:t>-</w:t>
      </w:r>
      <w:r>
        <w:t>во</w:t>
      </w:r>
      <w:r>
        <w:rPr>
          <w:lang w:val="en-US"/>
        </w:rPr>
        <w:t xml:space="preserve"> </w:t>
      </w:r>
      <w:r>
        <w:t>ГосНИОРХ</w:t>
      </w:r>
      <w:r>
        <w:rPr>
          <w:lang w:val="en-US"/>
        </w:rPr>
        <w:t xml:space="preserve">. 33 </w:t>
      </w:r>
      <w:r>
        <w:t>с</w:t>
      </w:r>
      <w:r>
        <w:rPr>
          <w:lang w:val="en-US"/>
        </w:rPr>
        <w:t>.</w:t>
      </w:r>
      <w:r>
        <w:rPr>
          <w:rFonts w:hint="default"/>
          <w:lang w:val="en-US"/>
        </w:rPr>
        <w:t xml:space="preserve"> [</w:t>
      </w:r>
      <w:r>
        <w:rPr>
          <w:lang w:val="en-US"/>
        </w:rPr>
        <w:t xml:space="preserve">Methodological recommendations for the collection and processing of materials during hydrobiological studies in freshwater reservoirs. </w:t>
      </w:r>
      <w:r>
        <w:t>Zooplankton and its production. (1984). Leningrad: GosNIORH, 33 p.</w:t>
      </w:r>
      <w:r>
        <w:rPr>
          <w:lang w:val="en-US"/>
        </w:rPr>
        <w:t>]</w:t>
      </w:r>
    </w:p>
    <w:p>
      <w:r>
        <w:rPr>
          <w:lang w:val="en-US"/>
        </w:rPr>
        <w:t xml:space="preserve">Zooplankton sampling. (1968). Monographs on Oceanography Methodology 2, UNESCO, Paris. </w:t>
      </w:r>
      <w:r>
        <w:t>174 р.</w:t>
      </w:r>
    </w:p>
    <w:p>
      <w:r>
        <w:t>Руководство по гидробиологическому мониторингу пресноводных экосистем. (1992) Под ред. Абакумова В.А. СПб.: Гидрометеоиздат. 318 с.</w:t>
      </w:r>
      <w:r>
        <w:rPr>
          <w:rFonts w:hint="default"/>
          <w:lang w:val="en-US"/>
        </w:rPr>
        <w:t>[</w:t>
      </w:r>
      <w:r>
        <w:t xml:space="preserve">Abakumov, V.A. (Ed.). </w:t>
      </w:r>
      <w:r>
        <w:rPr>
          <w:lang w:val="en-US"/>
        </w:rPr>
        <w:t xml:space="preserve">(1992). Guidelines for hydrobiological monitoring of freshwater ecosystems. </w:t>
      </w:r>
      <w:r>
        <w:t>Leningrad: Hydrometeoizdat. 318 p. ]</w:t>
      </w:r>
    </w:p>
    <w:p>
      <w:r>
        <w:t>Руководство по методам гидробиологического анализа поверхностных вод и донных отложений. (1983) Ред. Абакумов В.А. Л.: Гидрометеоиздат. 239 с.</w:t>
      </w:r>
      <w:r>
        <w:rPr>
          <w:rFonts w:hint="default"/>
          <w:lang w:val="en-US"/>
        </w:rPr>
        <w:t>[</w:t>
      </w:r>
      <w:r>
        <w:t xml:space="preserve">Abakumov, V.A. (Ed.). </w:t>
      </w:r>
      <w:r>
        <w:rPr>
          <w:lang w:val="en-US"/>
        </w:rPr>
        <w:t xml:space="preserve">(1983). Guidelines on methods of hydrobiological analysis of surface waters and bottom sediments. </w:t>
      </w:r>
      <w:r>
        <w:t>Leningrad: Hydrometeoizdat. 239 p.]</w:t>
      </w:r>
    </w:p>
    <w:p>
      <w:r>
        <w:t>Руководство по методам биологического анализа морской воды и донных отложений. (1980) Под ред. Цыбань А.В. Л.: Гидрометеоиздат. 191 с.</w:t>
      </w:r>
      <w:r>
        <w:rPr>
          <w:rFonts w:hint="default"/>
          <w:lang w:val="en-US"/>
        </w:rPr>
        <w:t xml:space="preserve"> [</w:t>
      </w:r>
      <w:r>
        <w:rPr>
          <w:lang w:val="en-US"/>
        </w:rPr>
        <w:t xml:space="preserve">Tsyban, A.V. (Ed.). (1980). Guidelines on methods of biological analysis of seawater and bottom sediments. </w:t>
      </w:r>
      <w:r>
        <w:t>Leningrad: Hydrometeoizdat. 191 p.]</w:t>
      </w:r>
    </w:p>
    <w:p>
      <w:r>
        <w:t>Современные методы количественной оценки распределения морского планктона. Отв. ред. М.Е. Виноградов. М.: Наука, 1983. 279 с.</w:t>
      </w:r>
      <w:r>
        <w:rPr>
          <w:rFonts w:hint="default"/>
          <w:lang w:val="en-US"/>
        </w:rPr>
        <w:t>[</w:t>
      </w:r>
      <w:r>
        <w:rPr>
          <w:lang w:val="en-US"/>
        </w:rPr>
        <w:t xml:space="preserve">Vinogradov, M.E. (Ed.) (1983). Contemporary methods of quantitative assessment of the distribution of marine plankton. </w:t>
      </w:r>
      <w:r>
        <w:t>Moscow: Nauka. 279 p.]</w:t>
      </w:r>
    </w:p>
    <w:p>
      <w:pPr>
        <w:rPr>
          <w:szCs w:val="18"/>
        </w:rPr>
      </w:pPr>
      <w:r>
        <w:t>Методика изучения биоценозов внутренних водоёмов. (1975). М.: Наука. 240 с.</w:t>
      </w:r>
      <w:r>
        <w:rPr>
          <w:rFonts w:hint="default"/>
          <w:lang w:val="en-US"/>
        </w:rPr>
        <w:t>[</w:t>
      </w:r>
      <w:r>
        <w:rPr>
          <w:lang w:val="en-US"/>
        </w:rPr>
        <w:t xml:space="preserve">Methods of studying biocenoses of inland reservoirs. </w:t>
      </w:r>
      <w:r>
        <w:t>(1975). Moscow: Nauka, 240 p.]</w:t>
      </w:r>
    </w:p>
    <w:p>
      <w:pPr>
        <w:rPr>
          <w:lang w:val="en-US"/>
        </w:rPr>
      </w:pPr>
      <w:r>
        <w:t>Rees, H. L. (ed). (2009). Guidelines for the study of the epibenthos of subtidal environments</w:t>
      </w:r>
      <w:r>
        <w:rPr>
          <w:rFonts w:hint="default"/>
          <w:lang w:val="en-US"/>
        </w:rPr>
        <w:t xml:space="preserve">. </w:t>
      </w:r>
      <w:r>
        <w:rPr>
          <w:lang w:val="en-US"/>
        </w:rPr>
        <w:t>ICES Techniques in Marine Environmental Sciences. No. 42. 88 pp.</w:t>
      </w:r>
    </w:p>
    <w:p>
      <w:pPr>
        <w:rPr>
          <w:rFonts w:hint="default"/>
          <w:lang w:val="ru-RU"/>
        </w:rPr>
      </w:pPr>
      <w:r>
        <w:rPr>
          <w:lang w:val="ru-RU"/>
        </w:rPr>
        <w:t>Козлов</w:t>
      </w:r>
      <w:r>
        <w:rPr>
          <w:rFonts w:hint="default"/>
          <w:lang w:val="ru-RU"/>
        </w:rPr>
        <w:t xml:space="preserve"> М. В. (2014) Планирование экологического исследования: теория и практические рекомендации. - КМК.- Москва. 171 с.</w:t>
      </w:r>
    </w:p>
    <w:p>
      <w:pPr>
        <w:rPr>
          <w:rFonts w:hint="default"/>
          <w:lang w:val="ru-RU"/>
        </w:rPr>
      </w:pPr>
      <w:r>
        <w:rPr>
          <w:rFonts w:hint="default"/>
          <w:lang w:val="ru-RU"/>
        </w:rPr>
        <w:t>Quinn G. P., Keough M. J. Experimental design and data analysis for biologists. – Cambridge university press, 2002.</w:t>
      </w:r>
    </w:p>
    <w:p>
      <w:pPr>
        <w:rPr>
          <w:lang w:val="en-US"/>
        </w:rPr>
      </w:pPr>
      <w:r>
        <w:rPr>
          <w:rFonts w:hint="default"/>
          <w:lang w:val="en-US"/>
        </w:rPr>
        <w:t>Smith E. P. BACI design. Encyclopedia of environmetrics. 2002. V. 1. 141-148.</w:t>
      </w:r>
    </w:p>
    <w:p>
      <w:pPr>
        <w:rPr>
          <w:lang w:val="ru-RU"/>
        </w:rPr>
      </w:pPr>
    </w:p>
    <w:p>
      <w:pPr>
        <w:pStyle w:val="3"/>
        <w:rPr>
          <w:lang w:val="ru-RU"/>
        </w:rPr>
      </w:pPr>
      <w:r>
        <w:rPr>
          <w:lang w:val="ru-RU"/>
        </w:rPr>
        <w:t>Архивные</w:t>
      </w:r>
      <w:r>
        <w:rPr>
          <w:rFonts w:hint="default"/>
          <w:lang w:val="ru-RU"/>
        </w:rPr>
        <w:t xml:space="preserve"> и </w:t>
      </w:r>
      <w:r>
        <w:rPr>
          <w:lang w:val="ru-RU"/>
        </w:rPr>
        <w:t>Фондовые</w:t>
      </w:r>
      <w:r>
        <w:rPr>
          <w:rFonts w:hint="default"/>
          <w:lang w:val="ru-RU"/>
        </w:rPr>
        <w:t xml:space="preserve"> источники</w:t>
      </w:r>
    </w:p>
    <w:p>
      <w:pPr>
        <w:rPr>
          <w:rFonts w:hint="default"/>
          <w:lang w:val="en-US"/>
        </w:rPr>
      </w:pPr>
      <w:r>
        <w:rPr>
          <w:rFonts w:hint="default"/>
          <w:lang w:val="en-US"/>
        </w:rPr>
        <w:t>Environ CIS (2022). Arctic LNG 2 Project. Potential Biodiversity Losses.</w:t>
      </w:r>
    </w:p>
    <w:p>
      <w:pPr>
        <w:rPr>
          <w:rFonts w:hint="default"/>
          <w:lang w:val="en-US"/>
        </w:rPr>
      </w:pPr>
      <w:r>
        <w:t>Ramboll CIS.</w:t>
      </w:r>
      <w:r>
        <w:rPr>
          <w:rFonts w:hint="default"/>
          <w:lang w:val="en-US"/>
        </w:rPr>
        <w:t xml:space="preserve"> </w:t>
      </w:r>
      <w:r>
        <w:t>(2022</w:t>
      </w:r>
      <w:r>
        <w:rPr>
          <w:rFonts w:hint="default"/>
          <w:lang w:val="en-US"/>
        </w:rPr>
        <w:t>a</w:t>
      </w:r>
      <w:r>
        <w:t>). Проект «Арктик СПГ 2». Дополнение по инвазивным видам</w:t>
      </w:r>
      <w:r>
        <w:rPr>
          <w:rFonts w:hint="default"/>
          <w:lang w:val="en-US"/>
        </w:rPr>
        <w:t>.</w:t>
      </w:r>
    </w:p>
    <w:p>
      <w:pPr>
        <w:rPr>
          <w:szCs w:val="18"/>
        </w:rPr>
      </w:pPr>
      <w:r>
        <w:t>Ramboll CIS.</w:t>
      </w:r>
      <w:r>
        <w:rPr>
          <w:rFonts w:hint="default"/>
          <w:lang w:val="en-US"/>
        </w:rPr>
        <w:t xml:space="preserve"> </w:t>
      </w:r>
      <w:r>
        <w:t>(2022</w:t>
      </w:r>
      <w:r>
        <w:rPr>
          <w:lang w:val="ru-RU"/>
        </w:rPr>
        <w:t>б</w:t>
      </w:r>
      <w:r>
        <w:t xml:space="preserve">). Проект «Арктик СПГ 2». Обновленная характеристика исходного состояния растительного и животного мира. Дополнение к ОВОСС. </w:t>
      </w:r>
    </w:p>
    <w:p>
      <w:r>
        <w:t>АО</w:t>
      </w:r>
      <w:r>
        <w:rPr>
          <w:lang w:val="en-US"/>
        </w:rPr>
        <w:t xml:space="preserve"> </w:t>
      </w:r>
      <w:r>
        <w:rPr>
          <w:rFonts w:hint="default"/>
          <w:lang w:val="ru-RU"/>
        </w:rPr>
        <w:t>«</w:t>
      </w:r>
      <w:r>
        <w:t>ИЭПИ</w:t>
      </w:r>
      <w:r>
        <w:rPr>
          <w:rFonts w:hint="default"/>
          <w:lang w:val="ru-RU"/>
        </w:rPr>
        <w:t>»</w:t>
      </w:r>
      <w:r>
        <w:rPr>
          <w:lang w:val="en-US"/>
        </w:rPr>
        <w:t xml:space="preserve">. </w:t>
      </w:r>
      <w:r>
        <w:t>(2021). Комплексные исследования экологического состояния обской Обской губы в зоне потенциального воздействия проекта «Арктик СПГ 2» и на смежной акватории: итоговый Итоговый отчет.</w:t>
      </w:r>
      <w:r>
        <w:rPr>
          <w:rFonts w:hint="default"/>
          <w:lang w:val="en-US"/>
        </w:rPr>
        <w:t xml:space="preserve"> [</w:t>
      </w:r>
      <w:r>
        <w:rPr>
          <w:lang w:val="en-US"/>
        </w:rPr>
        <w:t>IEPI JSC (2021): Comprehensive studies of the ecological state of the Gulf of Ob in the zone of potential impact of the Arctic LNG 2 Project and in the adjacent water area: final report</w:t>
      </w:r>
      <w:r>
        <w:t>]</w:t>
      </w:r>
    </w:p>
    <w:p>
      <w:pPr>
        <w:rPr>
          <w:rFonts w:hint="default"/>
          <w:lang w:val="en-US"/>
        </w:rPr>
      </w:pPr>
      <w:r>
        <w:rPr>
          <w:rFonts w:hint="default" w:ascii="Verdana" w:hAnsi="Verdana" w:cs="Verdana"/>
          <w:color w:val="auto"/>
          <w:sz w:val="18"/>
          <w:szCs w:val="18"/>
          <w:lang w:val="ru-RU"/>
        </w:rPr>
        <w:t xml:space="preserve">ООО </w:t>
      </w:r>
      <w:r>
        <w:rPr>
          <w:rFonts w:hint="default" w:ascii="Verdana" w:hAnsi="Verdana" w:cs="Verdana"/>
          <w:color w:val="auto"/>
          <w:sz w:val="18"/>
          <w:szCs w:val="18"/>
          <w:lang w:val="en-US"/>
        </w:rPr>
        <w:t>«</w:t>
      </w:r>
      <w:r>
        <w:rPr>
          <w:rFonts w:hint="default" w:ascii="Verdana" w:hAnsi="Verdana" w:cs="Verdana"/>
          <w:color w:val="auto"/>
          <w:sz w:val="18"/>
          <w:szCs w:val="18"/>
          <w:lang w:val="ru-RU"/>
        </w:rPr>
        <w:t>ФРЭКОМ</w:t>
      </w:r>
      <w:r>
        <w:rPr>
          <w:rFonts w:hint="default" w:ascii="Verdana" w:hAnsi="Verdana" w:cs="Verdana"/>
          <w:color w:val="auto"/>
          <w:sz w:val="18"/>
          <w:szCs w:val="18"/>
          <w:lang w:val="en-US"/>
        </w:rPr>
        <w:t>»</w:t>
      </w:r>
      <w:r>
        <w:rPr>
          <w:rFonts w:hint="default" w:cs="Verdana"/>
          <w:color w:val="auto"/>
          <w:sz w:val="18"/>
          <w:szCs w:val="18"/>
          <w:lang w:val="ru-RU"/>
        </w:rPr>
        <w:t>.</w:t>
      </w:r>
      <w:r>
        <w:rPr>
          <w:rFonts w:hint="default" w:ascii="Verdana" w:hAnsi="Verdana" w:cs="Verdana"/>
          <w:color w:val="auto"/>
          <w:sz w:val="18"/>
          <w:szCs w:val="18"/>
          <w:lang w:val="en-US"/>
        </w:rPr>
        <w:t xml:space="preserve"> </w:t>
      </w:r>
      <w:r>
        <w:rPr>
          <w:rFonts w:hint="default" w:cs="Verdana"/>
          <w:color w:val="auto"/>
          <w:sz w:val="18"/>
          <w:szCs w:val="18"/>
          <w:lang w:val="ru-RU"/>
        </w:rPr>
        <w:t>(</w:t>
      </w:r>
      <w:r>
        <w:rPr>
          <w:rFonts w:hint="default" w:ascii="Verdana" w:hAnsi="Verdana" w:cs="Verdana"/>
          <w:color w:val="auto"/>
          <w:sz w:val="18"/>
          <w:szCs w:val="18"/>
          <w:lang w:val="en-US"/>
        </w:rPr>
        <w:t>20</w:t>
      </w:r>
      <w:r>
        <w:rPr>
          <w:rFonts w:hint="default" w:ascii="Verdana" w:hAnsi="Verdana" w:cs="Verdana"/>
          <w:color w:val="auto"/>
          <w:sz w:val="18"/>
          <w:szCs w:val="18"/>
          <w:lang w:val="ru-RU"/>
        </w:rPr>
        <w:t>20)</w:t>
      </w:r>
      <w:r>
        <w:rPr>
          <w:rFonts w:hint="default" w:ascii="Verdana" w:hAnsi="Verdana" w:cs="Verdana"/>
          <w:color w:val="auto"/>
          <w:sz w:val="18"/>
          <w:szCs w:val="18"/>
          <w:lang w:val="en-US"/>
        </w:rPr>
        <w:t>.</w:t>
      </w:r>
      <w:r>
        <w:rPr>
          <w:rFonts w:hint="default" w:cs="Verdana"/>
          <w:color w:val="auto"/>
          <w:sz w:val="18"/>
          <w:szCs w:val="18"/>
          <w:lang w:val="ru-RU"/>
        </w:rPr>
        <w:t xml:space="preserve"> </w:t>
      </w:r>
      <w:r>
        <w:rPr>
          <w:rFonts w:hint="default" w:ascii="Verdana" w:hAnsi="Verdana" w:cs="Verdana"/>
          <w:b w:val="0"/>
          <w:bCs w:val="0"/>
          <w:sz w:val="18"/>
          <w:szCs w:val="18"/>
          <w:lang w:val="ru-RU"/>
        </w:rPr>
        <w:t xml:space="preserve">Итоговый отчет о результатах комплексного мониторинга экологического состояния Обской губы в зоне влияния Проекта Ямал СПГ. Комплексная программа мониторинга экологического состояния Обской губы в зоне влияния проекта «Ямал СПГ» . </w:t>
      </w:r>
      <w:r>
        <w:rPr>
          <w:rFonts w:hint="default" w:ascii="Verdana" w:hAnsi="Verdana" w:cs="Verdana"/>
          <w:b w:val="0"/>
          <w:bCs w:val="0"/>
          <w:sz w:val="18"/>
          <w:szCs w:val="18"/>
          <w:lang w:val="en-US"/>
        </w:rPr>
        <w:t>[</w:t>
      </w:r>
      <w:r>
        <w:t>FRECOM LLC</w:t>
      </w:r>
      <w:r>
        <w:rPr>
          <w:rFonts w:hint="default"/>
          <w:lang w:val="en-US"/>
        </w:rPr>
        <w:t xml:space="preserve"> (2020) </w:t>
      </w:r>
      <w:r>
        <w:t>Comprehensive environmental monitoring programme. Ob Bay in the Yamal LNG Project area of influence. PHASE 4 REPORT - Final Report on the results of the Comprehensive environmental monitoring programme. Ob Bay in the Yamal LNG Project area of influence.</w:t>
      </w:r>
      <w:r>
        <w:rPr>
          <w:rFonts w:hint="default" w:ascii="Verdana" w:hAnsi="Verdana" w:cs="Verdana"/>
          <w:b w:val="0"/>
          <w:bCs w:val="0"/>
          <w:sz w:val="18"/>
          <w:szCs w:val="18"/>
          <w:lang w:val="en-US"/>
        </w:rPr>
        <w:t>]</w:t>
      </w:r>
    </w:p>
    <w:p>
      <w:pPr>
        <w:rPr>
          <w:rFonts w:hint="default"/>
          <w:lang w:val="ru-RU"/>
        </w:rPr>
      </w:pPr>
      <w:r>
        <w:rPr>
          <w:rFonts w:hint="default"/>
          <w:lang w:val="ru-RU"/>
        </w:rPr>
        <w:t>ООО «Экоскай» (202</w:t>
      </w:r>
      <w:r>
        <w:rPr>
          <w:rFonts w:hint="default"/>
          <w:lang w:val="en-US"/>
        </w:rPr>
        <w:t>3</w:t>
      </w:r>
      <w:r>
        <w:rPr>
          <w:rFonts w:hint="default"/>
          <w:lang w:val="ru-RU"/>
        </w:rPr>
        <w:t xml:space="preserve">). Итоговый отчет по Программе комплексных исследований экологического состояния Обской губы в зоне потенциального воздействия Проекта «Арктик СПГ 2» и на смежной акватории» в 2021-2022 г. </w:t>
      </w:r>
      <w:r>
        <w:rPr>
          <w:rFonts w:hint="default"/>
          <w:lang w:val="en-US"/>
        </w:rPr>
        <w:t>[Ecosky</w:t>
      </w:r>
      <w:r>
        <w:rPr>
          <w:lang w:val="en-US"/>
        </w:rPr>
        <w:t xml:space="preserve"> JSC (202</w:t>
      </w:r>
      <w:r>
        <w:rPr>
          <w:rFonts w:hint="default"/>
          <w:lang w:val="en-US"/>
        </w:rPr>
        <w:t>3</w:t>
      </w:r>
      <w:r>
        <w:rPr>
          <w:lang w:val="en-US"/>
        </w:rPr>
        <w:t>): Comprehensive studies of the ecological state of the Gulf of Ob in the zone of potential impact of the Arctic LNG 2 Project and in the adjacent water area: final report</w:t>
      </w:r>
      <w:r>
        <w:t>]</w:t>
      </w:r>
    </w:p>
    <w:p>
      <w:pPr>
        <w:rPr>
          <w:lang w:val="ru-RU"/>
        </w:rPr>
      </w:pPr>
    </w:p>
    <w:p>
      <w:pPr>
        <w:pStyle w:val="3"/>
        <w:rPr>
          <w:lang w:val="ru-RU"/>
        </w:rPr>
      </w:pPr>
      <w:r>
        <w:rPr>
          <w:lang w:val="ru-RU"/>
        </w:rPr>
        <w:t>Опубликованные</w:t>
      </w:r>
      <w:r>
        <w:rPr>
          <w:rFonts w:hint="default"/>
          <w:lang w:val="ru-RU"/>
        </w:rPr>
        <w:t xml:space="preserve"> источники</w:t>
      </w:r>
    </w:p>
    <w:p>
      <w:pPr>
        <w:rPr>
          <w:del w:id="299" w:author="google1599737165" w:date="2023-05-13T09:51:19Z"/>
          <w:rFonts w:hint="default"/>
          <w:lang w:val="ru-RU"/>
        </w:rPr>
      </w:pPr>
      <w:ins w:id="300" w:author="google1599737165" w:date="2023-05-13T09:51:19Z">
        <w:bookmarkStart w:id="18" w:name="_GoBack"/>
        <w:r>
          <w:rPr/>
          <w:t>Beukema, J. J., &amp; Dekker, R. (2020). Half a century of monitoring macrobenthic animals on tidal flats in the Dutch Wadden Sea.</w:t>
        </w:r>
      </w:ins>
      <w:ins w:id="301" w:author="google1599737165" w:date="2023-05-13T09:51:19Z">
        <w:r>
          <w:rPr>
            <w:rFonts w:hint="default"/>
          </w:rPr>
          <w:t> Marine Ecology Progress Series, 656, 1-18.</w:t>
        </w:r>
      </w:ins>
      <w:del w:id="302" w:author="google1599737165" w:date="2023-05-13T09:51:19Z">
        <w:r>
          <w:rPr>
            <w:rFonts w:hint="default"/>
            <w:lang w:val="ru-RU"/>
          </w:rPr>
          <w:delText>Beukema J. J., Dekker R. Half a century of monitoring macrobenthic animals on tidal flats in the Dutch Wadden Sea //Marine Ecology Progress Series. – 2020. – Т. 65</w:delText>
        </w:r>
        <w:commentRangeStart w:id="9"/>
        <w:r>
          <w:rPr>
            <w:rFonts w:hint="default"/>
            <w:lang w:val="ru-RU"/>
          </w:rPr>
          <w:delText>6. – С. 1-18.</w:delText>
        </w:r>
      </w:del>
    </w:p>
    <w:p>
      <w:pPr>
        <w:rPr>
          <w:ins w:id="303" w:author="google1599737165" w:date="2023-05-13T09:51:22Z"/>
          <w:rFonts w:hint="default"/>
          <w:lang w:val="ru-RU"/>
        </w:rPr>
      </w:pPr>
    </w:p>
    <w:p>
      <w:pPr>
        <w:rPr>
          <w:del w:id="304" w:author="google1599737165" w:date="2023-05-13T09:51:48Z"/>
          <w:rFonts w:hint="default"/>
          <w:lang w:val="ru-RU"/>
        </w:rPr>
      </w:pPr>
      <w:ins w:id="305" w:author="google1599737165" w:date="2023-05-13T09:51:48Z">
        <w:r>
          <w:rPr/>
          <w:t>Varfolomeeva, M., &amp; Naumov, A. (2013). Long-term temporal and spatial variation of macrobenthos in the intertidal soft-bottom flats of two small bights (Chupa Inlet, Kandalaksha Bay, White Sea).</w:t>
        </w:r>
      </w:ins>
      <w:ins w:id="306" w:author="google1599737165" w:date="2023-05-13T09:51:48Z">
        <w:r>
          <w:rPr>
            <w:rFonts w:hint="default"/>
          </w:rPr>
          <w:t> Hydrobiologia, 706, 175-189.</w:t>
        </w:r>
      </w:ins>
      <w:del w:id="307" w:author="google1599737165" w:date="2023-05-13T09:51:48Z">
        <w:r>
          <w:rPr>
            <w:rFonts w:hint="default"/>
            <w:lang w:val="ru-RU"/>
          </w:rPr>
          <w:delText>Varfolomeeva M., Naumov A. Long-term temporal and spatial variation of macrobenthos in the intertidal soft-bottom flats of two small bights (Chupa Inlet, Kandalaksha Bay, White Sea) //Hydrobiologia. – 2013. – Т. 706. – С. 175-189.</w:delText>
        </w:r>
      </w:del>
    </w:p>
    <w:p>
      <w:pPr>
        <w:rPr>
          <w:ins w:id="308" w:author="google1599737165" w:date="2023-05-13T09:51:50Z"/>
          <w:rFonts w:hint="default"/>
          <w:lang w:val="ru-RU"/>
        </w:rPr>
      </w:pPr>
    </w:p>
    <w:p>
      <w:pPr>
        <w:rPr>
          <w:del w:id="309" w:author="google1599737165" w:date="2023-05-13T09:52:20Z"/>
          <w:rFonts w:hint="default"/>
          <w:lang w:val="ru-RU"/>
        </w:rPr>
      </w:pPr>
      <w:ins w:id="310" w:author="google1599737165" w:date="2023-05-13T09:52:20Z">
        <w:r>
          <w:rPr/>
          <w:t>Khaitov, V. M., &amp; Lentsman, N. V. (2016). The cycle of mussels: long-term dynamics of mussel beds on intertidal soft bottoms at the White Sea.</w:t>
        </w:r>
      </w:ins>
      <w:ins w:id="311" w:author="google1599737165" w:date="2023-05-13T09:52:20Z">
        <w:r>
          <w:rPr>
            <w:rFonts w:hint="default"/>
          </w:rPr>
          <w:t> hydrobiologia, 781, 161-180.</w:t>
        </w:r>
      </w:ins>
      <w:del w:id="312" w:author="google1599737165" w:date="2023-05-13T09:52:20Z">
        <w:r>
          <w:rPr>
            <w:rFonts w:hint="default"/>
            <w:lang w:val="ru-RU"/>
          </w:rPr>
          <w:delText>Khaitov V. M., Lentsman N. V. The cycle of mussels: long-term dynamics of mussel beds on intertidal soft bottoms at the White Sea //hydrobiologia. – 2016. – Т. 781. – С. 16</w:delText>
        </w:r>
        <w:commentRangeEnd w:id="9"/>
      </w:del>
      <w:del w:id="313" w:author="google1599737165" w:date="2023-05-13T09:52:20Z">
        <w:r>
          <w:rPr/>
          <w:commentReference w:id="9"/>
        </w:r>
      </w:del>
      <w:del w:id="314" w:author="google1599737165" w:date="2023-05-13T09:52:20Z">
        <w:r>
          <w:rPr>
            <w:rFonts w:hint="default"/>
            <w:lang w:val="ru-RU"/>
          </w:rPr>
          <w:delText>1-180.</w:delText>
        </w:r>
      </w:del>
    </w:p>
    <w:p>
      <w:pPr>
        <w:rPr>
          <w:ins w:id="315" w:author="google1599737165" w:date="2023-05-13T09:52:22Z"/>
          <w:rFonts w:hint="default"/>
          <w:lang w:val="ru-RU"/>
        </w:rPr>
      </w:pPr>
    </w:p>
    <w:p>
      <w:pPr>
        <w:rPr>
          <w:del w:id="316" w:author="google1599737165" w:date="2023-05-13T09:52:56Z"/>
          <w:rFonts w:hint="default"/>
          <w:lang w:val="ru-RU"/>
        </w:rPr>
      </w:pPr>
      <w:ins w:id="317" w:author="google1599737165" w:date="2023-05-13T09:52:56Z">
        <w:r>
          <w:rPr/>
          <w:t>Hutchings, L., Augustyn, C. J., Cockcroft, A., Van der Lingen, C., Coetzee, J., Leslie, R. W., ... &amp; Mayekiso, M. (2009). Marine fisheries monitoring programmes in South Africa.</w:t>
        </w:r>
      </w:ins>
      <w:ins w:id="318" w:author="google1599737165" w:date="2023-05-13T09:52:56Z">
        <w:r>
          <w:rPr>
            <w:rFonts w:hint="default"/>
          </w:rPr>
          <w:t> South African Journal of Science, 105(5), 182-192.</w:t>
        </w:r>
      </w:ins>
      <w:del w:id="319" w:author="google1599737165" w:date="2023-05-13T09:52:56Z">
        <w:r>
          <w:rPr>
            <w:rFonts w:hint="default"/>
            <w:lang w:val="ru-RU"/>
          </w:rPr>
          <w:delText>Hutchings L. et al. Marine fisheries monitoring programmes in South Africa //South African Journal of Science. – 2009. – Т. 105. – №. 5. – С. 182-192.</w:delText>
        </w:r>
      </w:del>
    </w:p>
    <w:p>
      <w:pPr>
        <w:rPr>
          <w:ins w:id="320" w:author="google1599737165" w:date="2023-05-13T09:52:57Z"/>
          <w:rFonts w:hint="default"/>
          <w:lang w:val="ru-RU"/>
        </w:rPr>
      </w:pPr>
    </w:p>
    <w:p>
      <w:pPr>
        <w:rPr>
          <w:del w:id="321" w:author="google1599737165" w:date="2023-05-13T09:53:26Z"/>
          <w:rFonts w:hint="default"/>
          <w:lang w:val="ru-RU"/>
        </w:rPr>
      </w:pPr>
      <w:ins w:id="322" w:author="google1599737165" w:date="2023-05-13T09:53:26Z">
        <w:r>
          <w:rPr/>
          <w:t>Ervik, A., Hansen, P. K., Aure, J., Stigebrandt, A., Johannessen, P., &amp; Jahnsen, T. (1997). Regulating the local environmental impact of intensive marine fish farming I. The concept of the MOM system (Modelling-Ongrowing fish farms-Monitoring).</w:t>
        </w:r>
      </w:ins>
      <w:ins w:id="323" w:author="google1599737165" w:date="2023-05-13T09:53:26Z">
        <w:r>
          <w:rPr>
            <w:rFonts w:hint="default"/>
          </w:rPr>
          <w:t> Aquaculture, 158(1-2), 85-94.</w:t>
        </w:r>
      </w:ins>
      <w:del w:id="324" w:author="google1599737165" w:date="2023-05-13T09:53:26Z">
        <w:r>
          <w:rPr>
            <w:rFonts w:hint="default"/>
            <w:lang w:val="ru-RU"/>
          </w:rPr>
          <w:delText>Ervik A. et al. Regulating the local environmental impact of intensive marine fish farming I. The concept of the MOM system (Modelling-Ongrowing fish farms-Monitoring) //Aquaculture. – 1997. – Т. 158. – №. 1-2. – С. 85-94.</w:delText>
        </w:r>
      </w:del>
    </w:p>
    <w:p>
      <w:pPr>
        <w:rPr>
          <w:ins w:id="325" w:author="google1599737165" w:date="2023-05-13T09:53:27Z"/>
          <w:rFonts w:hint="default"/>
          <w:lang w:val="ru-RU"/>
        </w:rPr>
      </w:pPr>
    </w:p>
    <w:p>
      <w:pPr>
        <w:rPr>
          <w:del w:id="326" w:author="google1599737165" w:date="2023-05-13T09:54:16Z"/>
          <w:rFonts w:hint="default"/>
          <w:lang w:val="ru-RU"/>
        </w:rPr>
      </w:pPr>
      <w:ins w:id="327" w:author="google1599737165" w:date="2023-05-13T09:54:16Z">
        <w:r>
          <w:rPr/>
          <w:t>Cranford, P. J., Anderson, R., Archambault, P., Balch, T., Bates, S. S., Bugden, G., ... &amp; Strain, P. (2006). Indicators and thresholds for use in assessing shellfish aquaculture impacts on fish habitat.</w:t>
        </w:r>
      </w:ins>
      <w:ins w:id="328" w:author="google1599737165" w:date="2023-05-13T09:54:16Z">
        <w:r>
          <w:rPr>
            <w:rFonts w:hint="default"/>
          </w:rPr>
          <w:t> DFO Canadian Scientific Advisory Secretariat Research Document, 34, 116.</w:t>
        </w:r>
      </w:ins>
      <w:del w:id="329" w:author="google1599737165" w:date="2023-05-13T09:54:16Z">
        <w:r>
          <w:rPr>
            <w:rFonts w:hint="default"/>
            <w:lang w:val="ru-RU"/>
          </w:rPr>
          <w:delText>Cranford P. J. et al. Indicators and thresholds for use in assessing shellfish aquaculture impacts on fish habitat //DFO Canadian Scientific Advisory Secretariat Research Document. – 2006. – Т. 34. – С. 116.</w:delText>
        </w:r>
      </w:del>
    </w:p>
    <w:p>
      <w:pPr>
        <w:rPr>
          <w:ins w:id="330" w:author="google1599737165" w:date="2023-05-13T09:54:18Z"/>
          <w:rFonts w:hint="default"/>
          <w:lang w:val="ru-RU"/>
        </w:rPr>
      </w:pPr>
    </w:p>
    <w:p>
      <w:pPr>
        <w:rPr>
          <w:del w:id="331" w:author="google1599737165" w:date="2023-05-13T09:57:12Z"/>
          <w:rFonts w:hint="default"/>
          <w:lang w:val="ru-RU"/>
        </w:rPr>
      </w:pPr>
      <w:ins w:id="332" w:author="google1599737165" w:date="2023-05-13T09:57:12Z">
        <w:r>
          <w:rPr/>
          <w:t>Schmidt, W., Raymond, D., Parish, D., Ashton, I. G., Miller, P. I., Campos, C. J., &amp; Shutler, J. D. (2018). Design and operation of a low-cost and compact autonomous buoy system for use in coastal aquaculture and water quality monitoring.</w:t>
        </w:r>
      </w:ins>
      <w:ins w:id="333" w:author="google1599737165" w:date="2023-05-13T09:57:12Z">
        <w:r>
          <w:rPr>
            <w:rFonts w:hint="default"/>
          </w:rPr>
          <w:t> Aquacultural engineering, 80, 28-36.</w:t>
        </w:r>
      </w:ins>
      <w:del w:id="334" w:author="google1599737165" w:date="2023-05-13T09:57:12Z">
        <w:r>
          <w:rPr>
            <w:rFonts w:hint="default"/>
            <w:lang w:val="ru-RU"/>
          </w:rPr>
          <w:delText>Schmidt W. et al. Design and operation of a low-cost and compact autonomous buoy system for use in coastal aquaculture and water quality monitoring //Aquacultural engineering. – 2018. – Т. 80. – С. 28-36.</w:delText>
        </w:r>
      </w:del>
    </w:p>
    <w:p>
      <w:pPr>
        <w:rPr>
          <w:ins w:id="335" w:author="google1599737165" w:date="2023-05-13T09:57:14Z"/>
          <w:rFonts w:hint="default"/>
          <w:lang w:val="ru-RU"/>
        </w:rPr>
      </w:pPr>
    </w:p>
    <w:p>
      <w:pPr>
        <w:rPr>
          <w:del w:id="336" w:author="google1599737165" w:date="2023-05-13T09:57:51Z"/>
          <w:rFonts w:hint="default"/>
          <w:lang w:val="ru-RU"/>
        </w:rPr>
      </w:pPr>
      <w:ins w:id="337" w:author="google1599737165" w:date="2023-05-13T09:57:51Z">
        <w:r>
          <w:rPr/>
          <w:t>Godø, O. R., Klungsøyr, J., Meier, S., Tenningen, E., Purser, A., &amp; Thomsen, L. (2014). Real time observation system for monitoring environmental impact on marine ecosystems from oil drilling operations.</w:t>
        </w:r>
      </w:ins>
      <w:ins w:id="338" w:author="google1599737165" w:date="2023-05-13T09:57:51Z">
        <w:r>
          <w:rPr>
            <w:rFonts w:hint="default"/>
          </w:rPr>
          <w:t> Marine pollution bulletin, 84(1-2), 236-250.</w:t>
        </w:r>
      </w:ins>
      <w:del w:id="339" w:author="google1599737165" w:date="2023-05-13T09:57:51Z">
        <w:r>
          <w:rPr>
            <w:rFonts w:hint="default"/>
            <w:lang w:val="ru-RU"/>
          </w:rPr>
          <w:delText>Godø O. R. et al. Real time observation system for monitoring environmental impact on marine ecosystems from oil drilling operations //Marine pollution bulletin. – 2014. – Т. 84. – №. 1-2. – С. 236-250.</w:delText>
        </w:r>
      </w:del>
    </w:p>
    <w:p>
      <w:pPr>
        <w:rPr>
          <w:ins w:id="340" w:author="google1599737165" w:date="2023-05-13T09:57:52Z"/>
          <w:rFonts w:hint="default"/>
          <w:lang w:val="ru-RU"/>
        </w:rPr>
      </w:pPr>
    </w:p>
    <w:p>
      <w:pPr>
        <w:rPr>
          <w:ins w:id="341" w:author="google1599737165" w:date="2023-05-13T09:58:17Z"/>
          <w:rFonts w:hint="default"/>
          <w:lang w:val="ru-RU"/>
        </w:rPr>
      </w:pPr>
      <w:ins w:id="342" w:author="google1599737165" w:date="2023-05-13T09:58:16Z">
        <w:r>
          <w:rPr/>
          <w:t>Klootwijk, A. T., Alve, E., Hess, S., Renaud, P. E., Sørlie, C., &amp; Dolven, J. K. (2021). Monitoring environmental impacts of fish farms: Comparing reference conditions of sediment geochemistry and benthic foraminifera with the present.</w:t>
        </w:r>
      </w:ins>
      <w:ins w:id="343" w:author="google1599737165" w:date="2023-05-13T09:58:16Z">
        <w:r>
          <w:rPr>
            <w:rFonts w:hint="default"/>
          </w:rPr>
          <w:t> Ecological Indicators, 120, 106818</w:t>
        </w:r>
      </w:ins>
      <w:ins w:id="344" w:author="google1599737165" w:date="2023-05-13T09:58:34Z">
        <w:r>
          <w:rPr>
            <w:rFonts w:hint="default"/>
            <w:lang w:val="ru-RU"/>
          </w:rPr>
          <w:t>.</w:t>
        </w:r>
      </w:ins>
      <w:ins w:id="345" w:author="google1599737165" w:date="2023-05-13T09:58:16Z">
        <w:r>
          <w:rPr>
            <w:rFonts w:hint="default"/>
          </w:rPr>
          <w:t>.</w:t>
        </w:r>
      </w:ins>
      <w:del w:id="346" w:author="google1599737165" w:date="2023-05-13T09:58:16Z">
        <w:r>
          <w:rPr>
            <w:rFonts w:hint="default"/>
            <w:lang w:val="ru-RU"/>
          </w:rPr>
          <w:delText>Klootwijk A. T. et al. Monitoring environmental impacts of fish farms: Comparing reference conditions of sediment geochemistry and benthic foraminifera with the present //Ecological Indicators. – 2021. – Т. 120. – С. 106818</w:delText>
        </w:r>
      </w:del>
    </w:p>
    <w:p>
      <w:pPr>
        <w:rPr>
          <w:del w:id="347" w:author="google1599737165" w:date="2023-05-13T09:58:37Z"/>
          <w:rFonts w:hint="default"/>
          <w:lang w:val="ru-RU"/>
        </w:rPr>
      </w:pPr>
      <w:del w:id="348" w:author="google1599737165" w:date="2023-05-13T09:58:37Z">
        <w:r>
          <w:rPr>
            <w:rFonts w:hint="default"/>
            <w:lang w:val="ru-RU"/>
          </w:rPr>
          <w:delText>.</w:delText>
        </w:r>
      </w:del>
    </w:p>
    <w:p>
      <w:pPr>
        <w:rPr>
          <w:del w:id="349" w:author="google1599737165" w:date="2023-05-13T09:59:01Z"/>
          <w:rFonts w:hint="default"/>
          <w:lang w:val="ru-RU"/>
        </w:rPr>
      </w:pPr>
      <w:ins w:id="350" w:author="google1599737165" w:date="2023-05-13T09:59:01Z">
        <w:r>
          <w:rPr/>
          <w:t>Gray, J. S., Bakke, T., Beck, H. J., &amp; Nilssen, I. (1999). Managing the environmental effects of the Norwegian oil and gas industry: from conflict to consensus.</w:t>
        </w:r>
      </w:ins>
      <w:ins w:id="351" w:author="google1599737165" w:date="2023-05-13T09:59:01Z">
        <w:r>
          <w:rPr>
            <w:rFonts w:hint="default"/>
          </w:rPr>
          <w:t> Marine Pollution Bulletin, 38(7), 525-530.</w:t>
        </w:r>
      </w:ins>
      <w:del w:id="352" w:author="google1599737165" w:date="2023-05-13T09:59:01Z">
        <w:r>
          <w:rPr>
            <w:rFonts w:hint="default"/>
            <w:lang w:val="ru-RU"/>
          </w:rPr>
          <w:delText>Gray J. S. et al. Managing the environmental effects of the Norwegian oil and gas industry: from conflict to consensus //Marine Pollution Bulletin. – 1999. – Т. 38. – №. 7. – С. 525-530.</w:delText>
        </w:r>
      </w:del>
    </w:p>
    <w:p>
      <w:pPr>
        <w:rPr>
          <w:ins w:id="353" w:author="google1599737165" w:date="2023-05-13T09:59:03Z"/>
          <w:rFonts w:hint="default"/>
          <w:lang w:val="ru-RU"/>
        </w:rPr>
      </w:pPr>
    </w:p>
    <w:p>
      <w:pPr>
        <w:rPr>
          <w:rFonts w:hint="default"/>
          <w:lang w:val="ru-RU"/>
        </w:rPr>
      </w:pPr>
      <w:ins w:id="354" w:author="google1599737165" w:date="2023-05-13T09:59:48Z">
        <w:r>
          <w:rPr/>
          <w:t>Bakke, T., Green, A. M. V., Ersvik, M., Hylland, K., Iversen, P. E., Klungsøyr, J., ... &amp; Skaare, B. B. (2015).</w:t>
        </w:r>
      </w:ins>
      <w:ins w:id="355" w:author="google1599737165" w:date="2023-05-13T09:59:48Z">
        <w:r>
          <w:rPr>
            <w:rFonts w:hint="default"/>
          </w:rPr>
          <w:t> Environmental monitoring of petroleum activities on the Norwegian continental shelf. Norwegian Environmental Agency.</w:t>
        </w:r>
      </w:ins>
      <w:del w:id="356" w:author="google1599737165" w:date="2023-05-13T09:59:48Z">
        <w:r>
          <w:rPr>
            <w:rFonts w:hint="default"/>
            <w:lang w:val="ru-RU"/>
          </w:rPr>
          <w:delText>Iversen, P.E., Lind, M.J., Ersvik, M., Rønning, I., Skaare, B.B., Green, A.M.V., Bakke, T., Lichtenthaler, R., Klungsøyr, J., Hylland, K., 2015. Guidelines: Environmental monitoring of petroleum activities on the Norwegian continental shelf. Norwegian Environment Agency</w:delText>
        </w:r>
      </w:del>
      <w:r>
        <w:rPr>
          <w:rFonts w:hint="default"/>
          <w:lang w:val="ru-RU"/>
        </w:rPr>
        <w:t>, Oslo, Norway 65.</w:t>
      </w:r>
    </w:p>
    <w:p>
      <w:pPr>
        <w:rPr>
          <w:del w:id="357" w:author="google1599737165" w:date="2023-05-13T10:00:34Z"/>
          <w:rFonts w:hint="default"/>
          <w:lang w:val="ru-RU"/>
        </w:rPr>
      </w:pPr>
      <w:ins w:id="358" w:author="google1599737165" w:date="2023-05-13T10:00:34Z">
        <w:r>
          <w:rPr/>
          <w:t>Ferrario, F., Araujo, C. A., Belanger, S., Bourgault, D., Carriere, J., Carrier-Belleau, C., ... &amp; Archambault, P. (2022). Holistic environmental monitoring in ports as an opportunity to advance sustainable development, marine science, and social inclusiveness.</w:t>
        </w:r>
      </w:ins>
      <w:ins w:id="359" w:author="google1599737165" w:date="2023-05-13T10:00:34Z">
        <w:r>
          <w:rPr>
            <w:rFonts w:hint="default"/>
          </w:rPr>
          <w:t> Elem Sci Anth, 10(1), 00061.</w:t>
        </w:r>
      </w:ins>
      <w:del w:id="360" w:author="google1599737165" w:date="2023-05-13T10:00:34Z">
        <w:r>
          <w:rPr>
            <w:rFonts w:hint="default"/>
            <w:lang w:val="ru-RU"/>
          </w:rPr>
          <w:delText>Ferrario F. et al. Holistic environmental monitoring in ports as an opportunity to advance sustainable development, marine science, and social inclusiveness //Elem Sci Anth. – 2022. – Т. 10. – №. 1. – С. 00061.</w:delText>
        </w:r>
      </w:del>
    </w:p>
    <w:p>
      <w:pPr>
        <w:rPr>
          <w:ins w:id="361" w:author="google1599737165" w:date="2023-05-13T10:00:35Z"/>
          <w:rFonts w:hint="default"/>
          <w:lang w:val="ru-RU"/>
        </w:rPr>
      </w:pPr>
    </w:p>
    <w:p>
      <w:pPr>
        <w:rPr>
          <w:rFonts w:hint="default"/>
          <w:lang w:val="ru-RU"/>
        </w:rPr>
      </w:pPr>
      <w:ins w:id="362" w:author="google1599737165" w:date="2023-05-13T10:01:12Z">
        <w:r>
          <w:rPr/>
          <w:t>Gill, M. J., Crane, K., Hindrum, R., Arneberg, P., Bysveen, I., Denisenko, N. V., ... &amp; Watkins, J. (2011). Arctic Marine Biodiversity Monitoring Plan (CBMP-MARINE PLAN).</w:t>
        </w:r>
      </w:ins>
      <w:del w:id="363" w:author="google1599737165" w:date="2023-05-13T10:01:12Z">
        <w:r>
          <w:rPr>
            <w:rFonts w:hint="default"/>
            <w:lang w:val="ru-RU"/>
          </w:rPr>
          <w:delText>Gill M. J. et al. Arctic Marine Biodiversity Monitoring Plan (CBMP-MARINE PLAN). – 2011</w:delText>
        </w:r>
      </w:del>
      <w:r>
        <w:rPr>
          <w:rFonts w:hint="default"/>
          <w:lang w:val="ru-RU"/>
        </w:rPr>
        <w:t>.</w:t>
      </w:r>
    </w:p>
    <w:p>
      <w:pPr>
        <w:rPr>
          <w:rFonts w:hint="default"/>
          <w:lang w:val="ru-RU"/>
        </w:rPr>
      </w:pPr>
      <w:ins w:id="364" w:author="google1599737165" w:date="2023-05-13T10:02:03Z">
        <w:r>
          <w:rPr/>
          <w:t>Pomerleau, C., Watkins, J. M., Archambault, P., Conlan, K., Ferguson, S., Gilchrist, G., ... &amp; Stow, J. (2014). Canadian arctic marine biodiversity plan 2014-2017.</w:t>
        </w:r>
      </w:ins>
      <w:del w:id="365" w:author="google1599737165" w:date="2023-05-13T10:02:02Z">
        <w:r>
          <w:rPr>
            <w:rFonts w:hint="default"/>
            <w:lang w:val="ru-RU"/>
          </w:rPr>
          <w:delText>Pomerleau C. et al. Canadian arctic marine biodiversity plan 2014-2017. – 2014</w:delText>
        </w:r>
      </w:del>
      <w:r>
        <w:rPr>
          <w:rFonts w:hint="default"/>
          <w:lang w:val="ru-RU"/>
        </w:rPr>
        <w:t>.</w:t>
      </w:r>
    </w:p>
    <w:p>
      <w:pPr>
        <w:rPr>
          <w:del w:id="366" w:author="google1599737165" w:date="2023-05-13T10:03:20Z"/>
          <w:rFonts w:hint="default"/>
          <w:lang w:val="ru-RU"/>
        </w:rPr>
      </w:pPr>
      <w:ins w:id="367" w:author="google1599737165" w:date="2023-05-13T10:03:20Z">
        <w:r>
          <w:rPr/>
          <w:t>Фомин, В. В., Панасенкова, И. И., Гусев, А. В., Чаплыгин, А. В., &amp; Дианский, Н. А. (2021). Система оперативного моделирования Северного Ледовитого океана и прилегающих к нему акваторий на основе российской модели INMOM-Арктика.</w:t>
        </w:r>
      </w:ins>
      <w:ins w:id="368" w:author="google1599737165" w:date="2023-05-13T10:03:20Z">
        <w:r>
          <w:rPr>
            <w:rFonts w:hint="default"/>
          </w:rPr>
          <w:t> Арктика: экология и экономика, 11(2), 205.</w:t>
        </w:r>
      </w:ins>
      <w:del w:id="369" w:author="google1599737165" w:date="2023-05-13T10:03:20Z">
        <w:r>
          <w:rPr>
            <w:rFonts w:hint="default"/>
            <w:lang w:val="ru-RU"/>
          </w:rPr>
          <w:delText>Фомин В. В. и др. Система оперативного моделирования Северного Ледовитого океана и прилегающих к нему акваторий на основе российской модели INMOM-Арктика //Арктика: экология и экономика. – 2021. – Т. 11. – №. 2. – С. 205.</w:delText>
        </w:r>
      </w:del>
    </w:p>
    <w:p>
      <w:pPr>
        <w:rPr>
          <w:ins w:id="370" w:author="google1599737165" w:date="2023-05-13T10:03:21Z"/>
          <w:rFonts w:hint="default"/>
          <w:lang w:val="ru-RU"/>
        </w:rPr>
      </w:pPr>
    </w:p>
    <w:p>
      <w:pPr>
        <w:rPr>
          <w:del w:id="371" w:author="google1599737165" w:date="2023-05-13T10:03:45Z"/>
          <w:rFonts w:hint="default"/>
          <w:lang w:val="ru-RU"/>
        </w:rPr>
      </w:pPr>
      <w:ins w:id="372" w:author="google1599737165" w:date="2023-05-13T10:03:45Z">
        <w:r>
          <w:rPr/>
          <w:t>Grassle, J. F., &amp; Grassle, J. P. (1974). Opportunistic life histories and genetic systems in marine benthic polychaetes.</w:t>
        </w:r>
      </w:ins>
      <w:ins w:id="373" w:author="google1599737165" w:date="2023-05-13T10:03:45Z">
        <w:r>
          <w:rPr>
            <w:rFonts w:hint="default"/>
          </w:rPr>
          <w:t> Journal of Marine Research, (2).</w:t>
        </w:r>
      </w:ins>
      <w:del w:id="374" w:author="google1599737165" w:date="2023-05-13T10:03:45Z">
        <w:r>
          <w:rPr>
            <w:rFonts w:hint="default"/>
            <w:lang w:val="ru-RU"/>
          </w:rPr>
          <w:delText>Grassle J. F., Grassle J. P. Opportunistic life histories and genetic systems in marine benthic polychaetes //Journal of Marine Research. – 1974. – №. 2.</w:delText>
        </w:r>
      </w:del>
    </w:p>
    <w:p>
      <w:pPr>
        <w:rPr>
          <w:ins w:id="375" w:author="google1599737165" w:date="2023-05-13T10:03:46Z"/>
          <w:rFonts w:hint="default"/>
          <w:lang w:val="ru-RU"/>
        </w:rPr>
      </w:pPr>
    </w:p>
    <w:p>
      <w:pPr>
        <w:rPr>
          <w:del w:id="376" w:author="google1599737165" w:date="2023-05-13T10:04:16Z"/>
          <w:rFonts w:hint="default"/>
          <w:lang w:val="ru-RU"/>
        </w:rPr>
      </w:pPr>
      <w:ins w:id="377" w:author="google1599737165" w:date="2023-05-13T10:04:16Z">
        <w:r>
          <w:rPr/>
          <w:t>Zajac, R. N., Whitlatch, R. B., &amp; Thrush, S. F. (1998). Recolonization and succession in soft-sediment infaunal communities: the spatial scale of controlling factors.</w:t>
        </w:r>
      </w:ins>
      <w:ins w:id="378" w:author="google1599737165" w:date="2023-05-13T10:04:16Z">
        <w:r>
          <w:rPr>
            <w:rFonts w:hint="default"/>
          </w:rPr>
          <w:t> Hydrobiologia, 375(0), 227-240.</w:t>
        </w:r>
      </w:ins>
      <w:del w:id="379" w:author="google1599737165" w:date="2023-05-13T10:04:16Z">
        <w:r>
          <w:rPr>
            <w:rFonts w:hint="default"/>
            <w:lang w:val="ru-RU"/>
          </w:rPr>
          <w:delText>Zajac R. N., Whitlatch R. B., Thrush S. F. Recolonization and succession in soft-sediment infaunal communities: the spatial scale of controlling factors //Hydrobiologia. – 1998. – Т. 375. – №. 0. – С. 227-240.</w:delText>
        </w:r>
      </w:del>
    </w:p>
    <w:p>
      <w:pPr>
        <w:rPr>
          <w:rFonts w:hint="default"/>
          <w:lang w:val="ru-RU"/>
        </w:rPr>
      </w:pPr>
    </w:p>
    <w:bookmarkEnd w:id="18"/>
    <w:p>
      <w:pPr>
        <w:rPr>
          <w:rFonts w:hint="default"/>
          <w:lang w:val="ru-RU"/>
        </w:rPr>
      </w:pPr>
    </w:p>
    <w:sectPr>
      <w:pgSz w:w="11906" w:h="16838"/>
      <w:pgMar w:top="1138" w:right="1138" w:bottom="1138" w:left="141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ergey Dudov" w:date="2023-05-12T14:32:51Z" w:initials="SD">
    <w:p w14:paraId="163F638B">
      <w:pPr>
        <w:pStyle w:val="42"/>
        <w:rPr>
          <w:rFonts w:hint="default"/>
          <w:lang w:val="ru-RU"/>
        </w:rPr>
      </w:pPr>
      <w:r>
        <w:rPr>
          <w:lang w:val="ru-RU"/>
        </w:rPr>
        <w:t>Надо</w:t>
      </w:r>
      <w:r>
        <w:rPr>
          <w:rFonts w:hint="default"/>
          <w:lang w:val="ru-RU"/>
        </w:rPr>
        <w:t xml:space="preserve"> дать пояснения, что показано синей линией (достоверная связь с приднной соленостью..)</w:t>
      </w:r>
    </w:p>
  </w:comment>
  <w:comment w:id="1" w:author="Sergey Dudov" w:date="2023-05-12T14:33:32Z" w:initials="SD">
    <w:p w14:paraId="5FF10C3B">
      <w:pPr>
        <w:pStyle w:val="42"/>
      </w:pPr>
      <w:r>
        <w:rPr>
          <w:lang w:val="ru-RU"/>
        </w:rPr>
        <w:t>Надо</w:t>
      </w:r>
      <w:r>
        <w:rPr>
          <w:rFonts w:hint="default"/>
          <w:lang w:val="ru-RU"/>
        </w:rPr>
        <w:t xml:space="preserve"> дать пояснения, что показано синей линией</w:t>
      </w:r>
    </w:p>
  </w:comment>
  <w:comment w:id="2" w:author="Sergey Dudov" w:date="2023-05-12T14:33:38Z" w:initials="SD">
    <w:p w14:paraId="39B363FF">
      <w:pPr>
        <w:pStyle w:val="42"/>
      </w:pPr>
      <w:r>
        <w:rPr>
          <w:lang w:val="ru-RU"/>
        </w:rPr>
        <w:t>Надо</w:t>
      </w:r>
      <w:r>
        <w:rPr>
          <w:rFonts w:hint="default"/>
          <w:lang w:val="ru-RU"/>
        </w:rPr>
        <w:t xml:space="preserve"> дать пояснения, что показано синими линиями</w:t>
      </w:r>
    </w:p>
  </w:comment>
  <w:comment w:id="3" w:author="Sergey Dudov" w:date="2023-04-25T09:40:47Z" w:initials="SD">
    <w:p w14:paraId="2A5834B1">
      <w:pPr>
        <w:pStyle w:val="42"/>
        <w:rPr>
          <w:rFonts w:hint="default"/>
          <w:lang w:val="ru-RU"/>
        </w:rPr>
      </w:pPr>
      <w:r>
        <w:rPr>
          <w:rFonts w:hint="default"/>
          <w:lang w:val="ru-RU"/>
        </w:rPr>
        <w:t xml:space="preserve">Здесь предлагаю сослаться на их техническое задание по мониторингу, что могут использоваться данные отсюда: </w:t>
      </w:r>
    </w:p>
    <w:p w14:paraId="364244AD">
      <w:pPr>
        <w:pStyle w:val="42"/>
        <w:rPr>
          <w:rFonts w:hint="default"/>
          <w:lang w:val="ru-RU"/>
        </w:rPr>
      </w:pPr>
      <w:r>
        <w:rPr>
          <w:rFonts w:hint="default"/>
          <w:lang w:val="ru-RU"/>
        </w:rPr>
        <w:t>Это их уже запланированные работы, они их уже будут делать:</w:t>
      </w:r>
    </w:p>
    <w:p w14:paraId="22D8487A">
      <w:pPr>
        <w:pStyle w:val="42"/>
        <w:rPr>
          <w:rFonts w:hint="default"/>
          <w:lang w:val="ru-RU"/>
        </w:rPr>
      </w:pPr>
    </w:p>
    <w:p w14:paraId="0EE04EDE">
      <w:pPr>
        <w:pStyle w:val="42"/>
        <w:rPr>
          <w:rFonts w:hint="default"/>
          <w:lang w:val="ru-RU"/>
        </w:rPr>
      </w:pPr>
      <w:r>
        <w:rPr>
          <w:rFonts w:hint="default"/>
          <w:lang w:val="ru-RU"/>
        </w:rPr>
        <w:fldChar w:fldCharType="begin"/>
      </w:r>
      <w:r>
        <w:rPr>
          <w:rFonts w:hint="default"/>
          <w:lang w:val="ru-RU"/>
        </w:rPr>
        <w:instrText xml:space="preserve"> HYPERLINK "https://disk.yandex.ru/i/ajIsDmBVbv-rRQ" </w:instrText>
      </w:r>
      <w:r>
        <w:rPr>
          <w:rFonts w:hint="default"/>
          <w:lang w:val="ru-RU"/>
        </w:rPr>
        <w:fldChar w:fldCharType="separate"/>
      </w:r>
      <w:r>
        <w:rPr>
          <w:rStyle w:val="20"/>
          <w:rFonts w:hint="default"/>
          <w:lang w:val="ru-RU"/>
        </w:rPr>
        <w:t>https://disk.yandex.ru/i/ajIsDmBVbv-rRQ</w:t>
      </w:r>
      <w:r>
        <w:rPr>
          <w:rFonts w:hint="default"/>
          <w:lang w:val="ru-RU"/>
        </w:rPr>
        <w:fldChar w:fldCharType="end"/>
      </w:r>
    </w:p>
    <w:p w14:paraId="4EA1624B">
      <w:pPr>
        <w:pStyle w:val="42"/>
        <w:rPr>
          <w:rFonts w:hint="default"/>
          <w:lang w:val="ru-RU"/>
        </w:rPr>
      </w:pPr>
    </w:p>
    <w:p w14:paraId="31E53310">
      <w:pPr>
        <w:pStyle w:val="42"/>
        <w:rPr>
          <w:rFonts w:hint="default"/>
          <w:lang w:val="ru-RU"/>
        </w:rPr>
      </w:pPr>
      <w:r>
        <w:rPr>
          <w:rFonts w:hint="default"/>
          <w:lang w:val="ru-RU"/>
        </w:rPr>
        <w:t>В списке источников можно сослаться прямо на это техническое задание</w:t>
      </w:r>
    </w:p>
    <w:p w14:paraId="4B6177AF">
      <w:pPr>
        <w:pStyle w:val="42"/>
        <w:rPr>
          <w:rFonts w:hint="default"/>
          <w:lang w:val="ru-RU"/>
        </w:rPr>
      </w:pPr>
    </w:p>
  </w:comment>
  <w:comment w:id="4" w:author="google1599737165" w:date="2023-04-27T18:23:18Z" w:initials="">
    <w:p w14:paraId="4C0D5D48">
      <w:pPr>
        <w:pStyle w:val="42"/>
        <w:rPr>
          <w:rFonts w:hint="default"/>
          <w:lang w:val="ru-RU"/>
        </w:rPr>
      </w:pPr>
      <w:r>
        <w:rPr>
          <w:lang w:val="ru-RU"/>
        </w:rPr>
        <w:t>Пока</w:t>
      </w:r>
      <w:r>
        <w:rPr>
          <w:rFonts w:hint="default"/>
          <w:lang w:val="ru-RU"/>
        </w:rPr>
        <w:t xml:space="preserve"> не понял, ка кможно инкарпорировать ТЗ.</w:t>
      </w:r>
    </w:p>
  </w:comment>
  <w:comment w:id="5" w:author="Sergey Dudov" w:date="2023-04-25T10:08:03Z" w:initials="SD">
    <w:p w14:paraId="5A686FFC">
      <w:pPr>
        <w:pStyle w:val="42"/>
        <w:rPr>
          <w:rFonts w:hint="default"/>
          <w:lang w:val="ru-RU"/>
        </w:rPr>
      </w:pPr>
      <w:r>
        <w:rPr>
          <w:lang w:val="ru-RU"/>
        </w:rPr>
        <w:t>Желательно</w:t>
      </w:r>
      <w:r>
        <w:rPr>
          <w:rFonts w:hint="default"/>
          <w:lang w:val="ru-RU"/>
        </w:rPr>
        <w:t xml:space="preserve"> нам сразу расставить станции - у нас же есть данные по глубинам, солености и пр!</w:t>
      </w:r>
    </w:p>
    <w:p w14:paraId="4CC363AB">
      <w:pPr>
        <w:pStyle w:val="42"/>
        <w:rPr>
          <w:rFonts w:hint="default"/>
          <w:lang w:val="ru-RU"/>
        </w:rPr>
      </w:pPr>
    </w:p>
    <w:p w14:paraId="270A2786">
      <w:pPr>
        <w:pStyle w:val="42"/>
        <w:rPr>
          <w:rFonts w:hint="default"/>
          <w:lang w:val="en-US"/>
        </w:rPr>
      </w:pPr>
      <w:r>
        <w:rPr>
          <w:rFonts w:hint="default"/>
          <w:lang w:val="ru-RU"/>
        </w:rPr>
        <w:t xml:space="preserve">Расстановка станций по идее должна быть привязана к типам морских местообитаний - см карты в отчете </w:t>
      </w:r>
      <w:r>
        <w:rPr>
          <w:rFonts w:hint="default"/>
          <w:lang w:val="en-US"/>
        </w:rPr>
        <w:t xml:space="preserve"> Biodiversitu Metric</w:t>
      </w:r>
    </w:p>
    <w:p w14:paraId="7F9F4348">
      <w:pPr>
        <w:pStyle w:val="42"/>
        <w:rPr>
          <w:rFonts w:hint="default"/>
          <w:lang w:val="ru-RU"/>
        </w:rPr>
      </w:pPr>
    </w:p>
    <w:p w14:paraId="4C443312">
      <w:pPr>
        <w:pStyle w:val="42"/>
        <w:rPr>
          <w:rFonts w:hint="default"/>
          <w:lang w:val="ru-RU"/>
        </w:rPr>
      </w:pPr>
    </w:p>
  </w:comment>
  <w:comment w:id="6" w:author="google1599737165" w:date="2023-04-27T18:54:48Z" w:initials="">
    <w:p w14:paraId="5F2D5F39">
      <w:pPr>
        <w:pStyle w:val="42"/>
        <w:rPr>
          <w:rFonts w:hint="default"/>
          <w:lang w:val="ru-RU"/>
        </w:rPr>
      </w:pPr>
      <w:r>
        <w:rPr>
          <w:lang w:val="ru-RU"/>
        </w:rPr>
        <w:t>Не</w:t>
      </w:r>
      <w:r>
        <w:rPr>
          <w:rFonts w:hint="default"/>
          <w:lang w:val="ru-RU"/>
        </w:rPr>
        <w:t xml:space="preserve"> уверен, что это целесообразно делать в явном виде. Закладка стационара в зоне воздействия, по идее, должна согласовываться со службами порта. Ткт нужны дополнительные изыскания. </w:t>
      </w:r>
    </w:p>
  </w:comment>
  <w:comment w:id="7" w:author="Sergey Dudov" w:date="2023-05-12T14:17:11Z" w:initials="SD">
    <w:p w14:paraId="5DA3778E">
      <w:pPr>
        <w:pStyle w:val="42"/>
        <w:rPr>
          <w:rFonts w:hint="default"/>
          <w:lang w:val="ru-RU"/>
        </w:rPr>
      </w:pPr>
      <w:r>
        <w:rPr>
          <w:rFonts w:hint="default"/>
          <w:lang w:val="ru-RU"/>
        </w:rPr>
        <w:t>Не, изыскания - это комплексные исследования Обской губы. Мы сейчас проектируем дизайн мониторинга на основе этих данных.</w:t>
      </w:r>
    </w:p>
    <w:p w14:paraId="04F075EA">
      <w:pPr>
        <w:pStyle w:val="42"/>
        <w:rPr>
          <w:rFonts w:hint="default"/>
          <w:lang w:val="ru-RU"/>
        </w:rPr>
      </w:pPr>
    </w:p>
    <w:p w14:paraId="776269FF">
      <w:pPr>
        <w:pStyle w:val="42"/>
        <w:rPr>
          <w:rFonts w:hint="default"/>
          <w:lang w:val="ru-RU"/>
        </w:rPr>
      </w:pPr>
      <w:r>
        <w:rPr>
          <w:rFonts w:hint="default"/>
          <w:lang w:val="ru-RU"/>
        </w:rPr>
        <w:t>Т.е. нам надо взять на себя ответственность и предлодложить четкие объемы работ, которые они будут выполнять. Мы знаем районы дноуглубления, судовых путей и пр. Осталось только расположить точки.</w:t>
      </w:r>
    </w:p>
    <w:p w14:paraId="5AA600B8">
      <w:pPr>
        <w:pStyle w:val="42"/>
        <w:rPr>
          <w:rFonts w:hint="default"/>
          <w:lang w:val="ru-RU"/>
        </w:rPr>
      </w:pPr>
    </w:p>
    <w:p w14:paraId="19D20BBA">
      <w:pPr>
        <w:pStyle w:val="42"/>
        <w:rPr>
          <w:rFonts w:hint="default"/>
          <w:lang w:val="ru-RU"/>
        </w:rPr>
      </w:pPr>
      <w:r>
        <w:rPr>
          <w:rFonts w:hint="default"/>
          <w:lang w:val="ru-RU"/>
        </w:rPr>
        <w:t>Дадим комментарий, что расположение точек может корректироваться на стадии заложения самого дизайна</w:t>
      </w:r>
    </w:p>
  </w:comment>
  <w:comment w:id="8" w:author="Sergey Dudov" w:date="2023-05-12T14:30:26Z" w:initials="SD">
    <w:p w14:paraId="70CE31BE">
      <w:pPr>
        <w:pStyle w:val="42"/>
        <w:rPr>
          <w:rFonts w:hint="default"/>
          <w:lang w:val="ru-RU"/>
        </w:rPr>
      </w:pPr>
      <w:r>
        <w:rPr>
          <w:lang w:val="ru-RU"/>
        </w:rPr>
        <w:t>И</w:t>
      </w:r>
      <w:r>
        <w:rPr>
          <w:rFonts w:hint="default"/>
          <w:lang w:val="ru-RU"/>
        </w:rPr>
        <w:t xml:space="preserve"> сюда соответственно дадим координаты всех станций</w:t>
      </w:r>
    </w:p>
  </w:comment>
  <w:comment w:id="9" w:author="Sergey Dudov" w:date="2023-05-12T14:00:31Z" w:initials="SD">
    <w:p w14:paraId="53FF76D7">
      <w:pPr>
        <w:pStyle w:val="42"/>
        <w:rPr>
          <w:rFonts w:hint="default"/>
          <w:lang w:val="en-US"/>
        </w:rPr>
      </w:pPr>
      <w:r>
        <w:rPr>
          <w:rFonts w:hint="default"/>
          <w:lang w:val="ru-RU"/>
        </w:rPr>
        <w:t xml:space="preserve">Вадим, надо отформатировать список литературы по </w:t>
      </w:r>
      <w:r>
        <w:rPr>
          <w:rFonts w:hint="default"/>
          <w:lang w:val="en-US"/>
        </w:rPr>
        <w:t>APA</w:t>
      </w:r>
      <w:r>
        <w:rPr>
          <w:rFonts w:hint="default"/>
          <w:lang w:val="ru-RU"/>
        </w:rPr>
        <w:t xml:space="preserve"> </w:t>
      </w:r>
      <w:r>
        <w:rPr>
          <w:rFonts w:hint="default"/>
          <w:lang w:val="en-US"/>
        </w:rPr>
        <w:t>(</w:t>
      </w:r>
      <w:r>
        <w:rPr>
          <w:rFonts w:hint="default"/>
          <w:lang w:val="ru-RU"/>
        </w:rPr>
        <w:t>как в присланном примере</w:t>
      </w:r>
      <w:r>
        <w:rPr>
          <w:rFonts w:hint="default"/>
          <w:lang w:val="en-US"/>
        </w:rPr>
        <w:t>)</w:t>
      </w:r>
    </w:p>
    <w:p w14:paraId="1E6803EB">
      <w:pPr>
        <w:pStyle w:val="42"/>
        <w:rPr>
          <w:rFonts w:hint="default"/>
          <w:lang w:val="ru-RU"/>
        </w:rPr>
      </w:pPr>
    </w:p>
    <w:p w14:paraId="01910EE3">
      <w:pPr>
        <w:pStyle w:val="42"/>
        <w:rPr>
          <w:rFonts w:hint="default"/>
          <w:lang w:val="ru-RU"/>
        </w:rPr>
      </w:pPr>
    </w:p>
    <w:p w14:paraId="4DFC1158">
      <w:pPr>
        <w:pStyle w:val="42"/>
        <w:rPr>
          <w:rFonts w:hint="default"/>
          <w:lang w:val="ru-RU"/>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63F638B" w15:done="0"/>
  <w15:commentEx w15:paraId="5FF10C3B" w15:done="0"/>
  <w15:commentEx w15:paraId="39B363FF" w15:done="0"/>
  <w15:commentEx w15:paraId="4B6177AF" w15:done="0"/>
  <w15:commentEx w15:paraId="4C0D5D48" w15:done="0" w15:paraIdParent="4B6177AF"/>
  <w15:commentEx w15:paraId="4C443312" w15:done="0"/>
  <w15:commentEx w15:paraId="5F2D5F39" w15:done="0" w15:paraIdParent="4C443312"/>
  <w15:commentEx w15:paraId="19D20BBA" w15:done="0" w15:paraIdParent="4C443312"/>
  <w15:commentEx w15:paraId="70CE31BE" w15:done="0"/>
  <w15:commentEx w15:paraId="4DFC11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CC"/>
    <w:family w:val="swiss"/>
    <w:pitch w:val="default"/>
    <w:sig w:usb0="A00006FF" w:usb1="4000205B" w:usb2="00000010" w:usb3="00000000" w:csb0="2000019F" w:csb1="00000000"/>
  </w:font>
  <w:font w:name="Tahoma">
    <w:panose1 w:val="020B0604030504040204"/>
    <w:charset w:val="CC"/>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ヒラギノ角ゴ Pro W3">
    <w:altName w:val="Yu Gothic"/>
    <w:panose1 w:val="00000000000000000000"/>
    <w:charset w:val="80"/>
    <w:family w:val="roman"/>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0288"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2" name="Text Box 17"/>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212.2pt;margin-top:5.9pt;height:27.75pt;width:44.6pt;z-index:251660288;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MgiDtUAAAAJAQAADwAAAAAAAAABACAA&#10;AAAiAAAAZHJzL2Rvd25yZXYueG1sUEsBAhQAFAAAAAgAh07iQLFCJjJJAgAAnAQAAA4AAAAAAAAA&#10;AQAgAAAAJAEAAGRycy9lMm9Eb2MueG1sUEsFBgAAAAAGAAYAWQEAAN8FA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roman  \* MERGEFORMAT </w:instrText>
                    </w:r>
                    <w:r>
                      <w:rPr>
                        <w:sz w:val="14"/>
                        <w:szCs w:val="14"/>
                      </w:rPr>
                      <w:fldChar w:fldCharType="separate"/>
                    </w:r>
                    <w:r>
                      <w:rPr>
                        <w:sz w:val="14"/>
                        <w:szCs w:val="14"/>
                      </w:rPr>
                      <w:t>iv</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3"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rPr>
        <w:rStyle w:val="23"/>
      </w:rPr>
    </w:pPr>
    <w:r>
      <w:rPr>
        <w:rStyle w:val="23"/>
      </w:rPr>
      <w:fldChar w:fldCharType="begin"/>
    </w:r>
    <w:r>
      <w:rPr>
        <w:rStyle w:val="23"/>
      </w:rPr>
      <w:instrText xml:space="preserve"> PAGE </w:instrText>
    </w:r>
    <w:r>
      <w:rPr>
        <w:rStyle w:val="23"/>
      </w:rPr>
      <w:fldChar w:fldCharType="end"/>
    </w:r>
  </w:p>
  <w:p>
    <w:pPr>
      <w:pStyle w:val="7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60288"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w:drawing>
        <wp:inline distT="0" distB="0" distL="0" distR="0">
          <wp:extent cx="1314450" cy="353060"/>
          <wp:effectExtent l="0" t="0" r="0" b="8890"/>
          <wp:docPr id="5"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jc w:val="center"/>
    </w:pPr>
  </w:p>
  <w:p>
    <w:pPr>
      <w:pStyle w:val="73"/>
    </w:pPr>
    <w:r>
      <w:rPr>
        <w:lang w:val="ru-RU" w:eastAsia="ru-RU"/>
      </w:rPr>
      <w:drawing>
        <wp:anchor distT="0" distB="0" distL="114300" distR="114300" simplePos="0" relativeHeight="251659264" behindDoc="0" locked="0" layoutInCell="1" allowOverlap="1">
          <wp:simplePos x="0" y="0"/>
          <wp:positionH relativeFrom="margin">
            <wp:posOffset>4712970</wp:posOffset>
          </wp:positionH>
          <wp:positionV relativeFrom="paragraph">
            <wp:posOffset>13970</wp:posOffset>
          </wp:positionV>
          <wp:extent cx="1122045" cy="400050"/>
          <wp:effectExtent l="0" t="0" r="1905" b="0"/>
          <wp:wrapNone/>
          <wp:docPr id="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8"/>
                  <pic:cNvPicPr>
                    <a:picLocks noChangeAspect="1"/>
                  </pic:cNvPicPr>
                </pic:nvPicPr>
                <pic:blipFill>
                  <a:blip r:embed="rId1"/>
                  <a:stretch>
                    <a:fillRect/>
                  </a:stretch>
                </pic:blipFill>
                <pic:spPr>
                  <a:xfrm>
                    <a:off x="0" y="0"/>
                    <a:ext cx="1122091" cy="400050"/>
                  </a:xfrm>
                  <a:prstGeom prst="rect">
                    <a:avLst/>
                  </a:prstGeom>
                </pic:spPr>
              </pic:pic>
            </a:graphicData>
          </a:graphic>
        </wp:anchor>
      </w:drawing>
    </w:r>
    <w:r>
      <w:rPr>
        <w:lang w:val="ru-RU" w:eastAsia="ru-RU"/>
      </w:rPr>
      <mc:AlternateContent>
        <mc:Choice Requires="wps">
          <w:drawing>
            <wp:anchor distT="0" distB="0" distL="114300" distR="114300" simplePos="0" relativeHeight="251662336" behindDoc="0" locked="0" layoutInCell="1" allowOverlap="1">
              <wp:simplePos x="0" y="0"/>
              <wp:positionH relativeFrom="column">
                <wp:posOffset>2694940</wp:posOffset>
              </wp:positionH>
              <wp:positionV relativeFrom="paragraph">
                <wp:posOffset>74930</wp:posOffset>
              </wp:positionV>
              <wp:extent cx="566420" cy="352425"/>
              <wp:effectExtent l="0" t="0" r="5080" b="9525"/>
              <wp:wrapNone/>
              <wp:docPr id="7" name="Text Box 8"/>
              <wp:cNvGraphicFramePr/>
              <a:graphic xmlns:a="http://schemas.openxmlformats.org/drawingml/2006/main">
                <a:graphicData uri="http://schemas.microsoft.com/office/word/2010/wordprocessingShape">
                  <wps:wsp>
                    <wps:cNvSpPr txBox="1"/>
                    <wps:spPr bwMode="auto">
                      <a:xfrm>
                        <a:off x="0" y="0"/>
                        <a:ext cx="566591" cy="352522"/>
                      </a:xfrm>
                      <a:prstGeom prst="rect">
                        <a:avLst/>
                      </a:prstGeom>
                      <a:solidFill>
                        <a:schemeClr val="lt1"/>
                      </a:solidFill>
                      <a:ln w="6350">
                        <a:noFill/>
                      </a:ln>
                    </wps:spPr>
                    <wps:txb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12.2pt;margin-top:5.9pt;height:27.75pt;width:44.6pt;z-index:251662336;mso-width-relative:page;mso-height-relative:page;" fillcolor="#FFFFFF [3201]" filled="t" stroked="f" coordsize="21600,21600" o:gfxdata="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yCIO1QAAAAkBAAAPAAAAAAAAAAEAIAAA&#10;ACIAAABkcnMvZG93bnJldi54bWxQSwECFAAUAAAACACHTuJAbB3Hb0gCAACbBAAADgAAAAAAAAAB&#10;ACAAAAAkAQAAZHJzL2Uyb0RvYy54bWxQSwUGAAAAAAYABgBZAQAA3gUAAAAA&#10;">
              <v:fill on="t" focussize="0,0"/>
              <v:stroke on="f" weight="0.5pt"/>
              <v:imagedata o:title=""/>
              <o:lock v:ext="edit" aspectratio="f"/>
              <v:textbox>
                <w:txbxContent>
                  <w:p>
                    <w:pPr>
                      <w:jc w:val="center"/>
                      <w:rPr>
                        <w:sz w:val="14"/>
                        <w:szCs w:val="14"/>
                      </w:rPr>
                    </w:pPr>
                    <w:r>
                      <w:rPr>
                        <w:sz w:val="14"/>
                        <w:szCs w:val="14"/>
                      </w:rPr>
                      <w:fldChar w:fldCharType="begin"/>
                    </w:r>
                    <w:r>
                      <w:rPr>
                        <w:sz w:val="14"/>
                        <w:szCs w:val="14"/>
                      </w:rPr>
                      <w:instrText xml:space="preserve"> PAGE   \* MERGEFORMAT </w:instrText>
                    </w:r>
                    <w:r>
                      <w:rPr>
                        <w:sz w:val="14"/>
                        <w:szCs w:val="14"/>
                      </w:rPr>
                      <w:fldChar w:fldCharType="separate"/>
                    </w:r>
                    <w:r>
                      <w:rPr>
                        <w:sz w:val="14"/>
                        <w:szCs w:val="14"/>
                      </w:rPr>
                      <w:t>46</w:t>
                    </w:r>
                    <w:r>
                      <w:rPr>
                        <w:sz w:val="14"/>
                        <w:szCs w:val="14"/>
                      </w:rPr>
                      <w:fldChar w:fldCharType="end"/>
                    </w:r>
                  </w:p>
                </w:txbxContent>
              </v:textbox>
            </v:shape>
          </w:pict>
        </mc:Fallback>
      </mc:AlternateContent>
    </w:r>
    <w:r>
      <w:rPr>
        <w:lang w:val="ru-RU" w:eastAsia="ru-RU"/>
      </w:rPr>
      <w:drawing>
        <wp:inline distT="0" distB="0" distL="0" distR="0">
          <wp:extent cx="1314450" cy="353060"/>
          <wp:effectExtent l="0" t="0" r="0" b="8890"/>
          <wp:docPr id="8" name="Рисунок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9" descr="Icon&#10;&#10;Description automatically generated"/>
                  <pic:cNvPicPr>
                    <a:picLocks noChangeAspect="1"/>
                  </pic:cNvPicPr>
                </pic:nvPicPr>
                <pic:blipFill>
                  <a:blip r:embed="rId2"/>
                  <a:stretch>
                    <a:fillRect/>
                  </a:stretch>
                </pic:blipFill>
                <pic:spPr>
                  <a:xfrm>
                    <a:off x="0" y="0"/>
                    <a:ext cx="1327261" cy="356718"/>
                  </a:xfrm>
                  <a:prstGeom prst="rect">
                    <a:avLst/>
                  </a:prstGeom>
                  <a:noFill/>
                </pic:spPr>
              </pic:pic>
            </a:graphicData>
          </a:graphic>
        </wp:inline>
      </w:drawing>
    </w:r>
  </w:p>
  <w:p>
    <w:pPr>
      <w:pStyle w:val="7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before="0" w:after="0" w:line="240" w:lineRule="auto"/>
      </w:pPr>
      <w:r>
        <w:separator/>
      </w:r>
    </w:p>
  </w:footnote>
  <w:footnote w:type="continuationSeparator" w:id="7">
    <w:p>
      <w:pPr>
        <w:spacing w:before="0" w:after="0" w:line="240" w:lineRule="auto"/>
      </w:pPr>
      <w:r>
        <w:continuationSeparator/>
      </w:r>
    </w:p>
  </w:footnote>
  <w:footnote w:id="0">
    <w:p>
      <w:pPr>
        <w:pStyle w:val="45"/>
        <w:snapToGrid w:val="0"/>
        <w:jc w:val="left"/>
      </w:pPr>
      <w:r>
        <w:rPr>
          <w:rStyle w:val="15"/>
        </w:rPr>
        <w:footnoteRef/>
      </w:r>
      <w:r>
        <w:t xml:space="preserve"> </w:t>
      </w:r>
      <w:r>
        <w:rPr>
          <w:lang w:val="ru-RU"/>
        </w:rPr>
        <w:t>Иллюстрации</w:t>
      </w:r>
      <w:r>
        <w:rPr>
          <w:rFonts w:hint="default"/>
          <w:lang w:val="ru-RU"/>
        </w:rPr>
        <w:t xml:space="preserve"> из открытых источников: </w:t>
      </w:r>
      <w:r>
        <w:rPr>
          <w:rFonts w:hint="default"/>
        </w:rPr>
        <w:t>A.https://images.marinespecies.org/thumbs/65073_pontoporeia-cf-femorata.png?w=700; B.https://images.marinespecies.org/thumbs/80851_monoporeia-cf-affinis.pn</w:t>
      </w:r>
      <w:r>
        <w:rPr>
          <w:rFonts w:hint="default"/>
          <w:lang w:val="ru-RU"/>
        </w:rPr>
        <w:t xml:space="preserve">g?w=700; B. https://encrypted-tbn0.gstatic.com/images?q=tbn:ANd9GcSeU9qLJNAcx34f3KHO62hcag1xmUIgrVqnCpCgoi6xMhTrAsaSzF1V63NETaQR5pG_fwQ&amp;usqp=CAU; C. </w:t>
      </w:r>
      <w:r>
        <w:rPr>
          <w:rFonts w:hint="default"/>
          <w:lang w:val="ru-RU"/>
        </w:rPr>
        <w:fldChar w:fldCharType="begin"/>
      </w:r>
      <w:r>
        <w:rPr>
          <w:rFonts w:hint="default"/>
          <w:lang w:val="ru-RU"/>
        </w:rPr>
        <w:instrText xml:space="preserve"> HYPERLINK "https://www.meerwasser-lexikon.de/imgHaupt/49299_57f61441b5051.jpg;" </w:instrText>
      </w:r>
      <w:r>
        <w:rPr>
          <w:rFonts w:hint="default"/>
          <w:lang w:val="ru-RU"/>
        </w:rPr>
        <w:fldChar w:fldCharType="separate"/>
      </w:r>
      <w:r>
        <w:rPr>
          <w:rFonts w:hint="default"/>
          <w:lang w:val="ru-RU"/>
        </w:rPr>
        <w:t>https://www.meerwasser-lexikon.de/imgHaupt/49299_57f61441b5051.jpg;</w:t>
      </w:r>
      <w:r>
        <w:rPr>
          <w:rFonts w:hint="default"/>
          <w:lang w:val="ru-RU"/>
        </w:rPr>
        <w:fldChar w:fldCharType="end"/>
      </w:r>
      <w:r>
        <w:rPr>
          <w:rFonts w:hint="default"/>
          <w:lang w:val="ru-RU"/>
        </w:rPr>
        <w:t xml:space="preserve"> D. https://assets.artdatabanken.se/image/_4/16312_247778_4.jpg; E. https://rkapeller.eu/bilder/MM/Portlandia_aestuariorum.jpg.</w:t>
      </w:r>
    </w:p>
  </w:footnote>
  <w:footnote w:id="1">
    <w:p>
      <w:pPr>
        <w:pStyle w:val="45"/>
        <w:snapToGrid w:val="0"/>
        <w:jc w:val="left"/>
        <w:rPr>
          <w:rFonts w:hint="default"/>
          <w:lang w:val="ru-RU"/>
        </w:rPr>
      </w:pPr>
      <w:r>
        <w:rPr>
          <w:rStyle w:val="15"/>
        </w:rPr>
        <w:footnoteRef/>
      </w:r>
      <w:r>
        <w:t xml:space="preserve"> </w:t>
      </w:r>
      <w:r>
        <w:rPr>
          <w:lang w:val="ru-RU"/>
        </w:rPr>
        <w:t>Иллюстрации</w:t>
      </w:r>
      <w:r>
        <w:rPr>
          <w:rFonts w:hint="default"/>
          <w:lang w:val="ru-RU"/>
        </w:rPr>
        <w:t xml:space="preserve"> из открытых источников: A.http://www.sevin.ru/top100worst/priortargets/Arthropods/tigrinus.gif</w:t>
      </w:r>
      <w:r>
        <w:rPr>
          <w:rFonts w:hint="default"/>
          <w:lang w:val="en-US"/>
        </w:rPr>
        <w:t xml:space="preserve">; </w:t>
      </w:r>
      <w:r>
        <w:rPr>
          <w:rFonts w:hint="default"/>
          <w:lang w:val="ru-RU"/>
        </w:rPr>
        <w:t>B.:http://www.sevin.ru/top100worst/priortargets/Arthropods/improvisus.gif</w:t>
      </w:r>
      <w:r>
        <w:rPr>
          <w:rFonts w:hint="default"/>
          <w:lang w:val="en-US"/>
        </w:rPr>
        <w:t xml:space="preserve">; </w:t>
      </w:r>
      <w:r>
        <w:rPr>
          <w:rFonts w:hint="default"/>
          <w:lang w:val="ru-RU"/>
        </w:rPr>
        <w:t>C.https://www.meerwasser-lexikon.de/imgHaupt/52049_58ddf591ae3e0.jpg</w:t>
      </w:r>
      <w:r>
        <w:rPr>
          <w:rFonts w:hint="default"/>
          <w:lang w:val="en-US"/>
        </w:rPr>
        <w:t xml:space="preserve">; </w:t>
      </w:r>
      <w:r>
        <w:rPr>
          <w:rFonts w:hint="default"/>
          <w:lang w:val="ru-RU"/>
        </w:rPr>
        <w:t>D.http://www.sevin.ru/top100worst/priortargets/Arthropods/harrisii.gif</w:t>
      </w:r>
      <w:r>
        <w:rPr>
          <w:rFonts w:hint="default"/>
          <w:lang w:val="en-US"/>
        </w:rPr>
        <w:t xml:space="preserve">; </w:t>
      </w:r>
      <w:r>
        <w:rPr>
          <w:rFonts w:hint="default"/>
          <w:lang w:val="ru-RU"/>
        </w:rPr>
        <w:t>E.http://www.sevin.ru/top100worst/priortargets/Arthropods/sinensis.gif</w:t>
      </w:r>
      <w:r>
        <w:rPr>
          <w:rFonts w:hint="default"/>
          <w:lang w:val="en-US"/>
        </w:rPr>
        <w:t xml:space="preserve">; </w:t>
      </w:r>
      <w:r>
        <w:rPr>
          <w:rFonts w:hint="default"/>
          <w:lang w:val="ru-RU"/>
        </w:rPr>
        <w:t>.http://www.sevin.ru/top100worst/priortargets/Mollusca/polymorpha.gif</w:t>
      </w:r>
      <w:r>
        <w:rPr>
          <w:rFonts w:hint="default"/>
          <w:lang w:val="en-US"/>
        </w:rPr>
        <w:t xml:space="preserve">; </w:t>
      </w:r>
      <w:r>
        <w:rPr>
          <w:rFonts w:hint="default"/>
          <w:lang w:val="ru-RU"/>
        </w:rPr>
        <w:t>G.http://www.sevin.ru/top100worst/priortargets/Mollusca/antipodarum.gif</w:t>
      </w:r>
    </w:p>
  </w:footnote>
  <w:footnote w:id="2">
    <w:p>
      <w:pPr>
        <w:pStyle w:val="45"/>
        <w:snapToGrid w:val="0"/>
      </w:pPr>
      <w:r>
        <w:rPr>
          <w:rStyle w:val="15"/>
        </w:rPr>
        <w:footnoteRef/>
      </w:r>
      <w:r>
        <w:t xml:space="preserve"> </w:t>
      </w:r>
      <w:r>
        <w:rPr>
          <w:rFonts w:hint="default"/>
        </w:rPr>
        <w:t>Проект «Арктик СПГ 2». Система количественных показателей биоразнообразия. ООО «Энвайрон Консалт Си-Ай-Эс». 2022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highlight w:val="none"/>
        <w:lang w:val="ru-RU"/>
      </w:rPr>
    </w:pPr>
    <w:r>
      <w:rPr>
        <w:lang w:val="ru-RU"/>
      </w:rPr>
      <w:t>П</w:t>
    </w:r>
    <w:r>
      <w:rPr>
        <w:highlight w:val="none"/>
        <w:lang w:val="ru-RU"/>
      </w:rPr>
      <w:t>рограмма</w:t>
    </w:r>
    <w:r>
      <w:rPr>
        <w:rFonts w:hint="default"/>
        <w:highlight w:val="none"/>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3"/>
      <w:spacing w:after="0"/>
      <w:rPr>
        <w:rFonts w:hint="default"/>
        <w:lang w:val="ru-RU"/>
      </w:rPr>
    </w:pPr>
    <w:r>
      <w:rPr>
        <w:lang w:val="ru-RU"/>
      </w:rPr>
      <w:t>Проект</w:t>
    </w:r>
    <w:r>
      <w:rPr>
        <w:rFonts w:hint="default"/>
        <w:lang w:val="ru-RU"/>
      </w:rPr>
      <w:t xml:space="preserve"> «Арктик СПГ 2»</w:t>
    </w:r>
  </w:p>
  <w:p>
    <w:pPr>
      <w:pStyle w:val="73"/>
      <w:spacing w:after="0"/>
      <w:rPr>
        <w:rFonts w:hint="default"/>
        <w:lang w:val="ru-RU"/>
      </w:rPr>
    </w:pPr>
    <w:r>
      <w:rPr>
        <w:lang w:val="ru-RU"/>
      </w:rPr>
      <w:t>Программа</w:t>
    </w:r>
    <w:r>
      <w:rPr>
        <w:rFonts w:hint="default"/>
        <w:lang w:val="ru-RU"/>
      </w:rPr>
      <w:t xml:space="preserve"> мониторинга и оценки биоразнообразия</w:t>
    </w:r>
  </w:p>
  <w:p>
    <w:pPr>
      <w:pStyle w:val="73"/>
      <w:spacing w:after="0"/>
      <w:rPr>
        <w:rFonts w:hint="default"/>
        <w:highlight w:val="none"/>
        <w:lang w:val="ru-RU"/>
      </w:rPr>
    </w:pPr>
    <w:r>
      <w:rPr>
        <w:rFonts w:hint="default"/>
        <w:highlight w:val="none"/>
        <w:lang w:val="ru-RU"/>
      </w:rPr>
      <w:t>Приложение 1. Регламент комплексного мониторинга гидробиокомплексов Обской губы</w:t>
    </w:r>
  </w:p>
  <w:p>
    <w:pPr>
      <w:pStyle w:val="73"/>
      <w:spacing w:after="0"/>
      <w:rPr>
        <w:rFonts w:hint="default"/>
        <w:lang w:val="ru-RU"/>
      </w:rPr>
    </w:pPr>
  </w:p>
  <w:p>
    <w:pPr>
      <w:pStyle w:val="73"/>
      <w:spacing w:after="0"/>
      <w:rPr>
        <w:rFonts w:hint="default"/>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E6A08"/>
    <w:multiLevelType w:val="singleLevel"/>
    <w:tmpl w:val="8BAE6A08"/>
    <w:lvl w:ilvl="0" w:tentative="0">
      <w:start w:val="1"/>
      <w:numFmt w:val="decimal"/>
      <w:suff w:val="space"/>
      <w:lvlText w:val="%1."/>
      <w:lvlJc w:val="left"/>
    </w:lvl>
  </w:abstractNum>
  <w:abstractNum w:abstractNumId="1">
    <w:nsid w:val="E1590281"/>
    <w:multiLevelType w:val="singleLevel"/>
    <w:tmpl w:val="E1590281"/>
    <w:lvl w:ilvl="0" w:tentative="0">
      <w:start w:val="1"/>
      <w:numFmt w:val="decimal"/>
      <w:suff w:val="space"/>
      <w:lvlText w:val="%1."/>
      <w:lvlJc w:val="left"/>
    </w:lvl>
  </w:abstractNum>
  <w:abstractNum w:abstractNumId="2">
    <w:nsid w:val="FD814179"/>
    <w:multiLevelType w:val="singleLevel"/>
    <w:tmpl w:val="FD814179"/>
    <w:lvl w:ilvl="0" w:tentative="0">
      <w:start w:val="1"/>
      <w:numFmt w:val="decimal"/>
      <w:suff w:val="space"/>
      <w:lvlText w:val="%1."/>
      <w:lvlJc w:val="left"/>
    </w:lvl>
  </w:abstractNum>
  <w:abstractNum w:abstractNumId="3">
    <w:nsid w:val="01BB0AEA"/>
    <w:multiLevelType w:val="multilevel"/>
    <w:tmpl w:val="01BB0A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5B77250"/>
    <w:multiLevelType w:val="multilevel"/>
    <w:tmpl w:val="05B77250"/>
    <w:lvl w:ilvl="0" w:tentative="0">
      <w:start w:val="1"/>
      <w:numFmt w:val="decimal"/>
      <w:pStyle w:val="54"/>
      <w:lvlText w:val="%1."/>
      <w:lvlJc w:val="left"/>
      <w:pPr>
        <w:tabs>
          <w:tab w:val="left" w:pos="1209"/>
        </w:tabs>
        <w:ind w:left="12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5">
    <w:nsid w:val="06B9C04D"/>
    <w:multiLevelType w:val="singleLevel"/>
    <w:tmpl w:val="06B9C04D"/>
    <w:lvl w:ilvl="0" w:tentative="0">
      <w:start w:val="1"/>
      <w:numFmt w:val="decimal"/>
      <w:suff w:val="space"/>
      <w:lvlText w:val="%1."/>
      <w:lvlJc w:val="left"/>
    </w:lvl>
  </w:abstractNum>
  <w:abstractNum w:abstractNumId="6">
    <w:nsid w:val="14232CC5"/>
    <w:multiLevelType w:val="multilevel"/>
    <w:tmpl w:val="14232CC5"/>
    <w:lvl w:ilvl="0" w:tentative="0">
      <w:start w:val="3"/>
      <w:numFmt w:val="bullet"/>
      <w:pStyle w:val="272"/>
      <w:lvlText w:val="•"/>
      <w:lvlJc w:val="left"/>
      <w:pPr>
        <w:ind w:left="170" w:hanging="170"/>
      </w:pPr>
      <w:rPr>
        <w:rFonts w:hint="default" w:ascii="Arial" w:hAnsi="Arial" w:eastAsia="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18521B7"/>
    <w:multiLevelType w:val="multilevel"/>
    <w:tmpl w:val="218521B7"/>
    <w:lvl w:ilvl="0" w:tentative="0">
      <w:start w:val="1"/>
      <w:numFmt w:val="bullet"/>
      <w:pStyle w:val="339"/>
      <w:lvlText w:val=""/>
      <w:lvlJc w:val="left"/>
      <w:pPr>
        <w:ind w:left="567" w:hanging="567"/>
      </w:pPr>
      <w:rPr>
        <w:rFonts w:hint="default" w:ascii="Symbol" w:hAnsi="Symbol"/>
      </w:rPr>
    </w:lvl>
    <w:lvl w:ilvl="1" w:tentative="0">
      <w:start w:val="1"/>
      <w:numFmt w:val="bullet"/>
      <w:lvlText w:val=""/>
      <w:lvlJc w:val="left"/>
      <w:pPr>
        <w:ind w:left="1134" w:hanging="567"/>
      </w:pPr>
      <w:rPr>
        <w:rFonts w:hint="default" w:ascii="Symbol" w:hAnsi="Symbol"/>
      </w:rPr>
    </w:lvl>
    <w:lvl w:ilvl="2" w:tentative="0">
      <w:start w:val="1"/>
      <w:numFmt w:val="bullet"/>
      <w:lvlText w:val=""/>
      <w:lvlJc w:val="left"/>
      <w:pPr>
        <w:tabs>
          <w:tab w:val="left" w:pos="1134"/>
        </w:tabs>
        <w:ind w:left="1701" w:hanging="567"/>
      </w:pPr>
      <w:rPr>
        <w:rFonts w:hint="default" w:ascii="Symbol" w:hAnsi="Symbol"/>
      </w:rPr>
    </w:lvl>
    <w:lvl w:ilvl="3" w:tentative="0">
      <w:start w:val="1"/>
      <w:numFmt w:val="bullet"/>
      <w:lvlText w:val=""/>
      <w:lvlJc w:val="left"/>
      <w:pPr>
        <w:tabs>
          <w:tab w:val="left" w:pos="1701"/>
        </w:tabs>
        <w:ind w:left="2268" w:hanging="567"/>
      </w:pPr>
      <w:rPr>
        <w:rFonts w:hint="default" w:ascii="Symbol" w:hAnsi="Symbol"/>
      </w:rPr>
    </w:lvl>
    <w:lvl w:ilvl="4" w:tentative="0">
      <w:start w:val="1"/>
      <w:numFmt w:val="bullet"/>
      <w:lvlText w:val=""/>
      <w:lvlJc w:val="left"/>
      <w:pPr>
        <w:tabs>
          <w:tab w:val="left" w:pos="2268"/>
        </w:tabs>
        <w:ind w:left="2835" w:hanging="567"/>
      </w:pPr>
      <w:rPr>
        <w:rFonts w:hint="default" w:ascii="Symbol" w:hAnsi="Symbol"/>
      </w:rPr>
    </w:lvl>
    <w:lvl w:ilvl="5" w:tentative="0">
      <w:start w:val="1"/>
      <w:numFmt w:val="bullet"/>
      <w:lvlText w:val=""/>
      <w:lvlJc w:val="left"/>
      <w:pPr>
        <w:tabs>
          <w:tab w:val="left" w:pos="2835"/>
        </w:tabs>
        <w:ind w:left="3402" w:hanging="567"/>
      </w:pPr>
      <w:rPr>
        <w:rFonts w:hint="default" w:ascii="Symbol" w:hAnsi="Symbol"/>
      </w:rPr>
    </w:lvl>
    <w:lvl w:ilvl="6" w:tentative="0">
      <w:start w:val="1"/>
      <w:numFmt w:val="bullet"/>
      <w:lvlText w:val=""/>
      <w:lvlJc w:val="left"/>
      <w:pPr>
        <w:tabs>
          <w:tab w:val="left" w:pos="3402"/>
        </w:tabs>
        <w:ind w:left="3969" w:hanging="567"/>
      </w:pPr>
      <w:rPr>
        <w:rFonts w:hint="default" w:ascii="Symbol" w:hAnsi="Symbol"/>
      </w:rPr>
    </w:lvl>
    <w:lvl w:ilvl="7" w:tentative="0">
      <w:start w:val="1"/>
      <w:numFmt w:val="bullet"/>
      <w:lvlText w:val=""/>
      <w:lvlJc w:val="left"/>
      <w:pPr>
        <w:tabs>
          <w:tab w:val="left" w:pos="3969"/>
        </w:tabs>
        <w:ind w:left="4536" w:hanging="567"/>
      </w:pPr>
      <w:rPr>
        <w:rFonts w:hint="default" w:ascii="Symbol" w:hAnsi="Symbol"/>
      </w:rPr>
    </w:lvl>
    <w:lvl w:ilvl="8" w:tentative="0">
      <w:start w:val="1"/>
      <w:numFmt w:val="bullet"/>
      <w:lvlText w:val=""/>
      <w:lvlJc w:val="left"/>
      <w:pPr>
        <w:tabs>
          <w:tab w:val="left" w:pos="4536"/>
        </w:tabs>
        <w:ind w:left="5103" w:hanging="567"/>
      </w:pPr>
      <w:rPr>
        <w:rFonts w:hint="default" w:ascii="Symbol" w:hAnsi="Symbol"/>
      </w:rPr>
    </w:lvl>
  </w:abstractNum>
  <w:abstractNum w:abstractNumId="8">
    <w:nsid w:val="223E64DF"/>
    <w:multiLevelType w:val="multilevel"/>
    <w:tmpl w:val="223E64DF"/>
    <w:lvl w:ilvl="0" w:tentative="0">
      <w:start w:val="1"/>
      <w:numFmt w:val="bullet"/>
      <w:pStyle w:val="70"/>
      <w:lvlText w:val=""/>
      <w:lvlJc w:val="left"/>
      <w:pPr>
        <w:tabs>
          <w:tab w:val="left" w:pos="643"/>
        </w:tabs>
        <w:ind w:left="643"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9">
    <w:nsid w:val="242F5EEF"/>
    <w:multiLevelType w:val="multilevel"/>
    <w:tmpl w:val="242F5EEF"/>
    <w:lvl w:ilvl="0" w:tentative="0">
      <w:start w:val="1"/>
      <w:numFmt w:val="bullet"/>
      <w:pStyle w:val="64"/>
      <w:lvlText w:val=""/>
      <w:lvlJc w:val="left"/>
      <w:pPr>
        <w:tabs>
          <w:tab w:val="left" w:pos="1492"/>
        </w:tabs>
        <w:ind w:left="1492"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27224ACD"/>
    <w:multiLevelType w:val="singleLevel"/>
    <w:tmpl w:val="27224ACD"/>
    <w:lvl w:ilvl="0" w:tentative="0">
      <w:start w:val="1"/>
      <w:numFmt w:val="decimal"/>
      <w:suff w:val="space"/>
      <w:lvlText w:val="%1."/>
      <w:lvlJc w:val="left"/>
    </w:lvl>
  </w:abstractNum>
  <w:abstractNum w:abstractNumId="11">
    <w:nsid w:val="2AEC4D1B"/>
    <w:multiLevelType w:val="multilevel"/>
    <w:tmpl w:val="2AEC4D1B"/>
    <w:lvl w:ilvl="0" w:tentative="0">
      <w:start w:val="1"/>
      <w:numFmt w:val="decimal"/>
      <w:pStyle w:val="47"/>
      <w:lvlText w:val="%1."/>
      <w:lvlJc w:val="left"/>
      <w:pPr>
        <w:tabs>
          <w:tab w:val="left" w:pos="926"/>
        </w:tabs>
        <w:ind w:left="926"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2CFD1385"/>
    <w:multiLevelType w:val="multilevel"/>
    <w:tmpl w:val="2CFD1385"/>
    <w:lvl w:ilvl="0" w:tentative="0">
      <w:start w:val="1"/>
      <w:numFmt w:val="bullet"/>
      <w:pStyle w:val="69"/>
      <w:lvlText w:val=""/>
      <w:lvlJc w:val="left"/>
      <w:pPr>
        <w:ind w:left="340" w:hanging="340"/>
      </w:pPr>
      <w:rPr>
        <w:rFonts w:hint="default" w:ascii="Symbol" w:hAnsi="Symbol"/>
      </w:rPr>
    </w:lvl>
    <w:lvl w:ilvl="1" w:tentative="0">
      <w:start w:val="1"/>
      <w:numFmt w:val="bullet"/>
      <w:lvlText w:val=""/>
      <w:lvlJc w:val="left"/>
      <w:pPr>
        <w:ind w:left="680" w:hanging="340"/>
      </w:pPr>
      <w:rPr>
        <w:rFonts w:hint="default" w:ascii="Symbol" w:hAnsi="Symbol"/>
      </w:rPr>
    </w:lvl>
    <w:lvl w:ilvl="2" w:tentative="0">
      <w:start w:val="1"/>
      <w:numFmt w:val="bullet"/>
      <w:lvlText w:val=""/>
      <w:lvlJc w:val="left"/>
      <w:pPr>
        <w:ind w:left="1020" w:hanging="340"/>
      </w:pPr>
      <w:rPr>
        <w:rFonts w:hint="default" w:ascii="Symbol" w:hAnsi="Symbol"/>
      </w:rPr>
    </w:lvl>
    <w:lvl w:ilvl="3" w:tentative="0">
      <w:start w:val="1"/>
      <w:numFmt w:val="bullet"/>
      <w:lvlText w:val=""/>
      <w:lvlJc w:val="left"/>
      <w:pPr>
        <w:ind w:left="1360" w:hanging="340"/>
      </w:pPr>
      <w:rPr>
        <w:rFonts w:hint="default" w:ascii="Symbol" w:hAnsi="Symbol"/>
      </w:rPr>
    </w:lvl>
    <w:lvl w:ilvl="4" w:tentative="0">
      <w:start w:val="1"/>
      <w:numFmt w:val="bullet"/>
      <w:lvlText w:val=""/>
      <w:lvlJc w:val="left"/>
      <w:pPr>
        <w:ind w:left="1700" w:hanging="340"/>
      </w:pPr>
      <w:rPr>
        <w:rFonts w:hint="default" w:ascii="Symbol" w:hAnsi="Symbol"/>
      </w:rPr>
    </w:lvl>
    <w:lvl w:ilvl="5" w:tentative="0">
      <w:start w:val="1"/>
      <w:numFmt w:val="bullet"/>
      <w:lvlText w:val=""/>
      <w:lvlJc w:val="left"/>
      <w:pPr>
        <w:ind w:left="2040" w:hanging="340"/>
      </w:pPr>
      <w:rPr>
        <w:rFonts w:hint="default" w:ascii="Symbol" w:hAnsi="Symbol"/>
      </w:rPr>
    </w:lvl>
    <w:lvl w:ilvl="6" w:tentative="0">
      <w:start w:val="1"/>
      <w:numFmt w:val="bullet"/>
      <w:lvlText w:val=""/>
      <w:lvlJc w:val="left"/>
      <w:pPr>
        <w:ind w:left="2380" w:hanging="340"/>
      </w:pPr>
      <w:rPr>
        <w:rFonts w:hint="default" w:ascii="Symbol" w:hAnsi="Symbol"/>
      </w:rPr>
    </w:lvl>
    <w:lvl w:ilvl="7" w:tentative="0">
      <w:start w:val="1"/>
      <w:numFmt w:val="bullet"/>
      <w:lvlText w:val=""/>
      <w:lvlJc w:val="left"/>
      <w:pPr>
        <w:ind w:left="2720" w:hanging="340"/>
      </w:pPr>
      <w:rPr>
        <w:rFonts w:hint="default" w:ascii="Symbol" w:hAnsi="Symbol"/>
      </w:rPr>
    </w:lvl>
    <w:lvl w:ilvl="8" w:tentative="0">
      <w:start w:val="1"/>
      <w:numFmt w:val="bullet"/>
      <w:lvlText w:val=""/>
      <w:lvlJc w:val="left"/>
      <w:pPr>
        <w:ind w:left="3060" w:hanging="340"/>
      </w:pPr>
      <w:rPr>
        <w:rFonts w:hint="default" w:ascii="Symbol" w:hAnsi="Symbol"/>
      </w:rPr>
    </w:lvl>
  </w:abstractNum>
  <w:abstractNum w:abstractNumId="13">
    <w:nsid w:val="2D124029"/>
    <w:multiLevelType w:val="multilevel"/>
    <w:tmpl w:val="2D124029"/>
    <w:lvl w:ilvl="0" w:tentative="0">
      <w:start w:val="1"/>
      <w:numFmt w:val="bullet"/>
      <w:pStyle w:val="298"/>
      <w:lvlText w:val=""/>
      <w:lvlJc w:val="left"/>
      <w:pPr>
        <w:tabs>
          <w:tab w:val="left" w:pos="2520"/>
        </w:tabs>
        <w:ind w:left="2520" w:hanging="360"/>
      </w:pPr>
      <w:rPr>
        <w:rFonts w:hint="default" w:ascii="Symbol" w:hAnsi="Symbol"/>
        <w:sz w:val="16"/>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4">
    <w:nsid w:val="2DDF6F47"/>
    <w:multiLevelType w:val="multilevel"/>
    <w:tmpl w:val="2DDF6F47"/>
    <w:lvl w:ilvl="0" w:tentative="0">
      <w:start w:val="1"/>
      <w:numFmt w:val="decimal"/>
      <w:pStyle w:val="356"/>
      <w:lvlText w:val="%1."/>
      <w:lvlJc w:val="left"/>
      <w:pPr>
        <w:tabs>
          <w:tab w:val="left" w:pos="567"/>
        </w:tabs>
        <w:ind w:left="567" w:hanging="567"/>
      </w:pPr>
      <w:rPr>
        <w:rFonts w:hint="default" w:ascii="Verdana" w:hAnsi="Verdana"/>
        <w:sz w:val="18"/>
      </w:rPr>
    </w:lvl>
    <w:lvl w:ilvl="1" w:tentative="0">
      <w:start w:val="1"/>
      <w:numFmt w:val="decimal"/>
      <w:lvlText w:val="%1.%2."/>
      <w:lvlJc w:val="left"/>
      <w:pPr>
        <w:tabs>
          <w:tab w:val="left" w:pos="567"/>
        </w:tabs>
        <w:ind w:left="567" w:hanging="567"/>
      </w:pPr>
      <w:rPr>
        <w:rFonts w:hint="default" w:ascii="Verdana" w:hAnsi="Verdana"/>
        <w:sz w:val="18"/>
      </w:rPr>
    </w:lvl>
    <w:lvl w:ilvl="2" w:tentative="0">
      <w:start w:val="1"/>
      <w:numFmt w:val="decimal"/>
      <w:lvlText w:val="%1.%2.%3."/>
      <w:lvlJc w:val="left"/>
      <w:pPr>
        <w:tabs>
          <w:tab w:val="left" w:pos="567"/>
        </w:tabs>
        <w:ind w:left="567" w:hanging="567"/>
      </w:pPr>
      <w:rPr>
        <w:rFonts w:hint="default" w:ascii="Verdana" w:hAnsi="Verdana"/>
        <w:sz w:val="18"/>
      </w:rPr>
    </w:lvl>
    <w:lvl w:ilvl="3" w:tentative="0">
      <w:start w:val="1"/>
      <w:numFmt w:val="decimal"/>
      <w:lvlText w:val="%1.%2.%3.%4."/>
      <w:lvlJc w:val="left"/>
      <w:pPr>
        <w:tabs>
          <w:tab w:val="left" w:pos="567"/>
        </w:tabs>
        <w:ind w:left="567" w:hanging="567"/>
      </w:pPr>
      <w:rPr>
        <w:rFonts w:hint="default" w:ascii="Verdana" w:hAnsi="Verdana"/>
        <w:sz w:val="18"/>
      </w:rPr>
    </w:lvl>
    <w:lvl w:ilvl="4" w:tentative="0">
      <w:start w:val="1"/>
      <w:numFmt w:val="decimal"/>
      <w:lvlText w:val="%1.%2.%3.%4.%5."/>
      <w:lvlJc w:val="left"/>
      <w:pPr>
        <w:tabs>
          <w:tab w:val="left" w:pos="851"/>
        </w:tabs>
        <w:ind w:left="851" w:hanging="851"/>
      </w:pPr>
      <w:rPr>
        <w:rFonts w:hint="default" w:ascii="Verdana" w:hAnsi="Verdana"/>
        <w:sz w:val="18"/>
      </w:rPr>
    </w:lvl>
    <w:lvl w:ilvl="5" w:tentative="0">
      <w:start w:val="1"/>
      <w:numFmt w:val="decimal"/>
      <w:lvlText w:val="%1.%2.%3.%4.%5.%6."/>
      <w:lvlJc w:val="left"/>
      <w:pPr>
        <w:tabs>
          <w:tab w:val="left" w:pos="851"/>
        </w:tabs>
        <w:ind w:left="851" w:hanging="851"/>
      </w:pPr>
      <w:rPr>
        <w:rFonts w:hint="default" w:ascii="Verdana" w:hAnsi="Verdana"/>
        <w:sz w:val="18"/>
      </w:rPr>
    </w:lvl>
    <w:lvl w:ilvl="6" w:tentative="0">
      <w:start w:val="1"/>
      <w:numFmt w:val="decimal"/>
      <w:lvlText w:val="%1.%2.%3.%4.%5.%6.%7."/>
      <w:lvlJc w:val="left"/>
      <w:pPr>
        <w:tabs>
          <w:tab w:val="left" w:pos="1134"/>
        </w:tabs>
        <w:ind w:left="1134" w:hanging="1134"/>
      </w:pPr>
      <w:rPr>
        <w:rFonts w:hint="default" w:ascii="Verdana" w:hAnsi="Verdana"/>
        <w:sz w:val="18"/>
      </w:rPr>
    </w:lvl>
    <w:lvl w:ilvl="7" w:tentative="0">
      <w:start w:val="1"/>
      <w:numFmt w:val="decimal"/>
      <w:lvlText w:val="%1.%2.%3.%4.%5.%6.%7.%8."/>
      <w:lvlJc w:val="left"/>
      <w:pPr>
        <w:tabs>
          <w:tab w:val="left" w:pos="1134"/>
        </w:tabs>
        <w:ind w:left="1134" w:hanging="1134"/>
      </w:pPr>
      <w:rPr>
        <w:rFonts w:hint="default" w:ascii="Verdana" w:hAnsi="Verdana"/>
        <w:sz w:val="18"/>
      </w:rPr>
    </w:lvl>
    <w:lvl w:ilvl="8" w:tentative="0">
      <w:start w:val="1"/>
      <w:numFmt w:val="decimal"/>
      <w:lvlText w:val="%1.%2.%3.%4.%5.%6.%7.%8.%9."/>
      <w:lvlJc w:val="left"/>
      <w:pPr>
        <w:tabs>
          <w:tab w:val="left" w:pos="1134"/>
        </w:tabs>
        <w:ind w:left="1134" w:hanging="1134"/>
      </w:pPr>
      <w:rPr>
        <w:rFonts w:hint="default" w:ascii="Verdana" w:hAnsi="Verdana"/>
        <w:sz w:val="18"/>
      </w:rPr>
    </w:lvl>
  </w:abstractNum>
  <w:abstractNum w:abstractNumId="15">
    <w:nsid w:val="33B55551"/>
    <w:multiLevelType w:val="multilevel"/>
    <w:tmpl w:val="33B55551"/>
    <w:lvl w:ilvl="0" w:tentative="0">
      <w:start w:val="1"/>
      <w:numFmt w:val="decimal"/>
      <w:lvlText w:val="%1."/>
      <w:lvlJc w:val="left"/>
      <w:pPr>
        <w:ind w:left="0" w:hanging="624"/>
      </w:pPr>
      <w:rPr>
        <w:rFonts w:hint="default"/>
        <w:b/>
        <w:color w:val="009DE0"/>
        <w:sz w:val="28"/>
      </w:rPr>
    </w:lvl>
    <w:lvl w:ilvl="1" w:tentative="0">
      <w:start w:val="1"/>
      <w:numFmt w:val="decimal"/>
      <w:pStyle w:val="317"/>
      <w:lvlText w:val="%1.%2"/>
      <w:lvlJc w:val="left"/>
      <w:pPr>
        <w:tabs>
          <w:tab w:val="left" w:pos="454"/>
        </w:tabs>
        <w:ind w:left="0" w:hanging="624"/>
      </w:pPr>
      <w:rPr>
        <w:rFonts w:hint="default" w:ascii="Verdana" w:hAnsi="Verdana"/>
        <w:b/>
        <w:color w:val="000000"/>
        <w:sz w:val="18"/>
      </w:rPr>
    </w:lvl>
    <w:lvl w:ilvl="2" w:tentative="0">
      <w:start w:val="1"/>
      <w:numFmt w:val="decimal"/>
      <w:pStyle w:val="318"/>
      <w:lvlText w:val="%1.%2.%3"/>
      <w:lvlJc w:val="left"/>
      <w:pPr>
        <w:tabs>
          <w:tab w:val="left" w:pos="624"/>
        </w:tabs>
        <w:ind w:left="0" w:hanging="624"/>
      </w:pPr>
      <w:rPr>
        <w:rFonts w:hint="default" w:ascii="Verdana" w:hAnsi="Verdana"/>
        <w:color w:val="000000"/>
        <w:sz w:val="17"/>
      </w:rPr>
    </w:lvl>
    <w:lvl w:ilvl="3" w:tentative="0">
      <w:start w:val="1"/>
      <w:numFmt w:val="decimal"/>
      <w:pStyle w:val="319"/>
      <w:lvlText w:val="%1.%2.%3.%4"/>
      <w:lvlJc w:val="left"/>
      <w:pPr>
        <w:tabs>
          <w:tab w:val="left" w:pos="284"/>
        </w:tabs>
        <w:ind w:left="0" w:hanging="624"/>
      </w:pPr>
      <w:rPr>
        <w:rFonts w:hint="default" w:ascii="Verdana" w:hAnsi="Verdana"/>
        <w:color w:val="auto"/>
        <w:sz w:val="17"/>
      </w:rPr>
    </w:lvl>
    <w:lvl w:ilvl="4" w:tentative="0">
      <w:start w:val="1"/>
      <w:numFmt w:val="decimal"/>
      <w:lvlRestart w:val="0"/>
      <w:lvlText w:val="%1.%2.%3.%4.%5"/>
      <w:lvlJc w:val="right"/>
      <w:pPr>
        <w:tabs>
          <w:tab w:val="left" w:pos="567"/>
        </w:tabs>
        <w:ind w:left="0" w:hanging="624"/>
      </w:pPr>
      <w:rPr>
        <w:rFonts w:hint="default"/>
      </w:rPr>
    </w:lvl>
    <w:lvl w:ilvl="5" w:tentative="0">
      <w:start w:val="1"/>
      <w:numFmt w:val="decimal"/>
      <w:lvlText w:val="%1.%2.%3.%4.%5.%6"/>
      <w:lvlJc w:val="right"/>
      <w:pPr>
        <w:tabs>
          <w:tab w:val="left" w:pos="567"/>
        </w:tabs>
        <w:ind w:left="0" w:hanging="624"/>
      </w:pPr>
      <w:rPr>
        <w:rFonts w:hint="default"/>
      </w:rPr>
    </w:lvl>
    <w:lvl w:ilvl="6" w:tentative="0">
      <w:start w:val="1"/>
      <w:numFmt w:val="decimal"/>
      <w:lvlText w:val="%1.%2.%3.%4.%5.%6.%7"/>
      <w:lvlJc w:val="right"/>
      <w:pPr>
        <w:tabs>
          <w:tab w:val="left" w:pos="851"/>
        </w:tabs>
        <w:ind w:left="0" w:hanging="624"/>
      </w:pPr>
      <w:rPr>
        <w:rFonts w:hint="default"/>
      </w:rPr>
    </w:lvl>
    <w:lvl w:ilvl="7" w:tentative="0">
      <w:start w:val="1"/>
      <w:numFmt w:val="decimal"/>
      <w:lvlText w:val="%1.%2.%3.%4.%5.%6.%7.%8"/>
      <w:lvlJc w:val="right"/>
      <w:pPr>
        <w:tabs>
          <w:tab w:val="left" w:pos="851"/>
        </w:tabs>
        <w:ind w:left="0" w:hanging="624"/>
      </w:pPr>
      <w:rPr>
        <w:rFonts w:hint="default"/>
      </w:rPr>
    </w:lvl>
    <w:lvl w:ilvl="8" w:tentative="0">
      <w:start w:val="1"/>
      <w:numFmt w:val="decimal"/>
      <w:lvlText w:val="%1.%2.%3.%4.%5.%6.%7.%8.%9"/>
      <w:lvlJc w:val="right"/>
      <w:pPr>
        <w:tabs>
          <w:tab w:val="left" w:pos="1134"/>
        </w:tabs>
        <w:ind w:left="0" w:hanging="624"/>
      </w:pPr>
      <w:rPr>
        <w:rFonts w:hint="default"/>
      </w:rPr>
    </w:lvl>
  </w:abstractNum>
  <w:abstractNum w:abstractNumId="16">
    <w:nsid w:val="3D61004C"/>
    <w:multiLevelType w:val="multilevel"/>
    <w:tmpl w:val="3D61004C"/>
    <w:lvl w:ilvl="0" w:tentative="0">
      <w:start w:val="1"/>
      <w:numFmt w:val="bullet"/>
      <w:pStyle w:val="68"/>
      <w:lvlText w:val=""/>
      <w:lvlJc w:val="left"/>
      <w:pPr>
        <w:tabs>
          <w:tab w:val="left" w:pos="1209"/>
        </w:tabs>
        <w:ind w:left="1209"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7">
    <w:nsid w:val="44B50793"/>
    <w:multiLevelType w:val="multilevel"/>
    <w:tmpl w:val="44B50793"/>
    <w:lvl w:ilvl="0" w:tentative="0">
      <w:start w:val="1"/>
      <w:numFmt w:val="bullet"/>
      <w:pStyle w:val="42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8BC079C"/>
    <w:multiLevelType w:val="multilevel"/>
    <w:tmpl w:val="48BC079C"/>
    <w:lvl w:ilvl="0" w:tentative="0">
      <w:start w:val="1"/>
      <w:numFmt w:val="decimal"/>
      <w:pStyle w:val="75"/>
      <w:lvlText w:val="%1."/>
      <w:lvlJc w:val="left"/>
      <w:pPr>
        <w:tabs>
          <w:tab w:val="left" w:pos="643"/>
        </w:tabs>
        <w:ind w:left="643"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52AE1289"/>
    <w:multiLevelType w:val="multilevel"/>
    <w:tmpl w:val="52AE1289"/>
    <w:lvl w:ilvl="0" w:tentative="0">
      <w:start w:val="1"/>
      <w:numFmt w:val="decimal"/>
      <w:lvlText w:val="%1."/>
      <w:lvlJc w:val="left"/>
      <w:pPr>
        <w:ind w:left="170" w:hanging="170"/>
      </w:pPr>
      <w:rPr>
        <w:rFonts w:hint="default"/>
      </w:rPr>
    </w:lvl>
    <w:lvl w:ilvl="1" w:tentative="0">
      <w:start w:val="1"/>
      <w:numFmt w:val="decimal"/>
      <w:lvlText w:val="%1.%2."/>
      <w:lvlJc w:val="left"/>
      <w:pPr>
        <w:ind w:left="792" w:hanging="432"/>
      </w:pPr>
      <w:rPr>
        <w:rFonts w:hint="default"/>
        <w:sz w:val="16"/>
        <w:szCs w:val="16"/>
      </w:rPr>
    </w:lvl>
    <w:lvl w:ilvl="2" w:tentative="0">
      <w:start w:val="1"/>
      <w:numFmt w:val="decimal"/>
      <w:lvlText w:val="%1.%2.%3."/>
      <w:lvlJc w:val="left"/>
      <w:pPr>
        <w:ind w:left="1224" w:hanging="504"/>
      </w:pPr>
      <w:rPr>
        <w:rFonts w:hint="default"/>
        <w:sz w:val="20"/>
      </w:rPr>
    </w:lvl>
    <w:lvl w:ilvl="3" w:tentative="0">
      <w:start w:val="1"/>
      <w:numFmt w:val="decimal"/>
      <w:lvlText w:val="%1.%2.%3.%4."/>
      <w:lvlJc w:val="left"/>
      <w:pPr>
        <w:ind w:left="1728" w:hanging="648"/>
      </w:pPr>
      <w:rPr>
        <w:rFonts w:hint="default"/>
        <w:sz w:val="20"/>
      </w:rPr>
    </w:lvl>
    <w:lvl w:ilvl="4" w:tentative="0">
      <w:start w:val="1"/>
      <w:numFmt w:val="decimal"/>
      <w:lvlText w:val="%1.%2.%3.%4.%5."/>
      <w:lvlJc w:val="left"/>
      <w:pPr>
        <w:ind w:left="2232" w:hanging="792"/>
      </w:pPr>
      <w:rPr>
        <w:rFonts w:hint="default"/>
        <w:sz w:val="20"/>
      </w:rPr>
    </w:lvl>
    <w:lvl w:ilvl="5" w:tentative="0">
      <w:start w:val="1"/>
      <w:numFmt w:val="decimal"/>
      <w:lvlText w:val="%1.%2.%3.%4.%5.%6."/>
      <w:lvlJc w:val="left"/>
      <w:pPr>
        <w:ind w:left="2736" w:hanging="936"/>
      </w:pPr>
      <w:rPr>
        <w:rFonts w:hint="default"/>
        <w:sz w:val="20"/>
      </w:rPr>
    </w:lvl>
    <w:lvl w:ilvl="6" w:tentative="0">
      <w:start w:val="1"/>
      <w:numFmt w:val="decimal"/>
      <w:lvlText w:val="%1.%2.%3.%4.%5.%6.%7."/>
      <w:lvlJc w:val="left"/>
      <w:pPr>
        <w:ind w:left="3240" w:hanging="1080"/>
      </w:pPr>
      <w:rPr>
        <w:rFonts w:hint="default"/>
        <w:sz w:val="20"/>
      </w:rPr>
    </w:lvl>
    <w:lvl w:ilvl="7" w:tentative="0">
      <w:start w:val="1"/>
      <w:numFmt w:val="decimal"/>
      <w:lvlText w:val="%1.%2.%3.%4.%5.%6.%7.%8."/>
      <w:lvlJc w:val="left"/>
      <w:pPr>
        <w:ind w:left="3744" w:hanging="1224"/>
      </w:pPr>
      <w:rPr>
        <w:rFonts w:hint="default"/>
        <w:sz w:val="20"/>
      </w:rPr>
    </w:lvl>
    <w:lvl w:ilvl="8" w:tentative="0">
      <w:start w:val="1"/>
      <w:numFmt w:val="decimal"/>
      <w:lvlText w:val="%1.%2.%3.%4.%5.%6.%7.%8.%9."/>
      <w:lvlJc w:val="left"/>
      <w:pPr>
        <w:ind w:left="4320" w:hanging="1440"/>
      </w:pPr>
      <w:rPr>
        <w:rFonts w:hint="default"/>
        <w:sz w:val="20"/>
      </w:rPr>
    </w:lvl>
  </w:abstractNum>
  <w:abstractNum w:abstractNumId="20">
    <w:nsid w:val="55BF38AE"/>
    <w:multiLevelType w:val="multilevel"/>
    <w:tmpl w:val="55BF38AE"/>
    <w:lvl w:ilvl="0" w:tentative="0">
      <w:start w:val="1"/>
      <w:numFmt w:val="bullet"/>
      <w:pStyle w:val="38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7A51D54"/>
    <w:multiLevelType w:val="singleLevel"/>
    <w:tmpl w:val="57A51D54"/>
    <w:lvl w:ilvl="0" w:tentative="0">
      <w:start w:val="1"/>
      <w:numFmt w:val="decimal"/>
      <w:suff w:val="space"/>
      <w:lvlText w:val="%1."/>
      <w:lvlJc w:val="left"/>
    </w:lvl>
  </w:abstractNum>
  <w:abstractNum w:abstractNumId="22">
    <w:nsid w:val="61165F7A"/>
    <w:multiLevelType w:val="multilevel"/>
    <w:tmpl w:val="61165F7A"/>
    <w:lvl w:ilvl="0" w:tentative="0">
      <w:start w:val="1"/>
      <w:numFmt w:val="bullet"/>
      <w:pStyle w:val="71"/>
      <w:lvlText w:val=""/>
      <w:lvlJc w:val="left"/>
      <w:pPr>
        <w:tabs>
          <w:tab w:val="left" w:pos="926"/>
        </w:tabs>
        <w:ind w:left="926" w:hanging="360"/>
      </w:pPr>
      <w:rPr>
        <w:rFonts w:hint="default" w:ascii="Symbol" w:hAnsi="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3">
    <w:nsid w:val="63161F6C"/>
    <w:multiLevelType w:val="multilevel"/>
    <w:tmpl w:val="63161F6C"/>
    <w:lvl w:ilvl="0" w:tentative="0">
      <w:start w:val="1"/>
      <w:numFmt w:val="decimal"/>
      <w:pStyle w:val="34"/>
      <w:lvlText w:val="%1."/>
      <w:lvlJc w:val="left"/>
      <w:pPr>
        <w:tabs>
          <w:tab w:val="left" w:pos="1492"/>
        </w:tabs>
        <w:ind w:left="1492"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637A04D3"/>
    <w:multiLevelType w:val="multilevel"/>
    <w:tmpl w:val="637A04D3"/>
    <w:lvl w:ilvl="0" w:tentative="0">
      <w:start w:val="1"/>
      <w:numFmt w:val="bullet"/>
      <w:pStyle w:val="415"/>
      <w:lvlText w:val=""/>
      <w:lvlJc w:val="left"/>
      <w:pPr>
        <w:tabs>
          <w:tab w:val="left" w:pos="539"/>
        </w:tabs>
        <w:ind w:left="539" w:hanging="397"/>
      </w:pPr>
      <w:rPr>
        <w:rFonts w:hint="default" w:ascii="Symbol" w:hAnsi="Symbol"/>
        <w:color w:val="auto"/>
        <w:sz w:val="16"/>
      </w:rPr>
    </w:lvl>
    <w:lvl w:ilvl="1" w:tentative="0">
      <w:start w:val="1"/>
      <w:numFmt w:val="bullet"/>
      <w:lvlRestart w:val="0"/>
      <w:pStyle w:val="414"/>
      <w:lvlText w:val="-"/>
      <w:lvlJc w:val="left"/>
      <w:pPr>
        <w:tabs>
          <w:tab w:val="left" w:pos="1107"/>
        </w:tabs>
        <w:ind w:left="1107" w:hanging="397"/>
      </w:pPr>
      <w:rPr>
        <w:rFonts w:hint="default" w:ascii="Arial" w:hAnsi="Arial"/>
        <w:lang w:val="ru-RU"/>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1800"/>
        </w:tabs>
        <w:ind w:left="1008" w:hanging="648"/>
      </w:pPr>
      <w:rPr>
        <w:rFonts w:hint="default"/>
      </w:rPr>
    </w:lvl>
    <w:lvl w:ilvl="4" w:tentative="0">
      <w:start w:val="1"/>
      <w:numFmt w:val="decimal"/>
      <w:lvlText w:val="%1.%2.%3.%4.%5."/>
      <w:lvlJc w:val="left"/>
      <w:pPr>
        <w:tabs>
          <w:tab w:val="left" w:pos="2160"/>
        </w:tabs>
        <w:ind w:left="1512" w:hanging="792"/>
      </w:pPr>
      <w:rPr>
        <w:rFonts w:hint="default"/>
      </w:rPr>
    </w:lvl>
    <w:lvl w:ilvl="5" w:tentative="0">
      <w:start w:val="1"/>
      <w:numFmt w:val="decimal"/>
      <w:lvlText w:val="%1.%2.%3.%4.%5.%6."/>
      <w:lvlJc w:val="left"/>
      <w:pPr>
        <w:tabs>
          <w:tab w:val="left" w:pos="2880"/>
        </w:tabs>
        <w:ind w:left="2016" w:hanging="936"/>
      </w:pPr>
      <w:rPr>
        <w:rFonts w:hint="default"/>
      </w:rPr>
    </w:lvl>
    <w:lvl w:ilvl="6" w:tentative="0">
      <w:start w:val="1"/>
      <w:numFmt w:val="decimal"/>
      <w:lvlText w:val="%1.%2.%3.%4.%5.%6.%7."/>
      <w:lvlJc w:val="left"/>
      <w:pPr>
        <w:tabs>
          <w:tab w:val="left" w:pos="3600"/>
        </w:tabs>
        <w:ind w:left="2520" w:hanging="1080"/>
      </w:pPr>
      <w:rPr>
        <w:rFonts w:hint="default"/>
      </w:rPr>
    </w:lvl>
    <w:lvl w:ilvl="7" w:tentative="0">
      <w:start w:val="1"/>
      <w:numFmt w:val="decimal"/>
      <w:lvlText w:val="%1.%2.%3.%4.%5.%6.%7.%8."/>
      <w:lvlJc w:val="left"/>
      <w:pPr>
        <w:tabs>
          <w:tab w:val="left" w:pos="4320"/>
        </w:tabs>
        <w:ind w:left="3024" w:hanging="1224"/>
      </w:pPr>
      <w:rPr>
        <w:rFonts w:hint="default"/>
      </w:rPr>
    </w:lvl>
    <w:lvl w:ilvl="8" w:tentative="0">
      <w:start w:val="1"/>
      <w:numFmt w:val="decimal"/>
      <w:lvlText w:val="%1.%2.%3.%4.%5.%6.%7.%8.%9."/>
      <w:lvlJc w:val="left"/>
      <w:pPr>
        <w:tabs>
          <w:tab w:val="left" w:pos="5040"/>
        </w:tabs>
        <w:ind w:left="3600" w:hanging="1440"/>
      </w:pPr>
      <w:rPr>
        <w:rFonts w:hint="default"/>
      </w:rPr>
    </w:lvl>
  </w:abstractNum>
  <w:abstractNum w:abstractNumId="25">
    <w:nsid w:val="67A0451A"/>
    <w:multiLevelType w:val="multilevel"/>
    <w:tmpl w:val="67A0451A"/>
    <w:lvl w:ilvl="0" w:tentative="0">
      <w:start w:val="1"/>
      <w:numFmt w:val="bullet"/>
      <w:pStyle w:val="41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1A47BCD"/>
    <w:multiLevelType w:val="multilevel"/>
    <w:tmpl w:val="71A47BCD"/>
    <w:lvl w:ilvl="0" w:tentative="0">
      <w:start w:val="1"/>
      <w:numFmt w:val="decimal"/>
      <w:pStyle w:val="2"/>
      <w:lvlText w:val="%1."/>
      <w:lvlJc w:val="left"/>
      <w:pPr>
        <w:ind w:left="0" w:hanging="624"/>
      </w:pPr>
      <w:rPr>
        <w:rFonts w:hint="default"/>
      </w:rPr>
    </w:lvl>
    <w:lvl w:ilvl="1" w:tentative="0">
      <w:start w:val="1"/>
      <w:numFmt w:val="decimal"/>
      <w:pStyle w:val="3"/>
      <w:lvlText w:val="%1.%2"/>
      <w:lvlJc w:val="left"/>
      <w:pPr>
        <w:ind w:left="0" w:hanging="624"/>
      </w:pPr>
      <w:rPr>
        <w:rFonts w:hint="default"/>
      </w:rPr>
    </w:lvl>
    <w:lvl w:ilvl="2" w:tentative="0">
      <w:start w:val="1"/>
      <w:numFmt w:val="decimal"/>
      <w:pStyle w:val="4"/>
      <w:lvlText w:val="%1.%2.%3"/>
      <w:lvlJc w:val="left"/>
      <w:pPr>
        <w:tabs>
          <w:tab w:val="left" w:pos="0"/>
        </w:tabs>
        <w:ind w:left="0" w:hanging="624"/>
      </w:pPr>
      <w:rPr>
        <w:rFonts w:hint="default"/>
      </w:rPr>
    </w:lvl>
    <w:lvl w:ilvl="3" w:tentative="0">
      <w:start w:val="1"/>
      <w:numFmt w:val="decimal"/>
      <w:pStyle w:val="5"/>
      <w:lvlText w:val="%1.%2.%3.%4"/>
      <w:lvlJc w:val="left"/>
      <w:pPr>
        <w:tabs>
          <w:tab w:val="left" w:pos="170"/>
        </w:tabs>
        <w:ind w:left="170" w:hanging="794"/>
      </w:pPr>
      <w:rPr>
        <w:rFonts w:hint="default"/>
      </w:rPr>
    </w:lvl>
    <w:lvl w:ilvl="4" w:tentative="0">
      <w:start w:val="1"/>
      <w:numFmt w:val="decimal"/>
      <w:pStyle w:val="6"/>
      <w:lvlText w:val="%1.%2.%3.%4.%5"/>
      <w:lvlJc w:val="left"/>
      <w:pPr>
        <w:tabs>
          <w:tab w:val="left" w:pos="567"/>
        </w:tabs>
        <w:ind w:left="567" w:hanging="1191"/>
      </w:pPr>
      <w:rPr>
        <w:rFonts w:hint="default"/>
      </w:rPr>
    </w:lvl>
    <w:lvl w:ilvl="5" w:tentative="0">
      <w:start w:val="1"/>
      <w:numFmt w:val="decimal"/>
      <w:pStyle w:val="7"/>
      <w:lvlText w:val="%1.%2.%3.%4.%5.%6"/>
      <w:lvlJc w:val="left"/>
      <w:pPr>
        <w:tabs>
          <w:tab w:val="left" w:pos="737"/>
        </w:tabs>
        <w:ind w:left="737" w:hanging="1361"/>
      </w:pPr>
      <w:rPr>
        <w:rFonts w:hint="default"/>
      </w:rPr>
    </w:lvl>
    <w:lvl w:ilvl="6" w:tentative="0">
      <w:start w:val="1"/>
      <w:numFmt w:val="decimal"/>
      <w:pStyle w:val="8"/>
      <w:lvlText w:val="%1.%2.%3.%4.%5.%6.%7"/>
      <w:lvlJc w:val="left"/>
      <w:pPr>
        <w:tabs>
          <w:tab w:val="left" w:pos="851"/>
        </w:tabs>
        <w:ind w:left="851" w:hanging="1475"/>
      </w:pPr>
      <w:rPr>
        <w:rFonts w:hint="default"/>
      </w:rPr>
    </w:lvl>
    <w:lvl w:ilvl="7" w:tentative="0">
      <w:start w:val="1"/>
      <w:numFmt w:val="decimal"/>
      <w:pStyle w:val="9"/>
      <w:lvlText w:val="%1.%2.%3.%4.%5.%6.%7.%8"/>
      <w:lvlJc w:val="left"/>
      <w:pPr>
        <w:tabs>
          <w:tab w:val="left" w:pos="1021"/>
        </w:tabs>
        <w:ind w:left="1021" w:hanging="1645"/>
      </w:pPr>
      <w:rPr>
        <w:rFonts w:hint="default"/>
      </w:rPr>
    </w:lvl>
    <w:lvl w:ilvl="8" w:tentative="0">
      <w:start w:val="1"/>
      <w:numFmt w:val="decimal"/>
      <w:pStyle w:val="10"/>
      <w:lvlText w:val="%1.%2.%3.%4.%5.%6.%7.%8.%9"/>
      <w:lvlJc w:val="left"/>
      <w:pPr>
        <w:tabs>
          <w:tab w:val="left" w:pos="1134"/>
        </w:tabs>
        <w:ind w:left="1134" w:hanging="1758"/>
      </w:pPr>
      <w:rPr>
        <w:rFonts w:hint="default"/>
      </w:rPr>
    </w:lvl>
  </w:abstractNum>
  <w:abstractNum w:abstractNumId="27">
    <w:nsid w:val="767D22C9"/>
    <w:multiLevelType w:val="singleLevel"/>
    <w:tmpl w:val="767D22C9"/>
    <w:lvl w:ilvl="0" w:tentative="0">
      <w:start w:val="1"/>
      <w:numFmt w:val="decimal"/>
      <w:suff w:val="space"/>
      <w:lvlText w:val="%1."/>
      <w:lvlJc w:val="left"/>
    </w:lvl>
  </w:abstractNum>
  <w:abstractNum w:abstractNumId="28">
    <w:nsid w:val="783E23A5"/>
    <w:multiLevelType w:val="multilevel"/>
    <w:tmpl w:val="783E23A5"/>
    <w:lvl w:ilvl="0" w:tentative="0">
      <w:start w:val="1"/>
      <w:numFmt w:val="decimal"/>
      <w:pStyle w:val="74"/>
      <w:lvlText w:val="%1."/>
      <w:lvlJc w:val="left"/>
      <w:pPr>
        <w:ind w:left="680" w:hanging="340"/>
      </w:pPr>
      <w:rPr>
        <w:rFonts w:hint="default"/>
      </w:rPr>
    </w:lvl>
    <w:lvl w:ilvl="1" w:tentative="0">
      <w:start w:val="1"/>
      <w:numFmt w:val="decimal"/>
      <w:lvlText w:val="%1.%2."/>
      <w:lvlJc w:val="left"/>
      <w:pPr>
        <w:tabs>
          <w:tab w:val="left" w:pos="907"/>
        </w:tabs>
        <w:ind w:left="907" w:hanging="567"/>
      </w:pPr>
      <w:rPr>
        <w:rFonts w:hint="default"/>
      </w:rPr>
    </w:lvl>
    <w:lvl w:ilvl="2" w:tentative="0">
      <w:start w:val="1"/>
      <w:numFmt w:val="decimal"/>
      <w:lvlText w:val="%1.%2.%3."/>
      <w:lvlJc w:val="left"/>
      <w:pPr>
        <w:tabs>
          <w:tab w:val="left" w:pos="1191"/>
        </w:tabs>
        <w:ind w:left="1191" w:hanging="851"/>
      </w:pPr>
      <w:rPr>
        <w:rFonts w:hint="default"/>
      </w:rPr>
    </w:lvl>
    <w:lvl w:ilvl="3" w:tentative="0">
      <w:start w:val="1"/>
      <w:numFmt w:val="decimal"/>
      <w:lvlText w:val="%1.%2.%3.%4."/>
      <w:lvlJc w:val="left"/>
      <w:pPr>
        <w:tabs>
          <w:tab w:val="left" w:pos="1474"/>
        </w:tabs>
        <w:ind w:left="1474" w:hanging="1134"/>
      </w:pPr>
      <w:rPr>
        <w:rFonts w:hint="default"/>
      </w:rPr>
    </w:lvl>
    <w:lvl w:ilvl="4" w:tentative="0">
      <w:start w:val="1"/>
      <w:numFmt w:val="decimal"/>
      <w:lvlText w:val="%1.%2.%3.%4.%5."/>
      <w:lvlJc w:val="left"/>
      <w:pPr>
        <w:tabs>
          <w:tab w:val="left" w:pos="1644"/>
        </w:tabs>
        <w:ind w:left="1644" w:hanging="1304"/>
      </w:pPr>
      <w:rPr>
        <w:rFonts w:hint="default"/>
      </w:rPr>
    </w:lvl>
    <w:lvl w:ilvl="5" w:tentative="0">
      <w:start w:val="1"/>
      <w:numFmt w:val="decimal"/>
      <w:lvlText w:val="%1.%2.%3.%4.%5.%6."/>
      <w:lvlJc w:val="left"/>
      <w:pPr>
        <w:tabs>
          <w:tab w:val="left" w:pos="1871"/>
        </w:tabs>
        <w:ind w:left="1871" w:hanging="1531"/>
      </w:pPr>
      <w:rPr>
        <w:rFonts w:hint="default"/>
      </w:rPr>
    </w:lvl>
    <w:lvl w:ilvl="6" w:tentative="0">
      <w:start w:val="1"/>
      <w:numFmt w:val="decimal"/>
      <w:lvlText w:val="%1.%2.%3.%4.%5.%6.%7."/>
      <w:lvlJc w:val="left"/>
      <w:pPr>
        <w:tabs>
          <w:tab w:val="left" w:pos="2041"/>
        </w:tabs>
        <w:ind w:left="2041" w:hanging="1701"/>
      </w:pPr>
      <w:rPr>
        <w:rFonts w:hint="default"/>
      </w:rPr>
    </w:lvl>
    <w:lvl w:ilvl="7" w:tentative="0">
      <w:start w:val="1"/>
      <w:numFmt w:val="decimal"/>
      <w:lvlText w:val="%1.%2.%3.%4.%5.%6.%7.%8."/>
      <w:lvlJc w:val="left"/>
      <w:pPr>
        <w:tabs>
          <w:tab w:val="left" w:pos="2211"/>
        </w:tabs>
        <w:ind w:left="2211" w:hanging="1871"/>
      </w:pPr>
      <w:rPr>
        <w:rFonts w:hint="default"/>
      </w:rPr>
    </w:lvl>
    <w:lvl w:ilvl="8" w:tentative="0">
      <w:start w:val="1"/>
      <w:numFmt w:val="decimal"/>
      <w:lvlText w:val="%1.%2.%3.%4.%5.%6.%7.%8.%9."/>
      <w:lvlJc w:val="left"/>
      <w:pPr>
        <w:tabs>
          <w:tab w:val="left" w:pos="2438"/>
        </w:tabs>
        <w:ind w:left="2438" w:hanging="2098"/>
      </w:pPr>
      <w:rPr>
        <w:rFonts w:hint="default"/>
      </w:rPr>
    </w:lvl>
  </w:abstractNum>
  <w:abstractNum w:abstractNumId="29">
    <w:nsid w:val="7CF21B07"/>
    <w:multiLevelType w:val="multilevel"/>
    <w:tmpl w:val="7CF21B07"/>
    <w:lvl w:ilvl="0" w:tentative="0">
      <w:start w:val="1"/>
      <w:numFmt w:val="bullet"/>
      <w:pStyle w:val="299"/>
      <w:lvlText w:val=""/>
      <w:lvlJc w:val="left"/>
      <w:pPr>
        <w:tabs>
          <w:tab w:val="left" w:pos="2160"/>
        </w:tabs>
        <w:ind w:left="2160" w:hanging="360"/>
      </w:pPr>
      <w:rPr>
        <w:rFonts w:hint="default" w:ascii="Symbol" w:hAnsi="Symbol"/>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26"/>
  </w:num>
  <w:num w:numId="2">
    <w:abstractNumId w:val="23"/>
  </w:num>
  <w:num w:numId="3">
    <w:abstractNumId w:val="11"/>
  </w:num>
  <w:num w:numId="4">
    <w:abstractNumId w:val="4"/>
  </w:num>
  <w:num w:numId="5">
    <w:abstractNumId w:val="9"/>
  </w:num>
  <w:num w:numId="6">
    <w:abstractNumId w:val="16"/>
  </w:num>
  <w:num w:numId="7">
    <w:abstractNumId w:val="12"/>
  </w:num>
  <w:num w:numId="8">
    <w:abstractNumId w:val="8"/>
  </w:num>
  <w:num w:numId="9">
    <w:abstractNumId w:val="22"/>
  </w:num>
  <w:num w:numId="10">
    <w:abstractNumId w:val="28"/>
  </w:num>
  <w:num w:numId="11">
    <w:abstractNumId w:val="18"/>
  </w:num>
  <w:num w:numId="12">
    <w:abstractNumId w:val="6"/>
  </w:num>
  <w:num w:numId="13">
    <w:abstractNumId w:val="19"/>
    <w:lvlOverride w:ilvl="0">
      <w:lvl w:ilvl="0" w:tentative="1">
        <w:start w:val="1"/>
        <w:numFmt w:val="decimal"/>
        <w:lvlText w:val="%1."/>
        <w:lvlJc w:val="left"/>
        <w:pPr>
          <w:ind w:left="170" w:hanging="170"/>
        </w:pPr>
        <w:rPr>
          <w:rFonts w:hint="default"/>
        </w:rPr>
      </w:lvl>
    </w:lvlOverride>
    <w:lvlOverride w:ilvl="1">
      <w:lvl w:ilvl="1" w:tentative="1">
        <w:start w:val="1"/>
        <w:numFmt w:val="decimal"/>
        <w:pStyle w:val="275"/>
        <w:lvlText w:val="%1.%2."/>
        <w:lvlJc w:val="left"/>
        <w:pPr>
          <w:ind w:left="510" w:hanging="283"/>
        </w:pPr>
        <w:rPr>
          <w:rFonts w:hint="default" w:ascii="Arial" w:hAnsi="Arial"/>
          <w:sz w:val="16"/>
          <w:szCs w:val="16"/>
        </w:rPr>
      </w:lvl>
    </w:lvlOverride>
    <w:lvlOverride w:ilvl="2">
      <w:lvl w:ilvl="2" w:tentative="1">
        <w:start w:val="1"/>
        <w:numFmt w:val="decimal"/>
        <w:lvlText w:val="%1.%2.%3."/>
        <w:lvlJc w:val="left"/>
        <w:pPr>
          <w:ind w:left="1224" w:hanging="504"/>
        </w:pPr>
        <w:rPr>
          <w:rFonts w:hint="default"/>
          <w:sz w:val="20"/>
        </w:rPr>
      </w:lvl>
    </w:lvlOverride>
    <w:lvlOverride w:ilvl="3">
      <w:lvl w:ilvl="3" w:tentative="1">
        <w:start w:val="1"/>
        <w:numFmt w:val="decimal"/>
        <w:lvlText w:val="%1.%2.%3.%4."/>
        <w:lvlJc w:val="left"/>
        <w:pPr>
          <w:ind w:left="1728" w:hanging="648"/>
        </w:pPr>
        <w:rPr>
          <w:rFonts w:hint="default"/>
          <w:sz w:val="20"/>
        </w:rPr>
      </w:lvl>
    </w:lvlOverride>
    <w:lvlOverride w:ilvl="4">
      <w:lvl w:ilvl="4" w:tentative="1">
        <w:start w:val="1"/>
        <w:numFmt w:val="decimal"/>
        <w:lvlText w:val="%1.%2.%3.%4.%5."/>
        <w:lvlJc w:val="left"/>
        <w:pPr>
          <w:ind w:left="2232" w:hanging="792"/>
        </w:pPr>
        <w:rPr>
          <w:rFonts w:hint="default"/>
          <w:sz w:val="20"/>
        </w:rPr>
      </w:lvl>
    </w:lvlOverride>
    <w:lvlOverride w:ilvl="5">
      <w:lvl w:ilvl="5" w:tentative="1">
        <w:start w:val="1"/>
        <w:numFmt w:val="decimal"/>
        <w:lvlText w:val="%1.%2.%3.%4.%5.%6."/>
        <w:lvlJc w:val="left"/>
        <w:pPr>
          <w:ind w:left="2736" w:hanging="936"/>
        </w:pPr>
        <w:rPr>
          <w:rFonts w:hint="default"/>
          <w:sz w:val="20"/>
        </w:rPr>
      </w:lvl>
    </w:lvlOverride>
    <w:lvlOverride w:ilvl="6">
      <w:lvl w:ilvl="6" w:tentative="1">
        <w:start w:val="1"/>
        <w:numFmt w:val="decimal"/>
        <w:lvlText w:val="%1.%2.%3.%4.%5.%6.%7."/>
        <w:lvlJc w:val="left"/>
        <w:pPr>
          <w:ind w:left="3240" w:hanging="1080"/>
        </w:pPr>
        <w:rPr>
          <w:rFonts w:hint="default"/>
          <w:sz w:val="20"/>
        </w:rPr>
      </w:lvl>
    </w:lvlOverride>
    <w:lvlOverride w:ilvl="7">
      <w:lvl w:ilvl="7" w:tentative="1">
        <w:start w:val="1"/>
        <w:numFmt w:val="decimal"/>
        <w:lvlText w:val="%1.%2.%3.%4.%5.%6.%7.%8."/>
        <w:lvlJc w:val="left"/>
        <w:pPr>
          <w:ind w:left="3744" w:hanging="1224"/>
        </w:pPr>
        <w:rPr>
          <w:rFonts w:hint="default"/>
          <w:sz w:val="20"/>
        </w:rPr>
      </w:lvl>
    </w:lvlOverride>
    <w:lvlOverride w:ilvl="8">
      <w:lvl w:ilvl="8" w:tentative="1">
        <w:start w:val="1"/>
        <w:numFmt w:val="decimal"/>
        <w:lvlText w:val="%1.%2.%3.%4.%5.%6.%7.%8.%9."/>
        <w:lvlJc w:val="left"/>
        <w:pPr>
          <w:ind w:left="4320" w:hanging="1440"/>
        </w:pPr>
        <w:rPr>
          <w:rFonts w:hint="default"/>
          <w:sz w:val="20"/>
        </w:rPr>
      </w:lvl>
    </w:lvlOverride>
  </w:num>
  <w:num w:numId="14">
    <w:abstractNumId w:val="13"/>
  </w:num>
  <w:num w:numId="15">
    <w:abstractNumId w:val="29"/>
  </w:num>
  <w:num w:numId="16">
    <w:abstractNumId w:val="15"/>
  </w:num>
  <w:num w:numId="17">
    <w:abstractNumId w:val="7"/>
  </w:num>
  <w:num w:numId="18">
    <w:abstractNumId w:val="14"/>
  </w:num>
  <w:num w:numId="19">
    <w:abstractNumId w:val="20"/>
  </w:num>
  <w:num w:numId="20">
    <w:abstractNumId w:val="24"/>
  </w:num>
  <w:num w:numId="21">
    <w:abstractNumId w:val="25"/>
  </w:num>
  <w:num w:numId="22">
    <w:abstractNumId w:val="17"/>
  </w:num>
  <w:num w:numId="23">
    <w:abstractNumId w:val="5"/>
  </w:num>
  <w:num w:numId="24">
    <w:abstractNumId w:val="1"/>
  </w:num>
  <w:num w:numId="25">
    <w:abstractNumId w:val="3"/>
  </w:num>
  <w:num w:numId="26">
    <w:abstractNumId w:val="2"/>
  </w:num>
  <w:num w:numId="27">
    <w:abstractNumId w:val="0"/>
  </w:num>
  <w:num w:numId="28">
    <w:abstractNumId w:val="10"/>
  </w:num>
  <w:num w:numId="29">
    <w:abstractNumId w:val="21"/>
  </w:num>
  <w:num w:numId="30">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ergey Dudov">
    <w15:presenceInfo w15:providerId="None" w15:userId="Sergey Dudov"/>
  </w15:person>
  <w15:person w15:author="google1599737165">
    <w15:presenceInfo w15:providerId="WPS Office" w15:userId="2425888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footnotePr>
    <w:footnote w:id="6"/>
    <w:footnote w:id="7"/>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C18"/>
    <w:rsid w:val="000571A2"/>
    <w:rsid w:val="00106418"/>
    <w:rsid w:val="001A00FC"/>
    <w:rsid w:val="001D4974"/>
    <w:rsid w:val="0020343F"/>
    <w:rsid w:val="00250EA0"/>
    <w:rsid w:val="0025778F"/>
    <w:rsid w:val="00265095"/>
    <w:rsid w:val="002666E3"/>
    <w:rsid w:val="002826DD"/>
    <w:rsid w:val="002A0A2E"/>
    <w:rsid w:val="002B6C44"/>
    <w:rsid w:val="002E3AA6"/>
    <w:rsid w:val="002F0F02"/>
    <w:rsid w:val="003003F4"/>
    <w:rsid w:val="00301536"/>
    <w:rsid w:val="0034411D"/>
    <w:rsid w:val="00402DCB"/>
    <w:rsid w:val="00421F5C"/>
    <w:rsid w:val="0045441B"/>
    <w:rsid w:val="004678D1"/>
    <w:rsid w:val="00476D43"/>
    <w:rsid w:val="00495989"/>
    <w:rsid w:val="004E60BF"/>
    <w:rsid w:val="00537741"/>
    <w:rsid w:val="00541441"/>
    <w:rsid w:val="005554CE"/>
    <w:rsid w:val="005643E6"/>
    <w:rsid w:val="006759B6"/>
    <w:rsid w:val="006A5BB9"/>
    <w:rsid w:val="006C4DB9"/>
    <w:rsid w:val="006D0C0F"/>
    <w:rsid w:val="006D3BA2"/>
    <w:rsid w:val="007150F5"/>
    <w:rsid w:val="00757C18"/>
    <w:rsid w:val="00761D6B"/>
    <w:rsid w:val="00784D66"/>
    <w:rsid w:val="007D5C3F"/>
    <w:rsid w:val="008157C7"/>
    <w:rsid w:val="00857E1A"/>
    <w:rsid w:val="00874F86"/>
    <w:rsid w:val="008E0E2F"/>
    <w:rsid w:val="009E1FC8"/>
    <w:rsid w:val="00AB648B"/>
    <w:rsid w:val="00B076FF"/>
    <w:rsid w:val="00B12E95"/>
    <w:rsid w:val="00B226E9"/>
    <w:rsid w:val="00BB0A89"/>
    <w:rsid w:val="00BD77BB"/>
    <w:rsid w:val="00C04EF7"/>
    <w:rsid w:val="00C86B63"/>
    <w:rsid w:val="00D35B78"/>
    <w:rsid w:val="00DC3095"/>
    <w:rsid w:val="00E40A4D"/>
    <w:rsid w:val="00E71200"/>
    <w:rsid w:val="00E924E5"/>
    <w:rsid w:val="00EB54E5"/>
    <w:rsid w:val="00EC47B4"/>
    <w:rsid w:val="00ED283F"/>
    <w:rsid w:val="00F503D4"/>
    <w:rsid w:val="00F67239"/>
    <w:rsid w:val="00F76E11"/>
    <w:rsid w:val="00F856DA"/>
    <w:rsid w:val="00F862C6"/>
    <w:rsid w:val="0A54544F"/>
    <w:rsid w:val="0F175EEA"/>
    <w:rsid w:val="16C174AB"/>
    <w:rsid w:val="200E29D1"/>
    <w:rsid w:val="264220A6"/>
    <w:rsid w:val="2A8376B8"/>
    <w:rsid w:val="2A8A5392"/>
    <w:rsid w:val="2BF91DDB"/>
    <w:rsid w:val="30672CD5"/>
    <w:rsid w:val="3DFD880D"/>
    <w:rsid w:val="41056A93"/>
    <w:rsid w:val="4A8F2BD7"/>
    <w:rsid w:val="53B7C9AE"/>
    <w:rsid w:val="572B4532"/>
    <w:rsid w:val="58306484"/>
    <w:rsid w:val="5D573B5C"/>
    <w:rsid w:val="5FF7A3D4"/>
    <w:rsid w:val="6C2F734B"/>
    <w:rsid w:val="6F60051B"/>
    <w:rsid w:val="7D11554A"/>
    <w:rsid w:val="7E5105D8"/>
    <w:rsid w:val="BFBCD627"/>
    <w:rsid w:val="C3F7B9B5"/>
    <w:rsid w:val="DD6CC0A2"/>
    <w:rsid w:val="F3F71D11"/>
    <w:rsid w:val="FAEF6CED"/>
    <w:rsid w:val="FDE21EFE"/>
    <w:rsid w:val="FF0F5F9D"/>
    <w:rsid w:val="FFCE4315"/>
    <w:rsid w:val="FFFD8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5" w:name="Normal Indent"/>
    <w:lsdException w:qFormat="1" w:uiPriority="9" w:semiHidden="0" w:name="footnote text"/>
    <w:lsdException w:qFormat="1" w:uiPriority="99" w:semiHidden="0" w:name="annotation text"/>
    <w:lsdException w:qFormat="1" w:unhideWhenUsed="0" w:uiPriority="9" w:semiHidden="0" w:name="header"/>
    <w:lsdException w:qFormat="1" w:unhideWhenUsed="0" w:uiPriority="99" w:semiHidden="0" w:name="footer"/>
    <w:lsdException w:uiPriority="99" w:name="index heading"/>
    <w:lsdException w:qFormat="1" w:unhideWhenUsed="0" w:uiPriority="35" w:semiHidden="0" w:name="caption"/>
    <w:lsdException w:qFormat="1" w:uiPriority="99" w:semiHidden="0" w:name="table of figures"/>
    <w:lsdException w:qFormat="1" w:uiPriority="9" w:name="envelope address"/>
    <w:lsdException w:qFormat="1" w:uiPriority="9" w:name="envelope return"/>
    <w:lsdException w:qFormat="1" w:uiPriority="9" w:semiHidden="0" w:name="footnote reference"/>
    <w:lsdException w:qFormat="1" w:uiPriority="99" w:semiHidden="0" w:name="annotation reference"/>
    <w:lsdException w:qFormat="1" w:unhideWhenUsed="0" w:uiPriority="99" w:name="line number"/>
    <w:lsdException w:qFormat="1" w:unhideWhenUsed="0" w:uiPriority="5" w:semiHidden="0" w:name="page number"/>
    <w:lsdException w:qFormat="1" w:uiPriority="9" w:name="endnote reference"/>
    <w:lsdException w:qFormat="1" w:uiPriority="9" w:name="endnote text"/>
    <w:lsdException w:uiPriority="99" w:name="table of authorities"/>
    <w:lsdException w:uiPriority="99" w:name="macro"/>
    <w:lsdException w:uiPriority="99" w:name="toa heading"/>
    <w:lsdException w:qFormat="1" w:unhideWhenUsed="0" w:uiPriority="99" w:name="List"/>
    <w:lsdException w:qFormat="1" w:unhideWhenUsed="0" w:uiPriority="0" w:semiHidden="0" w:name="List Bullet"/>
    <w:lsdException w:qFormat="1" w:unhideWhenUsed="0" w:uiPriority="0" w:semiHidden="0"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iPriority="9" w:name="List Bullet 2"/>
    <w:lsdException w:qFormat="1" w:unhideWhenUsed="0" w:uiPriority="9" w:name="List Bullet 3"/>
    <w:lsdException w:qFormat="1" w:unhideWhenUsed="0" w:uiPriority="9" w:name="List Bullet 4"/>
    <w:lsdException w:qFormat="1" w:unhideWhenUsed="0" w:uiPriority="9" w:name="List Bullet 5"/>
    <w:lsdException w:qFormat="1" w:unhideWhenUsed="0" w:uiPriority="3" w:name="List Number 2"/>
    <w:lsdException w:qFormat="1" w:unhideWhenUsed="0" w:uiPriority="3" w:name="List Number 3"/>
    <w:lsdException w:qFormat="1" w:unhideWhenUsed="0" w:uiPriority="3" w:name="List Number 4"/>
    <w:lsdException w:qFormat="1" w:unhideWhenUsed="0" w:uiPriority="3" w:name="List Number 5"/>
    <w:lsdException w:qFormat="1" w:uiPriority="3" w:semiHidden="0" w:name="Title"/>
    <w:lsdException w:qFormat="1" w:unhideWhenUsed="0" w:uiPriority="9" w:name="Closing"/>
    <w:lsdException w:qFormat="1" w:unhideWhenUsed="0" w:uiPriority="5" w:name="Signature"/>
    <w:lsdException w:qFormat="1" w:uiPriority="1" w:name="Default Paragraph Font"/>
    <w:lsdException w:qFormat="1" w:unhideWhenUsed="0" w:uiPriority="99" w:semiHidden="0" w:name="Body Text"/>
    <w:lsdException w:qFormat="1" w:unhideWhenUsed="0" w:uiPriority="99" w:name="Body Text Indent"/>
    <w:lsdException w:qFormat="1" w:unhideWhenUsed="0" w:uiPriority="9" w:name="List Continue"/>
    <w:lsdException w:qFormat="1" w:unhideWhenUsed="0" w:uiPriority="9" w:name="List Continue 2"/>
    <w:lsdException w:qFormat="1" w:unhideWhenUsed="0" w:uiPriority="9" w:name="List Continue 3"/>
    <w:lsdException w:qFormat="1" w:unhideWhenUsed="0" w:uiPriority="9" w:name="List Continue 4"/>
    <w:lsdException w:qFormat="1" w:unhideWhenUsed="0" w:uiPriority="9" w:name="List Continue 5"/>
    <w:lsdException w:qFormat="1" w:unhideWhenUsed="0" w:uiPriority="3" w:name="Message Header"/>
    <w:lsdException w:qFormat="1" w:uiPriority="5" w:semiHidden="0" w:name="Subtitle"/>
    <w:lsdException w:qFormat="1" w:unhideWhenUsed="0" w:uiPriority="5" w:name="Salutation"/>
    <w:lsdException w:qFormat="1" w:unhideWhenUsed="0" w:uiPriority="9" w:name="Date"/>
    <w:lsdException w:qFormat="1" w:unhideWhenUsed="0" w:uiPriority="99" w:name="Body Text First Indent"/>
    <w:lsdException w:qFormat="1" w:unhideWhenUsed="0" w:uiPriority="99" w:name="Body Text First Indent 2"/>
    <w:lsdException w:qFormat="1" w:unhideWhenUsed="0" w:uiPriority="5" w:name="Note Heading"/>
    <w:lsdException w:qFormat="1" w:unhideWhenUsed="0" w:uiPriority="99" w:semiHidden="0"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99" w:semiHidden="0" w:name="Hyperlink"/>
    <w:lsdException w:qFormat="1" w:unhideWhenUsed="0" w:uiPriority="9" w:semiHidden="0" w:name="FollowedHyperlink"/>
    <w:lsdException w:qFormat="1" w:uiPriority="22" w:semiHidden="0" w:name="Strong"/>
    <w:lsdException w:qFormat="1" w:uiPriority="9" w:semiHidden="0" w:name="Emphasis"/>
    <w:lsdException w:qFormat="1" w:unhideWhenUsed="0" w:uiPriority="9" w:name="Document Map"/>
    <w:lsdException w:qFormat="1" w:unhideWhenUsed="0" w:uiPriority="5" w:name="Plain Text"/>
    <w:lsdException w:qFormat="1" w:unhideWhenUsed="0" w:uiPriority="9" w:name="E-mail Signature"/>
    <w:lsdException w:qFormat="1" w:unhideWhenUsed="0" w:uiPriority="99"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semiHidden="0"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iPriority="99"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uiPriority="99" w:name="Table Web 3"/>
    <w:lsdException w:qFormat="1" w:unhideWhenUsed="0"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120" w:line="240" w:lineRule="atLeast"/>
      <w:jc w:val="both"/>
    </w:pPr>
    <w:rPr>
      <w:rFonts w:ascii="Verdana" w:hAnsi="Verdana" w:eastAsia="Times New Roman" w:cs="Times New Roman"/>
      <w:sz w:val="18"/>
      <w:szCs w:val="18"/>
      <w:lang w:val="en-GB" w:eastAsia="da-DK" w:bidi="ar-SA"/>
    </w:rPr>
  </w:style>
  <w:style w:type="paragraph" w:styleId="2">
    <w:name w:val="heading 1"/>
    <w:basedOn w:val="1"/>
    <w:next w:val="1"/>
    <w:link w:val="268"/>
    <w:qFormat/>
    <w:uiPriority w:val="1"/>
    <w:pPr>
      <w:keepNext/>
      <w:numPr>
        <w:ilvl w:val="0"/>
        <w:numId w:val="1"/>
      </w:numPr>
      <w:spacing w:after="240" w:line="360" w:lineRule="exact"/>
      <w:outlineLvl w:val="0"/>
    </w:pPr>
    <w:rPr>
      <w:rFonts w:cs="Arial"/>
      <w:b/>
      <w:bCs/>
      <w:caps/>
      <w:color w:val="33B5C1"/>
      <w:sz w:val="28"/>
      <w:szCs w:val="32"/>
    </w:rPr>
  </w:style>
  <w:style w:type="paragraph" w:styleId="3">
    <w:name w:val="heading 2"/>
    <w:basedOn w:val="1"/>
    <w:next w:val="1"/>
    <w:link w:val="278"/>
    <w:qFormat/>
    <w:uiPriority w:val="0"/>
    <w:pPr>
      <w:keepNext/>
      <w:numPr>
        <w:ilvl w:val="1"/>
        <w:numId w:val="1"/>
      </w:numPr>
      <w:spacing w:before="240"/>
      <w:outlineLvl w:val="1"/>
    </w:pPr>
    <w:rPr>
      <w:rFonts w:cs="Arial"/>
      <w:b/>
      <w:szCs w:val="16"/>
    </w:rPr>
  </w:style>
  <w:style w:type="paragraph" w:styleId="4">
    <w:name w:val="heading 3"/>
    <w:basedOn w:val="1"/>
    <w:next w:val="1"/>
    <w:link w:val="279"/>
    <w:qFormat/>
    <w:uiPriority w:val="0"/>
    <w:pPr>
      <w:keepNext/>
      <w:numPr>
        <w:ilvl w:val="2"/>
        <w:numId w:val="1"/>
      </w:numPr>
      <w:spacing w:before="120"/>
      <w:outlineLvl w:val="2"/>
    </w:pPr>
    <w:rPr>
      <w:rFonts w:cs="Arial"/>
      <w:bCs/>
      <w:i/>
      <w:szCs w:val="26"/>
    </w:rPr>
  </w:style>
  <w:style w:type="paragraph" w:styleId="5">
    <w:name w:val="heading 4"/>
    <w:basedOn w:val="1"/>
    <w:next w:val="1"/>
    <w:link w:val="280"/>
    <w:qFormat/>
    <w:uiPriority w:val="0"/>
    <w:pPr>
      <w:keepNext/>
      <w:numPr>
        <w:ilvl w:val="3"/>
        <w:numId w:val="1"/>
      </w:numPr>
      <w:outlineLvl w:val="3"/>
    </w:pPr>
    <w:rPr>
      <w:bCs/>
      <w:sz w:val="17"/>
      <w:szCs w:val="28"/>
    </w:rPr>
  </w:style>
  <w:style w:type="paragraph" w:styleId="6">
    <w:name w:val="heading 5"/>
    <w:basedOn w:val="1"/>
    <w:next w:val="1"/>
    <w:link w:val="281"/>
    <w:qFormat/>
    <w:uiPriority w:val="0"/>
    <w:pPr>
      <w:numPr>
        <w:ilvl w:val="4"/>
        <w:numId w:val="1"/>
      </w:numPr>
      <w:outlineLvl w:val="4"/>
    </w:pPr>
    <w:rPr>
      <w:bCs/>
      <w:iCs/>
      <w:sz w:val="17"/>
      <w:szCs w:val="26"/>
    </w:rPr>
  </w:style>
  <w:style w:type="paragraph" w:styleId="7">
    <w:name w:val="heading 6"/>
    <w:basedOn w:val="1"/>
    <w:next w:val="1"/>
    <w:link w:val="282"/>
    <w:qFormat/>
    <w:uiPriority w:val="0"/>
    <w:pPr>
      <w:numPr>
        <w:ilvl w:val="5"/>
        <w:numId w:val="1"/>
      </w:numPr>
      <w:outlineLvl w:val="5"/>
    </w:pPr>
    <w:rPr>
      <w:bCs/>
      <w:sz w:val="17"/>
      <w:szCs w:val="22"/>
    </w:rPr>
  </w:style>
  <w:style w:type="paragraph" w:styleId="8">
    <w:name w:val="heading 7"/>
    <w:basedOn w:val="1"/>
    <w:next w:val="1"/>
    <w:link w:val="283"/>
    <w:qFormat/>
    <w:uiPriority w:val="0"/>
    <w:pPr>
      <w:numPr>
        <w:ilvl w:val="6"/>
        <w:numId w:val="1"/>
      </w:numPr>
      <w:outlineLvl w:val="6"/>
    </w:pPr>
    <w:rPr>
      <w:sz w:val="17"/>
    </w:rPr>
  </w:style>
  <w:style w:type="paragraph" w:styleId="9">
    <w:name w:val="heading 8"/>
    <w:basedOn w:val="1"/>
    <w:next w:val="1"/>
    <w:link w:val="284"/>
    <w:qFormat/>
    <w:uiPriority w:val="0"/>
    <w:pPr>
      <w:numPr>
        <w:ilvl w:val="7"/>
        <w:numId w:val="1"/>
      </w:numPr>
      <w:outlineLvl w:val="7"/>
    </w:pPr>
    <w:rPr>
      <w:b/>
      <w:iCs/>
    </w:rPr>
  </w:style>
  <w:style w:type="paragraph" w:styleId="10">
    <w:name w:val="heading 9"/>
    <w:basedOn w:val="1"/>
    <w:next w:val="1"/>
    <w:link w:val="285"/>
    <w:qFormat/>
    <w:uiPriority w:val="0"/>
    <w:pPr>
      <w:numPr>
        <w:ilvl w:val="8"/>
        <w:numId w:val="1"/>
      </w:numPr>
      <w:outlineLvl w:val="8"/>
    </w:pPr>
    <w:rPr>
      <w:rFonts w:cs="Arial"/>
      <w:b/>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semiHidden/>
    <w:qFormat/>
    <w:uiPriority w:val="99"/>
    <w:rPr>
      <w:rFonts w:ascii="Courier New" w:hAnsi="Courier New" w:cs="Courier New"/>
    </w:rPr>
  </w:style>
  <w:style w:type="character" w:styleId="14">
    <w:name w:val="FollowedHyperlink"/>
    <w:basedOn w:val="11"/>
    <w:qFormat/>
    <w:uiPriority w:val="9"/>
    <w:rPr>
      <w:rFonts w:ascii="Arial" w:hAnsi="Arial"/>
      <w:color w:val="808080"/>
      <w:sz w:val="20"/>
      <w:u w:val="none"/>
    </w:rPr>
  </w:style>
  <w:style w:type="character" w:styleId="15">
    <w:name w:val="footnote reference"/>
    <w:basedOn w:val="11"/>
    <w:unhideWhenUsed/>
    <w:qFormat/>
    <w:uiPriority w:val="9"/>
    <w:rPr>
      <w:rFonts w:ascii="Arial" w:hAnsi="Arial"/>
      <w:sz w:val="20"/>
      <w:vertAlign w:val="superscript"/>
    </w:rPr>
  </w:style>
  <w:style w:type="character" w:styleId="16">
    <w:name w:val="annotation reference"/>
    <w:basedOn w:val="11"/>
    <w:unhideWhenUsed/>
    <w:qFormat/>
    <w:uiPriority w:val="99"/>
    <w:rPr>
      <w:sz w:val="16"/>
      <w:szCs w:val="16"/>
    </w:rPr>
  </w:style>
  <w:style w:type="character" w:styleId="17">
    <w:name w:val="endnote reference"/>
    <w:basedOn w:val="11"/>
    <w:semiHidden/>
    <w:unhideWhenUsed/>
    <w:qFormat/>
    <w:uiPriority w:val="9"/>
    <w:rPr>
      <w:rFonts w:ascii="Verdana" w:hAnsi="Verdana"/>
      <w:sz w:val="13"/>
      <w:vertAlign w:val="superscript"/>
    </w:rPr>
  </w:style>
  <w:style w:type="character" w:styleId="18">
    <w:name w:val="HTML Acronym"/>
    <w:basedOn w:val="11"/>
    <w:semiHidden/>
    <w:qFormat/>
    <w:uiPriority w:val="99"/>
  </w:style>
  <w:style w:type="character" w:styleId="19">
    <w:name w:val="Emphasis"/>
    <w:basedOn w:val="11"/>
    <w:unhideWhenUsed/>
    <w:qFormat/>
    <w:uiPriority w:val="9"/>
    <w:rPr>
      <w:i/>
      <w:iCs/>
    </w:rPr>
  </w:style>
  <w:style w:type="character" w:styleId="20">
    <w:name w:val="Hyperlink"/>
    <w:basedOn w:val="11"/>
    <w:qFormat/>
    <w:uiPriority w:val="99"/>
    <w:rPr>
      <w:rFonts w:ascii="Verdana" w:hAnsi="Verdana" w:eastAsia="Arial"/>
      <w:color w:val="33B5C1"/>
      <w:sz w:val="18"/>
      <w:u w:val="none"/>
    </w:rPr>
  </w:style>
  <w:style w:type="character" w:styleId="21">
    <w:name w:val="HTML Keyboard"/>
    <w:basedOn w:val="11"/>
    <w:semiHidden/>
    <w:qFormat/>
    <w:uiPriority w:val="99"/>
    <w:rPr>
      <w:rFonts w:ascii="Courier New" w:hAnsi="Courier New" w:cs="Courier New"/>
      <w:sz w:val="20"/>
      <w:szCs w:val="20"/>
    </w:rPr>
  </w:style>
  <w:style w:type="character" w:styleId="22">
    <w:name w:val="HTML Code"/>
    <w:basedOn w:val="11"/>
    <w:semiHidden/>
    <w:qFormat/>
    <w:uiPriority w:val="99"/>
    <w:rPr>
      <w:rFonts w:ascii="Courier New" w:hAnsi="Courier New" w:cs="Courier New"/>
      <w:sz w:val="20"/>
      <w:szCs w:val="20"/>
    </w:rPr>
  </w:style>
  <w:style w:type="character" w:styleId="23">
    <w:name w:val="page number"/>
    <w:basedOn w:val="11"/>
    <w:qFormat/>
    <w:uiPriority w:val="5"/>
    <w:rPr>
      <w:rFonts w:ascii="Arial" w:hAnsi="Arial"/>
      <w:sz w:val="13"/>
    </w:rPr>
  </w:style>
  <w:style w:type="character" w:styleId="24">
    <w:name w:val="line number"/>
    <w:basedOn w:val="11"/>
    <w:semiHidden/>
    <w:qFormat/>
    <w:uiPriority w:val="99"/>
  </w:style>
  <w:style w:type="character" w:styleId="25">
    <w:name w:val="HTML Definition"/>
    <w:basedOn w:val="11"/>
    <w:semiHidden/>
    <w:qFormat/>
    <w:uiPriority w:val="99"/>
    <w:rPr>
      <w:i/>
      <w:iCs/>
    </w:rPr>
  </w:style>
  <w:style w:type="character" w:styleId="26">
    <w:name w:val="HTML Variable"/>
    <w:basedOn w:val="11"/>
    <w:semiHidden/>
    <w:qFormat/>
    <w:uiPriority w:val="99"/>
    <w:rPr>
      <w:i/>
      <w:iCs/>
    </w:rPr>
  </w:style>
  <w:style w:type="character" w:styleId="27">
    <w:name w:val="HTML Typewriter"/>
    <w:basedOn w:val="11"/>
    <w:semiHidden/>
    <w:qFormat/>
    <w:uiPriority w:val="99"/>
    <w:rPr>
      <w:rFonts w:ascii="Courier New" w:hAnsi="Courier New" w:cs="Courier New"/>
      <w:sz w:val="20"/>
      <w:szCs w:val="20"/>
    </w:rPr>
  </w:style>
  <w:style w:type="character" w:styleId="28">
    <w:name w:val="Strong"/>
    <w:basedOn w:val="11"/>
    <w:unhideWhenUsed/>
    <w:qFormat/>
    <w:uiPriority w:val="22"/>
    <w:rPr>
      <w:b/>
      <w:bCs/>
    </w:rPr>
  </w:style>
  <w:style w:type="character" w:styleId="29">
    <w:name w:val="HTML Cite"/>
    <w:basedOn w:val="11"/>
    <w:semiHidden/>
    <w:qFormat/>
    <w:uiPriority w:val="99"/>
    <w:rPr>
      <w:i/>
      <w:iCs/>
    </w:rPr>
  </w:style>
  <w:style w:type="paragraph" w:styleId="30">
    <w:name w:val="Balloon Text"/>
    <w:basedOn w:val="1"/>
    <w:link w:val="287"/>
    <w:semiHidden/>
    <w:qFormat/>
    <w:uiPriority w:val="99"/>
    <w:pPr>
      <w:spacing w:line="240" w:lineRule="auto"/>
    </w:pPr>
    <w:rPr>
      <w:rFonts w:ascii="Tahoma" w:hAnsi="Tahoma" w:cs="Tahoma"/>
      <w:sz w:val="16"/>
      <w:szCs w:val="16"/>
    </w:rPr>
  </w:style>
  <w:style w:type="paragraph" w:styleId="31">
    <w:name w:val="List 5"/>
    <w:basedOn w:val="1"/>
    <w:semiHidden/>
    <w:qFormat/>
    <w:uiPriority w:val="99"/>
    <w:pPr>
      <w:ind w:left="1415" w:hanging="283"/>
    </w:pPr>
  </w:style>
  <w:style w:type="paragraph" w:styleId="32">
    <w:name w:val="List Continue"/>
    <w:basedOn w:val="1"/>
    <w:semiHidden/>
    <w:qFormat/>
    <w:uiPriority w:val="9"/>
    <w:pPr>
      <w:ind w:left="283"/>
    </w:pPr>
  </w:style>
  <w:style w:type="paragraph" w:styleId="33">
    <w:name w:val="Body Text 2"/>
    <w:basedOn w:val="1"/>
    <w:link w:val="289"/>
    <w:qFormat/>
    <w:uiPriority w:val="99"/>
    <w:pPr>
      <w:spacing w:line="480" w:lineRule="auto"/>
    </w:pPr>
  </w:style>
  <w:style w:type="paragraph" w:styleId="34">
    <w:name w:val="List Number 5"/>
    <w:basedOn w:val="1"/>
    <w:semiHidden/>
    <w:qFormat/>
    <w:uiPriority w:val="3"/>
    <w:pPr>
      <w:numPr>
        <w:ilvl w:val="0"/>
        <w:numId w:val="2"/>
      </w:numPr>
    </w:pPr>
  </w:style>
  <w:style w:type="paragraph" w:styleId="35">
    <w:name w:val="Closing"/>
    <w:basedOn w:val="1"/>
    <w:link w:val="304"/>
    <w:semiHidden/>
    <w:qFormat/>
    <w:uiPriority w:val="9"/>
    <w:pPr>
      <w:ind w:left="4252"/>
    </w:pPr>
  </w:style>
  <w:style w:type="paragraph" w:styleId="36">
    <w:name w:val="Normal Indent"/>
    <w:basedOn w:val="1"/>
    <w:semiHidden/>
    <w:qFormat/>
    <w:uiPriority w:val="5"/>
    <w:pPr>
      <w:ind w:left="1304"/>
    </w:pPr>
  </w:style>
  <w:style w:type="paragraph" w:styleId="37">
    <w:name w:val="envelope return"/>
    <w:basedOn w:val="1"/>
    <w:semiHidden/>
    <w:unhideWhenUsed/>
    <w:qFormat/>
    <w:uiPriority w:val="9"/>
    <w:rPr>
      <w:rFonts w:cs="Arial"/>
      <w:szCs w:val="20"/>
    </w:rPr>
  </w:style>
  <w:style w:type="paragraph" w:styleId="38">
    <w:name w:val="Plain Text"/>
    <w:basedOn w:val="1"/>
    <w:link w:val="271"/>
    <w:semiHidden/>
    <w:qFormat/>
    <w:uiPriority w:val="5"/>
    <w:rPr>
      <w:rFonts w:ascii="Courier New" w:hAnsi="Courier New" w:cs="Courier New"/>
      <w:szCs w:val="20"/>
    </w:rPr>
  </w:style>
  <w:style w:type="paragraph" w:styleId="39">
    <w:name w:val="Body Text Indent 3"/>
    <w:basedOn w:val="1"/>
    <w:link w:val="296"/>
    <w:semiHidden/>
    <w:qFormat/>
    <w:uiPriority w:val="99"/>
    <w:pPr>
      <w:ind w:left="283"/>
    </w:pPr>
    <w:rPr>
      <w:sz w:val="16"/>
      <w:szCs w:val="16"/>
    </w:rPr>
  </w:style>
  <w:style w:type="paragraph" w:styleId="40">
    <w:name w:val="endnote text"/>
    <w:basedOn w:val="1"/>
    <w:link w:val="310"/>
    <w:semiHidden/>
    <w:unhideWhenUsed/>
    <w:qFormat/>
    <w:uiPriority w:val="9"/>
    <w:pPr>
      <w:spacing w:line="210" w:lineRule="atLeast"/>
    </w:pPr>
    <w:rPr>
      <w:sz w:val="13"/>
      <w:szCs w:val="20"/>
    </w:rPr>
  </w:style>
  <w:style w:type="paragraph" w:styleId="41">
    <w:name w:val="caption"/>
    <w:basedOn w:val="1"/>
    <w:next w:val="1"/>
    <w:link w:val="303"/>
    <w:qFormat/>
    <w:uiPriority w:val="35"/>
    <w:pPr>
      <w:spacing w:before="170" w:after="100" w:line="170" w:lineRule="atLeast"/>
    </w:pPr>
    <w:rPr>
      <w:b/>
      <w:bCs/>
      <w:color w:val="33B5C1"/>
      <w:sz w:val="18"/>
      <w:szCs w:val="20"/>
    </w:rPr>
  </w:style>
  <w:style w:type="paragraph" w:styleId="42">
    <w:name w:val="annotation text"/>
    <w:basedOn w:val="1"/>
    <w:link w:val="305"/>
    <w:unhideWhenUsed/>
    <w:qFormat/>
    <w:uiPriority w:val="99"/>
    <w:pPr>
      <w:spacing w:line="240" w:lineRule="auto"/>
    </w:pPr>
    <w:rPr>
      <w:szCs w:val="20"/>
    </w:rPr>
  </w:style>
  <w:style w:type="paragraph" w:styleId="43">
    <w:name w:val="annotation subject"/>
    <w:basedOn w:val="42"/>
    <w:next w:val="42"/>
    <w:link w:val="306"/>
    <w:semiHidden/>
    <w:unhideWhenUsed/>
    <w:qFormat/>
    <w:uiPriority w:val="99"/>
    <w:rPr>
      <w:b/>
      <w:bCs/>
    </w:rPr>
  </w:style>
  <w:style w:type="paragraph" w:styleId="44">
    <w:name w:val="Document Map"/>
    <w:basedOn w:val="1"/>
    <w:link w:val="308"/>
    <w:semiHidden/>
    <w:qFormat/>
    <w:uiPriority w:val="9"/>
    <w:pPr>
      <w:shd w:val="clear" w:color="auto" w:fill="000080"/>
    </w:pPr>
    <w:rPr>
      <w:rFonts w:ascii="Tahoma" w:hAnsi="Tahoma" w:cs="Tahoma"/>
      <w:szCs w:val="20"/>
    </w:rPr>
  </w:style>
  <w:style w:type="paragraph" w:styleId="45">
    <w:name w:val="footnote text"/>
    <w:basedOn w:val="1"/>
    <w:link w:val="314"/>
    <w:unhideWhenUsed/>
    <w:qFormat/>
    <w:uiPriority w:val="9"/>
    <w:pPr>
      <w:spacing w:line="210" w:lineRule="atLeast"/>
    </w:pPr>
    <w:rPr>
      <w:sz w:val="13"/>
      <w:szCs w:val="20"/>
    </w:rPr>
  </w:style>
  <w:style w:type="paragraph" w:styleId="46">
    <w:name w:val="toc 8"/>
    <w:basedOn w:val="1"/>
    <w:next w:val="1"/>
    <w:qFormat/>
    <w:uiPriority w:val="39"/>
    <w:pPr>
      <w:ind w:left="-57"/>
    </w:pPr>
  </w:style>
  <w:style w:type="paragraph" w:styleId="47">
    <w:name w:val="List Number 3"/>
    <w:basedOn w:val="1"/>
    <w:semiHidden/>
    <w:qFormat/>
    <w:uiPriority w:val="3"/>
    <w:pPr>
      <w:numPr>
        <w:ilvl w:val="0"/>
        <w:numId w:val="3"/>
      </w:numPr>
    </w:pPr>
  </w:style>
  <w:style w:type="paragraph" w:styleId="48">
    <w:name w:val="HTML Address"/>
    <w:basedOn w:val="1"/>
    <w:link w:val="329"/>
    <w:semiHidden/>
    <w:qFormat/>
    <w:uiPriority w:val="99"/>
    <w:rPr>
      <w:i/>
      <w:iCs/>
    </w:rPr>
  </w:style>
  <w:style w:type="paragraph" w:styleId="49">
    <w:name w:val="header"/>
    <w:basedOn w:val="1"/>
    <w:link w:val="263"/>
    <w:qFormat/>
    <w:uiPriority w:val="9"/>
    <w:pPr>
      <w:tabs>
        <w:tab w:val="right" w:pos="8901"/>
      </w:tabs>
      <w:spacing w:line="160" w:lineRule="atLeast"/>
      <w:ind w:left="-624"/>
    </w:pPr>
    <w:rPr>
      <w:spacing w:val="4"/>
      <w:sz w:val="13"/>
    </w:rPr>
  </w:style>
  <w:style w:type="paragraph" w:styleId="50">
    <w:name w:val="toc 9"/>
    <w:basedOn w:val="1"/>
    <w:next w:val="1"/>
    <w:qFormat/>
    <w:uiPriority w:val="39"/>
  </w:style>
  <w:style w:type="paragraph" w:styleId="51">
    <w:name w:val="toc 7"/>
    <w:basedOn w:val="1"/>
    <w:next w:val="1"/>
    <w:qFormat/>
    <w:uiPriority w:val="39"/>
    <w:pPr>
      <w:spacing w:before="240"/>
      <w:ind w:right="567"/>
    </w:pPr>
    <w:rPr>
      <w:b/>
    </w:rPr>
  </w:style>
  <w:style w:type="paragraph" w:styleId="52">
    <w:name w:val="envelope address"/>
    <w:basedOn w:val="1"/>
    <w:semiHidden/>
    <w:unhideWhenUsed/>
    <w:qFormat/>
    <w:uiPriority w:val="9"/>
    <w:pPr>
      <w:framePr w:w="7920" w:h="1980" w:hRule="exact" w:hSpace="141" w:wrap="auto" w:vAnchor="margin" w:hAnchor="page" w:xAlign="center" w:yAlign="bottom"/>
      <w:ind w:left="2880"/>
    </w:pPr>
    <w:rPr>
      <w:rFonts w:cs="Arial"/>
      <w:sz w:val="24"/>
    </w:rPr>
  </w:style>
  <w:style w:type="paragraph" w:styleId="53">
    <w:name w:val="Body Text"/>
    <w:basedOn w:val="1"/>
    <w:link w:val="291"/>
    <w:qFormat/>
    <w:uiPriority w:val="99"/>
  </w:style>
  <w:style w:type="paragraph" w:styleId="54">
    <w:name w:val="List Number 4"/>
    <w:basedOn w:val="1"/>
    <w:semiHidden/>
    <w:qFormat/>
    <w:uiPriority w:val="3"/>
    <w:pPr>
      <w:numPr>
        <w:ilvl w:val="0"/>
        <w:numId w:val="4"/>
      </w:numPr>
    </w:pPr>
  </w:style>
  <w:style w:type="paragraph" w:styleId="55">
    <w:name w:val="toc 1"/>
    <w:basedOn w:val="1"/>
    <w:next w:val="1"/>
    <w:qFormat/>
    <w:uiPriority w:val="39"/>
    <w:pPr>
      <w:tabs>
        <w:tab w:val="left" w:pos="1077"/>
        <w:tab w:val="right" w:pos="9752"/>
      </w:tabs>
      <w:ind w:left="1077" w:right="567" w:hanging="1077"/>
    </w:pPr>
    <w:rPr>
      <w:b/>
      <w:caps/>
    </w:rPr>
  </w:style>
  <w:style w:type="paragraph" w:styleId="56">
    <w:name w:val="toc 6"/>
    <w:basedOn w:val="1"/>
    <w:next w:val="1"/>
    <w:qFormat/>
    <w:uiPriority w:val="39"/>
    <w:pPr>
      <w:tabs>
        <w:tab w:val="right" w:pos="7229"/>
      </w:tabs>
      <w:ind w:left="1247" w:right="567" w:hanging="1247"/>
    </w:pPr>
  </w:style>
  <w:style w:type="paragraph" w:styleId="57">
    <w:name w:val="table of figures"/>
    <w:basedOn w:val="1"/>
    <w:next w:val="1"/>
    <w:unhideWhenUsed/>
    <w:qFormat/>
    <w:uiPriority w:val="99"/>
    <w:pPr>
      <w:spacing w:after="0"/>
    </w:pPr>
  </w:style>
  <w:style w:type="paragraph" w:styleId="58">
    <w:name w:val="toc 3"/>
    <w:basedOn w:val="1"/>
    <w:next w:val="1"/>
    <w:qFormat/>
    <w:uiPriority w:val="39"/>
    <w:pPr>
      <w:tabs>
        <w:tab w:val="left" w:pos="1077"/>
        <w:tab w:val="right" w:pos="9752"/>
      </w:tabs>
      <w:ind w:left="1077" w:right="567" w:hanging="1077"/>
    </w:pPr>
    <w:rPr>
      <w:i/>
    </w:rPr>
  </w:style>
  <w:style w:type="paragraph" w:styleId="59">
    <w:name w:val="toc 2"/>
    <w:basedOn w:val="1"/>
    <w:next w:val="1"/>
    <w:qFormat/>
    <w:uiPriority w:val="39"/>
    <w:pPr>
      <w:tabs>
        <w:tab w:val="left" w:pos="1077"/>
        <w:tab w:val="right" w:pos="9752"/>
      </w:tabs>
      <w:ind w:left="1077" w:right="567" w:hanging="1077"/>
    </w:pPr>
  </w:style>
  <w:style w:type="paragraph" w:styleId="60">
    <w:name w:val="toc 4"/>
    <w:basedOn w:val="1"/>
    <w:next w:val="1"/>
    <w:link w:val="395"/>
    <w:qFormat/>
    <w:uiPriority w:val="39"/>
    <w:pPr>
      <w:tabs>
        <w:tab w:val="left" w:pos="1077"/>
        <w:tab w:val="right" w:pos="7229"/>
      </w:tabs>
      <w:ind w:left="1077" w:right="567" w:hanging="1077"/>
    </w:pPr>
  </w:style>
  <w:style w:type="paragraph" w:styleId="61">
    <w:name w:val="toc 5"/>
    <w:basedOn w:val="1"/>
    <w:next w:val="1"/>
    <w:qFormat/>
    <w:uiPriority w:val="39"/>
    <w:pPr>
      <w:tabs>
        <w:tab w:val="left" w:pos="1077"/>
        <w:tab w:val="right" w:pos="7229"/>
      </w:tabs>
      <w:ind w:left="1077" w:right="567" w:hanging="1077"/>
    </w:pPr>
  </w:style>
  <w:style w:type="paragraph" w:styleId="62">
    <w:name w:val="Note Heading"/>
    <w:basedOn w:val="1"/>
    <w:next w:val="1"/>
    <w:link w:val="370"/>
    <w:semiHidden/>
    <w:qFormat/>
    <w:uiPriority w:val="5"/>
  </w:style>
  <w:style w:type="paragraph" w:styleId="63">
    <w:name w:val="Date"/>
    <w:basedOn w:val="1"/>
    <w:next w:val="1"/>
    <w:link w:val="307"/>
    <w:semiHidden/>
    <w:qFormat/>
    <w:uiPriority w:val="9"/>
  </w:style>
  <w:style w:type="paragraph" w:styleId="64">
    <w:name w:val="List Bullet 5"/>
    <w:basedOn w:val="1"/>
    <w:semiHidden/>
    <w:qFormat/>
    <w:uiPriority w:val="9"/>
    <w:pPr>
      <w:numPr>
        <w:ilvl w:val="0"/>
        <w:numId w:val="5"/>
      </w:numPr>
    </w:pPr>
  </w:style>
  <w:style w:type="paragraph" w:styleId="65">
    <w:name w:val="Body Text First Indent"/>
    <w:basedOn w:val="53"/>
    <w:link w:val="292"/>
    <w:semiHidden/>
    <w:qFormat/>
    <w:uiPriority w:val="99"/>
    <w:pPr>
      <w:ind w:firstLine="210"/>
    </w:pPr>
  </w:style>
  <w:style w:type="paragraph" w:styleId="66">
    <w:name w:val="Body Text First Indent 2"/>
    <w:basedOn w:val="67"/>
    <w:link w:val="294"/>
    <w:semiHidden/>
    <w:qFormat/>
    <w:uiPriority w:val="99"/>
    <w:pPr>
      <w:ind w:firstLine="210"/>
    </w:pPr>
  </w:style>
  <w:style w:type="paragraph" w:styleId="67">
    <w:name w:val="Body Text Indent"/>
    <w:basedOn w:val="1"/>
    <w:link w:val="293"/>
    <w:semiHidden/>
    <w:qFormat/>
    <w:uiPriority w:val="99"/>
    <w:pPr>
      <w:ind w:left="283"/>
    </w:pPr>
  </w:style>
  <w:style w:type="paragraph" w:styleId="68">
    <w:name w:val="List Bullet 4"/>
    <w:basedOn w:val="1"/>
    <w:semiHidden/>
    <w:qFormat/>
    <w:uiPriority w:val="9"/>
    <w:pPr>
      <w:numPr>
        <w:ilvl w:val="0"/>
        <w:numId w:val="6"/>
      </w:numPr>
      <w:tabs>
        <w:tab w:val="left" w:pos="360"/>
        <w:tab w:val="clear" w:pos="1209"/>
      </w:tabs>
    </w:pPr>
  </w:style>
  <w:style w:type="paragraph" w:styleId="69">
    <w:name w:val="List Bullet"/>
    <w:basedOn w:val="1"/>
    <w:link w:val="336"/>
    <w:qFormat/>
    <w:uiPriority w:val="0"/>
    <w:pPr>
      <w:numPr>
        <w:ilvl w:val="0"/>
        <w:numId w:val="7"/>
      </w:numPr>
    </w:pPr>
  </w:style>
  <w:style w:type="paragraph" w:styleId="70">
    <w:name w:val="List Bullet 2"/>
    <w:basedOn w:val="1"/>
    <w:semiHidden/>
    <w:unhideWhenUsed/>
    <w:qFormat/>
    <w:uiPriority w:val="9"/>
    <w:pPr>
      <w:numPr>
        <w:ilvl w:val="0"/>
        <w:numId w:val="8"/>
      </w:numPr>
      <w:tabs>
        <w:tab w:val="left" w:pos="340"/>
        <w:tab w:val="clear" w:pos="643"/>
      </w:tabs>
    </w:pPr>
  </w:style>
  <w:style w:type="paragraph" w:styleId="71">
    <w:name w:val="List Bullet 3"/>
    <w:basedOn w:val="1"/>
    <w:semiHidden/>
    <w:qFormat/>
    <w:uiPriority w:val="9"/>
    <w:pPr>
      <w:numPr>
        <w:ilvl w:val="0"/>
        <w:numId w:val="9"/>
      </w:numPr>
      <w:tabs>
        <w:tab w:val="left" w:pos="850"/>
        <w:tab w:val="clear" w:pos="926"/>
      </w:tabs>
    </w:pPr>
  </w:style>
  <w:style w:type="paragraph" w:styleId="72">
    <w:name w:val="Title"/>
    <w:basedOn w:val="1"/>
    <w:link w:val="394"/>
    <w:unhideWhenUsed/>
    <w:qFormat/>
    <w:uiPriority w:val="3"/>
    <w:pPr>
      <w:spacing w:before="240" w:after="60"/>
      <w:jc w:val="center"/>
    </w:pPr>
    <w:rPr>
      <w:rFonts w:cs="Arial"/>
      <w:b/>
      <w:bCs/>
      <w:sz w:val="32"/>
      <w:szCs w:val="32"/>
    </w:rPr>
  </w:style>
  <w:style w:type="paragraph" w:styleId="73">
    <w:name w:val="footer"/>
    <w:basedOn w:val="1"/>
    <w:link w:val="264"/>
    <w:qFormat/>
    <w:uiPriority w:val="99"/>
    <w:pPr>
      <w:tabs>
        <w:tab w:val="right" w:pos="9509"/>
      </w:tabs>
    </w:pPr>
    <w:rPr>
      <w:sz w:val="13"/>
    </w:rPr>
  </w:style>
  <w:style w:type="paragraph" w:styleId="74">
    <w:name w:val="List Number"/>
    <w:basedOn w:val="1"/>
    <w:qFormat/>
    <w:uiPriority w:val="0"/>
    <w:pPr>
      <w:numPr>
        <w:ilvl w:val="0"/>
        <w:numId w:val="10"/>
      </w:numPr>
    </w:pPr>
  </w:style>
  <w:style w:type="paragraph" w:styleId="75">
    <w:name w:val="List Number 2"/>
    <w:basedOn w:val="1"/>
    <w:semiHidden/>
    <w:qFormat/>
    <w:uiPriority w:val="3"/>
    <w:pPr>
      <w:numPr>
        <w:ilvl w:val="0"/>
        <w:numId w:val="11"/>
      </w:numPr>
      <w:tabs>
        <w:tab w:val="left" w:pos="360"/>
        <w:tab w:val="clear" w:pos="643"/>
      </w:tabs>
    </w:pPr>
  </w:style>
  <w:style w:type="paragraph" w:styleId="76">
    <w:name w:val="List"/>
    <w:basedOn w:val="1"/>
    <w:semiHidden/>
    <w:qFormat/>
    <w:uiPriority w:val="99"/>
    <w:pPr>
      <w:ind w:left="283" w:hanging="283"/>
    </w:pPr>
  </w:style>
  <w:style w:type="paragraph" w:styleId="77">
    <w:name w:val="Normal (Web)"/>
    <w:basedOn w:val="1"/>
    <w:link w:val="368"/>
    <w:qFormat/>
    <w:uiPriority w:val="99"/>
    <w:rPr>
      <w:rFonts w:ascii="Times New Roman" w:hAnsi="Times New Roman"/>
      <w:sz w:val="24"/>
    </w:rPr>
  </w:style>
  <w:style w:type="paragraph" w:styleId="78">
    <w:name w:val="Body Text 3"/>
    <w:basedOn w:val="1"/>
    <w:link w:val="290"/>
    <w:semiHidden/>
    <w:qFormat/>
    <w:uiPriority w:val="99"/>
    <w:rPr>
      <w:sz w:val="16"/>
      <w:szCs w:val="16"/>
    </w:rPr>
  </w:style>
  <w:style w:type="paragraph" w:styleId="79">
    <w:name w:val="Body Text Indent 2"/>
    <w:basedOn w:val="1"/>
    <w:link w:val="295"/>
    <w:semiHidden/>
    <w:qFormat/>
    <w:uiPriority w:val="99"/>
    <w:pPr>
      <w:spacing w:line="480" w:lineRule="auto"/>
      <w:ind w:left="283"/>
    </w:pPr>
  </w:style>
  <w:style w:type="paragraph" w:styleId="80">
    <w:name w:val="Subtitle"/>
    <w:basedOn w:val="1"/>
    <w:link w:val="269"/>
    <w:unhideWhenUsed/>
    <w:qFormat/>
    <w:uiPriority w:val="5"/>
    <w:pPr>
      <w:spacing w:after="60"/>
      <w:jc w:val="center"/>
    </w:pPr>
    <w:rPr>
      <w:rFonts w:cs="Arial"/>
      <w:sz w:val="24"/>
    </w:rPr>
  </w:style>
  <w:style w:type="paragraph" w:styleId="81">
    <w:name w:val="Signature"/>
    <w:basedOn w:val="1"/>
    <w:link w:val="377"/>
    <w:semiHidden/>
    <w:qFormat/>
    <w:uiPriority w:val="5"/>
    <w:pPr>
      <w:ind w:left="4252"/>
    </w:pPr>
  </w:style>
  <w:style w:type="paragraph" w:styleId="82">
    <w:name w:val="Salutation"/>
    <w:basedOn w:val="1"/>
    <w:next w:val="1"/>
    <w:link w:val="375"/>
    <w:semiHidden/>
    <w:qFormat/>
    <w:uiPriority w:val="5"/>
  </w:style>
  <w:style w:type="paragraph" w:styleId="83">
    <w:name w:val="List Continue 2"/>
    <w:basedOn w:val="1"/>
    <w:semiHidden/>
    <w:qFormat/>
    <w:uiPriority w:val="9"/>
    <w:pPr>
      <w:ind w:left="566"/>
    </w:pPr>
  </w:style>
  <w:style w:type="paragraph" w:styleId="84">
    <w:name w:val="List Continue 3"/>
    <w:basedOn w:val="1"/>
    <w:semiHidden/>
    <w:qFormat/>
    <w:uiPriority w:val="9"/>
    <w:pPr>
      <w:ind w:left="849"/>
    </w:pPr>
  </w:style>
  <w:style w:type="paragraph" w:styleId="85">
    <w:name w:val="List Continue 4"/>
    <w:basedOn w:val="1"/>
    <w:semiHidden/>
    <w:qFormat/>
    <w:uiPriority w:val="9"/>
    <w:pPr>
      <w:ind w:left="1132"/>
    </w:pPr>
  </w:style>
  <w:style w:type="paragraph" w:styleId="86">
    <w:name w:val="List Continue 5"/>
    <w:basedOn w:val="1"/>
    <w:semiHidden/>
    <w:qFormat/>
    <w:uiPriority w:val="9"/>
    <w:pPr>
      <w:ind w:left="1415"/>
    </w:pPr>
  </w:style>
  <w:style w:type="paragraph" w:styleId="87">
    <w:name w:val="List 2"/>
    <w:basedOn w:val="1"/>
    <w:semiHidden/>
    <w:qFormat/>
    <w:uiPriority w:val="99"/>
    <w:pPr>
      <w:ind w:left="566" w:hanging="283"/>
    </w:pPr>
  </w:style>
  <w:style w:type="paragraph" w:styleId="88">
    <w:name w:val="List 3"/>
    <w:basedOn w:val="1"/>
    <w:semiHidden/>
    <w:qFormat/>
    <w:uiPriority w:val="99"/>
    <w:pPr>
      <w:ind w:left="849" w:hanging="283"/>
    </w:pPr>
  </w:style>
  <w:style w:type="paragraph" w:styleId="89">
    <w:name w:val="List 4"/>
    <w:basedOn w:val="1"/>
    <w:semiHidden/>
    <w:qFormat/>
    <w:uiPriority w:val="99"/>
    <w:pPr>
      <w:ind w:left="1132" w:hanging="283"/>
    </w:pPr>
  </w:style>
  <w:style w:type="paragraph" w:styleId="90">
    <w:name w:val="HTML Preformatted"/>
    <w:basedOn w:val="1"/>
    <w:link w:val="330"/>
    <w:qFormat/>
    <w:uiPriority w:val="99"/>
    <w:rPr>
      <w:rFonts w:ascii="Courier New" w:hAnsi="Courier New" w:cs="Courier New"/>
      <w:szCs w:val="20"/>
    </w:rPr>
  </w:style>
  <w:style w:type="paragraph" w:styleId="91">
    <w:name w:val="Block Text"/>
    <w:basedOn w:val="1"/>
    <w:semiHidden/>
    <w:qFormat/>
    <w:uiPriority w:val="99"/>
    <w:pPr>
      <w:ind w:left="1440" w:right="1440"/>
    </w:pPr>
  </w:style>
  <w:style w:type="paragraph" w:styleId="92">
    <w:name w:val="Message Header"/>
    <w:basedOn w:val="1"/>
    <w:link w:val="338"/>
    <w:semiHidden/>
    <w:qFormat/>
    <w:uiPriority w:val="3"/>
    <w:pPr>
      <w:pBdr>
        <w:top w:val="single" w:color="auto" w:sz="6" w:space="1"/>
        <w:left w:val="single" w:color="auto" w:sz="6" w:space="1"/>
        <w:bottom w:val="single" w:color="auto" w:sz="6" w:space="1"/>
        <w:right w:val="single" w:color="auto" w:sz="6" w:space="1"/>
      </w:pBdr>
      <w:shd w:val="pct20" w:color="auto" w:fill="auto"/>
      <w:ind w:left="1134" w:hanging="1134"/>
    </w:pPr>
    <w:rPr>
      <w:rFonts w:cs="Arial"/>
      <w:sz w:val="24"/>
    </w:rPr>
  </w:style>
  <w:style w:type="paragraph" w:styleId="93">
    <w:name w:val="E-mail Signature"/>
    <w:basedOn w:val="1"/>
    <w:link w:val="309"/>
    <w:semiHidden/>
    <w:qFormat/>
    <w:uiPriority w:val="9"/>
  </w:style>
  <w:style w:type="table" w:styleId="94">
    <w:name w:val="Table Colorful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cBorders>
        <w:shd w:val="solid" w:color="800000" w:fill="FFFFFF"/>
      </w:tcPr>
    </w:tblStylePr>
    <w:tblStylePr w:type="firstCol">
      <w:rPr>
        <w:b/>
        <w:bCs/>
        <w:i/>
        <w:iCs/>
      </w:rPr>
      <w:tblPr/>
    </w:tblStylePr>
    <w:tblStylePr w:type="lastCol">
      <w:tblPr/>
      <w:tcPr>
        <w:shd w:val="solid" w:color="C0C0C0" w:fill="FFFFFF"/>
      </w:tcPr>
    </w:tblStylePr>
    <w:tblStylePr w:type="swCell">
      <w:rPr>
        <w:b/>
        <w:bCs/>
      </w:rPr>
      <w:tblPr/>
    </w:tblStylePr>
  </w:style>
  <w:style w:type="table" w:styleId="95">
    <w:name w:val="Table Grid 2"/>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000000" w:sz="6" w:space="0"/>
        <w:insideV w:val="single" w:color="000000" w:sz="6" w:space="0"/>
      </w:tblBorders>
    </w:tblPr>
    <w:tcPr>
      <w:shd w:val="clear" w:color="auto" w:fill="auto"/>
    </w:tcPr>
    <w:tblStylePr w:type="firstRow">
      <w:rPr>
        <w:b/>
        <w:bCs/>
      </w:rPr>
      <w:tblPr/>
    </w:tblStylePr>
    <w:tblStylePr w:type="lastRow">
      <w:rPr>
        <w:b/>
        <w:bCs/>
      </w:rPr>
      <w:tblPr/>
      <w:tcPr>
        <w:tcBorders>
          <w:top w:val="single" w:color="000000" w:sz="6" w:space="0"/>
        </w:tcBorders>
      </w:tcPr>
    </w:tblStylePr>
    <w:tblStylePr w:type="firstCol">
      <w:rPr>
        <w:b/>
        <w:bCs/>
      </w:rPr>
      <w:tblPr/>
    </w:tblStylePr>
    <w:tblStylePr w:type="lastCol">
      <w:rPr>
        <w:b/>
        <w:bCs/>
      </w:rPr>
      <w:tblPr/>
    </w:tblStylePr>
  </w:style>
  <w:style w:type="table" w:styleId="96">
    <w:name w:val="Table Subtle 1"/>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blStylePr w:type="firstRow">
      <w:tblPr/>
      <w:tcPr>
        <w:tcBorders>
          <w:top w:val="single" w:color="000000" w:sz="6" w:space="0"/>
          <w:bottom w:val="single" w:color="000000" w:sz="12" w:space="0"/>
        </w:tcBorders>
      </w:tcPr>
    </w:tblStylePr>
    <w:tblStylePr w:type="lastRow">
      <w:tblPr/>
      <w:tcPr>
        <w:tcBorders>
          <w:top w:val="single" w:color="000000" w:sz="12" w:space="0"/>
        </w:tcBorders>
        <w:shd w:val="pct25" w:color="800080" w:fill="FFFFFF"/>
      </w:tcPr>
    </w:tblStylePr>
    <w:tblStylePr w:type="firstCol">
      <w:tblPr/>
      <w:tcPr>
        <w:tcBorders>
          <w:right w:val="single" w:color="000000" w:sz="12" w:space="0"/>
        </w:tcBorders>
      </w:tcPr>
    </w:tblStylePr>
    <w:tblStylePr w:type="lastCol">
      <w:tblPr/>
      <w:tcPr>
        <w:tcBorders>
          <w:left w:val="single" w:color="000000" w:sz="12" w:space="0"/>
        </w:tcBorders>
      </w:tcPr>
    </w:tblStylePr>
    <w:tblStylePr w:type="band1Horz">
      <w:tblPr/>
      <w:tcPr>
        <w:tcBorders>
          <w:bottom w:val="single" w:color="000000" w:sz="6" w:space="0"/>
        </w:tcBorders>
        <w:shd w:val="pct25" w:color="808000" w:fill="FFFFFF"/>
      </w:tcPr>
    </w:tblStylePr>
    <w:tblStylePr w:type="neCell">
      <w:rPr>
        <w:b/>
        <w:bCs/>
      </w:rPr>
      <w:tblPr/>
    </w:tblStylePr>
    <w:tblStylePr w:type="swCell">
      <w:rPr>
        <w:b/>
        <w:bCs/>
      </w:rPr>
      <w:tblPr/>
    </w:tblStylePr>
  </w:style>
  <w:style w:type="table" w:styleId="97">
    <w:name w:val="Table Grid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cBorders>
      </w:tcPr>
    </w:tblStylePr>
    <w:tblStylePr w:type="lastRow">
      <w:rPr>
        <w:color w:val="auto"/>
      </w:rPr>
      <w:tblPr/>
      <w:tcPr>
        <w:tcBorders>
          <w:top w:val="single" w:color="000000" w:sz="6" w:space="0"/>
        </w:tcBorders>
      </w:tcPr>
    </w:tblStylePr>
    <w:tblStylePr w:type="fir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98">
    <w:name w:val="Table Simple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bottom w:val="single" w:color="008000" w:sz="12" w:space="0"/>
      </w:tblBorders>
    </w:tblPr>
    <w:tcPr>
      <w:shd w:val="clear" w:color="auto" w:fill="auto"/>
    </w:tcPr>
    <w:tblStylePr w:type="firstRow">
      <w:tblPr/>
      <w:tcPr>
        <w:tcBorders>
          <w:bottom w:val="single" w:color="008000" w:sz="6" w:space="0"/>
        </w:tcBorders>
      </w:tcPr>
    </w:tblStylePr>
    <w:tblStylePr w:type="lastRow">
      <w:tblPr/>
      <w:tcPr>
        <w:tcBorders>
          <w:top w:val="single" w:color="008000" w:sz="6" w:space="0"/>
        </w:tcBorders>
      </w:tcPr>
    </w:tblStylePr>
  </w:style>
  <w:style w:type="table" w:styleId="99">
    <w:name w:val="Table Grid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blStylePr>
    <w:tblStylePr w:type="lastCol">
      <w:rPr>
        <w:i/>
        <w:iCs/>
      </w:rPr>
      <w:tblPr/>
    </w:tblStylePr>
  </w:style>
  <w:style w:type="table" w:styleId="100">
    <w:name w:val="Table 3D effects 2"/>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Pr>
    <w:tcPr>
      <w:shd w:val="solid" w:color="C0C0C0" w:fill="FFFFFF"/>
    </w:tc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1">
    <w:name w:val="Table List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cBorders>
      </w:tcPr>
    </w:tblStylePr>
    <w:tblStylePr w:type="firstCol">
      <w:rPr>
        <w:b/>
        <w:bCs/>
      </w:rPr>
      <w:tblPr/>
    </w:tblStylePr>
  </w:style>
  <w:style w:type="table" w:styleId="102">
    <w:name w:val="Table Classic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cBorders>
        <w:shd w:val="pct50" w:color="000080" w:fill="FFFFFF"/>
      </w:tcPr>
    </w:tblStylePr>
    <w:tblStylePr w:type="lastRow">
      <w:rPr>
        <w:color w:val="000080"/>
      </w:rPr>
      <w:tblPr/>
      <w:tcPr>
        <w:tcBorders>
          <w:bottom w:val="single" w:color="000000" w:sz="6" w:space="0"/>
        </w:tcBorders>
        <w:shd w:val="pct50" w:color="000000" w:fill="FFFFFF"/>
      </w:tcPr>
    </w:tblStylePr>
    <w:tblStylePr w:type="firstCol">
      <w:rPr>
        <w:b/>
        <w:bCs/>
      </w:rPr>
      <w:tblPr/>
    </w:tblStylePr>
    <w:tblStylePr w:type="nwCell">
      <w:rPr>
        <w:b/>
        <w:bCs/>
      </w:rPr>
      <w:tblPr/>
    </w:tblStylePr>
    <w:tblStylePr w:type="swCell">
      <w:rPr>
        <w:color w:val="000080"/>
      </w:rPr>
      <w:tblPr/>
    </w:tblStylePr>
  </w:style>
  <w:style w:type="table" w:styleId="103">
    <w:name w:val="Table Grid"/>
    <w:basedOn w:val="12"/>
    <w:qFormat/>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04">
    <w:name w:val="Table Classic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cBorders>
      </w:tcPr>
    </w:tblStylePr>
    <w:tblStylePr w:type="lastRow">
      <w:rPr>
        <w:color w:val="auto"/>
      </w:rPr>
      <w:tblPr/>
      <w:tcPr>
        <w:tcBorders>
          <w:top w:val="single" w:color="000000" w:sz="6" w:space="0"/>
        </w:tcBorders>
      </w:tcPr>
    </w:tblStylePr>
    <w:tblStylePr w:type="firstCol">
      <w:tblPr/>
      <w:tcPr>
        <w:tcBorders>
          <w:right w:val="single" w:color="000000" w:sz="6" w:space="0"/>
        </w:tcBorders>
      </w:tcPr>
    </w:tblStylePr>
    <w:tblStylePr w:type="neCell">
      <w:rPr>
        <w:b/>
        <w:bCs/>
      </w:rPr>
      <w:tblPr/>
    </w:tblStylePr>
    <w:tblStylePr w:type="swCell">
      <w:rPr>
        <w:b/>
        <w:bCs/>
      </w:rPr>
      <w:tblPr/>
    </w:tblStylePr>
  </w:style>
  <w:style w:type="table" w:styleId="105">
    <w:name w:val="Table Grid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cBorders>
      </w:tcPr>
    </w:tblStylePr>
    <w:tblStylePr w:type="lastRow">
      <w:rPr>
        <w:b/>
        <w:bCs/>
      </w:rPr>
      <w:tblPr/>
    </w:tblStylePr>
    <w:tblStylePr w:type="lastCol">
      <w:rPr>
        <w:b/>
        <w:bCs/>
      </w:rPr>
      <w:tblPr/>
    </w:tblStylePr>
    <w:tblStylePr w:type="nwCell">
      <w:tblPr/>
      <w:tcPr>
        <w:tcBorders>
          <w:top w:val="nil"/>
          <w:left w:val="nil"/>
          <w:bottom w:val="nil"/>
          <w:right w:val="nil"/>
          <w:insideH w:val="nil"/>
          <w:insideV w:val="nil"/>
          <w:tl2br w:val="single" w:color="000000" w:sz="6" w:space="0"/>
          <w:tr2bl w:val="nil"/>
        </w:tcBorders>
      </w:tcPr>
    </w:tblStylePr>
  </w:style>
  <w:style w:type="table" w:styleId="106">
    <w:name w:val="Table 3D effects 3"/>
    <w:basedOn w:val="12"/>
    <w:semiHidden/>
    <w:qFormat/>
    <w:uiPriority w:val="0"/>
    <w:pPr>
      <w:spacing w:after="0" w:line="260" w:lineRule="atLeast"/>
    </w:pPr>
    <w:rPr>
      <w:rFonts w:ascii="Verdana" w:hAnsi="Verdana" w:eastAsia="Times New Roman" w:cs="Times New Roman"/>
      <w:sz w:val="18"/>
      <w:szCs w:val="18"/>
      <w:lang w:val="en-GB" w:eastAsia="da-DK"/>
    </w:rPr>
    <w:tblPr>
      <w:tblStyleRowBandSize w:val="1"/>
      <w:tblStyleColBandSize w:val="1"/>
    </w:tblPr>
    <w:tblStylePr w:type="firstRow">
      <w:rPr>
        <w:b/>
        <w:bCs/>
      </w:rPr>
      <w:tblPr/>
    </w:tblStylePr>
    <w:tblStylePr w:type="firstCol">
      <w:tblPr/>
      <w:tcPr>
        <w:tcBorders>
          <w:top w:val="nil"/>
          <w:bottom w:val="nil"/>
          <w:right w:val="single" w:color="808080" w:sz="6" w:space="0"/>
        </w:tcBorders>
      </w:tcPr>
    </w:tblStylePr>
    <w:tblStylePr w:type="lastCol">
      <w:tblPr/>
      <w:tcPr>
        <w:tcBorders>
          <w:right w:val="single" w:color="FFFFFF" w:sz="6"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cBorders>
      </w:tcPr>
    </w:tblStylePr>
    <w:tblStylePr w:type="swCell">
      <w:rPr>
        <w:b/>
        <w:bCs/>
      </w:rPr>
      <w:tblPr/>
    </w:tblStylePr>
  </w:style>
  <w:style w:type="table" w:styleId="107">
    <w:name w:val="Table Columns 3"/>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shd w:val="solid" w:color="000080" w:fill="FFFFFF"/>
      </w:tcPr>
    </w:tblStylePr>
    <w:tblStylePr w:type="lastRow">
      <w:rPr>
        <w:b w:val="0"/>
        <w:bCs w:val="0"/>
      </w:rPr>
      <w:tblPr/>
      <w:tcPr>
        <w:tcBorders>
          <w:top w:val="single" w:color="00008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blStylePr>
  </w:style>
  <w:style w:type="table" w:styleId="108">
    <w:name w:val="Table Columns 4"/>
    <w:basedOn w:val="12"/>
    <w:semiHidden/>
    <w:qFormat/>
    <w:uiPriority w:val="0"/>
    <w:pPr>
      <w:spacing w:after="0" w:line="260" w:lineRule="atLeast"/>
    </w:pPr>
    <w:rPr>
      <w:rFonts w:ascii="Verdana" w:hAnsi="Verdana" w:eastAsia="Times New Roman" w:cs="Times New Roman"/>
      <w:sz w:val="18"/>
      <w:szCs w:val="18"/>
      <w:lang w:val="en-GB" w:eastAsia="da-DK"/>
    </w:rPr>
    <w:tblPr>
      <w:tblStyleColBandSize w:val="1"/>
    </w:tblPr>
    <w:tblStylePr w:type="firstRow">
      <w:rPr>
        <w:color w:val="FFFFFF"/>
      </w:rPr>
      <w:tblPr/>
      <w:tcPr>
        <w:shd w:val="solid" w:color="000000" w:fill="FFFFFF"/>
      </w:tcPr>
    </w:tblStylePr>
    <w:tblStylePr w:type="lastRow">
      <w:rPr>
        <w:b/>
        <w:bCs/>
      </w:rPr>
      <w:tblPr/>
    </w:tblStylePr>
    <w:tblStylePr w:type="lastCol">
      <w:rPr>
        <w:b/>
        <w:bCs/>
      </w:rPr>
      <w:tbl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lassic 3"/>
    <w:basedOn w:val="12"/>
    <w:semiHidden/>
    <w:qFormat/>
    <w:uiPriority w:val="0"/>
    <w:pPr>
      <w:spacing w:after="0" w:line="260" w:lineRule="atLeast"/>
    </w:pPr>
    <w:rPr>
      <w:rFonts w:ascii="Verdana" w:hAnsi="Verdana" w:eastAsia="Times New Roman" w:cs="Times New Roman"/>
      <w:color w:val="000080"/>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cBorders>
        <w:shd w:val="solid" w:color="000080" w:fill="FFFFFF"/>
      </w:tcPr>
    </w:tblStylePr>
    <w:tblStylePr w:type="lastRow">
      <w:rPr>
        <w:color w:val="000080"/>
      </w:rPr>
      <w:tblPr/>
      <w:tcPr>
        <w:tcBorders>
          <w:top w:val="single" w:color="000000" w:sz="12" w:space="0"/>
        </w:tcBorders>
        <w:shd w:val="solid" w:color="FFFFFF" w:fill="FFFFFF"/>
      </w:tcPr>
    </w:tblStylePr>
    <w:tblStylePr w:type="firstCol">
      <w:rPr>
        <w:b/>
        <w:bCs/>
        <w:color w:val="000000"/>
      </w:rPr>
      <w:tblPr/>
    </w:tblStylePr>
  </w:style>
  <w:style w:type="table" w:styleId="110">
    <w:name w:val="Table Professional"/>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shd w:val="solid" w:color="000000" w:fill="FFFFFF"/>
      </w:tcPr>
    </w:tblStylePr>
  </w:style>
  <w:style w:type="table" w:styleId="111">
    <w:name w:val="Table Elegant"/>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caps/>
        <w:color w:val="auto"/>
      </w:rPr>
      <w:tblPr/>
    </w:tblStylePr>
  </w:style>
  <w:style w:type="table" w:styleId="112">
    <w:name w:val="Table Colorful 1"/>
    <w:basedOn w:val="12"/>
    <w:semiHidden/>
    <w:qFormat/>
    <w:uiPriority w:val="0"/>
    <w:pPr>
      <w:spacing w:after="0" w:line="260" w:lineRule="atLeast"/>
    </w:pPr>
    <w:rPr>
      <w:rFonts w:ascii="Verdana" w:hAnsi="Verdana" w:eastAsia="Times New Roman" w:cs="Times New Roman"/>
      <w:color w:val="FFFFFF"/>
      <w:sz w:val="18"/>
      <w:szCs w:val="18"/>
      <w:lang w:val="en-GB" w:eastAsia="da-DK"/>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rPr>
      <w:tblPr/>
    </w:tblStylePr>
  </w:style>
  <w:style w:type="table" w:styleId="113">
    <w:name w:val="Table List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cBorders>
      </w:tcPr>
    </w:tblStylePr>
    <w:tblStylePr w:type="lastRow">
      <w:tblPr/>
      <w:tcPr>
        <w:tcBorders>
          <w:top w:val="single" w:color="000000" w:sz="12" w:space="0"/>
        </w:tcBorders>
      </w:tcPr>
    </w:tblStylePr>
    <w:tblStylePr w:type="swCell">
      <w:rPr>
        <w:i/>
        <w:iCs/>
        <w:color w:val="000080"/>
      </w:rPr>
      <w:tblPr/>
    </w:tblStylePr>
  </w:style>
  <w:style w:type="table" w:styleId="114">
    <w:name w:val="Table Web 2"/>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15">
    <w:name w:val="Table List 7"/>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cBorders>
        <w:shd w:val="solid" w:color="C0C0C0" w:fill="FFFFFF"/>
      </w:tcPr>
    </w:tblStylePr>
    <w:tblStylePr w:type="lastRow">
      <w:rPr>
        <w:b/>
        <w:bCs/>
      </w:rPr>
      <w:tblPr/>
      <w:tcPr>
        <w:tcBorders>
          <w:top w:val="single" w:color="008000" w:sz="12" w:space="0"/>
        </w:tcBorders>
      </w:tcPr>
    </w:tblStylePr>
    <w:tblStylePr w:type="firstCol">
      <w:rPr>
        <w:b/>
        <w:bCs/>
      </w:rPr>
      <w:tblPr/>
    </w:tblStylePr>
    <w:tblStylePr w:type="lastCol">
      <w:rPr>
        <w:b/>
        <w:bCs/>
      </w:rPr>
      <w:tblPr/>
    </w:tblStylePr>
    <w:tblStylePr w:type="band1Horz">
      <w:rPr>
        <w:color w:val="auto"/>
      </w:rPr>
      <w:tblPr/>
      <w:tcPr>
        <w:shd w:val="pct20" w:color="000000" w:fill="FFFFFF"/>
      </w:tcPr>
    </w:tblStylePr>
    <w:tblStylePr w:type="band2Horz">
      <w:tblPr/>
      <w:tcPr>
        <w:shd w:val="pct25" w:color="FFFF00" w:fill="FFFFFF"/>
      </w:tcPr>
    </w:tblStylePr>
  </w:style>
  <w:style w:type="table" w:styleId="116">
    <w:name w:val="Table Contemporary"/>
    <w:basedOn w:val="12"/>
    <w:semiHidden/>
    <w:qFormat/>
    <w:uiPriority w:val="0"/>
    <w:pPr>
      <w:spacing w:after="0" w:line="260" w:lineRule="atLeast"/>
    </w:pPr>
    <w:rPr>
      <w:rFonts w:ascii="Verdana" w:hAnsi="Verdana" w:eastAsia="Times New Roman" w:cs="Times New Roman"/>
      <w:sz w:val="18"/>
      <w:szCs w:val="18"/>
      <w:lang w:val="en-GB" w:eastAsia="da-DK"/>
    </w:rPr>
    <w:tblPr>
      <w:tblBorders>
        <w:insideH w:val="single" w:color="FFFFFF" w:sz="18" w:space="0"/>
        <w:insideV w:val="single" w:color="FFFFFF" w:sz="18" w:space="0"/>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7">
    <w:name w:val="Table List 6"/>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cBorders>
      </w:tcPr>
    </w:tblStylePr>
    <w:tblStylePr w:type="firstCol">
      <w:rPr>
        <w:b/>
        <w:bCs/>
      </w:rPr>
      <w:tblPr/>
      <w:tcPr>
        <w:tcBorders>
          <w:right w:val="single" w:color="000000" w:sz="12" w:space="0"/>
        </w:tcBorders>
      </w:tcPr>
    </w:tblStylePr>
    <w:tblStylePr w:type="band1Horz">
      <w:tblPr/>
      <w:tcPr>
        <w:shd w:val="pct25" w:color="000000" w:fill="FFFFFF"/>
      </w:tcPr>
    </w:tblStylePr>
  </w:style>
  <w:style w:type="table" w:styleId="118">
    <w:name w:val="Table Grid 4"/>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cBorders>
        <w:shd w:val="pct30" w:color="FFFF00" w:fill="FFFFFF"/>
      </w:tcPr>
    </w:tblStylePr>
    <w:tblStylePr w:type="lastRow">
      <w:rPr>
        <w:b/>
        <w:bCs/>
        <w:color w:val="auto"/>
      </w:rPr>
      <w:tblPr/>
      <w:tcPr>
        <w:tcBorders>
          <w:top w:val="single" w:color="000000" w:sz="6" w:space="0"/>
        </w:tcBorders>
        <w:shd w:val="pct30" w:color="FFFF00" w:fill="FFFFFF"/>
      </w:tcPr>
    </w:tblStylePr>
    <w:tblStylePr w:type="lastCol">
      <w:rPr>
        <w:b/>
        <w:bCs/>
        <w:color w:val="auto"/>
      </w:rPr>
      <w:tblPr/>
    </w:tblStylePr>
  </w:style>
  <w:style w:type="table" w:styleId="119">
    <w:name w:val="Table Columns 1"/>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single" w:color="000000" w:sz="6" w:space="0"/>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blStylePr>
    <w:tblStylePr w:type="swCell">
      <w:rPr>
        <w:b/>
        <w:bCs/>
      </w:rPr>
      <w:tblPr/>
    </w:tblStylePr>
  </w:style>
  <w:style w:type="table" w:styleId="120">
    <w:name w:val="Table List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cBorders>
        <w:shd w:val="solid" w:color="FFFF00" w:fill="FFFFFF"/>
      </w:tcPr>
    </w:tblStylePr>
    <w:tblStylePr w:type="lastRow">
      <w:rPr>
        <w:b/>
        <w:bCs/>
      </w:rPr>
      <w:tblPr/>
      <w:tcPr>
        <w:tcBorders>
          <w:top w:val="single" w:color="000000" w:sz="6" w:space="0"/>
        </w:tcBorders>
      </w:tcPr>
    </w:tblStylePr>
    <w:tblStylePr w:type="firstCol">
      <w:rPr>
        <w:b/>
        <w:bCs/>
      </w:rPr>
      <w:tblPr/>
    </w:tblStylePr>
    <w:tblStylePr w:type="lastCol">
      <w:rPr>
        <w:b/>
        <w:bCs/>
      </w:rPr>
      <w:tblPr/>
    </w:tblStylePr>
    <w:tblStylePr w:type="band1Horz">
      <w:rPr>
        <w:color w:val="auto"/>
      </w:rPr>
      <w:tblPr/>
      <w:tcPr>
        <w:shd w:val="pct25" w:color="FFFF00" w:fill="FFFFFF"/>
      </w:tcPr>
    </w:tblStylePr>
    <w:tblStylePr w:type="band2Horz">
      <w:tblPr/>
      <w:tcPr>
        <w:shd w:val="pct50" w:color="FF0000" w:fill="FFFFFF"/>
      </w:tcPr>
    </w:tblStylePr>
  </w:style>
  <w:style w:type="table" w:styleId="121">
    <w:name w:val="Table Grid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cBorders>
        <w:shd w:val="pct30" w:color="FFFF00" w:fill="FFFFFF"/>
      </w:tcPr>
    </w:tblStylePr>
    <w:tblStylePr w:type="lastRow">
      <w:rPr>
        <w:b/>
        <w:bCs/>
      </w:rPr>
      <w:tblPr/>
    </w:tblStylePr>
    <w:tblStylePr w:type="lastCol">
      <w:rPr>
        <w:b/>
        <w:bCs/>
      </w:rPr>
      <w:tblPr/>
    </w:tblStylePr>
  </w:style>
  <w:style w:type="table" w:styleId="122">
    <w:name w:val="Table Subtle 2"/>
    <w:basedOn w:val="12"/>
    <w:semiHidden/>
    <w:qFormat/>
    <w:uiPriority w:val="0"/>
    <w:pPr>
      <w:spacing w:after="0" w:line="260" w:lineRule="atLeast"/>
    </w:pPr>
    <w:rPr>
      <w:rFonts w:ascii="Verdana" w:hAnsi="Verdana" w:eastAsia="Times New Roman" w:cs="Times New Roman"/>
      <w:sz w:val="18"/>
      <w:szCs w:val="18"/>
      <w:lang w:val="en-GB" w:eastAsia="da-DK"/>
    </w:rPr>
    <w:tblPr>
      <w:tblBorders>
        <w:left w:val="single" w:color="000000" w:sz="6" w:space="0"/>
        <w:right w:val="single" w:color="000000" w:sz="6" w:space="0"/>
      </w:tblBorders>
    </w:tblPr>
    <w:tblStylePr w:type="firstRow">
      <w:tblPr/>
      <w:tcPr>
        <w:tcBorders>
          <w:bottom w:val="single" w:color="000000" w:sz="12" w:space="0"/>
        </w:tcBorders>
      </w:tcPr>
    </w:tblStylePr>
    <w:tblStylePr w:type="lastRow">
      <w:tblPr/>
      <w:tcPr>
        <w:tcBorders>
          <w:top w:val="single" w:color="000000" w:sz="12" w:space="0"/>
        </w:tcBorders>
      </w:tcPr>
    </w:tblStylePr>
    <w:tblStylePr w:type="firstCol">
      <w:tblPr/>
      <w:tcPr>
        <w:tcBorders>
          <w:right w:val="single" w:color="000000" w:sz="12" w:space="0"/>
        </w:tcBorders>
        <w:shd w:val="pct25" w:color="008000" w:fill="FFFFFF"/>
      </w:tcPr>
    </w:tblStylePr>
    <w:tblStylePr w:type="lastCol">
      <w:tblPr/>
      <w:tcPr>
        <w:tcBorders>
          <w:left w:val="single" w:color="000000" w:sz="12" w:space="0"/>
        </w:tcBorders>
        <w:shd w:val="pct25" w:color="808000" w:fill="FFFFFF"/>
      </w:tcPr>
    </w:tblStylePr>
    <w:tblStylePr w:type="neCell">
      <w:rPr>
        <w:b/>
        <w:bCs/>
      </w:rPr>
      <w:tblPr/>
    </w:tblStylePr>
    <w:tblStylePr w:type="swCell">
      <w:rPr>
        <w:b/>
        <w:bCs/>
      </w:rPr>
      <w:tblPr/>
    </w:tblStylePr>
  </w:style>
  <w:style w:type="table" w:styleId="123">
    <w:name w:val="Table List 4"/>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cBorders>
        <w:shd w:val="solid" w:color="808080" w:fill="FFFFFF"/>
      </w:tcPr>
    </w:tblStylePr>
  </w:style>
  <w:style w:type="table" w:styleId="124">
    <w:name w:val="Table List 1"/>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cBorders>
        <w:shd w:val="solid" w:color="C0C0C0" w:fill="FFFFFF"/>
      </w:tcPr>
    </w:tblStylePr>
    <w:tblStylePr w:type="lastRow">
      <w:tblPr/>
      <w:tcPr>
        <w:tcBorders>
          <w:top w:val="single" w:color="000000" w:sz="6" w:space="0"/>
        </w:tcBorders>
      </w:tcPr>
    </w:tblStylePr>
    <w:tblStylePr w:type="band1Horz">
      <w:rPr>
        <w:color w:val="auto"/>
      </w:rPr>
      <w:tblPr/>
      <w:tcPr>
        <w:shd w:val="solid" w:color="C0C0C0" w:fill="FFFFFF"/>
      </w:tcPr>
    </w:tblStylePr>
    <w:tblStylePr w:type="band2Horz">
      <w:rPr>
        <w:color w:val="auto"/>
      </w:rPr>
      <w:tblPr/>
    </w:tblStylePr>
    <w:tblStylePr w:type="swCell">
      <w:rPr>
        <w:b/>
        <w:bCs/>
      </w:rPr>
      <w:tblPr/>
    </w:tblStylePr>
  </w:style>
  <w:style w:type="table" w:styleId="125">
    <w:name w:val="Table Web 1"/>
    <w:basedOn w:val="12"/>
    <w:semiHidden/>
    <w:qFormat/>
    <w:uiPriority w:val="0"/>
    <w:pPr>
      <w:spacing w:after="0" w:line="260" w:lineRule="atLeast"/>
    </w:pPr>
    <w:rPr>
      <w:rFonts w:ascii="Verdana" w:hAnsi="Verdana" w:eastAsia="Times New Roman" w:cs="Times New Roman"/>
      <w:sz w:val="18"/>
      <w:szCs w:val="18"/>
      <w:lang w:val="en-GB" w:eastAsia="da-DK"/>
    </w:rPr>
    <w:tblPr>
      <w:tblCellSpacing w:w="2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rPr>
      <w:tblCellSpacing w:w="20" w:type="dxa"/>
    </w:trPr>
    <w:tcPr>
      <w:shd w:val="clear" w:color="auto" w:fill="auto"/>
    </w:tcPr>
    <w:tblStylePr w:type="firstRow">
      <w:rPr>
        <w:color w:val="auto"/>
      </w:rPr>
      <w:tblPr/>
    </w:tblStylePr>
  </w:style>
  <w:style w:type="table" w:styleId="126">
    <w:name w:val="Table Colorful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cBorders>
        <w:shd w:val="solid" w:color="008080" w:fill="FFFFFF"/>
      </w:tcPr>
    </w:tblStylePr>
    <w:tblStylePr w:type="firstCol">
      <w:tblPr/>
      <w:tcPr>
        <w:tcBorders>
          <w:left w:val="single" w:color="000000" w:sz="36" w:space="0"/>
          <w:right w:val="single" w:color="000000" w:sz="6" w:space="0"/>
        </w:tcBorders>
        <w:shd w:val="solid" w:color="008080" w:fill="FFFFFF"/>
      </w:tcPr>
    </w:tblStylePr>
    <w:tblStylePr w:type="nwCell">
      <w:rPr>
        <w:b/>
        <w:bCs/>
        <w:color w:val="FFFFFF"/>
      </w:rPr>
      <w:tblPr/>
      <w:tcPr>
        <w:shd w:val="solid" w:color="000000" w:fill="FFFFFF"/>
      </w:tcPr>
    </w:tblStylePr>
  </w:style>
  <w:style w:type="table" w:styleId="127">
    <w:name w:val="Table Columns 5"/>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cBorders>
      </w:tcPr>
    </w:tblStylePr>
    <w:tblStylePr w:type="lastRow">
      <w:rPr>
        <w:b/>
        <w:bCs/>
      </w:rPr>
      <w:tblPr/>
      <w:tcPr>
        <w:tcBorders>
          <w:top w:val="single" w:color="808080" w:sz="6" w:space="0"/>
        </w:tcBorders>
      </w:tcPr>
    </w:tblStylePr>
    <w:tblStylePr w:type="firstCol">
      <w:rPr>
        <w:b/>
        <w:bCs/>
      </w:rPr>
      <w:tblPr/>
    </w:tblStylePr>
    <w:tblStylePr w:type="lastCol">
      <w:rPr>
        <w:b/>
        <w:bCs/>
      </w:rPr>
      <w:tblPr/>
    </w:tblStylePr>
    <w:tblStylePr w:type="band1Vert">
      <w:rPr>
        <w:color w:val="auto"/>
      </w:rPr>
      <w:tblPr/>
      <w:tcPr>
        <w:shd w:val="solid" w:color="C0C0C0" w:fill="FFFFFF"/>
      </w:tcPr>
    </w:tblStylePr>
    <w:tblStylePr w:type="band2Vert">
      <w:rPr>
        <w:color w:val="auto"/>
      </w:rPr>
    </w:tblStylePr>
  </w:style>
  <w:style w:type="table" w:styleId="128">
    <w:name w:val="Table Classic 2"/>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cBorders>
        <w:shd w:val="solid" w:color="800080" w:fill="FFFFFF"/>
      </w:tcPr>
    </w:tblStylePr>
    <w:tblStylePr w:type="lastRow">
      <w:tblPr/>
      <w:tcPr>
        <w:tcBorders>
          <w:top w:val="single" w:color="000000" w:sz="6" w:space="0"/>
        </w:tcBorders>
      </w:tcPr>
    </w:tblStylePr>
    <w:tblStylePr w:type="firstCol">
      <w:rPr>
        <w:b/>
        <w:bCs/>
      </w:rPr>
      <w:tblPr/>
      <w:tcPr>
        <w:shd w:val="solid" w:color="C0C0C0" w:fill="FFFFFF"/>
      </w:tcPr>
    </w:tblStylePr>
    <w:tblStylePr w:type="neCell">
      <w:rPr>
        <w:b/>
        <w:bCs/>
      </w:rPr>
      <w:tblPr/>
    </w:tblStylePr>
    <w:tblStylePr w:type="nwCell">
      <w:tblPr/>
      <w:tcPr>
        <w:shd w:val="solid" w:color="800080" w:fill="FFFFFF"/>
      </w:tcPr>
    </w:tblStylePr>
    <w:tblStylePr w:type="swCell">
      <w:rPr>
        <w:color w:val="000080"/>
      </w:rPr>
      <w:tblPr/>
    </w:tblStylePr>
  </w:style>
  <w:style w:type="table" w:styleId="129">
    <w:name w:val="Table Grid 7"/>
    <w:basedOn w:val="12"/>
    <w:semiHidden/>
    <w:qFormat/>
    <w:uiPriority w:val="0"/>
    <w:pPr>
      <w:spacing w:after="0" w:line="260" w:lineRule="atLeast"/>
    </w:pPr>
    <w:rPr>
      <w:rFonts w:ascii="Verdana" w:hAnsi="Verdana" w:eastAsia="Times New Roman" w:cs="Times New Roman"/>
      <w:b/>
      <w:bCs/>
      <w:sz w:val="18"/>
      <w:szCs w:val="18"/>
      <w:lang w:val="en-GB" w:eastAsia="da-DK"/>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cBorders>
      </w:tcPr>
    </w:tblStylePr>
    <w:tblStylePr w:type="lastRow">
      <w:rPr>
        <w:b w:val="0"/>
        <w:bCs w:val="0"/>
      </w:rPr>
      <w:tblPr/>
      <w:tcPr>
        <w:tcBorders>
          <w:top w:val="single" w:color="000000" w:sz="6" w:space="0"/>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0">
    <w:name w:val="Table 3D effects 1"/>
    <w:basedOn w:val="12"/>
    <w:semiHidden/>
    <w:qFormat/>
    <w:uiPriority w:val="0"/>
    <w:pPr>
      <w:spacing w:after="0" w:line="260" w:lineRule="atLeast"/>
    </w:pPr>
    <w:rPr>
      <w:rFonts w:ascii="Verdana" w:hAnsi="Verdana" w:eastAsia="Times New Roman" w:cs="Times New Roman"/>
      <w:sz w:val="18"/>
      <w:szCs w:val="18"/>
      <w:lang w:val="en-GB" w:eastAsia="da-DK"/>
    </w:rPr>
    <w:tblPr/>
    <w:tcPr>
      <w:shd w:val="solid" w:color="C0C0C0" w:fill="FFFFFF"/>
    </w:tcPr>
    <w:tblStylePr w:type="firstRow">
      <w:rPr>
        <w:b/>
        <w:bCs/>
        <w:color w:val="800080"/>
      </w:rPr>
      <w:tblPr/>
      <w:tcPr>
        <w:tcBorders>
          <w:bottom w:val="single" w:color="808080" w:sz="6" w:space="0"/>
        </w:tcBorders>
      </w:tcPr>
    </w:tblStylePr>
    <w:tblStylePr w:type="lastRow">
      <w:tblPr/>
      <w:tcPr>
        <w:tcBorders>
          <w:top w:val="single" w:color="FFFFFF" w:sz="6" w:space="0"/>
        </w:tcBorders>
      </w:tcPr>
    </w:tblStylePr>
    <w:tblStylePr w:type="firstCol">
      <w:rPr>
        <w:b/>
        <w:bCs/>
      </w:rPr>
      <w:tblPr/>
      <w:tcPr>
        <w:tcBorders>
          <w:right w:val="single" w:color="808080" w:sz="6" w:space="0"/>
        </w:tcBorders>
      </w:tcPr>
    </w:tblStylePr>
    <w:tblStylePr w:type="lastCol">
      <w:tblPr/>
      <w:tcPr>
        <w:tcBorders>
          <w:left w:val="single" w:color="FFFFFF" w:sz="6" w:space="0"/>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table" w:styleId="131">
    <w:name w:val="Table Columns 2"/>
    <w:basedOn w:val="12"/>
    <w:semiHidden/>
    <w:qFormat/>
    <w:uiPriority w:val="0"/>
    <w:pPr>
      <w:spacing w:after="0" w:line="260" w:lineRule="atLeast"/>
    </w:pPr>
    <w:rPr>
      <w:rFonts w:ascii="Verdana" w:hAnsi="Verdana" w:eastAsia="Times New Roman" w:cs="Times New Roman"/>
      <w:b/>
      <w:bCs/>
      <w:sz w:val="18"/>
      <w:szCs w:val="18"/>
      <w:lang w:val="en-GB" w:eastAsia="da-DK"/>
    </w:rPr>
    <w:tblPr>
      <w:tblStyleColBandSize w:val="1"/>
    </w:tblPr>
    <w:tblStylePr w:type="firstRow">
      <w:rPr>
        <w:color w:val="FFFFFF"/>
      </w:rPr>
      <w:tblPr/>
      <w:tcPr>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color w:val="000000"/>
      </w:rPr>
      <w:tbl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blStylePr>
    <w:tblStylePr w:type="swCell">
      <w:rPr>
        <w:b/>
        <w:bCs/>
      </w:rPr>
      <w:tblPr/>
    </w:tblStylePr>
  </w:style>
  <w:style w:type="table" w:styleId="132">
    <w:name w:val="Table Simple 2"/>
    <w:basedOn w:val="12"/>
    <w:semiHidden/>
    <w:qFormat/>
    <w:uiPriority w:val="0"/>
    <w:pPr>
      <w:spacing w:after="0" w:line="260" w:lineRule="atLeast"/>
    </w:pPr>
    <w:rPr>
      <w:rFonts w:ascii="Verdana" w:hAnsi="Verdana" w:eastAsia="Times New Roman" w:cs="Times New Roman"/>
      <w:sz w:val="18"/>
      <w:szCs w:val="18"/>
      <w:lang w:val="en-GB" w:eastAsia="da-DK"/>
    </w:rPr>
    <w:tblPr/>
    <w:tblStylePr w:type="firstRow">
      <w:rPr>
        <w:b/>
        <w:bCs/>
      </w:rPr>
      <w:tblPr/>
      <w:tcPr>
        <w:tcBorders>
          <w:bottom w:val="single" w:color="000000" w:sz="12" w:space="0"/>
        </w:tcBorders>
      </w:tcPr>
    </w:tblStylePr>
    <w:tblStylePr w:type="lastRow">
      <w:rPr>
        <w:b/>
        <w:bCs/>
        <w:color w:val="auto"/>
      </w:rPr>
      <w:tblPr/>
      <w:tcPr>
        <w:tcBorders>
          <w:top w:val="single" w:color="000000" w:sz="6" w:space="0"/>
        </w:tcBorders>
      </w:tcPr>
    </w:tblStylePr>
    <w:tblStylePr w:type="firstCol">
      <w:rPr>
        <w:b/>
        <w:bCs/>
      </w:rPr>
      <w:tblPr/>
      <w:tcPr>
        <w:tcBorders>
          <w:right w:val="single" w:color="000000" w:sz="12" w:space="0"/>
        </w:tcBorders>
      </w:tcPr>
    </w:tblStylePr>
    <w:tblStylePr w:type="lastCol">
      <w:rPr>
        <w:b/>
        <w:bCs/>
      </w:rPr>
      <w:tblPr/>
      <w:tcPr>
        <w:tcBorders>
          <w:left w:val="single" w:color="000000" w:sz="6" w:space="0"/>
        </w:tcBorders>
      </w:tcPr>
    </w:tblStylePr>
    <w:tblStylePr w:type="neCell">
      <w:rPr>
        <w:b/>
        <w:bCs/>
      </w:rPr>
      <w:tblPr/>
      <w:tcPr>
        <w:tcBorders>
          <w:left w:val="nil"/>
        </w:tcBorders>
      </w:tcPr>
    </w:tblStylePr>
    <w:tblStylePr w:type="swCell">
      <w:rPr>
        <w:b/>
        <w:bCs/>
      </w:rPr>
      <w:tblPr/>
      <w:tcPr>
        <w:tcBorders>
          <w:top w:val="nil"/>
        </w:tcBorders>
      </w:tcPr>
    </w:tblStylePr>
  </w:style>
  <w:style w:type="table" w:styleId="133">
    <w:name w:val="Table Simple 3"/>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shd w:val="solid" w:color="000000" w:fill="FFFFFF"/>
      </w:tcPr>
    </w:tblStylePr>
  </w:style>
  <w:style w:type="table" w:styleId="134">
    <w:name w:val="Table Grid 8"/>
    <w:basedOn w:val="12"/>
    <w:semiHidden/>
    <w:qFormat/>
    <w:uiPriority w:val="0"/>
    <w:pPr>
      <w:spacing w:after="0" w:line="260" w:lineRule="atLeast"/>
    </w:pPr>
    <w:rPr>
      <w:rFonts w:ascii="Verdana" w:hAnsi="Verdana" w:eastAsia="Times New Roman" w:cs="Times New Roman"/>
      <w:sz w:val="18"/>
      <w:szCs w:val="18"/>
      <w:lang w:val="en-GB" w:eastAsia="da-DK"/>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shd w:val="solid" w:color="000080" w:fill="FFFFFF"/>
      </w:tcPr>
    </w:tblStylePr>
    <w:tblStylePr w:type="lastRow">
      <w:rPr>
        <w:b/>
        <w:bCs/>
        <w:color w:val="auto"/>
      </w:rPr>
      <w:tblPr/>
    </w:tblStylePr>
    <w:tblStylePr w:type="lastCol">
      <w:rPr>
        <w:b/>
        <w:bCs/>
        <w:color w:val="auto"/>
      </w:rPr>
      <w:tblPr/>
    </w:tblStylePr>
  </w:style>
  <w:style w:type="table" w:styleId="135">
    <w:name w:val="Table List 2"/>
    <w:basedOn w:val="12"/>
    <w:semiHidden/>
    <w:qFormat/>
    <w:uiPriority w:val="0"/>
    <w:pPr>
      <w:spacing w:after="0" w:line="260" w:lineRule="atLeast"/>
    </w:pPr>
    <w:rPr>
      <w:rFonts w:ascii="Verdana" w:hAnsi="Verdana" w:eastAsia="Times New Roman" w:cs="Times New Roman"/>
      <w:sz w:val="18"/>
      <w:szCs w:val="18"/>
      <w:lang w:val="en-GB" w:eastAsia="da-DK"/>
    </w:rPr>
    <w:tblPr>
      <w:tblBorders>
        <w:bottom w:val="single" w:color="808080" w:sz="12" w:space="0"/>
      </w:tblBorders>
    </w:tblPr>
    <w:tblStylePr w:type="firstRow">
      <w:rPr>
        <w:b/>
        <w:bCs/>
        <w:color w:val="FFFFFF"/>
      </w:rPr>
      <w:tblPr/>
      <w:tcPr>
        <w:tcBorders>
          <w:bottom w:val="single" w:color="000000" w:sz="6" w:space="0"/>
        </w:tcBorders>
        <w:shd w:val="pct75" w:color="008080" w:fill="008000"/>
      </w:tcPr>
    </w:tblStylePr>
    <w:tblStylePr w:type="lastRow">
      <w:tblPr/>
      <w:tcPr>
        <w:tcBorders>
          <w:top w:val="single" w:color="000000" w:sz="6" w:space="0"/>
        </w:tcBorders>
      </w:tcPr>
    </w:tblStylePr>
    <w:tblStylePr w:type="band1Horz">
      <w:rPr>
        <w:color w:val="auto"/>
      </w:rPr>
      <w:tblPr/>
      <w:tcPr>
        <w:shd w:val="pct20" w:color="00FF00" w:fill="FFFFFF"/>
      </w:tcPr>
    </w:tblStylePr>
    <w:tblStylePr w:type="band2Horz">
      <w:rPr>
        <w:color w:val="auto"/>
      </w:rPr>
      <w:tblPr/>
    </w:tblStylePr>
    <w:tblStylePr w:type="swCell">
      <w:rPr>
        <w:b/>
        <w:bCs/>
      </w:rPr>
      <w:tblPr/>
    </w:tblStylePr>
  </w:style>
  <w:style w:type="table" w:customStyle="1" w:styleId="136">
    <w:name w:val="Grid Table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137">
    <w:name w:val="Grid Table 1 Light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38">
    <w:name w:val="Grid Table 1 Light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39">
    <w:name w:val="Grid Table 1 Light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40">
    <w:name w:val="Grid Table 1 Light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41">
    <w:name w:val="Grid Table 1 Light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42">
    <w:name w:val="Grid Table 1 Light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43">
    <w:name w:val="Grid Table 2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44">
    <w:name w:val="Grid Table 2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45">
    <w:name w:val="Grid Table 2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46">
    <w:name w:val="Grid Table 2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47">
    <w:name w:val="Grid Table 2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48">
    <w:name w:val="Grid Table 2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49">
    <w:name w:val="Grid Table 3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150">
    <w:name w:val="Grid Table 3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1">
    <w:name w:val="Grid Table 3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2">
    <w:name w:val="Grid Table 3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3">
    <w:name w:val="Grid Table 3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54">
    <w:name w:val="Grid Table 3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55">
    <w:name w:val="Grid Table 4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156">
    <w:name w:val="Grid Table 4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7">
    <w:name w:val="Grid Table 4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58">
    <w:name w:val="Grid Table 4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59">
    <w:name w:val="Grid Table 4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160">
    <w:name w:val="Grid Table 4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61">
    <w:name w:val="Grid Table 5 Dark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162">
    <w:name w:val="Grid Table 5 Dark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63">
    <w:name w:val="Grid Table 5 Dark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164">
    <w:name w:val="Grid Table 5 Dark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165">
    <w:name w:val="Grid Table 6 Colorful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66">
    <w:name w:val="Grid Table 6 Colorful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67">
    <w:name w:val="Grid Table 6 Colorful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68">
    <w:name w:val="Grid Table 6 Colorful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69">
    <w:name w:val="Grid Table 6 Colorful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0">
    <w:name w:val="Grid Table 6 Colorful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71">
    <w:name w:val="Grid Table 7 Colorful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72">
    <w:name w:val="Grid Table 7 Colorful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73">
    <w:name w:val="Grid Table 7 Colorful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74">
    <w:name w:val="Grid Table 7 Colorful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75">
    <w:name w:val="Grid Table 7 Colorful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76">
    <w:name w:val="Grid Table 7 Colorful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77">
    <w:name w:val="List Table 1 Light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78">
    <w:name w:val="List Table 1 Light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79">
    <w:name w:val="List Table 1 Light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80">
    <w:name w:val="List Table 1 Light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81">
    <w:name w:val="List Table 1 Light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82">
    <w:name w:val="List Table 1 Light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83">
    <w:name w:val="List Table 2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84">
    <w:name w:val="List Table 2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85">
    <w:name w:val="List Table 2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86">
    <w:name w:val="List Table 2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87">
    <w:name w:val="List Table 2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88">
    <w:name w:val="List Table 2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89">
    <w:name w:val="List Table 3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90">
    <w:name w:val="List Table 3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91">
    <w:name w:val="List Table 3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92">
    <w:name w:val="List Table 3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93">
    <w:name w:val="List Table 3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94">
    <w:name w:val="List Table 3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95">
    <w:name w:val="List Table 4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96">
    <w:name w:val="List Table 4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97">
    <w:name w:val="List Table 4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98">
    <w:name w:val="List Table 4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99">
    <w:name w:val="List Table 4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200">
    <w:name w:val="List Table 4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201">
    <w:name w:val="List Table 5 Dark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202">
    <w:name w:val="List Table 5 Dark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203">
    <w:name w:val="List Table 5 Dark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204">
    <w:name w:val="List Table 5 Dark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205">
    <w:name w:val="List Table 5 Dark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206">
    <w:name w:val="List Table 5 Dark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207">
    <w:name w:val="List Table 6 Colorful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08">
    <w:name w:val="List Table 6 Colorful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09">
    <w:name w:val="List Table 6 Colorful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0">
    <w:name w:val="List Table 6 Colorful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1">
    <w:name w:val="List Table 6 Colorful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2">
    <w:name w:val="List Table 6 Colorful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213">
    <w:name w:val="List Table 7 Colorful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214">
    <w:name w:val="List Table 7 Colorful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215">
    <w:name w:val="List Table 7 Colorful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216">
    <w:name w:val="List Table 7 Colorful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7">
    <w:name w:val="List Table 7 Colorful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218">
    <w:name w:val="List Table 7 Colorful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paragraph" w:styleId="219">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table" w:customStyle="1" w:styleId="220">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221">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222">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3">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4">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225">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226">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7">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8">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2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23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231">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232">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34">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235">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6">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237">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2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239">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240">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241">
    <w:name w:val="Lined - Accent"/>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2">
    <w:name w:val="Lined - Accent 1"/>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43">
    <w:name w:val="Lined - Accent 2"/>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44">
    <w:name w:val="Lined - Accent 3"/>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45">
    <w:name w:val="Lined - Accent 4"/>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46">
    <w:name w:val="Lined - Accent 5"/>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47">
    <w:name w:val="Lined - Accent 6"/>
    <w:basedOn w:val="12"/>
    <w:qFormat/>
    <w:uiPriority w:val="99"/>
    <w:pPr>
      <w:spacing w:after="0" w:line="240" w:lineRule="auto"/>
    </w:pPr>
    <w:rPr>
      <w:color w:val="404040"/>
      <w:sz w:val="20"/>
      <w:szCs w:val="20"/>
      <w:lang w:eastAsia="ru-RU"/>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48">
    <w:name w:val="Bordered &amp; Lined - Accent"/>
    <w:basedOn w:val="12"/>
    <w:qFormat/>
    <w:uiPriority w:val="99"/>
    <w:pPr>
      <w:spacing w:after="0" w:line="240" w:lineRule="auto"/>
    </w:pPr>
    <w:rPr>
      <w:color w:val="404040"/>
      <w:sz w:val="20"/>
      <w:szCs w:val="20"/>
      <w:lang w:eastAsia="ru-RU"/>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249">
    <w:name w:val="Bordered &amp; Lined - Accent 1"/>
    <w:basedOn w:val="12"/>
    <w:qFormat/>
    <w:uiPriority w:val="99"/>
    <w:pPr>
      <w:spacing w:after="0" w:line="240" w:lineRule="auto"/>
    </w:pPr>
    <w:rPr>
      <w:color w:val="404040"/>
      <w:sz w:val="20"/>
      <w:szCs w:val="20"/>
      <w:lang w:eastAsia="ru-RU"/>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250">
    <w:name w:val="Bordered &amp; Lined - Accent 2"/>
    <w:basedOn w:val="12"/>
    <w:qFormat/>
    <w:uiPriority w:val="99"/>
    <w:pPr>
      <w:spacing w:after="0" w:line="240" w:lineRule="auto"/>
    </w:pPr>
    <w:rPr>
      <w:color w:val="404040"/>
      <w:sz w:val="20"/>
      <w:szCs w:val="20"/>
      <w:lang w:eastAsia="ru-RU"/>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251">
    <w:name w:val="Bordered &amp; Lined - Accent 3"/>
    <w:basedOn w:val="12"/>
    <w:qFormat/>
    <w:uiPriority w:val="99"/>
    <w:pPr>
      <w:spacing w:after="0" w:line="240" w:lineRule="auto"/>
    </w:pPr>
    <w:rPr>
      <w:color w:val="404040"/>
      <w:sz w:val="20"/>
      <w:szCs w:val="20"/>
      <w:lang w:eastAsia="ru-RU"/>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52">
    <w:name w:val="Bordered &amp; Lined - Accent 4"/>
    <w:basedOn w:val="12"/>
    <w:qFormat/>
    <w:uiPriority w:val="99"/>
    <w:pPr>
      <w:spacing w:after="0" w:line="240" w:lineRule="auto"/>
    </w:pPr>
    <w:rPr>
      <w:color w:val="404040"/>
      <w:sz w:val="20"/>
      <w:szCs w:val="20"/>
      <w:lang w:eastAsia="ru-RU"/>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253">
    <w:name w:val="Bordered &amp; Lined - Accent 5"/>
    <w:basedOn w:val="12"/>
    <w:qFormat/>
    <w:uiPriority w:val="99"/>
    <w:pPr>
      <w:spacing w:after="0" w:line="240" w:lineRule="auto"/>
    </w:pPr>
    <w:rPr>
      <w:color w:val="404040"/>
      <w:sz w:val="20"/>
      <w:szCs w:val="20"/>
      <w:lang w:eastAsia="ru-RU"/>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254">
    <w:name w:val="Bordered &amp; Lined - Accent 6"/>
    <w:basedOn w:val="12"/>
    <w:qFormat/>
    <w:uiPriority w:val="99"/>
    <w:pPr>
      <w:spacing w:after="0" w:line="240" w:lineRule="auto"/>
    </w:pPr>
    <w:rPr>
      <w:color w:val="404040"/>
      <w:sz w:val="20"/>
      <w:szCs w:val="20"/>
      <w:lang w:eastAsia="ru-RU"/>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255">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256">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257">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258">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259">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260">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261">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262">
    <w:name w:val="Table Grid1"/>
    <w:qFormat/>
    <w:uiPriority w:val="0"/>
    <w:pPr>
      <w:spacing w:after="0" w:line="240" w:lineRule="auto"/>
    </w:pPr>
    <w:tblPr>
      <w:tblCellMar>
        <w:top w:w="0" w:type="dxa"/>
        <w:left w:w="0" w:type="dxa"/>
        <w:bottom w:w="0" w:type="dxa"/>
        <w:right w:w="0" w:type="dxa"/>
      </w:tblCellMar>
    </w:tblPr>
  </w:style>
  <w:style w:type="character" w:customStyle="1" w:styleId="263">
    <w:name w:val="Header Char"/>
    <w:basedOn w:val="11"/>
    <w:link w:val="49"/>
    <w:qFormat/>
    <w:uiPriority w:val="9"/>
    <w:rPr>
      <w:rFonts w:ascii="Verdana" w:hAnsi="Verdana" w:eastAsia="Times New Roman" w:cs="Times New Roman"/>
      <w:spacing w:val="4"/>
      <w:sz w:val="13"/>
      <w:szCs w:val="18"/>
      <w:lang w:val="en-GB" w:eastAsia="da-DK"/>
    </w:rPr>
  </w:style>
  <w:style w:type="character" w:customStyle="1" w:styleId="264">
    <w:name w:val="Footer Char"/>
    <w:basedOn w:val="11"/>
    <w:link w:val="73"/>
    <w:qFormat/>
    <w:uiPriority w:val="99"/>
    <w:rPr>
      <w:rFonts w:ascii="Arial" w:hAnsi="Arial" w:eastAsia="Times New Roman" w:cs="Times New Roman"/>
      <w:sz w:val="13"/>
      <w:szCs w:val="18"/>
      <w:lang w:val="en-GB" w:eastAsia="da-DK"/>
    </w:rPr>
  </w:style>
  <w:style w:type="table" w:customStyle="1" w:styleId="265">
    <w:name w:val="Table Grid0"/>
    <w:basedOn w:val="12"/>
    <w:qFormat/>
    <w:uiPriority w:val="59"/>
    <w:pPr>
      <w:spacing w:after="0" w:line="260" w:lineRule="atLeast"/>
    </w:pPr>
    <w:rPr>
      <w:rFonts w:ascii="Verdana" w:hAnsi="Verdana" w:eastAsia="Times New Roman" w:cs="Times New Roman"/>
      <w:sz w:val="18"/>
      <w:szCs w:val="18"/>
      <w:lang w:val="en-GB"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266">
    <w:name w:val="Revision"/>
    <w:hidden/>
    <w:semiHidden/>
    <w:qFormat/>
    <w:uiPriority w:val="99"/>
    <w:pPr>
      <w:spacing w:after="0" w:line="240" w:lineRule="auto"/>
    </w:pPr>
    <w:rPr>
      <w:rFonts w:ascii="Calibri" w:hAnsi="Calibri" w:eastAsia="Calibri" w:cs="Calibri"/>
      <w:color w:val="000000"/>
      <w:sz w:val="16"/>
      <w:szCs w:val="22"/>
      <w:lang w:val="ru-RU" w:eastAsia="en-US" w:bidi="ar-SA"/>
    </w:rPr>
  </w:style>
  <w:style w:type="paragraph" w:customStyle="1" w:styleId="267">
    <w:name w:val="Подзаголовок титул"/>
    <w:basedOn w:val="80"/>
    <w:qFormat/>
    <w:uiPriority w:val="0"/>
    <w:pPr>
      <w:jc w:val="both"/>
    </w:pPr>
    <w:rPr>
      <w:color w:val="000000" w:themeColor="text1"/>
      <w:sz w:val="32"/>
      <w:szCs w:val="32"/>
      <w14:textFill>
        <w14:solidFill>
          <w14:schemeClr w14:val="tx1"/>
        </w14:solidFill>
      </w14:textFill>
    </w:rPr>
  </w:style>
  <w:style w:type="character" w:customStyle="1" w:styleId="268">
    <w:name w:val="Heading 1 Char"/>
    <w:link w:val="2"/>
    <w:qFormat/>
    <w:uiPriority w:val="1"/>
    <w:rPr>
      <w:rFonts w:ascii="Arial" w:hAnsi="Arial" w:eastAsia="Times New Roman" w:cs="Arial"/>
      <w:b/>
      <w:bCs/>
      <w:caps/>
      <w:color w:val="33B5C1"/>
      <w:sz w:val="28"/>
      <w:szCs w:val="32"/>
      <w:lang w:val="en-GB" w:eastAsia="da-DK"/>
    </w:rPr>
  </w:style>
  <w:style w:type="character" w:customStyle="1" w:styleId="269">
    <w:name w:val="Subtitle Char"/>
    <w:basedOn w:val="11"/>
    <w:link w:val="80"/>
    <w:qFormat/>
    <w:uiPriority w:val="5"/>
    <w:rPr>
      <w:rFonts w:ascii="Arial" w:hAnsi="Arial" w:eastAsia="Times New Roman" w:cs="Arial"/>
      <w:sz w:val="24"/>
      <w:szCs w:val="18"/>
      <w:lang w:val="en-GB" w:eastAsia="da-DK"/>
    </w:rPr>
  </w:style>
  <w:style w:type="paragraph" w:customStyle="1" w:styleId="270">
    <w:name w:val="Заголовок текст"/>
    <w:basedOn w:val="1"/>
    <w:qFormat/>
    <w:uiPriority w:val="0"/>
    <w:rPr>
      <w:color w:val="038F9C"/>
    </w:rPr>
  </w:style>
  <w:style w:type="character" w:customStyle="1" w:styleId="271">
    <w:name w:val="Plain Text Char"/>
    <w:basedOn w:val="11"/>
    <w:link w:val="38"/>
    <w:semiHidden/>
    <w:qFormat/>
    <w:uiPriority w:val="5"/>
    <w:rPr>
      <w:rFonts w:ascii="Courier New" w:hAnsi="Courier New" w:eastAsia="Times New Roman" w:cs="Courier New"/>
      <w:sz w:val="20"/>
      <w:szCs w:val="20"/>
      <w:lang w:val="en-GB" w:eastAsia="da-DK"/>
    </w:rPr>
  </w:style>
  <w:style w:type="paragraph" w:customStyle="1" w:styleId="272">
    <w:name w:val="Список точка"/>
    <w:basedOn w:val="1"/>
    <w:qFormat/>
    <w:uiPriority w:val="0"/>
    <w:pPr>
      <w:numPr>
        <w:ilvl w:val="0"/>
        <w:numId w:val="12"/>
      </w:numPr>
    </w:pPr>
    <w:rPr>
      <w:rFonts w:cs="Arial"/>
      <w:szCs w:val="16"/>
      <w:lang w:val="en-US"/>
    </w:rPr>
  </w:style>
  <w:style w:type="paragraph" w:customStyle="1" w:styleId="273">
    <w:name w:val="заголовок обложка"/>
    <w:basedOn w:val="1"/>
    <w:qFormat/>
    <w:uiPriority w:val="0"/>
    <w:rPr>
      <w:caps/>
      <w:color w:val="038F9C"/>
      <w:sz w:val="54"/>
      <w:szCs w:val="54"/>
    </w:rPr>
  </w:style>
  <w:style w:type="paragraph" w:customStyle="1" w:styleId="274">
    <w:name w:val="Нижний колонтитул 2"/>
    <w:basedOn w:val="73"/>
    <w:qFormat/>
    <w:uiPriority w:val="0"/>
    <w:pPr>
      <w:spacing w:after="0" w:line="240" w:lineRule="auto"/>
    </w:pPr>
    <w:rPr>
      <w:color w:val="000000" w:themeColor="text1"/>
      <w14:textFill>
        <w14:solidFill>
          <w14:schemeClr w14:val="tx1"/>
        </w14:solidFill>
      </w14:textFill>
    </w:rPr>
  </w:style>
  <w:style w:type="paragraph" w:customStyle="1" w:styleId="275">
    <w:name w:val="Подсписок"/>
    <w:basedOn w:val="1"/>
    <w:qFormat/>
    <w:uiPriority w:val="0"/>
    <w:pPr>
      <w:numPr>
        <w:ilvl w:val="1"/>
        <w:numId w:val="13"/>
      </w:numPr>
      <w:ind w:right="11"/>
      <w:contextualSpacing/>
    </w:pPr>
    <w:rPr>
      <w:color w:val="000000" w:themeColor="text1"/>
      <w:lang w:val="ru-RU"/>
      <w14:textFill>
        <w14:solidFill>
          <w14:schemeClr w14:val="tx1"/>
        </w14:solidFill>
      </w14:textFill>
    </w:rPr>
  </w:style>
  <w:style w:type="paragraph" w:customStyle="1" w:styleId="276">
    <w:name w:val="Номер страницы1"/>
    <w:basedOn w:val="1"/>
    <w:qFormat/>
    <w:uiPriority w:val="0"/>
    <w:pPr>
      <w:jc w:val="right"/>
    </w:pPr>
    <w:rPr>
      <w:rFonts w:cs="Arial"/>
      <w:sz w:val="16"/>
      <w:szCs w:val="16"/>
    </w:rPr>
  </w:style>
  <w:style w:type="paragraph" w:customStyle="1" w:styleId="277">
    <w:name w:val="TOC Heading"/>
    <w:basedOn w:val="2"/>
    <w:next w:val="1"/>
    <w:link w:val="423"/>
    <w:unhideWhenUsed/>
    <w:qFormat/>
    <w:uiPriority w:val="39"/>
    <w:pPr>
      <w:keepLines/>
      <w:numPr>
        <w:numId w:val="0"/>
      </w:numPr>
      <w:spacing w:before="240" w:after="0" w:line="259" w:lineRule="auto"/>
      <w:outlineLvl w:val="9"/>
    </w:pPr>
    <w:rPr>
      <w:rFonts w:eastAsiaTheme="majorEastAsia" w:cstheme="majorBidi"/>
      <w:sz w:val="24"/>
      <w:lang w:val="en-US" w:eastAsia="en-US"/>
    </w:rPr>
  </w:style>
  <w:style w:type="character" w:customStyle="1" w:styleId="278">
    <w:name w:val="Heading 2 Char"/>
    <w:basedOn w:val="11"/>
    <w:link w:val="3"/>
    <w:qFormat/>
    <w:uiPriority w:val="0"/>
    <w:rPr>
      <w:rFonts w:ascii="Arial" w:hAnsi="Arial" w:eastAsia="Times New Roman" w:cs="Arial"/>
      <w:b/>
      <w:sz w:val="20"/>
      <w:szCs w:val="16"/>
      <w:lang w:val="en-GB" w:eastAsia="da-DK"/>
    </w:rPr>
  </w:style>
  <w:style w:type="character" w:customStyle="1" w:styleId="279">
    <w:name w:val="Heading 3 Char"/>
    <w:link w:val="4"/>
    <w:qFormat/>
    <w:uiPriority w:val="0"/>
    <w:rPr>
      <w:rFonts w:ascii="Arial" w:hAnsi="Arial" w:eastAsia="Times New Roman" w:cs="Arial"/>
      <w:bCs/>
      <w:i/>
      <w:sz w:val="20"/>
      <w:szCs w:val="26"/>
      <w:lang w:val="en-GB" w:eastAsia="da-DK"/>
    </w:rPr>
  </w:style>
  <w:style w:type="character" w:customStyle="1" w:styleId="280">
    <w:name w:val="Heading 4 Char"/>
    <w:basedOn w:val="11"/>
    <w:link w:val="5"/>
    <w:qFormat/>
    <w:uiPriority w:val="0"/>
    <w:rPr>
      <w:rFonts w:ascii="Arial" w:hAnsi="Arial" w:eastAsia="Times New Roman" w:cs="Times New Roman"/>
      <w:bCs/>
      <w:sz w:val="17"/>
      <w:szCs w:val="28"/>
      <w:lang w:val="en-GB" w:eastAsia="da-DK"/>
    </w:rPr>
  </w:style>
  <w:style w:type="character" w:customStyle="1" w:styleId="281">
    <w:name w:val="Heading 5 Char"/>
    <w:basedOn w:val="11"/>
    <w:link w:val="6"/>
    <w:qFormat/>
    <w:uiPriority w:val="0"/>
    <w:rPr>
      <w:rFonts w:ascii="Arial" w:hAnsi="Arial" w:eastAsia="Times New Roman" w:cs="Times New Roman"/>
      <w:bCs/>
      <w:iCs/>
      <w:sz w:val="17"/>
      <w:szCs w:val="26"/>
      <w:lang w:val="en-GB" w:eastAsia="da-DK"/>
    </w:rPr>
  </w:style>
  <w:style w:type="character" w:customStyle="1" w:styleId="282">
    <w:name w:val="Heading 6 Char"/>
    <w:basedOn w:val="11"/>
    <w:link w:val="7"/>
    <w:qFormat/>
    <w:uiPriority w:val="0"/>
    <w:rPr>
      <w:rFonts w:ascii="Arial" w:hAnsi="Arial" w:eastAsia="Times New Roman" w:cs="Times New Roman"/>
      <w:bCs/>
      <w:sz w:val="17"/>
      <w:lang w:val="en-GB" w:eastAsia="da-DK"/>
    </w:rPr>
  </w:style>
  <w:style w:type="character" w:customStyle="1" w:styleId="283">
    <w:name w:val="Heading 7 Char"/>
    <w:basedOn w:val="11"/>
    <w:link w:val="8"/>
    <w:qFormat/>
    <w:uiPriority w:val="0"/>
    <w:rPr>
      <w:rFonts w:ascii="Arial" w:hAnsi="Arial" w:eastAsia="Times New Roman" w:cs="Times New Roman"/>
      <w:sz w:val="17"/>
      <w:szCs w:val="18"/>
      <w:lang w:val="en-GB" w:eastAsia="da-DK"/>
    </w:rPr>
  </w:style>
  <w:style w:type="character" w:customStyle="1" w:styleId="284">
    <w:name w:val="Heading 8 Char"/>
    <w:basedOn w:val="11"/>
    <w:link w:val="9"/>
    <w:qFormat/>
    <w:uiPriority w:val="0"/>
    <w:rPr>
      <w:rFonts w:ascii="Arial" w:hAnsi="Arial" w:eastAsia="Times New Roman" w:cs="Times New Roman"/>
      <w:b/>
      <w:iCs/>
      <w:sz w:val="20"/>
      <w:szCs w:val="18"/>
      <w:lang w:val="en-GB" w:eastAsia="da-DK"/>
    </w:rPr>
  </w:style>
  <w:style w:type="character" w:customStyle="1" w:styleId="285">
    <w:name w:val="Heading 9 Char"/>
    <w:basedOn w:val="11"/>
    <w:link w:val="10"/>
    <w:qFormat/>
    <w:uiPriority w:val="0"/>
    <w:rPr>
      <w:rFonts w:ascii="Arial" w:hAnsi="Arial" w:eastAsia="Times New Roman" w:cs="Arial"/>
      <w:b/>
      <w:sz w:val="20"/>
      <w:lang w:val="en-GB" w:eastAsia="da-DK"/>
    </w:rPr>
  </w:style>
  <w:style w:type="paragraph" w:customStyle="1" w:styleId="286">
    <w:name w:val="Authorisation Box"/>
    <w:basedOn w:val="1"/>
    <w:qFormat/>
    <w:uiPriority w:val="0"/>
    <w:pPr>
      <w:spacing w:before="120" w:line="240" w:lineRule="auto"/>
    </w:pPr>
    <w:rPr>
      <w:bCs/>
      <w:szCs w:val="22"/>
      <w:lang w:eastAsia="en-GB"/>
    </w:rPr>
  </w:style>
  <w:style w:type="character" w:customStyle="1" w:styleId="287">
    <w:name w:val="Balloon Text Char"/>
    <w:basedOn w:val="11"/>
    <w:link w:val="30"/>
    <w:semiHidden/>
    <w:qFormat/>
    <w:uiPriority w:val="99"/>
    <w:rPr>
      <w:rFonts w:ascii="Tahoma" w:hAnsi="Tahoma" w:eastAsia="Times New Roman" w:cs="Tahoma"/>
      <w:sz w:val="16"/>
      <w:szCs w:val="16"/>
      <w:lang w:val="en-GB" w:eastAsia="da-DK"/>
    </w:rPr>
  </w:style>
  <w:style w:type="paragraph" w:customStyle="1" w:styleId="288">
    <w:name w:val="Body"/>
    <w:qFormat/>
    <w:uiPriority w:val="0"/>
    <w:pPr>
      <w:spacing w:after="0" w:line="240" w:lineRule="auto"/>
    </w:pPr>
    <w:rPr>
      <w:rFonts w:ascii="Arial" w:hAnsi="Arial" w:eastAsia="ヒラギノ角ゴ Pro W3" w:cs="Times New Roman"/>
      <w:color w:val="000000"/>
      <w:sz w:val="24"/>
      <w:szCs w:val="20"/>
      <w:lang w:val="en-GB" w:eastAsia="ru-RU" w:bidi="ar-SA"/>
    </w:rPr>
  </w:style>
  <w:style w:type="character" w:customStyle="1" w:styleId="289">
    <w:name w:val="Body Text 2 Char"/>
    <w:basedOn w:val="11"/>
    <w:link w:val="33"/>
    <w:qFormat/>
    <w:uiPriority w:val="99"/>
    <w:rPr>
      <w:rFonts w:ascii="Verdana" w:hAnsi="Verdana" w:eastAsia="Times New Roman" w:cs="Times New Roman"/>
      <w:sz w:val="18"/>
      <w:szCs w:val="18"/>
      <w:lang w:val="en-GB" w:eastAsia="da-DK"/>
    </w:rPr>
  </w:style>
  <w:style w:type="character" w:customStyle="1" w:styleId="290">
    <w:name w:val="Body Text 3 Char"/>
    <w:basedOn w:val="11"/>
    <w:link w:val="78"/>
    <w:semiHidden/>
    <w:qFormat/>
    <w:uiPriority w:val="99"/>
    <w:rPr>
      <w:rFonts w:ascii="Verdana" w:hAnsi="Verdana" w:eastAsia="Times New Roman" w:cs="Times New Roman"/>
      <w:sz w:val="16"/>
      <w:szCs w:val="16"/>
      <w:lang w:val="en-GB" w:eastAsia="da-DK"/>
    </w:rPr>
  </w:style>
  <w:style w:type="character" w:customStyle="1" w:styleId="291">
    <w:name w:val="Body Text Char"/>
    <w:basedOn w:val="11"/>
    <w:link w:val="53"/>
    <w:qFormat/>
    <w:uiPriority w:val="99"/>
    <w:rPr>
      <w:rFonts w:ascii="Verdana" w:hAnsi="Verdana" w:eastAsia="Times New Roman" w:cs="Times New Roman"/>
      <w:sz w:val="18"/>
      <w:szCs w:val="18"/>
      <w:lang w:val="en-GB" w:eastAsia="da-DK"/>
    </w:rPr>
  </w:style>
  <w:style w:type="character" w:customStyle="1" w:styleId="292">
    <w:name w:val="Body Text First Indent Char"/>
    <w:basedOn w:val="291"/>
    <w:link w:val="65"/>
    <w:semiHidden/>
    <w:qFormat/>
    <w:uiPriority w:val="99"/>
    <w:rPr>
      <w:rFonts w:ascii="Verdana" w:hAnsi="Verdana" w:eastAsia="Times New Roman" w:cs="Times New Roman"/>
      <w:sz w:val="18"/>
      <w:szCs w:val="18"/>
      <w:lang w:val="en-GB" w:eastAsia="da-DK"/>
    </w:rPr>
  </w:style>
  <w:style w:type="character" w:customStyle="1" w:styleId="293">
    <w:name w:val="Body Text Indent Char"/>
    <w:basedOn w:val="11"/>
    <w:link w:val="67"/>
    <w:semiHidden/>
    <w:qFormat/>
    <w:uiPriority w:val="99"/>
    <w:rPr>
      <w:rFonts w:ascii="Verdana" w:hAnsi="Verdana" w:eastAsia="Times New Roman" w:cs="Times New Roman"/>
      <w:sz w:val="18"/>
      <w:szCs w:val="18"/>
      <w:lang w:val="en-GB" w:eastAsia="da-DK"/>
    </w:rPr>
  </w:style>
  <w:style w:type="character" w:customStyle="1" w:styleId="294">
    <w:name w:val="Body Text First Indent 2 Char"/>
    <w:basedOn w:val="293"/>
    <w:link w:val="66"/>
    <w:semiHidden/>
    <w:qFormat/>
    <w:uiPriority w:val="99"/>
    <w:rPr>
      <w:rFonts w:ascii="Verdana" w:hAnsi="Verdana" w:eastAsia="Times New Roman" w:cs="Times New Roman"/>
      <w:sz w:val="18"/>
      <w:szCs w:val="18"/>
      <w:lang w:val="en-GB" w:eastAsia="da-DK"/>
    </w:rPr>
  </w:style>
  <w:style w:type="character" w:customStyle="1" w:styleId="295">
    <w:name w:val="Body Text Indent 2 Char"/>
    <w:basedOn w:val="11"/>
    <w:link w:val="79"/>
    <w:semiHidden/>
    <w:qFormat/>
    <w:uiPriority w:val="99"/>
    <w:rPr>
      <w:rFonts w:ascii="Verdana" w:hAnsi="Verdana" w:eastAsia="Times New Roman" w:cs="Times New Roman"/>
      <w:sz w:val="18"/>
      <w:szCs w:val="18"/>
      <w:lang w:val="en-GB" w:eastAsia="da-DK"/>
    </w:rPr>
  </w:style>
  <w:style w:type="character" w:customStyle="1" w:styleId="296">
    <w:name w:val="Body Text Indent 3 Char"/>
    <w:basedOn w:val="11"/>
    <w:link w:val="39"/>
    <w:semiHidden/>
    <w:qFormat/>
    <w:uiPriority w:val="99"/>
    <w:rPr>
      <w:rFonts w:ascii="Verdana" w:hAnsi="Verdana" w:eastAsia="Times New Roman" w:cs="Times New Roman"/>
      <w:sz w:val="16"/>
      <w:szCs w:val="16"/>
      <w:lang w:val="en-GB" w:eastAsia="da-DK"/>
    </w:rPr>
  </w:style>
  <w:style w:type="character" w:customStyle="1" w:styleId="297">
    <w:name w:val="Book Title"/>
    <w:qFormat/>
    <w:uiPriority w:val="33"/>
    <w:rPr>
      <w:b/>
      <w:bCs/>
      <w:i/>
      <w:iCs/>
      <w:spacing w:val="9"/>
    </w:rPr>
  </w:style>
  <w:style w:type="paragraph" w:customStyle="1" w:styleId="298">
    <w:name w:val="bullet"/>
    <w:basedOn w:val="1"/>
    <w:semiHidden/>
    <w:qFormat/>
    <w:uiPriority w:val="0"/>
    <w:pPr>
      <w:numPr>
        <w:ilvl w:val="0"/>
        <w:numId w:val="14"/>
      </w:numPr>
      <w:spacing w:line="300" w:lineRule="auto"/>
    </w:pPr>
    <w:rPr>
      <w:szCs w:val="22"/>
      <w:lang w:eastAsia="en-GB"/>
    </w:rPr>
  </w:style>
  <w:style w:type="paragraph" w:customStyle="1" w:styleId="299">
    <w:name w:val="bullet #1"/>
    <w:basedOn w:val="67"/>
    <w:semiHidden/>
    <w:qFormat/>
    <w:uiPriority w:val="0"/>
    <w:pPr>
      <w:numPr>
        <w:ilvl w:val="0"/>
        <w:numId w:val="15"/>
      </w:numPr>
      <w:tabs>
        <w:tab w:val="left" w:pos="539"/>
        <w:tab w:val="left" w:pos="810"/>
        <w:tab w:val="clear" w:pos="2160"/>
      </w:tabs>
      <w:spacing w:after="0" w:line="300" w:lineRule="auto"/>
    </w:pPr>
    <w:rPr>
      <w:szCs w:val="22"/>
      <w:lang w:eastAsia="en-GB"/>
    </w:rPr>
  </w:style>
  <w:style w:type="paragraph" w:customStyle="1" w:styleId="300">
    <w:name w:val="Bullets (RF) Indent + Auto"/>
    <w:basedOn w:val="1"/>
    <w:link w:val="301"/>
    <w:semiHidden/>
    <w:qFormat/>
    <w:uiPriority w:val="0"/>
    <w:pPr>
      <w:spacing w:line="280" w:lineRule="exact"/>
      <w:ind w:left="504"/>
    </w:pPr>
    <w:rPr>
      <w:szCs w:val="22"/>
      <w:lang w:eastAsia="en-GB"/>
    </w:rPr>
  </w:style>
  <w:style w:type="character" w:customStyle="1" w:styleId="301">
    <w:name w:val="Bullets (RF) Indent + Auto Char"/>
    <w:basedOn w:val="11"/>
    <w:link w:val="300"/>
    <w:semiHidden/>
    <w:qFormat/>
    <w:uiPriority w:val="0"/>
    <w:rPr>
      <w:rFonts w:ascii="Arial" w:hAnsi="Arial" w:eastAsia="Times New Roman" w:cs="Times New Roman"/>
      <w:sz w:val="18"/>
      <w:lang w:val="en-GB" w:eastAsia="en-GB"/>
    </w:rPr>
  </w:style>
  <w:style w:type="paragraph" w:customStyle="1" w:styleId="302">
    <w:name w:val="Caption - Text"/>
    <w:basedOn w:val="1"/>
    <w:qFormat/>
    <w:uiPriority w:val="3"/>
    <w:pPr>
      <w:spacing w:line="170" w:lineRule="atLeast"/>
    </w:pPr>
    <w:rPr>
      <w:sz w:val="13"/>
    </w:rPr>
  </w:style>
  <w:style w:type="character" w:customStyle="1" w:styleId="303">
    <w:name w:val="Caption Char"/>
    <w:basedOn w:val="11"/>
    <w:link w:val="41"/>
    <w:qFormat/>
    <w:uiPriority w:val="35"/>
    <w:rPr>
      <w:rFonts w:ascii="Arial" w:hAnsi="Arial" w:eastAsia="Times New Roman" w:cs="Times New Roman"/>
      <w:b/>
      <w:bCs/>
      <w:color w:val="33B5C1"/>
      <w:sz w:val="18"/>
      <w:szCs w:val="20"/>
      <w:lang w:val="en-GB" w:eastAsia="da-DK"/>
    </w:rPr>
  </w:style>
  <w:style w:type="character" w:customStyle="1" w:styleId="304">
    <w:name w:val="Closing Char"/>
    <w:basedOn w:val="11"/>
    <w:link w:val="35"/>
    <w:semiHidden/>
    <w:qFormat/>
    <w:uiPriority w:val="9"/>
    <w:rPr>
      <w:rFonts w:ascii="Verdana" w:hAnsi="Verdana" w:eastAsia="Times New Roman" w:cs="Times New Roman"/>
      <w:sz w:val="18"/>
      <w:szCs w:val="18"/>
      <w:lang w:val="en-GB" w:eastAsia="da-DK"/>
    </w:rPr>
  </w:style>
  <w:style w:type="character" w:customStyle="1" w:styleId="305">
    <w:name w:val="Comment Text Char"/>
    <w:basedOn w:val="11"/>
    <w:link w:val="42"/>
    <w:qFormat/>
    <w:uiPriority w:val="99"/>
    <w:rPr>
      <w:rFonts w:ascii="Verdana" w:hAnsi="Verdana" w:eastAsia="Times New Roman" w:cs="Times New Roman"/>
      <w:sz w:val="20"/>
      <w:szCs w:val="20"/>
      <w:lang w:val="en-GB" w:eastAsia="da-DK"/>
    </w:rPr>
  </w:style>
  <w:style w:type="character" w:customStyle="1" w:styleId="306">
    <w:name w:val="Comment Subject Char"/>
    <w:basedOn w:val="305"/>
    <w:link w:val="43"/>
    <w:semiHidden/>
    <w:qFormat/>
    <w:uiPriority w:val="99"/>
    <w:rPr>
      <w:rFonts w:ascii="Verdana" w:hAnsi="Verdana" w:eastAsia="Times New Roman" w:cs="Times New Roman"/>
      <w:b/>
      <w:bCs/>
      <w:sz w:val="20"/>
      <w:szCs w:val="20"/>
      <w:lang w:val="en-GB" w:eastAsia="da-DK"/>
    </w:rPr>
  </w:style>
  <w:style w:type="character" w:customStyle="1" w:styleId="307">
    <w:name w:val="Date Char"/>
    <w:basedOn w:val="11"/>
    <w:link w:val="63"/>
    <w:semiHidden/>
    <w:qFormat/>
    <w:uiPriority w:val="9"/>
    <w:rPr>
      <w:rFonts w:ascii="Verdana" w:hAnsi="Verdana" w:eastAsia="Times New Roman" w:cs="Times New Roman"/>
      <w:sz w:val="18"/>
      <w:szCs w:val="18"/>
      <w:lang w:val="en-GB" w:eastAsia="da-DK"/>
    </w:rPr>
  </w:style>
  <w:style w:type="character" w:customStyle="1" w:styleId="308">
    <w:name w:val="Document Map Char"/>
    <w:basedOn w:val="11"/>
    <w:link w:val="44"/>
    <w:semiHidden/>
    <w:qFormat/>
    <w:uiPriority w:val="9"/>
    <w:rPr>
      <w:rFonts w:ascii="Tahoma" w:hAnsi="Tahoma" w:eastAsia="Times New Roman" w:cs="Tahoma"/>
      <w:sz w:val="20"/>
      <w:szCs w:val="20"/>
      <w:shd w:val="clear" w:color="auto" w:fill="000080"/>
      <w:lang w:val="en-GB" w:eastAsia="da-DK"/>
    </w:rPr>
  </w:style>
  <w:style w:type="character" w:customStyle="1" w:styleId="309">
    <w:name w:val="E-mail Signature Char"/>
    <w:basedOn w:val="11"/>
    <w:link w:val="93"/>
    <w:semiHidden/>
    <w:qFormat/>
    <w:uiPriority w:val="9"/>
    <w:rPr>
      <w:rFonts w:ascii="Verdana" w:hAnsi="Verdana" w:eastAsia="Times New Roman" w:cs="Times New Roman"/>
      <w:sz w:val="18"/>
      <w:szCs w:val="18"/>
      <w:lang w:val="en-GB" w:eastAsia="da-DK"/>
    </w:rPr>
  </w:style>
  <w:style w:type="character" w:customStyle="1" w:styleId="310">
    <w:name w:val="Endnote Text Char"/>
    <w:basedOn w:val="11"/>
    <w:link w:val="40"/>
    <w:semiHidden/>
    <w:qFormat/>
    <w:uiPriority w:val="9"/>
    <w:rPr>
      <w:rFonts w:ascii="Verdana" w:hAnsi="Verdana" w:eastAsia="Times New Roman" w:cs="Times New Roman"/>
      <w:sz w:val="13"/>
      <w:szCs w:val="20"/>
      <w:lang w:val="en-GB" w:eastAsia="da-DK"/>
    </w:rPr>
  </w:style>
  <w:style w:type="paragraph" w:customStyle="1" w:styleId="311">
    <w:name w:val="Footer - Letter"/>
    <w:basedOn w:val="73"/>
    <w:qFormat/>
    <w:uiPriority w:val="9"/>
    <w:pPr>
      <w:jc w:val="right"/>
    </w:pPr>
  </w:style>
  <w:style w:type="paragraph" w:customStyle="1" w:styleId="312">
    <w:name w:val="Footer - Not Indent"/>
    <w:basedOn w:val="73"/>
    <w:semiHidden/>
    <w:qFormat/>
    <w:uiPriority w:val="9"/>
  </w:style>
  <w:style w:type="paragraph" w:customStyle="1" w:styleId="313">
    <w:name w:val="Footer - Negative indent"/>
    <w:basedOn w:val="312"/>
    <w:qFormat/>
    <w:uiPriority w:val="9"/>
    <w:pPr>
      <w:ind w:left="-624"/>
    </w:pPr>
  </w:style>
  <w:style w:type="character" w:customStyle="1" w:styleId="314">
    <w:name w:val="Footnote Text Char"/>
    <w:basedOn w:val="11"/>
    <w:link w:val="45"/>
    <w:qFormat/>
    <w:uiPriority w:val="9"/>
    <w:rPr>
      <w:rFonts w:ascii="Arial" w:hAnsi="Arial" w:eastAsia="Times New Roman" w:cs="Times New Roman"/>
      <w:sz w:val="13"/>
      <w:szCs w:val="20"/>
      <w:lang w:val="en-GB" w:eastAsia="da-DK"/>
    </w:rPr>
  </w:style>
  <w:style w:type="paragraph" w:customStyle="1" w:styleId="315">
    <w:name w:val="H1 - NOT TOC"/>
    <w:basedOn w:val="2"/>
    <w:next w:val="1"/>
    <w:qFormat/>
    <w:uiPriority w:val="2"/>
    <w:pPr>
      <w:numPr>
        <w:ilvl w:val="0"/>
        <w:numId w:val="0"/>
      </w:numPr>
      <w:outlineLvl w:val="9"/>
    </w:pPr>
  </w:style>
  <w:style w:type="paragraph" w:customStyle="1" w:styleId="316">
    <w:name w:val="H1 - Space before"/>
    <w:basedOn w:val="2"/>
    <w:next w:val="1"/>
    <w:qFormat/>
    <w:uiPriority w:val="2"/>
    <w:pPr>
      <w:tabs>
        <w:tab w:val="left" w:pos="0"/>
      </w:tabs>
      <w:spacing w:before="2840" w:after="230" w:line="360" w:lineRule="atLeast"/>
    </w:pPr>
  </w:style>
  <w:style w:type="paragraph" w:customStyle="1" w:styleId="317">
    <w:name w:val="H2 - NOT TOC"/>
    <w:basedOn w:val="3"/>
    <w:next w:val="1"/>
    <w:qFormat/>
    <w:uiPriority w:val="2"/>
    <w:pPr>
      <w:numPr>
        <w:numId w:val="16"/>
      </w:numPr>
      <w:tabs>
        <w:tab w:val="left" w:pos="454"/>
      </w:tabs>
      <w:outlineLvl w:val="9"/>
    </w:pPr>
  </w:style>
  <w:style w:type="paragraph" w:customStyle="1" w:styleId="318">
    <w:name w:val="H3 - NOT TOC"/>
    <w:basedOn w:val="4"/>
    <w:next w:val="1"/>
    <w:qFormat/>
    <w:uiPriority w:val="2"/>
    <w:pPr>
      <w:numPr>
        <w:numId w:val="16"/>
      </w:numPr>
      <w:tabs>
        <w:tab w:val="left" w:pos="624"/>
      </w:tabs>
      <w:outlineLvl w:val="9"/>
    </w:pPr>
  </w:style>
  <w:style w:type="paragraph" w:customStyle="1" w:styleId="319">
    <w:name w:val="H4 - NOT TOC"/>
    <w:basedOn w:val="5"/>
    <w:next w:val="1"/>
    <w:qFormat/>
    <w:uiPriority w:val="2"/>
    <w:pPr>
      <w:numPr>
        <w:numId w:val="16"/>
      </w:numPr>
      <w:tabs>
        <w:tab w:val="left" w:pos="284"/>
      </w:tabs>
      <w:outlineLvl w:val="9"/>
    </w:pPr>
  </w:style>
  <w:style w:type="paragraph" w:customStyle="1" w:styleId="320">
    <w:name w:val="Heading 11"/>
    <w:basedOn w:val="1"/>
    <w:semiHidden/>
    <w:qFormat/>
    <w:uiPriority w:val="99"/>
  </w:style>
  <w:style w:type="paragraph" w:customStyle="1" w:styleId="321">
    <w:name w:val="Heading 21"/>
    <w:basedOn w:val="1"/>
    <w:semiHidden/>
    <w:qFormat/>
    <w:uiPriority w:val="99"/>
  </w:style>
  <w:style w:type="paragraph" w:customStyle="1" w:styleId="322">
    <w:name w:val="Heading 31"/>
    <w:basedOn w:val="1"/>
    <w:semiHidden/>
    <w:qFormat/>
    <w:uiPriority w:val="99"/>
  </w:style>
  <w:style w:type="paragraph" w:customStyle="1" w:styleId="323">
    <w:name w:val="Heading 41"/>
    <w:basedOn w:val="1"/>
    <w:semiHidden/>
    <w:qFormat/>
    <w:uiPriority w:val="99"/>
  </w:style>
  <w:style w:type="paragraph" w:customStyle="1" w:styleId="324">
    <w:name w:val="Heading 51"/>
    <w:basedOn w:val="1"/>
    <w:semiHidden/>
    <w:qFormat/>
    <w:uiPriority w:val="99"/>
  </w:style>
  <w:style w:type="paragraph" w:customStyle="1" w:styleId="325">
    <w:name w:val="Heading 61"/>
    <w:basedOn w:val="1"/>
    <w:semiHidden/>
    <w:qFormat/>
    <w:uiPriority w:val="99"/>
  </w:style>
  <w:style w:type="paragraph" w:customStyle="1" w:styleId="326">
    <w:name w:val="Heading 71"/>
    <w:basedOn w:val="1"/>
    <w:semiHidden/>
    <w:qFormat/>
    <w:uiPriority w:val="99"/>
  </w:style>
  <w:style w:type="paragraph" w:customStyle="1" w:styleId="327">
    <w:name w:val="Heading 81"/>
    <w:basedOn w:val="1"/>
    <w:semiHidden/>
    <w:qFormat/>
    <w:uiPriority w:val="99"/>
  </w:style>
  <w:style w:type="paragraph" w:customStyle="1" w:styleId="328">
    <w:name w:val="Heading 91"/>
    <w:basedOn w:val="1"/>
    <w:semiHidden/>
    <w:qFormat/>
    <w:uiPriority w:val="99"/>
  </w:style>
  <w:style w:type="character" w:customStyle="1" w:styleId="329">
    <w:name w:val="HTML Address Char"/>
    <w:basedOn w:val="11"/>
    <w:link w:val="48"/>
    <w:semiHidden/>
    <w:qFormat/>
    <w:uiPriority w:val="99"/>
    <w:rPr>
      <w:rFonts w:ascii="Verdana" w:hAnsi="Verdana" w:eastAsia="Times New Roman" w:cs="Times New Roman"/>
      <w:i/>
      <w:iCs/>
      <w:sz w:val="18"/>
      <w:szCs w:val="18"/>
      <w:lang w:val="en-GB" w:eastAsia="da-DK"/>
    </w:rPr>
  </w:style>
  <w:style w:type="character" w:customStyle="1" w:styleId="330">
    <w:name w:val="HTML Preformatted Char"/>
    <w:basedOn w:val="11"/>
    <w:link w:val="90"/>
    <w:qFormat/>
    <w:uiPriority w:val="99"/>
    <w:rPr>
      <w:rFonts w:ascii="Courier New" w:hAnsi="Courier New" w:eastAsia="Times New Roman" w:cs="Courier New"/>
      <w:sz w:val="20"/>
      <w:szCs w:val="20"/>
      <w:lang w:val="en-GB" w:eastAsia="da-DK"/>
    </w:rPr>
  </w:style>
  <w:style w:type="character" w:customStyle="1" w:styleId="331">
    <w:name w:val="Intense Emphasis"/>
    <w:qFormat/>
    <w:uiPriority w:val="21"/>
    <w:rPr>
      <w:b/>
      <w:bCs/>
      <w:caps/>
      <w:color w:val="1F4E79" w:themeColor="accent1" w:themeShade="80"/>
      <w:spacing w:val="10"/>
    </w:rPr>
  </w:style>
  <w:style w:type="paragraph" w:styleId="332">
    <w:name w:val="Intense Quote"/>
    <w:basedOn w:val="1"/>
    <w:next w:val="1"/>
    <w:link w:val="333"/>
    <w:qFormat/>
    <w:uiPriority w:val="30"/>
    <w:pPr>
      <w:pBdr>
        <w:top w:val="single" w:color="5B9BD5" w:themeColor="accent1" w:sz="4" w:space="10"/>
        <w:left w:val="single" w:color="5B9BD5" w:themeColor="accent1" w:sz="4" w:space="10"/>
      </w:pBdr>
      <w:ind w:left="1296" w:right="1152"/>
    </w:pPr>
    <w:rPr>
      <w:i/>
      <w:iCs/>
      <w:color w:val="5B9BD5" w:themeColor="accent1"/>
      <w14:textFill>
        <w14:solidFill>
          <w14:schemeClr w14:val="accent1"/>
        </w14:solidFill>
      </w14:textFill>
    </w:rPr>
  </w:style>
  <w:style w:type="character" w:customStyle="1" w:styleId="333">
    <w:name w:val="Intense Quote Char"/>
    <w:basedOn w:val="11"/>
    <w:link w:val="332"/>
    <w:qFormat/>
    <w:uiPriority w:val="30"/>
    <w:rPr>
      <w:rFonts w:ascii="Verdana" w:hAnsi="Verdana" w:eastAsia="Times New Roman" w:cs="Times New Roman"/>
      <w:i/>
      <w:iCs/>
      <w:color w:val="5B9BD5" w:themeColor="accent1"/>
      <w:sz w:val="18"/>
      <w:szCs w:val="18"/>
      <w:lang w:val="en-GB" w:eastAsia="da-DK"/>
      <w14:textFill>
        <w14:solidFill>
          <w14:schemeClr w14:val="accent1"/>
        </w14:solidFill>
      </w14:textFill>
    </w:rPr>
  </w:style>
  <w:style w:type="character" w:customStyle="1" w:styleId="334">
    <w:name w:val="Intense Reference"/>
    <w:qFormat/>
    <w:uiPriority w:val="32"/>
    <w:rPr>
      <w:rFonts w:hint="default" w:ascii="Times New Roman" w:hAnsi="Times New Roman" w:cs="Times New Roman"/>
      <w:b/>
      <w:bCs/>
      <w:i/>
      <w:iCs/>
      <w:caps/>
      <w:color w:val="4F81BD"/>
    </w:rPr>
  </w:style>
  <w:style w:type="paragraph" w:customStyle="1" w:styleId="335">
    <w:name w:val="Letter Body Text"/>
    <w:basedOn w:val="1"/>
    <w:qFormat/>
    <w:uiPriority w:val="0"/>
    <w:pPr>
      <w:spacing w:before="120" w:line="280" w:lineRule="atLeast"/>
    </w:pPr>
  </w:style>
  <w:style w:type="character" w:customStyle="1" w:styleId="336">
    <w:name w:val="List Bullet Char"/>
    <w:link w:val="69"/>
    <w:qFormat/>
    <w:uiPriority w:val="0"/>
    <w:rPr>
      <w:rFonts w:ascii="Arial" w:hAnsi="Arial" w:eastAsia="Times New Roman" w:cs="Times New Roman"/>
      <w:sz w:val="20"/>
      <w:szCs w:val="18"/>
      <w:lang w:val="en-GB" w:eastAsia="da-DK"/>
    </w:rPr>
  </w:style>
  <w:style w:type="character" w:customStyle="1" w:styleId="337">
    <w:name w:val="List Paragraph Char1"/>
    <w:qFormat/>
    <w:uiPriority w:val="34"/>
    <w:rPr>
      <w:rFonts w:ascii="Verdana" w:hAnsi="Verdana"/>
      <w:sz w:val="18"/>
      <w:szCs w:val="18"/>
      <w:lang w:val="en-US"/>
    </w:rPr>
  </w:style>
  <w:style w:type="character" w:customStyle="1" w:styleId="338">
    <w:name w:val="Message Header Char"/>
    <w:basedOn w:val="11"/>
    <w:link w:val="92"/>
    <w:semiHidden/>
    <w:qFormat/>
    <w:uiPriority w:val="3"/>
    <w:rPr>
      <w:rFonts w:ascii="Arial" w:hAnsi="Arial" w:eastAsia="Times New Roman" w:cs="Arial"/>
      <w:sz w:val="24"/>
      <w:szCs w:val="18"/>
      <w:shd w:val="pct20" w:color="auto" w:fill="auto"/>
      <w:lang w:val="en-GB" w:eastAsia="da-DK"/>
    </w:rPr>
  </w:style>
  <w:style w:type="paragraph" w:customStyle="1" w:styleId="339">
    <w:name w:val="Normal - Bullet"/>
    <w:basedOn w:val="1"/>
    <w:semiHidden/>
    <w:qFormat/>
    <w:uiPriority w:val="3"/>
    <w:pPr>
      <w:numPr>
        <w:ilvl w:val="0"/>
        <w:numId w:val="17"/>
      </w:numPr>
    </w:pPr>
  </w:style>
  <w:style w:type="paragraph" w:customStyle="1" w:styleId="340">
    <w:name w:val="Normal - Document data leadtext"/>
    <w:basedOn w:val="1"/>
    <w:semiHidden/>
    <w:qFormat/>
    <w:uiPriority w:val="4"/>
    <w:rPr>
      <w:sz w:val="14"/>
    </w:rPr>
  </w:style>
  <w:style w:type="paragraph" w:customStyle="1" w:styleId="341">
    <w:name w:val="Normal - Document data text"/>
    <w:basedOn w:val="1"/>
    <w:semiHidden/>
    <w:qFormat/>
    <w:uiPriority w:val="3"/>
    <w:rPr>
      <w:b/>
    </w:rPr>
  </w:style>
  <w:style w:type="paragraph" w:customStyle="1" w:styleId="342">
    <w:name w:val="Normal - Document Heading"/>
    <w:basedOn w:val="1"/>
    <w:semiHidden/>
    <w:qFormat/>
    <w:uiPriority w:val="7"/>
    <w:rPr>
      <w:b/>
      <w:caps/>
    </w:rPr>
  </w:style>
  <w:style w:type="paragraph" w:customStyle="1" w:styleId="343">
    <w:name w:val="Normal - Fact Box Body text - Black"/>
    <w:basedOn w:val="1"/>
    <w:semiHidden/>
    <w:qFormat/>
    <w:uiPriority w:val="3"/>
    <w:pPr>
      <w:spacing w:line="220" w:lineRule="atLeast"/>
    </w:pPr>
  </w:style>
  <w:style w:type="paragraph" w:customStyle="1" w:styleId="344">
    <w:name w:val="Normal - Fact Box Body text - White"/>
    <w:basedOn w:val="1"/>
    <w:qFormat/>
    <w:uiPriority w:val="99"/>
    <w:pPr>
      <w:spacing w:line="280" w:lineRule="atLeast"/>
    </w:pPr>
    <w:rPr>
      <w:color w:val="FFFFFF"/>
    </w:rPr>
  </w:style>
  <w:style w:type="paragraph" w:customStyle="1" w:styleId="345">
    <w:name w:val="Normal - Fact Box Heading 1 -  White"/>
    <w:basedOn w:val="1"/>
    <w:next w:val="1"/>
    <w:qFormat/>
    <w:uiPriority w:val="99"/>
    <w:pPr>
      <w:spacing w:line="320" w:lineRule="atLeast"/>
    </w:pPr>
    <w:rPr>
      <w:b/>
      <w:caps/>
      <w:color w:val="FFFFFF"/>
      <w:sz w:val="30"/>
    </w:rPr>
  </w:style>
  <w:style w:type="paragraph" w:customStyle="1" w:styleId="346">
    <w:name w:val="Normal - Fact Box Heading 1 - Black"/>
    <w:basedOn w:val="1"/>
    <w:semiHidden/>
    <w:qFormat/>
    <w:uiPriority w:val="3"/>
    <w:pPr>
      <w:spacing w:after="160"/>
    </w:pPr>
    <w:rPr>
      <w:b/>
      <w:caps/>
      <w:sz w:val="22"/>
    </w:rPr>
  </w:style>
  <w:style w:type="paragraph" w:customStyle="1" w:styleId="347">
    <w:name w:val="Normal - Fact Box Heading 2 - Black"/>
    <w:basedOn w:val="1"/>
    <w:next w:val="343"/>
    <w:semiHidden/>
    <w:qFormat/>
    <w:uiPriority w:val="3"/>
    <w:pPr>
      <w:spacing w:line="220" w:lineRule="atLeast"/>
    </w:pPr>
    <w:rPr>
      <w:b/>
    </w:rPr>
  </w:style>
  <w:style w:type="paragraph" w:customStyle="1" w:styleId="348">
    <w:name w:val="Normal - Fact Box Heading 2 - White"/>
    <w:basedOn w:val="1"/>
    <w:next w:val="344"/>
    <w:qFormat/>
    <w:uiPriority w:val="99"/>
    <w:pPr>
      <w:spacing w:after="100" w:line="220" w:lineRule="atLeast"/>
    </w:pPr>
    <w:rPr>
      <w:b/>
      <w:color w:val="FFFFFF"/>
    </w:rPr>
  </w:style>
  <w:style w:type="paragraph" w:customStyle="1" w:styleId="349">
    <w:name w:val="Normal - Frontpage Heading 1"/>
    <w:basedOn w:val="1"/>
    <w:link w:val="350"/>
    <w:qFormat/>
    <w:uiPriority w:val="3"/>
    <w:pPr>
      <w:spacing w:line="720" w:lineRule="atLeast"/>
      <w:ind w:right="1134"/>
    </w:pPr>
    <w:rPr>
      <w:b/>
      <w:caps/>
      <w:color w:val="33B5C1"/>
      <w:sz w:val="60"/>
    </w:rPr>
  </w:style>
  <w:style w:type="character" w:customStyle="1" w:styleId="350">
    <w:name w:val="Normal - Frontpage Heading 1 Char"/>
    <w:basedOn w:val="11"/>
    <w:link w:val="349"/>
    <w:qFormat/>
    <w:uiPriority w:val="3"/>
    <w:rPr>
      <w:rFonts w:ascii="Arial" w:hAnsi="Arial" w:eastAsia="Times New Roman" w:cs="Times New Roman"/>
      <w:b/>
      <w:caps/>
      <w:color w:val="33B5C1"/>
      <w:sz w:val="60"/>
      <w:szCs w:val="18"/>
      <w:lang w:val="en-GB" w:eastAsia="da-DK"/>
    </w:rPr>
  </w:style>
  <w:style w:type="paragraph" w:customStyle="1" w:styleId="351">
    <w:name w:val="Normal - Frontpage Heading 2"/>
    <w:basedOn w:val="349"/>
    <w:link w:val="352"/>
    <w:qFormat/>
    <w:uiPriority w:val="3"/>
    <w:rPr>
      <w:rFonts w:ascii="Verdana" w:hAnsi="Verdana" w:eastAsia="Times New Roman"/>
    </w:rPr>
  </w:style>
  <w:style w:type="character" w:customStyle="1" w:styleId="352">
    <w:name w:val="Normal - Frontpage Heading 2 Char"/>
    <w:basedOn w:val="350"/>
    <w:link w:val="351"/>
    <w:qFormat/>
    <w:uiPriority w:val="3"/>
    <w:rPr>
      <w:rFonts w:ascii="Verdana" w:hAnsi="Verdana" w:eastAsia="Times New Roman" w:cs="Times New Roman"/>
      <w:color w:val="33B5C1"/>
      <w:sz w:val="60"/>
      <w:szCs w:val="18"/>
      <w:lang w:val="en-GB" w:eastAsia="da-DK"/>
    </w:rPr>
  </w:style>
  <w:style w:type="paragraph" w:customStyle="1" w:styleId="353">
    <w:name w:val="Normal - Head note"/>
    <w:basedOn w:val="1"/>
    <w:semiHidden/>
    <w:qFormat/>
    <w:uiPriority w:val="3"/>
    <w:pPr>
      <w:spacing w:line="270" w:lineRule="atLeast"/>
      <w:ind w:left="624"/>
    </w:pPr>
    <w:rPr>
      <w:b/>
      <w:color w:val="4D4D4D"/>
      <w:sz w:val="21"/>
    </w:rPr>
  </w:style>
  <w:style w:type="paragraph" w:customStyle="1" w:styleId="354">
    <w:name w:val="Normal - Intented for"/>
    <w:basedOn w:val="341"/>
    <w:semiHidden/>
    <w:qFormat/>
    <w:uiPriority w:val="3"/>
  </w:style>
  <w:style w:type="paragraph" w:customStyle="1" w:styleId="355">
    <w:name w:val="Normal - Leading After Caption"/>
    <w:basedOn w:val="1"/>
    <w:semiHidden/>
    <w:qFormat/>
    <w:uiPriority w:val="3"/>
    <w:pPr>
      <w:framePr w:wrap="around" w:vAnchor="text" w:hAnchor="page" w:x="8818" w:y="1"/>
      <w:spacing w:line="100" w:lineRule="exact"/>
    </w:pPr>
    <w:rPr>
      <w:sz w:val="10"/>
    </w:rPr>
  </w:style>
  <w:style w:type="paragraph" w:customStyle="1" w:styleId="356">
    <w:name w:val="Normal - Numbering"/>
    <w:basedOn w:val="339"/>
    <w:semiHidden/>
    <w:qFormat/>
    <w:uiPriority w:val="3"/>
    <w:pPr>
      <w:numPr>
        <w:numId w:val="18"/>
      </w:numPr>
      <w:tabs>
        <w:tab w:val="left" w:pos="567"/>
      </w:tabs>
    </w:pPr>
  </w:style>
  <w:style w:type="paragraph" w:customStyle="1" w:styleId="357">
    <w:name w:val="Normal - Revision Data Text"/>
    <w:basedOn w:val="1"/>
    <w:semiHidden/>
    <w:qFormat/>
    <w:uiPriority w:val="5"/>
    <w:rPr>
      <w:b/>
    </w:rPr>
  </w:style>
  <w:style w:type="paragraph" w:customStyle="1" w:styleId="358">
    <w:name w:val="Normal - Optional 1"/>
    <w:basedOn w:val="357"/>
    <w:semiHidden/>
    <w:qFormat/>
    <w:uiPriority w:val="5"/>
  </w:style>
  <w:style w:type="paragraph" w:customStyle="1" w:styleId="359">
    <w:name w:val="Normal - Optional 1 leadtext"/>
    <w:basedOn w:val="340"/>
    <w:semiHidden/>
    <w:qFormat/>
    <w:uiPriority w:val="99"/>
  </w:style>
  <w:style w:type="paragraph" w:customStyle="1" w:styleId="360">
    <w:name w:val="Normal - Optional 2"/>
    <w:basedOn w:val="357"/>
    <w:semiHidden/>
    <w:qFormat/>
    <w:uiPriority w:val="5"/>
  </w:style>
  <w:style w:type="paragraph" w:customStyle="1" w:styleId="361">
    <w:name w:val="Normal - Optional 2 leadtext"/>
    <w:basedOn w:val="359"/>
    <w:semiHidden/>
    <w:qFormat/>
    <w:uiPriority w:val="5"/>
  </w:style>
  <w:style w:type="paragraph" w:customStyle="1" w:styleId="362">
    <w:name w:val="Normal - Ref"/>
    <w:basedOn w:val="1"/>
    <w:semiHidden/>
    <w:qFormat/>
    <w:uiPriority w:val="99"/>
  </w:style>
  <w:style w:type="paragraph" w:customStyle="1" w:styleId="363">
    <w:name w:val="Normal - Supplement Number"/>
    <w:basedOn w:val="1"/>
    <w:next w:val="1"/>
    <w:qFormat/>
    <w:uiPriority w:val="2"/>
    <w:pPr>
      <w:tabs>
        <w:tab w:val="left" w:pos="1209"/>
      </w:tabs>
      <w:spacing w:before="2560" w:line="280" w:lineRule="exact"/>
      <w:outlineLvl w:val="6"/>
    </w:pPr>
    <w:rPr>
      <w:b/>
      <w:caps/>
      <w:color w:val="33B5C1"/>
      <w:sz w:val="22"/>
    </w:rPr>
  </w:style>
  <w:style w:type="paragraph" w:customStyle="1" w:styleId="364">
    <w:name w:val="Normal - Supplement title"/>
    <w:basedOn w:val="363"/>
    <w:next w:val="1"/>
    <w:qFormat/>
    <w:uiPriority w:val="2"/>
    <w:pPr>
      <w:tabs>
        <w:tab w:val="clear" w:pos="1209"/>
      </w:tabs>
      <w:spacing w:before="0"/>
      <w:outlineLvl w:val="7"/>
    </w:pPr>
  </w:style>
  <w:style w:type="paragraph" w:customStyle="1" w:styleId="365">
    <w:name w:val="Normal - Supplement TOC1"/>
    <w:basedOn w:val="1"/>
    <w:next w:val="1"/>
    <w:semiHidden/>
    <w:qFormat/>
    <w:uiPriority w:val="5"/>
    <w:rPr>
      <w:b/>
    </w:rPr>
  </w:style>
  <w:style w:type="paragraph" w:customStyle="1" w:styleId="366">
    <w:name w:val="Normal - TOC Heading"/>
    <w:basedOn w:val="1"/>
    <w:next w:val="1"/>
    <w:qFormat/>
    <w:uiPriority w:val="0"/>
    <w:pPr>
      <w:spacing w:after="240" w:line="280" w:lineRule="atLeast"/>
    </w:pPr>
    <w:rPr>
      <w:b/>
      <w:caps/>
      <w:color w:val="33B5C1"/>
      <w:sz w:val="24"/>
    </w:rPr>
  </w:style>
  <w:style w:type="paragraph" w:customStyle="1" w:styleId="367">
    <w:name w:val="Normal - TOC Heading Supplements"/>
    <w:basedOn w:val="366"/>
    <w:semiHidden/>
    <w:qFormat/>
    <w:uiPriority w:val="5"/>
  </w:style>
  <w:style w:type="character" w:customStyle="1" w:styleId="368">
    <w:name w:val="Normal (Web) Char"/>
    <w:link w:val="77"/>
    <w:qFormat/>
    <w:uiPriority w:val="99"/>
    <w:rPr>
      <w:rFonts w:ascii="Times New Roman" w:hAnsi="Times New Roman" w:eastAsia="Times New Roman" w:cs="Times New Roman"/>
      <w:sz w:val="24"/>
      <w:szCs w:val="18"/>
      <w:lang w:val="en-GB" w:eastAsia="da-DK"/>
    </w:rPr>
  </w:style>
  <w:style w:type="paragraph" w:customStyle="1" w:styleId="369">
    <w:name w:val="Note"/>
    <w:basedOn w:val="1"/>
    <w:qFormat/>
    <w:uiPriority w:val="3"/>
    <w:pPr>
      <w:spacing w:line="170" w:lineRule="atLeast"/>
    </w:pPr>
    <w:rPr>
      <w:sz w:val="15"/>
    </w:rPr>
  </w:style>
  <w:style w:type="character" w:customStyle="1" w:styleId="370">
    <w:name w:val="Note Heading Char"/>
    <w:basedOn w:val="11"/>
    <w:link w:val="62"/>
    <w:semiHidden/>
    <w:qFormat/>
    <w:uiPriority w:val="5"/>
    <w:rPr>
      <w:rFonts w:ascii="Verdana" w:hAnsi="Verdana" w:eastAsia="Times New Roman" w:cs="Times New Roman"/>
      <w:sz w:val="18"/>
      <w:szCs w:val="18"/>
      <w:lang w:val="en-GB" w:eastAsia="da-DK"/>
    </w:rPr>
  </w:style>
  <w:style w:type="paragraph" w:customStyle="1" w:styleId="371">
    <w:name w:val="Note Heading1"/>
    <w:basedOn w:val="1"/>
    <w:qFormat/>
    <w:uiPriority w:val="3"/>
    <w:pPr>
      <w:spacing w:after="100" w:line="170" w:lineRule="atLeast"/>
    </w:pPr>
    <w:rPr>
      <w:b/>
      <w:color w:val="33B5C1"/>
      <w:sz w:val="15"/>
    </w:rPr>
  </w:style>
  <w:style w:type="character" w:styleId="372">
    <w:name w:val="Placeholder Text"/>
    <w:basedOn w:val="11"/>
    <w:semiHidden/>
    <w:qFormat/>
    <w:uiPriority w:val="99"/>
    <w:rPr>
      <w:color w:val="808080"/>
    </w:rPr>
  </w:style>
  <w:style w:type="paragraph" w:styleId="373">
    <w:name w:val="Quote"/>
    <w:basedOn w:val="1"/>
    <w:next w:val="1"/>
    <w:link w:val="374"/>
    <w:qFormat/>
    <w:uiPriority w:val="29"/>
    <w:rPr>
      <w:i/>
      <w:iCs/>
    </w:rPr>
  </w:style>
  <w:style w:type="character" w:customStyle="1" w:styleId="374">
    <w:name w:val="Quote Char"/>
    <w:basedOn w:val="11"/>
    <w:link w:val="373"/>
    <w:qFormat/>
    <w:uiPriority w:val="29"/>
    <w:rPr>
      <w:rFonts w:ascii="Verdana" w:hAnsi="Verdana" w:eastAsia="Times New Roman" w:cs="Times New Roman"/>
      <w:i/>
      <w:iCs/>
      <w:sz w:val="18"/>
      <w:szCs w:val="18"/>
      <w:lang w:val="en-GB" w:eastAsia="da-DK"/>
    </w:rPr>
  </w:style>
  <w:style w:type="character" w:customStyle="1" w:styleId="375">
    <w:name w:val="Salutation Char"/>
    <w:basedOn w:val="11"/>
    <w:link w:val="82"/>
    <w:semiHidden/>
    <w:qFormat/>
    <w:uiPriority w:val="5"/>
    <w:rPr>
      <w:rFonts w:ascii="Verdana" w:hAnsi="Verdana" w:eastAsia="Times New Roman" w:cs="Times New Roman"/>
      <w:sz w:val="18"/>
      <w:szCs w:val="18"/>
      <w:lang w:val="en-GB" w:eastAsia="da-DK"/>
    </w:rPr>
  </w:style>
  <w:style w:type="character" w:customStyle="1" w:styleId="376">
    <w:name w:val="searchtext"/>
    <w:basedOn w:val="11"/>
    <w:qFormat/>
    <w:uiPriority w:val="0"/>
  </w:style>
  <w:style w:type="character" w:customStyle="1" w:styleId="377">
    <w:name w:val="Signature Char"/>
    <w:basedOn w:val="11"/>
    <w:link w:val="81"/>
    <w:semiHidden/>
    <w:qFormat/>
    <w:uiPriority w:val="5"/>
    <w:rPr>
      <w:rFonts w:ascii="Verdana" w:hAnsi="Verdana" w:eastAsia="Times New Roman" w:cs="Times New Roman"/>
      <w:sz w:val="18"/>
      <w:szCs w:val="18"/>
      <w:lang w:val="en-GB" w:eastAsia="da-DK"/>
    </w:rPr>
  </w:style>
  <w:style w:type="paragraph" w:customStyle="1" w:styleId="378">
    <w:name w:val="Source"/>
    <w:basedOn w:val="1"/>
    <w:qFormat/>
    <w:uiPriority w:val="3"/>
    <w:rPr>
      <w:sz w:val="16"/>
    </w:rPr>
  </w:style>
  <w:style w:type="character" w:customStyle="1" w:styleId="379">
    <w:name w:val="Subtle Emphasis"/>
    <w:qFormat/>
    <w:uiPriority w:val="19"/>
    <w:rPr>
      <w:i/>
      <w:iCs/>
      <w:color w:val="1F4E79" w:themeColor="accent1" w:themeShade="80"/>
    </w:rPr>
  </w:style>
  <w:style w:type="character" w:customStyle="1" w:styleId="380">
    <w:name w:val="Subtle Reference"/>
    <w:qFormat/>
    <w:uiPriority w:val="31"/>
    <w:rPr>
      <w:b/>
      <w:bCs/>
      <w:color w:val="5B9BD5" w:themeColor="accent1"/>
      <w14:textFill>
        <w14:solidFill>
          <w14:schemeClr w14:val="accent1"/>
        </w14:solidFill>
      </w14:textFill>
    </w:rPr>
  </w:style>
  <w:style w:type="paragraph" w:customStyle="1" w:styleId="381">
    <w:name w:val="Table Bullet"/>
    <w:basedOn w:val="69"/>
    <w:qFormat/>
    <w:uiPriority w:val="0"/>
    <w:pPr>
      <w:numPr>
        <w:numId w:val="19"/>
      </w:numPr>
      <w:spacing w:before="60" w:after="60" w:line="240" w:lineRule="exact"/>
    </w:pPr>
    <w:rPr>
      <w:sz w:val="17"/>
    </w:rPr>
  </w:style>
  <w:style w:type="table" w:customStyle="1" w:styleId="382">
    <w:name w:val="Table Grid10"/>
    <w:basedOn w:val="12"/>
    <w:qFormat/>
    <w:uiPriority w:val="39"/>
    <w:pPr>
      <w:spacing w:after="0" w:line="240" w:lineRule="auto"/>
    </w:pPr>
    <w:rPr>
      <w:rFonts w:ascii="Calibri" w:hAnsi="Calibri" w:eastAsia="Calibri"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3">
    <w:name w:val="Table Grid11"/>
    <w:basedOn w:val="12"/>
    <w:qFormat/>
    <w:uiPriority w:val="39"/>
    <w:pPr>
      <w:spacing w:after="0" w:line="260" w:lineRule="atLeast"/>
    </w:pPr>
    <w:rPr>
      <w:rFonts w:ascii="Verdana" w:hAnsi="Verdana" w:eastAsia="Times New Roman" w:cs="Times New Roman"/>
      <w:sz w:val="18"/>
      <w:szCs w:val="18"/>
      <w:lang w:val="da-DK" w:eastAsia="da-DK"/>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384">
    <w:name w:val="Table Grid2"/>
    <w:qFormat/>
    <w:uiPriority w:val="39"/>
    <w:pPr>
      <w:spacing w:after="0" w:line="276" w:lineRule="auto"/>
    </w:pPr>
    <w:rPr>
      <w:rFonts w:ascii="Calibri" w:hAnsi="Calibri" w:eastAsia="Times New Roman" w:cs="Calibri"/>
      <w:sz w:val="20"/>
      <w:szCs w:val="20"/>
      <w:lang w:val="en-GB"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85">
    <w:name w:val="Table Paragraph"/>
    <w:basedOn w:val="1"/>
    <w:qFormat/>
    <w:uiPriority w:val="1"/>
    <w:pPr>
      <w:widowControl w:val="0"/>
      <w:spacing w:line="240" w:lineRule="auto"/>
    </w:pPr>
    <w:rPr>
      <w:rFonts w:eastAsia="Arial" w:cs="Arial"/>
      <w:sz w:val="22"/>
      <w:szCs w:val="22"/>
      <w:lang w:eastAsia="fr-FR" w:bidi="fr-FR"/>
    </w:rPr>
  </w:style>
  <w:style w:type="paragraph" w:customStyle="1" w:styleId="386">
    <w:name w:val="Template"/>
    <w:link w:val="387"/>
    <w:semiHidden/>
    <w:qFormat/>
    <w:uiPriority w:val="3"/>
    <w:pPr>
      <w:tabs>
        <w:tab w:val="left" w:pos="198"/>
      </w:tabs>
      <w:spacing w:after="0" w:line="200" w:lineRule="atLeast"/>
    </w:pPr>
    <w:rPr>
      <w:rFonts w:ascii="Verdana" w:hAnsi="Verdana" w:eastAsia="Times New Roman" w:cs="Times New Roman"/>
      <w:sz w:val="14"/>
      <w:szCs w:val="24"/>
      <w:lang w:val="en-GB" w:eastAsia="da-DK" w:bidi="ar-SA"/>
    </w:rPr>
  </w:style>
  <w:style w:type="character" w:customStyle="1" w:styleId="387">
    <w:name w:val="Template Char"/>
    <w:basedOn w:val="11"/>
    <w:link w:val="386"/>
    <w:semiHidden/>
    <w:qFormat/>
    <w:uiPriority w:val="3"/>
    <w:rPr>
      <w:rFonts w:ascii="Verdana" w:hAnsi="Verdana" w:eastAsia="Times New Roman" w:cs="Times New Roman"/>
      <w:sz w:val="14"/>
      <w:szCs w:val="24"/>
      <w:lang w:val="en-GB" w:eastAsia="da-DK"/>
    </w:rPr>
  </w:style>
  <w:style w:type="paragraph" w:customStyle="1" w:styleId="388">
    <w:name w:val="Template - Adresse"/>
    <w:basedOn w:val="386"/>
    <w:semiHidden/>
    <w:qFormat/>
    <w:uiPriority w:val="3"/>
  </w:style>
  <w:style w:type="paragraph" w:customStyle="1" w:styleId="389">
    <w:name w:val="Template - Ref to Frontpage heading 1"/>
    <w:basedOn w:val="386"/>
    <w:link w:val="390"/>
    <w:semiHidden/>
    <w:qFormat/>
    <w:uiPriority w:val="3"/>
    <w:pPr>
      <w:spacing w:line="280" w:lineRule="atLeast"/>
    </w:pPr>
    <w:rPr>
      <w:b/>
      <w:caps/>
      <w:color w:val="009DE0"/>
    </w:rPr>
  </w:style>
  <w:style w:type="character" w:customStyle="1" w:styleId="390">
    <w:name w:val="Template - Ref to Frontpage heading 1 Char"/>
    <w:basedOn w:val="387"/>
    <w:link w:val="389"/>
    <w:semiHidden/>
    <w:qFormat/>
    <w:uiPriority w:val="3"/>
    <w:rPr>
      <w:rFonts w:ascii="Verdana" w:hAnsi="Verdana" w:eastAsia="Times New Roman" w:cs="Times New Roman"/>
      <w:b/>
      <w:caps/>
      <w:color w:val="009DE0"/>
      <w:sz w:val="14"/>
      <w:szCs w:val="24"/>
      <w:lang w:val="en-GB" w:eastAsia="da-DK"/>
    </w:rPr>
  </w:style>
  <w:style w:type="paragraph" w:customStyle="1" w:styleId="391">
    <w:name w:val="Template - Ref to Frontpage heading 2"/>
    <w:basedOn w:val="389"/>
    <w:link w:val="392"/>
    <w:semiHidden/>
    <w:qFormat/>
    <w:uiPriority w:val="3"/>
  </w:style>
  <w:style w:type="character" w:customStyle="1" w:styleId="392">
    <w:name w:val="Template - Ref to Frontpage heading 2 Char"/>
    <w:basedOn w:val="390"/>
    <w:link w:val="391"/>
    <w:semiHidden/>
    <w:qFormat/>
    <w:uiPriority w:val="3"/>
    <w:rPr>
      <w:rFonts w:ascii="Verdana" w:hAnsi="Verdana" w:eastAsia="Times New Roman" w:cs="Times New Roman"/>
      <w:color w:val="009DE0"/>
      <w:sz w:val="14"/>
      <w:szCs w:val="24"/>
      <w:lang w:val="en-GB" w:eastAsia="da-DK"/>
    </w:rPr>
  </w:style>
  <w:style w:type="paragraph" w:customStyle="1" w:styleId="393">
    <w:name w:val="Template - Styleref header"/>
    <w:basedOn w:val="49"/>
    <w:semiHidden/>
    <w:qFormat/>
    <w:uiPriority w:val="3"/>
    <w:pPr>
      <w:ind w:left="0"/>
    </w:pPr>
  </w:style>
  <w:style w:type="character" w:customStyle="1" w:styleId="394">
    <w:name w:val="Title Char"/>
    <w:basedOn w:val="11"/>
    <w:link w:val="72"/>
    <w:qFormat/>
    <w:uiPriority w:val="3"/>
    <w:rPr>
      <w:rFonts w:ascii="Arial" w:hAnsi="Arial" w:eastAsia="Times New Roman" w:cs="Arial"/>
      <w:b/>
      <w:bCs/>
      <w:sz w:val="32"/>
      <w:szCs w:val="32"/>
      <w:lang w:val="en-GB" w:eastAsia="da-DK"/>
    </w:rPr>
  </w:style>
  <w:style w:type="character" w:customStyle="1" w:styleId="395">
    <w:name w:val="TOC 4 Char"/>
    <w:basedOn w:val="11"/>
    <w:link w:val="60"/>
    <w:qFormat/>
    <w:uiPriority w:val="39"/>
    <w:rPr>
      <w:rFonts w:ascii="Verdana" w:hAnsi="Verdana" w:eastAsia="Times New Roman" w:cs="Times New Roman"/>
      <w:sz w:val="18"/>
      <w:szCs w:val="18"/>
      <w:lang w:val="en-GB" w:eastAsia="da-DK"/>
    </w:rPr>
  </w:style>
  <w:style w:type="character" w:customStyle="1" w:styleId="396">
    <w:name w:val="Unresolved Mention1"/>
    <w:basedOn w:val="11"/>
    <w:semiHidden/>
    <w:unhideWhenUsed/>
    <w:qFormat/>
    <w:uiPriority w:val="99"/>
    <w:rPr>
      <w:color w:val="605E5C"/>
      <w:shd w:val="clear" w:color="auto" w:fill="E1DFDD"/>
    </w:rPr>
  </w:style>
  <w:style w:type="character" w:customStyle="1" w:styleId="397">
    <w:name w:val="Unresolved Mention10"/>
    <w:basedOn w:val="11"/>
    <w:semiHidden/>
    <w:unhideWhenUsed/>
    <w:qFormat/>
    <w:uiPriority w:val="99"/>
    <w:rPr>
      <w:color w:val="808080"/>
      <w:shd w:val="clear" w:color="auto" w:fill="E6E6E6"/>
    </w:rPr>
  </w:style>
  <w:style w:type="character" w:customStyle="1" w:styleId="398">
    <w:name w:val="Unresolved Mention2"/>
    <w:basedOn w:val="11"/>
    <w:semiHidden/>
    <w:unhideWhenUsed/>
    <w:qFormat/>
    <w:uiPriority w:val="99"/>
    <w:rPr>
      <w:color w:val="808080"/>
      <w:shd w:val="clear" w:color="auto" w:fill="E6E6E6"/>
    </w:rPr>
  </w:style>
  <w:style w:type="character" w:customStyle="1" w:styleId="399">
    <w:name w:val="Unresolved Mention3"/>
    <w:basedOn w:val="11"/>
    <w:semiHidden/>
    <w:unhideWhenUsed/>
    <w:qFormat/>
    <w:uiPriority w:val="99"/>
    <w:rPr>
      <w:color w:val="808080"/>
      <w:shd w:val="clear" w:color="auto" w:fill="E6E6E6"/>
    </w:rPr>
  </w:style>
  <w:style w:type="character" w:customStyle="1" w:styleId="400">
    <w:name w:val="Unresolved Mention4"/>
    <w:basedOn w:val="11"/>
    <w:semiHidden/>
    <w:unhideWhenUsed/>
    <w:qFormat/>
    <w:uiPriority w:val="99"/>
    <w:rPr>
      <w:color w:val="605E5C"/>
      <w:shd w:val="clear" w:color="auto" w:fill="E1DFDD"/>
    </w:rPr>
  </w:style>
  <w:style w:type="character" w:customStyle="1" w:styleId="401">
    <w:name w:val="Unresolved Mention5"/>
    <w:basedOn w:val="11"/>
    <w:semiHidden/>
    <w:unhideWhenUsed/>
    <w:qFormat/>
    <w:uiPriority w:val="99"/>
    <w:rPr>
      <w:color w:val="605E5C"/>
      <w:shd w:val="clear" w:color="auto" w:fill="E1DFDD"/>
    </w:rPr>
  </w:style>
  <w:style w:type="character" w:customStyle="1" w:styleId="402">
    <w:name w:val="Unresolved Mention6"/>
    <w:basedOn w:val="11"/>
    <w:semiHidden/>
    <w:unhideWhenUsed/>
    <w:qFormat/>
    <w:uiPriority w:val="99"/>
    <w:rPr>
      <w:color w:val="605E5C"/>
      <w:shd w:val="clear" w:color="auto" w:fill="E1DFDD"/>
    </w:rPr>
  </w:style>
  <w:style w:type="paragraph" w:customStyle="1" w:styleId="403">
    <w:name w:val="VCR Table Title"/>
    <w:basedOn w:val="1"/>
    <w:next w:val="1"/>
    <w:qFormat/>
    <w:uiPriority w:val="0"/>
    <w:pPr>
      <w:spacing w:before="80" w:after="80" w:line="240" w:lineRule="exact"/>
    </w:pPr>
    <w:rPr>
      <w:b/>
      <w:bCs/>
      <w:szCs w:val="22"/>
      <w:lang w:eastAsia="en-GB"/>
    </w:rPr>
  </w:style>
  <w:style w:type="paragraph" w:customStyle="1" w:styleId="404">
    <w:name w:val="Заголовок таблицы"/>
    <w:basedOn w:val="1"/>
    <w:link w:val="405"/>
    <w:qFormat/>
    <w:uiPriority w:val="0"/>
    <w:pPr>
      <w:keepNext/>
      <w:spacing w:before="240" w:line="300" w:lineRule="auto"/>
      <w:jc w:val="center"/>
    </w:pPr>
    <w:rPr>
      <w:b/>
      <w:sz w:val="24"/>
      <w:szCs w:val="20"/>
      <w:lang w:eastAsia="ru-RU"/>
    </w:rPr>
  </w:style>
  <w:style w:type="character" w:customStyle="1" w:styleId="405">
    <w:name w:val="Заголовок таблицы Знак"/>
    <w:link w:val="404"/>
    <w:qFormat/>
    <w:uiPriority w:val="0"/>
    <w:rPr>
      <w:rFonts w:ascii="Arial" w:hAnsi="Arial" w:eastAsia="Times New Roman" w:cs="Times New Roman"/>
      <w:b/>
      <w:sz w:val="24"/>
      <w:szCs w:val="20"/>
      <w:lang w:val="en-GB" w:eastAsia="ru-RU"/>
    </w:rPr>
  </w:style>
  <w:style w:type="character" w:customStyle="1" w:styleId="406">
    <w:name w:val="Неразрешенное упоминание1"/>
    <w:basedOn w:val="11"/>
    <w:semiHidden/>
    <w:unhideWhenUsed/>
    <w:qFormat/>
    <w:uiPriority w:val="99"/>
    <w:rPr>
      <w:color w:val="808080"/>
      <w:shd w:val="clear" w:color="auto" w:fill="E6E6E6"/>
    </w:rPr>
  </w:style>
  <w:style w:type="character" w:customStyle="1" w:styleId="407">
    <w:name w:val="Неразрешенное упоминание2"/>
    <w:basedOn w:val="11"/>
    <w:semiHidden/>
    <w:unhideWhenUsed/>
    <w:qFormat/>
    <w:uiPriority w:val="99"/>
    <w:rPr>
      <w:color w:val="808080"/>
      <w:shd w:val="clear" w:color="auto" w:fill="E6E6E6"/>
    </w:rPr>
  </w:style>
  <w:style w:type="character" w:customStyle="1" w:styleId="408">
    <w:name w:val="Неразрешенное упоминание3"/>
    <w:basedOn w:val="11"/>
    <w:semiHidden/>
    <w:unhideWhenUsed/>
    <w:qFormat/>
    <w:uiPriority w:val="99"/>
    <w:rPr>
      <w:color w:val="605E5C"/>
      <w:shd w:val="clear" w:color="auto" w:fill="E1DFDD"/>
    </w:rPr>
  </w:style>
  <w:style w:type="table" w:customStyle="1" w:styleId="409">
    <w:name w:val="Сетка таблицы1"/>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0">
    <w:name w:val="Сетка таблицы2"/>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1">
    <w:name w:val="Сетка таблицы3"/>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2">
    <w:name w:val="Сетка таблицы4"/>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13">
    <w:name w:val="Сетка таблицы5"/>
    <w:basedOn w:val="12"/>
    <w:qFormat/>
    <w:uiPriority w:val="59"/>
    <w:pPr>
      <w:spacing w:after="0" w:line="240" w:lineRule="auto"/>
    </w:pPr>
    <w:rPr>
      <w:rFonts w:eastAsiaTheme="minorHAnsi"/>
      <w:lang w:val="en-GB"/>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414">
    <w:name w:val="Report Sub-Bullet"/>
    <w:basedOn w:val="1"/>
    <w:qFormat/>
    <w:uiPriority w:val="0"/>
    <w:pPr>
      <w:numPr>
        <w:ilvl w:val="1"/>
        <w:numId w:val="20"/>
      </w:numPr>
      <w:spacing w:before="60" w:after="60" w:line="280" w:lineRule="exact"/>
    </w:pPr>
    <w:rPr>
      <w:sz w:val="22"/>
      <w:szCs w:val="22"/>
      <w:lang w:val="ru-RU" w:eastAsia="en-GB"/>
    </w:rPr>
  </w:style>
  <w:style w:type="paragraph" w:customStyle="1" w:styleId="415">
    <w:name w:val="Report Bullet"/>
    <w:basedOn w:val="1"/>
    <w:qFormat/>
    <w:uiPriority w:val="0"/>
    <w:pPr>
      <w:numPr>
        <w:ilvl w:val="0"/>
        <w:numId w:val="20"/>
      </w:numPr>
      <w:spacing w:before="60" w:after="60" w:line="280" w:lineRule="exact"/>
    </w:pPr>
    <w:rPr>
      <w:sz w:val="22"/>
      <w:szCs w:val="22"/>
      <w:lang w:val="ru-RU" w:eastAsia="en-GB"/>
    </w:rPr>
  </w:style>
  <w:style w:type="character" w:customStyle="1" w:styleId="416">
    <w:name w:val="Неразрешенное упоминание4"/>
    <w:basedOn w:val="11"/>
    <w:semiHidden/>
    <w:unhideWhenUsed/>
    <w:qFormat/>
    <w:uiPriority w:val="99"/>
    <w:rPr>
      <w:color w:val="605E5C"/>
      <w:shd w:val="clear" w:color="auto" w:fill="E1DFDD"/>
    </w:rPr>
  </w:style>
  <w:style w:type="paragraph" w:styleId="417">
    <w:name w:val="List Paragraph"/>
    <w:basedOn w:val="1"/>
    <w:link w:val="421"/>
    <w:qFormat/>
    <w:uiPriority w:val="34"/>
    <w:pPr>
      <w:ind w:left="720"/>
      <w:contextualSpacing/>
    </w:pPr>
  </w:style>
  <w:style w:type="paragraph" w:customStyle="1" w:styleId="418">
    <w:name w:val="Report Exec Summary Heading"/>
    <w:basedOn w:val="1"/>
    <w:next w:val="1"/>
    <w:qFormat/>
    <w:uiPriority w:val="0"/>
    <w:pPr>
      <w:numPr>
        <w:ilvl w:val="0"/>
        <w:numId w:val="21"/>
      </w:numPr>
      <w:pBdr>
        <w:top w:val="single" w:color="4F81BD" w:sz="24" w:space="0"/>
        <w:left w:val="single" w:color="4F81BD" w:sz="24" w:space="0"/>
        <w:bottom w:val="single" w:color="4F81BD" w:sz="24" w:space="0"/>
        <w:right w:val="single" w:color="4F81BD" w:sz="24" w:space="0"/>
      </w:pBdr>
      <w:shd w:val="clear" w:color="auto" w:fill="4F81BD"/>
      <w:spacing w:after="240" w:line="280" w:lineRule="exact"/>
      <w:jc w:val="left"/>
      <w:outlineLvl w:val="0"/>
    </w:pPr>
    <w:rPr>
      <w:b/>
      <w:bCs/>
      <w:caps/>
      <w:color w:val="FFFFFF"/>
      <w:spacing w:val="15"/>
      <w:sz w:val="22"/>
      <w:szCs w:val="22"/>
      <w:lang w:val="ru-RU" w:eastAsia="en-US"/>
    </w:rPr>
  </w:style>
  <w:style w:type="character" w:customStyle="1" w:styleId="419">
    <w:name w:val="Unresolved Mention7"/>
    <w:basedOn w:val="11"/>
    <w:semiHidden/>
    <w:unhideWhenUsed/>
    <w:qFormat/>
    <w:uiPriority w:val="99"/>
    <w:rPr>
      <w:color w:val="605E5C"/>
      <w:shd w:val="clear" w:color="auto" w:fill="E1DFDD"/>
    </w:rPr>
  </w:style>
  <w:style w:type="paragraph" w:customStyle="1" w:styleId="420">
    <w:name w:val="Report Table Bullets"/>
    <w:basedOn w:val="1"/>
    <w:qFormat/>
    <w:uiPriority w:val="0"/>
    <w:pPr>
      <w:numPr>
        <w:ilvl w:val="0"/>
        <w:numId w:val="22"/>
      </w:numPr>
      <w:spacing w:before="80" w:after="80" w:line="240" w:lineRule="exact"/>
    </w:pPr>
    <w:rPr>
      <w:szCs w:val="22"/>
      <w:lang w:val="ru-RU" w:eastAsia="en-GB"/>
    </w:rPr>
  </w:style>
  <w:style w:type="character" w:customStyle="1" w:styleId="421">
    <w:name w:val="List Paragraph Char"/>
    <w:link w:val="417"/>
    <w:qFormat/>
    <w:uiPriority w:val="34"/>
    <w:rPr>
      <w:rFonts w:ascii="Arial" w:hAnsi="Arial" w:eastAsia="Times New Roman" w:cs="Times New Roman"/>
      <w:sz w:val="20"/>
      <w:szCs w:val="18"/>
      <w:lang w:val="en-GB" w:eastAsia="da-DK"/>
    </w:rPr>
  </w:style>
  <w:style w:type="paragraph" w:customStyle="1" w:styleId="422">
    <w:name w:val="Frontpage Heading 2"/>
    <w:basedOn w:val="1"/>
    <w:qFormat/>
    <w:uiPriority w:val="0"/>
    <w:rPr>
      <w:rFonts w:ascii="Verdana" w:hAnsi="Verdana" w:eastAsia="Times New Roman"/>
      <w:b/>
      <w:sz w:val="32"/>
    </w:rPr>
  </w:style>
  <w:style w:type="character" w:customStyle="1" w:styleId="423">
    <w:name w:val="TOC Heading Char"/>
    <w:link w:val="277"/>
    <w:qFormat/>
    <w:uiPriority w:val="39"/>
    <w:rPr>
      <w:rFonts w:eastAsiaTheme="majorEastAsia" w:cstheme="majorBidi"/>
      <w:sz w:val="24"/>
      <w:lang w:val="en-US" w:eastAsia="en-US"/>
    </w:rPr>
  </w:style>
  <w:style w:type="table" w:customStyle="1" w:styleId="424">
    <w:name w:val="Сетка таблицы112"/>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5">
    <w:name w:val="_Style 13"/>
    <w:basedOn w:val="12"/>
    <w:qFormat/>
    <w:uiPriority w:val="0"/>
    <w:tblPr>
      <w:tblCellMar>
        <w:top w:w="100" w:type="dxa"/>
        <w:left w:w="100" w:type="dxa"/>
        <w:bottom w:w="100" w:type="dxa"/>
        <w:right w:w="100" w:type="dxa"/>
      </w:tblCellMar>
    </w:tblPr>
  </w:style>
  <w:style w:type="paragraph" w:customStyle="1" w:styleId="426">
    <w:name w:val="~TableTextLeft"/>
    <w:basedOn w:val="1"/>
    <w:qFormat/>
    <w:uiPriority w:val="0"/>
    <w:pPr>
      <w:spacing w:before="60" w:after="20" w:line="240" w:lineRule="auto"/>
    </w:pPr>
    <w:rPr>
      <w:sz w:val="17"/>
      <w:szCs w:val="20"/>
    </w:rPr>
  </w:style>
  <w:style w:type="character" w:customStyle="1" w:styleId="427">
    <w:name w:val="font31"/>
    <w:qFormat/>
    <w:uiPriority w:val="0"/>
    <w:rPr>
      <w:rFonts w:hint="default" w:ascii="Verdana" w:hAnsi="Verdana" w:cs="Verdana"/>
      <w:color w:val="000000"/>
      <w:u w:val="none"/>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9.svg"/><Relationship Id="rId42" Type="http://schemas.openxmlformats.org/officeDocument/2006/relationships/image" Target="media/image23.png"/><Relationship Id="rId41" Type="http://schemas.openxmlformats.org/officeDocument/2006/relationships/image" Target="media/image8.svg"/><Relationship Id="rId40" Type="http://schemas.openxmlformats.org/officeDocument/2006/relationships/image" Target="media/image22.png"/><Relationship Id="rId4" Type="http://schemas.microsoft.com/office/2011/relationships/commentsExtended" Target="commentsExtended.xml"/><Relationship Id="rId39" Type="http://schemas.openxmlformats.org/officeDocument/2006/relationships/image" Target="media/image7.svg"/><Relationship Id="rId38" Type="http://schemas.openxmlformats.org/officeDocument/2006/relationships/image" Target="media/image21.png"/><Relationship Id="rId37" Type="http://schemas.openxmlformats.org/officeDocument/2006/relationships/image" Target="media/image6.svg"/><Relationship Id="rId36" Type="http://schemas.openxmlformats.org/officeDocument/2006/relationships/image" Target="media/image20.png"/><Relationship Id="rId35" Type="http://schemas.openxmlformats.org/officeDocument/2006/relationships/image" Target="media/image5.svg"/><Relationship Id="rId34" Type="http://schemas.openxmlformats.org/officeDocument/2006/relationships/image" Target="media/image19.png"/><Relationship Id="rId33" Type="http://schemas.openxmlformats.org/officeDocument/2006/relationships/image" Target="media/image4.svg"/><Relationship Id="rId32" Type="http://schemas.openxmlformats.org/officeDocument/2006/relationships/image" Target="media/image18.png"/><Relationship Id="rId31" Type="http://schemas.openxmlformats.org/officeDocument/2006/relationships/image" Target="media/image3.sv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2.svg"/><Relationship Id="rId28" Type="http://schemas.openxmlformats.org/officeDocument/2006/relationships/image" Target="media/image16.png"/><Relationship Id="rId27" Type="http://schemas.openxmlformats.org/officeDocument/2006/relationships/image" Target="media/image1.sv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2.xml"/><Relationship Id="rId10" Type="http://schemas.openxmlformats.org/officeDocument/2006/relationships/header" Target="header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amN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eU55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kz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qY3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5Tn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M0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U55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qY3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kz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"/>
    </extobj>
    <extobj name="2384804F-3998-4D57-9195-F3826E402611-2">
      <extobjdata type="2384804F-3998-4D57-9195-F3826E402611" data="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B4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4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p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1US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RXl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"/>
    </extobj>
    <extobj name="2384804F-3998-4D57-9195-F3826E402611-3">
      <extobjdata type="2384804F-3998-4D57-9195-F3826E402611" data="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U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RM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ME5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kRV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O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R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EV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UTF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DB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BO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"/>
    </extobj>
    <extobj name="2384804F-3998-4D57-9195-F3826E402611-4">
      <extobjdata type="2384804F-3998-4D57-9195-F3826E402611" data="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US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kwTFZSRldDMU9MVEl5TVRJaUlHUTlJazA0TkNBeU16ZFVPRFFnTWpVd1ZEazRJREkzTUVnMk56bFJOamswSURJMk1pQTJPVFFnTWpVd1ZEWTNPU0F5TXpCSU9UaFJPRFFnTWpNM0lEZzBJREkxTUZvaUx6NDhjR0YwYUNCcFpEMGlUVXBZTFRF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kM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VRJME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4TWpR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OQ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alF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"/>
    </extobj>
    <extobj name="2384804F-3998-4D57-9195-F3826E402611-5">
      <extobjdata type="2384804F-3998-4D57-9195-F3826E402611" data="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JN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mt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eHdZWFJvSUdsa1BTSk5TbGd0TW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9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1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P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1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9T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1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Wpr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k1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U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k1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mt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rdFZFVllMVTR0TTBFaUlHUTlJazAzT0NBek56QlJOemdnTXprMElEazFJRFF4TWxReE16Z2dORE13VVRFMk1pQTBNekFnTVRnd0lEUXhORlF4T1RrZ016Y3hVVEU1T1NBek5EWWdNVGd5SURNeU9GUXhNemtnTXpFd1ZEazJJRE15TjFRM09DQXpOekJhVFRjNElEWXdVVGM0SURnMElEazFJREV3TWxReE16Z2dNVEl3VVRFMk1pQXhNakFnTVRnd0lERXdORlF4T1RrZ05qRlJNVGs1SURNMklERTRNaUF4T0ZReE16a2dNRlE1TmlBeE4xUTNPQ0EyTUZvaUx6NDhjR0YwYUNCcFpEMGlUVXBZTFRJN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mt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"/>
    </extobj>
    <extobj name="2384804F-3998-4D57-9195-F3826E402611-6">
      <extobjdata type="2384804F-3998-4D57-9195-F3826E402611" data="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jR0YwYUNCcFpEMGlUVXBZTFRF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l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T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5T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x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FM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"/>
    </extobj>
    <extobj name="2384804F-3998-4D57-9195-F3826E402611-7">
      <extobjdata type="2384804F-3998-4D57-9195-F3826E402611" data="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kR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npBd0lpQjRiR2x1YXpwb2NtVm1QU0lqVFVwWUxUUTBMVlJGV0MxSkxURkVOekF3SWk4K1BDOW5QanhuSUdSaGRHRXRiVzFzTFc1dlpHVTlJbTFwSWlCMGNtRnVjMlp2Y20wOUluUnlZVzV6YkdGMFpTZzBPVGtzTFRFMU1Da2djMk5oYkdVb01DNDNNRGNwSWo0OGRYTmxJR1JoZEdFdFl6MGlNVVEwTlRZaUlIaHNhVzVyT21oeVpXWTlJaU5OU2xndE5EUXRWRVZZTFVrdE1VUTBOVFlpTHo0OEwyYytQQzluUGp3dlp6NDhMMmMrUEM5emRtYysiLAoJIlJlYWxWaWV3U2l6ZUpzb24iIDogIntcImhlaWdodFwiOjIxNC4yODU3MTcwMTA0OTgwNSxcIndpZHRoXCI6Mjg1LjcxNDI4Mjk4OTUwMTk1fSIKfQo="/>
    </extobj>
    <extobj name="2384804F-3998-4D57-9195-F3826E402611-8">
      <extobjdata type="2384804F-3998-4D57-9195-F3826E402611" data="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VEl3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1D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J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d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l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5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kF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VRJd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WpB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RXlN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eU1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hNak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NakF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J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El3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Jd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E1q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B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5TU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"/>
    </extobj>
    <extobj name="2384804F-3998-4D57-9195-F3826E402611-9">
      <extobjdata type="2384804F-3998-4D57-9195-F3826E402611" data="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V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T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F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T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h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5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h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V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T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Fek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E1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19922</Words>
  <Characters>113559</Characters>
  <Lines>946</Lines>
  <Paragraphs>266</Paragraphs>
  <TotalTime>51</TotalTime>
  <ScaleCrop>false</ScaleCrop>
  <LinksUpToDate>false</LinksUpToDate>
  <CharactersWithSpaces>133215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2023-03-02T11:22:00Z</dcterms:created>
  <dc:creator>Environ Consult CIS</dc:creator>
  <cp:lastModifiedBy>google1599737165</cp:lastModifiedBy>
  <cp:lastPrinted>2023-03-02T11:25:00Z</cp:lastPrinted>
  <dcterms:modified xsi:type="dcterms:W3CDTF">2023-05-13T07:06:34Z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0x010100DAC32EDBE3CE5F41ADB09F3DAC8450F9</vt:lpwstr>
  </property>
  <property fmtid="{D5CDD505-2E9C-101B-9397-08002B2CF9AE}" pid="3" name="MediaServiceImageTags">
    <vt:lpwstr/>
  </property>
  <property fmtid="{D5CDD505-2E9C-101B-9397-08002B2CF9AE}" pid="4" name="KSOProductBuildVer">
    <vt:lpwstr>1049-11.2.0.11537</vt:lpwstr>
  </property>
  <property fmtid="{D5CDD505-2E9C-101B-9397-08002B2CF9AE}" pid="5" name="ICV">
    <vt:lpwstr>4C772073D78549ACBB35651C02E55BFA</vt:lpwstr>
  </property>
</Properties>
</file>