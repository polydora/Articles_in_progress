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4883EE" w14:textId="77777777" w:rsidR="00BE0CF5" w:rsidRPr="00BE0CF5" w:rsidRDefault="00BE0CF5" w:rsidP="00796D87">
      <w:pPr>
        <w:jc w:val="center"/>
        <w:rPr>
          <w:rFonts w:eastAsia="SimSun"/>
          <w:b/>
          <w:bCs/>
          <w:lang w:val="en-GB" w:eastAsia="zh-CN"/>
        </w:rPr>
      </w:pPr>
      <w:commentRangeStart w:id="0"/>
      <w:r w:rsidRPr="00BE0CF5">
        <w:rPr>
          <w:rFonts w:eastAsia="SimSun"/>
          <w:b/>
          <w:bCs/>
          <w:lang w:val="en-GB" w:eastAsia="zh-CN"/>
        </w:rPr>
        <w:t xml:space="preserve">Biological Grounds of Resilience of the Arctic Copepod Species </w:t>
      </w:r>
      <w:r w:rsidRPr="00BE0CF5">
        <w:rPr>
          <w:rFonts w:eastAsia="SimSun"/>
          <w:b/>
          <w:bCs/>
          <w:i/>
          <w:lang w:val="en-GB" w:eastAsia="zh-CN"/>
        </w:rPr>
        <w:t>Calanus glacialis</w:t>
      </w:r>
      <w:r w:rsidRPr="00BE0CF5">
        <w:rPr>
          <w:rFonts w:eastAsia="SimSun"/>
          <w:b/>
          <w:bCs/>
          <w:lang w:val="en-GB" w:eastAsia="zh-CN"/>
        </w:rPr>
        <w:t xml:space="preserve"> </w:t>
      </w:r>
    </w:p>
    <w:p w14:paraId="61FA4ABA" w14:textId="77777777" w:rsidR="00BE0CF5" w:rsidRPr="00164559" w:rsidRDefault="00BE0CF5" w:rsidP="00796D87">
      <w:pPr>
        <w:jc w:val="center"/>
        <w:rPr>
          <w:rFonts w:eastAsia="SimSun"/>
          <w:b/>
          <w:bCs/>
          <w:lang w:eastAsia="zh-CN"/>
        </w:rPr>
      </w:pPr>
      <w:r w:rsidRPr="00BE0CF5">
        <w:rPr>
          <w:rFonts w:eastAsia="SimSun"/>
          <w:b/>
          <w:bCs/>
          <w:lang w:val="en-GB" w:eastAsia="zh-CN"/>
        </w:rPr>
        <w:t>in the Sub-Arctic White Sea (66°</w:t>
      </w:r>
      <w:r w:rsidR="00C93586" w:rsidRPr="00C93586">
        <w:rPr>
          <w:rFonts w:eastAsia="SimSun"/>
          <w:b/>
          <w:bCs/>
          <w:lang w:eastAsia="zh-CN"/>
        </w:rPr>
        <w:t> </w:t>
      </w:r>
      <w:r w:rsidRPr="00BE0CF5">
        <w:rPr>
          <w:rFonts w:eastAsia="SimSun"/>
          <w:b/>
          <w:bCs/>
          <w:lang w:val="en-GB" w:eastAsia="zh-CN"/>
        </w:rPr>
        <w:t xml:space="preserve">N) to the Life at the Range Margin </w:t>
      </w:r>
      <w:commentRangeEnd w:id="0"/>
      <w:r w:rsidR="003C5113">
        <w:rPr>
          <w:rStyle w:val="a8"/>
        </w:rPr>
        <w:commentReference w:id="0"/>
      </w:r>
    </w:p>
    <w:p w14:paraId="5A11B8C8" w14:textId="77777777" w:rsidR="00247B41" w:rsidRPr="00BE0CF5" w:rsidRDefault="00247B41" w:rsidP="00796D87">
      <w:pPr>
        <w:pStyle w:val="newslist"/>
        <w:spacing w:before="0" w:beforeAutospacing="0" w:after="0" w:afterAutospacing="0" w:line="360" w:lineRule="auto"/>
        <w:jc w:val="center"/>
        <w:rPr>
          <w:b/>
          <w:bCs/>
          <w:lang w:val="en-GB"/>
        </w:rPr>
      </w:pPr>
      <w:commentRangeStart w:id="1"/>
    </w:p>
    <w:p w14:paraId="74EAAA1E" w14:textId="77777777" w:rsidR="00247B41" w:rsidRPr="00BE0CF5" w:rsidRDefault="00247B41" w:rsidP="00796D87">
      <w:pPr>
        <w:spacing w:line="360" w:lineRule="auto"/>
        <w:jc w:val="both"/>
        <w:rPr>
          <w:lang w:val="en-GB"/>
        </w:rPr>
      </w:pPr>
    </w:p>
    <w:commentRangeEnd w:id="1"/>
    <w:p w14:paraId="698D3C74" w14:textId="77777777" w:rsidR="00247B41" w:rsidRPr="00796D87" w:rsidRDefault="00340D99" w:rsidP="00796D87">
      <w:pPr>
        <w:spacing w:line="360" w:lineRule="auto"/>
        <w:jc w:val="center"/>
        <w:rPr>
          <w:sz w:val="22"/>
          <w:vertAlign w:val="superscript"/>
          <w:lang w:val="en-GB"/>
        </w:rPr>
      </w:pPr>
      <w:r w:rsidRPr="00BE0CF5">
        <w:rPr>
          <w:rStyle w:val="a8"/>
          <w:vanish/>
          <w:sz w:val="24"/>
        </w:rPr>
        <w:commentReference w:id="1"/>
      </w:r>
      <w:commentRangeStart w:id="2"/>
      <w:r w:rsidR="00247B41" w:rsidRPr="00796D87">
        <w:rPr>
          <w:sz w:val="22"/>
          <w:lang w:val="en-GB"/>
        </w:rPr>
        <w:t>Daria M. Martynova*</w:t>
      </w:r>
      <w:r w:rsidR="00247B41" w:rsidRPr="00796D87">
        <w:rPr>
          <w:sz w:val="22"/>
          <w:vertAlign w:val="superscript"/>
          <w:lang w:val="en-GB"/>
        </w:rPr>
        <w:t>1</w:t>
      </w:r>
      <w:del w:id="3" w:author="Николай Усов" w:date="2020-05-18T11:43:00Z">
        <w:r w:rsidR="00247B41" w:rsidRPr="00796D87" w:rsidDel="00F20803">
          <w:rPr>
            <w:sz w:val="22"/>
            <w:lang w:val="en-GB"/>
          </w:rPr>
          <w:delText>, Nikolay V. Usov</w:delText>
        </w:r>
        <w:r w:rsidR="00247B41" w:rsidRPr="00796D87" w:rsidDel="00F20803">
          <w:rPr>
            <w:sz w:val="22"/>
            <w:vertAlign w:val="superscript"/>
            <w:lang w:val="en-GB"/>
          </w:rPr>
          <w:delText>1</w:delText>
        </w:r>
      </w:del>
      <w:r w:rsidR="00247B41" w:rsidRPr="00796D87">
        <w:rPr>
          <w:sz w:val="22"/>
          <w:lang w:val="en-GB"/>
        </w:rPr>
        <w:t>, Inna P. Kutcheva</w:t>
      </w:r>
      <w:r w:rsidR="00247B41" w:rsidRPr="00796D87">
        <w:rPr>
          <w:sz w:val="22"/>
          <w:vertAlign w:val="superscript"/>
          <w:lang w:val="en-GB"/>
        </w:rPr>
        <w:t>1</w:t>
      </w:r>
      <w:r w:rsidR="00796D87" w:rsidRPr="00796D87">
        <w:rPr>
          <w:sz w:val="22"/>
          <w:lang w:val="en-GB"/>
        </w:rPr>
        <w:t>, Svetlana A. Murzina</w:t>
      </w:r>
      <w:r w:rsidR="00796D87" w:rsidRPr="00796D87">
        <w:rPr>
          <w:sz w:val="22"/>
          <w:vertAlign w:val="superscript"/>
          <w:lang w:val="en-GB"/>
        </w:rPr>
        <w:t>2</w:t>
      </w:r>
      <w:r w:rsidR="00796D87" w:rsidRPr="00796D87">
        <w:rPr>
          <w:sz w:val="22"/>
          <w:lang w:val="en-GB"/>
        </w:rPr>
        <w:t>, Vadim M. Khaitov</w:t>
      </w:r>
      <w:r w:rsidR="00796D87" w:rsidRPr="00796D87">
        <w:rPr>
          <w:sz w:val="22"/>
          <w:highlight w:val="yellow"/>
          <w:vertAlign w:val="superscript"/>
          <w:lang w:val="en-GB"/>
        </w:rPr>
        <w:t>3,4</w:t>
      </w:r>
      <w:ins w:id="4" w:author="Николай Усов" w:date="2020-05-18T11:43:00Z">
        <w:r w:rsidR="00F20803" w:rsidRPr="00796D87">
          <w:rPr>
            <w:sz w:val="22"/>
            <w:lang w:val="en-GB"/>
          </w:rPr>
          <w:t>, Nikolay V. Usov</w:t>
        </w:r>
        <w:r w:rsidR="00F20803" w:rsidRPr="00796D87">
          <w:rPr>
            <w:sz w:val="22"/>
            <w:vertAlign w:val="superscript"/>
            <w:lang w:val="en-GB"/>
          </w:rPr>
          <w:t>1</w:t>
        </w:r>
      </w:ins>
    </w:p>
    <w:p w14:paraId="6A551C35" w14:textId="77777777" w:rsidR="00BE0CF5" w:rsidRPr="00BE0CF5" w:rsidRDefault="00BE0CF5" w:rsidP="00796D87">
      <w:pPr>
        <w:spacing w:line="360" w:lineRule="auto"/>
        <w:jc w:val="center"/>
        <w:rPr>
          <w:lang w:val="en-GB"/>
        </w:rPr>
      </w:pPr>
    </w:p>
    <w:commentRangeEnd w:id="2"/>
    <w:p w14:paraId="5E2816F0" w14:textId="77777777" w:rsidR="00247B41" w:rsidRPr="00796D87" w:rsidRDefault="00F43384" w:rsidP="00796D87">
      <w:pPr>
        <w:spacing w:line="360" w:lineRule="auto"/>
        <w:jc w:val="center"/>
        <w:rPr>
          <w:i/>
          <w:sz w:val="22"/>
          <w:vertAlign w:val="superscript"/>
        </w:rPr>
      </w:pPr>
      <w:r w:rsidRPr="00BE0CF5">
        <w:rPr>
          <w:rStyle w:val="a8"/>
          <w:vanish/>
          <w:sz w:val="24"/>
        </w:rPr>
        <w:commentReference w:id="2"/>
      </w:r>
      <w:r w:rsidR="00247B41" w:rsidRPr="00796D87">
        <w:rPr>
          <w:i/>
          <w:sz w:val="22"/>
          <w:vertAlign w:val="superscript"/>
        </w:rPr>
        <w:t>1</w:t>
      </w:r>
      <w:r w:rsidR="00247B41" w:rsidRPr="00796D87">
        <w:rPr>
          <w:i/>
          <w:sz w:val="22"/>
        </w:rPr>
        <w:t xml:space="preserve"> Zoological Institute</w:t>
      </w:r>
      <w:r w:rsidR="00BE0CF5" w:rsidRPr="00796D87">
        <w:rPr>
          <w:i/>
          <w:sz w:val="22"/>
        </w:rPr>
        <w:t>,</w:t>
      </w:r>
      <w:r w:rsidR="00247B41" w:rsidRPr="00796D87">
        <w:rPr>
          <w:i/>
          <w:sz w:val="22"/>
        </w:rPr>
        <w:t xml:space="preserve"> R</w:t>
      </w:r>
      <w:r w:rsidR="00BE0CF5" w:rsidRPr="00796D87">
        <w:rPr>
          <w:i/>
          <w:sz w:val="22"/>
        </w:rPr>
        <w:t>ussian Academy of Sciences</w:t>
      </w:r>
      <w:r w:rsidR="00247B41" w:rsidRPr="00796D87">
        <w:rPr>
          <w:i/>
          <w:sz w:val="22"/>
        </w:rPr>
        <w:t xml:space="preserve">, </w:t>
      </w:r>
      <w:proofErr w:type="gramStart"/>
      <w:r w:rsidR="00247B41" w:rsidRPr="00796D87">
        <w:rPr>
          <w:i/>
          <w:sz w:val="22"/>
        </w:rPr>
        <w:t>St.Petersburg</w:t>
      </w:r>
      <w:proofErr w:type="gramEnd"/>
      <w:r w:rsidR="00247B41" w:rsidRPr="00796D87">
        <w:rPr>
          <w:i/>
          <w:sz w:val="22"/>
        </w:rPr>
        <w:t>, 199034, Russia</w:t>
      </w:r>
    </w:p>
    <w:p w14:paraId="4304CE6D" w14:textId="77777777" w:rsidR="00247B41" w:rsidRPr="00796D87" w:rsidRDefault="00247B41" w:rsidP="00796D87">
      <w:pPr>
        <w:spacing w:line="360" w:lineRule="auto"/>
        <w:jc w:val="center"/>
        <w:rPr>
          <w:i/>
          <w:sz w:val="22"/>
        </w:rPr>
      </w:pPr>
      <w:r w:rsidRPr="00796D87">
        <w:rPr>
          <w:i/>
          <w:sz w:val="22"/>
          <w:vertAlign w:val="superscript"/>
        </w:rPr>
        <w:t>2</w:t>
      </w:r>
      <w:r w:rsidRPr="00796D87">
        <w:rPr>
          <w:i/>
          <w:sz w:val="22"/>
        </w:rPr>
        <w:t xml:space="preserve"> Institute of B</w:t>
      </w:r>
      <w:r w:rsidR="00BE0CF5" w:rsidRPr="00796D87">
        <w:rPr>
          <w:i/>
          <w:sz w:val="22"/>
        </w:rPr>
        <w:t>iology, Karelian Research Center, Russian Academy of Sciences</w:t>
      </w:r>
      <w:r w:rsidRPr="00796D87">
        <w:rPr>
          <w:i/>
          <w:sz w:val="22"/>
        </w:rPr>
        <w:t>, Petrozavodsk, 185910, Russia</w:t>
      </w:r>
    </w:p>
    <w:p w14:paraId="2A701240" w14:textId="77777777" w:rsidR="00796D87" w:rsidRPr="00796D87" w:rsidRDefault="00796D87" w:rsidP="00796D87">
      <w:pPr>
        <w:spacing w:line="360" w:lineRule="auto"/>
        <w:jc w:val="center"/>
        <w:rPr>
          <w:i/>
          <w:sz w:val="22"/>
          <w:highlight w:val="yellow"/>
        </w:rPr>
      </w:pPr>
      <w:r w:rsidRPr="00796D87">
        <w:rPr>
          <w:i/>
          <w:sz w:val="22"/>
          <w:highlight w:val="yellow"/>
        </w:rPr>
        <w:t>3</w:t>
      </w:r>
    </w:p>
    <w:p w14:paraId="2878F53F" w14:textId="77777777" w:rsidR="00796D87" w:rsidRPr="00796D87" w:rsidRDefault="00796D87" w:rsidP="00796D87">
      <w:pPr>
        <w:spacing w:line="360" w:lineRule="auto"/>
        <w:jc w:val="center"/>
        <w:rPr>
          <w:i/>
          <w:sz w:val="22"/>
          <w:vertAlign w:val="superscript"/>
        </w:rPr>
      </w:pPr>
      <w:r w:rsidRPr="00796D87">
        <w:rPr>
          <w:i/>
          <w:sz w:val="22"/>
          <w:highlight w:val="yellow"/>
        </w:rPr>
        <w:t>4</w:t>
      </w:r>
    </w:p>
    <w:p w14:paraId="43653D1D" w14:textId="77777777" w:rsidR="00247B41" w:rsidRPr="00796D87" w:rsidRDefault="00247B41" w:rsidP="004002BB">
      <w:pPr>
        <w:spacing w:line="360" w:lineRule="auto"/>
        <w:jc w:val="center"/>
        <w:rPr>
          <w:sz w:val="20"/>
          <w:lang w:val="en-GB"/>
        </w:rPr>
      </w:pPr>
      <w:r w:rsidRPr="00796D87">
        <w:rPr>
          <w:i/>
          <w:iCs/>
          <w:sz w:val="20"/>
          <w:lang w:val="en-GB"/>
        </w:rPr>
        <w:t>*corresponding author</w:t>
      </w:r>
      <w:r w:rsidR="004002BB" w:rsidRPr="002052D3">
        <w:rPr>
          <w:i/>
          <w:iCs/>
          <w:sz w:val="20"/>
        </w:rPr>
        <w:t xml:space="preserve"> </w:t>
      </w:r>
      <w:hyperlink r:id="rId10" w:history="1">
        <w:r w:rsidRPr="00796D87">
          <w:rPr>
            <w:rStyle w:val="ad"/>
            <w:sz w:val="20"/>
            <w:lang w:val="en-GB"/>
          </w:rPr>
          <w:t>daria.martynova</w:t>
        </w:r>
        <w:r w:rsidRPr="00796D87">
          <w:rPr>
            <w:rStyle w:val="ad"/>
            <w:sz w:val="20"/>
          </w:rPr>
          <w:t>@gmail.com</w:t>
        </w:r>
      </w:hyperlink>
    </w:p>
    <w:p w14:paraId="1DE66977" w14:textId="77777777" w:rsidR="00247B41" w:rsidRPr="00BE0CF5" w:rsidRDefault="00247B41" w:rsidP="00796D87">
      <w:pPr>
        <w:spacing w:line="360" w:lineRule="auto"/>
        <w:jc w:val="both"/>
        <w:rPr>
          <w:b/>
          <w:bCs/>
        </w:rPr>
      </w:pPr>
    </w:p>
    <w:p w14:paraId="2B68AB3C" w14:textId="77777777" w:rsidR="00247B41" w:rsidRPr="00BE0CF5" w:rsidRDefault="00247B41" w:rsidP="00796D87">
      <w:pPr>
        <w:spacing w:line="360" w:lineRule="auto"/>
        <w:jc w:val="both"/>
        <w:rPr>
          <w:smallCaps/>
          <w:lang w:val="de-DE"/>
        </w:rPr>
      </w:pPr>
      <w:bookmarkStart w:id="5" w:name="OLE_LINK5"/>
      <w:bookmarkStart w:id="6" w:name="OLE_LINK6"/>
      <w:r w:rsidRPr="00BE0CF5">
        <w:rPr>
          <w:smallCaps/>
          <w:lang w:val="de-DE"/>
        </w:rPr>
        <w:t>Abstract</w:t>
      </w:r>
    </w:p>
    <w:p w14:paraId="697DEEB1" w14:textId="77777777" w:rsidR="00247B41" w:rsidRPr="00BE0CF5" w:rsidRDefault="00247B41" w:rsidP="00796D87">
      <w:pPr>
        <w:spacing w:line="360" w:lineRule="auto"/>
        <w:jc w:val="both"/>
        <w:rPr>
          <w:lang w:val="de-DE"/>
        </w:rPr>
      </w:pPr>
      <w:r w:rsidRPr="00796D87">
        <w:rPr>
          <w:highlight w:val="yellow"/>
          <w:lang w:val="en-GB"/>
        </w:rPr>
        <w:t>In the White Sea</w:t>
      </w:r>
      <w:r w:rsidRPr="00796D87">
        <w:rPr>
          <w:i/>
          <w:highlight w:val="yellow"/>
          <w:lang w:val="en-GB"/>
        </w:rPr>
        <w:t xml:space="preserve"> Calanus glacialis</w:t>
      </w:r>
      <w:r w:rsidRPr="00796D87">
        <w:rPr>
          <w:highlight w:val="yellow"/>
          <w:lang w:val="en-GB"/>
        </w:rPr>
        <w:t xml:space="preserve"> annual vertical distribution, feeding and reproduction peculiarities, as well as lipid dynamics through the year are governed by both temperature and feeding conditions. </w:t>
      </w:r>
      <w:r w:rsidRPr="00796D87">
        <w:rPr>
          <w:highlight w:val="yellow"/>
          <w:lang w:val="de-DE"/>
        </w:rPr>
        <w:t xml:space="preserve">The life cycle of this species tends to prolong up to four years, with two obligatory years. The females are highly dependent on the food sufficiency during the reproduction period. </w:t>
      </w:r>
      <w:r w:rsidRPr="00796D87">
        <w:rPr>
          <w:i/>
          <w:highlight w:val="yellow"/>
          <w:lang w:val="de-DE"/>
        </w:rPr>
        <w:t>C</w:t>
      </w:r>
      <w:r w:rsidR="00343293" w:rsidRPr="00796D87">
        <w:rPr>
          <w:i/>
          <w:highlight w:val="yellow"/>
          <w:lang w:val="de-DE"/>
        </w:rPr>
        <w:t>.</w:t>
      </w:r>
      <w:r w:rsidRPr="00796D87">
        <w:rPr>
          <w:i/>
          <w:highlight w:val="yellow"/>
          <w:lang w:val="de-DE"/>
        </w:rPr>
        <w:t xml:space="preserve"> glacialis</w:t>
      </w:r>
      <w:r w:rsidRPr="00796D87">
        <w:rPr>
          <w:highlight w:val="yellow"/>
          <w:lang w:val="de-DE"/>
        </w:rPr>
        <w:t xml:space="preserve"> in the White Sea may employ omnivorous feeding comparing to this species, described as predominantly herbivores in the high Arctic. </w:t>
      </w:r>
      <w:r w:rsidRPr="00796D87">
        <w:rPr>
          <w:highlight w:val="yellow"/>
          <w:lang w:val="en-GB"/>
        </w:rPr>
        <w:t xml:space="preserve">The most vulnerable developmental stages are CIII and CIV copepodites, which face with food limitation in the first summer due to mismatch between the delayed molt and hydrological regime of the White Sea. The CIV copepodites then feed in the end of the summer, when temperature of productive upper water </w:t>
      </w:r>
      <w:proofErr w:type="gramStart"/>
      <w:r w:rsidRPr="00796D87">
        <w:rPr>
          <w:highlight w:val="yellow"/>
          <w:lang w:val="en-GB"/>
        </w:rPr>
        <w:t>layers</w:t>
      </w:r>
      <w:proofErr w:type="gramEnd"/>
      <w:r w:rsidRPr="00796D87">
        <w:rPr>
          <w:highlight w:val="yellow"/>
          <w:lang w:val="en-GB"/>
        </w:rPr>
        <w:t xml:space="preserve"> decreases, and thus complete lipid storing successfully. </w:t>
      </w:r>
      <w:r w:rsidRPr="00796D87">
        <w:rPr>
          <w:highlight w:val="yellow"/>
          <w:lang w:val="de-DE"/>
        </w:rPr>
        <w:t xml:space="preserve">The scenario of global warming impact on the species biology is discussed, basing on high species flexibility and adaptation to </w:t>
      </w:r>
      <w:r w:rsidR="00F1497E" w:rsidRPr="00796D87">
        <w:rPr>
          <w:highlight w:val="yellow"/>
          <w:lang w:val="de-DE"/>
        </w:rPr>
        <w:t>adverse</w:t>
      </w:r>
      <w:r w:rsidRPr="00796D87">
        <w:rPr>
          <w:highlight w:val="yellow"/>
          <w:lang w:val="de-DE"/>
        </w:rPr>
        <w:t xml:space="preserve"> environmental factors in the White Sea.</w:t>
      </w:r>
      <w:bookmarkEnd w:id="5"/>
      <w:bookmarkEnd w:id="6"/>
    </w:p>
    <w:p w14:paraId="1F3AEA99" w14:textId="77777777" w:rsidR="00247B41" w:rsidRPr="00BE0CF5" w:rsidRDefault="00247B41" w:rsidP="00796D87">
      <w:pPr>
        <w:spacing w:line="360" w:lineRule="auto"/>
        <w:jc w:val="both"/>
        <w:rPr>
          <w:lang w:val="de-DE"/>
        </w:rPr>
      </w:pPr>
    </w:p>
    <w:p w14:paraId="3246B172" w14:textId="77777777" w:rsidR="00247B41" w:rsidRPr="00BE0CF5" w:rsidRDefault="00247B41" w:rsidP="00796D87">
      <w:pPr>
        <w:spacing w:line="360" w:lineRule="auto"/>
        <w:jc w:val="both"/>
        <w:rPr>
          <w:lang w:val="de-DE"/>
        </w:rPr>
      </w:pPr>
      <w:commentRangeStart w:id="7"/>
      <w:r w:rsidRPr="00BE0CF5">
        <w:rPr>
          <w:lang w:val="de-DE"/>
        </w:rPr>
        <w:t xml:space="preserve">Keywords: </w:t>
      </w:r>
      <w:r w:rsidRPr="00BE0CF5">
        <w:rPr>
          <w:i/>
          <w:iCs/>
          <w:lang w:val="de-DE"/>
        </w:rPr>
        <w:t>Calanus glacialis</w:t>
      </w:r>
      <w:r w:rsidRPr="00BE0CF5">
        <w:rPr>
          <w:lang w:val="de-DE"/>
        </w:rPr>
        <w:t>; the White Sea; life cycle strategies; feeding; reproduction; lipids; temperature optima</w:t>
      </w:r>
    </w:p>
    <w:commentRangeEnd w:id="7"/>
    <w:p w14:paraId="5D122F4A" w14:textId="77777777" w:rsidR="00247B41" w:rsidRPr="00BE0CF5" w:rsidRDefault="00A0574B" w:rsidP="00796D87">
      <w:pPr>
        <w:spacing w:line="360" w:lineRule="auto"/>
        <w:jc w:val="both"/>
        <w:rPr>
          <w:b/>
          <w:bCs/>
        </w:rPr>
      </w:pPr>
      <w:r w:rsidRPr="00BE0CF5">
        <w:rPr>
          <w:rStyle w:val="a8"/>
          <w:vanish/>
          <w:sz w:val="24"/>
        </w:rPr>
        <w:commentReference w:id="7"/>
      </w:r>
    </w:p>
    <w:p w14:paraId="1DAD11A9" w14:textId="77777777" w:rsidR="00247B41" w:rsidRPr="00BE0CF5" w:rsidRDefault="00247B41" w:rsidP="00796D87">
      <w:pPr>
        <w:spacing w:line="360" w:lineRule="auto"/>
        <w:ind w:left="708"/>
        <w:jc w:val="both"/>
        <w:rPr>
          <w:lang w:val="en-GB"/>
        </w:rPr>
      </w:pPr>
      <w:r w:rsidRPr="00BE0CF5">
        <w:rPr>
          <w:lang w:val="de-DE"/>
        </w:rPr>
        <w:br w:type="page"/>
      </w:r>
      <w:commentRangeStart w:id="8"/>
      <w:commentRangeStart w:id="9"/>
      <w:r w:rsidRPr="00BE0CF5">
        <w:rPr>
          <w:lang w:val="en-GB"/>
        </w:rPr>
        <w:lastRenderedPageBreak/>
        <w:t>INTRODUCTION</w:t>
      </w:r>
      <w:commentRangeEnd w:id="8"/>
      <w:r w:rsidR="00BE0CF5">
        <w:rPr>
          <w:rStyle w:val="a8"/>
        </w:rPr>
        <w:commentReference w:id="8"/>
      </w:r>
      <w:commentRangeEnd w:id="9"/>
      <w:r w:rsidR="00A8414B">
        <w:rPr>
          <w:rStyle w:val="a8"/>
        </w:rPr>
        <w:commentReference w:id="9"/>
      </w:r>
    </w:p>
    <w:p w14:paraId="138B49D4" w14:textId="77777777" w:rsidR="00247B41" w:rsidRPr="00C55214" w:rsidRDefault="00247B41" w:rsidP="00796D87">
      <w:pPr>
        <w:spacing w:line="360" w:lineRule="auto"/>
        <w:ind w:firstLine="720"/>
        <w:jc w:val="both"/>
        <w:rPr>
          <w:iCs/>
          <w:color w:val="0070C0"/>
          <w:lang w:val="en-GB"/>
        </w:rPr>
      </w:pPr>
      <w:commentRangeStart w:id="10"/>
      <w:r w:rsidRPr="00C55214">
        <w:rPr>
          <w:i/>
          <w:color w:val="0070C0"/>
          <w:highlight w:val="lightGray"/>
          <w:lang w:val="en-GB"/>
        </w:rPr>
        <w:t xml:space="preserve">Calanus glacialis </w:t>
      </w:r>
      <w:r w:rsidRPr="00C55214">
        <w:rPr>
          <w:iCs/>
          <w:color w:val="0070C0"/>
          <w:highlight w:val="lightGray"/>
          <w:lang w:val="en-GB"/>
        </w:rPr>
        <w:t xml:space="preserve">gets a tremendous amount of attention as one of the key copepod species in the Arctic seas </w:t>
      </w:r>
      <w:commentRangeStart w:id="11"/>
      <w:r w:rsidRPr="00C55214">
        <w:rPr>
          <w:iCs/>
          <w:color w:val="0070C0"/>
          <w:highlight w:val="lightGray"/>
          <w:lang w:val="en-GB"/>
        </w:rPr>
        <w:t xml:space="preserve">(Eilertsen et al. 1989; Daly 1997; Thibault et al. 1999; Juul-Pedersen et al. 2006; Wassmann 2006; Olli et al. 2007), especially with the increasing interest in the last decade to the climate change (Walsh and Timlin 2002; </w:t>
      </w:r>
      <w:r w:rsidRPr="00C55214">
        <w:rPr>
          <w:rStyle w:val="hit"/>
          <w:color w:val="0070C0"/>
          <w:highlight w:val="lightGray"/>
        </w:rPr>
        <w:t>Hansen et al. 2003; Falk-Petersen et al. 2007; IPCC 2007; Kaartvedt 2008)</w:t>
      </w:r>
      <w:r w:rsidRPr="00C55214">
        <w:rPr>
          <w:iCs/>
          <w:color w:val="0070C0"/>
          <w:highlight w:val="lightGray"/>
          <w:lang w:val="en-GB"/>
        </w:rPr>
        <w:t>.</w:t>
      </w:r>
      <w:r w:rsidRPr="00C55214">
        <w:rPr>
          <w:iCs/>
          <w:color w:val="0070C0"/>
          <w:lang w:val="en-GB"/>
        </w:rPr>
        <w:t xml:space="preserve"> </w:t>
      </w:r>
      <w:commentRangeEnd w:id="10"/>
      <w:r w:rsidR="00195F65" w:rsidRPr="00C55214">
        <w:rPr>
          <w:rStyle w:val="a8"/>
          <w:vanish/>
          <w:color w:val="0070C0"/>
          <w:sz w:val="24"/>
        </w:rPr>
        <w:commentReference w:id="10"/>
      </w:r>
      <w:r w:rsidRPr="00C55214">
        <w:rPr>
          <w:iCs/>
          <w:color w:val="0070C0"/>
          <w:lang w:val="en-GB"/>
        </w:rPr>
        <w:t>N</w:t>
      </w:r>
      <w:commentRangeEnd w:id="11"/>
      <w:r w:rsidR="00C1617B" w:rsidRPr="00C55214">
        <w:rPr>
          <w:rStyle w:val="a8"/>
          <w:vanish/>
          <w:color w:val="0070C0"/>
          <w:sz w:val="24"/>
        </w:rPr>
        <w:commentReference w:id="11"/>
      </w:r>
      <w:r w:rsidRPr="00C55214">
        <w:rPr>
          <w:iCs/>
          <w:color w:val="0070C0"/>
          <w:lang w:val="en-GB"/>
        </w:rPr>
        <w:t xml:space="preserve">umerous publications are devoted to annual vertical and spatial distribution of this species, its feeding and reproduction ecology, lipid status and many other peculiarities of the species biology. </w:t>
      </w:r>
      <w:r w:rsidRPr="00C55214">
        <w:rPr>
          <w:iCs/>
          <w:color w:val="0070C0"/>
          <w:highlight w:val="lightGray"/>
          <w:lang w:val="en-GB"/>
        </w:rPr>
        <w:t xml:space="preserve">Only several reviews may be named here since citing all the literature on </w:t>
      </w:r>
      <w:r w:rsidRPr="00C55214">
        <w:rPr>
          <w:i/>
          <w:color w:val="0070C0"/>
          <w:highlight w:val="lightGray"/>
          <w:lang w:val="en-GB"/>
        </w:rPr>
        <w:t>C</w:t>
      </w:r>
      <w:r w:rsidR="003B106C" w:rsidRPr="00C55214">
        <w:rPr>
          <w:i/>
          <w:color w:val="0070C0"/>
          <w:highlight w:val="lightGray"/>
          <w:lang w:val="en-GB"/>
        </w:rPr>
        <w:t>.</w:t>
      </w:r>
      <w:r w:rsidRPr="00C55214">
        <w:rPr>
          <w:i/>
          <w:color w:val="0070C0"/>
          <w:highlight w:val="lightGray"/>
          <w:lang w:val="en-GB"/>
        </w:rPr>
        <w:t xml:space="preserve"> glacialis</w:t>
      </w:r>
      <w:r w:rsidRPr="00C55214">
        <w:rPr>
          <w:iCs/>
          <w:color w:val="0070C0"/>
          <w:highlight w:val="lightGray"/>
          <w:lang w:val="en-GB"/>
        </w:rPr>
        <w:t xml:space="preserve"> biology include more than a hundred publications (</w:t>
      </w:r>
      <w:r w:rsidRPr="00C55214">
        <w:rPr>
          <w:rFonts w:eastAsia="SimSun"/>
          <w:color w:val="0070C0"/>
          <w:highlight w:val="lightGray"/>
          <w:lang w:val="en-GB" w:eastAsia="zh-CN"/>
        </w:rPr>
        <w:t>Huntley 1988; Tande and Henderson 1988; Conover and Huntley 1991; Hirche and Kattner 1993; Albers et al. 1996; Heath et al. 1997; Niehoff 1998; Tamelander et al. 1998; Madsen et al. 2001; Beaugrand et al. 2002; Niehoff 2007; Riser et al. 2007; Falk-Petersen et al. 2009</w:t>
      </w:r>
      <w:r w:rsidRPr="00C55214">
        <w:rPr>
          <w:iCs/>
          <w:color w:val="0070C0"/>
          <w:highlight w:val="lightGray"/>
          <w:lang w:val="en-GB"/>
        </w:rPr>
        <w:t>).</w:t>
      </w:r>
    </w:p>
    <w:p w14:paraId="619BFDCA" w14:textId="77777777" w:rsidR="00247B41" w:rsidRPr="00C55214" w:rsidRDefault="00247B41" w:rsidP="00796D87">
      <w:pPr>
        <w:spacing w:line="360" w:lineRule="auto"/>
        <w:ind w:firstLine="720"/>
        <w:jc w:val="both"/>
        <w:rPr>
          <w:iCs/>
          <w:color w:val="0070C0"/>
          <w:lang w:val="en-GB"/>
        </w:rPr>
      </w:pPr>
      <w:commentRangeStart w:id="12"/>
      <w:r w:rsidRPr="00C55214">
        <w:rPr>
          <w:iCs/>
          <w:color w:val="0070C0"/>
          <w:lang w:val="en-GB"/>
        </w:rPr>
        <w:t>In</w:t>
      </w:r>
      <w:commentRangeEnd w:id="12"/>
      <w:r w:rsidR="000B256A">
        <w:rPr>
          <w:rStyle w:val="a8"/>
        </w:rPr>
        <w:commentReference w:id="12"/>
      </w:r>
      <w:r w:rsidRPr="00C55214">
        <w:rPr>
          <w:iCs/>
          <w:color w:val="0070C0"/>
          <w:lang w:val="en-GB"/>
        </w:rPr>
        <w:t xml:space="preserve"> the Arctic seas</w:t>
      </w:r>
      <w:r w:rsidR="00D00304" w:rsidRPr="00C55214">
        <w:rPr>
          <w:iCs/>
          <w:color w:val="0070C0"/>
        </w:rPr>
        <w:t>,</w:t>
      </w:r>
      <w:r w:rsidRPr="00C55214">
        <w:rPr>
          <w:iCs/>
          <w:color w:val="0070C0"/>
          <w:lang w:val="en-GB"/>
        </w:rPr>
        <w:t xml:space="preserve"> </w:t>
      </w:r>
      <w:r w:rsidRPr="00C55214">
        <w:rPr>
          <w:i/>
          <w:color w:val="0070C0"/>
          <w:lang w:val="en-GB"/>
        </w:rPr>
        <w:t>C</w:t>
      </w:r>
      <w:r w:rsidR="003B106C" w:rsidRPr="00C55214">
        <w:rPr>
          <w:i/>
          <w:color w:val="0070C0"/>
          <w:lang w:val="en-GB"/>
        </w:rPr>
        <w:t>.</w:t>
      </w:r>
      <w:r w:rsidRPr="00C55214">
        <w:rPr>
          <w:i/>
          <w:color w:val="0070C0"/>
          <w:lang w:val="en-GB"/>
        </w:rPr>
        <w:t xml:space="preserve"> glacialis</w:t>
      </w:r>
      <w:r w:rsidRPr="00C55214">
        <w:rPr>
          <w:iCs/>
          <w:color w:val="0070C0"/>
          <w:lang w:val="en-GB"/>
        </w:rPr>
        <w:t xml:space="preserve"> is described as a species with various life spans, which may finish its life cycle in one calendar year </w:t>
      </w:r>
      <w:r w:rsidR="0097248F" w:rsidRPr="00C55214">
        <w:rPr>
          <w:iCs/>
          <w:color w:val="0070C0"/>
          <w:lang w:val="en-GB"/>
        </w:rPr>
        <w:t>overwintering</w:t>
      </w:r>
      <w:r w:rsidRPr="00C55214">
        <w:rPr>
          <w:iCs/>
          <w:color w:val="0070C0"/>
          <w:lang w:val="en-GB"/>
        </w:rPr>
        <w:t xml:space="preserve"> south of the polar front (Conover 1988), in the </w:t>
      </w:r>
      <w:r w:rsidRPr="00C55214">
        <w:rPr>
          <w:rFonts w:ascii="AdvTimes" w:eastAsia="SimSun" w:hAnsi="AdvTimes" w:cs="AdvTimes"/>
          <w:color w:val="0070C0"/>
          <w:lang w:val="en-GB" w:eastAsia="zh-CN"/>
        </w:rPr>
        <w:t xml:space="preserve">Greenland Sea (Smith 1990), the Davis Strait (Huntley et al. 1983) and the Sea of Okhotsk (Safronov 1984) </w:t>
      </w:r>
      <w:r w:rsidRPr="00C55214">
        <w:rPr>
          <w:iCs/>
          <w:color w:val="0070C0"/>
          <w:lang w:val="en-GB"/>
        </w:rPr>
        <w:t>or may be prolonged up to 3 years in the northern areas and in the White Sea (</w:t>
      </w:r>
      <w:r w:rsidRPr="00C55214">
        <w:rPr>
          <w:rFonts w:ascii="AdvTimes" w:eastAsia="SimSun" w:hAnsi="AdvTimes" w:cs="AdvTimes"/>
          <w:color w:val="0070C0"/>
          <w:lang w:val="en-GB" w:eastAsia="zh-CN"/>
        </w:rPr>
        <w:t>Conover 1988; Kosobokova 1998, 1999</w:t>
      </w:r>
      <w:r w:rsidRPr="00C55214">
        <w:rPr>
          <w:iCs/>
          <w:color w:val="0070C0"/>
          <w:lang w:val="en-GB"/>
        </w:rPr>
        <w:t xml:space="preserve">). Generally, the scheme of the life cycle is similar for all the areas and includes spring reproduction, summer growth and moulting to elder copepodite stages with simultaneous lipid storage and </w:t>
      </w:r>
      <w:r w:rsidR="0097248F" w:rsidRPr="00C55214">
        <w:rPr>
          <w:iCs/>
          <w:color w:val="0070C0"/>
          <w:lang w:val="en-GB"/>
        </w:rPr>
        <w:t>overwintering</w:t>
      </w:r>
      <w:r w:rsidRPr="00C55214">
        <w:rPr>
          <w:iCs/>
          <w:color w:val="0070C0"/>
          <w:lang w:val="en-GB"/>
        </w:rPr>
        <w:t xml:space="preserve"> as a diapausing copepodite with food-independent molt to mature stage (Conover and Huntley 1991). The </w:t>
      </w:r>
      <w:r w:rsidR="0097248F" w:rsidRPr="00C55214">
        <w:rPr>
          <w:iCs/>
          <w:color w:val="0070C0"/>
          <w:lang w:val="en-GB"/>
        </w:rPr>
        <w:t>overwintering</w:t>
      </w:r>
      <w:r w:rsidRPr="00C55214">
        <w:rPr>
          <w:iCs/>
          <w:color w:val="0070C0"/>
          <w:lang w:val="en-GB"/>
        </w:rPr>
        <w:t xml:space="preserve"> may occur once or up to three times depending on length of the productive period, which is closely connected with the region latitude, e.g. sunlight and ice regime</w:t>
      </w:r>
      <w:r w:rsidRPr="00C55214">
        <w:rPr>
          <w:rFonts w:ascii="AdvTimes" w:eastAsia="SimSun" w:hAnsi="AdvTimes" w:cs="AdvTimes"/>
          <w:color w:val="0070C0"/>
          <w:lang w:val="en-GB" w:eastAsia="zh-CN"/>
        </w:rPr>
        <w:t xml:space="preserve"> (Falk-Petersen et al. 2009)</w:t>
      </w:r>
      <w:r w:rsidRPr="00C55214">
        <w:rPr>
          <w:iCs/>
          <w:color w:val="0070C0"/>
          <w:lang w:val="en-GB"/>
        </w:rPr>
        <w:t>. The populations inhabiting lower areas have more chances to finish their life cycle in one year, and the length of the life cycle increases accordingly to getting North (</w:t>
      </w:r>
      <w:r w:rsidRPr="00C55214">
        <w:rPr>
          <w:rFonts w:ascii="AdvTimes" w:eastAsia="SimSun" w:hAnsi="AdvTimes" w:cs="AdvTimes"/>
          <w:color w:val="0070C0"/>
          <w:lang w:val="en-GB" w:eastAsia="zh-CN"/>
        </w:rPr>
        <w:t>Conover 1988; Falk-Petersen et al. 2009</w:t>
      </w:r>
      <w:r w:rsidRPr="00C55214">
        <w:rPr>
          <w:iCs/>
          <w:color w:val="0070C0"/>
          <w:lang w:val="en-GB"/>
        </w:rPr>
        <w:t>).</w:t>
      </w:r>
    </w:p>
    <w:p w14:paraId="38641BEE" w14:textId="77777777" w:rsidR="00247B41" w:rsidRPr="00C55214" w:rsidRDefault="00247B41" w:rsidP="00796D87">
      <w:pPr>
        <w:spacing w:line="360" w:lineRule="auto"/>
        <w:ind w:firstLine="720"/>
        <w:jc w:val="both"/>
        <w:rPr>
          <w:rFonts w:ascii="AdvTimes" w:eastAsia="SimSun" w:hAnsi="AdvTimes" w:cs="AdvTimes"/>
          <w:color w:val="0070C0"/>
          <w:lang w:val="en-GB" w:eastAsia="zh-CN"/>
        </w:rPr>
      </w:pPr>
      <w:r w:rsidRPr="00C55214">
        <w:rPr>
          <w:i/>
          <w:color w:val="0070C0"/>
          <w:lang w:val="en-GB"/>
        </w:rPr>
        <w:t>Calanus glacialis</w:t>
      </w:r>
      <w:r w:rsidRPr="00C55214">
        <w:rPr>
          <w:color w:val="0070C0"/>
          <w:lang w:val="en-GB"/>
        </w:rPr>
        <w:t xml:space="preserve"> is one of the key copepod species in the White Sea, substituting up to 70% of total zooplankton biomass, especially in the deep areas (Berger et al. 2001). It was introduced by income of the Barents Sea waters after last glacial period and forms here an isolated population from the other Arctic seas for the last 5,000 yrs (Pertzova and Pantyulin 2005). As it is described before, the life cycle of this species in the White Sea may last for two or three years with </w:t>
      </w:r>
      <w:r w:rsidR="0097248F" w:rsidRPr="00C55214">
        <w:rPr>
          <w:color w:val="0070C0"/>
          <w:lang w:val="en-GB"/>
        </w:rPr>
        <w:t>overwintering</w:t>
      </w:r>
      <w:r w:rsidRPr="00C55214">
        <w:rPr>
          <w:color w:val="0070C0"/>
          <w:lang w:val="en-GB"/>
        </w:rPr>
        <w:t xml:space="preserve"> as diapausing C</w:t>
      </w:r>
      <w:r w:rsidR="009E09A9" w:rsidRPr="00C55214">
        <w:rPr>
          <w:color w:val="0070C0"/>
          <w:lang w:val="en-GB"/>
        </w:rPr>
        <w:t>I</w:t>
      </w:r>
      <w:r w:rsidRPr="00C55214">
        <w:rPr>
          <w:color w:val="0070C0"/>
          <w:lang w:val="en-GB"/>
        </w:rPr>
        <w:t>V</w:t>
      </w:r>
      <w:r w:rsidR="009E09A9" w:rsidRPr="00C55214">
        <w:rPr>
          <w:color w:val="0070C0"/>
          <w:lang w:val="en-GB"/>
        </w:rPr>
        <w:t xml:space="preserve"> (first winter)</w:t>
      </w:r>
      <w:r w:rsidRPr="00C55214">
        <w:rPr>
          <w:color w:val="0070C0"/>
          <w:lang w:val="en-GB"/>
        </w:rPr>
        <w:t xml:space="preserve"> and CV</w:t>
      </w:r>
      <w:r w:rsidR="009E09A9" w:rsidRPr="00C55214">
        <w:rPr>
          <w:color w:val="0070C0"/>
          <w:lang w:val="en-GB"/>
        </w:rPr>
        <w:t xml:space="preserve"> (second winter)</w:t>
      </w:r>
      <w:r w:rsidRPr="00C55214">
        <w:rPr>
          <w:color w:val="0070C0"/>
          <w:lang w:val="en-GB"/>
        </w:rPr>
        <w:t xml:space="preserve"> copepodites (Prygunkova 1968, 1974</w:t>
      </w:r>
      <w:r w:rsidR="009E09A9" w:rsidRPr="00C55214">
        <w:rPr>
          <w:color w:val="0070C0"/>
          <w:lang w:val="en-GB"/>
        </w:rPr>
        <w:t xml:space="preserve">), sometimes as CVI </w:t>
      </w:r>
      <w:r w:rsidR="007C1C78" w:rsidRPr="00C55214">
        <w:rPr>
          <w:color w:val="0070C0"/>
          <w:lang w:val="en-GB"/>
        </w:rPr>
        <w:t xml:space="preserve">adult </w:t>
      </w:r>
      <w:r w:rsidR="009E09A9" w:rsidRPr="00C55214">
        <w:rPr>
          <w:color w:val="0070C0"/>
          <w:lang w:val="en-GB"/>
        </w:rPr>
        <w:t>females</w:t>
      </w:r>
      <w:r w:rsidRPr="00C55214">
        <w:rPr>
          <w:color w:val="0070C0"/>
          <w:lang w:val="en-GB"/>
        </w:rPr>
        <w:t xml:space="preserve"> </w:t>
      </w:r>
      <w:r w:rsidR="009E09A9" w:rsidRPr="00C55214">
        <w:rPr>
          <w:color w:val="0070C0"/>
          <w:lang w:val="en-GB"/>
        </w:rPr>
        <w:t>(</w:t>
      </w:r>
      <w:r w:rsidRPr="00C55214">
        <w:rPr>
          <w:color w:val="0070C0"/>
          <w:lang w:val="en-GB"/>
        </w:rPr>
        <w:t xml:space="preserve">Kosobokova 1998, 1999). </w:t>
      </w:r>
      <w:r w:rsidRPr="00C55214">
        <w:rPr>
          <w:rFonts w:ascii="AdvTimes" w:eastAsia="SimSun" w:hAnsi="AdvTimes" w:cs="AdvTimes"/>
          <w:color w:val="0070C0"/>
          <w:lang w:val="en-GB" w:eastAsia="zh-CN"/>
        </w:rPr>
        <w:t xml:space="preserve">Gonad maturation, sexual differentiation and moulting to adults take place during the second year of development. The following autumn/winter is the major period of CV maturation, which occurs independently on food supply. The onset of female maturation occurs in February and March, ca. 2 months prior to the spring phytoplankton bloom. Reproduction takes place between April and June. It terminates in the second </w:t>
      </w:r>
      <w:r w:rsidRPr="00C55214">
        <w:rPr>
          <w:rFonts w:ascii="AdvTimes" w:eastAsia="SimSun" w:hAnsi="AdvTimes" w:cs="AdvTimes"/>
          <w:color w:val="0070C0"/>
          <w:lang w:val="en-GB" w:eastAsia="zh-CN"/>
        </w:rPr>
        <w:lastRenderedPageBreak/>
        <w:t xml:space="preserve">half of June and coincides with the warming of the surface water layer where egg laying is observed. Females of </w:t>
      </w:r>
      <w:r w:rsidRPr="00C55214">
        <w:rPr>
          <w:rFonts w:ascii="AdvTimes-i" w:eastAsia="SimSun" w:hAnsi="AdvTimes-i" w:cs="AdvTimes-i"/>
          <w:i/>
          <w:iCs/>
          <w:color w:val="0070C0"/>
          <w:lang w:val="en-GB" w:eastAsia="zh-CN"/>
        </w:rPr>
        <w:t>C. glacialis</w:t>
      </w:r>
      <w:r w:rsidRPr="00C55214">
        <w:rPr>
          <w:rFonts w:ascii="AdvTimes-i" w:eastAsia="SimSun" w:hAnsi="AdvTimes-i" w:cs="AdvTimes-i"/>
          <w:color w:val="0070C0"/>
          <w:lang w:val="en-GB" w:eastAsia="zh-CN"/>
        </w:rPr>
        <w:t xml:space="preserve"> </w:t>
      </w:r>
      <w:r w:rsidRPr="00C55214">
        <w:rPr>
          <w:rFonts w:ascii="AdvTimes" w:eastAsia="SimSun" w:hAnsi="AdvTimes" w:cs="AdvTimes"/>
          <w:color w:val="0070C0"/>
          <w:lang w:val="en-GB" w:eastAsia="zh-CN"/>
        </w:rPr>
        <w:t xml:space="preserve">may survive for several months after reproduction and are able to winter again </w:t>
      </w:r>
      <w:r w:rsidRPr="00C55214">
        <w:rPr>
          <w:color w:val="0070C0"/>
          <w:lang w:val="en-GB"/>
        </w:rPr>
        <w:t>(Kosobokova 1998, 1999)</w:t>
      </w:r>
      <w:r w:rsidRPr="00C55214">
        <w:rPr>
          <w:rFonts w:ascii="AdvTimes" w:eastAsia="SimSun" w:hAnsi="AdvTimes" w:cs="AdvTimes"/>
          <w:color w:val="0070C0"/>
          <w:lang w:val="en-GB" w:eastAsia="zh-CN"/>
        </w:rPr>
        <w:t xml:space="preserve">. </w:t>
      </w:r>
    </w:p>
    <w:p w14:paraId="7390425D" w14:textId="77777777" w:rsidR="00247B41" w:rsidRPr="00C55214" w:rsidRDefault="00247B41" w:rsidP="00796D87">
      <w:pPr>
        <w:spacing w:line="360" w:lineRule="auto"/>
        <w:ind w:firstLine="720"/>
        <w:jc w:val="both"/>
        <w:rPr>
          <w:color w:val="0070C0"/>
          <w:lang w:val="en-GB"/>
        </w:rPr>
      </w:pPr>
      <w:r w:rsidRPr="00C55214">
        <w:rPr>
          <w:i/>
          <w:color w:val="0070C0"/>
          <w:lang w:val="en-GB"/>
        </w:rPr>
        <w:t>Calanus</w:t>
      </w:r>
      <w:r w:rsidRPr="00C55214">
        <w:rPr>
          <w:color w:val="0070C0"/>
          <w:lang w:val="en-GB"/>
        </w:rPr>
        <w:t xml:space="preserve"> is assumed to have different feeding activity through the year, as the other species with winter diapause. However, the feeding patterns of </w:t>
      </w:r>
      <w:r w:rsidRPr="00C55214">
        <w:rPr>
          <w:i/>
          <w:color w:val="0070C0"/>
          <w:lang w:val="en-GB"/>
        </w:rPr>
        <w:t>C</w:t>
      </w:r>
      <w:r w:rsidR="003B106C" w:rsidRPr="00C55214">
        <w:rPr>
          <w:i/>
          <w:color w:val="0070C0"/>
          <w:lang w:val="en-GB"/>
        </w:rPr>
        <w:t>.</w:t>
      </w:r>
      <w:r w:rsidRPr="00C55214">
        <w:rPr>
          <w:i/>
          <w:color w:val="0070C0"/>
          <w:lang w:val="en-GB"/>
        </w:rPr>
        <w:t xml:space="preserve"> glacialis</w:t>
      </w:r>
      <w:r w:rsidRPr="00C55214">
        <w:rPr>
          <w:color w:val="0070C0"/>
          <w:lang w:val="en-GB"/>
        </w:rPr>
        <w:t xml:space="preserve"> in the White Sea were studied quite occasionally and fragmentary. Several outdated publications may be named, mostly for CIV-CV copepodites in the summer period (Perueva 1977a, 1977b, 1984), fed sometimes on algal monocultures (Arashkevich and Drits 1984; Sergeeva and Arashkevich 1991), all in Russian. Nearly nothing is known about the annual feeding activity of different developmental stages on natural seston. The female genital development and some reproductive peculiarities of this species in the White Sea was described by Kosobokova (1993, 1998, 1999), however, without any experimental assessment of food impact to gonad maturation and reproduction success of this species. Data on lipid biology of </w:t>
      </w:r>
      <w:r w:rsidRPr="00C55214">
        <w:rPr>
          <w:i/>
          <w:iCs/>
          <w:color w:val="0070C0"/>
          <w:lang w:val="en-GB"/>
        </w:rPr>
        <w:t>C</w:t>
      </w:r>
      <w:r w:rsidR="003B106C" w:rsidRPr="00C55214">
        <w:rPr>
          <w:i/>
          <w:iCs/>
          <w:color w:val="0070C0"/>
          <w:lang w:val="en-GB"/>
        </w:rPr>
        <w:t xml:space="preserve">. </w:t>
      </w:r>
      <w:r w:rsidRPr="00C55214">
        <w:rPr>
          <w:i/>
          <w:iCs/>
          <w:color w:val="0070C0"/>
          <w:lang w:val="en-GB"/>
        </w:rPr>
        <w:t>glacialis</w:t>
      </w:r>
      <w:r w:rsidRPr="00C55214">
        <w:rPr>
          <w:color w:val="0070C0"/>
          <w:lang w:val="en-GB"/>
        </w:rPr>
        <w:t xml:space="preserve"> in the White Sea is quite scarce, describing only total lipid content (Arashkevich and Kosobokova 1988; Kosobokova 1990). The data on the temperature preferences of this species and spring vertical distribution correspond only to several years of observation (Kosobokova 1998, 1999). The scarcity of complex data on </w:t>
      </w:r>
      <w:r w:rsidRPr="00C55214">
        <w:rPr>
          <w:i/>
          <w:color w:val="0070C0"/>
          <w:lang w:val="en-GB"/>
        </w:rPr>
        <w:t>C</w:t>
      </w:r>
      <w:r w:rsidR="003B106C" w:rsidRPr="00C55214">
        <w:rPr>
          <w:i/>
          <w:color w:val="0070C0"/>
          <w:lang w:val="en-GB"/>
        </w:rPr>
        <w:t>.</w:t>
      </w:r>
      <w:r w:rsidRPr="00C55214">
        <w:rPr>
          <w:i/>
          <w:color w:val="0070C0"/>
          <w:lang w:val="en-GB"/>
        </w:rPr>
        <w:t xml:space="preserve"> glacialis</w:t>
      </w:r>
      <w:r w:rsidRPr="00C55214">
        <w:rPr>
          <w:color w:val="0070C0"/>
          <w:lang w:val="en-GB"/>
        </w:rPr>
        <w:t xml:space="preserve"> annual vertical distribution, temperature optima, feeding patterns, lipid and reproduction biology in the White Sea does not allow accurate comparing this local population with the rest, inhabiting the Arctic waters.</w:t>
      </w:r>
    </w:p>
    <w:p w14:paraId="004EDFE0" w14:textId="77777777" w:rsidR="00247B41" w:rsidRPr="00C55214" w:rsidRDefault="00247B41" w:rsidP="00796D87">
      <w:pPr>
        <w:spacing w:line="360" w:lineRule="auto"/>
        <w:ind w:firstLine="720"/>
        <w:jc w:val="both"/>
        <w:rPr>
          <w:color w:val="0070C0"/>
          <w:lang w:val="en-GB"/>
        </w:rPr>
      </w:pPr>
      <w:r w:rsidRPr="00C55214">
        <w:rPr>
          <w:color w:val="0070C0"/>
          <w:lang w:val="en-GB"/>
        </w:rPr>
        <w:t xml:space="preserve">The present study was aimed to describe several important ecological features of </w:t>
      </w:r>
      <w:r w:rsidRPr="00C55214">
        <w:rPr>
          <w:i/>
          <w:color w:val="0070C0"/>
          <w:lang w:val="en-GB"/>
        </w:rPr>
        <w:t>Calanus glacialis</w:t>
      </w:r>
      <w:r w:rsidRPr="00C55214">
        <w:rPr>
          <w:color w:val="0070C0"/>
          <w:lang w:val="en-GB"/>
        </w:rPr>
        <w:t xml:space="preserve">, inhabiting the White Sea, e.g. (1) annual distributional and feeding patterns, (2) lipid biology and (3) early genital development and its relation with food sufficiency; as well as to assess the peculiarities of its life cycle strategy in the sub-Arctic sea. </w:t>
      </w:r>
    </w:p>
    <w:p w14:paraId="6CEF520A" w14:textId="77777777" w:rsidR="00247B41" w:rsidRPr="00BE0CF5" w:rsidRDefault="00247B41" w:rsidP="00796D87">
      <w:pPr>
        <w:spacing w:line="360" w:lineRule="auto"/>
        <w:ind w:firstLine="720"/>
        <w:jc w:val="both"/>
        <w:rPr>
          <w:lang w:val="en-GB"/>
        </w:rPr>
      </w:pPr>
    </w:p>
    <w:p w14:paraId="342B3648" w14:textId="77777777" w:rsidR="00247B41" w:rsidRPr="00BE0CF5" w:rsidRDefault="00247B41" w:rsidP="00796D87">
      <w:pPr>
        <w:spacing w:line="360" w:lineRule="auto"/>
        <w:ind w:firstLine="720"/>
        <w:jc w:val="both"/>
        <w:rPr>
          <w:lang w:val="en-GB"/>
        </w:rPr>
      </w:pPr>
      <w:r w:rsidRPr="00BE0CF5">
        <w:rPr>
          <w:lang w:val="en-GB"/>
        </w:rPr>
        <w:t>MATERIALS AND METHOD</w:t>
      </w:r>
    </w:p>
    <w:p w14:paraId="78CE388D" w14:textId="77777777" w:rsidR="00247B41" w:rsidRPr="00BE0CF5" w:rsidRDefault="00247B41" w:rsidP="00796D87">
      <w:pPr>
        <w:spacing w:line="360" w:lineRule="auto"/>
        <w:ind w:firstLine="720"/>
        <w:jc w:val="both"/>
        <w:rPr>
          <w:b/>
          <w:i/>
          <w:lang w:val="en-GB"/>
        </w:rPr>
      </w:pPr>
      <w:r w:rsidRPr="00BE0CF5">
        <w:rPr>
          <w:b/>
          <w:i/>
          <w:lang w:val="en-GB"/>
        </w:rPr>
        <w:t>Hydrological studies, seston and zooplankton sampling</w:t>
      </w:r>
    </w:p>
    <w:p w14:paraId="5CBDE7E1" w14:textId="1BC30328" w:rsidR="00D921BA" w:rsidRDefault="00494487" w:rsidP="00796D87">
      <w:pPr>
        <w:spacing w:line="360" w:lineRule="auto"/>
        <w:ind w:firstLine="720"/>
        <w:jc w:val="both"/>
        <w:rPr>
          <w:ins w:id="13" w:author="Николай Усов" w:date="2020-05-18T18:09:00Z"/>
        </w:rPr>
      </w:pPr>
      <w:r w:rsidRPr="00494487">
        <w:t xml:space="preserve">The </w:t>
      </w:r>
      <w:r w:rsidR="00247B41" w:rsidRPr="00494487">
        <w:t>seasonal dynamics of temperature, salinity</w:t>
      </w:r>
      <w:r w:rsidR="006A18B0" w:rsidRPr="00494487">
        <w:t>,</w:t>
      </w:r>
      <w:r w:rsidR="00247B41" w:rsidRPr="00494487">
        <w:t xml:space="preserve"> and vertical distribution of different developmental stages of </w:t>
      </w:r>
      <w:r w:rsidR="00247B41" w:rsidRPr="00494487">
        <w:rPr>
          <w:i/>
        </w:rPr>
        <w:t>Calanus glacialis</w:t>
      </w:r>
      <w:r w:rsidR="006A18B0" w:rsidRPr="00494487">
        <w:rPr>
          <w:iCs/>
        </w:rPr>
        <w:t xml:space="preserve"> in regard to environmental conditions</w:t>
      </w:r>
      <w:r w:rsidRPr="00494487">
        <w:rPr>
          <w:iCs/>
        </w:rPr>
        <w:t xml:space="preserve"> has been studied in </w:t>
      </w:r>
      <w:r w:rsidRPr="00494487">
        <w:t>the Kandalaksha Bay, the White Sea</w:t>
      </w:r>
      <w:ins w:id="14" w:author="Николай Усов" w:date="2020-05-18T18:16:00Z">
        <w:r w:rsidR="00CC1A9E">
          <w:t xml:space="preserve"> at three stations</w:t>
        </w:r>
      </w:ins>
      <w:r w:rsidRPr="00494487">
        <w:rPr>
          <w:iCs/>
        </w:rPr>
        <w:t xml:space="preserve"> (</w:t>
      </w:r>
      <w:ins w:id="15" w:author="Николай Усов" w:date="2020-05-18T19:00:00Z">
        <w:r w:rsidR="002A2470" w:rsidRPr="00742049">
          <w:rPr>
            <w:iCs/>
            <w:highlight w:val="red"/>
            <w:rPrChange w:id="16" w:author="Николай Усов" w:date="2020-05-19T08:55:00Z">
              <w:rPr>
                <w:iCs/>
              </w:rPr>
            </w:rPrChange>
          </w:rPr>
          <w:t>Fig. 1</w:t>
        </w:r>
        <w:r w:rsidR="002A2470">
          <w:rPr>
            <w:iCs/>
          </w:rPr>
          <w:t xml:space="preserve">; </w:t>
        </w:r>
      </w:ins>
      <w:r w:rsidRPr="00494487">
        <w:rPr>
          <w:iCs/>
        </w:rPr>
        <w:t>Table 1).</w:t>
      </w:r>
      <w:ins w:id="17" w:author="Николай Усов" w:date="2020-05-18T18:23:00Z">
        <w:r w:rsidR="00CC1A9E" w:rsidRPr="00CC1A9E">
          <w:t xml:space="preserve"> </w:t>
        </w:r>
      </w:ins>
      <w:moveToRangeStart w:id="18" w:author="Николай Усов" w:date="2020-05-18T18:23:00Z" w:name="move40718611"/>
      <w:moveTo w:id="19" w:author="Николай Усов" w:date="2020-05-18T18:23:00Z">
        <w:r w:rsidR="00CC1A9E" w:rsidRPr="00BE0CF5">
          <w:t>The sampling and zooplankton counting were performed by standard methods (</w:t>
        </w:r>
        <w:commentRangeStart w:id="20"/>
        <w:r w:rsidR="00CC1A9E" w:rsidRPr="00BE0CF5">
          <w:t>Zhadin 1960; Tsyban at al. 1981</w:t>
        </w:r>
        <w:commentRangeEnd w:id="20"/>
        <w:r w:rsidR="00CC1A9E">
          <w:rPr>
            <w:rStyle w:val="a8"/>
          </w:rPr>
          <w:commentReference w:id="20"/>
        </w:r>
        <w:r w:rsidR="00CC1A9E" w:rsidRPr="00BE0CF5">
          <w:t xml:space="preserve">; Harris et al. 2000). </w:t>
        </w:r>
      </w:moveTo>
      <w:moveToRangeEnd w:id="18"/>
      <w:r w:rsidRPr="00494487">
        <w:rPr>
          <w:iCs/>
        </w:rPr>
        <w:t xml:space="preserve"> </w:t>
      </w:r>
      <w:ins w:id="21" w:author="Николай Усов" w:date="2020-05-18T18:14:00Z">
        <w:r w:rsidR="00D921BA">
          <w:rPr>
            <w:iCs/>
          </w:rPr>
          <w:t>At</w:t>
        </w:r>
      </w:ins>
      <w:ins w:id="22" w:author="Николай Усов" w:date="2020-05-18T18:44:00Z">
        <w:r w:rsidR="006D2C51">
          <w:rPr>
            <w:iCs/>
          </w:rPr>
          <w:t xml:space="preserve"> all</w:t>
        </w:r>
      </w:ins>
      <w:ins w:id="23" w:author="Николай Усов" w:date="2020-05-18T18:14:00Z">
        <w:r w:rsidR="00D921BA">
          <w:rPr>
            <w:iCs/>
          </w:rPr>
          <w:t xml:space="preserve"> the station</w:t>
        </w:r>
      </w:ins>
      <w:ins w:id="24" w:author="Николай Усов" w:date="2020-05-18T18:44:00Z">
        <w:r w:rsidR="006D2C51">
          <w:rPr>
            <w:iCs/>
          </w:rPr>
          <w:t>s</w:t>
        </w:r>
      </w:ins>
      <w:ins w:id="25" w:author="Николай Усов" w:date="2020-05-18T18:14:00Z">
        <w:r w:rsidR="00D921BA">
          <w:rPr>
            <w:iCs/>
          </w:rPr>
          <w:t xml:space="preserve"> </w:t>
        </w:r>
      </w:ins>
      <w:del w:id="26" w:author="Николай Усов" w:date="2020-05-18T18:14:00Z">
        <w:r w:rsidR="00247B41" w:rsidRPr="00BE0CF5" w:rsidDel="00D921BA">
          <w:delText>Z</w:delText>
        </w:r>
      </w:del>
      <w:ins w:id="27" w:author="Николай Усов" w:date="2020-05-18T18:14:00Z">
        <w:r w:rsidR="00D921BA">
          <w:t>z</w:t>
        </w:r>
      </w:ins>
      <w:r w:rsidR="00247B41" w:rsidRPr="00BE0CF5">
        <w:t xml:space="preserve">ooplankton </w:t>
      </w:r>
      <w:del w:id="28" w:author="Николай Усов" w:date="2020-05-18T18:14:00Z">
        <w:r w:rsidDel="00D921BA">
          <w:delText xml:space="preserve">was </w:delText>
        </w:r>
      </w:del>
      <w:ins w:id="29" w:author="Николай Усов" w:date="2020-05-18T18:44:00Z">
        <w:r w:rsidR="006D2C51">
          <w:t>was</w:t>
        </w:r>
      </w:ins>
      <w:ins w:id="30" w:author="Николай Усов" w:date="2020-05-18T18:14:00Z">
        <w:r w:rsidR="00D921BA">
          <w:t xml:space="preserve"> </w:t>
        </w:r>
      </w:ins>
      <w:r>
        <w:t>sampled</w:t>
      </w:r>
      <w:ins w:id="31" w:author="Николай Усов" w:date="2020-05-18T18:17:00Z">
        <w:r w:rsidR="00CC1A9E">
          <w:t xml:space="preserve"> </w:t>
        </w:r>
      </w:ins>
      <w:del w:id="32" w:author="Николай Усов" w:date="2020-05-18T18:44:00Z">
        <w:r w:rsidDel="006D2C51">
          <w:delText xml:space="preserve"> </w:delText>
        </w:r>
      </w:del>
      <w:r>
        <w:t xml:space="preserve">by </w:t>
      </w:r>
      <w:r w:rsidR="00247B41" w:rsidRPr="00BE0CF5">
        <w:t>Juday net</w:t>
      </w:r>
      <w:r>
        <w:t>s</w:t>
      </w:r>
      <w:ins w:id="33" w:author="Николай Усов" w:date="2020-05-18T18:15:00Z">
        <w:r w:rsidR="00CC1A9E">
          <w:t xml:space="preserve"> with</w:t>
        </w:r>
      </w:ins>
      <w:r w:rsidR="00247B41" w:rsidRPr="00BE0CF5">
        <w:t xml:space="preserve"> </w:t>
      </w:r>
      <w:ins w:id="34" w:author="Николай Усов" w:date="2020-05-18T18:15:00Z">
        <w:r w:rsidR="00CC1A9E" w:rsidRPr="00BE0CF5">
          <w:rPr>
            <w:lang w:val="en-GB"/>
          </w:rPr>
          <w:t>0.1</w:t>
        </w:r>
        <w:r w:rsidR="00CC1A9E">
          <w:rPr>
            <w:lang w:val="en-GB"/>
          </w:rPr>
          <w:t>-</w:t>
        </w:r>
        <w:r w:rsidR="00CC1A9E" w:rsidRPr="00BE0CF5">
          <w:rPr>
            <w:lang w:val="en-GB"/>
          </w:rPr>
          <w:t>m</w:t>
        </w:r>
        <w:r w:rsidR="00CC1A9E" w:rsidRPr="00BE0CF5">
          <w:rPr>
            <w:vertAlign w:val="superscript"/>
            <w:lang w:val="en-GB"/>
          </w:rPr>
          <w:t>2</w:t>
        </w:r>
        <w:r w:rsidR="00CC1A9E" w:rsidRPr="00BE0CF5">
          <w:rPr>
            <w:lang w:val="en-GB"/>
          </w:rPr>
          <w:t xml:space="preserve"> opening </w:t>
        </w:r>
        <w:r w:rsidR="00CC1A9E">
          <w:rPr>
            <w:lang w:val="en-GB"/>
          </w:rPr>
          <w:t>diameter</w:t>
        </w:r>
        <w:r w:rsidR="00CC1A9E" w:rsidRPr="00BE0CF5">
          <w:rPr>
            <w:lang w:val="en-GB"/>
          </w:rPr>
          <w:t xml:space="preserve"> </w:t>
        </w:r>
        <w:r w:rsidR="00CC1A9E">
          <w:rPr>
            <w:lang w:val="en-GB"/>
          </w:rPr>
          <w:t>and different mesh sizes</w:t>
        </w:r>
      </w:ins>
      <w:del w:id="35" w:author="Николай Усов" w:date="2020-05-18T18:30:00Z">
        <w:r w:rsidR="00247B41" w:rsidRPr="00BE0CF5" w:rsidDel="009E12A2">
          <w:rPr>
            <w:lang w:val="en-GB"/>
          </w:rPr>
          <w:delText>(</w:delText>
        </w:r>
      </w:del>
      <w:del w:id="36" w:author="Николай Усов" w:date="2020-05-18T18:45:00Z">
        <w:r w:rsidDel="006D2C51">
          <w:rPr>
            <w:lang w:val="en-GB"/>
          </w:rPr>
          <w:delText>200-</w:delText>
        </w:r>
        <w:r w:rsidRPr="00BE0CF5" w:rsidDel="006D2C51">
          <w:rPr>
            <w:lang w:val="en-GB"/>
          </w:rPr>
          <w:delText xml:space="preserve">μm </w:delText>
        </w:r>
        <w:r w:rsidDel="006D2C51">
          <w:rPr>
            <w:lang w:val="en-GB"/>
          </w:rPr>
          <w:delText xml:space="preserve">and </w:delText>
        </w:r>
        <w:r w:rsidR="00247B41" w:rsidRPr="00BE0CF5" w:rsidDel="006D2C51">
          <w:rPr>
            <w:lang w:val="en-GB"/>
          </w:rPr>
          <w:delText>100</w:delText>
        </w:r>
        <w:r w:rsidDel="006D2C51">
          <w:rPr>
            <w:lang w:val="en-GB"/>
          </w:rPr>
          <w:delText>-</w:delText>
        </w:r>
        <w:r w:rsidR="00247B41" w:rsidRPr="00BE0CF5" w:rsidDel="006D2C51">
          <w:rPr>
            <w:lang w:val="en-GB"/>
          </w:rPr>
          <w:delText>μm</w:delText>
        </w:r>
      </w:del>
      <w:del w:id="37" w:author="Николай Усов" w:date="2020-05-18T18:15:00Z">
        <w:r w:rsidR="00247B41" w:rsidRPr="00BE0CF5" w:rsidDel="00CC1A9E">
          <w:rPr>
            <w:lang w:val="en-GB"/>
          </w:rPr>
          <w:delText xml:space="preserve"> mesh, 0.1</w:delText>
        </w:r>
        <w:r w:rsidDel="00CC1A9E">
          <w:rPr>
            <w:lang w:val="en-GB"/>
          </w:rPr>
          <w:delText>-</w:delText>
        </w:r>
        <w:r w:rsidR="00247B41" w:rsidRPr="00BE0CF5" w:rsidDel="00CC1A9E">
          <w:rPr>
            <w:lang w:val="en-GB"/>
          </w:rPr>
          <w:delText>m</w:delText>
        </w:r>
        <w:r w:rsidR="00247B41" w:rsidRPr="00BE0CF5" w:rsidDel="00CC1A9E">
          <w:rPr>
            <w:vertAlign w:val="superscript"/>
            <w:lang w:val="en-GB"/>
          </w:rPr>
          <w:delText>2</w:delText>
        </w:r>
        <w:r w:rsidR="00247B41" w:rsidRPr="00BE0CF5" w:rsidDel="00CC1A9E">
          <w:rPr>
            <w:lang w:val="en-GB"/>
          </w:rPr>
          <w:delText xml:space="preserve"> opening </w:delText>
        </w:r>
        <w:r w:rsidDel="00CC1A9E">
          <w:rPr>
            <w:lang w:val="en-GB"/>
          </w:rPr>
          <w:delText>diameter</w:delText>
        </w:r>
      </w:del>
      <w:del w:id="38" w:author="Николай Усов" w:date="2020-05-18T18:30:00Z">
        <w:r w:rsidR="00247B41" w:rsidRPr="00BE0CF5" w:rsidDel="009E12A2">
          <w:rPr>
            <w:lang w:val="en-GB"/>
          </w:rPr>
          <w:delText>)</w:delText>
        </w:r>
      </w:del>
      <w:del w:id="39" w:author="Николай Усов" w:date="2020-05-18T18:45:00Z">
        <w:r w:rsidR="00247B41" w:rsidRPr="00BE0CF5" w:rsidDel="006D2C51">
          <w:delText>.</w:delText>
        </w:r>
      </w:del>
      <w:ins w:id="40" w:author="Николай Усов" w:date="2020-05-19T08:53:00Z">
        <w:r w:rsidR="00742049">
          <w:t>.</w:t>
        </w:r>
      </w:ins>
      <w:ins w:id="41" w:author="Николай Усов" w:date="2020-05-18T18:45:00Z">
        <w:r w:rsidR="006D2C51">
          <w:t xml:space="preserve"> Information on sampling scheme is presented in the Table 1.</w:t>
        </w:r>
      </w:ins>
      <w:ins w:id="42" w:author="Николай Усов" w:date="2020-05-18T18:17:00Z">
        <w:r w:rsidR="00CC1A9E">
          <w:t xml:space="preserve"> </w:t>
        </w:r>
      </w:ins>
      <w:ins w:id="43" w:author="Николай Усов" w:date="2020-05-18T18:24:00Z">
        <w:r w:rsidR="00CC1A9E" w:rsidRPr="00CC1A9E">
          <w:t xml:space="preserve">The samples </w:t>
        </w:r>
        <w:r w:rsidR="00CC1A9E">
          <w:t>we</w:t>
        </w:r>
        <w:r w:rsidR="00CC1A9E" w:rsidRPr="00CC1A9E">
          <w:t>re immediately preserved with formaldehyde (final concentration 2–4%).</w:t>
        </w:r>
        <w:r w:rsidR="00CC1A9E">
          <w:t xml:space="preserve"> </w:t>
        </w:r>
        <w:r w:rsidR="00CC1A9E" w:rsidRPr="00CC1A9E">
          <w:t xml:space="preserve">The counting </w:t>
        </w:r>
        <w:r w:rsidR="00CC1A9E">
          <w:t>was</w:t>
        </w:r>
        <w:r w:rsidR="00CC1A9E" w:rsidRPr="00CC1A9E">
          <w:t xml:space="preserve"> performed in the Bogorov’s counting chamber. </w:t>
        </w:r>
      </w:ins>
      <w:ins w:id="44" w:author="Николай Усов" w:date="2020-05-18T18:26:00Z">
        <w:r w:rsidR="009700F9">
          <w:t>T</w:t>
        </w:r>
      </w:ins>
      <w:ins w:id="45" w:author="Николай Усов" w:date="2020-05-18T18:25:00Z">
        <w:r w:rsidR="00CC1A9E" w:rsidRPr="00CC1A9E">
          <w:t xml:space="preserve">he samples </w:t>
        </w:r>
      </w:ins>
      <w:ins w:id="46" w:author="Николай Усов" w:date="2020-05-18T18:26:00Z">
        <w:r w:rsidR="009700F9">
          <w:t>we</w:t>
        </w:r>
      </w:ins>
      <w:ins w:id="47" w:author="Николай Усов" w:date="2020-05-18T18:25:00Z">
        <w:r w:rsidR="00CC1A9E" w:rsidRPr="00CC1A9E">
          <w:t xml:space="preserve">re concentrated to 100-mL or 200-mL volume according to the organisms' concentration assessed visually, and three 1-mL aliquots </w:t>
        </w:r>
      </w:ins>
      <w:ins w:id="48" w:author="Николай Усов" w:date="2020-05-18T18:47:00Z">
        <w:r w:rsidR="006D2C51">
          <w:t>we</w:t>
        </w:r>
      </w:ins>
      <w:ins w:id="49" w:author="Николай Усов" w:date="2020-05-18T18:25:00Z">
        <w:r w:rsidR="00CC1A9E" w:rsidRPr="00CC1A9E">
          <w:t xml:space="preserve">re taken </w:t>
        </w:r>
      </w:ins>
      <w:ins w:id="50" w:author="Николай Усов" w:date="2020-05-18T18:47:00Z">
        <w:r w:rsidR="006D2C51" w:rsidRPr="00CC1A9E">
          <w:t xml:space="preserve">from concentrated sample </w:t>
        </w:r>
      </w:ins>
      <w:ins w:id="51" w:author="Николай Усов" w:date="2020-05-18T18:25:00Z">
        <w:r w:rsidR="00CC1A9E" w:rsidRPr="00CC1A9E">
          <w:t xml:space="preserve">using a Hensen </w:t>
        </w:r>
        <w:r w:rsidR="00CC1A9E" w:rsidRPr="00CC1A9E">
          <w:lastRenderedPageBreak/>
          <w:t xml:space="preserve">stempel pipette to count the </w:t>
        </w:r>
        <w:r w:rsidR="006D2C51">
          <w:t xml:space="preserve">stages </w:t>
        </w:r>
        <w:r w:rsidR="00CC1A9E" w:rsidRPr="00CC1A9E">
          <w:t xml:space="preserve">whose numbers in an aliquot </w:t>
        </w:r>
        <w:r w:rsidR="006D2C51">
          <w:t>exceeded 10 ind.</w:t>
        </w:r>
        <w:r w:rsidR="00CC1A9E" w:rsidRPr="00CC1A9E">
          <w:t xml:space="preserve">; </w:t>
        </w:r>
      </w:ins>
      <w:ins w:id="52" w:author="Николай Усов" w:date="2020-05-18T18:48:00Z">
        <w:r w:rsidR="006D2C51">
          <w:t>rarer</w:t>
        </w:r>
      </w:ins>
      <w:ins w:id="53" w:author="Николай Усов" w:date="2020-05-18T18:27:00Z">
        <w:r w:rsidR="009700F9">
          <w:t xml:space="preserve"> stages we</w:t>
        </w:r>
      </w:ins>
      <w:ins w:id="54" w:author="Николай Усов" w:date="2020-05-18T18:25:00Z">
        <w:r w:rsidR="00CC1A9E" w:rsidRPr="00CC1A9E">
          <w:t xml:space="preserve">re counted individually in the whole sample. The abundance </w:t>
        </w:r>
      </w:ins>
      <w:ins w:id="55" w:author="Николай Усов" w:date="2020-05-18T18:27:00Z">
        <w:r w:rsidR="009E12A2">
          <w:t>wa</w:t>
        </w:r>
      </w:ins>
      <w:ins w:id="56" w:author="Николай Усов" w:date="2020-05-18T18:25:00Z">
        <w:r w:rsidR="00CC1A9E" w:rsidRPr="00CC1A9E">
          <w:t>s expressed as a number of individuals per one cubic meter (ind. m</w:t>
        </w:r>
        <w:r w:rsidR="00CC1A9E" w:rsidRPr="009700F9">
          <w:rPr>
            <w:vertAlign w:val="superscript"/>
            <w:rPrChange w:id="57" w:author="Николай Усов" w:date="2020-05-18T18:27:00Z">
              <w:rPr/>
            </w:rPrChange>
          </w:rPr>
          <w:t>-3</w:t>
        </w:r>
        <w:r w:rsidR="00CC1A9E" w:rsidRPr="00CC1A9E">
          <w:t>).</w:t>
        </w:r>
      </w:ins>
      <w:del w:id="58" w:author="Николай Усов" w:date="2020-05-18T18:21:00Z">
        <w:r w:rsidR="00247B41" w:rsidRPr="00BE0CF5" w:rsidDel="00CC1A9E">
          <w:delText xml:space="preserve"> </w:delText>
        </w:r>
      </w:del>
      <w:moveFromRangeStart w:id="59" w:author="Николай Усов" w:date="2020-05-18T18:23:00Z" w:name="move40718611"/>
      <w:moveFrom w:id="60" w:author="Николай Усов" w:date="2020-05-18T18:23:00Z">
        <w:r w:rsidR="00247B41" w:rsidRPr="00BE0CF5" w:rsidDel="00CC1A9E">
          <w:t>The sampling and zooplankton counting were performed by standard methods (</w:t>
        </w:r>
        <w:commentRangeStart w:id="61"/>
        <w:r w:rsidR="00247B41" w:rsidRPr="00BE0CF5" w:rsidDel="00CC1A9E">
          <w:t>Zhadin 1960; Tsyban at al. 1981</w:t>
        </w:r>
        <w:commentRangeEnd w:id="61"/>
        <w:r w:rsidDel="00CC1A9E">
          <w:rPr>
            <w:rStyle w:val="a8"/>
          </w:rPr>
          <w:commentReference w:id="61"/>
        </w:r>
        <w:r w:rsidR="00247B41" w:rsidRPr="00BE0CF5" w:rsidDel="00CC1A9E">
          <w:t xml:space="preserve">; Harris et al. 2000). </w:t>
        </w:r>
      </w:moveFrom>
      <w:moveFromRangeEnd w:id="59"/>
    </w:p>
    <w:p w14:paraId="5BAC523A" w14:textId="1C35F923" w:rsidR="009E12A2" w:rsidRDefault="009E12A2" w:rsidP="009E12A2">
      <w:pPr>
        <w:pStyle w:val="af"/>
        <w:spacing w:line="360" w:lineRule="auto"/>
        <w:ind w:firstLine="720"/>
        <w:jc w:val="both"/>
        <w:rPr>
          <w:moveTo w:id="62" w:author="Николай Усов" w:date="2020-05-18T18:32:00Z"/>
          <w:rFonts w:ascii="Times New Roman" w:hAnsi="Times New Roman" w:cs="Times New Roman"/>
          <w:iCs/>
          <w:sz w:val="24"/>
          <w:szCs w:val="24"/>
          <w:lang w:val="en-GB"/>
        </w:rPr>
      </w:pPr>
      <w:moveToRangeStart w:id="63" w:author="Николай Усов" w:date="2020-05-18T18:32:00Z" w:name="move40717981"/>
      <w:moveTo w:id="64" w:author="Николай Усов" w:date="2020-05-18T18:32:00Z">
        <w:r w:rsidRPr="00BE0CF5">
          <w:rPr>
            <w:rFonts w:ascii="Times New Roman" w:hAnsi="Times New Roman" w:cs="Times New Roman"/>
            <w:iCs/>
            <w:sz w:val="24"/>
            <w:szCs w:val="24"/>
            <w:lang w:val="en-GB"/>
          </w:rPr>
          <w:t xml:space="preserve">The diel vertical migration patterns of different developmental stages of </w:t>
        </w:r>
        <w:r w:rsidRPr="00BE0CF5">
          <w:rPr>
            <w:rFonts w:ascii="Times New Roman" w:hAnsi="Times New Roman" w:cs="Times New Roman"/>
            <w:i/>
            <w:sz w:val="24"/>
            <w:szCs w:val="24"/>
          </w:rPr>
          <w:t>C. glacialis</w:t>
        </w:r>
        <w:r w:rsidRPr="00BE0CF5">
          <w:rPr>
            <w:rFonts w:ascii="Times New Roman" w:hAnsi="Times New Roman" w:cs="Times New Roman"/>
            <w:iCs/>
            <w:sz w:val="24"/>
            <w:szCs w:val="24"/>
          </w:rPr>
          <w:t xml:space="preserve"> </w:t>
        </w:r>
        <w:r>
          <w:rPr>
            <w:rFonts w:ascii="Times New Roman" w:hAnsi="Times New Roman" w:cs="Times New Roman"/>
            <w:iCs/>
            <w:sz w:val="24"/>
            <w:szCs w:val="24"/>
            <w:lang w:val="en-GB"/>
          </w:rPr>
          <w:t xml:space="preserve">were studied </w:t>
        </w:r>
        <w:del w:id="65" w:author="Николай Усов" w:date="2020-05-18T18:32:00Z">
          <w:r w:rsidDel="009E12A2">
            <w:rPr>
              <w:rFonts w:ascii="Times New Roman" w:hAnsi="Times New Roman" w:cs="Times New Roman"/>
              <w:iCs/>
              <w:sz w:val="24"/>
              <w:szCs w:val="24"/>
              <w:lang w:val="en-GB"/>
            </w:rPr>
            <w:delText>for</w:delText>
          </w:r>
        </w:del>
      </w:moveTo>
      <w:ins w:id="66" w:author="Николай Усов" w:date="2020-05-18T18:32:00Z">
        <w:r>
          <w:rPr>
            <w:rFonts w:ascii="Times New Roman" w:hAnsi="Times New Roman" w:cs="Times New Roman"/>
            <w:iCs/>
            <w:sz w:val="24"/>
            <w:szCs w:val="24"/>
            <w:lang w:val="en-GB"/>
          </w:rPr>
          <w:t>in</w:t>
        </w:r>
      </w:ins>
      <w:moveTo w:id="67" w:author="Николай Усов" w:date="2020-05-18T18:32:00Z">
        <w:r>
          <w:rPr>
            <w:rFonts w:ascii="Times New Roman" w:hAnsi="Times New Roman" w:cs="Times New Roman"/>
            <w:iCs/>
            <w:sz w:val="24"/>
            <w:szCs w:val="24"/>
            <w:lang w:val="en-GB"/>
          </w:rPr>
          <w:t xml:space="preserve"> early summer</w:t>
        </w:r>
        <w:r w:rsidRPr="00BE0CF5">
          <w:rPr>
            <w:rFonts w:ascii="Times New Roman" w:hAnsi="Times New Roman" w:cs="Times New Roman"/>
            <w:iCs/>
            <w:sz w:val="24"/>
            <w:szCs w:val="24"/>
            <w:lang w:val="en-GB"/>
          </w:rPr>
          <w:t xml:space="preserve"> and </w:t>
        </w:r>
        <w:r>
          <w:rPr>
            <w:rFonts w:ascii="Times New Roman" w:hAnsi="Times New Roman" w:cs="Times New Roman"/>
            <w:iCs/>
            <w:sz w:val="24"/>
            <w:szCs w:val="24"/>
            <w:lang w:val="en-GB"/>
          </w:rPr>
          <w:t>autumn</w:t>
        </w:r>
        <w:r w:rsidRPr="00BE0CF5">
          <w:rPr>
            <w:rFonts w:ascii="Times New Roman" w:hAnsi="Times New Roman" w:cs="Times New Roman"/>
            <w:iCs/>
            <w:sz w:val="24"/>
            <w:szCs w:val="24"/>
            <w:lang w:val="en-GB"/>
          </w:rPr>
          <w:t xml:space="preserve"> periods </w:t>
        </w:r>
        <w:r>
          <w:rPr>
            <w:rFonts w:ascii="Times New Roman" w:hAnsi="Times New Roman" w:cs="Times New Roman"/>
            <w:iCs/>
            <w:sz w:val="24"/>
            <w:szCs w:val="24"/>
            <w:lang w:val="en-GB"/>
          </w:rPr>
          <w:t>at</w:t>
        </w:r>
        <w:r w:rsidRPr="00BE0CF5">
          <w:rPr>
            <w:rFonts w:ascii="Times New Roman" w:hAnsi="Times New Roman" w:cs="Times New Roman"/>
            <w:iCs/>
            <w:sz w:val="24"/>
            <w:szCs w:val="24"/>
            <w:lang w:val="en-GB"/>
          </w:rPr>
          <w:t xml:space="preserve"> station D-2 (</w:t>
        </w:r>
        <w:r w:rsidRPr="00A8414B">
          <w:rPr>
            <w:rFonts w:ascii="Times New Roman" w:hAnsi="Times New Roman" w:cs="Times New Roman"/>
            <w:iCs/>
            <w:sz w:val="24"/>
            <w:szCs w:val="24"/>
            <w:lang w:val="en-GB"/>
          </w:rPr>
          <w:t>Table 1</w:t>
        </w:r>
        <w:r w:rsidRPr="00BE0CF5">
          <w:rPr>
            <w:rFonts w:ascii="Times New Roman" w:hAnsi="Times New Roman" w:cs="Times New Roman"/>
            <w:iCs/>
            <w:sz w:val="24"/>
            <w:szCs w:val="24"/>
            <w:lang w:val="en-GB"/>
          </w:rPr>
          <w:t>). The diel dynamics of the vertical distribution was analyzed. The</w:t>
        </w:r>
        <w:r>
          <w:rPr>
            <w:rFonts w:ascii="Times New Roman" w:hAnsi="Times New Roman" w:cs="Times New Roman"/>
            <w:iCs/>
            <w:sz w:val="24"/>
            <w:szCs w:val="24"/>
            <w:lang w:val="en-GB"/>
          </w:rPr>
          <w:t xml:space="preserve"> migrations have been registered if the difference in copepod abundance exceeded 30% between the neighbouring</w:t>
        </w:r>
        <w:r w:rsidRPr="00BE0CF5">
          <w:rPr>
            <w:rFonts w:ascii="Times New Roman" w:hAnsi="Times New Roman" w:cs="Times New Roman"/>
            <w:iCs/>
            <w:sz w:val="24"/>
            <w:szCs w:val="24"/>
            <w:lang w:val="en-GB"/>
          </w:rPr>
          <w:t xml:space="preserve"> </w:t>
        </w:r>
        <w:r>
          <w:rPr>
            <w:rFonts w:ascii="Times New Roman" w:hAnsi="Times New Roman" w:cs="Times New Roman"/>
            <w:iCs/>
            <w:sz w:val="24"/>
            <w:szCs w:val="24"/>
            <w:lang w:val="en-GB"/>
          </w:rPr>
          <w:t>water</w:t>
        </w:r>
        <w:r w:rsidRPr="00BE0CF5">
          <w:rPr>
            <w:rFonts w:ascii="Times New Roman" w:hAnsi="Times New Roman" w:cs="Times New Roman"/>
            <w:iCs/>
            <w:sz w:val="24"/>
            <w:szCs w:val="24"/>
            <w:lang w:val="en-GB"/>
          </w:rPr>
          <w:t xml:space="preserve"> layers </w:t>
        </w:r>
        <w:r>
          <w:rPr>
            <w:rFonts w:ascii="Times New Roman" w:hAnsi="Times New Roman" w:cs="Times New Roman"/>
            <w:iCs/>
            <w:sz w:val="24"/>
            <w:szCs w:val="24"/>
            <w:lang w:val="en-GB"/>
          </w:rPr>
          <w:t>when comparing two subsequent samplings</w:t>
        </w:r>
        <w:r w:rsidRPr="00BE0CF5">
          <w:rPr>
            <w:rFonts w:ascii="Times New Roman" w:hAnsi="Times New Roman" w:cs="Times New Roman"/>
            <w:iCs/>
            <w:sz w:val="24"/>
            <w:szCs w:val="24"/>
            <w:lang w:val="en-GB"/>
          </w:rPr>
          <w:t>.</w:t>
        </w:r>
      </w:moveTo>
    </w:p>
    <w:p w14:paraId="280C944B" w14:textId="77777777" w:rsidR="002A2470" w:rsidRDefault="002A2470">
      <w:pPr>
        <w:pStyle w:val="af"/>
        <w:spacing w:line="360" w:lineRule="auto"/>
        <w:jc w:val="both"/>
        <w:rPr>
          <w:ins w:id="68" w:author="Николай Усов" w:date="2020-05-18T19:01:00Z"/>
          <w:rFonts w:ascii="Times New Roman" w:hAnsi="Times New Roman" w:cs="Times New Roman"/>
          <w:iCs/>
          <w:sz w:val="24"/>
          <w:szCs w:val="24"/>
          <w:highlight w:val="yellow"/>
        </w:rPr>
        <w:pPrChange w:id="69" w:author="Николай Усов" w:date="2020-05-18T19:01:00Z">
          <w:pPr>
            <w:pStyle w:val="af"/>
            <w:spacing w:line="360" w:lineRule="auto"/>
            <w:ind w:firstLine="720"/>
            <w:jc w:val="both"/>
          </w:pPr>
        </w:pPrChange>
      </w:pPr>
    </w:p>
    <w:p w14:paraId="3333CC4A" w14:textId="0BB2EF01" w:rsidR="002A2470" w:rsidRDefault="002A2470">
      <w:pPr>
        <w:pStyle w:val="af"/>
        <w:spacing w:line="360" w:lineRule="auto"/>
        <w:jc w:val="both"/>
        <w:rPr>
          <w:ins w:id="70" w:author="Николай Усов" w:date="2020-05-18T19:02:00Z"/>
          <w:rFonts w:ascii="Times New Roman" w:hAnsi="Times New Roman" w:cs="Times New Roman"/>
          <w:iCs/>
          <w:sz w:val="24"/>
          <w:szCs w:val="24"/>
          <w:highlight w:val="yellow"/>
        </w:rPr>
        <w:pPrChange w:id="71" w:author="Николай Усов" w:date="2020-05-18T19:01:00Z">
          <w:pPr>
            <w:pStyle w:val="af"/>
            <w:spacing w:line="360" w:lineRule="auto"/>
            <w:ind w:firstLine="720"/>
            <w:jc w:val="both"/>
          </w:pPr>
        </w:pPrChange>
      </w:pPr>
      <w:ins w:id="72" w:author="Николай Усов" w:date="2020-05-18T19:02:00Z">
        <w:r>
          <w:rPr>
            <w:rFonts w:ascii="Times New Roman" w:hAnsi="Times New Roman" w:cs="Times New Roman"/>
            <w:iCs/>
            <w:noProof/>
            <w:sz w:val="24"/>
            <w:szCs w:val="24"/>
            <w:highlight w:val="yellow"/>
            <w:lang w:val="ru-RU"/>
          </w:rPr>
          <w:drawing>
            <wp:inline distT="0" distB="0" distL="0" distR="0" wp14:anchorId="1D662DA5" wp14:editId="30754F08">
              <wp:extent cx="5380892" cy="4780813"/>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656" cy="4787711"/>
                      </a:xfrm>
                      <a:prstGeom prst="rect">
                        <a:avLst/>
                      </a:prstGeom>
                      <a:noFill/>
                    </pic:spPr>
                  </pic:pic>
                </a:graphicData>
              </a:graphic>
            </wp:inline>
          </w:drawing>
        </w:r>
      </w:ins>
    </w:p>
    <w:p w14:paraId="6A87BF1F" w14:textId="07E6882A" w:rsidR="002A2470" w:rsidRPr="002A2470" w:rsidRDefault="002A2470">
      <w:pPr>
        <w:pStyle w:val="af"/>
        <w:spacing w:line="360" w:lineRule="auto"/>
        <w:jc w:val="both"/>
        <w:rPr>
          <w:ins w:id="73" w:author="Николай Усов" w:date="2020-05-18T19:01:00Z"/>
          <w:rFonts w:ascii="Times New Roman" w:hAnsi="Times New Roman" w:cs="Times New Roman"/>
          <w:iCs/>
          <w:sz w:val="24"/>
          <w:szCs w:val="24"/>
          <w:highlight w:val="yellow"/>
          <w:lang w:val="ru-RU"/>
          <w:rPrChange w:id="74" w:author="Николай Усов" w:date="2020-05-18T19:03:00Z">
            <w:rPr>
              <w:ins w:id="75" w:author="Николай Усов" w:date="2020-05-18T19:01:00Z"/>
              <w:rFonts w:ascii="Times New Roman" w:hAnsi="Times New Roman" w:cs="Times New Roman"/>
              <w:iCs/>
              <w:sz w:val="24"/>
              <w:szCs w:val="24"/>
              <w:highlight w:val="yellow"/>
            </w:rPr>
          </w:rPrChange>
        </w:rPr>
        <w:pPrChange w:id="76" w:author="Николай Усов" w:date="2020-05-18T19:01:00Z">
          <w:pPr>
            <w:pStyle w:val="af"/>
            <w:spacing w:line="360" w:lineRule="auto"/>
            <w:ind w:firstLine="720"/>
            <w:jc w:val="both"/>
          </w:pPr>
        </w:pPrChange>
      </w:pPr>
      <w:ins w:id="77" w:author="Николай Усов" w:date="2020-05-18T19:02:00Z">
        <w:r>
          <w:rPr>
            <w:rFonts w:ascii="Times New Roman" w:hAnsi="Times New Roman" w:cs="Times New Roman"/>
            <w:iCs/>
            <w:sz w:val="24"/>
            <w:szCs w:val="24"/>
            <w:highlight w:val="yellow"/>
          </w:rPr>
          <w:t>Fig</w:t>
        </w:r>
        <w:r w:rsidRPr="00742049">
          <w:rPr>
            <w:rFonts w:ascii="Times New Roman" w:hAnsi="Times New Roman" w:cs="Times New Roman"/>
            <w:iCs/>
            <w:sz w:val="24"/>
            <w:szCs w:val="24"/>
            <w:highlight w:val="yellow"/>
            <w:lang w:val="ru-RU"/>
            <w:rPrChange w:id="78" w:author="Николай Усов" w:date="2020-05-19T08:49:00Z">
              <w:rPr>
                <w:rFonts w:ascii="Times New Roman" w:hAnsi="Times New Roman" w:cs="Times New Roman"/>
                <w:iCs/>
                <w:sz w:val="24"/>
                <w:szCs w:val="24"/>
                <w:highlight w:val="yellow"/>
              </w:rPr>
            </w:rPrChange>
          </w:rPr>
          <w:t xml:space="preserve">. 1. </w:t>
        </w:r>
        <w:r>
          <w:rPr>
            <w:rFonts w:ascii="Times New Roman" w:hAnsi="Times New Roman" w:cs="Times New Roman"/>
            <w:iCs/>
            <w:sz w:val="24"/>
            <w:szCs w:val="24"/>
            <w:highlight w:val="yellow"/>
          </w:rPr>
          <w:t>Study</w:t>
        </w:r>
        <w:r w:rsidRPr="002A2470">
          <w:rPr>
            <w:rFonts w:ascii="Times New Roman" w:hAnsi="Times New Roman" w:cs="Times New Roman"/>
            <w:iCs/>
            <w:sz w:val="24"/>
            <w:szCs w:val="24"/>
            <w:highlight w:val="yellow"/>
            <w:lang w:val="ru-RU"/>
            <w:rPrChange w:id="79" w:author="Николай Усов" w:date="2020-05-18T19:03:00Z">
              <w:rPr>
                <w:rFonts w:ascii="Times New Roman" w:hAnsi="Times New Roman" w:cs="Times New Roman"/>
                <w:iCs/>
                <w:sz w:val="24"/>
                <w:szCs w:val="24"/>
                <w:highlight w:val="yellow"/>
              </w:rPr>
            </w:rPrChange>
          </w:rPr>
          <w:t xml:space="preserve"> </w:t>
        </w:r>
        <w:r>
          <w:rPr>
            <w:rFonts w:ascii="Times New Roman" w:hAnsi="Times New Roman" w:cs="Times New Roman"/>
            <w:iCs/>
            <w:sz w:val="24"/>
            <w:szCs w:val="24"/>
            <w:highlight w:val="yellow"/>
          </w:rPr>
          <w:t>region</w:t>
        </w:r>
        <w:r w:rsidRPr="002A2470">
          <w:rPr>
            <w:rFonts w:ascii="Times New Roman" w:hAnsi="Times New Roman" w:cs="Times New Roman"/>
            <w:iCs/>
            <w:sz w:val="24"/>
            <w:szCs w:val="24"/>
            <w:highlight w:val="yellow"/>
            <w:lang w:val="ru-RU"/>
            <w:rPrChange w:id="80" w:author="Николай Усов" w:date="2020-05-18T19:03:00Z">
              <w:rPr>
                <w:rFonts w:ascii="Times New Roman" w:hAnsi="Times New Roman" w:cs="Times New Roman"/>
                <w:iCs/>
                <w:sz w:val="24"/>
                <w:szCs w:val="24"/>
                <w:highlight w:val="yellow"/>
              </w:rPr>
            </w:rPrChange>
          </w:rPr>
          <w:t>.</w:t>
        </w:r>
        <w:r w:rsidRPr="002A2470">
          <w:rPr>
            <w:rFonts w:ascii="Times New Roman" w:hAnsi="Times New Roman" w:cs="Times New Roman"/>
            <w:iCs/>
            <w:color w:val="FF0000"/>
            <w:sz w:val="24"/>
            <w:szCs w:val="24"/>
            <w:highlight w:val="yellow"/>
            <w:lang w:val="ru-RU"/>
            <w:rPrChange w:id="81" w:author="Николай Усов" w:date="2020-05-18T19:03:00Z">
              <w:rPr>
                <w:rFonts w:ascii="Times New Roman" w:hAnsi="Times New Roman" w:cs="Times New Roman"/>
                <w:iCs/>
                <w:sz w:val="24"/>
                <w:szCs w:val="24"/>
                <w:highlight w:val="yellow"/>
              </w:rPr>
            </w:rPrChange>
          </w:rPr>
          <w:t xml:space="preserve"> – </w:t>
        </w:r>
        <w:r w:rsidRPr="002A2470">
          <w:rPr>
            <w:rFonts w:ascii="Times New Roman" w:hAnsi="Times New Roman" w:cs="Times New Roman"/>
            <w:iCs/>
            <w:color w:val="FF0000"/>
            <w:sz w:val="24"/>
            <w:szCs w:val="24"/>
            <w:highlight w:val="yellow"/>
            <w:lang w:val="ru-RU"/>
            <w:rPrChange w:id="82" w:author="Николай Усов" w:date="2020-05-18T19:03:00Z">
              <w:rPr>
                <w:rFonts w:ascii="Times New Roman" w:hAnsi="Times New Roman" w:cs="Times New Roman"/>
                <w:iCs/>
                <w:sz w:val="24"/>
                <w:szCs w:val="24"/>
                <w:highlight w:val="yellow"/>
                <w:lang w:val="ru-RU"/>
              </w:rPr>
            </w:rPrChange>
          </w:rPr>
          <w:t>(добавить Д-2 и перевести названия</w:t>
        </w:r>
      </w:ins>
      <w:ins w:id="83" w:author="Николай Усов" w:date="2020-05-18T19:03:00Z">
        <w:r w:rsidRPr="002A2470">
          <w:rPr>
            <w:rFonts w:ascii="Times New Roman" w:hAnsi="Times New Roman" w:cs="Times New Roman"/>
            <w:iCs/>
            <w:color w:val="FF0000"/>
            <w:sz w:val="24"/>
            <w:szCs w:val="24"/>
            <w:highlight w:val="yellow"/>
            <w:lang w:val="ru-RU"/>
            <w:rPrChange w:id="84" w:author="Николай Усов" w:date="2020-05-18T19:03:00Z">
              <w:rPr>
                <w:rFonts w:ascii="Times New Roman" w:hAnsi="Times New Roman" w:cs="Times New Roman"/>
                <w:iCs/>
                <w:sz w:val="24"/>
                <w:szCs w:val="24"/>
                <w:highlight w:val="yellow"/>
                <w:lang w:val="ru-RU"/>
              </w:rPr>
            </w:rPrChange>
          </w:rPr>
          <w:t>)</w:t>
        </w:r>
      </w:ins>
    </w:p>
    <w:p w14:paraId="7CDB6E28" w14:textId="173A50A0" w:rsidR="009E12A2" w:rsidRPr="002A2470" w:rsidDel="009E12A2" w:rsidRDefault="009E12A2">
      <w:pPr>
        <w:pStyle w:val="af"/>
        <w:spacing w:line="360" w:lineRule="auto"/>
        <w:jc w:val="both"/>
        <w:rPr>
          <w:del w:id="85" w:author="Николай Усов" w:date="2020-05-18T18:33:00Z"/>
          <w:moveTo w:id="86" w:author="Николай Усов" w:date="2020-05-18T18:32:00Z"/>
          <w:rFonts w:ascii="Times New Roman" w:hAnsi="Times New Roman" w:cs="Times New Roman"/>
          <w:iCs/>
          <w:sz w:val="24"/>
          <w:szCs w:val="24"/>
          <w:lang w:val="ru-RU"/>
        </w:rPr>
        <w:pPrChange w:id="87" w:author="Николай Усов" w:date="2020-05-18T19:01:00Z">
          <w:pPr>
            <w:pStyle w:val="af"/>
            <w:spacing w:line="360" w:lineRule="auto"/>
            <w:ind w:firstLine="720"/>
            <w:jc w:val="both"/>
          </w:pPr>
        </w:pPrChange>
      </w:pPr>
      <w:moveTo w:id="88" w:author="Николай Усов" w:date="2020-05-18T18:32:00Z">
        <w:del w:id="89" w:author="Николай Усов" w:date="2020-05-18T18:33:00Z">
          <w:r w:rsidRPr="00BE34BD" w:rsidDel="009E12A2">
            <w:rPr>
              <w:rFonts w:ascii="Times New Roman" w:hAnsi="Times New Roman" w:cs="Times New Roman"/>
              <w:iCs/>
              <w:sz w:val="24"/>
              <w:szCs w:val="24"/>
              <w:highlight w:val="yellow"/>
            </w:rPr>
            <w:delText>D</w:delText>
          </w:r>
          <w:r w:rsidRPr="002A2470" w:rsidDel="009E12A2">
            <w:rPr>
              <w:iCs/>
              <w:highlight w:val="yellow"/>
              <w:lang w:val="ru-RU"/>
              <w:rPrChange w:id="90" w:author="Николай Усов" w:date="2020-05-18T19:03:00Z">
                <w:rPr>
                  <w:iCs/>
                  <w:highlight w:val="yellow"/>
                </w:rPr>
              </w:rPrChange>
            </w:rPr>
            <w:delText xml:space="preserve">-3 </w:delText>
          </w:r>
          <w:r w:rsidRPr="00BE34BD" w:rsidDel="009E12A2">
            <w:rPr>
              <w:rFonts w:ascii="Times New Roman" w:hAnsi="Times New Roman" w:cs="Times New Roman"/>
              <w:iCs/>
              <w:sz w:val="24"/>
              <w:szCs w:val="24"/>
              <w:highlight w:val="yellow"/>
              <w:lang w:val="ru-RU"/>
            </w:rPr>
            <w:delText>описание</w:delText>
          </w:r>
          <w:r w:rsidRPr="002A2470" w:rsidDel="009E12A2">
            <w:rPr>
              <w:iCs/>
              <w:highlight w:val="yellow"/>
              <w:lang w:val="ru-RU"/>
            </w:rPr>
            <w:delText xml:space="preserve"> </w:delText>
          </w:r>
          <w:r w:rsidRPr="00BE34BD" w:rsidDel="009E12A2">
            <w:rPr>
              <w:rFonts w:ascii="Times New Roman" w:hAnsi="Times New Roman" w:cs="Times New Roman"/>
              <w:iCs/>
              <w:sz w:val="24"/>
              <w:szCs w:val="24"/>
              <w:highlight w:val="yellow"/>
              <w:lang w:val="ru-RU"/>
            </w:rPr>
            <w:delText>координаты</w:delText>
          </w:r>
        </w:del>
      </w:moveTo>
    </w:p>
    <w:moveToRangeEnd w:id="63"/>
    <w:p w14:paraId="1A5C759B" w14:textId="5F7E208A" w:rsidR="00494487" w:rsidRPr="002A2470" w:rsidDel="006D2C51" w:rsidRDefault="00247B41">
      <w:pPr>
        <w:spacing w:line="360" w:lineRule="auto"/>
        <w:jc w:val="both"/>
        <w:rPr>
          <w:del w:id="91" w:author="Николай Усов" w:date="2020-05-18T18:48:00Z"/>
          <w:lang w:val="ru-RU"/>
          <w:rPrChange w:id="92" w:author="Николай Усов" w:date="2020-05-18T19:03:00Z">
            <w:rPr>
              <w:del w:id="93" w:author="Николай Усов" w:date="2020-05-18T18:48:00Z"/>
              <w:lang w:val="en-GB"/>
            </w:rPr>
          </w:rPrChange>
        </w:rPr>
        <w:pPrChange w:id="94" w:author="Николай Усов" w:date="2020-05-18T19:01:00Z">
          <w:pPr>
            <w:spacing w:line="360" w:lineRule="auto"/>
            <w:ind w:firstLine="720"/>
            <w:jc w:val="both"/>
          </w:pPr>
        </w:pPrChange>
      </w:pPr>
      <w:commentRangeStart w:id="95"/>
      <w:del w:id="96" w:author="Николай Усов" w:date="2020-05-18T18:09:00Z">
        <w:r w:rsidRPr="00BE0CF5" w:rsidDel="00D921BA">
          <w:delText>Water</w:delText>
        </w:r>
        <w:r w:rsidRPr="002A2470" w:rsidDel="00D921BA">
          <w:rPr>
            <w:lang w:val="ru-RU"/>
            <w:rPrChange w:id="97" w:author="Николай Усов" w:date="2020-05-18T19:03:00Z">
              <w:rPr/>
            </w:rPrChange>
          </w:rPr>
          <w:delText xml:space="preserve"> </w:delText>
        </w:r>
        <w:r w:rsidRPr="00BE0CF5" w:rsidDel="00D921BA">
          <w:delText>temperature</w:delText>
        </w:r>
        <w:r w:rsidRPr="002A2470" w:rsidDel="00D921BA">
          <w:rPr>
            <w:lang w:val="ru-RU"/>
            <w:rPrChange w:id="98" w:author="Николай Усов" w:date="2020-05-18T19:03:00Z">
              <w:rPr/>
            </w:rPrChange>
          </w:rPr>
          <w:delText xml:space="preserve"> </w:delText>
        </w:r>
        <w:r w:rsidRPr="00BE0CF5" w:rsidDel="00D921BA">
          <w:delText>and</w:delText>
        </w:r>
        <w:r w:rsidRPr="002A2470" w:rsidDel="00D921BA">
          <w:rPr>
            <w:lang w:val="ru-RU"/>
            <w:rPrChange w:id="99" w:author="Николай Усов" w:date="2020-05-18T19:03:00Z">
              <w:rPr/>
            </w:rPrChange>
          </w:rPr>
          <w:delText xml:space="preserve"> </w:delText>
        </w:r>
        <w:r w:rsidRPr="00BE0CF5" w:rsidDel="00D921BA">
          <w:delText>salinity</w:delText>
        </w:r>
        <w:r w:rsidRPr="002A2470" w:rsidDel="00D921BA">
          <w:rPr>
            <w:lang w:val="ru-RU"/>
            <w:rPrChange w:id="100" w:author="Николай Усов" w:date="2020-05-18T19:03:00Z">
              <w:rPr/>
            </w:rPrChange>
          </w:rPr>
          <w:delText xml:space="preserve"> </w:delText>
        </w:r>
        <w:r w:rsidRPr="00BE0CF5" w:rsidDel="00D921BA">
          <w:delText>were</w:delText>
        </w:r>
        <w:r w:rsidRPr="002A2470" w:rsidDel="00D921BA">
          <w:rPr>
            <w:lang w:val="ru-RU"/>
            <w:rPrChange w:id="101" w:author="Николай Усов" w:date="2020-05-18T19:03:00Z">
              <w:rPr/>
            </w:rPrChange>
          </w:rPr>
          <w:delText xml:space="preserve"> </w:delText>
        </w:r>
        <w:r w:rsidRPr="00BE0CF5" w:rsidDel="00D921BA">
          <w:delText>measured</w:delText>
        </w:r>
        <w:r w:rsidRPr="002A2470" w:rsidDel="00D921BA">
          <w:rPr>
            <w:lang w:val="ru-RU"/>
            <w:rPrChange w:id="102" w:author="Николай Усов" w:date="2020-05-18T19:03:00Z">
              <w:rPr/>
            </w:rPrChange>
          </w:rPr>
          <w:delText xml:space="preserve"> </w:delText>
        </w:r>
        <w:r w:rsidRPr="00BE0CF5" w:rsidDel="00D921BA">
          <w:delText>accordingly</w:delText>
        </w:r>
        <w:r w:rsidRPr="002A2470" w:rsidDel="00D921BA">
          <w:rPr>
            <w:lang w:val="ru-RU"/>
            <w:rPrChange w:id="103" w:author="Николай Усов" w:date="2020-05-18T19:03:00Z">
              <w:rPr/>
            </w:rPrChange>
          </w:rPr>
          <w:delText xml:space="preserve"> </w:delText>
        </w:r>
        <w:r w:rsidRPr="00BE0CF5" w:rsidDel="00D921BA">
          <w:delText>to</w:delText>
        </w:r>
        <w:r w:rsidRPr="002A2470" w:rsidDel="00D921BA">
          <w:rPr>
            <w:lang w:val="ru-RU"/>
            <w:rPrChange w:id="104" w:author="Николай Усов" w:date="2020-05-18T19:03:00Z">
              <w:rPr/>
            </w:rPrChange>
          </w:rPr>
          <w:delText xml:space="preserve"> </w:delText>
        </w:r>
        <w:r w:rsidRPr="00BE0CF5" w:rsidDel="00D921BA">
          <w:delText>the</w:delText>
        </w:r>
        <w:r w:rsidRPr="002A2470" w:rsidDel="00D921BA">
          <w:rPr>
            <w:lang w:val="ru-RU"/>
            <w:rPrChange w:id="105" w:author="Николай Усов" w:date="2020-05-18T19:03:00Z">
              <w:rPr/>
            </w:rPrChange>
          </w:rPr>
          <w:delText xml:space="preserve"> </w:delText>
        </w:r>
        <w:r w:rsidRPr="00BE0CF5" w:rsidDel="00D921BA">
          <w:delText>plankton</w:delText>
        </w:r>
        <w:r w:rsidRPr="002A2470" w:rsidDel="00D921BA">
          <w:rPr>
            <w:lang w:val="ru-RU"/>
            <w:rPrChange w:id="106" w:author="Николай Усов" w:date="2020-05-18T19:03:00Z">
              <w:rPr/>
            </w:rPrChange>
          </w:rPr>
          <w:delText xml:space="preserve"> </w:delText>
        </w:r>
        <w:r w:rsidRPr="00BE0CF5" w:rsidDel="00D921BA">
          <w:delText>sampling</w:delText>
        </w:r>
        <w:r w:rsidRPr="002A2470" w:rsidDel="00D921BA">
          <w:rPr>
            <w:lang w:val="ru-RU"/>
            <w:rPrChange w:id="107" w:author="Николай Усов" w:date="2020-05-18T19:03:00Z">
              <w:rPr/>
            </w:rPrChange>
          </w:rPr>
          <w:delText xml:space="preserve"> </w:delText>
        </w:r>
        <w:r w:rsidRPr="00BE0CF5" w:rsidDel="00D921BA">
          <w:delText>at</w:delText>
        </w:r>
        <w:r w:rsidRPr="002A2470" w:rsidDel="00D921BA">
          <w:rPr>
            <w:lang w:val="ru-RU"/>
            <w:rPrChange w:id="108" w:author="Николай Усов" w:date="2020-05-18T19:03:00Z">
              <w:rPr/>
            </w:rPrChange>
          </w:rPr>
          <w:delText xml:space="preserve"> </w:delText>
        </w:r>
        <w:r w:rsidR="004C5218" w:rsidDel="00D921BA">
          <w:delText>the</w:delText>
        </w:r>
        <w:r w:rsidR="004C5218" w:rsidRPr="002A2470" w:rsidDel="00D921BA">
          <w:rPr>
            <w:lang w:val="ru-RU"/>
            <w:rPrChange w:id="109" w:author="Николай Усов" w:date="2020-05-18T19:03:00Z">
              <w:rPr/>
            </w:rPrChange>
          </w:rPr>
          <w:delText xml:space="preserve"> </w:delText>
        </w:r>
        <w:r w:rsidR="004C5218" w:rsidDel="00D921BA">
          <w:delText>standard</w:delText>
        </w:r>
        <w:r w:rsidR="004C5218" w:rsidRPr="002A2470" w:rsidDel="00D921BA">
          <w:rPr>
            <w:lang w:val="ru-RU"/>
            <w:rPrChange w:id="110" w:author="Николай Усов" w:date="2020-05-18T19:03:00Z">
              <w:rPr/>
            </w:rPrChange>
          </w:rPr>
          <w:delText xml:space="preserve"> </w:delText>
        </w:r>
        <w:r w:rsidR="004C5218" w:rsidDel="00D921BA">
          <w:delText>depths</w:delText>
        </w:r>
        <w:r w:rsidR="004C5218" w:rsidRPr="002A2470" w:rsidDel="00D921BA">
          <w:rPr>
            <w:lang w:val="ru-RU"/>
            <w:rPrChange w:id="111" w:author="Николай Усов" w:date="2020-05-18T19:03:00Z">
              <w:rPr/>
            </w:rPrChange>
          </w:rPr>
          <w:delText xml:space="preserve"> </w:delText>
        </w:r>
        <w:r w:rsidRPr="002A2470" w:rsidDel="00D921BA">
          <w:rPr>
            <w:lang w:val="ru-RU"/>
            <w:rPrChange w:id="112" w:author="Николай Усов" w:date="2020-05-18T19:03:00Z">
              <w:rPr/>
            </w:rPrChange>
          </w:rPr>
          <w:delText>0, 5, 10, 15, 25, 50</w:delText>
        </w:r>
        <w:r w:rsidR="00494487" w:rsidRPr="002A2470" w:rsidDel="00D921BA">
          <w:rPr>
            <w:lang w:val="ru-RU"/>
            <w:rPrChange w:id="113" w:author="Николай Усов" w:date="2020-05-18T19:03:00Z">
              <w:rPr/>
            </w:rPrChange>
          </w:rPr>
          <w:delText>,</w:delText>
        </w:r>
        <w:r w:rsidRPr="002A2470" w:rsidDel="00D921BA">
          <w:rPr>
            <w:lang w:val="ru-RU"/>
            <w:rPrChange w:id="114" w:author="Николай Усов" w:date="2020-05-18T19:03:00Z">
              <w:rPr/>
            </w:rPrChange>
          </w:rPr>
          <w:delText xml:space="preserve"> </w:delText>
        </w:r>
        <w:r w:rsidR="005B13F6" w:rsidRPr="002A2470" w:rsidDel="00D921BA">
          <w:rPr>
            <w:lang w:val="ru-RU"/>
            <w:rPrChange w:id="115" w:author="Николай Усов" w:date="2020-05-18T19:03:00Z">
              <w:rPr/>
            </w:rPrChange>
          </w:rPr>
          <w:delText xml:space="preserve">100, 150, </w:delText>
        </w:r>
        <w:r w:rsidR="005B13F6" w:rsidDel="00D921BA">
          <w:delText>and</w:delText>
        </w:r>
        <w:r w:rsidR="005B13F6" w:rsidRPr="002A2470" w:rsidDel="00D921BA">
          <w:rPr>
            <w:lang w:val="ru-RU"/>
            <w:rPrChange w:id="116" w:author="Николай Усов" w:date="2020-05-18T19:03:00Z">
              <w:rPr/>
            </w:rPrChange>
          </w:rPr>
          <w:delText xml:space="preserve"> 200 </w:delText>
        </w:r>
        <w:r w:rsidR="005B13F6" w:rsidDel="00D921BA">
          <w:delText>m</w:delText>
        </w:r>
        <w:r w:rsidR="005B13F6" w:rsidRPr="002A2470" w:rsidDel="00D921BA">
          <w:rPr>
            <w:lang w:val="ru-RU"/>
            <w:rPrChange w:id="117" w:author="Николай Усов" w:date="2020-05-18T19:03:00Z">
              <w:rPr/>
            </w:rPrChange>
          </w:rPr>
          <w:delText xml:space="preserve"> </w:delText>
        </w:r>
        <w:r w:rsidR="00494487" w:rsidDel="00D921BA">
          <w:delText>from</w:delText>
        </w:r>
        <w:r w:rsidR="00494487" w:rsidRPr="002A2470" w:rsidDel="00D921BA">
          <w:rPr>
            <w:lang w:val="ru-RU"/>
            <w:rPrChange w:id="118" w:author="Николай Усов" w:date="2020-05-18T19:03:00Z">
              <w:rPr/>
            </w:rPrChange>
          </w:rPr>
          <w:delText xml:space="preserve"> </w:delText>
        </w:r>
        <w:r w:rsidR="00494487" w:rsidRPr="005B13F6" w:rsidDel="00D921BA">
          <w:rPr>
            <w:b/>
            <w:highlight w:val="yellow"/>
          </w:rPr>
          <w:delText>Year</w:delText>
        </w:r>
        <w:r w:rsidR="00494487" w:rsidRPr="002A2470" w:rsidDel="00D921BA">
          <w:rPr>
            <w:b/>
            <w:highlight w:val="yellow"/>
            <w:lang w:val="ru-RU"/>
            <w:rPrChange w:id="119" w:author="Николай Усов" w:date="2020-05-18T19:03:00Z">
              <w:rPr>
                <w:b/>
                <w:highlight w:val="yellow"/>
              </w:rPr>
            </w:rPrChange>
          </w:rPr>
          <w:delText xml:space="preserve"> </w:delText>
        </w:r>
        <w:r w:rsidR="00494487" w:rsidRPr="005B13F6" w:rsidDel="00D921BA">
          <w:rPr>
            <w:b/>
            <w:highlight w:val="yellow"/>
          </w:rPr>
          <w:delText>to</w:delText>
        </w:r>
        <w:r w:rsidR="00494487" w:rsidRPr="002A2470" w:rsidDel="00D921BA">
          <w:rPr>
            <w:b/>
            <w:highlight w:val="yellow"/>
            <w:lang w:val="ru-RU"/>
            <w:rPrChange w:id="120" w:author="Николай Усов" w:date="2020-05-18T19:03:00Z">
              <w:rPr>
                <w:b/>
                <w:highlight w:val="yellow"/>
              </w:rPr>
            </w:rPrChange>
          </w:rPr>
          <w:delText xml:space="preserve"> </w:delText>
        </w:r>
        <w:r w:rsidR="00494487" w:rsidRPr="005B13F6" w:rsidDel="00D921BA">
          <w:rPr>
            <w:b/>
            <w:highlight w:val="yellow"/>
          </w:rPr>
          <w:delText>Year</w:delText>
        </w:r>
        <w:r w:rsidR="00494487" w:rsidRPr="002A2470" w:rsidDel="00D921BA">
          <w:rPr>
            <w:b/>
            <w:lang w:val="ru-RU"/>
            <w:rPrChange w:id="121" w:author="Николай Усов" w:date="2020-05-18T19:03:00Z">
              <w:rPr>
                <w:b/>
              </w:rPr>
            </w:rPrChange>
          </w:rPr>
          <w:delText xml:space="preserve"> </w:delText>
        </w:r>
        <w:r w:rsidR="00494487" w:rsidRPr="005B13F6" w:rsidDel="00D921BA">
          <w:rPr>
            <w:b/>
            <w:highlight w:val="yellow"/>
          </w:rPr>
          <w:delText>by</w:delText>
        </w:r>
        <w:r w:rsidR="00494487" w:rsidRPr="002A2470" w:rsidDel="00D921BA">
          <w:rPr>
            <w:b/>
            <w:highlight w:val="yellow"/>
            <w:lang w:val="ru-RU"/>
            <w:rPrChange w:id="122" w:author="Николай Усов" w:date="2020-05-18T19:03:00Z">
              <w:rPr>
                <w:b/>
                <w:highlight w:val="yellow"/>
              </w:rPr>
            </w:rPrChange>
          </w:rPr>
          <w:delText xml:space="preserve"> </w:delText>
        </w:r>
        <w:r w:rsidR="00494487" w:rsidRPr="005B13F6" w:rsidDel="00D921BA">
          <w:rPr>
            <w:b/>
            <w:highlight w:val="yellow"/>
          </w:rPr>
          <w:delText>equipment</w:delText>
        </w:r>
        <w:r w:rsidR="00494487" w:rsidRPr="002A2470" w:rsidDel="00D921BA">
          <w:rPr>
            <w:lang w:val="ru-RU"/>
            <w:rPrChange w:id="123" w:author="Николай Усов" w:date="2020-05-18T19:03:00Z">
              <w:rPr/>
            </w:rPrChange>
          </w:rPr>
          <w:delText xml:space="preserve">, </w:delText>
        </w:r>
        <w:r w:rsidR="00494487" w:rsidDel="00D921BA">
          <w:delText>since</w:delText>
        </w:r>
        <w:r w:rsidR="00494487" w:rsidRPr="002A2470" w:rsidDel="00D921BA">
          <w:rPr>
            <w:lang w:val="ru-RU"/>
            <w:rPrChange w:id="124" w:author="Николай Усов" w:date="2020-05-18T19:03:00Z">
              <w:rPr/>
            </w:rPrChange>
          </w:rPr>
          <w:delText xml:space="preserve"> 2008, </w:delText>
        </w:r>
        <w:r w:rsidR="00494487" w:rsidRPr="005B13F6" w:rsidDel="00D921BA">
          <w:rPr>
            <w:b/>
            <w:highlight w:val="yellow"/>
          </w:rPr>
          <w:delText>by</w:delText>
        </w:r>
        <w:r w:rsidR="00494487" w:rsidRPr="002A2470" w:rsidDel="00D921BA">
          <w:rPr>
            <w:b/>
            <w:highlight w:val="yellow"/>
            <w:lang w:val="ru-RU"/>
            <w:rPrChange w:id="125" w:author="Николай Усов" w:date="2020-05-18T19:03:00Z">
              <w:rPr>
                <w:b/>
                <w:highlight w:val="yellow"/>
              </w:rPr>
            </w:rPrChange>
          </w:rPr>
          <w:delText xml:space="preserve"> </w:delText>
        </w:r>
        <w:r w:rsidR="00494487" w:rsidRPr="005B13F6" w:rsidDel="00D921BA">
          <w:rPr>
            <w:b/>
            <w:highlight w:val="yellow"/>
          </w:rPr>
          <w:delText>equipment</w:delText>
        </w:r>
        <w:r w:rsidRPr="002A2470" w:rsidDel="00D921BA">
          <w:rPr>
            <w:lang w:val="ru-RU"/>
            <w:rPrChange w:id="126" w:author="Николай Усов" w:date="2020-05-18T19:03:00Z">
              <w:rPr/>
            </w:rPrChange>
          </w:rPr>
          <w:delText>.</w:delText>
        </w:r>
        <w:commentRangeEnd w:id="95"/>
        <w:r w:rsidR="004C5218" w:rsidDel="00D921BA">
          <w:rPr>
            <w:rStyle w:val="a8"/>
          </w:rPr>
          <w:commentReference w:id="95"/>
        </w:r>
      </w:del>
      <w:del w:id="127" w:author="Николай Усов" w:date="2020-05-18T18:48:00Z">
        <w:r w:rsidRPr="002A2470" w:rsidDel="006D2C51">
          <w:rPr>
            <w:lang w:val="ru-RU"/>
            <w:rPrChange w:id="128" w:author="Николай Усов" w:date="2020-05-18T19:03:00Z">
              <w:rPr>
                <w:lang w:val="en-GB"/>
              </w:rPr>
            </w:rPrChange>
          </w:rPr>
          <w:delText xml:space="preserve"> </w:delText>
        </w:r>
      </w:del>
    </w:p>
    <w:p w14:paraId="681882DD" w14:textId="21D4D20B" w:rsidR="00E03A42" w:rsidRPr="002A2470" w:rsidDel="006D2C51" w:rsidRDefault="00E03A42">
      <w:pPr>
        <w:spacing w:line="360" w:lineRule="auto"/>
        <w:jc w:val="both"/>
        <w:rPr>
          <w:del w:id="129" w:author="Николай Усов" w:date="2020-05-18T18:48:00Z"/>
          <w:lang w:val="ru-RU"/>
          <w:rPrChange w:id="130" w:author="Николай Усов" w:date="2020-05-18T19:03:00Z">
            <w:rPr>
              <w:del w:id="131" w:author="Николай Усов" w:date="2020-05-18T18:48:00Z"/>
              <w:lang w:val="en-GB"/>
            </w:rPr>
          </w:rPrChange>
        </w:rPr>
        <w:pPrChange w:id="132" w:author="Николай Усов" w:date="2020-05-18T19:01:00Z">
          <w:pPr>
            <w:spacing w:line="360" w:lineRule="auto"/>
            <w:ind w:firstLine="720"/>
            <w:jc w:val="both"/>
          </w:pPr>
        </w:pPrChange>
      </w:pPr>
    </w:p>
    <w:p w14:paraId="0F614409" w14:textId="77777777" w:rsidR="00E03A42" w:rsidRPr="002A2470" w:rsidRDefault="00E03A42">
      <w:pPr>
        <w:spacing w:line="360" w:lineRule="auto"/>
        <w:jc w:val="both"/>
        <w:rPr>
          <w:lang w:val="ru-RU"/>
          <w:rPrChange w:id="133" w:author="Николай Усов" w:date="2020-05-18T19:03:00Z">
            <w:rPr>
              <w:lang w:val="en-GB"/>
            </w:rPr>
          </w:rPrChange>
        </w:rPr>
        <w:pPrChange w:id="134" w:author="Николай Усов" w:date="2020-05-18T19:01:00Z">
          <w:pPr>
            <w:spacing w:line="360" w:lineRule="auto"/>
            <w:ind w:firstLine="720"/>
            <w:jc w:val="both"/>
          </w:pPr>
        </w:pPrChange>
      </w:pPr>
    </w:p>
    <w:p w14:paraId="217BC864" w14:textId="22AA67BA" w:rsidR="00494487" w:rsidRDefault="00494487">
      <w:pPr>
        <w:spacing w:after="120"/>
        <w:ind w:firstLine="720"/>
        <w:jc w:val="both"/>
        <w:pPrChange w:id="135" w:author="Николай Усов" w:date="2020-05-18T18:10:00Z">
          <w:pPr>
            <w:ind w:firstLine="720"/>
            <w:jc w:val="both"/>
          </w:pPr>
        </w:pPrChange>
      </w:pPr>
      <w:r w:rsidRPr="004C5218">
        <w:rPr>
          <w:b/>
        </w:rPr>
        <w:t>Table 1.</w:t>
      </w:r>
      <w:r>
        <w:t xml:space="preserve"> </w:t>
      </w:r>
      <w:ins w:id="136" w:author="Николай Усов" w:date="2020-05-18T18:10:00Z">
        <w:r w:rsidR="00D921BA">
          <w:t xml:space="preserve">Sites of </w:t>
        </w:r>
      </w:ins>
      <w:del w:id="137" w:author="Николай Усов" w:date="2020-05-18T18:10:00Z">
        <w:r w:rsidR="004C5218" w:rsidDel="00D921BA">
          <w:delText>Z</w:delText>
        </w:r>
      </w:del>
      <w:ins w:id="138" w:author="Николай Усов" w:date="2020-05-18T18:10:00Z">
        <w:r w:rsidR="00D921BA">
          <w:t>z</w:t>
        </w:r>
      </w:ins>
      <w:r w:rsidR="004C5218">
        <w:t xml:space="preserve">ooplankton sampling </w:t>
      </w:r>
      <w:del w:id="139" w:author="Николай Усов" w:date="2020-05-18T18:11:00Z">
        <w:r w:rsidR="004C5218" w:rsidDel="00D921BA">
          <w:delText>at study sites</w:delText>
        </w:r>
      </w:del>
      <w:ins w:id="140" w:author="Николай Усов" w:date="2020-05-18T18:11:00Z">
        <w:r w:rsidR="00D921BA">
          <w:t>and their characteristics.</w:t>
        </w:r>
      </w:ins>
    </w:p>
    <w:tbl>
      <w:tblPr>
        <w:tblW w:w="0" w:type="auto"/>
        <w:tblLook w:val="04A0" w:firstRow="1" w:lastRow="0" w:firstColumn="1" w:lastColumn="0" w:noHBand="0" w:noVBand="1"/>
        <w:tblPrChange w:id="141" w:author="Николай Усов" w:date="2020-05-18T18:43:00Z">
          <w:tblPr>
            <w:tblW w:w="0" w:type="auto"/>
            <w:tblLook w:val="04A0" w:firstRow="1" w:lastRow="0" w:firstColumn="1" w:lastColumn="0" w:noHBand="0" w:noVBand="1"/>
          </w:tblPr>
        </w:tblPrChange>
      </w:tblPr>
      <w:tblGrid>
        <w:gridCol w:w="948"/>
        <w:gridCol w:w="866"/>
        <w:gridCol w:w="2342"/>
        <w:gridCol w:w="1374"/>
        <w:gridCol w:w="1831"/>
        <w:gridCol w:w="807"/>
        <w:gridCol w:w="1447"/>
        <w:tblGridChange w:id="142">
          <w:tblGrid>
            <w:gridCol w:w="1276"/>
            <w:gridCol w:w="959"/>
            <w:gridCol w:w="1417"/>
            <w:gridCol w:w="1766"/>
            <w:gridCol w:w="2558"/>
            <w:gridCol w:w="1559"/>
            <w:gridCol w:w="1559"/>
          </w:tblGrid>
        </w:tblGridChange>
      </w:tblGrid>
      <w:tr w:rsidR="006D2C51" w14:paraId="2EE974A3" w14:textId="77777777" w:rsidTr="006D2C51">
        <w:tc>
          <w:tcPr>
            <w:tcW w:w="1126" w:type="dxa"/>
            <w:tcBorders>
              <w:top w:val="single" w:sz="4" w:space="0" w:color="auto"/>
              <w:bottom w:val="single" w:sz="4" w:space="0" w:color="auto"/>
            </w:tcBorders>
            <w:shd w:val="clear" w:color="auto" w:fill="auto"/>
            <w:tcPrChange w:id="143" w:author="Николай Усов" w:date="2020-05-18T18:43:00Z">
              <w:tcPr>
                <w:tcW w:w="1276" w:type="dxa"/>
                <w:tcBorders>
                  <w:top w:val="single" w:sz="4" w:space="0" w:color="auto"/>
                  <w:bottom w:val="single" w:sz="4" w:space="0" w:color="auto"/>
                </w:tcBorders>
                <w:shd w:val="clear" w:color="auto" w:fill="auto"/>
              </w:tcPr>
            </w:tcPrChange>
          </w:tcPr>
          <w:p w14:paraId="24C363DF" w14:textId="77777777" w:rsidR="006D2C51" w:rsidRPr="00690A09" w:rsidRDefault="006D2C51" w:rsidP="00690A09">
            <w:pPr>
              <w:jc w:val="both"/>
              <w:rPr>
                <w:rFonts w:eastAsia="SimSun"/>
                <w:b/>
                <w:sz w:val="22"/>
              </w:rPr>
            </w:pPr>
            <w:r w:rsidRPr="00690A09">
              <w:rPr>
                <w:rFonts w:eastAsia="SimSun"/>
                <w:b/>
                <w:sz w:val="22"/>
              </w:rPr>
              <w:t>Station no.</w:t>
            </w:r>
          </w:p>
        </w:tc>
        <w:tc>
          <w:tcPr>
            <w:tcW w:w="915" w:type="dxa"/>
            <w:tcBorders>
              <w:top w:val="single" w:sz="4" w:space="0" w:color="auto"/>
              <w:bottom w:val="single" w:sz="4" w:space="0" w:color="auto"/>
            </w:tcBorders>
            <w:shd w:val="clear" w:color="auto" w:fill="auto"/>
            <w:tcPrChange w:id="144" w:author="Николай Усов" w:date="2020-05-18T18:43:00Z">
              <w:tcPr>
                <w:tcW w:w="959" w:type="dxa"/>
                <w:tcBorders>
                  <w:top w:val="single" w:sz="4" w:space="0" w:color="auto"/>
                  <w:bottom w:val="single" w:sz="4" w:space="0" w:color="auto"/>
                </w:tcBorders>
                <w:shd w:val="clear" w:color="auto" w:fill="auto"/>
              </w:tcPr>
            </w:tcPrChange>
          </w:tcPr>
          <w:p w14:paraId="76DB16AF" w14:textId="77777777" w:rsidR="006D2C51" w:rsidRPr="00690A09" w:rsidRDefault="006D2C51" w:rsidP="00690A09">
            <w:pPr>
              <w:jc w:val="both"/>
              <w:rPr>
                <w:rFonts w:eastAsia="SimSun"/>
                <w:b/>
                <w:sz w:val="22"/>
              </w:rPr>
            </w:pPr>
            <w:r w:rsidRPr="00690A09">
              <w:rPr>
                <w:rFonts w:eastAsia="SimSun"/>
                <w:b/>
                <w:sz w:val="22"/>
              </w:rPr>
              <w:t>Depth, m</w:t>
            </w:r>
          </w:p>
        </w:tc>
        <w:tc>
          <w:tcPr>
            <w:tcW w:w="1397" w:type="dxa"/>
            <w:tcBorders>
              <w:top w:val="single" w:sz="4" w:space="0" w:color="auto"/>
              <w:bottom w:val="single" w:sz="4" w:space="0" w:color="auto"/>
            </w:tcBorders>
            <w:shd w:val="clear" w:color="auto" w:fill="auto"/>
            <w:tcPrChange w:id="145" w:author="Николай Усов" w:date="2020-05-18T18:43:00Z">
              <w:tcPr>
                <w:tcW w:w="1417" w:type="dxa"/>
                <w:tcBorders>
                  <w:top w:val="single" w:sz="4" w:space="0" w:color="auto"/>
                  <w:bottom w:val="single" w:sz="4" w:space="0" w:color="auto"/>
                </w:tcBorders>
                <w:shd w:val="clear" w:color="auto" w:fill="auto"/>
              </w:tcPr>
            </w:tcPrChange>
          </w:tcPr>
          <w:p w14:paraId="4E022C03" w14:textId="77777777" w:rsidR="006D2C51" w:rsidRPr="00690A09" w:rsidRDefault="006D2C51" w:rsidP="00690A09">
            <w:pPr>
              <w:jc w:val="both"/>
              <w:rPr>
                <w:rFonts w:eastAsia="SimSun"/>
                <w:b/>
                <w:sz w:val="22"/>
              </w:rPr>
            </w:pPr>
            <w:r w:rsidRPr="00690A09">
              <w:rPr>
                <w:rFonts w:eastAsia="SimSun"/>
                <w:b/>
                <w:sz w:val="22"/>
              </w:rPr>
              <w:t>Coordinates</w:t>
            </w:r>
          </w:p>
        </w:tc>
        <w:tc>
          <w:tcPr>
            <w:tcW w:w="1586" w:type="dxa"/>
            <w:tcBorders>
              <w:top w:val="single" w:sz="4" w:space="0" w:color="auto"/>
              <w:bottom w:val="single" w:sz="4" w:space="0" w:color="auto"/>
            </w:tcBorders>
            <w:shd w:val="clear" w:color="auto" w:fill="auto"/>
            <w:tcPrChange w:id="146" w:author="Николай Усов" w:date="2020-05-18T18:43:00Z">
              <w:tcPr>
                <w:tcW w:w="1766" w:type="dxa"/>
                <w:tcBorders>
                  <w:top w:val="single" w:sz="4" w:space="0" w:color="auto"/>
                  <w:bottom w:val="single" w:sz="4" w:space="0" w:color="auto"/>
                </w:tcBorders>
                <w:shd w:val="clear" w:color="auto" w:fill="auto"/>
              </w:tcPr>
            </w:tcPrChange>
          </w:tcPr>
          <w:p w14:paraId="445F536B" w14:textId="77777777" w:rsidR="006D2C51" w:rsidRPr="00690A09" w:rsidRDefault="006D2C51" w:rsidP="00690A09">
            <w:pPr>
              <w:jc w:val="both"/>
              <w:rPr>
                <w:rFonts w:eastAsia="SimSun"/>
                <w:b/>
                <w:sz w:val="22"/>
              </w:rPr>
            </w:pPr>
            <w:r w:rsidRPr="00690A09">
              <w:rPr>
                <w:rFonts w:eastAsia="SimSun"/>
                <w:b/>
                <w:sz w:val="22"/>
              </w:rPr>
              <w:t>Study period</w:t>
            </w:r>
          </w:p>
        </w:tc>
        <w:tc>
          <w:tcPr>
            <w:tcW w:w="2043" w:type="dxa"/>
            <w:tcBorders>
              <w:top w:val="single" w:sz="4" w:space="0" w:color="auto"/>
              <w:bottom w:val="single" w:sz="4" w:space="0" w:color="auto"/>
            </w:tcBorders>
            <w:shd w:val="clear" w:color="auto" w:fill="auto"/>
            <w:tcPrChange w:id="147" w:author="Николай Усов" w:date="2020-05-18T18:43:00Z">
              <w:tcPr>
                <w:tcW w:w="2558" w:type="dxa"/>
                <w:tcBorders>
                  <w:top w:val="single" w:sz="4" w:space="0" w:color="auto"/>
                  <w:bottom w:val="single" w:sz="4" w:space="0" w:color="auto"/>
                </w:tcBorders>
                <w:shd w:val="clear" w:color="auto" w:fill="auto"/>
              </w:tcPr>
            </w:tcPrChange>
          </w:tcPr>
          <w:p w14:paraId="18101208" w14:textId="77777777" w:rsidR="006D2C51" w:rsidRPr="00690A09" w:rsidRDefault="006D2C51" w:rsidP="00690A09">
            <w:pPr>
              <w:jc w:val="both"/>
              <w:rPr>
                <w:rFonts w:eastAsia="SimSun"/>
                <w:b/>
                <w:sz w:val="22"/>
              </w:rPr>
            </w:pPr>
            <w:r w:rsidRPr="00690A09">
              <w:rPr>
                <w:rFonts w:eastAsia="SimSun"/>
                <w:b/>
                <w:sz w:val="22"/>
              </w:rPr>
              <w:t>Sampling periodicity</w:t>
            </w:r>
          </w:p>
        </w:tc>
        <w:tc>
          <w:tcPr>
            <w:tcW w:w="1040" w:type="dxa"/>
            <w:tcBorders>
              <w:top w:val="single" w:sz="4" w:space="0" w:color="auto"/>
              <w:bottom w:val="single" w:sz="4" w:space="0" w:color="auto"/>
            </w:tcBorders>
            <w:tcPrChange w:id="148" w:author="Николай Усов" w:date="2020-05-18T18:43:00Z">
              <w:tcPr>
                <w:tcW w:w="1559" w:type="dxa"/>
                <w:tcBorders>
                  <w:top w:val="single" w:sz="4" w:space="0" w:color="auto"/>
                  <w:bottom w:val="single" w:sz="4" w:space="0" w:color="auto"/>
                </w:tcBorders>
              </w:tcPr>
            </w:tcPrChange>
          </w:tcPr>
          <w:p w14:paraId="33C513A0" w14:textId="27904C97" w:rsidR="006D2C51" w:rsidRPr="00690A09" w:rsidRDefault="006D2C51" w:rsidP="00690A09">
            <w:pPr>
              <w:jc w:val="both"/>
              <w:rPr>
                <w:ins w:id="149" w:author="Николай Усов" w:date="2020-05-18T18:43:00Z"/>
                <w:rFonts w:eastAsia="SimSun"/>
                <w:b/>
                <w:sz w:val="22"/>
              </w:rPr>
            </w:pPr>
            <w:ins w:id="150" w:author="Николай Усов" w:date="2020-05-18T18:43:00Z">
              <w:r>
                <w:rPr>
                  <w:rFonts w:eastAsia="SimSun"/>
                  <w:b/>
                  <w:sz w:val="22"/>
                </w:rPr>
                <w:t>Mesh</w:t>
              </w:r>
            </w:ins>
          </w:p>
        </w:tc>
        <w:tc>
          <w:tcPr>
            <w:tcW w:w="1508" w:type="dxa"/>
            <w:tcBorders>
              <w:top w:val="single" w:sz="4" w:space="0" w:color="auto"/>
              <w:bottom w:val="single" w:sz="4" w:space="0" w:color="auto"/>
            </w:tcBorders>
            <w:shd w:val="clear" w:color="auto" w:fill="auto"/>
            <w:tcPrChange w:id="151" w:author="Николай Усов" w:date="2020-05-18T18:43:00Z">
              <w:tcPr>
                <w:tcW w:w="1559" w:type="dxa"/>
                <w:tcBorders>
                  <w:top w:val="single" w:sz="4" w:space="0" w:color="auto"/>
                  <w:bottom w:val="single" w:sz="4" w:space="0" w:color="auto"/>
                </w:tcBorders>
                <w:shd w:val="clear" w:color="auto" w:fill="auto"/>
              </w:tcPr>
            </w:tcPrChange>
          </w:tcPr>
          <w:p w14:paraId="3B906E6F" w14:textId="18A958EC" w:rsidR="006D2C51" w:rsidRPr="00690A09" w:rsidRDefault="006D2C51" w:rsidP="00690A09">
            <w:pPr>
              <w:jc w:val="both"/>
              <w:rPr>
                <w:rFonts w:eastAsia="SimSun"/>
                <w:b/>
                <w:sz w:val="22"/>
              </w:rPr>
            </w:pPr>
            <w:r w:rsidRPr="00690A09">
              <w:rPr>
                <w:rFonts w:eastAsia="SimSun"/>
                <w:b/>
                <w:sz w:val="22"/>
              </w:rPr>
              <w:t>Zooplankton sampling</w:t>
            </w:r>
          </w:p>
        </w:tc>
      </w:tr>
      <w:tr w:rsidR="006D2C51" w14:paraId="35D3AF13" w14:textId="77777777" w:rsidTr="006D2C51">
        <w:tc>
          <w:tcPr>
            <w:tcW w:w="1126" w:type="dxa"/>
            <w:tcBorders>
              <w:top w:val="single" w:sz="4" w:space="0" w:color="auto"/>
              <w:bottom w:val="single" w:sz="4" w:space="0" w:color="auto"/>
            </w:tcBorders>
            <w:shd w:val="clear" w:color="auto" w:fill="auto"/>
            <w:tcPrChange w:id="152" w:author="Николай Усов" w:date="2020-05-18T18:43:00Z">
              <w:tcPr>
                <w:tcW w:w="1276" w:type="dxa"/>
                <w:tcBorders>
                  <w:top w:val="single" w:sz="4" w:space="0" w:color="auto"/>
                  <w:bottom w:val="single" w:sz="4" w:space="0" w:color="auto"/>
                </w:tcBorders>
                <w:shd w:val="clear" w:color="auto" w:fill="auto"/>
              </w:tcPr>
            </w:tcPrChange>
          </w:tcPr>
          <w:p w14:paraId="4D2C62A9" w14:textId="77777777" w:rsidR="006D2C51" w:rsidRPr="00690A09" w:rsidRDefault="006D2C51" w:rsidP="00690A09">
            <w:pPr>
              <w:jc w:val="both"/>
              <w:rPr>
                <w:rFonts w:eastAsia="SimSun"/>
              </w:rPr>
            </w:pPr>
            <w:r w:rsidRPr="00690A09">
              <w:rPr>
                <w:rFonts w:eastAsia="SimSun"/>
              </w:rPr>
              <w:t>D-1</w:t>
            </w:r>
          </w:p>
        </w:tc>
        <w:tc>
          <w:tcPr>
            <w:tcW w:w="915" w:type="dxa"/>
            <w:tcBorders>
              <w:top w:val="single" w:sz="4" w:space="0" w:color="auto"/>
              <w:bottom w:val="single" w:sz="4" w:space="0" w:color="auto"/>
            </w:tcBorders>
            <w:shd w:val="clear" w:color="auto" w:fill="auto"/>
            <w:tcPrChange w:id="153" w:author="Николай Усов" w:date="2020-05-18T18:43:00Z">
              <w:tcPr>
                <w:tcW w:w="959" w:type="dxa"/>
                <w:tcBorders>
                  <w:top w:val="single" w:sz="4" w:space="0" w:color="auto"/>
                  <w:bottom w:val="single" w:sz="4" w:space="0" w:color="auto"/>
                </w:tcBorders>
                <w:shd w:val="clear" w:color="auto" w:fill="auto"/>
              </w:tcPr>
            </w:tcPrChange>
          </w:tcPr>
          <w:p w14:paraId="3AD1D83E" w14:textId="77777777" w:rsidR="006D2C51" w:rsidRPr="00690A09" w:rsidRDefault="006D2C51" w:rsidP="00690A09">
            <w:pPr>
              <w:jc w:val="both"/>
              <w:rPr>
                <w:rFonts w:eastAsia="SimSun"/>
              </w:rPr>
            </w:pPr>
            <w:r w:rsidRPr="00690A09">
              <w:rPr>
                <w:rFonts w:eastAsia="SimSun"/>
              </w:rPr>
              <w:t>65</w:t>
            </w:r>
          </w:p>
        </w:tc>
        <w:tc>
          <w:tcPr>
            <w:tcW w:w="1397" w:type="dxa"/>
            <w:tcBorders>
              <w:top w:val="single" w:sz="4" w:space="0" w:color="auto"/>
              <w:bottom w:val="single" w:sz="4" w:space="0" w:color="auto"/>
            </w:tcBorders>
            <w:shd w:val="clear" w:color="auto" w:fill="auto"/>
            <w:tcPrChange w:id="154" w:author="Николай Усов" w:date="2020-05-18T18:43:00Z">
              <w:tcPr>
                <w:tcW w:w="1417" w:type="dxa"/>
                <w:tcBorders>
                  <w:top w:val="single" w:sz="4" w:space="0" w:color="auto"/>
                  <w:bottom w:val="single" w:sz="4" w:space="0" w:color="auto"/>
                </w:tcBorders>
                <w:shd w:val="clear" w:color="auto" w:fill="auto"/>
              </w:tcPr>
            </w:tcPrChange>
          </w:tcPr>
          <w:p w14:paraId="1F619D1D" w14:textId="77777777" w:rsidR="006D2C51" w:rsidRPr="00690A09" w:rsidRDefault="006D2C51" w:rsidP="00690A09">
            <w:pPr>
              <w:jc w:val="both"/>
              <w:rPr>
                <w:rFonts w:eastAsia="SimSun"/>
              </w:rPr>
            </w:pPr>
            <w:r w:rsidRPr="00690A09">
              <w:rPr>
                <w:rFonts w:eastAsia="SimSun"/>
              </w:rPr>
              <w:t>66</w:t>
            </w:r>
            <w:r w:rsidRPr="00690A09">
              <w:rPr>
                <w:rFonts w:eastAsia="SimSun"/>
                <w:vertAlign w:val="superscript"/>
              </w:rPr>
              <w:t>о</w:t>
            </w:r>
            <w:r w:rsidRPr="00690A09">
              <w:rPr>
                <w:rFonts w:eastAsia="SimSun"/>
              </w:rPr>
              <w:t>19.8ʹ N, 33</w:t>
            </w:r>
            <w:r w:rsidRPr="00690A09">
              <w:rPr>
                <w:rFonts w:eastAsia="SimSun"/>
                <w:vertAlign w:val="superscript"/>
              </w:rPr>
              <w:t>о</w:t>
            </w:r>
            <w:r w:rsidRPr="00690A09">
              <w:rPr>
                <w:rFonts w:eastAsia="SimSun"/>
              </w:rPr>
              <w:t>39.7ʹ E</w:t>
            </w:r>
          </w:p>
        </w:tc>
        <w:tc>
          <w:tcPr>
            <w:tcW w:w="1586" w:type="dxa"/>
            <w:tcBorders>
              <w:top w:val="single" w:sz="4" w:space="0" w:color="auto"/>
              <w:bottom w:val="single" w:sz="4" w:space="0" w:color="auto"/>
            </w:tcBorders>
            <w:shd w:val="clear" w:color="auto" w:fill="auto"/>
            <w:tcPrChange w:id="155" w:author="Николай Усов" w:date="2020-05-18T18:43:00Z">
              <w:tcPr>
                <w:tcW w:w="1766" w:type="dxa"/>
                <w:tcBorders>
                  <w:top w:val="single" w:sz="4" w:space="0" w:color="auto"/>
                  <w:bottom w:val="single" w:sz="4" w:space="0" w:color="auto"/>
                </w:tcBorders>
                <w:shd w:val="clear" w:color="auto" w:fill="auto"/>
              </w:tcPr>
            </w:tcPrChange>
          </w:tcPr>
          <w:p w14:paraId="7ED52C29" w14:textId="77777777" w:rsidR="006D2C51" w:rsidRPr="00690A09" w:rsidRDefault="006D2C51" w:rsidP="00690A09">
            <w:pPr>
              <w:jc w:val="both"/>
              <w:rPr>
                <w:rFonts w:eastAsia="SimSun"/>
              </w:rPr>
            </w:pPr>
            <w:r w:rsidRPr="00690A09">
              <w:rPr>
                <w:rFonts w:eastAsia="SimSun"/>
              </w:rPr>
              <w:t>1961-2019</w:t>
            </w:r>
          </w:p>
        </w:tc>
        <w:tc>
          <w:tcPr>
            <w:tcW w:w="2043" w:type="dxa"/>
            <w:tcBorders>
              <w:top w:val="single" w:sz="4" w:space="0" w:color="auto"/>
              <w:bottom w:val="single" w:sz="4" w:space="0" w:color="auto"/>
            </w:tcBorders>
            <w:shd w:val="clear" w:color="auto" w:fill="auto"/>
            <w:tcPrChange w:id="156" w:author="Николай Усов" w:date="2020-05-18T18:43:00Z">
              <w:tcPr>
                <w:tcW w:w="2558" w:type="dxa"/>
                <w:tcBorders>
                  <w:top w:val="single" w:sz="4" w:space="0" w:color="auto"/>
                  <w:bottom w:val="single" w:sz="4" w:space="0" w:color="auto"/>
                </w:tcBorders>
                <w:shd w:val="clear" w:color="auto" w:fill="auto"/>
              </w:tcPr>
            </w:tcPrChange>
          </w:tcPr>
          <w:p w14:paraId="530C1DCD" w14:textId="04B7B624" w:rsidR="006D2C51" w:rsidRPr="00690A09" w:rsidRDefault="006D2C51">
            <w:pPr>
              <w:jc w:val="both"/>
              <w:rPr>
                <w:rFonts w:eastAsia="SimSun"/>
              </w:rPr>
            </w:pPr>
            <w:del w:id="157" w:author="Николай Усов" w:date="2020-05-19T08:57:00Z">
              <w:r w:rsidRPr="00690A09" w:rsidDel="00742049">
                <w:rPr>
                  <w:rFonts w:eastAsia="SimSun"/>
                </w:rPr>
                <w:delText>Over the y</w:delText>
              </w:r>
            </w:del>
            <w:ins w:id="158" w:author="Николай Усов" w:date="2020-05-19T08:57:00Z">
              <w:r w:rsidR="00742049">
                <w:rPr>
                  <w:rFonts w:eastAsia="SimSun"/>
                </w:rPr>
                <w:t>Y</w:t>
              </w:r>
            </w:ins>
            <w:r w:rsidRPr="00690A09">
              <w:rPr>
                <w:rFonts w:eastAsia="SimSun"/>
              </w:rPr>
              <w:t>ear</w:t>
            </w:r>
            <w:ins w:id="159" w:author="Николай Усов" w:date="2020-05-19T08:57:00Z">
              <w:r w:rsidR="00742049">
                <w:rPr>
                  <w:rFonts w:eastAsia="SimSun"/>
                </w:rPr>
                <w:t xml:space="preserve"> round</w:t>
              </w:r>
            </w:ins>
            <w:r w:rsidRPr="00690A09">
              <w:rPr>
                <w:rFonts w:eastAsia="SimSun"/>
              </w:rPr>
              <w:t xml:space="preserve">, every 10 days during ice free period and monthly </w:t>
            </w:r>
            <w:del w:id="160" w:author="Николай Усов" w:date="2020-05-19T08:58:00Z">
              <w:r w:rsidRPr="00690A09" w:rsidDel="00742049">
                <w:rPr>
                  <w:rFonts w:eastAsia="SimSun"/>
                </w:rPr>
                <w:delText xml:space="preserve">during </w:delText>
              </w:r>
            </w:del>
            <w:ins w:id="161" w:author="Николай Усов" w:date="2020-05-19T08:58:00Z">
              <w:r w:rsidR="00742049">
                <w:rPr>
                  <w:rFonts w:eastAsia="SimSun"/>
                </w:rPr>
                <w:t>from</w:t>
              </w:r>
              <w:r w:rsidR="00742049" w:rsidRPr="00690A09">
                <w:rPr>
                  <w:rFonts w:eastAsia="SimSun"/>
                </w:rPr>
                <w:t xml:space="preserve"> </w:t>
              </w:r>
            </w:ins>
            <w:r w:rsidRPr="00690A09">
              <w:rPr>
                <w:rFonts w:eastAsia="SimSun"/>
              </w:rPr>
              <w:t>the ice</w:t>
            </w:r>
            <w:del w:id="162" w:author="Николай Усов" w:date="2020-05-19T08:58:00Z">
              <w:r w:rsidRPr="00690A09" w:rsidDel="00742049">
                <w:rPr>
                  <w:rFonts w:eastAsia="SimSun"/>
                </w:rPr>
                <w:delText xml:space="preserve"> cover</w:delText>
              </w:r>
            </w:del>
            <w:ins w:id="163" w:author="Николай Усов" w:date="2020-05-19T08:58:00Z">
              <w:r w:rsidR="00742049">
                <w:rPr>
                  <w:rFonts w:eastAsia="SimSun"/>
                </w:rPr>
                <w:t>.</w:t>
              </w:r>
            </w:ins>
          </w:p>
        </w:tc>
        <w:tc>
          <w:tcPr>
            <w:tcW w:w="1040" w:type="dxa"/>
            <w:tcBorders>
              <w:top w:val="single" w:sz="4" w:space="0" w:color="auto"/>
              <w:bottom w:val="single" w:sz="4" w:space="0" w:color="auto"/>
            </w:tcBorders>
            <w:tcPrChange w:id="164" w:author="Николай Усов" w:date="2020-05-18T18:43:00Z">
              <w:tcPr>
                <w:tcW w:w="1559" w:type="dxa"/>
                <w:tcBorders>
                  <w:top w:val="single" w:sz="4" w:space="0" w:color="auto"/>
                  <w:bottom w:val="single" w:sz="4" w:space="0" w:color="auto"/>
                </w:tcBorders>
              </w:tcPr>
            </w:tcPrChange>
          </w:tcPr>
          <w:p w14:paraId="40DB2513" w14:textId="36FE83B9" w:rsidR="006D2C51" w:rsidRPr="00690A09" w:rsidRDefault="006D2C51" w:rsidP="00690A09">
            <w:pPr>
              <w:jc w:val="both"/>
              <w:rPr>
                <w:ins w:id="165" w:author="Николай Усов" w:date="2020-05-18T18:43:00Z"/>
                <w:rFonts w:eastAsia="SimSun"/>
              </w:rPr>
            </w:pPr>
            <w:ins w:id="166" w:author="Николай Усов" w:date="2020-05-18T18:43:00Z">
              <w:r>
                <w:rPr>
                  <w:rFonts w:eastAsia="SimSun"/>
                </w:rPr>
                <w:t xml:space="preserve">200 </w:t>
              </w:r>
              <w:r w:rsidRPr="00BE0CF5">
                <w:rPr>
                  <w:lang w:val="en-GB"/>
                </w:rPr>
                <w:t>μm</w:t>
              </w:r>
            </w:ins>
          </w:p>
        </w:tc>
        <w:tc>
          <w:tcPr>
            <w:tcW w:w="1508" w:type="dxa"/>
            <w:tcBorders>
              <w:top w:val="single" w:sz="4" w:space="0" w:color="auto"/>
              <w:bottom w:val="single" w:sz="4" w:space="0" w:color="auto"/>
            </w:tcBorders>
            <w:shd w:val="clear" w:color="auto" w:fill="auto"/>
            <w:tcPrChange w:id="167" w:author="Николай Усов" w:date="2020-05-18T18:43:00Z">
              <w:tcPr>
                <w:tcW w:w="1559" w:type="dxa"/>
                <w:tcBorders>
                  <w:top w:val="single" w:sz="4" w:space="0" w:color="auto"/>
                  <w:bottom w:val="single" w:sz="4" w:space="0" w:color="auto"/>
                </w:tcBorders>
                <w:shd w:val="clear" w:color="auto" w:fill="auto"/>
              </w:tcPr>
            </w:tcPrChange>
          </w:tcPr>
          <w:p w14:paraId="12E01386" w14:textId="2A8EBC50" w:rsidR="006D2C51" w:rsidRPr="00690A09" w:rsidRDefault="006D2C51" w:rsidP="00690A09">
            <w:pPr>
              <w:jc w:val="both"/>
              <w:rPr>
                <w:rFonts w:eastAsia="SimSun"/>
              </w:rPr>
            </w:pPr>
            <w:r w:rsidRPr="00690A09">
              <w:rPr>
                <w:rFonts w:eastAsia="SimSun"/>
              </w:rPr>
              <w:t xml:space="preserve">0-10 m, </w:t>
            </w:r>
          </w:p>
          <w:p w14:paraId="3959AB2F" w14:textId="77777777" w:rsidR="006D2C51" w:rsidRPr="00690A09" w:rsidRDefault="006D2C51" w:rsidP="00690A09">
            <w:pPr>
              <w:jc w:val="both"/>
              <w:rPr>
                <w:rFonts w:eastAsia="SimSun"/>
              </w:rPr>
            </w:pPr>
            <w:r w:rsidRPr="00690A09">
              <w:rPr>
                <w:rFonts w:eastAsia="SimSun"/>
              </w:rPr>
              <w:t xml:space="preserve">10-25 m, </w:t>
            </w:r>
          </w:p>
          <w:p w14:paraId="40090A0F" w14:textId="77777777" w:rsidR="006D2C51" w:rsidRPr="00690A09" w:rsidRDefault="006D2C51" w:rsidP="00690A09">
            <w:pPr>
              <w:jc w:val="both"/>
              <w:rPr>
                <w:rFonts w:eastAsia="SimSun"/>
              </w:rPr>
            </w:pPr>
            <w:r w:rsidRPr="00690A09">
              <w:rPr>
                <w:rFonts w:eastAsia="SimSun"/>
              </w:rPr>
              <w:t>25-65 m</w:t>
            </w:r>
          </w:p>
        </w:tc>
      </w:tr>
      <w:tr w:rsidR="006D2C51" w14:paraId="3B9286F8" w14:textId="77777777" w:rsidTr="006D2C51">
        <w:trPr>
          <w:ins w:id="168" w:author="Николай Усов" w:date="2020-05-18T18:42:00Z"/>
        </w:trPr>
        <w:tc>
          <w:tcPr>
            <w:tcW w:w="1126" w:type="dxa"/>
            <w:tcBorders>
              <w:top w:val="single" w:sz="4" w:space="0" w:color="auto"/>
              <w:bottom w:val="single" w:sz="4" w:space="0" w:color="auto"/>
            </w:tcBorders>
            <w:shd w:val="clear" w:color="auto" w:fill="auto"/>
            <w:tcPrChange w:id="169" w:author="Николай Усов" w:date="2020-05-18T18:43:00Z">
              <w:tcPr>
                <w:tcW w:w="1276" w:type="dxa"/>
                <w:tcBorders>
                  <w:top w:val="single" w:sz="4" w:space="0" w:color="auto"/>
                  <w:bottom w:val="single" w:sz="4" w:space="0" w:color="auto"/>
                </w:tcBorders>
                <w:shd w:val="clear" w:color="auto" w:fill="auto"/>
              </w:tcPr>
            </w:tcPrChange>
          </w:tcPr>
          <w:p w14:paraId="5F8CC0C1" w14:textId="2FA4DE9F" w:rsidR="006D2C51" w:rsidRPr="00690A09" w:rsidRDefault="006D2C51" w:rsidP="00690A09">
            <w:pPr>
              <w:jc w:val="both"/>
              <w:rPr>
                <w:ins w:id="170" w:author="Николай Усов" w:date="2020-05-18T18:42:00Z"/>
                <w:rFonts w:eastAsia="SimSun"/>
              </w:rPr>
            </w:pPr>
            <w:ins w:id="171" w:author="Николай Усов" w:date="2020-05-18T18:42:00Z">
              <w:r>
                <w:rPr>
                  <w:rFonts w:eastAsia="SimSun"/>
                </w:rPr>
                <w:t>D-1</w:t>
              </w:r>
            </w:ins>
          </w:p>
        </w:tc>
        <w:tc>
          <w:tcPr>
            <w:tcW w:w="915" w:type="dxa"/>
            <w:tcBorders>
              <w:top w:val="single" w:sz="4" w:space="0" w:color="auto"/>
              <w:bottom w:val="single" w:sz="4" w:space="0" w:color="auto"/>
            </w:tcBorders>
            <w:shd w:val="clear" w:color="auto" w:fill="auto"/>
            <w:tcPrChange w:id="172" w:author="Николай Усов" w:date="2020-05-18T18:43:00Z">
              <w:tcPr>
                <w:tcW w:w="959" w:type="dxa"/>
                <w:tcBorders>
                  <w:top w:val="single" w:sz="4" w:space="0" w:color="auto"/>
                  <w:bottom w:val="single" w:sz="4" w:space="0" w:color="auto"/>
                </w:tcBorders>
                <w:shd w:val="clear" w:color="auto" w:fill="auto"/>
              </w:tcPr>
            </w:tcPrChange>
          </w:tcPr>
          <w:p w14:paraId="35CBA473" w14:textId="61E22BBB" w:rsidR="006D2C51" w:rsidRPr="00690A09" w:rsidRDefault="006D2C51" w:rsidP="00690A09">
            <w:pPr>
              <w:jc w:val="both"/>
              <w:rPr>
                <w:ins w:id="173" w:author="Николай Усов" w:date="2020-05-18T18:42:00Z"/>
                <w:rFonts w:eastAsia="SimSun"/>
              </w:rPr>
            </w:pPr>
            <w:ins w:id="174" w:author="Николай Усов" w:date="2020-05-18T18:51:00Z">
              <w:r>
                <w:rPr>
                  <w:rFonts w:eastAsia="SimSun"/>
                </w:rPr>
                <w:t>--"--</w:t>
              </w:r>
            </w:ins>
          </w:p>
        </w:tc>
        <w:tc>
          <w:tcPr>
            <w:tcW w:w="1397" w:type="dxa"/>
            <w:tcBorders>
              <w:top w:val="single" w:sz="4" w:space="0" w:color="auto"/>
              <w:bottom w:val="single" w:sz="4" w:space="0" w:color="auto"/>
            </w:tcBorders>
            <w:shd w:val="clear" w:color="auto" w:fill="auto"/>
            <w:tcPrChange w:id="175" w:author="Николай Усов" w:date="2020-05-18T18:43:00Z">
              <w:tcPr>
                <w:tcW w:w="1417" w:type="dxa"/>
                <w:tcBorders>
                  <w:top w:val="single" w:sz="4" w:space="0" w:color="auto"/>
                  <w:bottom w:val="single" w:sz="4" w:space="0" w:color="auto"/>
                </w:tcBorders>
                <w:shd w:val="clear" w:color="auto" w:fill="auto"/>
              </w:tcPr>
            </w:tcPrChange>
          </w:tcPr>
          <w:p w14:paraId="60709EAD" w14:textId="4FAB3EAB" w:rsidR="006D2C51" w:rsidRPr="006D2C51" w:rsidRDefault="006D2C51" w:rsidP="00690A09">
            <w:pPr>
              <w:jc w:val="both"/>
              <w:rPr>
                <w:ins w:id="176" w:author="Николай Усов" w:date="2020-05-18T18:42:00Z"/>
                <w:rFonts w:eastAsia="SimSun"/>
                <w:rPrChange w:id="177" w:author="Николай Усов" w:date="2020-05-18T18:51:00Z">
                  <w:rPr>
                    <w:ins w:id="178" w:author="Николай Усов" w:date="2020-05-18T18:42:00Z"/>
                    <w:rFonts w:eastAsia="SimSun"/>
                    <w:highlight w:val="yellow"/>
                  </w:rPr>
                </w:rPrChange>
              </w:rPr>
            </w:pPr>
            <w:ins w:id="179" w:author="Николай Усов" w:date="2020-05-18T18:51:00Z">
              <w:r w:rsidRPr="006D2C51">
                <w:rPr>
                  <w:rFonts w:eastAsia="SimSun"/>
                  <w:rPrChange w:id="180" w:author="Николай Усов" w:date="2020-05-18T18:51:00Z">
                    <w:rPr>
                      <w:rFonts w:eastAsia="SimSun"/>
                      <w:highlight w:val="yellow"/>
                    </w:rPr>
                  </w:rPrChange>
                </w:rPr>
                <w:t>--"--</w:t>
              </w:r>
            </w:ins>
          </w:p>
        </w:tc>
        <w:tc>
          <w:tcPr>
            <w:tcW w:w="1586" w:type="dxa"/>
            <w:tcBorders>
              <w:top w:val="single" w:sz="4" w:space="0" w:color="auto"/>
              <w:bottom w:val="single" w:sz="4" w:space="0" w:color="auto"/>
            </w:tcBorders>
            <w:shd w:val="clear" w:color="auto" w:fill="auto"/>
            <w:tcPrChange w:id="181" w:author="Николай Усов" w:date="2020-05-18T18:43:00Z">
              <w:tcPr>
                <w:tcW w:w="1766" w:type="dxa"/>
                <w:tcBorders>
                  <w:top w:val="single" w:sz="4" w:space="0" w:color="auto"/>
                  <w:bottom w:val="single" w:sz="4" w:space="0" w:color="auto"/>
                </w:tcBorders>
                <w:shd w:val="clear" w:color="auto" w:fill="auto"/>
              </w:tcPr>
            </w:tcPrChange>
          </w:tcPr>
          <w:p w14:paraId="5B8436F3" w14:textId="3B0A79CC" w:rsidR="006D2C51" w:rsidRPr="00690A09" w:rsidRDefault="006D2C51" w:rsidP="00690A09">
            <w:pPr>
              <w:jc w:val="both"/>
              <w:rPr>
                <w:ins w:id="182" w:author="Николай Усов" w:date="2020-05-18T18:42:00Z"/>
                <w:rFonts w:eastAsia="SimSun"/>
                <w:iCs/>
                <w:lang w:val="en-GB"/>
              </w:rPr>
            </w:pPr>
            <w:ins w:id="183" w:author="Николай Усов" w:date="2020-05-18T18:43:00Z">
              <w:r>
                <w:rPr>
                  <w:rFonts w:eastAsia="SimSun"/>
                  <w:iCs/>
                  <w:lang w:val="en-GB"/>
                </w:rPr>
                <w:t>1998-2019</w:t>
              </w:r>
            </w:ins>
          </w:p>
        </w:tc>
        <w:tc>
          <w:tcPr>
            <w:tcW w:w="2043" w:type="dxa"/>
            <w:tcBorders>
              <w:top w:val="single" w:sz="4" w:space="0" w:color="auto"/>
              <w:bottom w:val="single" w:sz="4" w:space="0" w:color="auto"/>
            </w:tcBorders>
            <w:shd w:val="clear" w:color="auto" w:fill="auto"/>
            <w:tcPrChange w:id="184" w:author="Николай Усов" w:date="2020-05-18T18:43:00Z">
              <w:tcPr>
                <w:tcW w:w="2558" w:type="dxa"/>
                <w:tcBorders>
                  <w:top w:val="single" w:sz="4" w:space="0" w:color="auto"/>
                  <w:bottom w:val="single" w:sz="4" w:space="0" w:color="auto"/>
                </w:tcBorders>
                <w:shd w:val="clear" w:color="auto" w:fill="auto"/>
              </w:tcPr>
            </w:tcPrChange>
          </w:tcPr>
          <w:p w14:paraId="7A3CFBE3" w14:textId="05674C90" w:rsidR="006D2C51" w:rsidRPr="00690A09" w:rsidRDefault="006D2C51" w:rsidP="00690A09">
            <w:pPr>
              <w:jc w:val="both"/>
              <w:rPr>
                <w:ins w:id="185" w:author="Николай Усов" w:date="2020-05-18T18:42:00Z"/>
                <w:rFonts w:eastAsia="SimSun"/>
                <w:iCs/>
                <w:lang w:val="en-GB"/>
              </w:rPr>
            </w:pPr>
            <w:ins w:id="186" w:author="Николай Усов" w:date="2020-05-18T18:43:00Z">
              <w:r>
                <w:rPr>
                  <w:rFonts w:eastAsia="SimSun"/>
                  <w:iCs/>
                  <w:lang w:val="en-GB"/>
                </w:rPr>
                <w:t>The same</w:t>
              </w:r>
            </w:ins>
            <w:ins w:id="187" w:author="Николай Усов" w:date="2020-05-19T08:58:00Z">
              <w:r w:rsidR="00742049">
                <w:rPr>
                  <w:rFonts w:eastAsia="SimSun"/>
                  <w:iCs/>
                  <w:lang w:val="en-GB"/>
                </w:rPr>
                <w:t>.</w:t>
              </w:r>
            </w:ins>
          </w:p>
        </w:tc>
        <w:tc>
          <w:tcPr>
            <w:tcW w:w="1040" w:type="dxa"/>
            <w:tcBorders>
              <w:top w:val="single" w:sz="4" w:space="0" w:color="auto"/>
              <w:bottom w:val="single" w:sz="4" w:space="0" w:color="auto"/>
            </w:tcBorders>
            <w:tcPrChange w:id="188" w:author="Николай Усов" w:date="2020-05-18T18:43:00Z">
              <w:tcPr>
                <w:tcW w:w="1559" w:type="dxa"/>
                <w:tcBorders>
                  <w:top w:val="single" w:sz="4" w:space="0" w:color="auto"/>
                  <w:bottom w:val="single" w:sz="4" w:space="0" w:color="auto"/>
                </w:tcBorders>
              </w:tcPr>
            </w:tcPrChange>
          </w:tcPr>
          <w:p w14:paraId="15FA7E14" w14:textId="45625630" w:rsidR="006D2C51" w:rsidRPr="00690A09" w:rsidRDefault="006D2C51" w:rsidP="00690A09">
            <w:pPr>
              <w:jc w:val="both"/>
              <w:rPr>
                <w:ins w:id="189" w:author="Николай Усов" w:date="2020-05-18T18:43:00Z"/>
                <w:rFonts w:eastAsia="SimSun"/>
              </w:rPr>
            </w:pPr>
            <w:ins w:id="190" w:author="Николай Усов" w:date="2020-05-18T18:43:00Z">
              <w:r>
                <w:rPr>
                  <w:rFonts w:eastAsia="SimSun"/>
                </w:rPr>
                <w:t xml:space="preserve">100 </w:t>
              </w:r>
            </w:ins>
            <w:ins w:id="191" w:author="Николай Усов" w:date="2020-05-18T18:44:00Z">
              <w:r w:rsidRPr="00BE0CF5">
                <w:rPr>
                  <w:lang w:val="en-GB"/>
                </w:rPr>
                <w:t>μm</w:t>
              </w:r>
            </w:ins>
          </w:p>
        </w:tc>
        <w:tc>
          <w:tcPr>
            <w:tcW w:w="1508" w:type="dxa"/>
            <w:tcBorders>
              <w:top w:val="single" w:sz="4" w:space="0" w:color="auto"/>
              <w:bottom w:val="single" w:sz="4" w:space="0" w:color="auto"/>
            </w:tcBorders>
            <w:shd w:val="clear" w:color="auto" w:fill="auto"/>
            <w:tcPrChange w:id="192" w:author="Николай Усов" w:date="2020-05-18T18:43:00Z">
              <w:tcPr>
                <w:tcW w:w="1559" w:type="dxa"/>
                <w:tcBorders>
                  <w:top w:val="single" w:sz="4" w:space="0" w:color="auto"/>
                  <w:bottom w:val="single" w:sz="4" w:space="0" w:color="auto"/>
                </w:tcBorders>
                <w:shd w:val="clear" w:color="auto" w:fill="auto"/>
              </w:tcPr>
            </w:tcPrChange>
          </w:tcPr>
          <w:p w14:paraId="10983E16" w14:textId="0CBAE0D2" w:rsidR="006D2C51" w:rsidRPr="00690A09" w:rsidRDefault="006D2C51" w:rsidP="00690A09">
            <w:pPr>
              <w:jc w:val="both"/>
              <w:rPr>
                <w:ins w:id="193" w:author="Николай Усов" w:date="2020-05-18T18:42:00Z"/>
                <w:rFonts w:eastAsia="SimSun"/>
              </w:rPr>
            </w:pPr>
            <w:ins w:id="194" w:author="Николай Усов" w:date="2020-05-18T18:44:00Z">
              <w:r>
                <w:rPr>
                  <w:rFonts w:eastAsia="SimSun"/>
                </w:rPr>
                <w:t>The same</w:t>
              </w:r>
            </w:ins>
          </w:p>
        </w:tc>
      </w:tr>
      <w:tr w:rsidR="006D2C51" w14:paraId="5708C4E4" w14:textId="77777777" w:rsidTr="006D2C51">
        <w:tc>
          <w:tcPr>
            <w:tcW w:w="1126" w:type="dxa"/>
            <w:tcBorders>
              <w:top w:val="single" w:sz="4" w:space="0" w:color="auto"/>
              <w:bottom w:val="single" w:sz="4" w:space="0" w:color="auto"/>
            </w:tcBorders>
            <w:shd w:val="clear" w:color="auto" w:fill="auto"/>
            <w:tcPrChange w:id="195" w:author="Николай Усов" w:date="2020-05-18T18:43:00Z">
              <w:tcPr>
                <w:tcW w:w="1276" w:type="dxa"/>
                <w:tcBorders>
                  <w:top w:val="single" w:sz="4" w:space="0" w:color="auto"/>
                  <w:bottom w:val="single" w:sz="4" w:space="0" w:color="auto"/>
                </w:tcBorders>
                <w:shd w:val="clear" w:color="auto" w:fill="auto"/>
              </w:tcPr>
            </w:tcPrChange>
          </w:tcPr>
          <w:p w14:paraId="14F04CA3" w14:textId="77777777" w:rsidR="006D2C51" w:rsidRPr="00690A09" w:rsidRDefault="006D2C51" w:rsidP="00690A09">
            <w:pPr>
              <w:jc w:val="both"/>
              <w:rPr>
                <w:rFonts w:eastAsia="SimSun"/>
              </w:rPr>
            </w:pPr>
            <w:r w:rsidRPr="00690A09">
              <w:rPr>
                <w:rFonts w:eastAsia="SimSun"/>
              </w:rPr>
              <w:t>D-2</w:t>
            </w:r>
          </w:p>
        </w:tc>
        <w:tc>
          <w:tcPr>
            <w:tcW w:w="915" w:type="dxa"/>
            <w:tcBorders>
              <w:top w:val="single" w:sz="4" w:space="0" w:color="auto"/>
              <w:bottom w:val="single" w:sz="4" w:space="0" w:color="auto"/>
            </w:tcBorders>
            <w:shd w:val="clear" w:color="auto" w:fill="auto"/>
            <w:tcPrChange w:id="196" w:author="Николай Усов" w:date="2020-05-18T18:43:00Z">
              <w:tcPr>
                <w:tcW w:w="959" w:type="dxa"/>
                <w:tcBorders>
                  <w:top w:val="single" w:sz="4" w:space="0" w:color="auto"/>
                  <w:bottom w:val="single" w:sz="4" w:space="0" w:color="auto"/>
                </w:tcBorders>
                <w:shd w:val="clear" w:color="auto" w:fill="auto"/>
              </w:tcPr>
            </w:tcPrChange>
          </w:tcPr>
          <w:p w14:paraId="61B8CFCC" w14:textId="77777777" w:rsidR="006D2C51" w:rsidRPr="00690A09" w:rsidRDefault="006D2C51" w:rsidP="00690A09">
            <w:pPr>
              <w:jc w:val="both"/>
              <w:rPr>
                <w:rFonts w:eastAsia="SimSun"/>
              </w:rPr>
            </w:pPr>
            <w:r w:rsidRPr="00690A09">
              <w:rPr>
                <w:rFonts w:eastAsia="SimSun"/>
              </w:rPr>
              <w:t>112</w:t>
            </w:r>
          </w:p>
        </w:tc>
        <w:tc>
          <w:tcPr>
            <w:tcW w:w="1397" w:type="dxa"/>
            <w:tcBorders>
              <w:top w:val="single" w:sz="4" w:space="0" w:color="auto"/>
              <w:bottom w:val="single" w:sz="4" w:space="0" w:color="auto"/>
            </w:tcBorders>
            <w:shd w:val="clear" w:color="auto" w:fill="auto"/>
            <w:tcPrChange w:id="197" w:author="Николай Усов" w:date="2020-05-18T18:43:00Z">
              <w:tcPr>
                <w:tcW w:w="1417" w:type="dxa"/>
                <w:tcBorders>
                  <w:top w:val="single" w:sz="4" w:space="0" w:color="auto"/>
                  <w:bottom w:val="single" w:sz="4" w:space="0" w:color="auto"/>
                </w:tcBorders>
                <w:shd w:val="clear" w:color="auto" w:fill="auto"/>
              </w:tcPr>
            </w:tcPrChange>
          </w:tcPr>
          <w:p w14:paraId="0A08A300" w14:textId="77777777" w:rsidR="006D2C51" w:rsidRPr="00690A09" w:rsidRDefault="006D2C51" w:rsidP="00690A09">
            <w:pPr>
              <w:jc w:val="both"/>
              <w:rPr>
                <w:rFonts w:eastAsia="SimSun"/>
                <w:highlight w:val="yellow"/>
              </w:rPr>
            </w:pPr>
            <w:r w:rsidRPr="00690A09">
              <w:rPr>
                <w:rFonts w:eastAsia="SimSun"/>
                <w:highlight w:val="yellow"/>
              </w:rPr>
              <w:t>66</w:t>
            </w:r>
            <w:r w:rsidRPr="00690A09">
              <w:rPr>
                <w:rFonts w:eastAsia="SimSun"/>
                <w:highlight w:val="yellow"/>
                <w:vertAlign w:val="superscript"/>
              </w:rPr>
              <w:t>о</w:t>
            </w:r>
            <w:r w:rsidRPr="00690A09">
              <w:rPr>
                <w:rFonts w:eastAsia="SimSun"/>
                <w:highlight w:val="yellow"/>
              </w:rPr>
              <w:t>19.8ʹ N, 33</w:t>
            </w:r>
            <w:r w:rsidRPr="00690A09">
              <w:rPr>
                <w:rFonts w:eastAsia="SimSun"/>
                <w:highlight w:val="yellow"/>
                <w:vertAlign w:val="superscript"/>
              </w:rPr>
              <w:t>о</w:t>
            </w:r>
            <w:r w:rsidRPr="00690A09">
              <w:rPr>
                <w:rFonts w:eastAsia="SimSun"/>
                <w:highlight w:val="yellow"/>
              </w:rPr>
              <w:t>39.7ʹ E</w:t>
            </w:r>
          </w:p>
        </w:tc>
        <w:tc>
          <w:tcPr>
            <w:tcW w:w="1586" w:type="dxa"/>
            <w:tcBorders>
              <w:top w:val="single" w:sz="4" w:space="0" w:color="auto"/>
              <w:bottom w:val="single" w:sz="4" w:space="0" w:color="auto"/>
            </w:tcBorders>
            <w:shd w:val="clear" w:color="auto" w:fill="auto"/>
            <w:tcPrChange w:id="198" w:author="Николай Усов" w:date="2020-05-18T18:43:00Z">
              <w:tcPr>
                <w:tcW w:w="1766" w:type="dxa"/>
                <w:tcBorders>
                  <w:top w:val="single" w:sz="4" w:space="0" w:color="auto"/>
                  <w:bottom w:val="single" w:sz="4" w:space="0" w:color="auto"/>
                </w:tcBorders>
                <w:shd w:val="clear" w:color="auto" w:fill="auto"/>
              </w:tcPr>
            </w:tcPrChange>
          </w:tcPr>
          <w:p w14:paraId="0861DAF8" w14:textId="77777777" w:rsidR="006D2C51" w:rsidRPr="00690A09" w:rsidRDefault="006D2C51" w:rsidP="00690A09">
            <w:pPr>
              <w:jc w:val="both"/>
              <w:rPr>
                <w:rFonts w:eastAsia="SimSun"/>
                <w:iCs/>
                <w:lang w:val="en-GB"/>
              </w:rPr>
            </w:pPr>
            <w:r w:rsidRPr="00690A09">
              <w:rPr>
                <w:rFonts w:eastAsia="SimSun"/>
                <w:iCs/>
                <w:lang w:val="en-GB"/>
              </w:rPr>
              <w:t>September, 27-28, 1997</w:t>
            </w:r>
          </w:p>
          <w:p w14:paraId="2D1A16C4" w14:textId="77777777" w:rsidR="006D2C51" w:rsidRPr="00690A09" w:rsidRDefault="006D2C51" w:rsidP="00690A09">
            <w:pPr>
              <w:jc w:val="both"/>
              <w:rPr>
                <w:rFonts w:eastAsia="SimSun"/>
                <w:highlight w:val="yellow"/>
              </w:rPr>
            </w:pPr>
            <w:r w:rsidRPr="00690A09">
              <w:rPr>
                <w:rFonts w:eastAsia="SimSun"/>
                <w:iCs/>
                <w:lang w:val="en-GB"/>
              </w:rPr>
              <w:t>July, 1-2, 1998</w:t>
            </w:r>
          </w:p>
        </w:tc>
        <w:tc>
          <w:tcPr>
            <w:tcW w:w="2043" w:type="dxa"/>
            <w:tcBorders>
              <w:top w:val="single" w:sz="4" w:space="0" w:color="auto"/>
              <w:bottom w:val="single" w:sz="4" w:space="0" w:color="auto"/>
            </w:tcBorders>
            <w:shd w:val="clear" w:color="auto" w:fill="auto"/>
            <w:tcPrChange w:id="199" w:author="Николай Усов" w:date="2020-05-18T18:43:00Z">
              <w:tcPr>
                <w:tcW w:w="2558" w:type="dxa"/>
                <w:tcBorders>
                  <w:top w:val="single" w:sz="4" w:space="0" w:color="auto"/>
                  <w:bottom w:val="single" w:sz="4" w:space="0" w:color="auto"/>
                </w:tcBorders>
                <w:shd w:val="clear" w:color="auto" w:fill="auto"/>
              </w:tcPr>
            </w:tcPrChange>
          </w:tcPr>
          <w:p w14:paraId="5CE8194B" w14:textId="2B4A696F" w:rsidR="006D2C51" w:rsidRPr="00690A09" w:rsidRDefault="006D2C51" w:rsidP="00690A09">
            <w:pPr>
              <w:jc w:val="both"/>
              <w:rPr>
                <w:rFonts w:eastAsia="SimSun"/>
                <w:highlight w:val="yellow"/>
              </w:rPr>
            </w:pPr>
            <w:r w:rsidRPr="00690A09">
              <w:rPr>
                <w:rFonts w:eastAsia="SimSun"/>
                <w:iCs/>
                <w:lang w:val="en-GB"/>
              </w:rPr>
              <w:t xml:space="preserve">Eight times in 24-h period, with reference to the </w:t>
            </w:r>
            <w:commentRangeStart w:id="200"/>
            <w:r w:rsidRPr="00690A09">
              <w:rPr>
                <w:rFonts w:eastAsia="SimSun"/>
                <w:iCs/>
                <w:lang w:val="en-GB"/>
              </w:rPr>
              <w:t>tidal dynamics</w:t>
            </w:r>
            <w:commentRangeEnd w:id="200"/>
            <w:r w:rsidR="0055580A">
              <w:rPr>
                <w:rStyle w:val="a8"/>
              </w:rPr>
              <w:commentReference w:id="200"/>
            </w:r>
            <w:r w:rsidRPr="00690A09">
              <w:rPr>
                <w:rFonts w:eastAsia="SimSun"/>
                <w:iCs/>
                <w:lang w:val="en-GB"/>
              </w:rPr>
              <w:t>: twice at low tide and twice at high tide and four times at half tide</w:t>
            </w:r>
            <w:ins w:id="201" w:author="Николай Усов" w:date="2020-05-19T08:58:00Z">
              <w:r w:rsidR="00742049">
                <w:rPr>
                  <w:rFonts w:eastAsia="SimSun"/>
                  <w:iCs/>
                  <w:lang w:val="en-GB"/>
                </w:rPr>
                <w:t>.</w:t>
              </w:r>
            </w:ins>
          </w:p>
        </w:tc>
        <w:tc>
          <w:tcPr>
            <w:tcW w:w="1040" w:type="dxa"/>
            <w:tcBorders>
              <w:top w:val="single" w:sz="4" w:space="0" w:color="auto"/>
              <w:bottom w:val="single" w:sz="4" w:space="0" w:color="auto"/>
            </w:tcBorders>
            <w:tcPrChange w:id="202" w:author="Николай Усов" w:date="2020-05-18T18:43:00Z">
              <w:tcPr>
                <w:tcW w:w="1559" w:type="dxa"/>
                <w:tcBorders>
                  <w:top w:val="single" w:sz="4" w:space="0" w:color="auto"/>
                  <w:bottom w:val="single" w:sz="4" w:space="0" w:color="auto"/>
                </w:tcBorders>
              </w:tcPr>
            </w:tcPrChange>
          </w:tcPr>
          <w:p w14:paraId="76DF23FC" w14:textId="24D6723C" w:rsidR="006D2C51" w:rsidRPr="00690A09" w:rsidRDefault="00742049" w:rsidP="00690A09">
            <w:pPr>
              <w:jc w:val="both"/>
              <w:rPr>
                <w:ins w:id="203" w:author="Николай Усов" w:date="2020-05-18T18:43:00Z"/>
                <w:rFonts w:eastAsia="SimSun"/>
              </w:rPr>
            </w:pPr>
            <w:ins w:id="204" w:author="Николай Усов" w:date="2020-05-19T08:59:00Z">
              <w:r w:rsidRPr="00742049">
                <w:rPr>
                  <w:rFonts w:eastAsia="SimSun"/>
                  <w:highlight w:val="yellow"/>
                  <w:rPrChange w:id="205" w:author="Николай Усов" w:date="2020-05-19T08:59:00Z">
                    <w:rPr>
                      <w:rFonts w:eastAsia="SimSun"/>
                    </w:rPr>
                  </w:rPrChange>
                </w:rPr>
                <w:t>???</w:t>
              </w:r>
            </w:ins>
          </w:p>
        </w:tc>
        <w:tc>
          <w:tcPr>
            <w:tcW w:w="1508" w:type="dxa"/>
            <w:tcBorders>
              <w:top w:val="single" w:sz="4" w:space="0" w:color="auto"/>
              <w:bottom w:val="single" w:sz="4" w:space="0" w:color="auto"/>
            </w:tcBorders>
            <w:shd w:val="clear" w:color="auto" w:fill="auto"/>
            <w:tcPrChange w:id="206" w:author="Николай Усов" w:date="2020-05-18T18:43:00Z">
              <w:tcPr>
                <w:tcW w:w="1559" w:type="dxa"/>
                <w:tcBorders>
                  <w:top w:val="single" w:sz="4" w:space="0" w:color="auto"/>
                  <w:bottom w:val="single" w:sz="4" w:space="0" w:color="auto"/>
                </w:tcBorders>
                <w:shd w:val="clear" w:color="auto" w:fill="auto"/>
              </w:tcPr>
            </w:tcPrChange>
          </w:tcPr>
          <w:p w14:paraId="4F1F4602" w14:textId="45C377FE" w:rsidR="006D2C51" w:rsidRPr="00690A09" w:rsidRDefault="006D2C51" w:rsidP="00690A09">
            <w:pPr>
              <w:jc w:val="both"/>
              <w:rPr>
                <w:rFonts w:eastAsia="SimSun"/>
              </w:rPr>
            </w:pPr>
            <w:r w:rsidRPr="00690A09">
              <w:rPr>
                <w:rFonts w:eastAsia="SimSun"/>
              </w:rPr>
              <w:t xml:space="preserve">0-10 m, </w:t>
            </w:r>
          </w:p>
          <w:p w14:paraId="7DCDACEA" w14:textId="77777777" w:rsidR="006D2C51" w:rsidRPr="00690A09" w:rsidRDefault="006D2C51" w:rsidP="00690A09">
            <w:pPr>
              <w:jc w:val="both"/>
              <w:rPr>
                <w:rFonts w:eastAsia="SimSun"/>
              </w:rPr>
            </w:pPr>
            <w:r w:rsidRPr="00690A09">
              <w:rPr>
                <w:rFonts w:eastAsia="SimSun"/>
              </w:rPr>
              <w:t xml:space="preserve">10-25 m, </w:t>
            </w:r>
          </w:p>
          <w:p w14:paraId="566F8651" w14:textId="77777777" w:rsidR="006D2C51" w:rsidRPr="00690A09" w:rsidRDefault="006D2C51" w:rsidP="00690A09">
            <w:pPr>
              <w:jc w:val="both"/>
              <w:rPr>
                <w:rFonts w:eastAsia="SimSun"/>
              </w:rPr>
            </w:pPr>
            <w:r w:rsidRPr="00690A09">
              <w:rPr>
                <w:rFonts w:eastAsia="SimSun"/>
              </w:rPr>
              <w:t>25-50 m,</w:t>
            </w:r>
          </w:p>
          <w:p w14:paraId="0F80AE44" w14:textId="77777777" w:rsidR="006D2C51" w:rsidRPr="00690A09" w:rsidRDefault="006D2C51" w:rsidP="00690A09">
            <w:pPr>
              <w:jc w:val="both"/>
              <w:rPr>
                <w:rFonts w:eastAsia="SimSun"/>
              </w:rPr>
            </w:pPr>
            <w:r w:rsidRPr="00690A09">
              <w:rPr>
                <w:rFonts w:eastAsia="SimSun"/>
              </w:rPr>
              <w:t>50-110 m</w:t>
            </w:r>
          </w:p>
          <w:p w14:paraId="56AA1C33" w14:textId="77777777" w:rsidR="006D2C51" w:rsidRPr="00690A09" w:rsidRDefault="006D2C51" w:rsidP="00690A09">
            <w:pPr>
              <w:jc w:val="both"/>
              <w:rPr>
                <w:rFonts w:eastAsia="SimSun"/>
              </w:rPr>
            </w:pPr>
          </w:p>
        </w:tc>
      </w:tr>
      <w:tr w:rsidR="006D2C51" w14:paraId="0CC49A53" w14:textId="77777777" w:rsidTr="006D2C51">
        <w:tc>
          <w:tcPr>
            <w:tcW w:w="1126" w:type="dxa"/>
            <w:tcBorders>
              <w:top w:val="single" w:sz="4" w:space="0" w:color="auto"/>
              <w:bottom w:val="single" w:sz="4" w:space="0" w:color="auto"/>
            </w:tcBorders>
            <w:shd w:val="clear" w:color="auto" w:fill="auto"/>
            <w:tcPrChange w:id="207" w:author="Николай Усов" w:date="2020-05-18T18:43:00Z">
              <w:tcPr>
                <w:tcW w:w="1276" w:type="dxa"/>
                <w:tcBorders>
                  <w:top w:val="single" w:sz="4" w:space="0" w:color="auto"/>
                  <w:bottom w:val="single" w:sz="4" w:space="0" w:color="auto"/>
                </w:tcBorders>
                <w:shd w:val="clear" w:color="auto" w:fill="auto"/>
              </w:tcPr>
            </w:tcPrChange>
          </w:tcPr>
          <w:p w14:paraId="06763C0B" w14:textId="77777777" w:rsidR="006D2C51" w:rsidRPr="006D2C51" w:rsidRDefault="006D2C51" w:rsidP="00690A09">
            <w:pPr>
              <w:jc w:val="both"/>
              <w:rPr>
                <w:rFonts w:eastAsia="SimSun"/>
                <w:rPrChange w:id="208" w:author="Николай Усов" w:date="2020-05-18T18:51:00Z">
                  <w:rPr>
                    <w:rFonts w:eastAsia="SimSun"/>
                    <w:highlight w:val="yellow"/>
                  </w:rPr>
                </w:rPrChange>
              </w:rPr>
            </w:pPr>
            <w:r w:rsidRPr="006D2C51">
              <w:rPr>
                <w:rFonts w:eastAsia="SimSun"/>
                <w:rPrChange w:id="209" w:author="Николай Усов" w:date="2020-05-18T18:51:00Z">
                  <w:rPr>
                    <w:rFonts w:eastAsia="SimSun"/>
                    <w:highlight w:val="yellow"/>
                  </w:rPr>
                </w:rPrChange>
              </w:rPr>
              <w:t>D-3</w:t>
            </w:r>
          </w:p>
        </w:tc>
        <w:tc>
          <w:tcPr>
            <w:tcW w:w="915" w:type="dxa"/>
            <w:tcBorders>
              <w:top w:val="single" w:sz="4" w:space="0" w:color="auto"/>
              <w:bottom w:val="single" w:sz="4" w:space="0" w:color="auto"/>
            </w:tcBorders>
            <w:shd w:val="clear" w:color="auto" w:fill="auto"/>
            <w:tcPrChange w:id="210" w:author="Николай Усов" w:date="2020-05-18T18:43:00Z">
              <w:tcPr>
                <w:tcW w:w="959" w:type="dxa"/>
                <w:tcBorders>
                  <w:top w:val="single" w:sz="4" w:space="0" w:color="auto"/>
                  <w:bottom w:val="single" w:sz="4" w:space="0" w:color="auto"/>
                </w:tcBorders>
                <w:shd w:val="clear" w:color="auto" w:fill="auto"/>
              </w:tcPr>
            </w:tcPrChange>
          </w:tcPr>
          <w:p w14:paraId="00EA23FA" w14:textId="02962AA9" w:rsidR="006D2C51" w:rsidRPr="006D2C51" w:rsidRDefault="006D2C51" w:rsidP="00690A09">
            <w:pPr>
              <w:jc w:val="both"/>
              <w:rPr>
                <w:rFonts w:eastAsia="SimSun"/>
                <w:rPrChange w:id="211" w:author="Николай Усов" w:date="2020-05-18T18:51:00Z">
                  <w:rPr>
                    <w:rFonts w:eastAsia="SimSun"/>
                    <w:highlight w:val="yellow"/>
                  </w:rPr>
                </w:rPrChange>
              </w:rPr>
            </w:pPr>
            <w:del w:id="212" w:author="Николай Усов" w:date="2020-05-18T18:51:00Z">
              <w:r w:rsidRPr="006D2C51" w:rsidDel="006D2C51">
                <w:rPr>
                  <w:rFonts w:eastAsia="SimSun"/>
                  <w:rPrChange w:id="213" w:author="Николай Усов" w:date="2020-05-18T18:51:00Z">
                    <w:rPr>
                      <w:rFonts w:eastAsia="SimSun"/>
                      <w:highlight w:val="yellow"/>
                    </w:rPr>
                  </w:rPrChange>
                </w:rPr>
                <w:delText>213</w:delText>
              </w:r>
            </w:del>
            <w:ins w:id="214" w:author="Николай Усов" w:date="2020-05-18T18:51:00Z">
              <w:r w:rsidRPr="006D2C51">
                <w:rPr>
                  <w:rFonts w:eastAsia="SimSun"/>
                  <w:rPrChange w:id="215" w:author="Николай Усов" w:date="2020-05-18T18:51:00Z">
                    <w:rPr>
                      <w:rFonts w:eastAsia="SimSun"/>
                      <w:highlight w:val="yellow"/>
                    </w:rPr>
                  </w:rPrChange>
                </w:rPr>
                <w:t>ca. 180</w:t>
              </w:r>
            </w:ins>
          </w:p>
        </w:tc>
        <w:tc>
          <w:tcPr>
            <w:tcW w:w="1397" w:type="dxa"/>
            <w:tcBorders>
              <w:top w:val="single" w:sz="4" w:space="0" w:color="auto"/>
              <w:bottom w:val="single" w:sz="4" w:space="0" w:color="auto"/>
            </w:tcBorders>
            <w:shd w:val="clear" w:color="auto" w:fill="auto"/>
            <w:tcPrChange w:id="216" w:author="Николай Усов" w:date="2020-05-18T18:43:00Z">
              <w:tcPr>
                <w:tcW w:w="1417" w:type="dxa"/>
                <w:tcBorders>
                  <w:top w:val="single" w:sz="4" w:space="0" w:color="auto"/>
                  <w:bottom w:val="single" w:sz="4" w:space="0" w:color="auto"/>
                </w:tcBorders>
                <w:shd w:val="clear" w:color="auto" w:fill="auto"/>
              </w:tcPr>
            </w:tcPrChange>
          </w:tcPr>
          <w:p w14:paraId="3172E737" w14:textId="78EE823F" w:rsidR="006D2C51" w:rsidRPr="006D2C51" w:rsidRDefault="006D2C51" w:rsidP="00690A09">
            <w:pPr>
              <w:jc w:val="both"/>
              <w:rPr>
                <w:rFonts w:eastAsia="SimSun"/>
                <w:rPrChange w:id="217" w:author="Николай Усов" w:date="2020-05-18T18:51:00Z">
                  <w:rPr>
                    <w:rFonts w:eastAsia="SimSun"/>
                    <w:highlight w:val="yellow"/>
                  </w:rPr>
                </w:rPrChange>
              </w:rPr>
            </w:pPr>
            <w:ins w:id="218" w:author="Николай Усов" w:date="2020-05-18T18:53:00Z">
              <w:r w:rsidRPr="006D2C51">
                <w:rPr>
                  <w:rFonts w:eastAsia="SimSun"/>
                </w:rPr>
                <w:t>66°26.145'</w:t>
              </w:r>
            </w:ins>
            <w:del w:id="219" w:author="Николай Усов" w:date="2020-05-18T18:53:00Z">
              <w:r w:rsidRPr="006D2C51" w:rsidDel="006D2C51">
                <w:rPr>
                  <w:rFonts w:eastAsia="SimSun"/>
                  <w:rPrChange w:id="220" w:author="Николай Усов" w:date="2020-05-18T18:51:00Z">
                    <w:rPr>
                      <w:rFonts w:eastAsia="SimSun"/>
                      <w:highlight w:val="yellow"/>
                    </w:rPr>
                  </w:rPrChange>
                </w:rPr>
                <w:delText>66</w:delText>
              </w:r>
              <w:r w:rsidRPr="006D2C51" w:rsidDel="006D2C51">
                <w:rPr>
                  <w:rFonts w:eastAsia="SimSun"/>
                  <w:vertAlign w:val="superscript"/>
                  <w:rPrChange w:id="221" w:author="Николай Усов" w:date="2020-05-18T18:51:00Z">
                    <w:rPr>
                      <w:rFonts w:eastAsia="SimSun"/>
                      <w:highlight w:val="yellow"/>
                      <w:vertAlign w:val="superscript"/>
                    </w:rPr>
                  </w:rPrChange>
                </w:rPr>
                <w:delText>о</w:delText>
              </w:r>
              <w:r w:rsidRPr="006D2C51" w:rsidDel="006D2C51">
                <w:rPr>
                  <w:rFonts w:eastAsia="SimSun"/>
                  <w:rPrChange w:id="222" w:author="Николай Усов" w:date="2020-05-18T18:51:00Z">
                    <w:rPr>
                      <w:rFonts w:eastAsia="SimSun"/>
                      <w:highlight w:val="yellow"/>
                    </w:rPr>
                  </w:rPrChange>
                </w:rPr>
                <w:delText>19.8ʹ</w:delText>
              </w:r>
            </w:del>
            <w:r w:rsidRPr="006D2C51">
              <w:rPr>
                <w:rFonts w:eastAsia="SimSun"/>
                <w:rPrChange w:id="223" w:author="Николай Усов" w:date="2020-05-18T18:51:00Z">
                  <w:rPr>
                    <w:rFonts w:eastAsia="SimSun"/>
                    <w:highlight w:val="yellow"/>
                  </w:rPr>
                </w:rPrChange>
              </w:rPr>
              <w:t xml:space="preserve"> N, </w:t>
            </w:r>
            <w:ins w:id="224" w:author="Николай Усов" w:date="2020-05-18T18:53:00Z">
              <w:r w:rsidRPr="006D2C51">
                <w:rPr>
                  <w:rFonts w:eastAsia="SimSun"/>
                </w:rPr>
                <w:t>33°55.123'</w:t>
              </w:r>
            </w:ins>
            <w:del w:id="225" w:author="Николай Усов" w:date="2020-05-18T18:53:00Z">
              <w:r w:rsidRPr="006D2C51" w:rsidDel="006D2C51">
                <w:rPr>
                  <w:rFonts w:eastAsia="SimSun"/>
                  <w:rPrChange w:id="226" w:author="Николай Усов" w:date="2020-05-18T18:51:00Z">
                    <w:rPr>
                      <w:rFonts w:eastAsia="SimSun"/>
                      <w:highlight w:val="yellow"/>
                    </w:rPr>
                  </w:rPrChange>
                </w:rPr>
                <w:delText>33</w:delText>
              </w:r>
              <w:r w:rsidRPr="006D2C51" w:rsidDel="006D2C51">
                <w:rPr>
                  <w:rFonts w:eastAsia="SimSun"/>
                  <w:vertAlign w:val="superscript"/>
                  <w:rPrChange w:id="227" w:author="Николай Усов" w:date="2020-05-18T18:51:00Z">
                    <w:rPr>
                      <w:rFonts w:eastAsia="SimSun"/>
                      <w:highlight w:val="yellow"/>
                      <w:vertAlign w:val="superscript"/>
                    </w:rPr>
                  </w:rPrChange>
                </w:rPr>
                <w:delText>о</w:delText>
              </w:r>
              <w:r w:rsidRPr="006D2C51" w:rsidDel="006D2C51">
                <w:rPr>
                  <w:rFonts w:eastAsia="SimSun"/>
                  <w:rPrChange w:id="228" w:author="Николай Усов" w:date="2020-05-18T18:51:00Z">
                    <w:rPr>
                      <w:rFonts w:eastAsia="SimSun"/>
                      <w:highlight w:val="yellow"/>
                    </w:rPr>
                  </w:rPrChange>
                </w:rPr>
                <w:delText>39.7ʹ</w:delText>
              </w:r>
            </w:del>
            <w:r w:rsidRPr="006D2C51">
              <w:rPr>
                <w:rFonts w:eastAsia="SimSun"/>
                <w:rPrChange w:id="229" w:author="Николай Усов" w:date="2020-05-18T18:51:00Z">
                  <w:rPr>
                    <w:rFonts w:eastAsia="SimSun"/>
                    <w:highlight w:val="yellow"/>
                  </w:rPr>
                </w:rPrChange>
              </w:rPr>
              <w:t> E</w:t>
            </w:r>
          </w:p>
        </w:tc>
        <w:tc>
          <w:tcPr>
            <w:tcW w:w="1586" w:type="dxa"/>
            <w:tcBorders>
              <w:top w:val="single" w:sz="4" w:space="0" w:color="auto"/>
              <w:bottom w:val="single" w:sz="4" w:space="0" w:color="auto"/>
            </w:tcBorders>
            <w:shd w:val="clear" w:color="auto" w:fill="auto"/>
            <w:tcPrChange w:id="230" w:author="Николай Усов" w:date="2020-05-18T18:43:00Z">
              <w:tcPr>
                <w:tcW w:w="1766" w:type="dxa"/>
                <w:tcBorders>
                  <w:top w:val="single" w:sz="4" w:space="0" w:color="auto"/>
                  <w:bottom w:val="single" w:sz="4" w:space="0" w:color="auto"/>
                </w:tcBorders>
                <w:shd w:val="clear" w:color="auto" w:fill="auto"/>
              </w:tcPr>
            </w:tcPrChange>
          </w:tcPr>
          <w:p w14:paraId="201D0811" w14:textId="3568DB87" w:rsidR="006D2C51" w:rsidRPr="006D2C51" w:rsidRDefault="006D2C51" w:rsidP="00690A09">
            <w:pPr>
              <w:jc w:val="both"/>
              <w:rPr>
                <w:rFonts w:eastAsia="SimSun"/>
                <w:rPrChange w:id="231" w:author="Николай Усов" w:date="2020-05-18T18:51:00Z">
                  <w:rPr>
                    <w:rFonts w:eastAsia="SimSun"/>
                    <w:highlight w:val="yellow"/>
                  </w:rPr>
                </w:rPrChange>
              </w:rPr>
            </w:pPr>
            <w:ins w:id="232" w:author="Николай Усов" w:date="2020-05-18T18:13:00Z">
              <w:r w:rsidRPr="006D2C51">
                <w:rPr>
                  <w:rFonts w:eastAsia="SimSun"/>
                  <w:rPrChange w:id="233" w:author="Николай Усов" w:date="2020-05-18T18:51:00Z">
                    <w:rPr>
                      <w:rFonts w:eastAsia="SimSun"/>
                      <w:highlight w:val="yellow"/>
                    </w:rPr>
                  </w:rPrChange>
                </w:rPr>
                <w:t>2012–2019</w:t>
              </w:r>
            </w:ins>
          </w:p>
        </w:tc>
        <w:tc>
          <w:tcPr>
            <w:tcW w:w="2043" w:type="dxa"/>
            <w:tcBorders>
              <w:top w:val="single" w:sz="4" w:space="0" w:color="auto"/>
              <w:bottom w:val="single" w:sz="4" w:space="0" w:color="auto"/>
            </w:tcBorders>
            <w:shd w:val="clear" w:color="auto" w:fill="auto"/>
            <w:tcPrChange w:id="234" w:author="Николай Усов" w:date="2020-05-18T18:43:00Z">
              <w:tcPr>
                <w:tcW w:w="2558" w:type="dxa"/>
                <w:tcBorders>
                  <w:top w:val="single" w:sz="4" w:space="0" w:color="auto"/>
                  <w:bottom w:val="single" w:sz="4" w:space="0" w:color="auto"/>
                </w:tcBorders>
                <w:shd w:val="clear" w:color="auto" w:fill="auto"/>
              </w:tcPr>
            </w:tcPrChange>
          </w:tcPr>
          <w:p w14:paraId="14CB466A" w14:textId="5EDBA066" w:rsidR="006D2C51" w:rsidRPr="006D2C51" w:rsidRDefault="006D2C51" w:rsidP="00690A09">
            <w:pPr>
              <w:jc w:val="both"/>
              <w:rPr>
                <w:rFonts w:eastAsia="SimSun"/>
                <w:rPrChange w:id="235" w:author="Николай Усов" w:date="2020-05-18T18:51:00Z">
                  <w:rPr>
                    <w:rFonts w:eastAsia="SimSun"/>
                    <w:highlight w:val="yellow"/>
                  </w:rPr>
                </w:rPrChange>
              </w:rPr>
            </w:pPr>
            <w:ins w:id="236" w:author="Николай Усов" w:date="2020-05-18T18:49:00Z">
              <w:r w:rsidRPr="006D2C51">
                <w:rPr>
                  <w:rFonts w:eastAsia="SimSun"/>
                  <w:rPrChange w:id="237" w:author="Николай Усов" w:date="2020-05-18T18:51:00Z">
                    <w:rPr>
                      <w:rFonts w:eastAsia="SimSun"/>
                      <w:highlight w:val="yellow"/>
                    </w:rPr>
                  </w:rPrChange>
                </w:rPr>
                <w:t>Once a month</w:t>
              </w:r>
            </w:ins>
            <w:ins w:id="238" w:author="Николай Усов" w:date="2020-05-18T18:50:00Z">
              <w:r w:rsidRPr="006D2C51">
                <w:rPr>
                  <w:rFonts w:eastAsia="SimSun"/>
                  <w:rPrChange w:id="239" w:author="Николай Усов" w:date="2020-05-18T18:51:00Z">
                    <w:rPr>
                      <w:rFonts w:eastAsia="SimSun"/>
                      <w:highlight w:val="yellow"/>
                    </w:rPr>
                  </w:rPrChange>
                </w:rPr>
                <w:t xml:space="preserve"> from May to November</w:t>
              </w:r>
            </w:ins>
            <w:ins w:id="240" w:author="Николай Усов" w:date="2020-05-18T18:49:00Z">
              <w:r w:rsidRPr="006D2C51">
                <w:rPr>
                  <w:rFonts w:eastAsia="SimSun"/>
                  <w:rPrChange w:id="241" w:author="Николай Усов" w:date="2020-05-18T18:51:00Z">
                    <w:rPr>
                      <w:rFonts w:eastAsia="SimSun"/>
                      <w:highlight w:val="yellow"/>
                    </w:rPr>
                  </w:rPrChange>
                </w:rPr>
                <w:t xml:space="preserve"> or </w:t>
              </w:r>
            </w:ins>
            <w:ins w:id="242" w:author="Николай Усов" w:date="2020-05-18T18:50:00Z">
              <w:r w:rsidRPr="006D2C51">
                <w:rPr>
                  <w:rFonts w:eastAsia="SimSun"/>
                  <w:rPrChange w:id="243" w:author="Николай Усов" w:date="2020-05-18T18:51:00Z">
                    <w:rPr>
                      <w:rFonts w:eastAsia="SimSun"/>
                      <w:highlight w:val="yellow"/>
                    </w:rPr>
                  </w:rPrChange>
                </w:rPr>
                <w:t>rarer</w:t>
              </w:r>
            </w:ins>
            <w:ins w:id="244" w:author="Николай Усов" w:date="2020-05-19T08:58:00Z">
              <w:r w:rsidR="00742049">
                <w:rPr>
                  <w:rFonts w:eastAsia="SimSun"/>
                </w:rPr>
                <w:t>.</w:t>
              </w:r>
            </w:ins>
          </w:p>
        </w:tc>
        <w:tc>
          <w:tcPr>
            <w:tcW w:w="1040" w:type="dxa"/>
            <w:tcBorders>
              <w:top w:val="single" w:sz="4" w:space="0" w:color="auto"/>
              <w:bottom w:val="single" w:sz="4" w:space="0" w:color="auto"/>
            </w:tcBorders>
            <w:tcPrChange w:id="245" w:author="Николай Усов" w:date="2020-05-18T18:43:00Z">
              <w:tcPr>
                <w:tcW w:w="1559" w:type="dxa"/>
                <w:tcBorders>
                  <w:top w:val="single" w:sz="4" w:space="0" w:color="auto"/>
                  <w:bottom w:val="single" w:sz="4" w:space="0" w:color="auto"/>
                </w:tcBorders>
              </w:tcPr>
            </w:tcPrChange>
          </w:tcPr>
          <w:p w14:paraId="7B0F33FD" w14:textId="77777777" w:rsidR="00742049" w:rsidRDefault="00742049" w:rsidP="00690A09">
            <w:pPr>
              <w:jc w:val="both"/>
              <w:rPr>
                <w:ins w:id="246" w:author="Николай Усов" w:date="2020-05-19T09:03:00Z"/>
                <w:lang w:val="en-GB"/>
              </w:rPr>
            </w:pPr>
            <w:ins w:id="247" w:author="Николай Усов" w:date="2020-05-19T09:02:00Z">
              <w:r>
                <w:rPr>
                  <w:rFonts w:eastAsia="SimSun"/>
                </w:rPr>
                <w:t xml:space="preserve">200 </w:t>
              </w:r>
              <w:r w:rsidRPr="00BE0CF5">
                <w:rPr>
                  <w:lang w:val="en-GB"/>
                </w:rPr>
                <w:t>μm</w:t>
              </w:r>
            </w:ins>
            <w:ins w:id="248" w:author="Николай Усов" w:date="2020-05-19T09:03:00Z">
              <w:r>
                <w:rPr>
                  <w:lang w:val="en-GB"/>
                </w:rPr>
                <w:t xml:space="preserve"> </w:t>
              </w:r>
            </w:ins>
          </w:p>
          <w:p w14:paraId="06204F2D" w14:textId="77777777" w:rsidR="00742049" w:rsidRDefault="00742049" w:rsidP="00690A09">
            <w:pPr>
              <w:jc w:val="both"/>
              <w:rPr>
                <w:ins w:id="249" w:author="Николай Усов" w:date="2020-05-19T09:03:00Z"/>
                <w:lang w:val="en-GB"/>
              </w:rPr>
            </w:pPr>
            <w:ins w:id="250" w:author="Николай Усов" w:date="2020-05-19T09:02:00Z">
              <w:r>
                <w:rPr>
                  <w:lang w:val="en-GB"/>
                </w:rPr>
                <w:t xml:space="preserve">+ </w:t>
              </w:r>
            </w:ins>
            <w:ins w:id="251" w:author="Николай Усов" w:date="2020-05-19T09:03:00Z">
              <w:r>
                <w:rPr>
                  <w:lang w:val="en-GB"/>
                </w:rPr>
                <w:t xml:space="preserve">  </w:t>
              </w:r>
            </w:ins>
          </w:p>
          <w:p w14:paraId="34F1E55C" w14:textId="518C1577" w:rsidR="006D2C51" w:rsidRPr="00690A09" w:rsidRDefault="00742049" w:rsidP="00690A09">
            <w:pPr>
              <w:jc w:val="both"/>
              <w:rPr>
                <w:ins w:id="252" w:author="Николай Усов" w:date="2020-05-18T18:43:00Z"/>
                <w:rFonts w:eastAsia="SimSun"/>
              </w:rPr>
            </w:pPr>
            <w:ins w:id="253" w:author="Николай Усов" w:date="2020-05-19T09:03:00Z">
              <w:r>
                <w:rPr>
                  <w:lang w:val="en-GB"/>
                </w:rPr>
                <w:t xml:space="preserve">100 </w:t>
              </w:r>
              <w:r w:rsidRPr="00BE0CF5">
                <w:rPr>
                  <w:lang w:val="en-GB"/>
                </w:rPr>
                <w:t>μm</w:t>
              </w:r>
            </w:ins>
          </w:p>
        </w:tc>
        <w:tc>
          <w:tcPr>
            <w:tcW w:w="1508" w:type="dxa"/>
            <w:tcBorders>
              <w:top w:val="single" w:sz="4" w:space="0" w:color="auto"/>
              <w:bottom w:val="single" w:sz="4" w:space="0" w:color="auto"/>
            </w:tcBorders>
            <w:shd w:val="clear" w:color="auto" w:fill="auto"/>
            <w:tcPrChange w:id="254" w:author="Николай Усов" w:date="2020-05-18T18:43:00Z">
              <w:tcPr>
                <w:tcW w:w="1559" w:type="dxa"/>
                <w:tcBorders>
                  <w:top w:val="single" w:sz="4" w:space="0" w:color="auto"/>
                  <w:bottom w:val="single" w:sz="4" w:space="0" w:color="auto"/>
                </w:tcBorders>
                <w:shd w:val="clear" w:color="auto" w:fill="auto"/>
              </w:tcPr>
            </w:tcPrChange>
          </w:tcPr>
          <w:p w14:paraId="5558FE40" w14:textId="69747D25" w:rsidR="006D2C51" w:rsidRPr="00690A09" w:rsidRDefault="006D2C51" w:rsidP="00690A09">
            <w:pPr>
              <w:jc w:val="both"/>
              <w:rPr>
                <w:rFonts w:eastAsia="SimSun"/>
              </w:rPr>
            </w:pPr>
            <w:r w:rsidRPr="00690A09">
              <w:rPr>
                <w:rFonts w:eastAsia="SimSun"/>
              </w:rPr>
              <w:t xml:space="preserve">0-10 m, </w:t>
            </w:r>
          </w:p>
          <w:p w14:paraId="521EC61D" w14:textId="77777777" w:rsidR="006D2C51" w:rsidRPr="00690A09" w:rsidRDefault="006D2C51" w:rsidP="00690A09">
            <w:pPr>
              <w:jc w:val="both"/>
              <w:rPr>
                <w:rFonts w:eastAsia="SimSun"/>
              </w:rPr>
            </w:pPr>
            <w:r w:rsidRPr="00690A09">
              <w:rPr>
                <w:rFonts w:eastAsia="SimSun"/>
              </w:rPr>
              <w:t xml:space="preserve">10-25 m, </w:t>
            </w:r>
          </w:p>
          <w:p w14:paraId="01A31510" w14:textId="77777777" w:rsidR="006D2C51" w:rsidRPr="00690A09" w:rsidRDefault="006D2C51" w:rsidP="00690A09">
            <w:pPr>
              <w:jc w:val="both"/>
              <w:rPr>
                <w:rFonts w:eastAsia="SimSun"/>
              </w:rPr>
            </w:pPr>
            <w:r w:rsidRPr="00690A09">
              <w:rPr>
                <w:rFonts w:eastAsia="SimSun"/>
              </w:rPr>
              <w:t>25-50 m,</w:t>
            </w:r>
          </w:p>
          <w:p w14:paraId="686BC813" w14:textId="77777777" w:rsidR="006D2C51" w:rsidRPr="00690A09" w:rsidRDefault="006D2C51" w:rsidP="00690A09">
            <w:pPr>
              <w:jc w:val="both"/>
              <w:rPr>
                <w:rFonts w:eastAsia="SimSun"/>
              </w:rPr>
            </w:pPr>
            <w:r w:rsidRPr="00690A09">
              <w:rPr>
                <w:rFonts w:eastAsia="SimSun"/>
              </w:rPr>
              <w:t>50-100 m</w:t>
            </w:r>
          </w:p>
          <w:p w14:paraId="09E762C3" w14:textId="77777777" w:rsidR="006D2C51" w:rsidRPr="00690A09" w:rsidRDefault="006D2C51" w:rsidP="00690A09">
            <w:pPr>
              <w:jc w:val="both"/>
              <w:rPr>
                <w:rFonts w:eastAsia="SimSun"/>
              </w:rPr>
            </w:pPr>
            <w:r w:rsidRPr="00690A09">
              <w:rPr>
                <w:rFonts w:eastAsia="SimSun"/>
              </w:rPr>
              <w:t>100-200 m</w:t>
            </w:r>
          </w:p>
        </w:tc>
      </w:tr>
    </w:tbl>
    <w:p w14:paraId="6D612091" w14:textId="77777777" w:rsidR="00494487" w:rsidRDefault="00494487" w:rsidP="004C5218">
      <w:pPr>
        <w:ind w:firstLine="720"/>
        <w:jc w:val="both"/>
      </w:pPr>
    </w:p>
    <w:p w14:paraId="1D6BF560" w14:textId="77777777" w:rsidR="006D2C51" w:rsidRDefault="006D2C51" w:rsidP="006D2C51">
      <w:pPr>
        <w:spacing w:line="360" w:lineRule="auto"/>
        <w:ind w:firstLine="720"/>
        <w:jc w:val="both"/>
        <w:rPr>
          <w:ins w:id="255" w:author="Николай Усов" w:date="2020-05-18T18:48:00Z"/>
          <w:lang w:val="en-GB"/>
        </w:rPr>
      </w:pPr>
      <w:ins w:id="256" w:author="Николай Усов" w:date="2020-05-18T18:48:00Z">
        <w:r w:rsidRPr="00D921BA">
          <w:t xml:space="preserve">Temperature is measured in parallel to the zooplankton sampling. During the period of 1961–2006, the water temperature was measured by reversing thermometers mounted on the Nansen bottle (BM-48) at 0-, 5-, 10-, 15-, 25-, 50-m depths and near the bottom (63–65 m) or by bathythermograph GM7-III. Since 2006, the water temperature is measured by CTD probe MIDAS </w:t>
        </w:r>
        <w:r>
          <w:t>CTD+</w:t>
        </w:r>
        <w:r w:rsidRPr="00D921BA">
          <w:t xml:space="preserve"> (Valeport Ltd.) on continuous profiles from surface to bottom. Prior to active application of the new equipment, CTD was intercalibrated with reversing thermometers and bathythermograph. No significant discrepancies were found within the limits of accuracy of the previously used equipment.</w:t>
        </w:r>
        <w:r w:rsidRPr="00BE0CF5">
          <w:rPr>
            <w:lang w:val="en-GB"/>
          </w:rPr>
          <w:t xml:space="preserve"> </w:t>
        </w:r>
      </w:ins>
    </w:p>
    <w:p w14:paraId="422B4047" w14:textId="191EEFB4" w:rsidR="00647DC8" w:rsidDel="00D921BA" w:rsidRDefault="00647DC8" w:rsidP="00796D87">
      <w:pPr>
        <w:pStyle w:val="af"/>
        <w:spacing w:line="360" w:lineRule="auto"/>
        <w:ind w:firstLine="720"/>
        <w:jc w:val="both"/>
        <w:rPr>
          <w:moveFrom w:id="257" w:author="Николай Усов" w:date="2020-05-18T18:32:00Z"/>
          <w:rFonts w:ascii="Times New Roman" w:hAnsi="Times New Roman" w:cs="Times New Roman"/>
          <w:iCs/>
          <w:sz w:val="24"/>
          <w:szCs w:val="24"/>
          <w:lang w:val="en-GB"/>
        </w:rPr>
      </w:pPr>
      <w:moveFromRangeStart w:id="258" w:author="Николай Усов" w:date="2020-05-18T18:32:00Z" w:name="move40717981"/>
      <w:moveFrom w:id="259" w:author="Николай Усов" w:date="2020-05-18T18:32:00Z">
        <w:r w:rsidRPr="00BE0CF5" w:rsidDel="00D921BA">
          <w:rPr>
            <w:rFonts w:ascii="Times New Roman" w:hAnsi="Times New Roman" w:cs="Times New Roman"/>
            <w:iCs/>
            <w:sz w:val="24"/>
            <w:szCs w:val="24"/>
            <w:lang w:val="en-GB"/>
          </w:rPr>
          <w:t xml:space="preserve">The diel vertical migration patterns </w:t>
        </w:r>
        <w:r w:rsidR="00AE57BA" w:rsidRPr="00BE0CF5" w:rsidDel="00D921BA">
          <w:rPr>
            <w:rFonts w:ascii="Times New Roman" w:hAnsi="Times New Roman" w:cs="Times New Roman"/>
            <w:iCs/>
            <w:sz w:val="24"/>
            <w:szCs w:val="24"/>
            <w:lang w:val="en-GB"/>
          </w:rPr>
          <w:t xml:space="preserve">of different developmental stages of </w:t>
        </w:r>
        <w:r w:rsidR="00AE57BA" w:rsidRPr="00BE0CF5" w:rsidDel="00D921BA">
          <w:rPr>
            <w:rFonts w:ascii="Times New Roman" w:hAnsi="Times New Roman" w:cs="Times New Roman"/>
            <w:i/>
            <w:sz w:val="24"/>
            <w:szCs w:val="24"/>
          </w:rPr>
          <w:t>C. glacialis</w:t>
        </w:r>
        <w:r w:rsidR="00AE57BA" w:rsidRPr="00BE0CF5" w:rsidDel="00D921BA">
          <w:rPr>
            <w:rFonts w:ascii="Times New Roman" w:hAnsi="Times New Roman" w:cs="Times New Roman"/>
            <w:iCs/>
            <w:sz w:val="24"/>
            <w:szCs w:val="24"/>
          </w:rPr>
          <w:t xml:space="preserve"> </w:t>
        </w:r>
        <w:r w:rsidR="00A8414B" w:rsidDel="00D921BA">
          <w:rPr>
            <w:rFonts w:ascii="Times New Roman" w:hAnsi="Times New Roman" w:cs="Times New Roman"/>
            <w:iCs/>
            <w:sz w:val="24"/>
            <w:szCs w:val="24"/>
            <w:lang w:val="en-GB"/>
          </w:rPr>
          <w:t>were studied for early summer</w:t>
        </w:r>
        <w:r w:rsidRPr="00BE0CF5" w:rsidDel="00D921BA">
          <w:rPr>
            <w:rFonts w:ascii="Times New Roman" w:hAnsi="Times New Roman" w:cs="Times New Roman"/>
            <w:iCs/>
            <w:sz w:val="24"/>
            <w:szCs w:val="24"/>
            <w:lang w:val="en-GB"/>
          </w:rPr>
          <w:t xml:space="preserve"> and </w:t>
        </w:r>
        <w:r w:rsidR="00A8414B" w:rsidDel="00D921BA">
          <w:rPr>
            <w:rFonts w:ascii="Times New Roman" w:hAnsi="Times New Roman" w:cs="Times New Roman"/>
            <w:iCs/>
            <w:sz w:val="24"/>
            <w:szCs w:val="24"/>
            <w:lang w:val="en-GB"/>
          </w:rPr>
          <w:t>autumn</w:t>
        </w:r>
        <w:r w:rsidRPr="00BE0CF5" w:rsidDel="00D921BA">
          <w:rPr>
            <w:rFonts w:ascii="Times New Roman" w:hAnsi="Times New Roman" w:cs="Times New Roman"/>
            <w:iCs/>
            <w:sz w:val="24"/>
            <w:szCs w:val="24"/>
            <w:lang w:val="en-GB"/>
          </w:rPr>
          <w:t xml:space="preserve"> periods </w:t>
        </w:r>
        <w:r w:rsidR="00A8414B" w:rsidDel="00D921BA">
          <w:rPr>
            <w:rFonts w:ascii="Times New Roman" w:hAnsi="Times New Roman" w:cs="Times New Roman"/>
            <w:iCs/>
            <w:sz w:val="24"/>
            <w:szCs w:val="24"/>
            <w:lang w:val="en-GB"/>
          </w:rPr>
          <w:t>at</w:t>
        </w:r>
        <w:r w:rsidRPr="00BE0CF5" w:rsidDel="00D921BA">
          <w:rPr>
            <w:rFonts w:ascii="Times New Roman" w:hAnsi="Times New Roman" w:cs="Times New Roman"/>
            <w:iCs/>
            <w:sz w:val="24"/>
            <w:szCs w:val="24"/>
            <w:lang w:val="en-GB"/>
          </w:rPr>
          <w:t xml:space="preserve"> station D-2 (</w:t>
        </w:r>
        <w:r w:rsidR="00A8414B" w:rsidRPr="00A8414B" w:rsidDel="00D921BA">
          <w:rPr>
            <w:rFonts w:ascii="Times New Roman" w:hAnsi="Times New Roman" w:cs="Times New Roman"/>
            <w:iCs/>
            <w:sz w:val="24"/>
            <w:szCs w:val="24"/>
            <w:lang w:val="en-GB"/>
          </w:rPr>
          <w:t>Table</w:t>
        </w:r>
        <w:r w:rsidRPr="00A8414B" w:rsidDel="00D921BA">
          <w:rPr>
            <w:rFonts w:ascii="Times New Roman" w:hAnsi="Times New Roman" w:cs="Times New Roman"/>
            <w:iCs/>
            <w:sz w:val="24"/>
            <w:szCs w:val="24"/>
            <w:lang w:val="en-GB"/>
          </w:rPr>
          <w:t xml:space="preserve"> 1</w:t>
        </w:r>
        <w:r w:rsidRPr="00BE0CF5" w:rsidDel="00D921BA">
          <w:rPr>
            <w:rFonts w:ascii="Times New Roman" w:hAnsi="Times New Roman" w:cs="Times New Roman"/>
            <w:iCs/>
            <w:sz w:val="24"/>
            <w:szCs w:val="24"/>
            <w:lang w:val="en-GB"/>
          </w:rPr>
          <w:t>). The diel dynamics of the vertical distribution was analyzed. The</w:t>
        </w:r>
        <w:r w:rsidR="00A8414B" w:rsidDel="00D921BA">
          <w:rPr>
            <w:rFonts w:ascii="Times New Roman" w:hAnsi="Times New Roman" w:cs="Times New Roman"/>
            <w:iCs/>
            <w:sz w:val="24"/>
            <w:szCs w:val="24"/>
            <w:lang w:val="en-GB"/>
          </w:rPr>
          <w:t xml:space="preserve"> migrations have been registered if the difference in copepod abundance exceeded 30% between the neighbouring</w:t>
        </w:r>
        <w:r w:rsidRPr="00BE0CF5" w:rsidDel="00D921BA">
          <w:rPr>
            <w:rFonts w:ascii="Times New Roman" w:hAnsi="Times New Roman" w:cs="Times New Roman"/>
            <w:iCs/>
            <w:sz w:val="24"/>
            <w:szCs w:val="24"/>
            <w:lang w:val="en-GB"/>
          </w:rPr>
          <w:t xml:space="preserve"> </w:t>
        </w:r>
        <w:r w:rsidR="00A8414B" w:rsidDel="00D921BA">
          <w:rPr>
            <w:rFonts w:ascii="Times New Roman" w:hAnsi="Times New Roman" w:cs="Times New Roman"/>
            <w:iCs/>
            <w:sz w:val="24"/>
            <w:szCs w:val="24"/>
            <w:lang w:val="en-GB"/>
          </w:rPr>
          <w:t>water</w:t>
        </w:r>
        <w:r w:rsidRPr="00BE0CF5" w:rsidDel="00D921BA">
          <w:rPr>
            <w:rFonts w:ascii="Times New Roman" w:hAnsi="Times New Roman" w:cs="Times New Roman"/>
            <w:iCs/>
            <w:sz w:val="24"/>
            <w:szCs w:val="24"/>
            <w:lang w:val="en-GB"/>
          </w:rPr>
          <w:t xml:space="preserve"> layers </w:t>
        </w:r>
        <w:r w:rsidR="00A8414B" w:rsidDel="00D921BA">
          <w:rPr>
            <w:rFonts w:ascii="Times New Roman" w:hAnsi="Times New Roman" w:cs="Times New Roman"/>
            <w:iCs/>
            <w:sz w:val="24"/>
            <w:szCs w:val="24"/>
            <w:lang w:val="en-GB"/>
          </w:rPr>
          <w:t>when comparing two subsequent samplings</w:t>
        </w:r>
        <w:r w:rsidRPr="00BE0CF5" w:rsidDel="00D921BA">
          <w:rPr>
            <w:rFonts w:ascii="Times New Roman" w:hAnsi="Times New Roman" w:cs="Times New Roman"/>
            <w:iCs/>
            <w:sz w:val="24"/>
            <w:szCs w:val="24"/>
            <w:lang w:val="en-GB"/>
          </w:rPr>
          <w:t>.</w:t>
        </w:r>
      </w:moveFrom>
    </w:p>
    <w:p w14:paraId="104DC953" w14:textId="1A785F20" w:rsidR="00BE34BD" w:rsidDel="00D921BA" w:rsidRDefault="00BE34BD" w:rsidP="00796D87">
      <w:pPr>
        <w:pStyle w:val="af"/>
        <w:spacing w:line="360" w:lineRule="auto"/>
        <w:ind w:firstLine="720"/>
        <w:jc w:val="both"/>
        <w:rPr>
          <w:moveFrom w:id="260" w:author="Николай Усов" w:date="2020-05-18T18:32:00Z"/>
          <w:rFonts w:ascii="Times New Roman" w:hAnsi="Times New Roman" w:cs="Times New Roman"/>
          <w:iCs/>
          <w:sz w:val="24"/>
          <w:szCs w:val="24"/>
          <w:lang w:val="ru-RU"/>
        </w:rPr>
      </w:pPr>
      <w:moveFrom w:id="261" w:author="Николай Усов" w:date="2020-05-18T18:32:00Z">
        <w:r w:rsidRPr="00BE34BD" w:rsidDel="00D921BA">
          <w:rPr>
            <w:rFonts w:ascii="Times New Roman" w:hAnsi="Times New Roman" w:cs="Times New Roman"/>
            <w:iCs/>
            <w:sz w:val="24"/>
            <w:szCs w:val="24"/>
            <w:highlight w:val="yellow"/>
          </w:rPr>
          <w:t xml:space="preserve">D-3 </w:t>
        </w:r>
        <w:r w:rsidRPr="00BE34BD" w:rsidDel="00D921BA">
          <w:rPr>
            <w:rFonts w:ascii="Times New Roman" w:hAnsi="Times New Roman" w:cs="Times New Roman"/>
            <w:iCs/>
            <w:sz w:val="24"/>
            <w:szCs w:val="24"/>
            <w:highlight w:val="yellow"/>
            <w:lang w:val="ru-RU"/>
          </w:rPr>
          <w:t>описание координаты</w:t>
        </w:r>
      </w:moveFrom>
    </w:p>
    <w:moveFromRangeEnd w:id="258"/>
    <w:p w14:paraId="13312D5A" w14:textId="1F0824D2" w:rsidR="00E03A42" w:rsidRPr="00BE0CF5" w:rsidRDefault="00E03A42" w:rsidP="00E03A42">
      <w:pPr>
        <w:spacing w:line="360" w:lineRule="auto"/>
        <w:ind w:firstLine="720"/>
        <w:jc w:val="both"/>
      </w:pPr>
      <w:r>
        <w:t>The se</w:t>
      </w:r>
      <w:r w:rsidRPr="00BE0CF5">
        <w:t xml:space="preserve">ston </w:t>
      </w:r>
      <w:r>
        <w:t xml:space="preserve">sampling </w:t>
      </w:r>
      <w:del w:id="262" w:author="Николай Усов" w:date="2020-05-18T18:48:00Z">
        <w:r w:rsidDel="006D2C51">
          <w:delText>has been</w:delText>
        </w:r>
      </w:del>
      <w:ins w:id="263" w:author="Николай Усов" w:date="2020-05-18T18:48:00Z">
        <w:r w:rsidR="006D2C51">
          <w:t>was</w:t>
        </w:r>
      </w:ins>
      <w:r>
        <w:t xml:space="preserve"> performed during </w:t>
      </w:r>
      <w:r w:rsidRPr="00BE0CF5">
        <w:t>2000-2008</w:t>
      </w:r>
      <w:r>
        <w:t xml:space="preserve"> at station D-1</w:t>
      </w:r>
      <w:r w:rsidRPr="00BE0CF5">
        <w:t xml:space="preserve">, major characteristics </w:t>
      </w:r>
      <w:r>
        <w:t xml:space="preserve">(dry weight, Chl </w:t>
      </w:r>
      <w:r w:rsidRPr="004C5218">
        <w:rPr>
          <w:i/>
        </w:rPr>
        <w:t>a</w:t>
      </w:r>
      <w:r>
        <w:t>, C</w:t>
      </w:r>
      <w:r w:rsidRPr="004C5218">
        <w:rPr>
          <w:vertAlign w:val="subscript"/>
        </w:rPr>
        <w:t>org</w:t>
      </w:r>
      <w:r>
        <w:t>, N</w:t>
      </w:r>
      <w:r w:rsidRPr="004C5218">
        <w:rPr>
          <w:vertAlign w:val="subscript"/>
        </w:rPr>
        <w:t>org</w:t>
      </w:r>
      <w:r>
        <w:t xml:space="preserve">) </w:t>
      </w:r>
      <w:r w:rsidRPr="00BE0CF5">
        <w:t xml:space="preserve">were </w:t>
      </w:r>
      <w:r>
        <w:t>analyzed at the standard depths</w:t>
      </w:r>
      <w:r w:rsidRPr="00BE0CF5">
        <w:t xml:space="preserve"> </w:t>
      </w:r>
      <w:r>
        <w:t xml:space="preserve">(see above) </w:t>
      </w:r>
      <w:r w:rsidRPr="00BE0CF5">
        <w:t xml:space="preserve">simultaneously with zooplankton sampling. </w:t>
      </w:r>
      <w:r w:rsidRPr="00BE0CF5">
        <w:rPr>
          <w:lang w:val="en-GB"/>
        </w:rPr>
        <w:t>Filters</w:t>
      </w:r>
      <w:r w:rsidRPr="00BE0CF5">
        <w:t xml:space="preserve"> with seston were </w:t>
      </w:r>
      <w:r>
        <w:t xml:space="preserve">immediately </w:t>
      </w:r>
      <w:r w:rsidRPr="00BE0CF5">
        <w:t>placed to 9</w:t>
      </w:r>
      <w:r>
        <w:t xml:space="preserve">0% aqua </w:t>
      </w:r>
      <w:r>
        <w:lastRenderedPageBreak/>
        <w:t xml:space="preserve">acetone </w:t>
      </w:r>
      <w:r w:rsidRPr="00BE0CF5">
        <w:t>(Evans et al. 1987)</w:t>
      </w:r>
      <w:r>
        <w:t xml:space="preserve"> after filtering for further analysis of Chl</w:t>
      </w:r>
      <w:r w:rsidRPr="00BE0CF5">
        <w:t xml:space="preserve"> </w:t>
      </w:r>
      <w:proofErr w:type="gramStart"/>
      <w:r w:rsidRPr="00BE0CF5">
        <w:rPr>
          <w:i/>
        </w:rPr>
        <w:t>a</w:t>
      </w:r>
      <w:proofErr w:type="gramEnd"/>
      <w:r w:rsidRPr="00BE0CF5">
        <w:t xml:space="preserve"> and phaeophytine (here and further phytopigments)</w:t>
      </w:r>
      <w:r>
        <w:t>;</w:t>
      </w:r>
      <w:r w:rsidRPr="00BE0CF5">
        <w:t xml:space="preserve"> </w:t>
      </w:r>
      <w:r>
        <w:t>s</w:t>
      </w:r>
      <w:r w:rsidRPr="00BE0CF5">
        <w:t xml:space="preserve">tandard </w:t>
      </w:r>
      <w:r>
        <w:t xml:space="preserve">analytical </w:t>
      </w:r>
      <w:r w:rsidRPr="00BE0CF5">
        <w:t>method</w:t>
      </w:r>
      <w:r>
        <w:t>s have been applied</w:t>
      </w:r>
      <w:r w:rsidRPr="00BE0CF5">
        <w:t xml:space="preserve"> (Bathmann and Liebezeit 1986). </w:t>
      </w:r>
      <w:r w:rsidRPr="00BE0CF5">
        <w:rPr>
          <w:lang w:val="en-GB"/>
        </w:rPr>
        <w:t>Prior to</w:t>
      </w:r>
      <w:r w:rsidRPr="00BE0CF5">
        <w:t xml:space="preserve"> CN analysis, filters were gently washed with 3-6 drops of 1N</w:t>
      </w:r>
      <w:r>
        <w:t> </w:t>
      </w:r>
      <w:r w:rsidRPr="00BE0CF5">
        <w:t>HCl to remove all inorganic C</w:t>
      </w:r>
      <w:r>
        <w:t xml:space="preserve">, rinsed </w:t>
      </w:r>
      <w:r w:rsidRPr="00BE0CF5">
        <w:t xml:space="preserve">with 10 mL </w:t>
      </w:r>
      <w:r>
        <w:t>distilled water</w:t>
      </w:r>
      <w:r w:rsidRPr="00BE0CF5">
        <w:t xml:space="preserve"> under 0.4 Pa vacuum and dried for 24</w:t>
      </w:r>
      <w:r>
        <w:t> </w:t>
      </w:r>
      <w:r w:rsidRPr="00BE0CF5">
        <w:t>h at +54</w:t>
      </w:r>
      <w:r>
        <w:t> °</w:t>
      </w:r>
      <w:r w:rsidRPr="00BE0CF5">
        <w:t>C to constant weight. Organic C</w:t>
      </w:r>
      <w:r>
        <w:t> </w:t>
      </w:r>
      <w:r w:rsidRPr="00BE0CF5">
        <w:t>and</w:t>
      </w:r>
      <w:r>
        <w:t> </w:t>
      </w:r>
      <w:r w:rsidRPr="00BE0CF5">
        <w:t xml:space="preserve">N content was </w:t>
      </w:r>
      <w:r>
        <w:t>measured at</w:t>
      </w:r>
      <w:r w:rsidRPr="00BE0CF5">
        <w:t xml:space="preserve"> Carlo Erba NA 1500 Analyzer using standard techniques</w:t>
      </w:r>
      <w:r w:rsidRPr="00BE0CF5">
        <w:rPr>
          <w:lang w:val="en-GB"/>
        </w:rPr>
        <w:t xml:space="preserve"> in </w:t>
      </w:r>
      <w:r w:rsidRPr="00BE0CF5">
        <w:t xml:space="preserve">the </w:t>
      </w:r>
      <w:r w:rsidRPr="00BE0CF5">
        <w:rPr>
          <w:lang w:val="en-GB"/>
        </w:rPr>
        <w:t>Department</w:t>
      </w:r>
      <w:r w:rsidRPr="00BE0CF5">
        <w:t xml:space="preserve"> of Biological Oceanography, Alfred-Wegener Institute (Bremerhaven, Germany).</w:t>
      </w:r>
      <w:r w:rsidRPr="00844C73">
        <w:t xml:space="preserve"> </w:t>
      </w:r>
      <w:r>
        <w:t>P</w:t>
      </w:r>
      <w:r w:rsidRPr="00BE0CF5">
        <w:t>igment per carbon</w:t>
      </w:r>
      <w:r w:rsidRPr="00844C73">
        <w:t xml:space="preserve"> </w:t>
      </w:r>
      <w:r w:rsidRPr="00BE0CF5">
        <w:t>ratio</w:t>
      </w:r>
      <w:r>
        <w:t xml:space="preserve"> (PPC,</w:t>
      </w:r>
      <w:r w:rsidRPr="00BE0CF5">
        <w:t xml:space="preserve"> </w:t>
      </w:r>
      <w:r w:rsidRPr="00BE0CF5">
        <w:rPr>
          <w:lang w:val="da-DK"/>
        </w:rPr>
        <w:t>µ</w:t>
      </w:r>
      <w:r w:rsidRPr="00BE0CF5">
        <w:rPr>
          <w:i/>
          <w:lang w:val="da-DK"/>
        </w:rPr>
        <w:t>g</w:t>
      </w:r>
      <w:r>
        <w:rPr>
          <w:i/>
          <w:lang w:val="da-DK"/>
        </w:rPr>
        <w:t> </w:t>
      </w:r>
      <w:r w:rsidRPr="00BE0CF5">
        <w:rPr>
          <w:lang w:val="da-DK"/>
        </w:rPr>
        <w:t>µ</w:t>
      </w:r>
      <w:r w:rsidRPr="00BE0CF5">
        <w:rPr>
          <w:i/>
          <w:lang w:val="da-DK"/>
        </w:rPr>
        <w:t>g</w:t>
      </w:r>
      <w:r w:rsidRPr="00BE0CF5">
        <w:rPr>
          <w:vertAlign w:val="superscript"/>
          <w:lang w:val="da-DK"/>
        </w:rPr>
        <w:t>-1</w:t>
      </w:r>
      <w:r w:rsidRPr="00BE0CF5">
        <w:t>) was calculated according to Harris et al. (200</w:t>
      </w:r>
      <w:r w:rsidRPr="00BE0CF5">
        <w:rPr>
          <w:lang w:val="en-GB"/>
        </w:rPr>
        <w:t>0).</w:t>
      </w:r>
    </w:p>
    <w:p w14:paraId="60A59203" w14:textId="77777777" w:rsidR="00247B41" w:rsidRDefault="00247B41" w:rsidP="00796D87">
      <w:pPr>
        <w:spacing w:line="360" w:lineRule="auto"/>
        <w:ind w:firstLine="720"/>
        <w:jc w:val="both"/>
        <w:rPr>
          <w:lang w:val="en-GB"/>
        </w:rPr>
      </w:pPr>
    </w:p>
    <w:p w14:paraId="4ADF5F65" w14:textId="77777777" w:rsidR="00E03A42" w:rsidRPr="00E72387" w:rsidRDefault="00E03A42" w:rsidP="00E03A42">
      <w:pPr>
        <w:pStyle w:val="af"/>
        <w:spacing w:line="360" w:lineRule="auto"/>
        <w:ind w:firstLine="720"/>
        <w:jc w:val="both"/>
        <w:rPr>
          <w:rFonts w:ascii="Times New Roman" w:hAnsi="Times New Roman" w:cs="Times New Roman"/>
          <w:b/>
          <w:sz w:val="24"/>
          <w:szCs w:val="24"/>
        </w:rPr>
      </w:pPr>
      <w:commentRangeStart w:id="264"/>
      <w:r w:rsidRPr="00E72387">
        <w:rPr>
          <w:rFonts w:ascii="Times New Roman" w:hAnsi="Times New Roman" w:cs="Times New Roman"/>
          <w:b/>
          <w:i/>
          <w:sz w:val="24"/>
          <w:szCs w:val="24"/>
        </w:rPr>
        <w:t>Seasonal dynamics and vertical distribution</w:t>
      </w:r>
      <w:r w:rsidRPr="00E72387">
        <w:rPr>
          <w:rFonts w:ascii="Times New Roman" w:hAnsi="Times New Roman" w:cs="Times New Roman"/>
          <w:b/>
          <w:sz w:val="24"/>
          <w:szCs w:val="24"/>
        </w:rPr>
        <w:t xml:space="preserve"> </w:t>
      </w:r>
      <w:r w:rsidRPr="00E72387">
        <w:rPr>
          <w:rFonts w:ascii="Times New Roman" w:hAnsi="Times New Roman" w:cs="Times New Roman"/>
          <w:b/>
          <w:i/>
          <w:sz w:val="24"/>
          <w:szCs w:val="24"/>
        </w:rPr>
        <w:t>of C. glacialis abundance</w:t>
      </w:r>
    </w:p>
    <w:p w14:paraId="765B8B84" w14:textId="77777777" w:rsidR="00E03A42" w:rsidRPr="00E72387" w:rsidRDefault="00E03A42" w:rsidP="00E03A42">
      <w:pPr>
        <w:pStyle w:val="af"/>
        <w:spacing w:line="360" w:lineRule="auto"/>
        <w:ind w:firstLine="720"/>
        <w:jc w:val="both"/>
        <w:rPr>
          <w:rFonts w:ascii="Times New Roman" w:hAnsi="Times New Roman" w:cs="Times New Roman"/>
          <w:sz w:val="24"/>
          <w:szCs w:val="24"/>
        </w:rPr>
      </w:pPr>
      <w:r w:rsidRPr="00E72387">
        <w:rPr>
          <w:rFonts w:ascii="Times New Roman" w:hAnsi="Times New Roman" w:cs="Times New Roman"/>
          <w:sz w:val="24"/>
          <w:szCs w:val="24"/>
        </w:rPr>
        <w:t xml:space="preserve">The temperatures of spring </w:t>
      </w:r>
      <w:r w:rsidRPr="00E72387">
        <w:rPr>
          <w:rFonts w:ascii="Times New Roman" w:hAnsi="Times New Roman" w:cs="Times New Roman"/>
          <w:i/>
          <w:sz w:val="24"/>
          <w:szCs w:val="24"/>
        </w:rPr>
        <w:t>Calanus</w:t>
      </w:r>
      <w:r w:rsidRPr="00E72387">
        <w:rPr>
          <w:rFonts w:ascii="Times New Roman" w:hAnsi="Times New Roman" w:cs="Times New Roman"/>
          <w:sz w:val="24"/>
          <w:szCs w:val="24"/>
        </w:rPr>
        <w:t xml:space="preserve"> disappearance (different developmental stages) from layers 0–10 m and 10–25 m were defined when the long-term average abundance decreased to zero. The temperatures of minimal abundance were found for CIV copepodites, which were presented all the year round in the water column. The temperature range of maximal abundance was recalculated as well for the period of the stage presence. Optimum temperature range for each developmental stage was calculated according to original method with some modifications (Zubaha and Usov 2004). </w:t>
      </w:r>
      <w:commentRangeStart w:id="265"/>
      <w:r w:rsidRPr="00E72387">
        <w:rPr>
          <w:rFonts w:ascii="Times New Roman" w:hAnsi="Times New Roman" w:cs="Times New Roman"/>
          <w:sz w:val="24"/>
          <w:szCs w:val="24"/>
        </w:rPr>
        <w:t xml:space="preserve">The highest values of optimal temperatures of nauplii and stages CI, CII, CV and females were calculated for upper 25-m layer for cases, when more than 75% of total stage abundance (weighted average) was concentrated here. Stages CIII and CIV were considered in total water column, since these stages were distributed evenly through the whole water column. </w:t>
      </w:r>
      <w:commentRangeEnd w:id="264"/>
      <w:r w:rsidRPr="00E72387">
        <w:rPr>
          <w:rStyle w:val="a8"/>
          <w:rFonts w:ascii="Times New Roman" w:hAnsi="Times New Roman" w:cs="Times New Roman"/>
          <w:szCs w:val="24"/>
        </w:rPr>
        <w:commentReference w:id="264"/>
      </w:r>
      <w:commentRangeEnd w:id="265"/>
      <w:r w:rsidR="00A87021">
        <w:rPr>
          <w:rStyle w:val="a8"/>
          <w:rFonts w:ascii="Times New Roman" w:hAnsi="Times New Roman" w:cs="Times New Roman"/>
          <w:szCs w:val="24"/>
        </w:rPr>
        <w:commentReference w:id="265"/>
      </w:r>
    </w:p>
    <w:p w14:paraId="31044163" w14:textId="77777777" w:rsidR="00E03A42" w:rsidRPr="00E03A42" w:rsidRDefault="00E03A42" w:rsidP="00796D87">
      <w:pPr>
        <w:spacing w:line="360" w:lineRule="auto"/>
        <w:ind w:firstLine="720"/>
        <w:jc w:val="both"/>
      </w:pPr>
    </w:p>
    <w:p w14:paraId="0B4D4551" w14:textId="77777777" w:rsidR="00C71C69" w:rsidRPr="00BE0CF5" w:rsidRDefault="00C71C69" w:rsidP="00C71C69">
      <w:pPr>
        <w:autoSpaceDE w:val="0"/>
        <w:autoSpaceDN w:val="0"/>
        <w:adjustRightInd w:val="0"/>
        <w:spacing w:line="360" w:lineRule="auto"/>
        <w:ind w:firstLine="720"/>
        <w:jc w:val="both"/>
        <w:rPr>
          <w:lang w:val="en-GB"/>
        </w:rPr>
      </w:pPr>
      <w:r w:rsidRPr="00BE0CF5">
        <w:rPr>
          <w:b/>
          <w:i/>
          <w:lang w:val="en-GB"/>
        </w:rPr>
        <w:t>Feeding peculiarities</w:t>
      </w:r>
    </w:p>
    <w:p w14:paraId="2E68D971" w14:textId="77777777" w:rsidR="00C71C69" w:rsidRDefault="00C71C69" w:rsidP="00C71C69">
      <w:pPr>
        <w:autoSpaceDE w:val="0"/>
        <w:autoSpaceDN w:val="0"/>
        <w:adjustRightInd w:val="0"/>
        <w:spacing w:line="360" w:lineRule="auto"/>
        <w:ind w:firstLine="720"/>
        <w:jc w:val="both"/>
        <w:rPr>
          <w:lang w:val="en-GB"/>
        </w:rPr>
      </w:pPr>
      <w:r w:rsidRPr="00BE0CF5">
        <w:rPr>
          <w:lang w:val="en-GB"/>
        </w:rPr>
        <w:t>Feeding was studied in the series of the experiments in different seasons of 2005-</w:t>
      </w:r>
      <w:r w:rsidR="0083438E" w:rsidRPr="0083438E">
        <w:t>-</w:t>
      </w:r>
      <w:r w:rsidRPr="00BE0CF5">
        <w:rPr>
          <w:lang w:val="en-GB"/>
        </w:rPr>
        <w:t>2008. Zooplankton</w:t>
      </w:r>
      <w:r w:rsidRPr="00BE34BD">
        <w:t xml:space="preserve"> </w:t>
      </w:r>
      <w:r>
        <w:t>was</w:t>
      </w:r>
      <w:r w:rsidRPr="00BE0CF5">
        <w:rPr>
          <w:lang w:val="en-GB"/>
        </w:rPr>
        <w:t xml:space="preserve"> sampl</w:t>
      </w:r>
      <w:r>
        <w:rPr>
          <w:lang w:val="en-GB"/>
        </w:rPr>
        <w:t xml:space="preserve">ed at </w:t>
      </w:r>
      <w:r w:rsidR="0083438E">
        <w:rPr>
          <w:lang w:val="en-GB"/>
        </w:rPr>
        <w:t>station D-2</w:t>
      </w:r>
      <w:r w:rsidRPr="00BE0CF5">
        <w:rPr>
          <w:lang w:val="en-GB"/>
        </w:rPr>
        <w:t>, 110 m depth, by means of closing Juday net (100 μm mesh, 0.1 m</w:t>
      </w:r>
      <w:r w:rsidRPr="00BE0CF5">
        <w:rPr>
          <w:vertAlign w:val="superscript"/>
          <w:lang w:val="en-GB"/>
        </w:rPr>
        <w:t>2</w:t>
      </w:r>
      <w:r w:rsidRPr="00BE0CF5">
        <w:rPr>
          <w:lang w:val="en-GB"/>
        </w:rPr>
        <w:t xml:space="preserve"> opening mouth) by vertical tows from standard water layers of 110-50 m, 50-25 m, 25-10 m and 10-0 m. The samples were diluted by fresh seawater taken by 5-L Niskin bottle from depth</w:t>
      </w:r>
      <w:r w:rsidRPr="00BE0CF5">
        <w:t xml:space="preserve"> </w:t>
      </w:r>
      <w:r w:rsidRPr="00BE0CF5">
        <w:rPr>
          <w:lang w:val="en-GB"/>
        </w:rPr>
        <w:t xml:space="preserve">of 0ºC water temperature, placed in 2-L Pyrex </w:t>
      </w:r>
      <w:r>
        <w:t xml:space="preserve">glass </w:t>
      </w:r>
      <w:r w:rsidRPr="00BE0CF5">
        <w:rPr>
          <w:lang w:val="en-GB"/>
        </w:rPr>
        <w:t xml:space="preserve">bottles in the Coleman box and immediately transported to the shore laboratory. The copepodites of prevailed developmental stage were sorted under the dissecting microscope and acclimated to the experimental conditions for at least 48 hours. From 10 to 20 specimens </w:t>
      </w:r>
      <w:r w:rsidRPr="00BE0CF5">
        <w:t>were</w:t>
      </w:r>
      <w:r w:rsidRPr="00BE0CF5">
        <w:rPr>
          <w:lang w:val="en-GB"/>
        </w:rPr>
        <w:t xml:space="preserve"> </w:t>
      </w:r>
      <w:r w:rsidRPr="00BE0CF5">
        <w:t xml:space="preserve">placed in </w:t>
      </w:r>
      <w:r w:rsidRPr="00BE0CF5">
        <w:rPr>
          <w:lang w:val="en-GB"/>
        </w:rPr>
        <w:t>1</w:t>
      </w:r>
      <w:r>
        <w:t>-</w:t>
      </w:r>
      <w:r w:rsidRPr="00BE0CF5">
        <w:t xml:space="preserve">L Pyrex </w:t>
      </w:r>
      <w:r>
        <w:t xml:space="preserve">glass </w:t>
      </w:r>
      <w:r w:rsidRPr="00BE0CF5">
        <w:t>bottles (</w:t>
      </w:r>
      <w:r w:rsidRPr="00BE0CF5">
        <w:rPr>
          <w:lang w:val="en-GB"/>
        </w:rPr>
        <w:t>4</w:t>
      </w:r>
      <w:r w:rsidR="0083438E" w:rsidRPr="0083438E">
        <w:t>--</w:t>
      </w:r>
      <w:r w:rsidRPr="00BE0CF5">
        <w:rPr>
          <w:lang w:val="en-GB"/>
        </w:rPr>
        <w:t>6</w:t>
      </w:r>
      <w:r w:rsidRPr="00BE0CF5">
        <w:t xml:space="preserve"> replicates) </w:t>
      </w:r>
      <w:r w:rsidRPr="00BE0CF5">
        <w:rPr>
          <w:lang w:val="en-GB"/>
        </w:rPr>
        <w:t>filled</w:t>
      </w:r>
      <w:r w:rsidRPr="00BE0CF5">
        <w:t xml:space="preserve"> in with the water from the </w:t>
      </w:r>
      <w:r w:rsidRPr="00BE0CF5">
        <w:rPr>
          <w:lang w:val="en-GB"/>
        </w:rPr>
        <w:t xml:space="preserve">fluorescence </w:t>
      </w:r>
      <w:r w:rsidRPr="00BE0CF5">
        <w:t>maximum,</w:t>
      </w:r>
      <w:r w:rsidRPr="00BE0CF5">
        <w:rPr>
          <w:lang w:val="en-GB"/>
        </w:rPr>
        <w:t xml:space="preserve"> </w:t>
      </w:r>
      <w:r w:rsidRPr="00BE0CF5">
        <w:t xml:space="preserve">previously </w:t>
      </w:r>
      <w:r w:rsidRPr="00BE0CF5">
        <w:rPr>
          <w:lang w:val="en-GB"/>
        </w:rPr>
        <w:t>filtered</w:t>
      </w:r>
      <w:r w:rsidRPr="00BE0CF5">
        <w:t xml:space="preserve"> through </w:t>
      </w:r>
      <w:r w:rsidRPr="00BE0CF5">
        <w:rPr>
          <w:lang w:val="en-GB"/>
        </w:rPr>
        <w:t>200</w:t>
      </w:r>
      <w:r w:rsidRPr="00BE0CF5">
        <w:t>-</w:t>
      </w:r>
      <w:r w:rsidRPr="00BE0CF5">
        <w:rPr>
          <w:lang w:val="en-GB"/>
        </w:rPr>
        <w:t>μ</w:t>
      </w:r>
      <w:r w:rsidRPr="00BE0CF5">
        <w:t xml:space="preserve">m mesh. </w:t>
      </w:r>
      <w:r w:rsidRPr="00BE0CF5">
        <w:rPr>
          <w:lang w:val="en-GB"/>
        </w:rPr>
        <w:t>The amount of the specimens used in one replicate</w:t>
      </w:r>
      <w:r w:rsidRPr="00BE0CF5">
        <w:t xml:space="preserve"> depended on the copepod size, e.g. the number of large specimens placed in one bottle was less than for the small ones. The copepods were</w:t>
      </w:r>
      <w:r w:rsidRPr="00BE0CF5">
        <w:rPr>
          <w:lang w:val="en-GB"/>
        </w:rPr>
        <w:t xml:space="preserve"> </w:t>
      </w:r>
      <w:r w:rsidRPr="00BE0CF5">
        <w:t xml:space="preserve">incubated for approximately 24 h </w:t>
      </w:r>
      <w:r w:rsidRPr="00BE0CF5">
        <w:rPr>
          <w:lang w:val="en-GB"/>
        </w:rPr>
        <w:t>on the plankton wheel with 2.0 rpm in cooled dark container at 1.0±0.5ºC</w:t>
      </w:r>
      <w:r w:rsidRPr="00BE0CF5">
        <w:t xml:space="preserve">. </w:t>
      </w:r>
      <w:r w:rsidRPr="00BE0CF5">
        <w:rPr>
          <w:lang w:val="en-GB"/>
        </w:rPr>
        <w:t>Three</w:t>
      </w:r>
      <w:r w:rsidRPr="00BE0CF5">
        <w:t xml:space="preserve"> bottles without</w:t>
      </w:r>
      <w:r w:rsidRPr="00BE0CF5">
        <w:rPr>
          <w:lang w:val="en-GB"/>
        </w:rPr>
        <w:t xml:space="preserve"> </w:t>
      </w:r>
      <w:r w:rsidRPr="00BE0CF5">
        <w:t>copepods were used as controls. At the end of the incubation, the entire bottle contents</w:t>
      </w:r>
      <w:r w:rsidRPr="00BE0CF5">
        <w:rPr>
          <w:lang w:val="en-GB"/>
        </w:rPr>
        <w:t xml:space="preserve"> </w:t>
      </w:r>
      <w:r w:rsidRPr="00BE0CF5">
        <w:t xml:space="preserve">were </w:t>
      </w:r>
      <w:r w:rsidRPr="00BE0CF5">
        <w:rPr>
          <w:lang w:val="en-GB"/>
        </w:rPr>
        <w:t>filtered</w:t>
      </w:r>
      <w:r w:rsidRPr="00BE0CF5">
        <w:t xml:space="preserve"> </w:t>
      </w:r>
      <w:r w:rsidRPr="00BE0CF5">
        <w:lastRenderedPageBreak/>
        <w:t xml:space="preserve">through a </w:t>
      </w:r>
      <w:r w:rsidRPr="00BE0CF5">
        <w:rPr>
          <w:lang w:val="en-GB"/>
        </w:rPr>
        <w:t>200</w:t>
      </w:r>
      <w:r w:rsidRPr="00BE0CF5">
        <w:t>-</w:t>
      </w:r>
      <w:r w:rsidRPr="00BE0CF5">
        <w:rPr>
          <w:lang w:val="en-GB"/>
        </w:rPr>
        <w:t>μ</w:t>
      </w:r>
      <w:r w:rsidRPr="00BE0CF5">
        <w:t>m mesh submerged sieve, the copepods</w:t>
      </w:r>
      <w:r w:rsidRPr="00BE0CF5">
        <w:rPr>
          <w:lang w:val="en-GB"/>
        </w:rPr>
        <w:t xml:space="preserve"> were </w:t>
      </w:r>
      <w:r w:rsidRPr="00BE0CF5">
        <w:t xml:space="preserve">checked for activity, and faecal pellets </w:t>
      </w:r>
      <w:r w:rsidRPr="00BE0CF5">
        <w:rPr>
          <w:lang w:val="en-GB"/>
        </w:rPr>
        <w:t xml:space="preserve">were </w:t>
      </w:r>
      <w:r w:rsidRPr="00BE0CF5">
        <w:t>counted under a</w:t>
      </w:r>
      <w:r w:rsidRPr="00BE0CF5">
        <w:rPr>
          <w:lang w:val="en-GB"/>
        </w:rPr>
        <w:t xml:space="preserve"> </w:t>
      </w:r>
      <w:r w:rsidRPr="00BE0CF5">
        <w:t xml:space="preserve">dissecting microscope. </w:t>
      </w:r>
      <w:r w:rsidRPr="00BE0CF5">
        <w:rPr>
          <w:lang w:val="en-GB"/>
        </w:rPr>
        <w:t xml:space="preserve">After the experiment ended, 100 mL of water was fixed with buffered formaldehyde (2% final concentration) for further phytoplankton counting, and two portions of 450 mL each were filtered under 0.3 Pa vacuum on precombusted Whatman GF/F glass fiber filters for further analysis of phytopigments and CN content of POM (0.2-200 μm size fraction). </w:t>
      </w:r>
      <w:r w:rsidRPr="00BE0CF5">
        <w:t xml:space="preserve">After the </w:t>
      </w:r>
      <w:r w:rsidRPr="00BE0CF5">
        <w:rPr>
          <w:lang w:val="en-GB"/>
        </w:rPr>
        <w:t>experiments</w:t>
      </w:r>
      <w:r w:rsidRPr="00BE0CF5">
        <w:t>,</w:t>
      </w:r>
      <w:r w:rsidRPr="00BE0CF5">
        <w:rPr>
          <w:lang w:val="en-GB"/>
        </w:rPr>
        <w:t xml:space="preserve"> </w:t>
      </w:r>
      <w:r w:rsidRPr="00BE0CF5">
        <w:t xml:space="preserve">the specimens were blotted dry, </w:t>
      </w:r>
      <w:r w:rsidRPr="00BE0CF5">
        <w:rPr>
          <w:lang w:val="en-GB"/>
        </w:rPr>
        <w:t>placed</w:t>
      </w:r>
      <w:r w:rsidRPr="00BE0CF5">
        <w:t xml:space="preserve"> individually in polypropylene </w:t>
      </w:r>
      <w:r w:rsidRPr="00BE0CF5">
        <w:rPr>
          <w:lang w:val="en-GB"/>
        </w:rPr>
        <w:t>1.5 mL Eppendorf cups</w:t>
      </w:r>
      <w:r w:rsidRPr="00BE0CF5">
        <w:t xml:space="preserve">, and then frozen </w:t>
      </w:r>
      <w:r w:rsidRPr="00BE0CF5">
        <w:rPr>
          <w:lang w:val="en-GB"/>
        </w:rPr>
        <w:t xml:space="preserve">and </w:t>
      </w:r>
      <w:r w:rsidRPr="00BE0CF5">
        <w:t>stored in a –80</w:t>
      </w:r>
      <w:r w:rsidRPr="00BE0CF5">
        <w:rPr>
          <w:lang w:val="en-GB"/>
        </w:rPr>
        <w:t>º</w:t>
      </w:r>
      <w:r w:rsidRPr="00BE0CF5">
        <w:t>C freezer</w:t>
      </w:r>
      <w:r w:rsidRPr="00BE0CF5">
        <w:rPr>
          <w:lang w:val="en-GB"/>
        </w:rPr>
        <w:t xml:space="preserve"> </w:t>
      </w:r>
      <w:r w:rsidRPr="00BE0CF5">
        <w:t>for later biochemical</w:t>
      </w:r>
      <w:r w:rsidRPr="00BE0CF5">
        <w:rPr>
          <w:lang w:val="en-GB"/>
        </w:rPr>
        <w:t xml:space="preserve"> </w:t>
      </w:r>
      <w:r w:rsidRPr="00BE0CF5">
        <w:t>analysis.</w:t>
      </w:r>
      <w:r w:rsidRPr="00BE0CF5">
        <w:rPr>
          <w:lang w:val="en-GB"/>
        </w:rPr>
        <w:t xml:space="preserve"> The same procedure was applied to GF/F filters.</w:t>
      </w:r>
    </w:p>
    <w:p w14:paraId="076A938E" w14:textId="77777777" w:rsidR="00C55214" w:rsidRPr="00BE0CF5" w:rsidRDefault="00C55214" w:rsidP="00C55214">
      <w:pPr>
        <w:pStyle w:val="af"/>
        <w:spacing w:line="360" w:lineRule="auto"/>
        <w:ind w:firstLine="720"/>
        <w:jc w:val="both"/>
        <w:rPr>
          <w:rFonts w:ascii="Times New Roman" w:hAnsi="Times New Roman" w:cs="Times New Roman"/>
          <w:sz w:val="24"/>
          <w:szCs w:val="24"/>
        </w:rPr>
      </w:pPr>
      <w:r w:rsidRPr="00BE0CF5">
        <w:rPr>
          <w:rFonts w:ascii="Times New Roman" w:hAnsi="Times New Roman" w:cs="Times New Roman"/>
          <w:sz w:val="24"/>
          <w:szCs w:val="24"/>
        </w:rPr>
        <w:t>Ingestion rates of POM in te</w:t>
      </w:r>
      <w:r>
        <w:rPr>
          <w:rFonts w:ascii="Times New Roman" w:hAnsi="Times New Roman" w:cs="Times New Roman"/>
          <w:sz w:val="24"/>
          <w:szCs w:val="24"/>
        </w:rPr>
        <w:t>rms of organic C and Chl</w:t>
      </w:r>
      <w:r w:rsidRPr="00BE0CF5">
        <w:rPr>
          <w:rFonts w:ascii="Times New Roman" w:hAnsi="Times New Roman" w:cs="Times New Roman"/>
          <w:sz w:val="24"/>
          <w:szCs w:val="24"/>
        </w:rPr>
        <w:t xml:space="preserve"> </w:t>
      </w:r>
      <w:r w:rsidRPr="00BE0CF5">
        <w:rPr>
          <w:rFonts w:ascii="Times New Roman" w:hAnsi="Times New Roman" w:cs="Times New Roman"/>
          <w:i/>
          <w:sz w:val="24"/>
          <w:szCs w:val="24"/>
        </w:rPr>
        <w:t>a</w:t>
      </w:r>
      <w:r w:rsidRPr="00BE0CF5">
        <w:rPr>
          <w:rFonts w:ascii="Times New Roman" w:hAnsi="Times New Roman" w:cs="Times New Roman"/>
          <w:sz w:val="24"/>
          <w:szCs w:val="24"/>
        </w:rPr>
        <w:t xml:space="preserve"> were calculated assuming exponential growth and constant ingestion rates (Frost 1972; Tackx and van der Vrie 1985; Meyer-Harms 1996). </w:t>
      </w:r>
      <w:commentRangeStart w:id="266"/>
      <w:r w:rsidRPr="00AA5F17">
        <w:rPr>
          <w:rFonts w:ascii="Times New Roman" w:hAnsi="Times New Roman" w:cs="Times New Roman"/>
          <w:sz w:val="24"/>
          <w:szCs w:val="24"/>
          <w:highlight w:val="yellow"/>
        </w:rPr>
        <w:t xml:space="preserve">Percentage of ingested phytoplankton as a part of total consumed organic C was calculated using </w:t>
      </w:r>
      <w:commentRangeStart w:id="267"/>
      <w:r w:rsidRPr="00AA5F17">
        <w:rPr>
          <w:rFonts w:ascii="Times New Roman" w:hAnsi="Times New Roman" w:cs="Times New Roman"/>
          <w:sz w:val="24"/>
          <w:szCs w:val="24"/>
          <w:highlight w:val="yellow"/>
        </w:rPr>
        <w:t>PPC ratio (Harris et al. 2000)</w:t>
      </w:r>
      <w:commentRangeEnd w:id="266"/>
      <w:r>
        <w:rPr>
          <w:rStyle w:val="a8"/>
          <w:rFonts w:ascii="Times New Roman" w:hAnsi="Times New Roman" w:cs="Times New Roman"/>
          <w:szCs w:val="24"/>
        </w:rPr>
        <w:commentReference w:id="266"/>
      </w:r>
      <w:r w:rsidRPr="00AA5F17">
        <w:rPr>
          <w:rFonts w:ascii="Times New Roman" w:hAnsi="Times New Roman" w:cs="Times New Roman"/>
          <w:sz w:val="24"/>
          <w:szCs w:val="24"/>
          <w:highlight w:val="yellow"/>
        </w:rPr>
        <w:t>.</w:t>
      </w:r>
      <w:r w:rsidRPr="00BE0CF5">
        <w:rPr>
          <w:rFonts w:ascii="Times New Roman" w:hAnsi="Times New Roman" w:cs="Times New Roman"/>
          <w:sz w:val="24"/>
          <w:szCs w:val="24"/>
        </w:rPr>
        <w:t xml:space="preserve"> </w:t>
      </w:r>
      <w:commentRangeEnd w:id="267"/>
      <w:r>
        <w:rPr>
          <w:rStyle w:val="a8"/>
          <w:rFonts w:ascii="Times New Roman" w:hAnsi="Times New Roman" w:cs="Times New Roman"/>
          <w:szCs w:val="24"/>
        </w:rPr>
        <w:commentReference w:id="267"/>
      </w:r>
    </w:p>
    <w:p w14:paraId="1EAB5759" w14:textId="77777777" w:rsidR="00C55214" w:rsidRPr="00BE0CF5" w:rsidRDefault="00C55214" w:rsidP="00C55214">
      <w:pPr>
        <w:autoSpaceDE w:val="0"/>
        <w:autoSpaceDN w:val="0"/>
        <w:adjustRightInd w:val="0"/>
        <w:spacing w:line="360" w:lineRule="auto"/>
        <w:ind w:firstLine="720"/>
        <w:jc w:val="both"/>
        <w:rPr>
          <w:lang w:val="en-GB"/>
        </w:rPr>
      </w:pPr>
      <w:r>
        <w:t xml:space="preserve">The selectivity of phytoplankton species has been assessed using </w:t>
      </w:r>
      <w:commentRangeStart w:id="268"/>
      <w:r w:rsidRPr="00C55214">
        <w:rPr>
          <w:lang w:val="en-GB"/>
        </w:rPr>
        <w:t>Utermöhl counting</w:t>
      </w:r>
      <w:commentRangeEnd w:id="268"/>
      <w:r w:rsidRPr="00C55214">
        <w:rPr>
          <w:rStyle w:val="a8"/>
        </w:rPr>
        <w:commentReference w:id="268"/>
      </w:r>
      <w:r>
        <w:t xml:space="preserve">. </w:t>
      </w:r>
      <w:r>
        <w:rPr>
          <w:lang w:val="en-GB"/>
        </w:rPr>
        <w:t>The f</w:t>
      </w:r>
      <w:r w:rsidRPr="00BE0CF5">
        <w:rPr>
          <w:lang w:val="en-GB"/>
        </w:rPr>
        <w:t xml:space="preserve">ood particles in control bottles without </w:t>
      </w:r>
      <w:r>
        <w:rPr>
          <w:lang w:val="en-GB"/>
        </w:rPr>
        <w:t>copepods</w:t>
      </w:r>
      <w:r w:rsidRPr="00BE0CF5">
        <w:rPr>
          <w:lang w:val="en-GB"/>
        </w:rPr>
        <w:t xml:space="preserve"> and bottles with </w:t>
      </w:r>
      <w:r>
        <w:rPr>
          <w:lang w:val="en-GB"/>
        </w:rPr>
        <w:t>copepods</w:t>
      </w:r>
      <w:r w:rsidRPr="00BE0CF5">
        <w:rPr>
          <w:lang w:val="en-GB"/>
        </w:rPr>
        <w:t xml:space="preserve"> were counted for 100</w:t>
      </w:r>
      <w:r>
        <w:rPr>
          <w:lang w:val="en-GB"/>
        </w:rPr>
        <w:t>-</w:t>
      </w:r>
      <w:r w:rsidRPr="00BE0CF5">
        <w:rPr>
          <w:lang w:val="en-GB"/>
        </w:rPr>
        <w:t xml:space="preserve">mL </w:t>
      </w:r>
      <w:r>
        <w:rPr>
          <w:lang w:val="en-GB"/>
        </w:rPr>
        <w:t>sub-</w:t>
      </w:r>
      <w:r w:rsidRPr="00BE0CF5">
        <w:rPr>
          <w:lang w:val="en-GB"/>
        </w:rPr>
        <w:t xml:space="preserve">sample under standard techniques (Utermöhl 1958) </w:t>
      </w:r>
      <w:r w:rsidR="0083438E">
        <w:t>at</w:t>
      </w:r>
      <w:r>
        <w:rPr>
          <w:lang w:val="en-GB"/>
        </w:rPr>
        <w:t xml:space="preserve"> the beginning and at the end of experiment </w:t>
      </w:r>
      <w:r w:rsidRPr="00BE0CF5">
        <w:rPr>
          <w:lang w:val="en-GB"/>
        </w:rPr>
        <w:t xml:space="preserve">using DAPI as fluorescence marker. Particles in the samples of natural seawater were counted totally due to low concentration of phytoplankton in winter. Each phytoplankton species was subdivided into three groups: (1) intact “full" cells with chloroplasts; (2) intact "empty” cells without chloroplasts; (3) broken cells. Chain-forming phytoplankton species were treated as solitary cells and cell chains. </w:t>
      </w:r>
      <w:r w:rsidRPr="00BE0CF5">
        <w:rPr>
          <w:i/>
          <w:lang w:val="en-GB"/>
        </w:rPr>
        <w:t xml:space="preserve">Chaetoceros, Pseudonitzschia </w:t>
      </w:r>
      <w:r w:rsidRPr="00BE0CF5">
        <w:rPr>
          <w:iCs/>
          <w:lang w:val="en-GB"/>
        </w:rPr>
        <w:t>and</w:t>
      </w:r>
      <w:r w:rsidRPr="00BE0CF5">
        <w:rPr>
          <w:i/>
          <w:lang w:val="en-GB"/>
        </w:rPr>
        <w:t xml:space="preserve"> Thalassionema</w:t>
      </w:r>
      <w:r w:rsidRPr="00BE0CF5">
        <w:rPr>
          <w:lang w:val="en-GB"/>
        </w:rPr>
        <w:t xml:space="preserve"> species were counted under three size groups: (1) cells &lt;50</w:t>
      </w:r>
      <w:r>
        <w:rPr>
          <w:lang w:val="en-GB"/>
        </w:rPr>
        <w:t> </w:t>
      </w:r>
      <w:r w:rsidRPr="00BE0CF5">
        <w:rPr>
          <w:lang w:val="en-GB"/>
        </w:rPr>
        <w:t>μm; (2) cells of 50-100</w:t>
      </w:r>
      <w:r>
        <w:rPr>
          <w:lang w:val="en-GB"/>
        </w:rPr>
        <w:t> </w:t>
      </w:r>
      <w:r w:rsidRPr="00BE0CF5">
        <w:rPr>
          <w:lang w:val="en-GB"/>
        </w:rPr>
        <w:t>μm and (3) cells bigger than 100</w:t>
      </w:r>
      <w:r>
        <w:rPr>
          <w:lang w:val="en-GB"/>
        </w:rPr>
        <w:t> </w:t>
      </w:r>
      <w:r w:rsidRPr="00BE0CF5">
        <w:rPr>
          <w:lang w:val="en-GB"/>
        </w:rPr>
        <w:t xml:space="preserve">μm (if applicable). </w:t>
      </w:r>
      <w:r>
        <w:rPr>
          <w:lang w:val="en-GB"/>
        </w:rPr>
        <w:t>Due to the fixation procedure, o</w:t>
      </w:r>
      <w:r w:rsidRPr="00BE0CF5">
        <w:rPr>
          <w:lang w:val="en-GB"/>
        </w:rPr>
        <w:t xml:space="preserve">nly thecate dinoflagellates were conserved nicely to distinguish the genera. </w:t>
      </w:r>
      <w:r w:rsidRPr="00C55214">
        <w:rPr>
          <w:highlight w:val="yellow"/>
          <w:lang w:val="en-GB"/>
        </w:rPr>
        <w:t>Most of athecate dinoflagellate species need special fixation and thus we did not analyze this group here.</w:t>
      </w:r>
      <w:r w:rsidRPr="00BE0CF5">
        <w:rPr>
          <w:lang w:val="en-GB"/>
        </w:rPr>
        <w:t xml:space="preserve"> </w:t>
      </w:r>
    </w:p>
    <w:p w14:paraId="2E42C3FB" w14:textId="77777777" w:rsidR="00E03A42" w:rsidRPr="00BE0CF5" w:rsidRDefault="00C55214" w:rsidP="00E03A42">
      <w:pPr>
        <w:pStyle w:val="af"/>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Pr="00BE0CF5">
        <w:rPr>
          <w:rFonts w:ascii="Times New Roman" w:hAnsi="Times New Roman" w:cs="Times New Roman"/>
          <w:sz w:val="24"/>
          <w:szCs w:val="24"/>
        </w:rPr>
        <w:t xml:space="preserve">rimary data sorting was applied </w:t>
      </w:r>
      <w:r>
        <w:rPr>
          <w:rFonts w:ascii="Times New Roman" w:hAnsi="Times New Roman" w:cs="Times New Roman"/>
          <w:sz w:val="24"/>
          <w:szCs w:val="24"/>
        </w:rPr>
        <w:t>b</w:t>
      </w:r>
      <w:r w:rsidR="00E03A42" w:rsidRPr="00BE0CF5">
        <w:rPr>
          <w:rFonts w:ascii="Times New Roman" w:hAnsi="Times New Roman" w:cs="Times New Roman"/>
          <w:sz w:val="24"/>
          <w:szCs w:val="24"/>
        </w:rPr>
        <w:t xml:space="preserve">efore the </w:t>
      </w:r>
      <w:r>
        <w:rPr>
          <w:rFonts w:ascii="Times New Roman" w:hAnsi="Times New Roman" w:cs="Times New Roman"/>
          <w:sz w:val="24"/>
          <w:szCs w:val="24"/>
        </w:rPr>
        <w:t xml:space="preserve">calculations of </w:t>
      </w:r>
      <w:r w:rsidR="00E03A42" w:rsidRPr="00BE0CF5">
        <w:rPr>
          <w:rFonts w:ascii="Times New Roman" w:hAnsi="Times New Roman" w:cs="Times New Roman"/>
          <w:sz w:val="24"/>
          <w:szCs w:val="24"/>
        </w:rPr>
        <w:t xml:space="preserve">selectivity </w:t>
      </w:r>
      <w:r>
        <w:rPr>
          <w:rFonts w:ascii="Times New Roman" w:hAnsi="Times New Roman" w:cs="Times New Roman"/>
          <w:sz w:val="24"/>
          <w:szCs w:val="24"/>
        </w:rPr>
        <w:t>were performed</w:t>
      </w:r>
      <w:r w:rsidR="00E03A42" w:rsidRPr="00BE0CF5">
        <w:rPr>
          <w:rFonts w:ascii="Times New Roman" w:hAnsi="Times New Roman" w:cs="Times New Roman"/>
          <w:sz w:val="24"/>
          <w:szCs w:val="24"/>
        </w:rPr>
        <w:t xml:space="preserve">. Only when certain phytoplankton species concentration in the beginning of experiment was not less than 50 intact “full” cells per liter, this species was further used in analysis. To determine whether significant changes in food particle density occurred between different treatments, Kolmogoroff–Smirnoff Two-sample-tests (Zar 1996) were employed for food item at </w:t>
      </w:r>
      <w:r w:rsidR="00E03A42" w:rsidRPr="00BE0CF5">
        <w:rPr>
          <w:rFonts w:ascii="Times New Roman" w:hAnsi="Times New Roman" w:cs="Times New Roman"/>
          <w:i/>
          <w:sz w:val="24"/>
          <w:szCs w:val="24"/>
        </w:rPr>
        <w:t>a</w:t>
      </w:r>
      <w:r w:rsidR="00E03A42" w:rsidRPr="00BE0CF5">
        <w:rPr>
          <w:rFonts w:ascii="Times New Roman" w:hAnsi="Times New Roman" w:cs="Times New Roman"/>
          <w:sz w:val="24"/>
          <w:szCs w:val="24"/>
        </w:rPr>
        <w:t xml:space="preserve"> = 0.05. Differences in food particle density between t0-replicates and controls were tested to verify for mortality or growth of each phytoplankton species. The same was applied for initial concentration of intact cells and final concentration of broken ones of the same species in bottles with consumers. Differences in food particle density, after incubation, between controls and samples with consumers were tested to verify potential ingestion for each phytoplankton species. Only when significant differences between samples with and without added consumers were found at </w:t>
      </w:r>
      <w:r w:rsidR="00E03A42" w:rsidRPr="00BE0CF5">
        <w:rPr>
          <w:rFonts w:ascii="Times New Roman" w:hAnsi="Times New Roman" w:cs="Times New Roman"/>
          <w:i/>
          <w:sz w:val="24"/>
          <w:szCs w:val="24"/>
        </w:rPr>
        <w:t>a</w:t>
      </w:r>
      <w:r w:rsidR="00E03A42" w:rsidRPr="00BE0CF5">
        <w:rPr>
          <w:rFonts w:ascii="Times New Roman" w:hAnsi="Times New Roman" w:cs="Times New Roman"/>
          <w:sz w:val="24"/>
          <w:szCs w:val="24"/>
        </w:rPr>
        <w:t xml:space="preserve"> = 0.05, it was assumed that ingestion of </w:t>
      </w:r>
      <w:r w:rsidR="00E03A42" w:rsidRPr="00BE0CF5">
        <w:rPr>
          <w:rFonts w:ascii="Times New Roman" w:hAnsi="Times New Roman" w:cs="Times New Roman"/>
          <w:sz w:val="24"/>
          <w:szCs w:val="24"/>
        </w:rPr>
        <w:lastRenderedPageBreak/>
        <w:t xml:space="preserve">this species or particle group occurred. To test whether the composition of the particle mixture offered significantly differed from the composition of the food ingested, Chi2-tests (Zar 1996) were performed for each experiment at </w:t>
      </w:r>
      <w:r w:rsidR="00E03A42" w:rsidRPr="00BE0CF5">
        <w:rPr>
          <w:rFonts w:ascii="Times New Roman" w:hAnsi="Times New Roman" w:cs="Times New Roman"/>
          <w:i/>
          <w:sz w:val="24"/>
          <w:szCs w:val="24"/>
        </w:rPr>
        <w:t>a</w:t>
      </w:r>
      <w:r w:rsidR="00E03A42" w:rsidRPr="00BE0CF5">
        <w:rPr>
          <w:rFonts w:ascii="Times New Roman" w:hAnsi="Times New Roman" w:cs="Times New Roman"/>
          <w:sz w:val="24"/>
          <w:szCs w:val="24"/>
        </w:rPr>
        <w:t xml:space="preserve"> = 0.05. Only when </w:t>
      </w:r>
      <w:r w:rsidR="00E03A42" w:rsidRPr="00BE0CF5">
        <w:rPr>
          <w:rFonts w:ascii="Times New Roman" w:hAnsi="Times New Roman" w:cs="Times New Roman"/>
          <w:i/>
          <w:sz w:val="24"/>
          <w:szCs w:val="24"/>
        </w:rPr>
        <w:t>p</w:t>
      </w:r>
      <w:r w:rsidR="00E03A42" w:rsidRPr="00BE0CF5">
        <w:rPr>
          <w:rFonts w:ascii="Times New Roman" w:hAnsi="Times New Roman" w:cs="Times New Roman"/>
          <w:sz w:val="24"/>
          <w:szCs w:val="24"/>
        </w:rPr>
        <w:t xml:space="preserve"> &lt; 0.05, it was assumed that selective feeding occurred during a specific experiment (Schwamborn et al. 2004). For experiments, where Chi2-tests confirmed the occurrence of selective feeding, the Chesson </w:t>
      </w:r>
      <w:r w:rsidR="00E03A42">
        <w:rPr>
          <w:rFonts w:ascii="Times New Roman" w:hAnsi="Times New Roman" w:cs="Times New Roman"/>
          <w:sz w:val="24"/>
          <w:szCs w:val="24"/>
        </w:rPr>
        <w:t>e</w:t>
      </w:r>
      <w:r w:rsidR="00E03A42" w:rsidRPr="00BE0CF5">
        <w:rPr>
          <w:rFonts w:ascii="Times New Roman" w:hAnsi="Times New Roman" w:cs="Times New Roman"/>
          <w:sz w:val="24"/>
          <w:szCs w:val="24"/>
        </w:rPr>
        <w:t xml:space="preserve">lectivity </w:t>
      </w:r>
      <w:r w:rsidR="00E03A42">
        <w:rPr>
          <w:rFonts w:ascii="Times New Roman" w:hAnsi="Times New Roman" w:cs="Times New Roman"/>
          <w:sz w:val="24"/>
          <w:szCs w:val="24"/>
        </w:rPr>
        <w:t>i</w:t>
      </w:r>
      <w:r w:rsidR="00E03A42" w:rsidRPr="00BE0CF5">
        <w:rPr>
          <w:rFonts w:ascii="Times New Roman" w:hAnsi="Times New Roman" w:cs="Times New Roman"/>
          <w:sz w:val="24"/>
          <w:szCs w:val="24"/>
        </w:rPr>
        <w:t xml:space="preserve">ndex ("epsilon" </w:t>
      </w:r>
      <w:r w:rsidR="00E03A42" w:rsidRPr="00BE0CF5">
        <w:rPr>
          <w:rFonts w:ascii="Times New Roman" w:hAnsi="Times New Roman" w:cs="Times New Roman"/>
          <w:i/>
          <w:sz w:val="24"/>
          <w:szCs w:val="24"/>
        </w:rPr>
        <w:t>e</w:t>
      </w:r>
      <w:r w:rsidR="00E03A42" w:rsidRPr="00BE0CF5">
        <w:rPr>
          <w:rFonts w:ascii="Times New Roman" w:hAnsi="Times New Roman" w:cs="Times New Roman"/>
          <w:sz w:val="24"/>
          <w:szCs w:val="24"/>
        </w:rPr>
        <w:t xml:space="preserve">) was calculated for each food item (Chesson 1983). The values of </w:t>
      </w:r>
      <w:r w:rsidR="00E03A42" w:rsidRPr="00BE0CF5">
        <w:rPr>
          <w:rFonts w:ascii="Times New Roman" w:hAnsi="Times New Roman" w:cs="Times New Roman"/>
          <w:i/>
          <w:sz w:val="24"/>
          <w:szCs w:val="24"/>
        </w:rPr>
        <w:t>e</w:t>
      </w:r>
      <w:r w:rsidR="00E03A42" w:rsidRPr="00BE0CF5">
        <w:rPr>
          <w:rFonts w:ascii="Times New Roman" w:hAnsi="Times New Roman" w:cs="Times New Roman"/>
          <w:sz w:val="24"/>
          <w:szCs w:val="24"/>
        </w:rPr>
        <w:t xml:space="preserve"> may range from -1 to 1, where a value of zero means no selection. The index "epsilon" was obtained for each food item by calculating first Manly’s preference index, which considers food depletion during experiments (Manly et al. 1972). Manly’s preference index was then transformed to the scale of "epsilon" using Chesson’s equation (Chesson 1983), rather than using a linear transformation to the scale of "epsilon" (Schwamborn et al. 2006).</w:t>
      </w:r>
    </w:p>
    <w:p w14:paraId="52653512" w14:textId="77777777" w:rsidR="00C71C69" w:rsidRPr="00BE0CF5" w:rsidRDefault="00C71C69" w:rsidP="00C71C69">
      <w:pPr>
        <w:autoSpaceDE w:val="0"/>
        <w:autoSpaceDN w:val="0"/>
        <w:adjustRightInd w:val="0"/>
        <w:spacing w:line="360" w:lineRule="auto"/>
        <w:ind w:firstLine="720"/>
        <w:jc w:val="both"/>
        <w:rPr>
          <w:b/>
          <w:i/>
          <w:lang w:val="en-GB"/>
        </w:rPr>
      </w:pPr>
    </w:p>
    <w:p w14:paraId="0FB1D8EC" w14:textId="77777777" w:rsidR="00C71C69" w:rsidRPr="00BE0CF5" w:rsidRDefault="00C71C69" w:rsidP="00C71C69">
      <w:pPr>
        <w:autoSpaceDE w:val="0"/>
        <w:autoSpaceDN w:val="0"/>
        <w:adjustRightInd w:val="0"/>
        <w:spacing w:line="360" w:lineRule="auto"/>
        <w:ind w:firstLine="720"/>
        <w:jc w:val="both"/>
        <w:rPr>
          <w:lang w:val="en-GB"/>
        </w:rPr>
      </w:pPr>
      <w:r w:rsidRPr="00BE0CF5">
        <w:rPr>
          <w:b/>
          <w:i/>
          <w:lang w:val="en-GB"/>
        </w:rPr>
        <w:t>Observations on early genital development</w:t>
      </w:r>
      <w:r>
        <w:rPr>
          <w:b/>
          <w:i/>
          <w:lang w:val="en-GB"/>
        </w:rPr>
        <w:t xml:space="preserve"> and </w:t>
      </w:r>
      <w:r w:rsidR="00E03A42">
        <w:rPr>
          <w:b/>
          <w:i/>
          <w:lang w:val="en-GB"/>
        </w:rPr>
        <w:t>cephalosome</w:t>
      </w:r>
      <w:r>
        <w:rPr>
          <w:b/>
          <w:i/>
          <w:lang w:val="en-GB"/>
        </w:rPr>
        <w:t xml:space="preserve"> morphology</w:t>
      </w:r>
    </w:p>
    <w:p w14:paraId="34DB7FFF" w14:textId="77777777" w:rsidR="00E03A42" w:rsidRDefault="00E03A42" w:rsidP="00C71C69">
      <w:pPr>
        <w:autoSpaceDE w:val="0"/>
        <w:autoSpaceDN w:val="0"/>
        <w:adjustRightInd w:val="0"/>
        <w:spacing w:line="360" w:lineRule="auto"/>
        <w:ind w:firstLine="720"/>
        <w:jc w:val="both"/>
        <w:rPr>
          <w:lang w:val="en-GB"/>
        </w:rPr>
      </w:pPr>
      <w:r w:rsidRPr="00BE0CF5">
        <w:rPr>
          <w:lang w:val="en-GB"/>
        </w:rPr>
        <w:t>Cephalosome</w:t>
      </w:r>
      <w:r w:rsidR="00C71C69" w:rsidRPr="00BE0CF5">
        <w:rPr>
          <w:lang w:val="en-GB"/>
        </w:rPr>
        <w:t xml:space="preserve"> length and width </w:t>
      </w:r>
      <w:r w:rsidR="00C71C69">
        <w:rPr>
          <w:lang w:val="en-GB"/>
        </w:rPr>
        <w:t xml:space="preserve">of </w:t>
      </w:r>
      <w:r w:rsidR="00C71C69" w:rsidRPr="00BE0CF5">
        <w:rPr>
          <w:lang w:val="en-GB"/>
        </w:rPr>
        <w:t>CIV</w:t>
      </w:r>
      <w:r w:rsidR="00C71C69">
        <w:rPr>
          <w:lang w:val="en-GB"/>
        </w:rPr>
        <w:t xml:space="preserve"> and</w:t>
      </w:r>
      <w:r w:rsidR="00C71C69" w:rsidRPr="00BE0CF5">
        <w:rPr>
          <w:lang w:val="en-GB"/>
        </w:rPr>
        <w:t xml:space="preserve"> CV copepodites</w:t>
      </w:r>
      <w:r w:rsidR="00C71C69">
        <w:rPr>
          <w:lang w:val="en-GB"/>
        </w:rPr>
        <w:t>,</w:t>
      </w:r>
      <w:r w:rsidR="00C71C69" w:rsidRPr="00BE0CF5">
        <w:rPr>
          <w:lang w:val="en-GB"/>
        </w:rPr>
        <w:t xml:space="preserve"> and females were measured under the microscope with 0.05</w:t>
      </w:r>
      <w:r w:rsidR="00C71C69">
        <w:rPr>
          <w:lang w:val="en-GB"/>
        </w:rPr>
        <w:t>-</w:t>
      </w:r>
      <w:r w:rsidR="00C71C69" w:rsidRPr="00BE0CF5">
        <w:rPr>
          <w:lang w:val="en-GB"/>
        </w:rPr>
        <w:t xml:space="preserve">mm </w:t>
      </w:r>
      <w:r w:rsidR="00C71C69">
        <w:rPr>
          <w:lang w:val="en-GB"/>
        </w:rPr>
        <w:t xml:space="preserve">accuracy in order to find the differences between the cohorts (generations) and thus to search for possible prolongation of the life cycle on this species at these particular stages, as evidenced for </w:t>
      </w:r>
      <w:r w:rsidR="00C71C69" w:rsidRPr="00C71C69">
        <w:rPr>
          <w:i/>
          <w:lang w:val="en-GB"/>
        </w:rPr>
        <w:t>C. hyperboreus</w:t>
      </w:r>
      <w:r w:rsidR="00C71C69">
        <w:rPr>
          <w:lang w:val="en-GB"/>
        </w:rPr>
        <w:t xml:space="preserve"> (</w:t>
      </w:r>
      <w:r w:rsidR="00C71C69" w:rsidRPr="00C71C69">
        <w:rPr>
          <w:highlight w:val="yellow"/>
          <w:lang w:val="en-GB"/>
        </w:rPr>
        <w:t>REF</w:t>
      </w:r>
      <w:r w:rsidR="00C71C69">
        <w:rPr>
          <w:lang w:val="en-GB"/>
        </w:rPr>
        <w:t>)</w:t>
      </w:r>
      <w:r w:rsidR="00C71C69" w:rsidRPr="00BE0CF5">
        <w:rPr>
          <w:lang w:val="en-GB"/>
        </w:rPr>
        <w:t xml:space="preserve">. </w:t>
      </w:r>
      <w:r w:rsidR="00C71C69">
        <w:rPr>
          <w:lang w:val="en-GB"/>
        </w:rPr>
        <w:t xml:space="preserve">In total, </w:t>
      </w:r>
      <w:r w:rsidR="00C71C69" w:rsidRPr="00BE0CF5">
        <w:rPr>
          <w:lang w:val="en-GB"/>
        </w:rPr>
        <w:t xml:space="preserve">1,483 individuals </w:t>
      </w:r>
      <w:r w:rsidR="00C71C69" w:rsidRPr="00BE34BD">
        <w:rPr>
          <w:lang w:val="en-GB"/>
        </w:rPr>
        <w:t xml:space="preserve">sampled at station D-1 </w:t>
      </w:r>
      <w:r w:rsidR="00C71C69">
        <w:rPr>
          <w:lang w:val="en-GB"/>
        </w:rPr>
        <w:t>from</w:t>
      </w:r>
      <w:r w:rsidR="00C71C69" w:rsidRPr="00BE34BD">
        <w:rPr>
          <w:lang w:val="en-GB"/>
        </w:rPr>
        <w:t xml:space="preserve"> February through July, 2005</w:t>
      </w:r>
      <w:r w:rsidR="00C71C69">
        <w:rPr>
          <w:lang w:val="en-GB"/>
        </w:rPr>
        <w:t>—</w:t>
      </w:r>
      <w:r w:rsidR="00C71C69" w:rsidRPr="00BE34BD">
        <w:rPr>
          <w:lang w:val="en-GB"/>
        </w:rPr>
        <w:t>2008</w:t>
      </w:r>
      <w:r w:rsidR="00C71C69">
        <w:rPr>
          <w:lang w:val="en-GB"/>
        </w:rPr>
        <w:t xml:space="preserve"> have been</w:t>
      </w:r>
      <w:r w:rsidR="00C71C69" w:rsidRPr="00BE0CF5">
        <w:rPr>
          <w:lang w:val="en-GB"/>
        </w:rPr>
        <w:t xml:space="preserve"> measured</w:t>
      </w:r>
      <w:r w:rsidR="00C71C69">
        <w:rPr>
          <w:lang w:val="en-GB"/>
        </w:rPr>
        <w:t>.</w:t>
      </w:r>
      <w:r>
        <w:rPr>
          <w:lang w:val="en-GB"/>
        </w:rPr>
        <w:t xml:space="preserve"> </w:t>
      </w:r>
      <w:r w:rsidRPr="00BE0CF5">
        <w:rPr>
          <w:lang w:val="en-GB"/>
        </w:rPr>
        <w:t>Cephalosome length (L</w:t>
      </w:r>
      <w:r w:rsidRPr="00BE0CF5">
        <w:rPr>
          <w:vertAlign w:val="subscript"/>
          <w:lang w:val="en-GB"/>
        </w:rPr>
        <w:t>c</w:t>
      </w:r>
      <w:r w:rsidRPr="00BE0CF5">
        <w:rPr>
          <w:lang w:val="en-GB"/>
        </w:rPr>
        <w:t>), width (W) and L</w:t>
      </w:r>
      <w:r w:rsidRPr="00BE0CF5">
        <w:rPr>
          <w:vertAlign w:val="subscript"/>
          <w:lang w:val="en-GB"/>
        </w:rPr>
        <w:t>c</w:t>
      </w:r>
      <w:r w:rsidRPr="00BE0CF5">
        <w:rPr>
          <w:lang w:val="en-GB"/>
        </w:rPr>
        <w:t xml:space="preserve">/W ratio for each stage and layer were compared with </w:t>
      </w:r>
      <w:r>
        <w:rPr>
          <w:lang w:val="en-GB"/>
        </w:rPr>
        <w:t xml:space="preserve">Student </w:t>
      </w:r>
      <w:r w:rsidRPr="00AA5F17">
        <w:rPr>
          <w:i/>
          <w:lang w:val="en-GB"/>
        </w:rPr>
        <w:t>t</w:t>
      </w:r>
      <w:r w:rsidRPr="00BE0CF5">
        <w:rPr>
          <w:lang w:val="en-GB"/>
        </w:rPr>
        <w:t xml:space="preserve">-test. </w:t>
      </w:r>
    </w:p>
    <w:p w14:paraId="63CA1E32" w14:textId="77777777" w:rsidR="00E03A42" w:rsidRPr="00BE0CF5" w:rsidRDefault="00C71C69" w:rsidP="00E03A42">
      <w:pPr>
        <w:autoSpaceDE w:val="0"/>
        <w:autoSpaceDN w:val="0"/>
        <w:adjustRightInd w:val="0"/>
        <w:spacing w:line="360" w:lineRule="auto"/>
        <w:ind w:firstLine="720"/>
        <w:jc w:val="both"/>
      </w:pPr>
      <w:r w:rsidRPr="00BE0CF5">
        <w:rPr>
          <w:lang w:val="en-GB"/>
        </w:rPr>
        <w:t xml:space="preserve">Three series of the experiments </w:t>
      </w:r>
      <w:r w:rsidR="0083438E">
        <w:rPr>
          <w:lang w:val="en-GB"/>
        </w:rPr>
        <w:t xml:space="preserve">on the gonad development </w:t>
      </w:r>
      <w:r w:rsidRPr="00BE0CF5">
        <w:rPr>
          <w:lang w:val="en-GB"/>
        </w:rPr>
        <w:t>were performed in March-</w:t>
      </w:r>
      <w:r w:rsidR="0083438E">
        <w:rPr>
          <w:lang w:val="en-GB"/>
        </w:rPr>
        <w:t>-</w:t>
      </w:r>
      <w:r w:rsidRPr="00BE0CF5">
        <w:rPr>
          <w:lang w:val="en-GB"/>
        </w:rPr>
        <w:t xml:space="preserve">April, 2008. The ice cover on April, 15, 2008, was about 40 cm; however, the ice algae colonies were quite </w:t>
      </w:r>
      <w:proofErr w:type="gramStart"/>
      <w:r w:rsidRPr="00BE0CF5">
        <w:rPr>
          <w:lang w:val="en-GB"/>
        </w:rPr>
        <w:t>disperse</w:t>
      </w:r>
      <w:proofErr w:type="gramEnd"/>
      <w:r w:rsidRPr="00BE0CF5">
        <w:rPr>
          <w:lang w:val="en-GB"/>
        </w:rPr>
        <w:t xml:space="preserve"> (less than 2-3 ones per 100 cm</w:t>
      </w:r>
      <w:r w:rsidRPr="00BE0CF5">
        <w:rPr>
          <w:vertAlign w:val="superscript"/>
          <w:lang w:val="en-GB"/>
        </w:rPr>
        <w:t>2</w:t>
      </w:r>
      <w:r w:rsidRPr="00BE0CF5">
        <w:rPr>
          <w:lang w:val="en-GB"/>
        </w:rPr>
        <w:t>). The number of colonies did not increase until the ice melting. First zooplankton samples were taken on March, 16, 2008, by vertical tows of Juday net (35 m - surfac</w:t>
      </w:r>
      <w:r>
        <w:rPr>
          <w:lang w:val="en-GB"/>
        </w:rPr>
        <w:t xml:space="preserve">e) with hand winch from the ice </w:t>
      </w:r>
      <w:r>
        <w:t>at station D-1</w:t>
      </w:r>
      <w:r w:rsidRPr="00BE0CF5">
        <w:rPr>
          <w:lang w:val="en-GB"/>
        </w:rPr>
        <w:t xml:space="preserve">. The samples were placed in 2.0 L plastic vials in Coleman box and immediately transported to the shore laboratory. </w:t>
      </w:r>
      <w:r w:rsidRPr="00BE0CF5">
        <w:rPr>
          <w:i/>
          <w:lang w:val="en-GB"/>
        </w:rPr>
        <w:t>Calanus</w:t>
      </w:r>
      <w:r w:rsidRPr="00BE0CF5">
        <w:rPr>
          <w:lang w:val="en-GB"/>
        </w:rPr>
        <w:t xml:space="preserve"> females were gently picked up with plastic pipette and measured individually by prosome length and width. Gonad status was determined by adjusted table of Smith et al. (1990) and Kosobokova (1999) (</w:t>
      </w:r>
      <w:r w:rsidRPr="00776FD4">
        <w:rPr>
          <w:lang w:val="en-GB"/>
        </w:rPr>
        <w:t xml:space="preserve">Table </w:t>
      </w:r>
      <w:r>
        <w:rPr>
          <w:lang w:val="en-GB"/>
        </w:rPr>
        <w:t>2</w:t>
      </w:r>
      <w:r w:rsidRPr="00BE0CF5">
        <w:rPr>
          <w:lang w:val="en-GB"/>
        </w:rPr>
        <w:t xml:space="preserve">). Additionally, colour characteristics were checked as “red” – bright coloured by chromatophores on antennas, genital pores and gut; “pale” – with minor chromatophores presence or even without any. First fifty females, selected randomly, were placed individually in 2-L Pyrex glass bottles </w:t>
      </w:r>
      <w:r>
        <w:rPr>
          <w:lang w:val="en-GB"/>
        </w:rPr>
        <w:t xml:space="preserve">filled </w:t>
      </w:r>
      <w:r w:rsidRPr="00BE0CF5">
        <w:rPr>
          <w:lang w:val="en-GB"/>
        </w:rPr>
        <w:t xml:space="preserve">with </w:t>
      </w:r>
      <w:r>
        <w:rPr>
          <w:lang w:val="en-GB"/>
        </w:rPr>
        <w:t xml:space="preserve">ambient </w:t>
      </w:r>
      <w:r w:rsidRPr="00BE0CF5">
        <w:rPr>
          <w:lang w:val="en-GB"/>
        </w:rPr>
        <w:t xml:space="preserve">seawater (pre-sieved </w:t>
      </w:r>
      <w:r>
        <w:rPr>
          <w:lang w:val="en-GB"/>
        </w:rPr>
        <w:t xml:space="preserve">via </w:t>
      </w:r>
      <w:r w:rsidRPr="00BE0CF5">
        <w:rPr>
          <w:lang w:val="en-GB"/>
        </w:rPr>
        <w:t>200</w:t>
      </w:r>
      <w:r>
        <w:rPr>
          <w:lang w:val="en-GB"/>
        </w:rPr>
        <w:t>-</w:t>
      </w:r>
      <w:r w:rsidRPr="00BE0CF5">
        <w:rPr>
          <w:lang w:val="en-GB"/>
        </w:rPr>
        <w:t>μm</w:t>
      </w:r>
      <w:r>
        <w:rPr>
          <w:lang w:val="en-GB"/>
        </w:rPr>
        <w:t xml:space="preserve"> mesh</w:t>
      </w:r>
      <w:r w:rsidRPr="00BE0CF5">
        <w:rPr>
          <w:lang w:val="en-GB"/>
        </w:rPr>
        <w:t xml:space="preserve">) from </w:t>
      </w:r>
      <w:r>
        <w:rPr>
          <w:lang w:val="en-GB"/>
        </w:rPr>
        <w:t>0—25-m</w:t>
      </w:r>
      <w:r w:rsidRPr="00BE0CF5">
        <w:rPr>
          <w:lang w:val="en-GB"/>
        </w:rPr>
        <w:t xml:space="preserve"> water layer. </w:t>
      </w:r>
      <w:r w:rsidRPr="00BE0CF5">
        <w:rPr>
          <w:rFonts w:ascii="Candida-Roman" w:eastAsia="SimSun" w:hAnsi="Candida-Roman" w:cs="Candida-Roman"/>
          <w:lang w:val="en-GB" w:eastAsia="zh-CN"/>
        </w:rPr>
        <w:t>The bottles were gently turned upside down several times during the incubations to reduce settling of algae</w:t>
      </w:r>
      <w:r w:rsidRPr="00BE0CF5">
        <w:rPr>
          <w:lang w:val="en-GB"/>
        </w:rPr>
        <w:t xml:space="preserve"> (Calbet et al. 2002), 500 mL were replaced every day, and the whole water volume – every fifth day. The pellets were picked up and counted every day. The rest of females, 202 specimens, were placed in the 30-L container with filtered (GF/F, 0.2 μm) seawater. One half of the water volume was replaced every </w:t>
      </w:r>
      <w:r w:rsidRPr="00BE0CF5">
        <w:rPr>
          <w:lang w:val="en-GB"/>
        </w:rPr>
        <w:lastRenderedPageBreak/>
        <w:t xml:space="preserve">fifth day. The observation of genital status both for starved and fed females were conducted every </w:t>
      </w:r>
      <w:r w:rsidRPr="00BE0CF5">
        <w:rPr>
          <w:lang w:val="de-DE"/>
        </w:rPr>
        <w:t>fifth da</w:t>
      </w:r>
      <w:r w:rsidRPr="00BE0CF5">
        <w:rPr>
          <w:lang w:val="en-GB"/>
        </w:rPr>
        <w:t xml:space="preserve">y. At the same day, or day before, the zooplankton sample was taken from the ice to compare genital status of natural </w:t>
      </w:r>
      <w:r w:rsidRPr="00BE0CF5">
        <w:rPr>
          <w:i/>
          <w:lang w:val="en-GB"/>
        </w:rPr>
        <w:t>Calanus</w:t>
      </w:r>
      <w:r w:rsidRPr="00BE0CF5">
        <w:rPr>
          <w:lang w:val="en-GB"/>
        </w:rPr>
        <w:t xml:space="preserve"> population with animals under laboratory conditions. Unfortunately, rapid and crucial weather change on March, 30-31, 2008, made further zooplankton work on the ice impossible due to fast ice melting. The seawater for the experiment then was taken from the shore ice edge</w:t>
      </w:r>
      <w:r w:rsidRPr="00BE0CF5">
        <w:t>.</w:t>
      </w:r>
      <w:r w:rsidR="00E03A42">
        <w:t xml:space="preserve"> </w:t>
      </w:r>
      <w:r w:rsidR="00E03A42" w:rsidRPr="00BE0CF5">
        <w:rPr>
          <w:lang w:val="en-GB"/>
        </w:rPr>
        <w:t xml:space="preserve">ANOVA/MANOVA analyses </w:t>
      </w:r>
      <w:r w:rsidR="00E03A42">
        <w:rPr>
          <w:lang w:val="en-GB"/>
        </w:rPr>
        <w:t>were applied in order to find t</w:t>
      </w:r>
      <w:r w:rsidR="00E03A42" w:rsidRPr="00BE0CF5">
        <w:rPr>
          <w:lang w:val="en-GB"/>
        </w:rPr>
        <w:t>he differences in gonad sta</w:t>
      </w:r>
      <w:r w:rsidR="00E03A42">
        <w:rPr>
          <w:lang w:val="en-GB"/>
        </w:rPr>
        <w:t>ge</w:t>
      </w:r>
      <w:r w:rsidR="00E03A42" w:rsidRPr="00BE0CF5">
        <w:rPr>
          <w:lang w:val="en-GB"/>
        </w:rPr>
        <w:t xml:space="preserve"> for fed and starved animals, as well as </w:t>
      </w:r>
      <w:r w:rsidR="00E03A42">
        <w:rPr>
          <w:lang w:val="en-GB"/>
        </w:rPr>
        <w:t xml:space="preserve">to search for </w:t>
      </w:r>
      <w:r w:rsidR="00E03A42" w:rsidRPr="00BE0CF5">
        <w:rPr>
          <w:lang w:val="en-GB"/>
        </w:rPr>
        <w:t xml:space="preserve">effect of </w:t>
      </w:r>
      <w:r w:rsidR="00E03A42">
        <w:rPr>
          <w:lang w:val="en-GB"/>
        </w:rPr>
        <w:t xml:space="preserve">the </w:t>
      </w:r>
      <w:r w:rsidR="00E03A42" w:rsidRPr="00BE0CF5">
        <w:rPr>
          <w:lang w:val="en-GB"/>
        </w:rPr>
        <w:t>colour</w:t>
      </w:r>
      <w:r w:rsidR="00E03A42">
        <w:rPr>
          <w:lang w:val="en-GB"/>
        </w:rPr>
        <w:t>ation</w:t>
      </w:r>
      <w:r w:rsidR="00E03A42" w:rsidRPr="00BE0CF5">
        <w:rPr>
          <w:lang w:val="en-GB"/>
        </w:rPr>
        <w:t xml:space="preserve"> on </w:t>
      </w:r>
      <w:r w:rsidR="00E03A42">
        <w:rPr>
          <w:lang w:val="en-GB"/>
        </w:rPr>
        <w:t>the cephalosome</w:t>
      </w:r>
      <w:r w:rsidR="00E03A42" w:rsidRPr="00BE0CF5">
        <w:rPr>
          <w:lang w:val="en-GB"/>
        </w:rPr>
        <w:t xml:space="preserve"> </w:t>
      </w:r>
      <w:r w:rsidR="00E03A42">
        <w:rPr>
          <w:lang w:val="en-GB"/>
        </w:rPr>
        <w:t>dimensions</w:t>
      </w:r>
      <w:r w:rsidR="00E03A42" w:rsidRPr="00BE0CF5">
        <w:rPr>
          <w:lang w:val="en-GB"/>
        </w:rPr>
        <w:t xml:space="preserve"> and gonad </w:t>
      </w:r>
      <w:r w:rsidR="00E03A42">
        <w:rPr>
          <w:lang w:val="en-GB"/>
        </w:rPr>
        <w:t>stage</w:t>
      </w:r>
      <w:r w:rsidR="00E03A42" w:rsidRPr="00BE0CF5">
        <w:rPr>
          <w:lang w:val="en-GB"/>
        </w:rPr>
        <w:t xml:space="preserve">. </w:t>
      </w:r>
    </w:p>
    <w:p w14:paraId="5BF545B8" w14:textId="77777777" w:rsidR="00C71C69" w:rsidRDefault="00C71C69" w:rsidP="00C71C69">
      <w:pPr>
        <w:autoSpaceDE w:val="0"/>
        <w:autoSpaceDN w:val="0"/>
        <w:adjustRightInd w:val="0"/>
        <w:spacing w:line="360" w:lineRule="auto"/>
        <w:ind w:firstLine="720"/>
        <w:jc w:val="both"/>
      </w:pPr>
    </w:p>
    <w:p w14:paraId="6B8090B6" w14:textId="77777777" w:rsidR="00C71C69" w:rsidRPr="0099658D" w:rsidRDefault="00C71C69" w:rsidP="00C71C69">
      <w:pPr>
        <w:autoSpaceDE w:val="0"/>
        <w:autoSpaceDN w:val="0"/>
        <w:adjustRightInd w:val="0"/>
        <w:spacing w:line="360" w:lineRule="auto"/>
        <w:ind w:firstLine="720"/>
        <w:jc w:val="both"/>
        <w:rPr>
          <w:sz w:val="20"/>
          <w:szCs w:val="20"/>
          <w:lang w:val="en-GB"/>
        </w:rPr>
      </w:pPr>
      <w:r w:rsidRPr="00776FD4">
        <w:rPr>
          <w:b/>
          <w:szCs w:val="20"/>
          <w:lang w:val="en-GB"/>
        </w:rPr>
        <w:t>Table 2.</w:t>
      </w:r>
      <w:r w:rsidRPr="00776FD4">
        <w:rPr>
          <w:szCs w:val="20"/>
          <w:lang w:val="en-GB"/>
        </w:rPr>
        <w:t xml:space="preserve"> </w:t>
      </w:r>
      <w:r w:rsidRPr="00776FD4">
        <w:rPr>
          <w:i/>
          <w:szCs w:val="20"/>
          <w:lang w:val="en-GB"/>
        </w:rPr>
        <w:t>Calanus glacialis</w:t>
      </w:r>
      <w:r w:rsidRPr="00776FD4">
        <w:rPr>
          <w:szCs w:val="20"/>
          <w:lang w:val="en-GB"/>
        </w:rPr>
        <w:t xml:space="preserve"> female reproductive stages</w:t>
      </w:r>
      <w:r>
        <w:rPr>
          <w:szCs w:val="20"/>
          <w:lang w:val="en-GB"/>
        </w:rPr>
        <w:t xml:space="preserve">, </w:t>
      </w:r>
      <w:r w:rsidRPr="00776FD4">
        <w:rPr>
          <w:szCs w:val="20"/>
          <w:lang w:val="en-GB"/>
        </w:rPr>
        <w:t xml:space="preserve">with original modifications </w:t>
      </w:r>
      <w:r>
        <w:rPr>
          <w:szCs w:val="20"/>
          <w:lang w:val="en-GB"/>
        </w:rPr>
        <w:t>of</w:t>
      </w:r>
      <w:r w:rsidRPr="00776FD4">
        <w:rPr>
          <w:szCs w:val="20"/>
          <w:lang w:val="en-GB"/>
        </w:rPr>
        <w:t xml:space="preserve"> </w:t>
      </w:r>
      <w:r w:rsidRPr="00770714">
        <w:rPr>
          <w:iCs/>
          <w:szCs w:val="20"/>
          <w:lang w:val="en-GB"/>
        </w:rPr>
        <w:t>Smith</w:t>
      </w:r>
      <w:r>
        <w:rPr>
          <w:iCs/>
          <w:szCs w:val="20"/>
          <w:lang w:val="en-GB"/>
        </w:rPr>
        <w:t> </w:t>
      </w:r>
      <w:r w:rsidRPr="00770714">
        <w:rPr>
          <w:iCs/>
          <w:szCs w:val="20"/>
          <w:lang w:val="en-GB"/>
        </w:rPr>
        <w:t>et</w:t>
      </w:r>
      <w:r>
        <w:rPr>
          <w:iCs/>
          <w:szCs w:val="20"/>
          <w:lang w:val="en-GB"/>
        </w:rPr>
        <w:t> </w:t>
      </w:r>
      <w:r w:rsidRPr="00770714">
        <w:rPr>
          <w:iCs/>
          <w:szCs w:val="20"/>
          <w:lang w:val="en-GB"/>
        </w:rPr>
        <w:t>al.</w:t>
      </w:r>
      <w:r>
        <w:rPr>
          <w:szCs w:val="20"/>
          <w:lang w:val="en-GB"/>
        </w:rPr>
        <w:t> </w:t>
      </w:r>
      <w:r w:rsidRPr="00776FD4">
        <w:rPr>
          <w:szCs w:val="20"/>
          <w:lang w:val="en-GB"/>
        </w:rPr>
        <w:t xml:space="preserve">(1990) and </w:t>
      </w:r>
      <w:r w:rsidRPr="00770714">
        <w:rPr>
          <w:iCs/>
          <w:szCs w:val="20"/>
          <w:lang w:val="en-GB"/>
        </w:rPr>
        <w:t>Kosobokova</w:t>
      </w:r>
      <w:r>
        <w:rPr>
          <w:i/>
          <w:iCs/>
          <w:szCs w:val="20"/>
          <w:lang w:val="en-GB"/>
        </w:rPr>
        <w:t> </w:t>
      </w:r>
      <w:r w:rsidRPr="00776FD4">
        <w:rPr>
          <w:szCs w:val="20"/>
          <w:lang w:val="en-GB"/>
        </w:rPr>
        <w:t>(1999</w:t>
      </w:r>
      <w:r>
        <w:rPr>
          <w:szCs w:val="20"/>
          <w:lang w:val="en-GB"/>
        </w:rPr>
        <w:t>)</w:t>
      </w:r>
    </w:p>
    <w:tbl>
      <w:tblPr>
        <w:tblW w:w="9180" w:type="dxa"/>
        <w:tblInd w:w="392" w:type="dxa"/>
        <w:tblLook w:val="01E0" w:firstRow="1" w:lastRow="1" w:firstColumn="1" w:lastColumn="1" w:noHBand="0" w:noVBand="0"/>
      </w:tblPr>
      <w:tblGrid>
        <w:gridCol w:w="2520"/>
        <w:gridCol w:w="6660"/>
      </w:tblGrid>
      <w:tr w:rsidR="00C71C69" w:rsidRPr="002D4BD8" w14:paraId="62D4FB85" w14:textId="77777777" w:rsidTr="00690A09">
        <w:trPr>
          <w:trHeight w:val="379"/>
        </w:trPr>
        <w:tc>
          <w:tcPr>
            <w:tcW w:w="2520" w:type="dxa"/>
            <w:tcBorders>
              <w:top w:val="single" w:sz="4" w:space="0" w:color="auto"/>
              <w:bottom w:val="single" w:sz="4" w:space="0" w:color="auto"/>
            </w:tcBorders>
            <w:shd w:val="clear" w:color="auto" w:fill="auto"/>
          </w:tcPr>
          <w:p w14:paraId="3E3C9366" w14:textId="77777777" w:rsidR="00C71C69" w:rsidRPr="002D4BD8" w:rsidRDefault="00C71C69" w:rsidP="00690A09">
            <w:pPr>
              <w:autoSpaceDE w:val="0"/>
              <w:autoSpaceDN w:val="0"/>
              <w:adjustRightInd w:val="0"/>
              <w:spacing w:line="360" w:lineRule="auto"/>
              <w:jc w:val="center"/>
              <w:rPr>
                <w:rFonts w:eastAsia="SimSun"/>
                <w:b/>
                <w:bCs/>
                <w:sz w:val="20"/>
                <w:szCs w:val="20"/>
                <w:lang w:val="en-GB"/>
              </w:rPr>
            </w:pPr>
            <w:r w:rsidRPr="002D4BD8">
              <w:rPr>
                <w:rFonts w:eastAsia="SimSun"/>
                <w:b/>
                <w:bCs/>
                <w:sz w:val="20"/>
                <w:szCs w:val="20"/>
                <w:lang w:val="en-GB"/>
              </w:rPr>
              <w:t>Stage</w:t>
            </w:r>
          </w:p>
        </w:tc>
        <w:tc>
          <w:tcPr>
            <w:tcW w:w="6660" w:type="dxa"/>
            <w:tcBorders>
              <w:top w:val="single" w:sz="4" w:space="0" w:color="auto"/>
              <w:bottom w:val="single" w:sz="4" w:space="0" w:color="auto"/>
            </w:tcBorders>
            <w:shd w:val="clear" w:color="auto" w:fill="auto"/>
          </w:tcPr>
          <w:p w14:paraId="34EF7E81" w14:textId="77777777" w:rsidR="00C71C69" w:rsidRPr="002D4BD8" w:rsidRDefault="00C71C69" w:rsidP="00690A09">
            <w:pPr>
              <w:autoSpaceDE w:val="0"/>
              <w:autoSpaceDN w:val="0"/>
              <w:adjustRightInd w:val="0"/>
              <w:spacing w:line="360" w:lineRule="auto"/>
              <w:jc w:val="center"/>
              <w:rPr>
                <w:rFonts w:eastAsia="SimSun"/>
                <w:b/>
                <w:bCs/>
                <w:sz w:val="20"/>
                <w:szCs w:val="20"/>
                <w:lang w:val="en-GB"/>
              </w:rPr>
            </w:pPr>
            <w:r w:rsidRPr="002D4BD8">
              <w:rPr>
                <w:rFonts w:eastAsia="SimSun"/>
                <w:b/>
                <w:bCs/>
                <w:sz w:val="20"/>
                <w:szCs w:val="20"/>
                <w:lang w:val="en-GB"/>
              </w:rPr>
              <w:t>Morphological description</w:t>
            </w:r>
          </w:p>
        </w:tc>
      </w:tr>
      <w:tr w:rsidR="00C71C69" w:rsidRPr="002D4BD8" w14:paraId="6FFF2591" w14:textId="77777777" w:rsidTr="00690A09">
        <w:tc>
          <w:tcPr>
            <w:tcW w:w="2520" w:type="dxa"/>
            <w:tcBorders>
              <w:top w:val="single" w:sz="4" w:space="0" w:color="auto"/>
              <w:bottom w:val="single" w:sz="4" w:space="0" w:color="auto"/>
            </w:tcBorders>
            <w:shd w:val="clear" w:color="auto" w:fill="auto"/>
          </w:tcPr>
          <w:p w14:paraId="1FC2034C"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G1, young immature</w:t>
            </w:r>
          </w:p>
        </w:tc>
        <w:tc>
          <w:tcPr>
            <w:tcW w:w="6660" w:type="dxa"/>
            <w:tcBorders>
              <w:top w:val="single" w:sz="4" w:space="0" w:color="auto"/>
              <w:bottom w:val="single" w:sz="4" w:space="0" w:color="auto"/>
            </w:tcBorders>
            <w:shd w:val="clear" w:color="auto" w:fill="auto"/>
          </w:tcPr>
          <w:p w14:paraId="71053640"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Only compact ovary visible, the diverticula are thin bands and widely separated from each other.</w:t>
            </w:r>
          </w:p>
        </w:tc>
      </w:tr>
      <w:tr w:rsidR="00C71C69" w:rsidRPr="002D4BD8" w14:paraId="199EC5A5" w14:textId="77777777" w:rsidTr="00690A09">
        <w:tc>
          <w:tcPr>
            <w:tcW w:w="2520" w:type="dxa"/>
            <w:tcBorders>
              <w:top w:val="single" w:sz="4" w:space="0" w:color="auto"/>
              <w:bottom w:val="single" w:sz="4" w:space="0" w:color="auto"/>
            </w:tcBorders>
            <w:shd w:val="clear" w:color="auto" w:fill="auto"/>
          </w:tcPr>
          <w:p w14:paraId="2A51104E"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G2, immature</w:t>
            </w:r>
          </w:p>
        </w:tc>
        <w:tc>
          <w:tcPr>
            <w:tcW w:w="6660" w:type="dxa"/>
            <w:tcBorders>
              <w:top w:val="single" w:sz="4" w:space="0" w:color="auto"/>
              <w:bottom w:val="single" w:sz="4" w:space="0" w:color="auto"/>
            </w:tcBorders>
            <w:shd w:val="clear" w:color="auto" w:fill="auto"/>
          </w:tcPr>
          <w:p w14:paraId="02EB5815"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Small oocytes in the ovary, the diverticula are thin bands and widely separated from each other.</w:t>
            </w:r>
          </w:p>
        </w:tc>
      </w:tr>
      <w:tr w:rsidR="00C71C69" w:rsidRPr="002D4BD8" w14:paraId="11BBF27B" w14:textId="77777777" w:rsidTr="00690A09">
        <w:tc>
          <w:tcPr>
            <w:tcW w:w="2520" w:type="dxa"/>
            <w:tcBorders>
              <w:top w:val="single" w:sz="4" w:space="0" w:color="auto"/>
              <w:bottom w:val="single" w:sz="4" w:space="0" w:color="auto"/>
            </w:tcBorders>
            <w:shd w:val="clear" w:color="auto" w:fill="auto"/>
          </w:tcPr>
          <w:p w14:paraId="7B10FE44"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G3, semi-mature</w:t>
            </w:r>
          </w:p>
        </w:tc>
        <w:tc>
          <w:tcPr>
            <w:tcW w:w="6660" w:type="dxa"/>
            <w:tcBorders>
              <w:top w:val="single" w:sz="4" w:space="0" w:color="auto"/>
              <w:bottom w:val="single" w:sz="4" w:space="0" w:color="auto"/>
            </w:tcBorders>
            <w:shd w:val="clear" w:color="auto" w:fill="auto"/>
          </w:tcPr>
          <w:p w14:paraId="55F777CE"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Small oocytes in the ovary, single rows of oocytes are extending forward from ovary to diverticula. Medial walls of diverticula tend to force together.</w:t>
            </w:r>
          </w:p>
        </w:tc>
      </w:tr>
      <w:tr w:rsidR="00C71C69" w:rsidRPr="002D4BD8" w14:paraId="440A22CF" w14:textId="77777777" w:rsidTr="00690A09">
        <w:tc>
          <w:tcPr>
            <w:tcW w:w="2520" w:type="dxa"/>
            <w:tcBorders>
              <w:top w:val="single" w:sz="4" w:space="0" w:color="auto"/>
              <w:bottom w:val="single" w:sz="4" w:space="0" w:color="auto"/>
            </w:tcBorders>
            <w:shd w:val="clear" w:color="auto" w:fill="auto"/>
          </w:tcPr>
          <w:p w14:paraId="72520796"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G4, pre-mature 1</w:t>
            </w:r>
          </w:p>
        </w:tc>
        <w:tc>
          <w:tcPr>
            <w:tcW w:w="6660" w:type="dxa"/>
            <w:tcBorders>
              <w:top w:val="single" w:sz="4" w:space="0" w:color="auto"/>
              <w:bottom w:val="single" w:sz="4" w:space="0" w:color="auto"/>
            </w:tcBorders>
            <w:shd w:val="clear" w:color="auto" w:fill="auto"/>
          </w:tcPr>
          <w:p w14:paraId="4FF9FA74"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Small oocytes in the ovary, rows of oocytes larger than in ovary are extending forward from ovary to diverticula. Single oocytes may be found in the oviducts. Medial walls of diverticula are very close to each other. Ovary larger than for state G3.</w:t>
            </w:r>
          </w:p>
        </w:tc>
      </w:tr>
      <w:tr w:rsidR="00C71C69" w:rsidRPr="002D4BD8" w14:paraId="640BB1DF" w14:textId="77777777" w:rsidTr="00690A09">
        <w:tc>
          <w:tcPr>
            <w:tcW w:w="2520" w:type="dxa"/>
            <w:tcBorders>
              <w:top w:val="single" w:sz="4" w:space="0" w:color="auto"/>
              <w:bottom w:val="single" w:sz="4" w:space="0" w:color="auto"/>
            </w:tcBorders>
            <w:shd w:val="clear" w:color="auto" w:fill="auto"/>
          </w:tcPr>
          <w:p w14:paraId="53E643E7"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G5, pre-mature 2</w:t>
            </w:r>
          </w:p>
        </w:tc>
        <w:tc>
          <w:tcPr>
            <w:tcW w:w="6660" w:type="dxa"/>
            <w:tcBorders>
              <w:top w:val="single" w:sz="4" w:space="0" w:color="auto"/>
              <w:bottom w:val="single" w:sz="4" w:space="0" w:color="auto"/>
            </w:tcBorders>
            <w:shd w:val="clear" w:color="auto" w:fill="auto"/>
          </w:tcPr>
          <w:p w14:paraId="43C7D38D"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 xml:space="preserve">Oocytes of different sizes extending forward in diverticula. Medial walls of diverticula force together. More than one row of the oocytes </w:t>
            </w:r>
            <w:proofErr w:type="gramStart"/>
            <w:r w:rsidRPr="002D4BD8">
              <w:rPr>
                <w:rFonts w:eastAsia="SimSun"/>
                <w:sz w:val="20"/>
                <w:szCs w:val="20"/>
                <w:lang w:val="en-GB"/>
              </w:rPr>
              <w:t>are</w:t>
            </w:r>
            <w:proofErr w:type="gramEnd"/>
            <w:r w:rsidRPr="002D4BD8">
              <w:rPr>
                <w:rFonts w:eastAsia="SimSun"/>
                <w:sz w:val="20"/>
                <w:szCs w:val="20"/>
                <w:lang w:val="en-GB"/>
              </w:rPr>
              <w:t xml:space="preserve"> visible in the oviducts in the lateral view. Large oocytes are visible in the medial row in diverticula.</w:t>
            </w:r>
          </w:p>
        </w:tc>
      </w:tr>
      <w:tr w:rsidR="00C71C69" w:rsidRPr="002D4BD8" w14:paraId="6C1A00B2" w14:textId="77777777" w:rsidTr="00690A09">
        <w:tc>
          <w:tcPr>
            <w:tcW w:w="2520" w:type="dxa"/>
            <w:tcBorders>
              <w:top w:val="single" w:sz="4" w:space="0" w:color="auto"/>
              <w:bottom w:val="single" w:sz="4" w:space="0" w:color="auto"/>
            </w:tcBorders>
            <w:shd w:val="clear" w:color="auto" w:fill="auto"/>
          </w:tcPr>
          <w:p w14:paraId="2FB39633" w14:textId="77777777" w:rsidR="00C71C69" w:rsidRPr="002D4BD8" w:rsidRDefault="00C71C69" w:rsidP="00690A09">
            <w:pPr>
              <w:autoSpaceDE w:val="0"/>
              <w:autoSpaceDN w:val="0"/>
              <w:adjustRightInd w:val="0"/>
              <w:jc w:val="both"/>
              <w:rPr>
                <w:rFonts w:eastAsia="SimSun"/>
                <w:b/>
                <w:sz w:val="20"/>
                <w:szCs w:val="20"/>
                <w:lang w:val="en-GB"/>
              </w:rPr>
            </w:pPr>
            <w:r w:rsidRPr="002D4BD8">
              <w:rPr>
                <w:rFonts w:eastAsia="SimSun"/>
                <w:b/>
                <w:sz w:val="20"/>
                <w:szCs w:val="20"/>
                <w:lang w:val="en-GB"/>
              </w:rPr>
              <w:t>G6, mature</w:t>
            </w:r>
          </w:p>
        </w:tc>
        <w:tc>
          <w:tcPr>
            <w:tcW w:w="6660" w:type="dxa"/>
            <w:tcBorders>
              <w:top w:val="single" w:sz="4" w:space="0" w:color="auto"/>
              <w:bottom w:val="single" w:sz="4" w:space="0" w:color="auto"/>
            </w:tcBorders>
            <w:shd w:val="clear" w:color="auto" w:fill="auto"/>
          </w:tcPr>
          <w:p w14:paraId="1795E25E"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sz w:val="20"/>
                <w:szCs w:val="20"/>
                <w:lang w:val="en-GB"/>
              </w:rPr>
              <w:t>Large oocytes are densely packed in the diverticula and occupy much of the cephalothorax. Abutting medial walls of diverticula extend forward from ovary as a dark line to anterior cephalothorax. Large oocytes are visible in the oviducts in lateral view extending posteriorly to fifth thoracic segment.</w:t>
            </w:r>
          </w:p>
        </w:tc>
      </w:tr>
      <w:tr w:rsidR="00C71C69" w:rsidRPr="002D4BD8" w14:paraId="4912FC24" w14:textId="77777777" w:rsidTr="00690A09">
        <w:tc>
          <w:tcPr>
            <w:tcW w:w="2520" w:type="dxa"/>
            <w:tcBorders>
              <w:top w:val="single" w:sz="4" w:space="0" w:color="auto"/>
              <w:bottom w:val="single" w:sz="4" w:space="0" w:color="auto"/>
            </w:tcBorders>
            <w:shd w:val="clear" w:color="auto" w:fill="auto"/>
          </w:tcPr>
          <w:p w14:paraId="3C99909E" w14:textId="77777777" w:rsidR="00C71C69" w:rsidRPr="002D4BD8" w:rsidRDefault="00C71C69" w:rsidP="00690A09">
            <w:pPr>
              <w:autoSpaceDE w:val="0"/>
              <w:autoSpaceDN w:val="0"/>
              <w:adjustRightInd w:val="0"/>
              <w:rPr>
                <w:rFonts w:eastAsia="SimSun"/>
                <w:b/>
                <w:sz w:val="20"/>
                <w:szCs w:val="20"/>
                <w:lang w:val="en-GB"/>
              </w:rPr>
            </w:pPr>
            <w:r w:rsidRPr="002D4BD8">
              <w:rPr>
                <w:rFonts w:eastAsia="SimSun"/>
                <w:b/>
                <w:sz w:val="20"/>
                <w:szCs w:val="20"/>
                <w:lang w:val="en-GB"/>
              </w:rPr>
              <w:t>G7-G9, Semi-spent,   spent, rematuring</w:t>
            </w:r>
          </w:p>
        </w:tc>
        <w:tc>
          <w:tcPr>
            <w:tcW w:w="6660" w:type="dxa"/>
            <w:tcBorders>
              <w:top w:val="single" w:sz="4" w:space="0" w:color="auto"/>
              <w:bottom w:val="single" w:sz="4" w:space="0" w:color="auto"/>
            </w:tcBorders>
            <w:shd w:val="clear" w:color="auto" w:fill="auto"/>
          </w:tcPr>
          <w:p w14:paraId="6A4DE339" w14:textId="77777777" w:rsidR="00C71C69" w:rsidRPr="002D4BD8" w:rsidRDefault="00C71C69" w:rsidP="00690A09">
            <w:pPr>
              <w:autoSpaceDE w:val="0"/>
              <w:autoSpaceDN w:val="0"/>
              <w:adjustRightInd w:val="0"/>
              <w:jc w:val="both"/>
              <w:rPr>
                <w:rFonts w:eastAsia="SimSun"/>
                <w:sz w:val="20"/>
                <w:szCs w:val="20"/>
                <w:lang w:val="en-GB"/>
              </w:rPr>
            </w:pPr>
            <w:r w:rsidRPr="002D4BD8">
              <w:rPr>
                <w:rFonts w:eastAsia="SimSun"/>
                <w:i/>
                <w:sz w:val="20"/>
                <w:szCs w:val="20"/>
                <w:lang w:val="en-GB"/>
              </w:rPr>
              <w:t>Not observed</w:t>
            </w:r>
          </w:p>
        </w:tc>
      </w:tr>
    </w:tbl>
    <w:p w14:paraId="785FC345" w14:textId="77777777" w:rsidR="00C71C69" w:rsidRPr="0099658D" w:rsidRDefault="00C71C69" w:rsidP="00C71C69">
      <w:pPr>
        <w:rPr>
          <w:sz w:val="20"/>
          <w:szCs w:val="20"/>
        </w:rPr>
      </w:pPr>
    </w:p>
    <w:p w14:paraId="0CD3383D" w14:textId="77777777" w:rsidR="00C71C69" w:rsidRPr="00BE0CF5" w:rsidRDefault="00C71C69" w:rsidP="00796D87">
      <w:pPr>
        <w:spacing w:line="360" w:lineRule="auto"/>
        <w:ind w:firstLine="720"/>
        <w:jc w:val="both"/>
        <w:rPr>
          <w:lang w:val="en-GB"/>
        </w:rPr>
      </w:pPr>
    </w:p>
    <w:p w14:paraId="1E212D8A" w14:textId="77777777" w:rsidR="00247B41" w:rsidRPr="00BE0CF5" w:rsidRDefault="00E03A42" w:rsidP="00796D87">
      <w:pPr>
        <w:spacing w:line="360" w:lineRule="auto"/>
        <w:ind w:firstLine="720"/>
        <w:jc w:val="both"/>
        <w:rPr>
          <w:lang w:val="en-GB"/>
        </w:rPr>
      </w:pPr>
      <w:r>
        <w:rPr>
          <w:b/>
          <w:i/>
        </w:rPr>
        <w:t>B</w:t>
      </w:r>
      <w:r w:rsidR="00247B41" w:rsidRPr="00BE0CF5">
        <w:rPr>
          <w:b/>
          <w:i/>
          <w:lang w:val="en-GB"/>
        </w:rPr>
        <w:t>iochemical analyses</w:t>
      </w:r>
    </w:p>
    <w:p w14:paraId="79DCD581" w14:textId="77777777" w:rsidR="00E03A42" w:rsidRPr="00BE0CF5" w:rsidRDefault="00247B41" w:rsidP="00E03A42">
      <w:pPr>
        <w:spacing w:line="360" w:lineRule="auto"/>
        <w:ind w:firstLine="720"/>
        <w:jc w:val="both"/>
      </w:pPr>
      <w:r w:rsidRPr="00BE0CF5">
        <w:rPr>
          <w:lang w:val="en-GB"/>
        </w:rPr>
        <w:t xml:space="preserve">The lipid and CN samples were taken in accordance with the sampling of the animals for the feeding experiments and periodically during the zooplankton tows. Animals were immediately transported in dark containers to the laboratory. Live copepods were sorted by species and developmental stages under the dissecting microscope in a Petri dish (20 </w:t>
      </w:r>
      <w:r w:rsidRPr="00BE0CF5">
        <w:rPr>
          <w:iCs/>
          <w:lang w:val="en-GB"/>
        </w:rPr>
        <w:t>mm</w:t>
      </w:r>
      <w:r w:rsidRPr="00BE0CF5">
        <w:rPr>
          <w:lang w:val="en-GB"/>
        </w:rPr>
        <w:t xml:space="preserve"> diameter) on the ice. Three samples (1-15 animals of certain developmental stage each) were prepared for dry weight </w:t>
      </w:r>
      <w:r w:rsidR="005B13F6">
        <w:rPr>
          <w:lang w:val="en-GB"/>
        </w:rPr>
        <w:t>(DW) analysis</w:t>
      </w:r>
      <w:r w:rsidRPr="00BE0CF5">
        <w:rPr>
          <w:lang w:val="en-GB"/>
        </w:rPr>
        <w:t xml:space="preserve">. Copepods were placed onto pre-weighed and dried GF/C filters (25 </w:t>
      </w:r>
      <w:r w:rsidRPr="00BE0CF5">
        <w:rPr>
          <w:iCs/>
          <w:lang w:val="en-GB"/>
        </w:rPr>
        <w:t>mm</w:t>
      </w:r>
      <w:r w:rsidRPr="00BE0CF5">
        <w:rPr>
          <w:lang w:val="en-GB"/>
        </w:rPr>
        <w:t xml:space="preserve"> diameter, dried in 180</w:t>
      </w:r>
      <w:r w:rsidRPr="00BE0CF5">
        <w:rPr>
          <w:vertAlign w:val="superscript"/>
          <w:lang w:val="en-GB"/>
        </w:rPr>
        <w:t>°</w:t>
      </w:r>
      <w:r w:rsidRPr="00BE0CF5">
        <w:rPr>
          <w:lang w:val="en-GB"/>
        </w:rPr>
        <w:t xml:space="preserve">C for 24 </w:t>
      </w:r>
      <w:r w:rsidRPr="00BE0CF5">
        <w:rPr>
          <w:iCs/>
          <w:lang w:val="en-GB"/>
        </w:rPr>
        <w:t>h</w:t>
      </w:r>
      <w:r w:rsidRPr="00BE0CF5">
        <w:rPr>
          <w:lang w:val="en-GB"/>
        </w:rPr>
        <w:t>), then the filters were gently washed with filtered seawater (1 µ</w:t>
      </w:r>
      <w:r w:rsidRPr="00BE0CF5">
        <w:rPr>
          <w:iCs/>
          <w:lang w:val="en-GB"/>
        </w:rPr>
        <w:t>m</w:t>
      </w:r>
      <w:r w:rsidRPr="00BE0CF5">
        <w:rPr>
          <w:lang w:val="en-GB"/>
        </w:rPr>
        <w:t xml:space="preserve">) and with 3-5 </w:t>
      </w:r>
      <w:r w:rsidRPr="00BE0CF5">
        <w:rPr>
          <w:iCs/>
          <w:lang w:val="en-GB"/>
        </w:rPr>
        <w:t xml:space="preserve">mL </w:t>
      </w:r>
      <w:r w:rsidRPr="00BE0CF5">
        <w:rPr>
          <w:lang w:val="en-GB"/>
        </w:rPr>
        <w:t xml:space="preserve">of distilled water on the 0.1 </w:t>
      </w:r>
      <w:r w:rsidRPr="00BE0CF5">
        <w:rPr>
          <w:iCs/>
          <w:lang w:val="en-GB"/>
        </w:rPr>
        <w:t>Pa</w:t>
      </w:r>
      <w:r w:rsidRPr="00BE0CF5">
        <w:rPr>
          <w:lang w:val="en-GB"/>
        </w:rPr>
        <w:t xml:space="preserve"> vacuum, placed onto the dried (180</w:t>
      </w:r>
      <w:r w:rsidRPr="00BE0CF5">
        <w:rPr>
          <w:vertAlign w:val="superscript"/>
          <w:lang w:val="en-GB"/>
        </w:rPr>
        <w:t>°</w:t>
      </w:r>
      <w:r w:rsidRPr="00BE0CF5">
        <w:rPr>
          <w:lang w:val="en-GB"/>
        </w:rPr>
        <w:t xml:space="preserve">C for 24 </w:t>
      </w:r>
      <w:r w:rsidRPr="00BE0CF5">
        <w:rPr>
          <w:iCs/>
          <w:lang w:val="en-GB"/>
        </w:rPr>
        <w:t>h) aluminium foil envelopes and dried at 56</w:t>
      </w:r>
      <w:r w:rsidRPr="00BE0CF5">
        <w:rPr>
          <w:iCs/>
          <w:vertAlign w:val="superscript"/>
          <w:lang w:val="en-GB"/>
        </w:rPr>
        <w:t>°</w:t>
      </w:r>
      <w:r w:rsidRPr="00BE0CF5">
        <w:rPr>
          <w:iCs/>
          <w:lang w:val="en-GB"/>
        </w:rPr>
        <w:t xml:space="preserve">C </w:t>
      </w:r>
      <w:r w:rsidR="005B13F6">
        <w:rPr>
          <w:iCs/>
          <w:lang w:val="en-GB"/>
        </w:rPr>
        <w:t>for</w:t>
      </w:r>
      <w:r w:rsidRPr="00BE0CF5">
        <w:rPr>
          <w:iCs/>
          <w:lang w:val="en-GB"/>
        </w:rPr>
        <w:t xml:space="preserve"> 24 h. Filters were cooled with silica-gel </w:t>
      </w:r>
      <w:r w:rsidR="005B13F6">
        <w:rPr>
          <w:iCs/>
          <w:lang w:val="en-GB"/>
        </w:rPr>
        <w:t xml:space="preserve">down </w:t>
      </w:r>
      <w:r w:rsidRPr="00BE0CF5">
        <w:rPr>
          <w:iCs/>
          <w:lang w:val="en-GB"/>
        </w:rPr>
        <w:t xml:space="preserve">to the constant </w:t>
      </w:r>
      <w:r w:rsidRPr="00BE0CF5">
        <w:rPr>
          <w:iCs/>
          <w:lang w:val="en-GB"/>
        </w:rPr>
        <w:lastRenderedPageBreak/>
        <w:t xml:space="preserve">weight and then weighed </w:t>
      </w:r>
      <w:r w:rsidR="005B13F6">
        <w:rPr>
          <w:iCs/>
          <w:lang w:val="en-GB"/>
        </w:rPr>
        <w:t>with</w:t>
      </w:r>
      <w:r w:rsidRPr="00BE0CF5">
        <w:rPr>
          <w:iCs/>
          <w:lang w:val="en-GB"/>
        </w:rPr>
        <w:t xml:space="preserve"> 0.01</w:t>
      </w:r>
      <w:r w:rsidR="005B13F6">
        <w:rPr>
          <w:iCs/>
          <w:lang w:val="en-GB"/>
        </w:rPr>
        <w:t>-</w:t>
      </w:r>
      <w:r w:rsidRPr="00BE0CF5">
        <w:rPr>
          <w:iCs/>
          <w:lang w:val="en-GB"/>
        </w:rPr>
        <w:t xml:space="preserve">mg accuracy. The rest of the animals </w:t>
      </w:r>
      <w:r w:rsidR="005B13F6">
        <w:rPr>
          <w:iCs/>
          <w:lang w:val="en-GB"/>
        </w:rPr>
        <w:t xml:space="preserve">in the live samples </w:t>
      </w:r>
      <w:r w:rsidRPr="00BE0CF5">
        <w:rPr>
          <w:iCs/>
          <w:lang w:val="en-GB"/>
        </w:rPr>
        <w:t xml:space="preserve">were immediately fixed for fatty acid analysis. </w:t>
      </w:r>
      <w:r w:rsidR="005B13F6">
        <w:rPr>
          <w:lang w:val="en-GB"/>
        </w:rPr>
        <w:t>Three replication,</w:t>
      </w:r>
      <w:r w:rsidRPr="00BE0CF5">
        <w:rPr>
          <w:lang w:val="en-GB"/>
        </w:rPr>
        <w:t xml:space="preserve"> 15 to 50 freshly sampled </w:t>
      </w:r>
      <w:r w:rsidR="005B13F6">
        <w:rPr>
          <w:lang w:val="en-GB"/>
        </w:rPr>
        <w:t>copepod</w:t>
      </w:r>
      <w:r w:rsidRPr="00BE0CF5">
        <w:rPr>
          <w:lang w:val="en-GB"/>
        </w:rPr>
        <w:t xml:space="preserve">s </w:t>
      </w:r>
      <w:r w:rsidR="005B13F6">
        <w:rPr>
          <w:lang w:val="en-GB"/>
        </w:rPr>
        <w:t xml:space="preserve">each, </w:t>
      </w:r>
      <w:r w:rsidRPr="00BE0CF5">
        <w:rPr>
          <w:lang w:val="en-GB"/>
        </w:rPr>
        <w:t xml:space="preserve">were </w:t>
      </w:r>
      <w:r w:rsidR="005B13F6">
        <w:rPr>
          <w:lang w:val="en-GB"/>
        </w:rPr>
        <w:t>prepared in regard to the developmental stage</w:t>
      </w:r>
      <w:r w:rsidRPr="00BE0CF5">
        <w:rPr>
          <w:lang w:val="en-GB"/>
        </w:rPr>
        <w:t xml:space="preserve">. Copepods were taken with a plastic pipette and then placed to the pre-weighed </w:t>
      </w:r>
      <w:r w:rsidR="005B13F6">
        <w:rPr>
          <w:lang w:val="en-GB"/>
        </w:rPr>
        <w:t xml:space="preserve">2-mL </w:t>
      </w:r>
      <w:r w:rsidR="00C71C69" w:rsidRPr="00BE0CF5">
        <w:t>polypropylene</w:t>
      </w:r>
      <w:r w:rsidR="00C71C69">
        <w:rPr>
          <w:lang w:val="en-GB"/>
        </w:rPr>
        <w:t xml:space="preserve"> </w:t>
      </w:r>
      <w:r w:rsidR="005B13F6">
        <w:rPr>
          <w:lang w:val="en-GB"/>
        </w:rPr>
        <w:t xml:space="preserve">Eppendorf </w:t>
      </w:r>
      <w:r w:rsidRPr="00BE0CF5">
        <w:rPr>
          <w:lang w:val="en-GB"/>
        </w:rPr>
        <w:t xml:space="preserve">cups, </w:t>
      </w:r>
      <w:r w:rsidR="005B13F6">
        <w:rPr>
          <w:lang w:val="en-GB"/>
        </w:rPr>
        <w:t xml:space="preserve">pre-washed </w:t>
      </w:r>
      <w:r w:rsidRPr="00BE0CF5">
        <w:rPr>
          <w:lang w:val="en-GB"/>
        </w:rPr>
        <w:t xml:space="preserve">with </w:t>
      </w:r>
      <w:proofErr w:type="gramStart"/>
      <w:r w:rsidR="00C93586" w:rsidRPr="00BE0CF5">
        <w:rPr>
          <w:lang w:val="en-GB"/>
        </w:rPr>
        <w:t>dichloromethane:methanol</w:t>
      </w:r>
      <w:proofErr w:type="gramEnd"/>
      <w:r w:rsidR="00C93586" w:rsidRPr="00BE0CF5">
        <w:rPr>
          <w:lang w:val="en-GB"/>
        </w:rPr>
        <w:t xml:space="preserve"> (2:1, </w:t>
      </w:r>
      <w:r w:rsidR="00C93586">
        <w:t>v:v</w:t>
      </w:r>
      <w:r w:rsidR="00C93586" w:rsidRPr="00BE0CF5">
        <w:rPr>
          <w:lang w:val="en-GB"/>
        </w:rPr>
        <w:t>)</w:t>
      </w:r>
      <w:r w:rsidR="00C93586">
        <w:rPr>
          <w:lang w:val="en-GB"/>
        </w:rPr>
        <w:t>, hereinafter,</w:t>
      </w:r>
      <w:r w:rsidR="00C93586" w:rsidRPr="00BE0CF5">
        <w:rPr>
          <w:lang w:val="en-GB"/>
        </w:rPr>
        <w:t xml:space="preserve"> </w:t>
      </w:r>
      <w:r w:rsidRPr="00BE0CF5">
        <w:rPr>
          <w:lang w:val="en-GB"/>
        </w:rPr>
        <w:t xml:space="preserve">DCM. Copepods were gently washed with cold distilled water and then dried on the Kleenex tissue. </w:t>
      </w:r>
      <w:r w:rsidR="005B13F6">
        <w:rPr>
          <w:lang w:val="en-GB"/>
        </w:rPr>
        <w:t xml:space="preserve">In each cup, 1.5 mL of DCM has been added; five cups with the same volume of DCM for each tow were treated as blank samples. </w:t>
      </w:r>
      <w:r w:rsidRPr="00BE0CF5">
        <w:rPr>
          <w:lang w:val="en-GB"/>
        </w:rPr>
        <w:t xml:space="preserve">The animals were </w:t>
      </w:r>
      <w:r w:rsidR="005B13F6">
        <w:rPr>
          <w:lang w:val="en-GB"/>
        </w:rPr>
        <w:t>immediately frozen</w:t>
      </w:r>
      <w:r w:rsidR="005B13F6" w:rsidRPr="005B13F6">
        <w:rPr>
          <w:lang w:val="en-GB"/>
        </w:rPr>
        <w:t xml:space="preserve"> </w:t>
      </w:r>
      <w:r w:rsidR="005B13F6" w:rsidRPr="00BE0CF5">
        <w:rPr>
          <w:lang w:val="en-GB"/>
        </w:rPr>
        <w:t>at –30</w:t>
      </w:r>
      <w:r w:rsidR="00C71C69">
        <w:rPr>
          <w:lang w:val="en-GB"/>
        </w:rPr>
        <w:t> </w:t>
      </w:r>
      <w:r w:rsidR="005B13F6" w:rsidRPr="00BE0CF5">
        <w:rPr>
          <w:lang w:val="en-GB"/>
        </w:rPr>
        <w:t>°C</w:t>
      </w:r>
      <w:r w:rsidR="005B13F6">
        <w:rPr>
          <w:lang w:val="en-GB"/>
        </w:rPr>
        <w:t xml:space="preserve"> and </w:t>
      </w:r>
      <w:r w:rsidRPr="00BE0CF5">
        <w:rPr>
          <w:lang w:val="en-GB"/>
        </w:rPr>
        <w:t>stored</w:t>
      </w:r>
      <w:r w:rsidR="005B13F6">
        <w:rPr>
          <w:lang w:val="en-GB"/>
        </w:rPr>
        <w:t xml:space="preserve"> in these conditions</w:t>
      </w:r>
      <w:r w:rsidRPr="00BE0CF5">
        <w:rPr>
          <w:lang w:val="en-GB"/>
        </w:rPr>
        <w:t xml:space="preserve"> until analysis (Falk-Petersen et al. 1987; Tande and Henderson 1988). </w:t>
      </w:r>
      <w:r w:rsidR="00C71C69">
        <w:rPr>
          <w:lang w:val="en-GB"/>
        </w:rPr>
        <w:t>In</w:t>
      </w:r>
      <w:r w:rsidRPr="00BE0CF5">
        <w:rPr>
          <w:lang w:val="en-GB"/>
        </w:rPr>
        <w:t xml:space="preserve"> females</w:t>
      </w:r>
      <w:r w:rsidR="00C71C69">
        <w:rPr>
          <w:lang w:val="en-GB"/>
        </w:rPr>
        <w:t>, the gonad state</w:t>
      </w:r>
      <w:r w:rsidRPr="00BE0CF5">
        <w:rPr>
          <w:lang w:val="en-GB"/>
        </w:rPr>
        <w:t xml:space="preserve"> was noted (</w:t>
      </w:r>
      <w:r w:rsidR="00C71C69">
        <w:rPr>
          <w:lang w:val="en-GB"/>
        </w:rPr>
        <w:t>Table 2</w:t>
      </w:r>
      <w:r w:rsidRPr="00BE0CF5">
        <w:rPr>
          <w:lang w:val="en-GB"/>
        </w:rPr>
        <w:t xml:space="preserve">). </w:t>
      </w:r>
      <w:r w:rsidR="00E03A42" w:rsidRPr="00BE0CF5">
        <w:rPr>
          <w:lang w:val="en-GB"/>
        </w:rPr>
        <w:t>Lipids were extracted according to Folch et al. (1957). The fatty acid and alcohol compositions were determined by gas chromatography (Kattner and Fricke 1986). Briefly, lipids were hydrolyzed in methanol containing 3% concentrated sulphuric acid, and fatty acids were converted to methyl esters by trans-etherification at 80</w:t>
      </w:r>
      <w:r w:rsidR="00E03A42">
        <w:rPr>
          <w:lang w:val="en-GB"/>
        </w:rPr>
        <w:t> °</w:t>
      </w:r>
      <w:r w:rsidR="00E03A42" w:rsidRPr="00BE0CF5">
        <w:rPr>
          <w:lang w:val="en-GB"/>
        </w:rPr>
        <w:t xml:space="preserve">C for 4 h. Fatty acid methyl esters and free alcohols were then analyzed </w:t>
      </w:r>
      <w:r w:rsidR="00E03A42">
        <w:t>at</w:t>
      </w:r>
      <w:r w:rsidR="00E03A42" w:rsidRPr="00BE0CF5">
        <w:rPr>
          <w:lang w:val="en-GB"/>
        </w:rPr>
        <w:t xml:space="preserve"> a gas liquid chromatograph (HP 6890N) on a 30 m x 0.25 mm i.d. wall-coated open tubular column (film thickness: 0.25 µm; liquid phase: DB-FFAP) using temperature programming. Fatty acids and alcohols were identified </w:t>
      </w:r>
      <w:r w:rsidR="00E03A42">
        <w:rPr>
          <w:lang w:val="en-GB"/>
        </w:rPr>
        <w:t>by</w:t>
      </w:r>
      <w:r w:rsidR="00E03A42" w:rsidRPr="00BE0CF5">
        <w:rPr>
          <w:lang w:val="en-GB"/>
        </w:rPr>
        <w:t xml:space="preserve"> </w:t>
      </w:r>
      <w:r w:rsidR="00E03A42">
        <w:rPr>
          <w:lang w:val="en-GB"/>
        </w:rPr>
        <w:t>standard methods, including</w:t>
      </w:r>
      <w:r w:rsidR="00E03A42" w:rsidRPr="00BE0CF5">
        <w:rPr>
          <w:lang w:val="en-GB"/>
        </w:rPr>
        <w:t xml:space="preserve"> GC-MS. The analysis of FA content and assuming the trophic markers was performed according to Graeve et al. (1994 a, b), Albers et al. (1996) and Stevens et al. (2004 a, b, c). The FA analysis was performed only for WE and TAG lipid fraction.</w:t>
      </w:r>
    </w:p>
    <w:p w14:paraId="27F7B5EB" w14:textId="77777777" w:rsidR="00647DC8" w:rsidRPr="00E03A42" w:rsidRDefault="00647DC8" w:rsidP="00E03A42">
      <w:pPr>
        <w:spacing w:line="360" w:lineRule="auto"/>
        <w:ind w:firstLine="720"/>
        <w:jc w:val="both"/>
      </w:pPr>
    </w:p>
    <w:p w14:paraId="650ABC2E" w14:textId="77777777" w:rsidR="00247B41" w:rsidRPr="00BE0CF5" w:rsidRDefault="00247B41" w:rsidP="00796D87">
      <w:pPr>
        <w:spacing w:line="360" w:lineRule="auto"/>
        <w:ind w:firstLine="720"/>
        <w:jc w:val="both"/>
        <w:rPr>
          <w:lang w:val="en-GB"/>
        </w:rPr>
      </w:pPr>
      <w:r w:rsidRPr="00BE0CF5">
        <w:rPr>
          <w:lang w:val="en-GB"/>
        </w:rPr>
        <w:t>RESULTS</w:t>
      </w:r>
    </w:p>
    <w:p w14:paraId="67E2194F" w14:textId="77777777" w:rsidR="00247B41" w:rsidRPr="00BE0CF5" w:rsidRDefault="00247B41" w:rsidP="00796D87">
      <w:pPr>
        <w:spacing w:line="360" w:lineRule="auto"/>
        <w:ind w:firstLine="720"/>
        <w:jc w:val="both"/>
        <w:rPr>
          <w:b/>
          <w:i/>
          <w:lang w:val="en-GB"/>
        </w:rPr>
      </w:pPr>
      <w:r w:rsidRPr="00BE0CF5">
        <w:rPr>
          <w:b/>
          <w:i/>
          <w:lang w:val="en-GB"/>
        </w:rPr>
        <w:t xml:space="preserve">Seasonal dynamics of hydrological </w:t>
      </w:r>
      <w:r w:rsidR="00624540" w:rsidRPr="00BE0CF5">
        <w:rPr>
          <w:b/>
          <w:i/>
          <w:lang w:val="en-GB"/>
        </w:rPr>
        <w:t>parameters</w:t>
      </w:r>
      <w:r w:rsidRPr="00BE0CF5">
        <w:rPr>
          <w:b/>
          <w:i/>
          <w:lang w:val="en-GB"/>
        </w:rPr>
        <w:t xml:space="preserve"> and seston concentration</w:t>
      </w:r>
      <w:r w:rsidR="00624540" w:rsidRPr="00BE0CF5">
        <w:rPr>
          <w:b/>
          <w:i/>
          <w:lang w:val="en-GB"/>
        </w:rPr>
        <w:t xml:space="preserve"> in the White Sea</w:t>
      </w:r>
    </w:p>
    <w:p w14:paraId="67F1DB6A" w14:textId="0CC2F162" w:rsidR="00247B41" w:rsidRPr="00BE0CF5" w:rsidRDefault="00247B41" w:rsidP="00796D87">
      <w:pPr>
        <w:spacing w:line="360" w:lineRule="auto"/>
        <w:ind w:firstLine="720"/>
        <w:jc w:val="both"/>
        <w:rPr>
          <w:lang w:val="en-GB"/>
        </w:rPr>
      </w:pPr>
      <w:r w:rsidRPr="00BE0CF5">
        <w:t>March is the coldest month with average temperature of -0.9±-0.</w:t>
      </w:r>
      <w:r w:rsidRPr="000C49F3">
        <w:t>3</w:t>
      </w:r>
      <w:r w:rsidR="000C49F3">
        <w:t> °</w:t>
      </w:r>
      <w:r w:rsidRPr="000C49F3">
        <w:t>C</w:t>
      </w:r>
      <w:r w:rsidRPr="00BE0CF5">
        <w:t xml:space="preserve"> in 0–10 m layer; August is the warmest o</w:t>
      </w:r>
      <w:r w:rsidR="000C49F3">
        <w:t xml:space="preserve">ne, the average temperature of </w:t>
      </w:r>
      <w:r w:rsidRPr="00BE0CF5">
        <w:t>13.4±1.2</w:t>
      </w:r>
      <w:r w:rsidR="000C49F3">
        <w:t> </w:t>
      </w:r>
      <w:r w:rsidR="00AA5F17">
        <w:t>°</w:t>
      </w:r>
      <w:r w:rsidR="00AA5F17" w:rsidRPr="000C49F3">
        <w:t>C</w:t>
      </w:r>
      <w:r w:rsidRPr="00BE0CF5">
        <w:t xml:space="preserve"> in the same layer, according to long-term data (</w:t>
      </w:r>
      <w:r w:rsidR="00084E5E">
        <w:rPr>
          <w:highlight w:val="red"/>
        </w:rPr>
        <w:t>Fig. 1</w:t>
      </w:r>
      <w:r w:rsidRPr="00BE0CF5">
        <w:t xml:space="preserve">). </w:t>
      </w:r>
      <w:commentRangeStart w:id="269"/>
      <w:r w:rsidRPr="00AA5F17">
        <w:rPr>
          <w:highlight w:val="red"/>
        </w:rPr>
        <w:t>Maximal thermal stratification</w:t>
      </w:r>
      <w:commentRangeEnd w:id="269"/>
      <w:r w:rsidR="00A87021">
        <w:rPr>
          <w:rStyle w:val="a8"/>
        </w:rPr>
        <w:commentReference w:id="269"/>
      </w:r>
      <w:r w:rsidRPr="00BE0CF5">
        <w:t xml:space="preserve"> takes place in July and August, when temperature difference between layers 0–10</w:t>
      </w:r>
      <w:r w:rsidR="00AA5F17">
        <w:t> m</w:t>
      </w:r>
      <w:r w:rsidRPr="00BE0CF5">
        <w:t xml:space="preserve"> and 10–25</w:t>
      </w:r>
      <w:r w:rsidR="00AA5F17">
        <w:t> </w:t>
      </w:r>
      <w:r w:rsidRPr="00BE0CF5">
        <w:t>m is 5.4</w:t>
      </w:r>
      <w:r w:rsidR="000C49F3">
        <w:t> </w:t>
      </w:r>
      <w:r w:rsidR="00AA5F17">
        <w:t>°</w:t>
      </w:r>
      <w:r w:rsidR="00AA5F17" w:rsidRPr="000C49F3">
        <w:t>C</w:t>
      </w:r>
      <w:r w:rsidRPr="00BE0CF5">
        <w:t xml:space="preserve"> and 4.0</w:t>
      </w:r>
      <w:r w:rsidR="000C49F3">
        <w:t> </w:t>
      </w:r>
      <w:r w:rsidR="00AA5F17">
        <w:t>°</w:t>
      </w:r>
      <w:r w:rsidR="00AA5F17" w:rsidRPr="000C49F3">
        <w:t>C</w:t>
      </w:r>
      <w:r w:rsidRPr="00BE0CF5">
        <w:t>, correspondingly, and between 10–25 m and 25–65 m layers is 5.5</w:t>
      </w:r>
      <w:r w:rsidR="000C49F3">
        <w:t> </w:t>
      </w:r>
      <w:r w:rsidR="00AA5F17">
        <w:t>°</w:t>
      </w:r>
      <w:r w:rsidR="00AA5F17" w:rsidRPr="000C49F3">
        <w:t>C</w:t>
      </w:r>
      <w:r w:rsidRPr="00BE0CF5">
        <w:t xml:space="preserve"> in July and 6.1</w:t>
      </w:r>
      <w:r w:rsidR="00AA5F17">
        <w:rPr>
          <w:vertAlign w:val="superscript"/>
        </w:rPr>
        <w:t> </w:t>
      </w:r>
      <w:r w:rsidR="00AA5F17">
        <w:t>°</w:t>
      </w:r>
      <w:r w:rsidR="00AA5F17" w:rsidRPr="000C49F3">
        <w:t>C</w:t>
      </w:r>
      <w:r w:rsidRPr="00BE0CF5">
        <w:t xml:space="preserve"> in August. Vertical homothermy is pronounced in April and November. The reverse stratification with </w:t>
      </w:r>
      <w:r w:rsidR="00084E5E">
        <w:t xml:space="preserve">a </w:t>
      </w:r>
      <w:r w:rsidRPr="00BE0CF5">
        <w:t xml:space="preserve">maximum </w:t>
      </w:r>
      <w:r w:rsidR="00084E5E">
        <w:t xml:space="preserve">of </w:t>
      </w:r>
      <w:r w:rsidRPr="00BE0CF5">
        <w:t>2.0</w:t>
      </w:r>
      <w:ins w:id="270" w:author="Николай Усов" w:date="2020-05-19T09:14:00Z">
        <w:r w:rsidR="00A87021" w:rsidRPr="00A87021">
          <w:rPr>
            <w:rPrChange w:id="271" w:author="Николай Усов" w:date="2020-05-19T09:14:00Z">
              <w:rPr>
                <w:lang w:val="ru-RU"/>
              </w:rPr>
            </w:rPrChange>
          </w:rPr>
          <w:t xml:space="preserve"> </w:t>
        </w:r>
      </w:ins>
      <w:del w:id="272" w:author="Николай Усов" w:date="2020-05-19T09:14:00Z">
        <w:r w:rsidR="00084E5E" w:rsidRPr="00084E5E" w:rsidDel="00A87021">
          <w:noBreakHyphen/>
        </w:r>
      </w:del>
      <w:r w:rsidR="00AA5F17">
        <w:t>°</w:t>
      </w:r>
      <w:r w:rsidR="00AA5F17" w:rsidRPr="000C49F3">
        <w:t>C</w:t>
      </w:r>
      <w:r w:rsidRPr="00BE0CF5">
        <w:t xml:space="preserve"> difference is observed during winter, when deep layers are significantly warmer than surface waters. The salinity varies in a small value range, the most expressed changes are observed in 0–10 m layer, when salinity changes from 21.8±1.5 </w:t>
      </w:r>
      <w:r w:rsidR="00F77054" w:rsidRPr="00BE0CF5">
        <w:t>psu</w:t>
      </w:r>
      <w:r w:rsidRPr="00BE0CF5">
        <w:t xml:space="preserve"> in April (ice melting period) to 26.4±1.9 </w:t>
      </w:r>
      <w:r w:rsidR="00F77054" w:rsidRPr="00BE0CF5">
        <w:t>psu</w:t>
      </w:r>
      <w:r w:rsidRPr="00BE0CF5">
        <w:t xml:space="preserve"> in November. In 25-65 m layer</w:t>
      </w:r>
      <w:r w:rsidR="003B106C" w:rsidRPr="00BE0CF5">
        <w:t>,</w:t>
      </w:r>
      <w:r w:rsidRPr="00BE0CF5">
        <w:t xml:space="preserve"> the salinity changes are the least pronounced, from 27.4±1.4 </w:t>
      </w:r>
      <w:r w:rsidR="00F77054" w:rsidRPr="00BE0CF5">
        <w:t>psu</w:t>
      </w:r>
      <w:r w:rsidRPr="00BE0CF5">
        <w:t xml:space="preserve"> in August to 28.3±1.3 </w:t>
      </w:r>
      <w:r w:rsidR="00F77054" w:rsidRPr="00BE0CF5">
        <w:t>psu</w:t>
      </w:r>
      <w:r w:rsidRPr="00BE0CF5">
        <w:t xml:space="preserve"> in April. </w:t>
      </w:r>
      <w:commentRangeStart w:id="273"/>
      <w:r w:rsidRPr="00BE0CF5">
        <w:t>Additionally, six periods were defined for spring-early summer period (</w:t>
      </w:r>
      <w:r w:rsidR="00F02D7F">
        <w:rPr>
          <w:highlight w:val="red"/>
        </w:rPr>
        <w:t>Table 3</w:t>
      </w:r>
      <w:r w:rsidRPr="00BE0CF5">
        <w:t>).</w:t>
      </w:r>
    </w:p>
    <w:commentRangeEnd w:id="273"/>
    <w:p w14:paraId="447B6B0B" w14:textId="77777777" w:rsidR="00BE0A52" w:rsidRDefault="00C92023" w:rsidP="00084E5E">
      <w:pPr>
        <w:pStyle w:val="Normal1"/>
        <w:spacing w:line="360" w:lineRule="auto"/>
        <w:ind w:firstLine="720"/>
        <w:jc w:val="center"/>
        <w:rPr>
          <w:rFonts w:ascii="Times New Roman" w:hAnsi="Times New Roman"/>
          <w:sz w:val="24"/>
          <w:szCs w:val="24"/>
          <w:lang w:val="en-US"/>
        </w:rPr>
      </w:pPr>
      <w:r w:rsidRPr="00BE0CF5">
        <w:rPr>
          <w:rStyle w:val="a8"/>
          <w:rFonts w:ascii="Times New Roman" w:hAnsi="Times New Roman"/>
          <w:snapToGrid/>
          <w:vanish/>
          <w:sz w:val="24"/>
          <w:szCs w:val="24"/>
          <w:lang w:val="en-US"/>
        </w:rPr>
        <w:commentReference w:id="273"/>
      </w:r>
    </w:p>
    <w:p w14:paraId="4DC6504C" w14:textId="77777777" w:rsidR="00BE0A52" w:rsidRPr="00BE0A52" w:rsidRDefault="00BE0A52" w:rsidP="00084E5E">
      <w:pPr>
        <w:pStyle w:val="Normal1"/>
        <w:spacing w:line="360" w:lineRule="auto"/>
        <w:ind w:firstLine="720"/>
        <w:jc w:val="center"/>
        <w:rPr>
          <w:rFonts w:ascii="Times New Roman" w:hAnsi="Times New Roman"/>
          <w:sz w:val="24"/>
          <w:szCs w:val="24"/>
        </w:rPr>
      </w:pPr>
      <w:r>
        <w:rPr>
          <w:rFonts w:ascii="Times New Roman" w:hAnsi="Times New Roman"/>
          <w:sz w:val="24"/>
          <w:szCs w:val="24"/>
        </w:rPr>
        <w:t>Старая картинка</w:t>
      </w:r>
    </w:p>
    <w:p w14:paraId="4C036281" w14:textId="77777777" w:rsidR="00BE0A52" w:rsidRDefault="00BE0A52" w:rsidP="00084E5E">
      <w:pPr>
        <w:pStyle w:val="Normal1"/>
        <w:spacing w:line="360" w:lineRule="auto"/>
        <w:ind w:firstLine="720"/>
        <w:jc w:val="center"/>
        <w:rPr>
          <w:rFonts w:ascii="Times New Roman" w:hAnsi="Times New Roman"/>
          <w:sz w:val="24"/>
          <w:szCs w:val="24"/>
          <w:lang w:val="en-US"/>
        </w:rPr>
      </w:pPr>
    </w:p>
    <w:p w14:paraId="38E6C21C" w14:textId="4633FFFD" w:rsidR="00084E5E" w:rsidRDefault="00071D56" w:rsidP="00084E5E">
      <w:pPr>
        <w:pStyle w:val="Normal1"/>
        <w:spacing w:line="360" w:lineRule="auto"/>
        <w:ind w:firstLine="720"/>
        <w:jc w:val="center"/>
        <w:rPr>
          <w:rFonts w:ascii="Times New Roman" w:hAnsi="Times New Roman"/>
          <w:sz w:val="24"/>
          <w:szCs w:val="24"/>
          <w:lang w:val="en-US"/>
        </w:rPr>
      </w:pPr>
      <w:r>
        <w:rPr>
          <w:rFonts w:ascii="Times New Roman" w:hAnsi="Times New Roman"/>
          <w:noProof/>
          <w:sz w:val="24"/>
          <w:szCs w:val="24"/>
        </w:rPr>
        <w:drawing>
          <wp:inline distT="0" distB="0" distL="0" distR="0" wp14:anchorId="4935F4AB" wp14:editId="1C035080">
            <wp:extent cx="4103370" cy="2625725"/>
            <wp:effectExtent l="0" t="0" r="0" b="0"/>
            <wp:docPr id="1" name="Рисунок 1" descr="fig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3370" cy="2625725"/>
                    </a:xfrm>
                    <a:prstGeom prst="rect">
                      <a:avLst/>
                    </a:prstGeom>
                    <a:noFill/>
                    <a:ln>
                      <a:noFill/>
                    </a:ln>
                  </pic:spPr>
                </pic:pic>
              </a:graphicData>
            </a:graphic>
          </wp:inline>
        </w:drawing>
      </w:r>
    </w:p>
    <w:p w14:paraId="07B17E72" w14:textId="77777777" w:rsidR="00084E5E" w:rsidRDefault="00084E5E" w:rsidP="00084E5E">
      <w:pPr>
        <w:jc w:val="both"/>
        <w:rPr>
          <w:sz w:val="20"/>
          <w:szCs w:val="20"/>
        </w:rPr>
      </w:pPr>
      <w:r w:rsidRPr="00D34661">
        <w:rPr>
          <w:b/>
          <w:bCs/>
          <w:sz w:val="20"/>
          <w:szCs w:val="20"/>
        </w:rPr>
        <w:t xml:space="preserve">Fig. </w:t>
      </w:r>
      <w:r>
        <w:rPr>
          <w:b/>
          <w:bCs/>
          <w:sz w:val="20"/>
          <w:szCs w:val="20"/>
        </w:rPr>
        <w:t>1</w:t>
      </w:r>
      <w:r w:rsidRPr="00D34661">
        <w:rPr>
          <w:sz w:val="20"/>
          <w:szCs w:val="20"/>
        </w:rPr>
        <w:t xml:space="preserve"> Annual temperature curves </w:t>
      </w:r>
      <w:del w:id="274" w:author="Николай Усов" w:date="2020-05-18T12:01:00Z">
        <w:r w:rsidRPr="00D34661" w:rsidDel="00D92F4C">
          <w:rPr>
            <w:sz w:val="20"/>
            <w:szCs w:val="20"/>
          </w:rPr>
          <w:delText xml:space="preserve">recalculated </w:delText>
        </w:r>
      </w:del>
      <w:r w:rsidRPr="00D34661">
        <w:rPr>
          <w:sz w:val="20"/>
          <w:szCs w:val="20"/>
        </w:rPr>
        <w:t>for 1964-</w:t>
      </w:r>
      <w:del w:id="275" w:author="Николай Усов" w:date="2020-05-18T12:01:00Z">
        <w:r w:rsidRPr="00071D56" w:rsidDel="00071D56">
          <w:rPr>
            <w:sz w:val="20"/>
            <w:szCs w:val="20"/>
            <w:rPrChange w:id="276" w:author="Николай Усов" w:date="2020-05-18T12:01:00Z">
              <w:rPr>
                <w:sz w:val="20"/>
                <w:szCs w:val="20"/>
                <w:highlight w:val="yellow"/>
              </w:rPr>
            </w:rPrChange>
          </w:rPr>
          <w:delText>2007</w:delText>
        </w:r>
      </w:del>
      <w:ins w:id="277" w:author="Николай Усов" w:date="2020-05-18T12:01:00Z">
        <w:r w:rsidR="00071D56" w:rsidRPr="00071D56">
          <w:rPr>
            <w:sz w:val="20"/>
            <w:szCs w:val="20"/>
            <w:rPrChange w:id="278" w:author="Николай Усов" w:date="2020-05-18T12:01:00Z">
              <w:rPr>
                <w:sz w:val="20"/>
                <w:szCs w:val="20"/>
                <w:highlight w:val="yellow"/>
              </w:rPr>
            </w:rPrChange>
          </w:rPr>
          <w:t>20</w:t>
        </w:r>
        <w:r w:rsidR="00071D56" w:rsidRPr="00071D56">
          <w:rPr>
            <w:sz w:val="20"/>
            <w:szCs w:val="20"/>
            <w:rPrChange w:id="279" w:author="Николай Усов" w:date="2020-05-18T12:01:00Z">
              <w:rPr>
                <w:sz w:val="20"/>
                <w:szCs w:val="20"/>
                <w:highlight w:val="yellow"/>
                <w:lang w:val="ru-RU"/>
              </w:rPr>
            </w:rPrChange>
          </w:rPr>
          <w:t>18</w:t>
        </w:r>
        <w:r w:rsidR="00071D56" w:rsidRPr="00071D56">
          <w:rPr>
            <w:sz w:val="20"/>
            <w:szCs w:val="20"/>
            <w:rPrChange w:id="280" w:author="Николай Усов" w:date="2020-05-18T12:01:00Z">
              <w:rPr>
                <w:sz w:val="20"/>
                <w:szCs w:val="20"/>
                <w:lang w:val="ru-RU"/>
              </w:rPr>
            </w:rPrChange>
          </w:rPr>
          <w:t xml:space="preserve"> </w:t>
        </w:r>
        <w:r w:rsidR="00071D56">
          <w:rPr>
            <w:sz w:val="20"/>
            <w:szCs w:val="20"/>
          </w:rPr>
          <w:t>period</w:t>
        </w:r>
      </w:ins>
      <w:r w:rsidRPr="00071D56">
        <w:rPr>
          <w:sz w:val="20"/>
          <w:szCs w:val="20"/>
          <w:rPrChange w:id="281" w:author="Николай Усов" w:date="2020-05-18T12:01:00Z">
            <w:rPr>
              <w:sz w:val="20"/>
              <w:szCs w:val="20"/>
              <w:highlight w:val="yellow"/>
            </w:rPr>
          </w:rPrChange>
        </w:rPr>
        <w:t>,</w:t>
      </w:r>
      <w:r w:rsidRPr="00D34661">
        <w:rPr>
          <w:sz w:val="20"/>
          <w:szCs w:val="20"/>
        </w:rPr>
        <w:t xml:space="preserve"> station D-1. Dots – decadal mean temperature for </w:t>
      </w:r>
      <w:r>
        <w:rPr>
          <w:sz w:val="20"/>
          <w:szCs w:val="20"/>
        </w:rPr>
        <w:t>the indicated</w:t>
      </w:r>
      <w:r w:rsidRPr="00D34661">
        <w:rPr>
          <w:sz w:val="20"/>
          <w:szCs w:val="20"/>
        </w:rPr>
        <w:t xml:space="preserve"> water layer, vertical lines – standard error</w:t>
      </w:r>
    </w:p>
    <w:p w14:paraId="3F4C9FD3" w14:textId="77777777" w:rsidR="00084E5E" w:rsidRPr="00742049" w:rsidRDefault="00084E5E" w:rsidP="00084E5E">
      <w:pPr>
        <w:jc w:val="both"/>
        <w:rPr>
          <w:sz w:val="20"/>
          <w:szCs w:val="20"/>
          <w:rPrChange w:id="282" w:author="Николай Усов" w:date="2020-05-19T08:50:00Z">
            <w:rPr>
              <w:sz w:val="20"/>
              <w:szCs w:val="20"/>
              <w:lang w:val="ru-RU"/>
            </w:rPr>
          </w:rPrChange>
        </w:rPr>
      </w:pPr>
    </w:p>
    <w:p w14:paraId="799C3545" w14:textId="77777777" w:rsidR="00084E5E" w:rsidRDefault="00BE0A52" w:rsidP="00796D87">
      <w:pPr>
        <w:pStyle w:val="Normal1"/>
        <w:spacing w:line="360" w:lineRule="auto"/>
        <w:ind w:firstLine="720"/>
        <w:jc w:val="both"/>
        <w:rPr>
          <w:rFonts w:ascii="Times New Roman" w:hAnsi="Times New Roman"/>
          <w:sz w:val="24"/>
          <w:szCs w:val="24"/>
        </w:rPr>
      </w:pPr>
      <w:r>
        <w:rPr>
          <w:rFonts w:ascii="Times New Roman" w:hAnsi="Times New Roman"/>
          <w:sz w:val="24"/>
          <w:szCs w:val="24"/>
        </w:rPr>
        <w:t>Новая картинка</w:t>
      </w:r>
    </w:p>
    <w:p w14:paraId="78B48D2D" w14:textId="77777777" w:rsidR="00BE0A52" w:rsidRDefault="00BE0A52" w:rsidP="00796D87">
      <w:pPr>
        <w:pStyle w:val="Normal1"/>
        <w:spacing w:line="360" w:lineRule="auto"/>
        <w:ind w:firstLine="720"/>
        <w:jc w:val="both"/>
        <w:rPr>
          <w:rFonts w:ascii="Times New Roman" w:hAnsi="Times New Roman"/>
          <w:sz w:val="24"/>
          <w:szCs w:val="24"/>
        </w:rPr>
      </w:pPr>
    </w:p>
    <w:p w14:paraId="4198F3F4" w14:textId="08314D0A" w:rsidR="00BE0A52" w:rsidRPr="00B45CD8" w:rsidRDefault="00071D56" w:rsidP="00BE0A52">
      <w:r w:rsidRPr="00BE0A52">
        <w:rPr>
          <w:noProof/>
          <w:lang w:val="ru-RU"/>
        </w:rPr>
        <w:lastRenderedPageBreak/>
        <w:drawing>
          <wp:inline distT="0" distB="0" distL="0" distR="0" wp14:anchorId="35F82E4C" wp14:editId="2EBC4860">
            <wp:extent cx="2895600" cy="5339715"/>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5339715"/>
                    </a:xfrm>
                    <a:prstGeom prst="rect">
                      <a:avLst/>
                    </a:prstGeom>
                    <a:noFill/>
                    <a:ln>
                      <a:noFill/>
                    </a:ln>
                  </pic:spPr>
                </pic:pic>
              </a:graphicData>
            </a:graphic>
          </wp:inline>
        </w:drawing>
      </w:r>
    </w:p>
    <w:p w14:paraId="23D3B42E" w14:textId="110A716F" w:rsidR="00BE0A52" w:rsidRPr="00742049" w:rsidRDefault="00BE0A52" w:rsidP="00BE0A52">
      <w:pPr>
        <w:rPr>
          <w:rPrChange w:id="283" w:author="Николай Усов" w:date="2020-05-19T08:50:00Z">
            <w:rPr>
              <w:lang w:val="ru-RU"/>
            </w:rPr>
          </w:rPrChange>
        </w:rPr>
      </w:pPr>
      <w:r w:rsidRPr="00BE0A52">
        <w:rPr>
          <w:lang w:val="ru-RU"/>
        </w:rPr>
        <w:t>Рис.</w:t>
      </w:r>
      <w:r>
        <w:rPr>
          <w:lang w:val="ru-RU"/>
        </w:rPr>
        <w:t xml:space="preserve"> 1. </w:t>
      </w:r>
      <w:commentRangeStart w:id="284"/>
      <w:r w:rsidRPr="00BE0A52">
        <w:rPr>
          <w:lang w:val="ru-RU"/>
        </w:rPr>
        <w:t xml:space="preserve">Сезонная динамика численности </w:t>
      </w:r>
      <w:r w:rsidRPr="00B45CD8">
        <w:t>Calanus</w:t>
      </w:r>
      <w:r w:rsidRPr="00BE0A52">
        <w:rPr>
          <w:lang w:val="ru-RU"/>
        </w:rPr>
        <w:t>, температуры и солености на станции Д-1 в трех слоях водной толщи</w:t>
      </w:r>
      <w:ins w:id="285" w:author="Николай Усов" w:date="2020-05-18T12:02:00Z">
        <w:r w:rsidR="00AF464A" w:rsidRPr="00AF464A">
          <w:rPr>
            <w:lang w:val="ru-RU"/>
            <w:rPrChange w:id="286" w:author="Николай Усов" w:date="2020-05-18T12:03:00Z">
              <w:rPr/>
            </w:rPrChange>
          </w:rPr>
          <w:t xml:space="preserve"> </w:t>
        </w:r>
      </w:ins>
      <w:ins w:id="287" w:author="Николай Усов" w:date="2020-05-18T12:03:00Z">
        <w:r w:rsidR="00AF464A" w:rsidRPr="00AF464A">
          <w:rPr>
            <w:lang w:val="ru-RU"/>
            <w:rPrChange w:id="288" w:author="Николай Усов" w:date="2020-05-18T12:03:00Z">
              <w:rPr/>
            </w:rPrChange>
          </w:rPr>
          <w:t>(</w:t>
        </w:r>
        <w:r w:rsidR="00AF464A">
          <w:rPr>
            <w:lang w:val="ru-RU"/>
          </w:rPr>
          <w:t>период</w:t>
        </w:r>
        <w:r w:rsidR="00AF464A" w:rsidRPr="00AF464A">
          <w:rPr>
            <w:lang w:val="ru-RU"/>
            <w:rPrChange w:id="289" w:author="Николай Усов" w:date="2020-05-18T12:03:00Z">
              <w:rPr/>
            </w:rPrChange>
          </w:rPr>
          <w:t xml:space="preserve"> 1961-2018)</w:t>
        </w:r>
      </w:ins>
      <w:r w:rsidRPr="00BE0A52">
        <w:rPr>
          <w:lang w:val="ru-RU"/>
        </w:rPr>
        <w:t>. Приведены</w:t>
      </w:r>
      <w:r w:rsidRPr="00742049">
        <w:rPr>
          <w:rPrChange w:id="290" w:author="Николай Усов" w:date="2020-05-19T08:50:00Z">
            <w:rPr>
              <w:lang w:val="ru-RU"/>
            </w:rPr>
          </w:rPrChange>
        </w:rPr>
        <w:t xml:space="preserve"> </w:t>
      </w:r>
      <w:r w:rsidRPr="00BE0A52">
        <w:rPr>
          <w:lang w:val="ru-RU"/>
        </w:rPr>
        <w:t>стандартные</w:t>
      </w:r>
      <w:r w:rsidRPr="00742049">
        <w:rPr>
          <w:rPrChange w:id="291" w:author="Николай Усов" w:date="2020-05-19T08:50:00Z">
            <w:rPr>
              <w:lang w:val="ru-RU"/>
            </w:rPr>
          </w:rPrChange>
        </w:rPr>
        <w:t xml:space="preserve"> </w:t>
      </w:r>
      <w:r w:rsidRPr="00BE0A52">
        <w:rPr>
          <w:lang w:val="ru-RU"/>
        </w:rPr>
        <w:t>ошибки</w:t>
      </w:r>
      <w:r w:rsidRPr="00742049">
        <w:rPr>
          <w:rPrChange w:id="292" w:author="Николай Усов" w:date="2020-05-19T08:50:00Z">
            <w:rPr>
              <w:lang w:val="ru-RU"/>
            </w:rPr>
          </w:rPrChange>
        </w:rPr>
        <w:t xml:space="preserve"> </w:t>
      </w:r>
      <w:r w:rsidRPr="00BE0A52">
        <w:rPr>
          <w:lang w:val="ru-RU"/>
        </w:rPr>
        <w:t>средних</w:t>
      </w:r>
      <w:r w:rsidRPr="00742049">
        <w:rPr>
          <w:rPrChange w:id="293" w:author="Николай Усов" w:date="2020-05-19T08:50:00Z">
            <w:rPr>
              <w:lang w:val="ru-RU"/>
            </w:rPr>
          </w:rPrChange>
        </w:rPr>
        <w:t xml:space="preserve">. </w:t>
      </w:r>
      <w:commentRangeEnd w:id="284"/>
      <w:r>
        <w:rPr>
          <w:rStyle w:val="a8"/>
        </w:rPr>
        <w:commentReference w:id="284"/>
      </w:r>
    </w:p>
    <w:p w14:paraId="0BB408B4" w14:textId="77777777" w:rsidR="00BE0A52" w:rsidRPr="00742049" w:rsidRDefault="00BE0A52" w:rsidP="00796D87">
      <w:pPr>
        <w:pStyle w:val="Normal1"/>
        <w:spacing w:line="360" w:lineRule="auto"/>
        <w:ind w:firstLine="720"/>
        <w:jc w:val="both"/>
        <w:rPr>
          <w:rFonts w:ascii="Times New Roman" w:hAnsi="Times New Roman"/>
          <w:sz w:val="24"/>
          <w:szCs w:val="24"/>
          <w:lang w:val="en-US"/>
          <w:rPrChange w:id="294" w:author="Николай Усов" w:date="2020-05-19T08:50:00Z">
            <w:rPr>
              <w:rFonts w:ascii="Times New Roman" w:hAnsi="Times New Roman"/>
              <w:sz w:val="24"/>
              <w:szCs w:val="24"/>
            </w:rPr>
          </w:rPrChange>
        </w:rPr>
      </w:pPr>
    </w:p>
    <w:p w14:paraId="14BE9984" w14:textId="77777777" w:rsidR="00247B41" w:rsidRDefault="00247B41" w:rsidP="00796D87">
      <w:pPr>
        <w:pStyle w:val="Normal1"/>
        <w:spacing w:line="360" w:lineRule="auto"/>
        <w:ind w:firstLine="720"/>
        <w:jc w:val="both"/>
        <w:rPr>
          <w:rFonts w:ascii="Times New Roman" w:hAnsi="Times New Roman"/>
          <w:sz w:val="24"/>
          <w:szCs w:val="24"/>
          <w:lang w:val="en-US"/>
        </w:rPr>
      </w:pPr>
      <w:r w:rsidRPr="00BE0CF5">
        <w:rPr>
          <w:rFonts w:ascii="Times New Roman" w:hAnsi="Times New Roman"/>
          <w:sz w:val="24"/>
          <w:szCs w:val="24"/>
          <w:lang w:val="en-US"/>
        </w:rPr>
        <w:t>The</w:t>
      </w:r>
      <w:r w:rsidRPr="00BE0CF5">
        <w:rPr>
          <w:rFonts w:ascii="Times New Roman" w:hAnsi="Times New Roman"/>
          <w:sz w:val="24"/>
          <w:szCs w:val="24"/>
          <w:lang w:val="en-GB"/>
        </w:rPr>
        <w:t xml:space="preserve"> </w:t>
      </w:r>
      <w:r w:rsidRPr="00BE0CF5">
        <w:rPr>
          <w:rFonts w:ascii="Times New Roman" w:hAnsi="Times New Roman"/>
          <w:sz w:val="24"/>
          <w:szCs w:val="24"/>
          <w:lang w:val="en-US"/>
        </w:rPr>
        <w:t>TS profiles for the periods of diel stations revealed close similarity, with only temperature and salinity range differences in the upper water layers (</w:t>
      </w:r>
      <w:r w:rsidR="00F02D7F">
        <w:rPr>
          <w:rFonts w:ascii="Times New Roman" w:hAnsi="Times New Roman"/>
          <w:sz w:val="24"/>
          <w:szCs w:val="24"/>
          <w:highlight w:val="red"/>
          <w:lang w:val="en-US"/>
        </w:rPr>
        <w:t>Fig. 2</w:t>
      </w:r>
      <w:r w:rsidRPr="00BE0CF5">
        <w:rPr>
          <w:rFonts w:ascii="Times New Roman" w:hAnsi="Times New Roman"/>
          <w:sz w:val="24"/>
          <w:szCs w:val="24"/>
          <w:lang w:val="en-GB"/>
        </w:rPr>
        <w:t xml:space="preserve">). </w:t>
      </w:r>
      <w:r w:rsidRPr="00BE0CF5">
        <w:rPr>
          <w:rFonts w:ascii="Times New Roman" w:hAnsi="Times New Roman"/>
          <w:sz w:val="24"/>
          <w:szCs w:val="24"/>
          <w:lang w:val="en-US"/>
        </w:rPr>
        <w:t>The</w:t>
      </w:r>
      <w:r w:rsidRPr="00BE0CF5">
        <w:rPr>
          <w:rFonts w:ascii="Times New Roman" w:hAnsi="Times New Roman"/>
          <w:sz w:val="24"/>
          <w:szCs w:val="24"/>
          <w:lang w:val="en-GB"/>
        </w:rPr>
        <w:t xml:space="preserve"> </w:t>
      </w:r>
      <w:r w:rsidRPr="00BE0CF5">
        <w:rPr>
          <w:rFonts w:ascii="Times New Roman" w:hAnsi="Times New Roman"/>
          <w:sz w:val="24"/>
          <w:szCs w:val="24"/>
          <w:lang w:val="en-US"/>
        </w:rPr>
        <w:t>diel</w:t>
      </w:r>
      <w:r w:rsidRPr="00BE0CF5">
        <w:rPr>
          <w:rFonts w:ascii="Times New Roman" w:hAnsi="Times New Roman"/>
          <w:sz w:val="24"/>
          <w:szCs w:val="24"/>
          <w:lang w:val="en-GB"/>
        </w:rPr>
        <w:t xml:space="preserve"> </w:t>
      </w:r>
      <w:r w:rsidRPr="00BE0CF5">
        <w:rPr>
          <w:rFonts w:ascii="Times New Roman" w:hAnsi="Times New Roman"/>
          <w:sz w:val="24"/>
          <w:szCs w:val="24"/>
          <w:lang w:val="en-US"/>
        </w:rPr>
        <w:t>dynamics</w:t>
      </w:r>
      <w:r w:rsidRPr="00BE0CF5">
        <w:rPr>
          <w:rFonts w:ascii="Times New Roman" w:hAnsi="Times New Roman"/>
          <w:sz w:val="24"/>
          <w:szCs w:val="24"/>
          <w:lang w:val="en-GB"/>
        </w:rPr>
        <w:t xml:space="preserve"> </w:t>
      </w:r>
      <w:r w:rsidRPr="00BE0CF5">
        <w:rPr>
          <w:rFonts w:ascii="Times New Roman" w:hAnsi="Times New Roman"/>
          <w:sz w:val="24"/>
          <w:szCs w:val="24"/>
          <w:lang w:val="en-US"/>
        </w:rPr>
        <w:t>of</w:t>
      </w:r>
      <w:r w:rsidRPr="00BE0CF5">
        <w:rPr>
          <w:rFonts w:ascii="Times New Roman" w:hAnsi="Times New Roman"/>
          <w:sz w:val="24"/>
          <w:szCs w:val="24"/>
          <w:lang w:val="en-GB"/>
        </w:rPr>
        <w:t xml:space="preserve"> </w:t>
      </w:r>
      <w:r w:rsidRPr="00BE0CF5">
        <w:rPr>
          <w:rFonts w:ascii="Times New Roman" w:hAnsi="Times New Roman"/>
          <w:sz w:val="24"/>
          <w:szCs w:val="24"/>
          <w:lang w:val="en-US"/>
        </w:rPr>
        <w:t>both</w:t>
      </w:r>
      <w:r w:rsidRPr="00BE0CF5">
        <w:rPr>
          <w:rFonts w:ascii="Times New Roman" w:hAnsi="Times New Roman"/>
          <w:sz w:val="24"/>
          <w:szCs w:val="24"/>
          <w:lang w:val="en-GB"/>
        </w:rPr>
        <w:t xml:space="preserve"> </w:t>
      </w:r>
      <w:r w:rsidRPr="00BE0CF5">
        <w:rPr>
          <w:rFonts w:ascii="Times New Roman" w:hAnsi="Times New Roman"/>
          <w:sz w:val="24"/>
          <w:szCs w:val="24"/>
          <w:lang w:val="en-US"/>
        </w:rPr>
        <w:t>water</w:t>
      </w:r>
      <w:r w:rsidRPr="00BE0CF5">
        <w:rPr>
          <w:rFonts w:ascii="Times New Roman" w:hAnsi="Times New Roman"/>
          <w:sz w:val="24"/>
          <w:szCs w:val="24"/>
          <w:lang w:val="en-GB"/>
        </w:rPr>
        <w:t xml:space="preserve"> </w:t>
      </w:r>
      <w:r w:rsidRPr="00BE0CF5">
        <w:rPr>
          <w:rFonts w:ascii="Times New Roman" w:hAnsi="Times New Roman"/>
          <w:sz w:val="24"/>
          <w:szCs w:val="24"/>
          <w:lang w:val="en-US"/>
        </w:rPr>
        <w:t>temperature</w:t>
      </w:r>
      <w:r w:rsidRPr="00BE0CF5">
        <w:rPr>
          <w:rFonts w:ascii="Times New Roman" w:hAnsi="Times New Roman"/>
          <w:sz w:val="24"/>
          <w:szCs w:val="24"/>
          <w:lang w:val="en-GB"/>
        </w:rPr>
        <w:t xml:space="preserve"> </w:t>
      </w:r>
      <w:r w:rsidRPr="00BE0CF5">
        <w:rPr>
          <w:rFonts w:ascii="Times New Roman" w:hAnsi="Times New Roman"/>
          <w:sz w:val="24"/>
          <w:szCs w:val="24"/>
          <w:lang w:val="en-US"/>
        </w:rPr>
        <w:t>and</w:t>
      </w:r>
      <w:r w:rsidRPr="00BE0CF5">
        <w:rPr>
          <w:rFonts w:ascii="Times New Roman" w:hAnsi="Times New Roman"/>
          <w:sz w:val="24"/>
          <w:szCs w:val="24"/>
          <w:lang w:val="en-GB"/>
        </w:rPr>
        <w:t xml:space="preserve"> </w:t>
      </w:r>
      <w:r w:rsidRPr="00BE0CF5">
        <w:rPr>
          <w:rFonts w:ascii="Times New Roman" w:hAnsi="Times New Roman"/>
          <w:sz w:val="24"/>
          <w:szCs w:val="24"/>
          <w:lang w:val="en-US"/>
        </w:rPr>
        <w:t>salinity</w:t>
      </w:r>
      <w:r w:rsidRPr="00BE0CF5">
        <w:rPr>
          <w:rFonts w:ascii="Times New Roman" w:hAnsi="Times New Roman"/>
          <w:sz w:val="24"/>
          <w:szCs w:val="24"/>
          <w:lang w:val="en-GB"/>
        </w:rPr>
        <w:t xml:space="preserve"> </w:t>
      </w:r>
      <w:r w:rsidRPr="00BE0CF5">
        <w:rPr>
          <w:rFonts w:ascii="Times New Roman" w:hAnsi="Times New Roman"/>
          <w:sz w:val="24"/>
          <w:szCs w:val="24"/>
          <w:lang w:val="en-US"/>
        </w:rPr>
        <w:t>was</w:t>
      </w:r>
      <w:r w:rsidRPr="00BE0CF5">
        <w:rPr>
          <w:rFonts w:ascii="Times New Roman" w:hAnsi="Times New Roman"/>
          <w:sz w:val="24"/>
          <w:szCs w:val="24"/>
          <w:lang w:val="en-GB"/>
        </w:rPr>
        <w:t xml:space="preserve"> </w:t>
      </w:r>
      <w:r w:rsidRPr="00BE0CF5">
        <w:rPr>
          <w:rFonts w:ascii="Times New Roman" w:hAnsi="Times New Roman"/>
          <w:sz w:val="24"/>
          <w:szCs w:val="24"/>
          <w:lang w:val="en-US"/>
        </w:rPr>
        <w:t>less</w:t>
      </w:r>
      <w:r w:rsidRPr="00BE0CF5">
        <w:rPr>
          <w:rFonts w:ascii="Times New Roman" w:hAnsi="Times New Roman"/>
          <w:sz w:val="24"/>
          <w:szCs w:val="24"/>
          <w:lang w:val="en-GB"/>
        </w:rPr>
        <w:t xml:space="preserve"> </w:t>
      </w:r>
      <w:r w:rsidR="00B3274D" w:rsidRPr="00BE0CF5">
        <w:rPr>
          <w:rFonts w:ascii="Times New Roman" w:hAnsi="Times New Roman"/>
          <w:sz w:val="24"/>
          <w:szCs w:val="24"/>
          <w:lang w:val="en-US"/>
        </w:rPr>
        <w:t>pronounced</w:t>
      </w:r>
      <w:r w:rsidRPr="00BE0CF5">
        <w:rPr>
          <w:rFonts w:ascii="Times New Roman" w:hAnsi="Times New Roman"/>
          <w:sz w:val="24"/>
          <w:szCs w:val="24"/>
          <w:lang w:val="en-GB"/>
        </w:rPr>
        <w:t xml:space="preserve"> </w:t>
      </w:r>
      <w:r w:rsidRPr="00BE0CF5">
        <w:rPr>
          <w:rFonts w:ascii="Times New Roman" w:hAnsi="Times New Roman"/>
          <w:sz w:val="24"/>
          <w:szCs w:val="24"/>
          <w:lang w:val="en-US"/>
        </w:rPr>
        <w:t xml:space="preserve">under the thermocline, which was situated on the depth of 17-20 m, both for July and September. </w:t>
      </w:r>
    </w:p>
    <w:p w14:paraId="6F14124D" w14:textId="3C2B2DD7" w:rsidR="00F02D7F" w:rsidRPr="00BE0CF5" w:rsidRDefault="00071D56" w:rsidP="00796D87">
      <w:pPr>
        <w:pStyle w:val="Normal1"/>
        <w:spacing w:line="360" w:lineRule="auto"/>
        <w:ind w:firstLine="720"/>
        <w:jc w:val="both"/>
        <w:rPr>
          <w:rFonts w:ascii="Times New Roman" w:hAnsi="Times New Roman"/>
          <w:sz w:val="24"/>
          <w:szCs w:val="24"/>
          <w:lang w:val="en-US"/>
        </w:rPr>
      </w:pPr>
      <w:r>
        <w:rPr>
          <w:rFonts w:ascii="Times New Roman" w:hAnsi="Times New Roman"/>
          <w:noProof/>
          <w:sz w:val="24"/>
          <w:szCs w:val="24"/>
        </w:rPr>
        <w:lastRenderedPageBreak/>
        <w:drawing>
          <wp:inline distT="0" distB="0" distL="0" distR="0" wp14:anchorId="0D14DBD9" wp14:editId="75439154">
            <wp:extent cx="5726430" cy="5034915"/>
            <wp:effectExtent l="0" t="0" r="0" b="0"/>
            <wp:docPr id="3" name="Рисунок 3" descr="fig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5034915"/>
                    </a:xfrm>
                    <a:prstGeom prst="rect">
                      <a:avLst/>
                    </a:prstGeom>
                    <a:noFill/>
                    <a:ln>
                      <a:noFill/>
                    </a:ln>
                  </pic:spPr>
                </pic:pic>
              </a:graphicData>
            </a:graphic>
          </wp:inline>
        </w:drawing>
      </w:r>
    </w:p>
    <w:p w14:paraId="700EFA66" w14:textId="77777777" w:rsidR="00F02D7F" w:rsidRPr="00D34661" w:rsidRDefault="00F02D7F" w:rsidP="00F02D7F">
      <w:pPr>
        <w:jc w:val="both"/>
        <w:rPr>
          <w:sz w:val="20"/>
          <w:szCs w:val="20"/>
        </w:rPr>
      </w:pPr>
      <w:commentRangeStart w:id="295"/>
      <w:r w:rsidRPr="00D34661">
        <w:rPr>
          <w:b/>
          <w:bCs/>
          <w:sz w:val="20"/>
          <w:szCs w:val="20"/>
        </w:rPr>
        <w:t xml:space="preserve">Fig. </w:t>
      </w:r>
      <w:r>
        <w:rPr>
          <w:b/>
          <w:bCs/>
          <w:sz w:val="20"/>
          <w:szCs w:val="20"/>
        </w:rPr>
        <w:t>2</w:t>
      </w:r>
      <w:r w:rsidRPr="00D34661">
        <w:rPr>
          <w:sz w:val="20"/>
          <w:szCs w:val="20"/>
        </w:rPr>
        <w:t xml:space="preserve"> Temperature and salinity dynamics on diel stations, D-2: (a) early summer, July, 1-2, 199</w:t>
      </w:r>
      <w:r>
        <w:rPr>
          <w:sz w:val="20"/>
          <w:szCs w:val="20"/>
        </w:rPr>
        <w:t>8</w:t>
      </w:r>
      <w:r w:rsidRPr="00D34661">
        <w:rPr>
          <w:sz w:val="20"/>
          <w:szCs w:val="20"/>
        </w:rPr>
        <w:t xml:space="preserve">; (b) late summer, Sept, 27-28, 1997. Vertical lines – daily </w:t>
      </w:r>
      <w:commentRangeStart w:id="296"/>
      <w:r w:rsidRPr="00D34661">
        <w:rPr>
          <w:sz w:val="20"/>
          <w:szCs w:val="20"/>
        </w:rPr>
        <w:t>variability</w:t>
      </w:r>
      <w:commentRangeEnd w:id="295"/>
      <w:r w:rsidR="00BE0A52">
        <w:rPr>
          <w:rStyle w:val="a8"/>
        </w:rPr>
        <w:commentReference w:id="295"/>
      </w:r>
      <w:commentRangeEnd w:id="296"/>
      <w:r w:rsidR="00AF464A">
        <w:rPr>
          <w:rStyle w:val="a8"/>
        </w:rPr>
        <w:commentReference w:id="296"/>
      </w:r>
    </w:p>
    <w:p w14:paraId="09A90096" w14:textId="77777777" w:rsidR="00F02D7F" w:rsidRDefault="00F02D7F" w:rsidP="00796D87">
      <w:pPr>
        <w:pStyle w:val="Normal1"/>
        <w:spacing w:line="360" w:lineRule="auto"/>
        <w:ind w:firstLine="720"/>
        <w:jc w:val="both"/>
        <w:rPr>
          <w:rFonts w:ascii="Times New Roman" w:hAnsi="Times New Roman"/>
          <w:sz w:val="24"/>
          <w:szCs w:val="24"/>
          <w:lang w:val="en-US"/>
        </w:rPr>
      </w:pPr>
    </w:p>
    <w:p w14:paraId="338832C4" w14:textId="69864A66" w:rsidR="00247B41" w:rsidRDefault="00247B41" w:rsidP="00796D87">
      <w:pPr>
        <w:pStyle w:val="Normal1"/>
        <w:spacing w:line="360" w:lineRule="auto"/>
        <w:ind w:firstLine="720"/>
        <w:jc w:val="both"/>
        <w:rPr>
          <w:rFonts w:ascii="Times New Roman" w:hAnsi="Times New Roman"/>
          <w:sz w:val="24"/>
          <w:szCs w:val="24"/>
          <w:lang w:val="en-US"/>
        </w:rPr>
      </w:pPr>
      <w:r w:rsidRPr="00BE0CF5">
        <w:rPr>
          <w:rFonts w:ascii="Times New Roman" w:hAnsi="Times New Roman"/>
          <w:sz w:val="24"/>
          <w:szCs w:val="24"/>
          <w:lang w:val="en-US"/>
        </w:rPr>
        <w:t xml:space="preserve">The seasonal dynamics </w:t>
      </w:r>
      <w:del w:id="297" w:author="Николай Усов" w:date="2020-05-19T09:16:00Z">
        <w:r w:rsidRPr="00BE0CF5" w:rsidDel="00A87021">
          <w:rPr>
            <w:rFonts w:ascii="Times New Roman" w:hAnsi="Times New Roman"/>
            <w:sz w:val="24"/>
            <w:szCs w:val="24"/>
            <w:lang w:val="en-US"/>
          </w:rPr>
          <w:delText>in</w:delText>
        </w:r>
      </w:del>
      <w:ins w:id="298" w:author="Николай Усов" w:date="2020-05-19T09:16:00Z">
        <w:r w:rsidR="00A87021">
          <w:rPr>
            <w:rFonts w:ascii="Times New Roman" w:hAnsi="Times New Roman"/>
            <w:sz w:val="24"/>
            <w:szCs w:val="24"/>
            <w:lang w:val="en-US"/>
          </w:rPr>
          <w:t>of</w:t>
        </w:r>
      </w:ins>
      <w:r w:rsidRPr="00BE0CF5">
        <w:rPr>
          <w:rFonts w:ascii="Times New Roman" w:hAnsi="Times New Roman"/>
          <w:sz w:val="24"/>
          <w:szCs w:val="24"/>
          <w:lang w:val="en-US"/>
        </w:rPr>
        <w:t xml:space="preserve"> seston organic C (particulate organic carbon, POC) was well-expressed, the same for Chl. </w:t>
      </w:r>
      <w:r w:rsidRPr="00BE0CF5">
        <w:rPr>
          <w:rFonts w:ascii="Times New Roman" w:hAnsi="Times New Roman"/>
          <w:i/>
          <w:iCs/>
          <w:sz w:val="24"/>
          <w:szCs w:val="24"/>
          <w:lang w:val="en-US"/>
        </w:rPr>
        <w:t>a</w:t>
      </w:r>
      <w:r w:rsidRPr="00BE0CF5">
        <w:rPr>
          <w:rFonts w:ascii="Times New Roman" w:hAnsi="Times New Roman"/>
          <w:sz w:val="24"/>
          <w:szCs w:val="24"/>
          <w:lang w:val="en-US"/>
        </w:rPr>
        <w:t xml:space="preserve"> concentration (</w:t>
      </w:r>
      <w:r w:rsidR="00F02D7F">
        <w:rPr>
          <w:rFonts w:ascii="Times New Roman" w:hAnsi="Times New Roman"/>
          <w:sz w:val="24"/>
          <w:szCs w:val="24"/>
          <w:highlight w:val="red"/>
          <w:lang w:val="en-US"/>
        </w:rPr>
        <w:t>Fig. 3</w:t>
      </w:r>
      <w:r w:rsidRPr="000C49F3">
        <w:rPr>
          <w:rFonts w:ascii="Times New Roman" w:hAnsi="Times New Roman"/>
          <w:sz w:val="24"/>
          <w:szCs w:val="24"/>
          <w:highlight w:val="red"/>
          <w:lang w:val="en-US"/>
        </w:rPr>
        <w:t>a</w:t>
      </w:r>
      <w:r w:rsidRPr="00BE0CF5">
        <w:rPr>
          <w:rFonts w:ascii="Times New Roman" w:hAnsi="Times New Roman"/>
          <w:sz w:val="24"/>
          <w:szCs w:val="24"/>
          <w:lang w:val="en-US"/>
        </w:rPr>
        <w:t xml:space="preserve">). Two maxima were observed for Chl. </w:t>
      </w:r>
      <w:r w:rsidRPr="00BE0CF5">
        <w:rPr>
          <w:rFonts w:ascii="Times New Roman" w:hAnsi="Times New Roman"/>
          <w:i/>
          <w:iCs/>
          <w:sz w:val="24"/>
          <w:szCs w:val="24"/>
          <w:lang w:val="en-US"/>
        </w:rPr>
        <w:t>a</w:t>
      </w:r>
      <w:r w:rsidRPr="00BE0CF5">
        <w:rPr>
          <w:rFonts w:ascii="Times New Roman" w:hAnsi="Times New Roman"/>
          <w:sz w:val="24"/>
          <w:szCs w:val="24"/>
          <w:lang w:val="en-US"/>
        </w:rPr>
        <w:t xml:space="preserve"> concentration, in the end of May and through July. These maxima correlated with </w:t>
      </w:r>
      <w:r w:rsidR="006355DB">
        <w:rPr>
          <w:rFonts w:ascii="Times New Roman" w:hAnsi="Times New Roman"/>
          <w:sz w:val="24"/>
          <w:szCs w:val="24"/>
          <w:lang w:val="en-US"/>
        </w:rPr>
        <w:t>increased</w:t>
      </w:r>
      <w:r w:rsidRPr="00BE0CF5">
        <w:rPr>
          <w:rFonts w:ascii="Times New Roman" w:hAnsi="Times New Roman"/>
          <w:sz w:val="24"/>
          <w:szCs w:val="24"/>
          <w:lang w:val="en-US"/>
        </w:rPr>
        <w:t xml:space="preserve"> abundance of diatoms (</w:t>
      </w:r>
      <w:r w:rsidR="00F02D7F">
        <w:rPr>
          <w:rFonts w:ascii="Times New Roman" w:hAnsi="Times New Roman"/>
          <w:sz w:val="24"/>
          <w:szCs w:val="24"/>
          <w:highlight w:val="red"/>
          <w:lang w:val="en-US"/>
        </w:rPr>
        <w:t>Fig. 3</w:t>
      </w:r>
      <w:r w:rsidRPr="000C49F3">
        <w:rPr>
          <w:rFonts w:ascii="Times New Roman" w:hAnsi="Times New Roman"/>
          <w:sz w:val="24"/>
          <w:szCs w:val="24"/>
          <w:highlight w:val="red"/>
          <w:lang w:val="en-US"/>
        </w:rPr>
        <w:t>b</w:t>
      </w:r>
      <w:r w:rsidRPr="00BE0CF5">
        <w:rPr>
          <w:rFonts w:ascii="Times New Roman" w:hAnsi="Times New Roman"/>
          <w:sz w:val="24"/>
          <w:szCs w:val="24"/>
          <w:lang w:val="en-US"/>
        </w:rPr>
        <w:t xml:space="preserve">). Significant decline in diatom abundance occurred in the beginning of September. The POC dynamics was roughly comparable with Chl. </w:t>
      </w:r>
      <w:proofErr w:type="gramStart"/>
      <w:r w:rsidRPr="00BE0CF5">
        <w:rPr>
          <w:rFonts w:ascii="Times New Roman" w:hAnsi="Times New Roman"/>
          <w:i/>
          <w:iCs/>
          <w:sz w:val="24"/>
          <w:szCs w:val="24"/>
          <w:lang w:val="en-US"/>
        </w:rPr>
        <w:t>a</w:t>
      </w:r>
      <w:r w:rsidRPr="00BE0CF5">
        <w:rPr>
          <w:rFonts w:ascii="Times New Roman" w:hAnsi="Times New Roman"/>
          <w:sz w:val="24"/>
          <w:szCs w:val="24"/>
          <w:lang w:val="en-US"/>
        </w:rPr>
        <w:t xml:space="preserve"> dynamics</w:t>
      </w:r>
      <w:proofErr w:type="gramEnd"/>
      <w:r w:rsidRPr="00BE0CF5">
        <w:rPr>
          <w:rFonts w:ascii="Times New Roman" w:hAnsi="Times New Roman"/>
          <w:sz w:val="24"/>
          <w:szCs w:val="24"/>
          <w:lang w:val="en-US"/>
        </w:rPr>
        <w:t>, however, not necessarily, with one prolonged maximum through July and August (</w:t>
      </w:r>
      <w:r w:rsidR="00F02D7F">
        <w:rPr>
          <w:rFonts w:ascii="Times New Roman" w:hAnsi="Times New Roman"/>
          <w:sz w:val="24"/>
          <w:szCs w:val="24"/>
          <w:highlight w:val="red"/>
          <w:lang w:val="en-US"/>
        </w:rPr>
        <w:t>Fig. 3</w:t>
      </w:r>
      <w:r w:rsidRPr="000C49F3">
        <w:rPr>
          <w:rFonts w:ascii="Times New Roman" w:hAnsi="Times New Roman"/>
          <w:sz w:val="24"/>
          <w:szCs w:val="24"/>
          <w:highlight w:val="red"/>
          <w:lang w:val="en-US"/>
        </w:rPr>
        <w:t>a</w:t>
      </w:r>
      <w:r w:rsidRPr="00BE0CF5">
        <w:rPr>
          <w:rFonts w:ascii="Times New Roman" w:hAnsi="Times New Roman"/>
          <w:sz w:val="24"/>
          <w:szCs w:val="24"/>
          <w:lang w:val="en-US"/>
        </w:rPr>
        <w:t>).</w:t>
      </w:r>
    </w:p>
    <w:p w14:paraId="0B104C7E" w14:textId="0610D18B" w:rsidR="00F02D7F" w:rsidRPr="00BE0CF5" w:rsidRDefault="00071D56" w:rsidP="00796D87">
      <w:pPr>
        <w:pStyle w:val="Normal1"/>
        <w:spacing w:line="360" w:lineRule="auto"/>
        <w:ind w:firstLine="720"/>
        <w:jc w:val="both"/>
        <w:rPr>
          <w:rFonts w:ascii="Times New Roman" w:hAnsi="Times New Roman"/>
          <w:sz w:val="24"/>
          <w:szCs w:val="24"/>
          <w:lang w:val="en-US"/>
        </w:rPr>
      </w:pPr>
      <w:r>
        <w:rPr>
          <w:rFonts w:ascii="Times New Roman" w:hAnsi="Times New Roman"/>
          <w:noProof/>
          <w:sz w:val="24"/>
          <w:szCs w:val="24"/>
        </w:rPr>
        <w:lastRenderedPageBreak/>
        <w:drawing>
          <wp:inline distT="0" distB="0" distL="0" distR="0" wp14:anchorId="7442DD2F" wp14:editId="59BEC177">
            <wp:extent cx="5152390" cy="6189980"/>
            <wp:effectExtent l="0" t="0" r="0" b="0"/>
            <wp:docPr id="4" name="Рисунок 4" descr="fig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2390" cy="6189980"/>
                    </a:xfrm>
                    <a:prstGeom prst="rect">
                      <a:avLst/>
                    </a:prstGeom>
                    <a:noFill/>
                    <a:ln>
                      <a:noFill/>
                    </a:ln>
                  </pic:spPr>
                </pic:pic>
              </a:graphicData>
            </a:graphic>
          </wp:inline>
        </w:drawing>
      </w:r>
    </w:p>
    <w:p w14:paraId="0B533599" w14:textId="77777777" w:rsidR="00F02D7F" w:rsidRPr="00D34661" w:rsidRDefault="00F02D7F" w:rsidP="00F02D7F">
      <w:pPr>
        <w:jc w:val="both"/>
        <w:rPr>
          <w:sz w:val="20"/>
          <w:szCs w:val="20"/>
        </w:rPr>
      </w:pPr>
      <w:r w:rsidRPr="00D34661">
        <w:rPr>
          <w:b/>
          <w:bCs/>
          <w:sz w:val="20"/>
          <w:szCs w:val="20"/>
        </w:rPr>
        <w:t xml:space="preserve">Fig. </w:t>
      </w:r>
      <w:r>
        <w:rPr>
          <w:b/>
          <w:bCs/>
          <w:sz w:val="20"/>
          <w:szCs w:val="20"/>
        </w:rPr>
        <w:t>3</w:t>
      </w:r>
      <w:r w:rsidRPr="00D34661">
        <w:rPr>
          <w:sz w:val="20"/>
          <w:szCs w:val="20"/>
        </w:rPr>
        <w:t xml:space="preserve"> Seasonal dynamics of major seston characteristics, station D-1 (</w:t>
      </w:r>
      <w:r w:rsidRPr="00DF013D">
        <w:rPr>
          <w:sz w:val="20"/>
          <w:szCs w:val="20"/>
          <w:highlight w:val="green"/>
        </w:rPr>
        <w:t>2000-2008</w:t>
      </w:r>
      <w:r w:rsidRPr="00D34661">
        <w:rPr>
          <w:sz w:val="20"/>
          <w:szCs w:val="20"/>
        </w:rPr>
        <w:t>): (a) C</w:t>
      </w:r>
      <w:r w:rsidRPr="00D34661">
        <w:rPr>
          <w:sz w:val="20"/>
          <w:szCs w:val="20"/>
          <w:vertAlign w:val="subscript"/>
        </w:rPr>
        <w:t>org</w:t>
      </w:r>
      <w:r w:rsidRPr="00D34661">
        <w:rPr>
          <w:sz w:val="20"/>
          <w:szCs w:val="20"/>
        </w:rPr>
        <w:t xml:space="preserve"> and Chl. </w:t>
      </w:r>
      <w:r w:rsidRPr="00D34661">
        <w:rPr>
          <w:i/>
          <w:iCs/>
          <w:sz w:val="20"/>
          <w:szCs w:val="20"/>
        </w:rPr>
        <w:t>a</w:t>
      </w:r>
      <w:r w:rsidRPr="00D34661">
        <w:rPr>
          <w:sz w:val="20"/>
          <w:szCs w:val="20"/>
        </w:rPr>
        <w:t xml:space="preserve"> concentration; (b) key phytoplankton taxa concentration</w:t>
      </w:r>
    </w:p>
    <w:p w14:paraId="123BEE6D" w14:textId="77777777" w:rsidR="00F02D7F" w:rsidRPr="00F02D7F" w:rsidRDefault="00F02D7F" w:rsidP="00796D87">
      <w:pPr>
        <w:spacing w:line="360" w:lineRule="auto"/>
        <w:ind w:firstLine="720"/>
        <w:jc w:val="both"/>
        <w:rPr>
          <w:b/>
          <w:i/>
        </w:rPr>
      </w:pPr>
    </w:p>
    <w:p w14:paraId="203675C9" w14:textId="77777777" w:rsidR="00247B41" w:rsidRPr="00BE0CF5" w:rsidRDefault="00247B41" w:rsidP="00796D87">
      <w:pPr>
        <w:spacing w:line="360" w:lineRule="auto"/>
        <w:ind w:firstLine="720"/>
        <w:jc w:val="both"/>
        <w:rPr>
          <w:b/>
          <w:i/>
          <w:lang w:val="en-GB"/>
        </w:rPr>
      </w:pPr>
      <w:r w:rsidRPr="00BE0CF5">
        <w:rPr>
          <w:b/>
          <w:i/>
          <w:lang w:val="en-GB"/>
        </w:rPr>
        <w:t xml:space="preserve">Seasonal and diel dynamics of Calanus glacialis vertical distribution </w:t>
      </w:r>
    </w:p>
    <w:p w14:paraId="64515D9C" w14:textId="31ED53EB" w:rsidR="00247B41" w:rsidRDefault="00247B41" w:rsidP="00796D87">
      <w:pPr>
        <w:spacing w:line="360" w:lineRule="auto"/>
        <w:ind w:firstLine="720"/>
        <w:jc w:val="both"/>
        <w:rPr>
          <w:ins w:id="299" w:author="Николай Усов" w:date="2020-05-18T12:38:00Z"/>
          <w:lang w:val="en-GB"/>
        </w:rPr>
      </w:pPr>
      <w:r w:rsidRPr="00BE0CF5">
        <w:rPr>
          <w:lang w:val="en-GB"/>
        </w:rPr>
        <w:t xml:space="preserve">The annual dynamics </w:t>
      </w:r>
      <w:ins w:id="300" w:author="Николай Усов" w:date="2020-05-19T09:17:00Z">
        <w:r w:rsidR="003A7A57">
          <w:rPr>
            <w:lang w:val="en-GB"/>
          </w:rPr>
          <w:t>of</w:t>
        </w:r>
      </w:ins>
      <w:del w:id="301" w:author="Николай Усов" w:date="2020-05-19T09:17:00Z">
        <w:r w:rsidRPr="00BE0CF5" w:rsidDel="003A7A57">
          <w:rPr>
            <w:lang w:val="en-GB"/>
          </w:rPr>
          <w:delText>in</w:delText>
        </w:r>
      </w:del>
      <w:r w:rsidRPr="00BE0CF5">
        <w:rPr>
          <w:lang w:val="en-GB"/>
        </w:rPr>
        <w:t xml:space="preserve"> stage</w:t>
      </w:r>
      <w:del w:id="302" w:author="Николай Усов" w:date="2020-05-19T09:18:00Z">
        <w:r w:rsidRPr="00BE0CF5" w:rsidDel="003A7A57">
          <w:rPr>
            <w:lang w:val="en-GB"/>
          </w:rPr>
          <w:delText xml:space="preserve">s </w:delText>
        </w:r>
      </w:del>
      <w:ins w:id="303" w:author="Николай Усов" w:date="2020-05-19T09:18:00Z">
        <w:r w:rsidR="003A7A57">
          <w:rPr>
            <w:lang w:val="en-GB"/>
          </w:rPr>
          <w:t>-</w:t>
        </w:r>
      </w:ins>
      <w:r w:rsidRPr="00BE0CF5">
        <w:rPr>
          <w:lang w:val="en-GB"/>
        </w:rPr>
        <w:t xml:space="preserve">structure and preferable water layers </w:t>
      </w:r>
      <w:del w:id="304" w:author="Николай Усов" w:date="2020-05-18T12:43:00Z">
        <w:r w:rsidRPr="00BE0CF5" w:rsidDel="00F26737">
          <w:rPr>
            <w:lang w:val="en-GB"/>
          </w:rPr>
          <w:delText xml:space="preserve">occupied </w:delText>
        </w:r>
      </w:del>
      <w:r w:rsidRPr="00BE0CF5">
        <w:rPr>
          <w:lang w:val="en-GB"/>
        </w:rPr>
        <w:t xml:space="preserve">exhibited well-expressed seasonal patterns in </w:t>
      </w:r>
      <w:commentRangeStart w:id="305"/>
      <w:r w:rsidRPr="00BE0CF5">
        <w:rPr>
          <w:lang w:val="en-GB"/>
        </w:rPr>
        <w:t xml:space="preserve">the </w:t>
      </w:r>
      <w:r w:rsidRPr="00F26737">
        <w:rPr>
          <w:highlight w:val="yellow"/>
          <w:lang w:val="en-GB"/>
          <w:rPrChange w:id="306" w:author="Николай Усов" w:date="2020-05-18T12:42:00Z">
            <w:rPr>
              <w:lang w:val="en-GB"/>
            </w:rPr>
          </w:rPrChange>
        </w:rPr>
        <w:t>upper</w:t>
      </w:r>
      <w:r w:rsidRPr="00BE0CF5">
        <w:rPr>
          <w:lang w:val="en-GB"/>
        </w:rPr>
        <w:t xml:space="preserve"> 0-65 m water layer </w:t>
      </w:r>
      <w:commentRangeEnd w:id="305"/>
      <w:r w:rsidR="00F26737">
        <w:rPr>
          <w:rStyle w:val="a8"/>
        </w:rPr>
        <w:commentReference w:id="305"/>
      </w:r>
      <w:r w:rsidRPr="00BE0CF5">
        <w:rPr>
          <w:lang w:val="en-GB"/>
        </w:rPr>
        <w:t>(</w:t>
      </w:r>
      <w:r w:rsidR="00F02D7F">
        <w:rPr>
          <w:highlight w:val="red"/>
          <w:lang w:val="en-GB"/>
        </w:rPr>
        <w:t>Fig. 4</w:t>
      </w:r>
      <w:r w:rsidRPr="00BE0CF5">
        <w:rPr>
          <w:lang w:val="en-GB"/>
        </w:rPr>
        <w:t xml:space="preserve">). The naupliar stages are </w:t>
      </w:r>
      <w:r w:rsidR="007E1126" w:rsidRPr="00BE0CF5">
        <w:rPr>
          <w:lang w:val="en-GB"/>
        </w:rPr>
        <w:t xml:space="preserve">the </w:t>
      </w:r>
      <w:r w:rsidRPr="00BE0CF5">
        <w:rPr>
          <w:lang w:val="en-GB"/>
        </w:rPr>
        <w:t>most abundant in the end of May through June</w:t>
      </w:r>
      <w:ins w:id="307" w:author="Николай Усов" w:date="2020-05-18T12:40:00Z">
        <w:r w:rsidR="00F26737" w:rsidRPr="00F26737">
          <w:rPr>
            <w:rPrChange w:id="308" w:author="Николай Усов" w:date="2020-05-18T12:40:00Z">
              <w:rPr>
                <w:lang w:val="ru-RU"/>
              </w:rPr>
            </w:rPrChange>
          </w:rPr>
          <w:t xml:space="preserve"> </w:t>
        </w:r>
        <w:r w:rsidR="00F26737">
          <w:t>in the upper water layers</w:t>
        </w:r>
      </w:ins>
      <w:ins w:id="309" w:author="Николай Усов" w:date="2020-05-18T12:45:00Z">
        <w:r w:rsidR="001E3C9B" w:rsidRPr="001E3C9B">
          <w:rPr>
            <w:rPrChange w:id="310" w:author="Николай Усов" w:date="2020-05-18T12:45:00Z">
              <w:rPr>
                <w:lang w:val="ru-RU"/>
              </w:rPr>
            </w:rPrChange>
          </w:rPr>
          <w:t xml:space="preserve"> (0-25 </w:t>
        </w:r>
      </w:ins>
      <w:ins w:id="311" w:author="Николай Усов" w:date="2020-05-18T12:46:00Z">
        <w:r w:rsidR="001E3C9B">
          <w:t>m</w:t>
        </w:r>
      </w:ins>
      <w:ins w:id="312" w:author="Николай Усов" w:date="2020-05-18T12:45:00Z">
        <w:r w:rsidR="001E3C9B" w:rsidRPr="001E3C9B">
          <w:rPr>
            <w:rPrChange w:id="313" w:author="Николай Усов" w:date="2020-05-18T12:45:00Z">
              <w:rPr>
                <w:lang w:val="ru-RU"/>
              </w:rPr>
            </w:rPrChange>
          </w:rPr>
          <w:t>)</w:t>
        </w:r>
      </w:ins>
      <w:r w:rsidRPr="00BE0CF5">
        <w:rPr>
          <w:lang w:val="en-GB"/>
        </w:rPr>
        <w:t xml:space="preserve">, </w:t>
      </w:r>
      <w:ins w:id="314" w:author="Николай Усов" w:date="2020-05-18T13:00:00Z">
        <w:r w:rsidR="0093022E">
          <w:rPr>
            <w:lang w:val="en-GB"/>
          </w:rPr>
          <w:t xml:space="preserve">and </w:t>
        </w:r>
      </w:ins>
      <w:ins w:id="315" w:author="Николай Усов" w:date="2020-05-18T12:47:00Z">
        <w:r w:rsidR="001E3C9B">
          <w:rPr>
            <w:lang w:val="en-GB"/>
          </w:rPr>
          <w:t xml:space="preserve">they are </w:t>
        </w:r>
      </w:ins>
      <w:del w:id="316" w:author="Николай Усов" w:date="2020-05-18T12:46:00Z">
        <w:r w:rsidRPr="00BE0CF5" w:rsidDel="001E3C9B">
          <w:rPr>
            <w:lang w:val="en-GB"/>
          </w:rPr>
          <w:delText xml:space="preserve">constituting </w:delText>
        </w:r>
      </w:del>
      <w:ins w:id="317" w:author="Николай Усов" w:date="2020-05-18T12:46:00Z">
        <w:r w:rsidR="001E3C9B">
          <w:rPr>
            <w:lang w:val="en-GB"/>
          </w:rPr>
          <w:t>substitute</w:t>
        </w:r>
      </w:ins>
      <w:ins w:id="318" w:author="Николай Усов" w:date="2020-05-18T12:47:00Z">
        <w:r w:rsidR="001E3C9B">
          <w:rPr>
            <w:lang w:val="en-GB"/>
          </w:rPr>
          <w:t>d</w:t>
        </w:r>
      </w:ins>
      <w:ins w:id="319" w:author="Николай Усов" w:date="2020-05-18T12:46:00Z">
        <w:r w:rsidR="001E3C9B" w:rsidRPr="00BE0CF5">
          <w:rPr>
            <w:lang w:val="en-GB"/>
          </w:rPr>
          <w:t xml:space="preserve"> </w:t>
        </w:r>
      </w:ins>
      <w:ins w:id="320" w:author="Николай Усов" w:date="2020-05-18T12:51:00Z">
        <w:r w:rsidR="001E3C9B">
          <w:rPr>
            <w:lang w:val="en-GB"/>
          </w:rPr>
          <w:t xml:space="preserve">here </w:t>
        </w:r>
      </w:ins>
      <w:r w:rsidRPr="00BE0CF5">
        <w:rPr>
          <w:lang w:val="en-GB"/>
        </w:rPr>
        <w:t xml:space="preserve">gradually by CI-CIII </w:t>
      </w:r>
      <w:del w:id="321" w:author="Николай Усов" w:date="2020-05-18T13:01:00Z">
        <w:r w:rsidRPr="00BE0CF5" w:rsidDel="0093022E">
          <w:rPr>
            <w:lang w:val="en-GB"/>
          </w:rPr>
          <w:delText xml:space="preserve">moulting copepodites </w:delText>
        </w:r>
      </w:del>
      <w:r w:rsidRPr="00BE0CF5">
        <w:rPr>
          <w:lang w:val="en-GB"/>
        </w:rPr>
        <w:t>(</w:t>
      </w:r>
      <w:r w:rsidR="00F02D7F">
        <w:rPr>
          <w:highlight w:val="red"/>
          <w:lang w:val="en-GB"/>
        </w:rPr>
        <w:t>Fig. 4</w:t>
      </w:r>
      <w:r w:rsidRPr="000C49F3">
        <w:rPr>
          <w:highlight w:val="red"/>
          <w:lang w:val="en-GB"/>
        </w:rPr>
        <w:t>a</w:t>
      </w:r>
      <w:r w:rsidRPr="00BE0CF5">
        <w:rPr>
          <w:lang w:val="en-GB"/>
        </w:rPr>
        <w:t>).</w:t>
      </w:r>
      <w:ins w:id="322" w:author="Николай Усов" w:date="2020-05-18T13:01:00Z">
        <w:r w:rsidR="0093022E">
          <w:rPr>
            <w:lang w:val="en-GB"/>
          </w:rPr>
          <w:t xml:space="preserve"> The latter disappear from plankton by July.</w:t>
        </w:r>
      </w:ins>
      <w:ins w:id="323" w:author="Николай Усов" w:date="2020-05-18T13:23:00Z">
        <w:r w:rsidR="002767BF">
          <w:rPr>
            <w:lang w:val="en-GB"/>
          </w:rPr>
          <w:t xml:space="preserve"> At the de</w:t>
        </w:r>
      </w:ins>
      <w:ins w:id="324" w:author="Николай Усов" w:date="2020-05-18T13:24:00Z">
        <w:r w:rsidR="002767BF">
          <w:rPr>
            <w:lang w:val="en-GB"/>
          </w:rPr>
          <w:t>e</w:t>
        </w:r>
      </w:ins>
      <w:ins w:id="325" w:author="Николай Усов" w:date="2020-05-18T13:23:00Z">
        <w:r w:rsidR="002767BF">
          <w:rPr>
            <w:lang w:val="en-GB"/>
          </w:rPr>
          <w:t>p station</w:t>
        </w:r>
      </w:ins>
      <w:ins w:id="326" w:author="Николай Усов" w:date="2020-05-18T13:24:00Z">
        <w:r w:rsidR="002767BF">
          <w:rPr>
            <w:lang w:val="en-GB"/>
          </w:rPr>
          <w:t xml:space="preserve"> (D-3)</w:t>
        </w:r>
      </w:ins>
      <w:ins w:id="327" w:author="Николай Усов" w:date="2020-05-18T13:23:00Z">
        <w:r w:rsidR="002767BF">
          <w:rPr>
            <w:lang w:val="en-GB"/>
          </w:rPr>
          <w:t xml:space="preserve"> this happens earlier.</w:t>
        </w:r>
      </w:ins>
      <w:r w:rsidRPr="00BE0CF5">
        <w:rPr>
          <w:lang w:val="en-GB"/>
        </w:rPr>
        <w:t xml:space="preserve"> The CIV copepodites prevail through</w:t>
      </w:r>
      <w:ins w:id="328" w:author="Николай Усов" w:date="2020-05-18T13:02:00Z">
        <w:r w:rsidR="0093022E">
          <w:rPr>
            <w:lang w:val="en-GB"/>
          </w:rPr>
          <w:t xml:space="preserve"> the rest of</w:t>
        </w:r>
      </w:ins>
      <w:r w:rsidRPr="00BE0CF5">
        <w:rPr>
          <w:lang w:val="en-GB"/>
        </w:rPr>
        <w:t xml:space="preserve"> summer and autumn</w:t>
      </w:r>
      <w:del w:id="329" w:author="Николай Усов" w:date="2020-05-18T13:02:00Z">
        <w:r w:rsidRPr="00BE0CF5" w:rsidDel="0093022E">
          <w:rPr>
            <w:lang w:val="en-GB"/>
          </w:rPr>
          <w:delText xml:space="preserve"> periods</w:delText>
        </w:r>
      </w:del>
      <w:ins w:id="330" w:author="Николай Усов" w:date="2020-05-18T12:41:00Z">
        <w:r w:rsidR="00F26737">
          <w:rPr>
            <w:lang w:val="en-GB"/>
          </w:rPr>
          <w:t>, inhabiting mostly layers beneath 25 m</w:t>
        </w:r>
      </w:ins>
      <w:ins w:id="331" w:author="Николай Усов" w:date="2020-05-18T13:26:00Z">
        <w:r w:rsidR="002767BF">
          <w:rPr>
            <w:lang w:val="en-GB"/>
          </w:rPr>
          <w:t>.</w:t>
        </w:r>
      </w:ins>
      <w:del w:id="332" w:author="Николай Усов" w:date="2020-05-18T13:26:00Z">
        <w:r w:rsidRPr="00BE0CF5" w:rsidDel="002767BF">
          <w:rPr>
            <w:lang w:val="en-GB"/>
          </w:rPr>
          <w:delText>,</w:delText>
        </w:r>
      </w:del>
      <w:r w:rsidRPr="00BE0CF5">
        <w:rPr>
          <w:lang w:val="en-GB"/>
        </w:rPr>
        <w:t xml:space="preserve"> </w:t>
      </w:r>
      <w:del w:id="333" w:author="Николай Усов" w:date="2020-05-18T13:26:00Z">
        <w:r w:rsidRPr="00BE0CF5" w:rsidDel="002767BF">
          <w:rPr>
            <w:lang w:val="en-GB"/>
          </w:rPr>
          <w:delText>however, t</w:delText>
        </w:r>
      </w:del>
      <w:ins w:id="334" w:author="Николай Усов" w:date="2020-05-18T13:26:00Z">
        <w:r w:rsidR="002767BF">
          <w:rPr>
            <w:lang w:val="en-GB"/>
          </w:rPr>
          <w:t>T</w:t>
        </w:r>
      </w:ins>
      <w:r w:rsidRPr="00BE0CF5">
        <w:rPr>
          <w:lang w:val="en-GB"/>
        </w:rPr>
        <w:t xml:space="preserve">heir impact decreases </w:t>
      </w:r>
      <w:del w:id="335" w:author="Николай Усов" w:date="2020-05-18T12:47:00Z">
        <w:r w:rsidRPr="00BE0CF5" w:rsidDel="001E3C9B">
          <w:rPr>
            <w:lang w:val="en-GB"/>
          </w:rPr>
          <w:delText xml:space="preserve">by </w:delText>
        </w:r>
      </w:del>
      <w:ins w:id="336" w:author="Николай Усов" w:date="2020-05-18T12:47:00Z">
        <w:r w:rsidR="001E3C9B">
          <w:rPr>
            <w:lang w:val="en-GB"/>
          </w:rPr>
          <w:t>after</w:t>
        </w:r>
        <w:r w:rsidR="001E3C9B" w:rsidRPr="00BE0CF5">
          <w:rPr>
            <w:lang w:val="en-GB"/>
          </w:rPr>
          <w:t xml:space="preserve"> </w:t>
        </w:r>
      </w:ins>
      <w:r w:rsidRPr="00BE0CF5">
        <w:rPr>
          <w:lang w:val="en-GB"/>
        </w:rPr>
        <w:t xml:space="preserve">appearance of CV and CVI developmental stages from November through </w:t>
      </w:r>
      <w:del w:id="337" w:author="Николай Усов" w:date="2020-05-18T13:25:00Z">
        <w:r w:rsidRPr="00BE0CF5" w:rsidDel="002767BF">
          <w:rPr>
            <w:lang w:val="en-GB"/>
          </w:rPr>
          <w:delText xml:space="preserve">December and stays the same until beginning of </w:delText>
        </w:r>
      </w:del>
      <w:r w:rsidRPr="00BE0CF5">
        <w:rPr>
          <w:lang w:val="en-GB"/>
        </w:rPr>
        <w:t>Ma</w:t>
      </w:r>
      <w:ins w:id="338" w:author="Николай Усов" w:date="2020-05-18T13:26:00Z">
        <w:r w:rsidR="002767BF">
          <w:rPr>
            <w:lang w:val="en-GB"/>
          </w:rPr>
          <w:t>rch</w:t>
        </w:r>
      </w:ins>
      <w:ins w:id="339" w:author="Николай Усов" w:date="2020-05-18T13:27:00Z">
        <w:r w:rsidR="002767BF">
          <w:rPr>
            <w:lang w:val="en-GB"/>
          </w:rPr>
          <w:t>,</w:t>
        </w:r>
      </w:ins>
      <w:ins w:id="340" w:author="Николай Усов" w:date="2020-05-18T13:26:00Z">
        <w:r w:rsidR="002767BF">
          <w:rPr>
            <w:lang w:val="en-GB"/>
          </w:rPr>
          <w:t xml:space="preserve"> </w:t>
        </w:r>
      </w:ins>
      <w:ins w:id="341" w:author="Николай Усов" w:date="2020-05-18T13:27:00Z">
        <w:r w:rsidR="002767BF">
          <w:rPr>
            <w:lang w:val="en-GB"/>
          </w:rPr>
          <w:t xml:space="preserve">in April proportion of </w:t>
        </w:r>
        <w:r w:rsidR="002767BF">
          <w:rPr>
            <w:lang w:val="en-GB"/>
          </w:rPr>
          <w:lastRenderedPageBreak/>
          <w:t>CIV incr</w:t>
        </w:r>
      </w:ins>
      <w:ins w:id="342" w:author="Николай Усов" w:date="2020-05-18T13:28:00Z">
        <w:r w:rsidR="002767BF">
          <w:rPr>
            <w:lang w:val="en-GB"/>
          </w:rPr>
          <w:t xml:space="preserve">eases again, but mostly due to </w:t>
        </w:r>
      </w:ins>
      <w:ins w:id="343" w:author="Николай Усов" w:date="2020-05-18T13:29:00Z">
        <w:r w:rsidR="002767BF">
          <w:rPr>
            <w:lang w:val="en-GB"/>
          </w:rPr>
          <w:t xml:space="preserve">disappearance of CV and </w:t>
        </w:r>
      </w:ins>
      <w:del w:id="344" w:author="Николай Усов" w:date="2020-05-18T13:26:00Z">
        <w:r w:rsidRPr="00BE0CF5" w:rsidDel="002767BF">
          <w:rPr>
            <w:lang w:val="en-GB"/>
          </w:rPr>
          <w:delText>y</w:delText>
        </w:r>
      </w:del>
      <w:commentRangeStart w:id="345"/>
      <w:del w:id="346" w:author="Николай Усов" w:date="2020-05-18T13:29:00Z">
        <w:r w:rsidRPr="00BE0CF5" w:rsidDel="002767BF">
          <w:rPr>
            <w:lang w:val="en-GB"/>
          </w:rPr>
          <w:delText>.</w:delText>
        </w:r>
      </w:del>
      <w:ins w:id="347" w:author="Николай Усов" w:date="2020-05-18T13:29:00Z">
        <w:r w:rsidR="002767BF">
          <w:rPr>
            <w:lang w:val="en-GB"/>
          </w:rPr>
          <w:t>females.</w:t>
        </w:r>
      </w:ins>
      <w:r w:rsidRPr="00BE0CF5">
        <w:rPr>
          <w:lang w:val="en-GB"/>
        </w:rPr>
        <w:t xml:space="preserve"> </w:t>
      </w:r>
      <w:del w:id="348" w:author="Николай Усов" w:date="2020-05-18T13:30:00Z">
        <w:r w:rsidRPr="00BE0CF5" w:rsidDel="002767BF">
          <w:rPr>
            <w:lang w:val="en-GB"/>
          </w:rPr>
          <w:delText xml:space="preserve">It is necessary to mention that </w:delText>
        </w:r>
      </w:del>
      <w:del w:id="349" w:author="Николай Усов" w:date="2020-05-18T13:50:00Z">
        <w:r w:rsidRPr="00BE0CF5" w:rsidDel="00DD2074">
          <w:rPr>
            <w:lang w:val="en-GB"/>
          </w:rPr>
          <w:delText xml:space="preserve">CIV-CVI copepodites are presented in the </w:delText>
        </w:r>
        <w:r w:rsidRPr="001E3C9B" w:rsidDel="00DD2074">
          <w:rPr>
            <w:highlight w:val="yellow"/>
            <w:lang w:val="en-GB"/>
            <w:rPrChange w:id="350" w:author="Николай Усов" w:date="2020-05-18T12:44:00Z">
              <w:rPr>
                <w:lang w:val="en-GB"/>
              </w:rPr>
            </w:rPrChange>
          </w:rPr>
          <w:delText>upper</w:delText>
        </w:r>
        <w:r w:rsidRPr="00BE0CF5" w:rsidDel="00DD2074">
          <w:rPr>
            <w:lang w:val="en-GB"/>
          </w:rPr>
          <w:delText xml:space="preserve"> </w:delText>
        </w:r>
        <w:r w:rsidRPr="001E3C9B" w:rsidDel="00DD2074">
          <w:rPr>
            <w:highlight w:val="yellow"/>
            <w:lang w:val="en-GB"/>
            <w:rPrChange w:id="351" w:author="Николай Усов" w:date="2020-05-18T12:48:00Z">
              <w:rPr>
                <w:lang w:val="en-GB"/>
              </w:rPr>
            </w:rPrChange>
          </w:rPr>
          <w:delText>water layers</w:delText>
        </w:r>
        <w:r w:rsidRPr="00BE0CF5" w:rsidDel="00DD2074">
          <w:rPr>
            <w:lang w:val="en-GB"/>
          </w:rPr>
          <w:delText xml:space="preserve"> (0-65 m) all the year round</w:delText>
        </w:r>
      </w:del>
      <w:ins w:id="352" w:author="Николай Усов" w:date="2020-05-18T13:50:00Z">
        <w:r w:rsidR="00DD2074">
          <w:rPr>
            <w:lang w:val="en-GB"/>
          </w:rPr>
          <w:t xml:space="preserve">The only stages presented in the </w:t>
        </w:r>
      </w:ins>
      <w:ins w:id="353" w:author="Николай Усов" w:date="2020-05-18T13:51:00Z">
        <w:r w:rsidR="00DD2074">
          <w:rPr>
            <w:lang w:val="en-GB"/>
          </w:rPr>
          <w:t xml:space="preserve">population year round are CIV-CVI (females), which concentrate </w:t>
        </w:r>
      </w:ins>
      <w:ins w:id="354" w:author="Николай Усов" w:date="2020-05-18T13:52:00Z">
        <w:r w:rsidR="00DD2074">
          <w:rPr>
            <w:lang w:val="en-GB"/>
          </w:rPr>
          <w:t xml:space="preserve">in the layers beneath </w:t>
        </w:r>
      </w:ins>
      <w:ins w:id="355" w:author="Николай Усов" w:date="2020-05-18T13:53:00Z">
        <w:r w:rsidR="00DD2074">
          <w:rPr>
            <w:lang w:val="en-GB"/>
          </w:rPr>
          <w:t>25</w:t>
        </w:r>
      </w:ins>
      <w:ins w:id="356" w:author="Николай Усов" w:date="2020-05-18T13:52:00Z">
        <w:r w:rsidR="00DD2074">
          <w:rPr>
            <w:lang w:val="en-GB"/>
          </w:rPr>
          <w:t xml:space="preserve"> m</w:t>
        </w:r>
      </w:ins>
      <w:ins w:id="357" w:author="Николай Усов" w:date="2020-05-18T16:01:00Z">
        <w:r w:rsidR="00C7431E" w:rsidRPr="00C7431E">
          <w:rPr>
            <w:rPrChange w:id="358" w:author="Николай Усов" w:date="2020-05-18T16:01:00Z">
              <w:rPr>
                <w:lang w:val="ru-RU"/>
              </w:rPr>
            </w:rPrChange>
          </w:rPr>
          <w:t xml:space="preserve">, </w:t>
        </w:r>
      </w:ins>
      <w:ins w:id="359" w:author="Николай Усов" w:date="2020-05-18T16:02:00Z">
        <w:r w:rsidR="00C7431E">
          <w:t xml:space="preserve">especially beneath 50 m, </w:t>
        </w:r>
      </w:ins>
      <w:ins w:id="360" w:author="Николай Усов" w:date="2020-05-18T16:04:00Z">
        <w:r w:rsidR="00C7431E">
          <w:t>at</w:t>
        </w:r>
      </w:ins>
      <w:ins w:id="361" w:author="Николай Усов" w:date="2020-05-18T16:02:00Z">
        <w:r w:rsidR="00C7431E">
          <w:t xml:space="preserve"> the deep </w:t>
        </w:r>
      </w:ins>
      <w:ins w:id="362" w:author="Николай Усов" w:date="2020-05-18T16:04:00Z">
        <w:r w:rsidR="00C7431E">
          <w:t>stati</w:t>
        </w:r>
      </w:ins>
      <w:ins w:id="363" w:author="Николай Усов" w:date="2020-05-18T16:05:00Z">
        <w:r w:rsidR="00C7431E">
          <w:t>on</w:t>
        </w:r>
      </w:ins>
      <w:ins w:id="364" w:author="Николай Усов" w:date="2020-05-18T16:52:00Z">
        <w:r w:rsidR="00BC22E9">
          <w:t xml:space="preserve"> (</w:t>
        </w:r>
        <w:r w:rsidR="00BC22E9" w:rsidRPr="00BC22E9">
          <w:rPr>
            <w:highlight w:val="red"/>
            <w:rPrChange w:id="365" w:author="Николай Усов" w:date="2020-05-18T16:52:00Z">
              <w:rPr/>
            </w:rPrChange>
          </w:rPr>
          <w:t>Fig. 5</w:t>
        </w:r>
        <w:r w:rsidR="00BC22E9">
          <w:t>)</w:t>
        </w:r>
      </w:ins>
      <w:r w:rsidRPr="00BE0CF5">
        <w:rPr>
          <w:lang w:val="en-GB"/>
        </w:rPr>
        <w:t>.</w:t>
      </w:r>
      <w:ins w:id="366" w:author="Николай Усов" w:date="2020-05-19T09:28:00Z">
        <w:r w:rsidR="008C7470">
          <w:t xml:space="preserve"> Thus, </w:t>
        </w:r>
      </w:ins>
      <w:del w:id="367" w:author="Николай Усов" w:date="2020-05-19T09:28:00Z">
        <w:r w:rsidRPr="00BE0CF5" w:rsidDel="008C7470">
          <w:rPr>
            <w:lang w:val="en-GB"/>
          </w:rPr>
          <w:delText xml:space="preserve"> T</w:delText>
        </w:r>
      </w:del>
      <w:ins w:id="368" w:author="Николай Усов" w:date="2020-05-19T09:28:00Z">
        <w:r w:rsidR="008C7470">
          <w:rPr>
            <w:lang w:val="en-GB"/>
          </w:rPr>
          <w:t>t</w:t>
        </w:r>
      </w:ins>
      <w:r w:rsidRPr="00BE0CF5">
        <w:rPr>
          <w:lang w:val="en-GB"/>
        </w:rPr>
        <w:t xml:space="preserve">he vertical distribution of all copepodite stages depends on the season greatly </w:t>
      </w:r>
      <w:del w:id="369" w:author="Николай Усов" w:date="2020-05-19T09:30:00Z">
        <w:r w:rsidRPr="00BE0CF5" w:rsidDel="008C7470">
          <w:rPr>
            <w:lang w:val="en-GB"/>
          </w:rPr>
          <w:delText>(</w:delText>
        </w:r>
        <w:r w:rsidR="00F02D7F" w:rsidDel="008C7470">
          <w:rPr>
            <w:highlight w:val="red"/>
            <w:lang w:val="en-GB"/>
          </w:rPr>
          <w:delText>Fig. 4</w:delText>
        </w:r>
        <w:r w:rsidRPr="000C49F3" w:rsidDel="008C7470">
          <w:rPr>
            <w:highlight w:val="red"/>
            <w:lang w:val="en-GB"/>
          </w:rPr>
          <w:delText>b</w:delText>
        </w:r>
        <w:r w:rsidRPr="00BE0CF5" w:rsidDel="008C7470">
          <w:rPr>
            <w:lang w:val="en-GB"/>
          </w:rPr>
          <w:delText xml:space="preserve">), when absolute maximum in the surface waters (0-10 m) is observed for the spring period. In the other seasons </w:delText>
        </w:r>
        <w:r w:rsidRPr="00BE0CF5" w:rsidDel="008C7470">
          <w:rPr>
            <w:i/>
            <w:iCs/>
            <w:lang w:val="en-GB"/>
          </w:rPr>
          <w:delText>C</w:delText>
        </w:r>
        <w:r w:rsidR="003B106C" w:rsidRPr="00BE0CF5" w:rsidDel="008C7470">
          <w:rPr>
            <w:i/>
            <w:iCs/>
            <w:lang w:val="en-GB"/>
          </w:rPr>
          <w:delText>.</w:delText>
        </w:r>
        <w:r w:rsidRPr="00BE0CF5" w:rsidDel="008C7470">
          <w:rPr>
            <w:i/>
            <w:iCs/>
            <w:lang w:val="en-GB"/>
          </w:rPr>
          <w:delText xml:space="preserve"> glacialis</w:delText>
        </w:r>
        <w:r w:rsidRPr="00BE0CF5" w:rsidDel="008C7470">
          <w:rPr>
            <w:lang w:val="en-GB"/>
          </w:rPr>
          <w:delText xml:space="preserve"> tends to occupy the layers deeper than 10 m depth</w:delText>
        </w:r>
      </w:del>
      <w:ins w:id="370" w:author="Николай Усов" w:date="2020-05-19T09:30:00Z">
        <w:r w:rsidR="008C7470">
          <w:rPr>
            <w:lang w:val="en-GB"/>
          </w:rPr>
          <w:t xml:space="preserve">with older stages </w:t>
        </w:r>
      </w:ins>
      <w:ins w:id="371" w:author="Николай Усов" w:date="2020-05-19T09:32:00Z">
        <w:r w:rsidR="008C7470">
          <w:rPr>
            <w:lang w:val="en-GB"/>
          </w:rPr>
          <w:t>inhabiting</w:t>
        </w:r>
      </w:ins>
      <w:ins w:id="372" w:author="Николай Усов" w:date="2020-05-19T09:30:00Z">
        <w:r w:rsidR="008C7470">
          <w:rPr>
            <w:lang w:val="en-GB"/>
          </w:rPr>
          <w:t xml:space="preserve"> deeper layers as the water warms up during </w:t>
        </w:r>
        <w:commentRangeStart w:id="373"/>
        <w:r w:rsidR="008C7470">
          <w:rPr>
            <w:lang w:val="en-GB"/>
          </w:rPr>
          <w:t>year</w:t>
        </w:r>
      </w:ins>
      <w:commentRangeEnd w:id="373"/>
      <w:ins w:id="374" w:author="Николай Усов" w:date="2020-05-19T09:31:00Z">
        <w:r w:rsidR="008C7470">
          <w:rPr>
            <w:rStyle w:val="a8"/>
          </w:rPr>
          <w:commentReference w:id="373"/>
        </w:r>
      </w:ins>
      <w:r w:rsidRPr="00BE0CF5">
        <w:rPr>
          <w:lang w:val="en-GB"/>
        </w:rPr>
        <w:t xml:space="preserve">. </w:t>
      </w:r>
    </w:p>
    <w:p w14:paraId="35370C1B" w14:textId="30C33D4B" w:rsidR="00F26737" w:rsidRDefault="00F26737" w:rsidP="00F26737">
      <w:pPr>
        <w:spacing w:line="360" w:lineRule="auto"/>
        <w:ind w:firstLine="720"/>
        <w:jc w:val="both"/>
        <w:rPr>
          <w:moveTo w:id="375" w:author="Николай Усов" w:date="2020-05-18T12:38:00Z"/>
        </w:rPr>
      </w:pPr>
      <w:moveToRangeStart w:id="376" w:author="Николай Усов" w:date="2020-05-18T12:38:00Z" w:name="move40697918"/>
      <w:commentRangeStart w:id="377"/>
      <w:moveTo w:id="378" w:author="Николай Усов" w:date="2020-05-18T12:38:00Z">
        <w:r w:rsidRPr="00BE0CF5">
          <w:t>The</w:t>
        </w:r>
        <w:r w:rsidRPr="00BE0CF5">
          <w:rPr>
            <w:lang w:val="en-GB"/>
          </w:rPr>
          <w:t xml:space="preserve"> </w:t>
        </w:r>
        <w:r w:rsidRPr="00BE0CF5">
          <w:t>dataset</w:t>
        </w:r>
        <w:r w:rsidRPr="00BE0CF5">
          <w:rPr>
            <w:lang w:val="en-GB"/>
          </w:rPr>
          <w:t xml:space="preserve"> </w:t>
        </w:r>
        <w:r w:rsidRPr="00BE0CF5">
          <w:t>on</w:t>
        </w:r>
        <w:r w:rsidRPr="00BE0CF5">
          <w:rPr>
            <w:lang w:val="en-GB"/>
          </w:rPr>
          <w:t xml:space="preserve"> </w:t>
        </w:r>
        <w:r w:rsidRPr="00BE0CF5">
          <w:t xml:space="preserve">long-term observations allowed recalculating the critical (highest) temperature, when </w:t>
        </w:r>
        <w:r w:rsidRPr="00BE0CF5">
          <w:rPr>
            <w:i/>
            <w:iCs/>
          </w:rPr>
          <w:t>C. glacialis</w:t>
        </w:r>
        <w:r w:rsidRPr="00BE0CF5">
          <w:t xml:space="preserve"> started their migration down to deep layers after surface water temperature ha</w:t>
        </w:r>
        <w:del w:id="379" w:author="Николай Усов" w:date="2020-05-18T19:31:00Z">
          <w:r w:rsidRPr="00BE0CF5" w:rsidDel="00BF5BBC">
            <w:delText>s</w:delText>
          </w:r>
        </w:del>
      </w:moveTo>
      <w:ins w:id="380" w:author="Николай Усов" w:date="2020-05-18T19:31:00Z">
        <w:r w:rsidR="00BF5BBC">
          <w:t>d</w:t>
        </w:r>
      </w:ins>
      <w:moveTo w:id="381" w:author="Николай Усов" w:date="2020-05-18T12:38:00Z">
        <w:r w:rsidRPr="00BE0CF5">
          <w:t xml:space="preserve"> increased. Surprisingly, naupliar and young copepodites (CI-CIII) exhibited high tolerance to wide temperature range, with the highest temperatures reached +7.7°C. The CIV and CV copepodites were less tolerant and left the surface layers when the water temperature exceeded +4°C. The females were the most vulnerable and preferred the narrow range of the water temperatures as -1.5 to +1.5°</w:t>
        </w:r>
        <w:commentRangeStart w:id="382"/>
        <w:r w:rsidRPr="00BE0CF5">
          <w:t>C</w:t>
        </w:r>
        <w:commentRangeEnd w:id="382"/>
        <w:r>
          <w:rPr>
            <w:rStyle w:val="a8"/>
          </w:rPr>
          <w:commentReference w:id="382"/>
        </w:r>
        <w:r w:rsidRPr="00BE0CF5">
          <w:t>.</w:t>
        </w:r>
        <w:commentRangeEnd w:id="377"/>
        <w:r>
          <w:rPr>
            <w:rStyle w:val="a8"/>
          </w:rPr>
          <w:commentReference w:id="377"/>
        </w:r>
      </w:moveTo>
    </w:p>
    <w:moveToRangeEnd w:id="376"/>
    <w:p w14:paraId="2CE531B2" w14:textId="77777777" w:rsidR="00F26737" w:rsidRPr="00F26737" w:rsidRDefault="00F26737" w:rsidP="00796D87">
      <w:pPr>
        <w:spacing w:line="360" w:lineRule="auto"/>
        <w:ind w:firstLine="720"/>
        <w:jc w:val="both"/>
        <w:rPr>
          <w:rPrChange w:id="383" w:author="Николай Усов" w:date="2020-05-18T12:38:00Z">
            <w:rPr>
              <w:lang w:val="en-GB"/>
            </w:rPr>
          </w:rPrChange>
        </w:rPr>
      </w:pPr>
    </w:p>
    <w:commentRangeEnd w:id="345"/>
    <w:p w14:paraId="20810F5A" w14:textId="77777777" w:rsidR="006355DB" w:rsidRDefault="00026DE5" w:rsidP="00F02D7F">
      <w:pPr>
        <w:spacing w:line="360" w:lineRule="auto"/>
        <w:jc w:val="both"/>
        <w:rPr>
          <w:b/>
          <w:bCs/>
          <w:sz w:val="20"/>
          <w:szCs w:val="20"/>
          <w:highlight w:val="yellow"/>
        </w:rPr>
      </w:pPr>
      <w:r w:rsidRPr="00BE0CF5">
        <w:rPr>
          <w:rStyle w:val="a8"/>
          <w:vanish/>
          <w:sz w:val="24"/>
        </w:rPr>
        <w:commentReference w:id="345"/>
      </w:r>
    </w:p>
    <w:p w14:paraId="1236B5D5" w14:textId="77777777" w:rsidR="006355DB" w:rsidRDefault="006355DB" w:rsidP="00F02D7F">
      <w:pPr>
        <w:spacing w:line="360" w:lineRule="auto"/>
        <w:jc w:val="both"/>
        <w:rPr>
          <w:b/>
          <w:bCs/>
          <w:sz w:val="20"/>
          <w:szCs w:val="20"/>
          <w:highlight w:val="yellow"/>
        </w:rPr>
      </w:pPr>
      <w:r>
        <w:rPr>
          <w:b/>
          <w:bCs/>
          <w:sz w:val="20"/>
          <w:szCs w:val="20"/>
          <w:highlight w:val="yellow"/>
          <w:lang w:val="ru-RU"/>
        </w:rPr>
        <w:t>ВАРИАНТ 1</w:t>
      </w:r>
    </w:p>
    <w:p w14:paraId="57EA6074" w14:textId="77777777" w:rsidR="006355DB" w:rsidRDefault="006355DB" w:rsidP="00F02D7F">
      <w:pPr>
        <w:spacing w:line="360" w:lineRule="auto"/>
        <w:jc w:val="both"/>
        <w:rPr>
          <w:b/>
          <w:bCs/>
          <w:sz w:val="20"/>
          <w:szCs w:val="20"/>
          <w:highlight w:val="yellow"/>
        </w:rPr>
      </w:pPr>
    </w:p>
    <w:p w14:paraId="55832532" w14:textId="7E54B67E" w:rsidR="00F02D7F" w:rsidRDefault="00071D56" w:rsidP="00F02D7F">
      <w:pPr>
        <w:spacing w:line="360" w:lineRule="auto"/>
        <w:jc w:val="both"/>
        <w:rPr>
          <w:b/>
          <w:bCs/>
          <w:sz w:val="20"/>
          <w:szCs w:val="20"/>
          <w:highlight w:val="yellow"/>
        </w:rPr>
      </w:pPr>
      <w:r>
        <w:rPr>
          <w:b/>
          <w:bCs/>
          <w:noProof/>
          <w:sz w:val="20"/>
          <w:szCs w:val="20"/>
          <w:highlight w:val="yellow"/>
          <w:lang w:val="ru-RU"/>
        </w:rPr>
        <w:lastRenderedPageBreak/>
        <w:drawing>
          <wp:inline distT="0" distB="0" distL="0" distR="0" wp14:anchorId="442C4D9C" wp14:editId="7D81F9AF">
            <wp:extent cx="6101715" cy="4747895"/>
            <wp:effectExtent l="0" t="0" r="0" b="0"/>
            <wp:docPr id="5" name="Рисунок 5" descr="fig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1715" cy="4747895"/>
                    </a:xfrm>
                    <a:prstGeom prst="rect">
                      <a:avLst/>
                    </a:prstGeom>
                    <a:noFill/>
                    <a:ln>
                      <a:noFill/>
                    </a:ln>
                  </pic:spPr>
                </pic:pic>
              </a:graphicData>
            </a:graphic>
          </wp:inline>
        </w:drawing>
      </w:r>
    </w:p>
    <w:p w14:paraId="2336CDF3" w14:textId="77777777" w:rsidR="006355DB" w:rsidRDefault="006355DB" w:rsidP="006355DB">
      <w:pPr>
        <w:spacing w:line="360" w:lineRule="auto"/>
        <w:ind w:firstLine="720"/>
        <w:jc w:val="both"/>
        <w:rPr>
          <w:lang w:val="en-GB"/>
        </w:rPr>
      </w:pPr>
      <w:r w:rsidRPr="006355DB">
        <w:rPr>
          <w:b/>
          <w:bCs/>
          <w:sz w:val="20"/>
          <w:szCs w:val="20"/>
          <w:highlight w:val="yellow"/>
        </w:rPr>
        <w:t>Fig. 4</w:t>
      </w:r>
      <w:r w:rsidRPr="006355DB">
        <w:rPr>
          <w:sz w:val="20"/>
          <w:szCs w:val="20"/>
          <w:highlight w:val="yellow"/>
        </w:rPr>
        <w:t xml:space="preserve"> Annual dynamics in vertical distribution of copepodite stages (a) and layers occupied (b) by </w:t>
      </w:r>
      <w:r w:rsidRPr="006355DB">
        <w:rPr>
          <w:i/>
          <w:iCs/>
          <w:sz w:val="20"/>
          <w:szCs w:val="20"/>
          <w:highlight w:val="yellow"/>
        </w:rPr>
        <w:t>Calanus glacialis</w:t>
      </w:r>
      <w:r w:rsidRPr="006355DB">
        <w:rPr>
          <w:sz w:val="20"/>
          <w:szCs w:val="20"/>
          <w:highlight w:val="yellow"/>
        </w:rPr>
        <w:t xml:space="preserve"> on station D-1 (average for the period 1964-2007). Bars – decadal means; right inset – except naupliar stages. Np – nauplii; CI-CV – immature copepodites; fem – CVI, females</w:t>
      </w:r>
    </w:p>
    <w:p w14:paraId="0887B481" w14:textId="77777777" w:rsidR="006355DB" w:rsidRPr="006355DB" w:rsidRDefault="006355DB" w:rsidP="00F02D7F">
      <w:pPr>
        <w:spacing w:line="360" w:lineRule="auto"/>
        <w:jc w:val="both"/>
        <w:rPr>
          <w:b/>
          <w:bCs/>
          <w:sz w:val="20"/>
          <w:szCs w:val="20"/>
          <w:highlight w:val="yellow"/>
          <w:lang w:val="en-GB"/>
        </w:rPr>
      </w:pPr>
    </w:p>
    <w:p w14:paraId="59246871" w14:textId="77777777" w:rsidR="006355DB" w:rsidRDefault="006355DB" w:rsidP="00F02D7F">
      <w:pPr>
        <w:spacing w:line="360" w:lineRule="auto"/>
        <w:jc w:val="both"/>
        <w:rPr>
          <w:b/>
          <w:bCs/>
          <w:sz w:val="20"/>
          <w:szCs w:val="20"/>
          <w:highlight w:val="yellow"/>
          <w:lang w:val="ru-RU"/>
        </w:rPr>
      </w:pPr>
      <w:r>
        <w:rPr>
          <w:b/>
          <w:bCs/>
          <w:sz w:val="20"/>
          <w:szCs w:val="20"/>
          <w:highlight w:val="yellow"/>
          <w:lang w:val="ru-RU"/>
        </w:rPr>
        <w:t>ВАРИАНТ 2</w:t>
      </w:r>
    </w:p>
    <w:p w14:paraId="64C79E00" w14:textId="4B2E0296" w:rsidR="006355DB" w:rsidRPr="00B45CD8" w:rsidRDefault="006A3AF8" w:rsidP="006355DB">
      <w:ins w:id="384" w:author="Николай Усов" w:date="2020-05-18T16:42:00Z">
        <w:r>
          <w:rPr>
            <w:noProof/>
            <w:lang w:val="ru-RU"/>
          </w:rPr>
          <w:lastRenderedPageBreak/>
          <w:drawing>
            <wp:inline distT="0" distB="0" distL="0" distR="0" wp14:anchorId="53236A5A" wp14:editId="529593CF">
              <wp:extent cx="5820508" cy="7487589"/>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3450" cy="7504238"/>
                      </a:xfrm>
                      <a:prstGeom prst="rect">
                        <a:avLst/>
                      </a:prstGeom>
                      <a:noFill/>
                    </pic:spPr>
                  </pic:pic>
                </a:graphicData>
              </a:graphic>
            </wp:inline>
          </w:drawing>
        </w:r>
      </w:ins>
      <w:del w:id="385" w:author="Николай Усов" w:date="2020-05-18T16:41:00Z">
        <w:r w:rsidR="00071D56" w:rsidRPr="006355DB" w:rsidDel="006A3AF8">
          <w:rPr>
            <w:noProof/>
            <w:lang w:val="ru-RU"/>
          </w:rPr>
          <w:lastRenderedPageBreak/>
          <w:drawing>
            <wp:inline distT="0" distB="0" distL="0" distR="0" wp14:anchorId="72AA251F" wp14:editId="1F295A85">
              <wp:extent cx="5726430" cy="7367905"/>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6430" cy="7367905"/>
                      </a:xfrm>
                      <a:prstGeom prst="rect">
                        <a:avLst/>
                      </a:prstGeom>
                      <a:noFill/>
                      <a:ln>
                        <a:noFill/>
                      </a:ln>
                    </pic:spPr>
                  </pic:pic>
                </a:graphicData>
              </a:graphic>
            </wp:inline>
          </w:drawing>
        </w:r>
      </w:del>
    </w:p>
    <w:p w14:paraId="590555DE" w14:textId="77777777" w:rsidR="006355DB" w:rsidRPr="00B45CD8" w:rsidRDefault="006355DB" w:rsidP="006355DB"/>
    <w:p w14:paraId="3CBC06C2" w14:textId="3EB69B74" w:rsidR="006355DB" w:rsidRPr="006355DB" w:rsidRDefault="006355DB" w:rsidP="006355DB">
      <w:pPr>
        <w:jc w:val="both"/>
        <w:rPr>
          <w:b/>
          <w:bCs/>
          <w:sz w:val="16"/>
          <w:szCs w:val="20"/>
          <w:highlight w:val="yellow"/>
          <w:lang w:val="ru-RU"/>
        </w:rPr>
      </w:pPr>
      <w:r w:rsidRPr="006355DB">
        <w:rPr>
          <w:sz w:val="20"/>
          <w:highlight w:val="yellow"/>
          <w:lang w:val="ru-RU"/>
        </w:rPr>
        <w:t xml:space="preserve">Рис. </w:t>
      </w:r>
      <w:ins w:id="386" w:author="Николай Усов" w:date="2020-05-18T12:30:00Z">
        <w:r w:rsidR="00202A18">
          <w:rPr>
            <w:sz w:val="20"/>
            <w:highlight w:val="yellow"/>
            <w:lang w:val="ru-RU"/>
          </w:rPr>
          <w:t xml:space="preserve">4. </w:t>
        </w:r>
      </w:ins>
      <w:r w:rsidRPr="006355DB">
        <w:rPr>
          <w:sz w:val="20"/>
          <w:highlight w:val="yellow"/>
          <w:lang w:val="ru-RU"/>
        </w:rPr>
        <w:t>Изменение состава популяции в течение года на глубоководной станции (А, на врезках – состав популяции без науплиев), на декадной станции (</w:t>
      </w:r>
      <w:r w:rsidRPr="006355DB">
        <w:rPr>
          <w:sz w:val="20"/>
          <w:highlight w:val="yellow"/>
        </w:rPr>
        <w:t>B</w:t>
      </w:r>
      <w:r w:rsidRPr="006355DB">
        <w:rPr>
          <w:sz w:val="20"/>
          <w:highlight w:val="yellow"/>
          <w:lang w:val="ru-RU"/>
        </w:rPr>
        <w:t>) и на декадной станции без науплиев (</w:t>
      </w:r>
      <w:r w:rsidRPr="006355DB">
        <w:rPr>
          <w:sz w:val="20"/>
          <w:highlight w:val="yellow"/>
        </w:rPr>
        <w:t>C</w:t>
      </w:r>
      <w:r w:rsidRPr="006355DB">
        <w:rPr>
          <w:sz w:val="20"/>
          <w:highlight w:val="yellow"/>
          <w:lang w:val="ru-RU"/>
        </w:rPr>
        <w:t>). Сплошной линией обозначена суммарная плотность популяции. Левая ось ординат – доля конкретной стадии развития в популяции; правая – плотность популяции.</w:t>
      </w:r>
    </w:p>
    <w:p w14:paraId="145C038A" w14:textId="77777777" w:rsidR="00F02D7F" w:rsidRPr="006355DB" w:rsidRDefault="00F02D7F" w:rsidP="00796D87">
      <w:pPr>
        <w:spacing w:line="360" w:lineRule="auto"/>
        <w:ind w:firstLine="720"/>
        <w:jc w:val="both"/>
        <w:rPr>
          <w:b/>
          <w:bCs/>
          <w:sz w:val="20"/>
          <w:szCs w:val="20"/>
          <w:highlight w:val="yellow"/>
          <w:lang w:val="ru-RU"/>
        </w:rPr>
      </w:pPr>
    </w:p>
    <w:p w14:paraId="29008E6A" w14:textId="77777777" w:rsidR="006355DB" w:rsidRPr="00742049" w:rsidRDefault="006355DB" w:rsidP="00796D87">
      <w:pPr>
        <w:spacing w:line="360" w:lineRule="auto"/>
        <w:ind w:firstLine="720"/>
        <w:jc w:val="both"/>
        <w:rPr>
          <w:lang w:val="ru-RU"/>
          <w:rPrChange w:id="387" w:author="Николай Усов" w:date="2020-05-19T08:50:00Z">
            <w:rPr>
              <w:lang w:val="en-GB"/>
            </w:rPr>
          </w:rPrChange>
        </w:rPr>
      </w:pPr>
    </w:p>
    <w:p w14:paraId="156444B6" w14:textId="77777777" w:rsidR="006355DB" w:rsidRPr="00742049" w:rsidRDefault="006355DB" w:rsidP="00796D87">
      <w:pPr>
        <w:spacing w:line="360" w:lineRule="auto"/>
        <w:ind w:firstLine="720"/>
        <w:jc w:val="both"/>
        <w:rPr>
          <w:lang w:val="ru-RU"/>
          <w:rPrChange w:id="388" w:author="Николай Усов" w:date="2020-05-19T08:50:00Z">
            <w:rPr>
              <w:lang w:val="en-GB"/>
            </w:rPr>
          </w:rPrChange>
        </w:rPr>
      </w:pPr>
    </w:p>
    <w:p w14:paraId="42ACC98B" w14:textId="77777777" w:rsidR="006355DB" w:rsidRPr="00742049" w:rsidRDefault="006355DB" w:rsidP="00796D87">
      <w:pPr>
        <w:spacing w:line="360" w:lineRule="auto"/>
        <w:ind w:firstLine="720"/>
        <w:jc w:val="both"/>
        <w:rPr>
          <w:lang w:val="ru-RU"/>
          <w:rPrChange w:id="389" w:author="Николай Усов" w:date="2020-05-19T08:50:00Z">
            <w:rPr>
              <w:lang w:val="en-GB"/>
            </w:rPr>
          </w:rPrChange>
        </w:rPr>
      </w:pPr>
    </w:p>
    <w:p w14:paraId="79BCA1A6" w14:textId="77777777" w:rsidR="006355DB" w:rsidRPr="006355DB" w:rsidRDefault="006355DB" w:rsidP="00796D87">
      <w:pPr>
        <w:spacing w:line="360" w:lineRule="auto"/>
        <w:ind w:firstLine="720"/>
        <w:jc w:val="both"/>
        <w:rPr>
          <w:highlight w:val="yellow"/>
          <w:lang w:val="ru-RU"/>
        </w:rPr>
      </w:pPr>
      <w:r w:rsidRPr="006355DB">
        <w:rPr>
          <w:highlight w:val="yellow"/>
          <w:lang w:val="ru-RU"/>
        </w:rPr>
        <w:lastRenderedPageBreak/>
        <w:t>Ещё два рисунка по вертикальному распределению.</w:t>
      </w:r>
    </w:p>
    <w:p w14:paraId="54925A6F" w14:textId="77777777" w:rsidR="006355DB" w:rsidRPr="006355DB" w:rsidRDefault="006355DB" w:rsidP="00796D87">
      <w:pPr>
        <w:spacing w:line="360" w:lineRule="auto"/>
        <w:ind w:firstLine="720"/>
        <w:jc w:val="both"/>
        <w:rPr>
          <w:lang w:val="ru-RU"/>
        </w:rPr>
      </w:pPr>
      <w:r w:rsidRPr="006355DB">
        <w:rPr>
          <w:highlight w:val="yellow"/>
          <w:lang w:val="ru-RU"/>
        </w:rPr>
        <w:t>Это наследие Игоря</w:t>
      </w:r>
    </w:p>
    <w:p w14:paraId="0DA43B5B" w14:textId="36B39DE8" w:rsidR="00E16874" w:rsidRDefault="00071D56" w:rsidP="006355DB">
      <w:pPr>
        <w:spacing w:line="360" w:lineRule="auto"/>
        <w:jc w:val="both"/>
        <w:rPr>
          <w:b/>
          <w:bCs/>
          <w:sz w:val="20"/>
          <w:szCs w:val="20"/>
          <w:highlight w:val="yellow"/>
        </w:rPr>
      </w:pPr>
      <w:r>
        <w:rPr>
          <w:noProof/>
          <w:lang w:val="ru-RU"/>
        </w:rPr>
        <w:drawing>
          <wp:inline distT="0" distB="0" distL="0" distR="0" wp14:anchorId="045F1319" wp14:editId="0A388E31">
            <wp:extent cx="4179570" cy="3944620"/>
            <wp:effectExtent l="0" t="0" r="0" b="0"/>
            <wp:docPr id="7" name="Рисунок 7" descr="Calanus_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anus_dee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9570" cy="3944620"/>
                    </a:xfrm>
                    <a:prstGeom prst="rect">
                      <a:avLst/>
                    </a:prstGeom>
                    <a:noFill/>
                    <a:ln>
                      <a:noFill/>
                    </a:ln>
                  </pic:spPr>
                </pic:pic>
              </a:graphicData>
            </a:graphic>
          </wp:inline>
        </w:drawing>
      </w:r>
    </w:p>
    <w:p w14:paraId="7085BC2A" w14:textId="77777777" w:rsidR="00F02D7F" w:rsidRDefault="00F02D7F" w:rsidP="00796D87">
      <w:pPr>
        <w:spacing w:line="360" w:lineRule="auto"/>
        <w:ind w:firstLine="720"/>
        <w:jc w:val="both"/>
        <w:rPr>
          <w:lang w:val="en-GB"/>
        </w:rPr>
      </w:pPr>
    </w:p>
    <w:p w14:paraId="55909A9B" w14:textId="77777777" w:rsidR="006355DB" w:rsidRPr="006355DB" w:rsidRDefault="006355DB" w:rsidP="00796D87">
      <w:pPr>
        <w:spacing w:line="360" w:lineRule="auto"/>
        <w:ind w:firstLine="720"/>
        <w:jc w:val="both"/>
        <w:rPr>
          <w:lang w:val="ru-RU"/>
        </w:rPr>
      </w:pPr>
      <w:r w:rsidRPr="006355DB">
        <w:rPr>
          <w:highlight w:val="yellow"/>
          <w:lang w:val="ru-RU"/>
        </w:rPr>
        <w:t>Это новый рисунок от Коли</w:t>
      </w:r>
    </w:p>
    <w:p w14:paraId="2788162F" w14:textId="77777777" w:rsidR="00BE0A52" w:rsidRPr="00BE0A52" w:rsidRDefault="00BE0A52" w:rsidP="00BE0A52">
      <w:pPr>
        <w:rPr>
          <w:lang w:val="ru-RU"/>
        </w:rPr>
      </w:pPr>
    </w:p>
    <w:p w14:paraId="2AC7D5CD" w14:textId="6F7E696C" w:rsidR="00BE0A52" w:rsidRPr="00B45CD8" w:rsidRDefault="00071D56" w:rsidP="00BE0A52">
      <w:r w:rsidRPr="00BE0A52">
        <w:rPr>
          <w:noProof/>
          <w:lang w:val="ru-RU"/>
        </w:rPr>
        <w:drawing>
          <wp:inline distT="0" distB="0" distL="0" distR="0" wp14:anchorId="4E6C4ADF" wp14:editId="65866285">
            <wp:extent cx="5368925" cy="193421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925" cy="1934210"/>
                    </a:xfrm>
                    <a:prstGeom prst="rect">
                      <a:avLst/>
                    </a:prstGeom>
                    <a:noFill/>
                    <a:ln>
                      <a:noFill/>
                    </a:ln>
                  </pic:spPr>
                </pic:pic>
              </a:graphicData>
            </a:graphic>
          </wp:inline>
        </w:drawing>
      </w:r>
    </w:p>
    <w:p w14:paraId="4F61F350" w14:textId="2D3EC51D" w:rsidR="00BE0A52" w:rsidRPr="00742049" w:rsidRDefault="00BE0A52" w:rsidP="00BE0A52">
      <w:pPr>
        <w:ind w:firstLine="720"/>
        <w:jc w:val="both"/>
        <w:rPr>
          <w:sz w:val="20"/>
          <w:lang w:val="ru-RU"/>
        </w:rPr>
      </w:pPr>
      <w:commentRangeStart w:id="390"/>
      <w:r w:rsidRPr="006355DB">
        <w:rPr>
          <w:sz w:val="20"/>
          <w:highlight w:val="yellow"/>
          <w:lang w:val="ru-RU"/>
        </w:rPr>
        <w:t>Рис</w:t>
      </w:r>
      <w:r w:rsidRPr="00742049">
        <w:rPr>
          <w:sz w:val="20"/>
          <w:highlight w:val="yellow"/>
          <w:lang w:val="ru-RU"/>
        </w:rPr>
        <w:t>.</w:t>
      </w:r>
      <w:ins w:id="391" w:author="Николай Усов" w:date="2020-05-18T16:53:00Z">
        <w:r w:rsidR="00BC22E9" w:rsidRPr="00742049">
          <w:rPr>
            <w:sz w:val="20"/>
            <w:highlight w:val="yellow"/>
            <w:lang w:val="ru-RU"/>
            <w:rPrChange w:id="392" w:author="Николай Усов" w:date="2020-05-19T08:53:00Z">
              <w:rPr>
                <w:sz w:val="20"/>
                <w:highlight w:val="yellow"/>
              </w:rPr>
            </w:rPrChange>
          </w:rPr>
          <w:t xml:space="preserve"> 5</w:t>
        </w:r>
        <w:r w:rsidR="00BC22E9" w:rsidRPr="00742049">
          <w:rPr>
            <w:sz w:val="20"/>
            <w:highlight w:val="yellow"/>
            <w:lang w:val="ru-RU"/>
          </w:rPr>
          <w:t>.</w:t>
        </w:r>
      </w:ins>
      <w:r w:rsidRPr="00742049">
        <w:rPr>
          <w:sz w:val="20"/>
          <w:highlight w:val="yellow"/>
          <w:lang w:val="ru-RU"/>
        </w:rPr>
        <w:t xml:space="preserve"> </w:t>
      </w:r>
      <w:r w:rsidRPr="006355DB">
        <w:rPr>
          <w:sz w:val="20"/>
          <w:highlight w:val="yellow"/>
          <w:lang w:val="ru-RU"/>
        </w:rPr>
        <w:t>Вертикальное</w:t>
      </w:r>
      <w:r w:rsidRPr="00742049">
        <w:rPr>
          <w:sz w:val="20"/>
          <w:highlight w:val="yellow"/>
          <w:lang w:val="ru-RU"/>
        </w:rPr>
        <w:t xml:space="preserve"> </w:t>
      </w:r>
      <w:r w:rsidRPr="006355DB">
        <w:rPr>
          <w:sz w:val="20"/>
          <w:highlight w:val="yellow"/>
          <w:lang w:val="ru-RU"/>
        </w:rPr>
        <w:t>распределение</w:t>
      </w:r>
      <w:r w:rsidRPr="00742049">
        <w:rPr>
          <w:sz w:val="20"/>
          <w:highlight w:val="yellow"/>
          <w:lang w:val="ru-RU"/>
        </w:rPr>
        <w:t xml:space="preserve"> </w:t>
      </w:r>
      <w:r w:rsidRPr="006355DB">
        <w:rPr>
          <w:sz w:val="20"/>
          <w:highlight w:val="yellow"/>
        </w:rPr>
        <w:t>Calanus</w:t>
      </w:r>
      <w:r w:rsidRPr="00742049">
        <w:rPr>
          <w:sz w:val="20"/>
          <w:highlight w:val="yellow"/>
          <w:lang w:val="ru-RU"/>
        </w:rPr>
        <w:t xml:space="preserve"> </w:t>
      </w:r>
      <w:r w:rsidRPr="006355DB">
        <w:rPr>
          <w:sz w:val="20"/>
          <w:highlight w:val="yellow"/>
          <w:lang w:val="ru-RU"/>
        </w:rPr>
        <w:t>на</w:t>
      </w:r>
      <w:r w:rsidRPr="00742049">
        <w:rPr>
          <w:sz w:val="20"/>
          <w:highlight w:val="yellow"/>
          <w:lang w:val="ru-RU"/>
        </w:rPr>
        <w:t xml:space="preserve"> </w:t>
      </w:r>
      <w:r w:rsidRPr="006355DB">
        <w:rPr>
          <w:sz w:val="20"/>
          <w:highlight w:val="yellow"/>
          <w:lang w:val="ru-RU"/>
        </w:rPr>
        <w:t>глубоководной</w:t>
      </w:r>
      <w:r w:rsidRPr="00742049">
        <w:rPr>
          <w:sz w:val="20"/>
          <w:highlight w:val="yellow"/>
          <w:lang w:val="ru-RU"/>
        </w:rPr>
        <w:t xml:space="preserve"> (</w:t>
      </w:r>
      <w:r w:rsidRPr="006355DB">
        <w:rPr>
          <w:sz w:val="20"/>
          <w:highlight w:val="yellow"/>
        </w:rPr>
        <w:t>D</w:t>
      </w:r>
      <w:r w:rsidRPr="00742049">
        <w:rPr>
          <w:sz w:val="20"/>
          <w:highlight w:val="yellow"/>
          <w:lang w:val="ru-RU"/>
        </w:rPr>
        <w:t xml:space="preserve">-3) </w:t>
      </w:r>
      <w:r w:rsidRPr="006355DB">
        <w:rPr>
          <w:sz w:val="20"/>
          <w:highlight w:val="yellow"/>
          <w:lang w:val="ru-RU"/>
        </w:rPr>
        <w:t>и</w:t>
      </w:r>
      <w:r w:rsidRPr="00742049">
        <w:rPr>
          <w:sz w:val="20"/>
          <w:highlight w:val="yellow"/>
          <w:lang w:val="ru-RU"/>
        </w:rPr>
        <w:t xml:space="preserve"> </w:t>
      </w:r>
      <w:r w:rsidRPr="006355DB">
        <w:rPr>
          <w:sz w:val="20"/>
          <w:highlight w:val="yellow"/>
          <w:lang w:val="ru-RU"/>
        </w:rPr>
        <w:t>мелководной</w:t>
      </w:r>
      <w:r w:rsidRPr="00742049">
        <w:rPr>
          <w:sz w:val="20"/>
          <w:highlight w:val="yellow"/>
          <w:lang w:val="ru-RU"/>
        </w:rPr>
        <w:t xml:space="preserve"> (</w:t>
      </w:r>
      <w:r w:rsidRPr="006355DB">
        <w:rPr>
          <w:sz w:val="20"/>
          <w:highlight w:val="yellow"/>
        </w:rPr>
        <w:t>D</w:t>
      </w:r>
      <w:r w:rsidRPr="00742049">
        <w:rPr>
          <w:sz w:val="20"/>
          <w:highlight w:val="yellow"/>
          <w:lang w:val="ru-RU"/>
        </w:rPr>
        <w:t xml:space="preserve">-1) </w:t>
      </w:r>
      <w:r w:rsidRPr="006355DB">
        <w:rPr>
          <w:sz w:val="20"/>
          <w:highlight w:val="yellow"/>
          <w:lang w:val="ru-RU"/>
        </w:rPr>
        <w:t>станциях</w:t>
      </w:r>
      <w:r w:rsidRPr="00742049">
        <w:rPr>
          <w:sz w:val="20"/>
          <w:highlight w:val="yellow"/>
          <w:lang w:val="ru-RU"/>
        </w:rPr>
        <w:t xml:space="preserve"> </w:t>
      </w:r>
      <w:r w:rsidRPr="006355DB">
        <w:rPr>
          <w:sz w:val="20"/>
          <w:highlight w:val="yellow"/>
          <w:lang w:val="ru-RU"/>
        </w:rPr>
        <w:t>в</w:t>
      </w:r>
      <w:r w:rsidRPr="00742049">
        <w:rPr>
          <w:sz w:val="20"/>
          <w:highlight w:val="yellow"/>
          <w:lang w:val="ru-RU"/>
        </w:rPr>
        <w:t xml:space="preserve"> </w:t>
      </w:r>
      <w:r w:rsidRPr="006355DB">
        <w:rPr>
          <w:sz w:val="20"/>
          <w:highlight w:val="yellow"/>
          <w:lang w:val="ru-RU"/>
        </w:rPr>
        <w:t>течение</w:t>
      </w:r>
      <w:r w:rsidRPr="00742049">
        <w:rPr>
          <w:sz w:val="20"/>
          <w:highlight w:val="yellow"/>
          <w:lang w:val="ru-RU"/>
        </w:rPr>
        <w:t xml:space="preserve"> </w:t>
      </w:r>
      <w:r w:rsidRPr="006355DB">
        <w:rPr>
          <w:sz w:val="20"/>
          <w:highlight w:val="yellow"/>
          <w:lang w:val="ru-RU"/>
        </w:rPr>
        <w:t>теплого</w:t>
      </w:r>
      <w:r w:rsidRPr="00742049">
        <w:rPr>
          <w:sz w:val="20"/>
          <w:highlight w:val="yellow"/>
          <w:lang w:val="ru-RU"/>
        </w:rPr>
        <w:t xml:space="preserve"> </w:t>
      </w:r>
      <w:r w:rsidRPr="006355DB">
        <w:rPr>
          <w:sz w:val="20"/>
          <w:highlight w:val="yellow"/>
          <w:lang w:val="ru-RU"/>
        </w:rPr>
        <w:t>периода</w:t>
      </w:r>
      <w:r w:rsidRPr="00742049">
        <w:rPr>
          <w:sz w:val="20"/>
          <w:highlight w:val="yellow"/>
          <w:lang w:val="ru-RU"/>
        </w:rPr>
        <w:t xml:space="preserve"> (</w:t>
      </w:r>
      <w:r w:rsidRPr="006355DB">
        <w:rPr>
          <w:sz w:val="20"/>
          <w:highlight w:val="yellow"/>
          <w:lang w:val="ru-RU"/>
        </w:rPr>
        <w:t>когда</w:t>
      </w:r>
      <w:r w:rsidRPr="00742049">
        <w:rPr>
          <w:sz w:val="20"/>
          <w:highlight w:val="yellow"/>
          <w:lang w:val="ru-RU"/>
        </w:rPr>
        <w:t xml:space="preserve"> </w:t>
      </w:r>
      <w:r w:rsidRPr="006355DB">
        <w:rPr>
          <w:sz w:val="20"/>
          <w:highlight w:val="yellow"/>
          <w:lang w:val="ru-RU"/>
        </w:rPr>
        <w:t>отбирали</w:t>
      </w:r>
      <w:r w:rsidRPr="00742049">
        <w:rPr>
          <w:sz w:val="20"/>
          <w:highlight w:val="yellow"/>
          <w:lang w:val="ru-RU"/>
        </w:rPr>
        <w:t xml:space="preserve"> </w:t>
      </w:r>
      <w:r w:rsidRPr="006355DB">
        <w:rPr>
          <w:sz w:val="20"/>
          <w:highlight w:val="yellow"/>
          <w:lang w:val="ru-RU"/>
        </w:rPr>
        <w:t>пробы</w:t>
      </w:r>
      <w:r w:rsidRPr="00742049">
        <w:rPr>
          <w:sz w:val="20"/>
          <w:highlight w:val="yellow"/>
          <w:lang w:val="ru-RU"/>
        </w:rPr>
        <w:t xml:space="preserve"> </w:t>
      </w:r>
      <w:r w:rsidRPr="006355DB">
        <w:rPr>
          <w:sz w:val="20"/>
          <w:highlight w:val="yellow"/>
          <w:lang w:val="ru-RU"/>
        </w:rPr>
        <w:t>на</w:t>
      </w:r>
      <w:r w:rsidRPr="00742049">
        <w:rPr>
          <w:sz w:val="20"/>
          <w:highlight w:val="yellow"/>
          <w:lang w:val="ru-RU"/>
        </w:rPr>
        <w:t xml:space="preserve"> </w:t>
      </w:r>
      <w:r w:rsidRPr="006355DB">
        <w:rPr>
          <w:sz w:val="20"/>
          <w:highlight w:val="yellow"/>
        </w:rPr>
        <w:t>D</w:t>
      </w:r>
      <w:r w:rsidRPr="00742049">
        <w:rPr>
          <w:sz w:val="20"/>
          <w:highlight w:val="yellow"/>
          <w:lang w:val="ru-RU"/>
        </w:rPr>
        <w:t>-</w:t>
      </w:r>
      <w:commentRangeStart w:id="393"/>
      <w:r w:rsidRPr="00742049">
        <w:rPr>
          <w:sz w:val="20"/>
          <w:highlight w:val="yellow"/>
          <w:lang w:val="ru-RU"/>
        </w:rPr>
        <w:t>3</w:t>
      </w:r>
      <w:commentRangeEnd w:id="393"/>
      <w:r w:rsidR="00F26737">
        <w:rPr>
          <w:rStyle w:val="a8"/>
        </w:rPr>
        <w:commentReference w:id="393"/>
      </w:r>
      <w:r w:rsidRPr="00742049">
        <w:rPr>
          <w:sz w:val="20"/>
          <w:highlight w:val="yellow"/>
          <w:lang w:val="ru-RU"/>
        </w:rPr>
        <w:t>).</w:t>
      </w:r>
      <w:commentRangeEnd w:id="390"/>
      <w:r w:rsidR="006355DB" w:rsidRPr="006355DB">
        <w:rPr>
          <w:rStyle w:val="a8"/>
          <w:highlight w:val="yellow"/>
        </w:rPr>
        <w:commentReference w:id="390"/>
      </w:r>
    </w:p>
    <w:p w14:paraId="7BC015BB" w14:textId="77777777" w:rsidR="00BE0A52" w:rsidRPr="00742049" w:rsidRDefault="00BE0A52" w:rsidP="00BE0A52">
      <w:pPr>
        <w:spacing w:line="360" w:lineRule="auto"/>
        <w:ind w:firstLine="720"/>
        <w:jc w:val="both"/>
        <w:rPr>
          <w:lang w:val="ru-RU"/>
        </w:rPr>
      </w:pPr>
    </w:p>
    <w:p w14:paraId="130EA6B0" w14:textId="77777777" w:rsidR="006355DB" w:rsidRPr="00742049" w:rsidRDefault="006355DB" w:rsidP="00BE0A52">
      <w:pPr>
        <w:spacing w:line="360" w:lineRule="auto"/>
        <w:ind w:firstLine="720"/>
        <w:jc w:val="both"/>
        <w:rPr>
          <w:lang w:val="ru-RU"/>
        </w:rPr>
      </w:pPr>
    </w:p>
    <w:p w14:paraId="341D7C3D" w14:textId="0DA90B1C" w:rsidR="00247B41" w:rsidRPr="00BE0CF5" w:rsidRDefault="00247B41" w:rsidP="00796D87">
      <w:pPr>
        <w:spacing w:line="360" w:lineRule="auto"/>
        <w:ind w:firstLine="720"/>
        <w:jc w:val="both"/>
        <w:rPr>
          <w:lang w:val="en-GB"/>
        </w:rPr>
      </w:pPr>
      <w:commentRangeStart w:id="394"/>
      <w:r w:rsidRPr="00BE0CF5">
        <w:rPr>
          <w:lang w:val="en-GB"/>
        </w:rPr>
        <w:t xml:space="preserve">Diel vertical distribution dynamics changes greatly both in early and late summer (early July and the end of September, respectively) for certain copepodite stages. </w:t>
      </w:r>
      <w:commentRangeEnd w:id="394"/>
      <w:r w:rsidR="0055580A">
        <w:rPr>
          <w:rStyle w:val="a8"/>
        </w:rPr>
        <w:commentReference w:id="394"/>
      </w:r>
      <w:r w:rsidRPr="00BE0CF5">
        <w:rPr>
          <w:lang w:val="en-GB"/>
        </w:rPr>
        <w:t>The most pronounced diel vertical migrations (DVM) are observed for naupliar and CIV copepodites in early July (</w:t>
      </w:r>
      <w:r w:rsidR="00F02D7F">
        <w:rPr>
          <w:highlight w:val="red"/>
          <w:lang w:val="en-GB"/>
        </w:rPr>
        <w:t xml:space="preserve">Fig. </w:t>
      </w:r>
      <w:del w:id="395" w:author="Николай Усов" w:date="2020-05-18T16:53:00Z">
        <w:r w:rsidR="00F02D7F" w:rsidDel="00BC22E9">
          <w:rPr>
            <w:highlight w:val="red"/>
            <w:lang w:val="en-GB"/>
          </w:rPr>
          <w:delText>5</w:delText>
        </w:r>
        <w:r w:rsidRPr="000C49F3" w:rsidDel="00BC22E9">
          <w:rPr>
            <w:highlight w:val="red"/>
            <w:lang w:val="en-GB"/>
          </w:rPr>
          <w:delText>a</w:delText>
        </w:r>
      </w:del>
      <w:ins w:id="396" w:author="Николай Усов" w:date="2020-05-18T16:53:00Z">
        <w:r w:rsidR="00BC22E9">
          <w:rPr>
            <w:highlight w:val="red"/>
            <w:lang w:val="en-GB"/>
          </w:rPr>
          <w:t>6</w:t>
        </w:r>
        <w:r w:rsidR="00BC22E9" w:rsidRPr="000C49F3">
          <w:rPr>
            <w:highlight w:val="red"/>
            <w:lang w:val="en-GB"/>
          </w:rPr>
          <w:t>a</w:t>
        </w:r>
      </w:ins>
      <w:r w:rsidRPr="00BE0CF5">
        <w:rPr>
          <w:lang w:val="en-GB"/>
        </w:rPr>
        <w:t>) and for CIV copepodites in the end of September (</w:t>
      </w:r>
      <w:r w:rsidR="00F02D7F">
        <w:rPr>
          <w:highlight w:val="red"/>
          <w:lang w:val="en-GB"/>
        </w:rPr>
        <w:t xml:space="preserve">Fig. </w:t>
      </w:r>
      <w:del w:id="397" w:author="Николай Усов" w:date="2020-05-18T16:53:00Z">
        <w:r w:rsidR="00F02D7F" w:rsidDel="00BC22E9">
          <w:rPr>
            <w:highlight w:val="red"/>
            <w:lang w:val="en-GB"/>
          </w:rPr>
          <w:delText>5</w:delText>
        </w:r>
        <w:r w:rsidRPr="000C49F3" w:rsidDel="00BC22E9">
          <w:rPr>
            <w:highlight w:val="red"/>
            <w:lang w:val="en-GB"/>
          </w:rPr>
          <w:delText>b</w:delText>
        </w:r>
      </w:del>
      <w:ins w:id="398" w:author="Николай Усов" w:date="2020-05-18T16:53:00Z">
        <w:r w:rsidR="00BC22E9">
          <w:rPr>
            <w:highlight w:val="red"/>
            <w:lang w:val="en-GB"/>
          </w:rPr>
          <w:t>6</w:t>
        </w:r>
        <w:r w:rsidR="00BC22E9" w:rsidRPr="000C49F3">
          <w:rPr>
            <w:highlight w:val="red"/>
            <w:lang w:val="en-GB"/>
          </w:rPr>
          <w:t>b</w:t>
        </w:r>
      </w:ins>
      <w:r w:rsidRPr="00BE0CF5">
        <w:rPr>
          <w:lang w:val="en-GB"/>
        </w:rPr>
        <w:t xml:space="preserve">). The migrations take place in the upper water layer, 0-25 m, in both seasons, when animals move to upper layers in the night time and descend </w:t>
      </w:r>
      <w:r w:rsidRPr="00BE0CF5">
        <w:rPr>
          <w:lang w:val="en-GB"/>
        </w:rPr>
        <w:lastRenderedPageBreak/>
        <w:t>to deep layers during daylight period. The variability of diel vertical distribution of the other copepodite stages is insignificant to conclude DVM presence.</w:t>
      </w:r>
    </w:p>
    <w:p w14:paraId="6A3402E1" w14:textId="45AD42A1" w:rsidR="00247B41" w:rsidDel="00F26737" w:rsidRDefault="00247B41" w:rsidP="00796D87">
      <w:pPr>
        <w:spacing w:line="360" w:lineRule="auto"/>
        <w:ind w:firstLine="720"/>
        <w:jc w:val="both"/>
        <w:rPr>
          <w:moveFrom w:id="399" w:author="Николай Усов" w:date="2020-05-18T12:38:00Z"/>
        </w:rPr>
      </w:pPr>
      <w:moveFromRangeStart w:id="400" w:author="Николай Усов" w:date="2020-05-18T12:38:00Z" w:name="move40697918"/>
      <w:commentRangeStart w:id="401"/>
      <w:moveFrom w:id="402" w:author="Николай Усов" w:date="2020-05-18T12:38:00Z">
        <w:r w:rsidRPr="00BE0CF5" w:rsidDel="00F26737">
          <w:t>The</w:t>
        </w:r>
        <w:r w:rsidRPr="00BE0CF5" w:rsidDel="00F26737">
          <w:rPr>
            <w:lang w:val="en-GB"/>
          </w:rPr>
          <w:t xml:space="preserve"> </w:t>
        </w:r>
        <w:r w:rsidRPr="00BE0CF5" w:rsidDel="00F26737">
          <w:t>dataset</w:t>
        </w:r>
        <w:r w:rsidRPr="00BE0CF5" w:rsidDel="00F26737">
          <w:rPr>
            <w:lang w:val="en-GB"/>
          </w:rPr>
          <w:t xml:space="preserve"> </w:t>
        </w:r>
        <w:r w:rsidRPr="00BE0CF5" w:rsidDel="00F26737">
          <w:t>on</w:t>
        </w:r>
        <w:r w:rsidRPr="00BE0CF5" w:rsidDel="00F26737">
          <w:rPr>
            <w:lang w:val="en-GB"/>
          </w:rPr>
          <w:t xml:space="preserve"> </w:t>
        </w:r>
        <w:r w:rsidRPr="00BE0CF5" w:rsidDel="00F26737">
          <w:t xml:space="preserve">long-term observations allowed recalculating the critical (highest) temperature, when </w:t>
        </w:r>
        <w:r w:rsidRPr="00BE0CF5" w:rsidDel="00F26737">
          <w:rPr>
            <w:i/>
            <w:iCs/>
          </w:rPr>
          <w:t>C</w:t>
        </w:r>
        <w:r w:rsidR="003B106C" w:rsidRPr="00BE0CF5" w:rsidDel="00F26737">
          <w:rPr>
            <w:i/>
            <w:iCs/>
          </w:rPr>
          <w:t>.</w:t>
        </w:r>
        <w:r w:rsidRPr="00BE0CF5" w:rsidDel="00F26737">
          <w:rPr>
            <w:i/>
            <w:iCs/>
          </w:rPr>
          <w:t xml:space="preserve"> glacialis</w:t>
        </w:r>
        <w:r w:rsidRPr="00BE0CF5" w:rsidDel="00F26737">
          <w:t xml:space="preserve"> started </w:t>
        </w:r>
        <w:r w:rsidR="00DA2C92" w:rsidRPr="00BE0CF5" w:rsidDel="00F26737">
          <w:t>their</w:t>
        </w:r>
        <w:r w:rsidRPr="00BE0CF5" w:rsidDel="00F26737">
          <w:t xml:space="preserve"> migrat</w:t>
        </w:r>
        <w:r w:rsidR="00DA2C92" w:rsidRPr="00BE0CF5" w:rsidDel="00F26737">
          <w:t>ion</w:t>
        </w:r>
        <w:r w:rsidRPr="00BE0CF5" w:rsidDel="00F26737">
          <w:t xml:space="preserve"> </w:t>
        </w:r>
        <w:r w:rsidR="00DA2C92" w:rsidRPr="00BE0CF5" w:rsidDel="00F26737">
          <w:t xml:space="preserve">down to </w:t>
        </w:r>
        <w:r w:rsidRPr="00BE0CF5" w:rsidDel="00F26737">
          <w:t>deep</w:t>
        </w:r>
        <w:r w:rsidR="00DA2C92" w:rsidRPr="00BE0CF5" w:rsidDel="00F26737">
          <w:t xml:space="preserve"> layers</w:t>
        </w:r>
        <w:r w:rsidRPr="00BE0CF5" w:rsidDel="00F26737">
          <w:t xml:space="preserve"> </w:t>
        </w:r>
        <w:r w:rsidR="00B84DE0" w:rsidRPr="00BE0CF5" w:rsidDel="00F26737">
          <w:t>after</w:t>
        </w:r>
        <w:r w:rsidRPr="00BE0CF5" w:rsidDel="00F26737">
          <w:t xml:space="preserve"> surface water temperature </w:t>
        </w:r>
        <w:r w:rsidR="001D05A7" w:rsidRPr="00BE0CF5" w:rsidDel="00F26737">
          <w:t xml:space="preserve">has </w:t>
        </w:r>
        <w:r w:rsidRPr="00BE0CF5" w:rsidDel="00F26737">
          <w:t>increase</w:t>
        </w:r>
        <w:r w:rsidR="00B350A1" w:rsidRPr="00BE0CF5" w:rsidDel="00F26737">
          <w:t>d</w:t>
        </w:r>
        <w:r w:rsidRPr="00BE0CF5" w:rsidDel="00F26737">
          <w:t>. Surprisingly, naupliar and young copepodites (CI-CIII) exhibited high tolerance to wide temperature range, with the highest temperatures reached +7.7°C. The CIV and CV copepodites were less tolerant and left the surface layers when the water temperature exceeded +4°C. The females were the most vulnerable and preferred the narrow range of the water temperatures as -1.5 to +1.5°</w:t>
        </w:r>
        <w:commentRangeStart w:id="403"/>
        <w:r w:rsidRPr="00BE0CF5" w:rsidDel="00F26737">
          <w:t>C</w:t>
        </w:r>
        <w:commentRangeEnd w:id="403"/>
        <w:r w:rsidR="00202A18" w:rsidDel="00F26737">
          <w:rPr>
            <w:rStyle w:val="a8"/>
          </w:rPr>
          <w:commentReference w:id="403"/>
        </w:r>
        <w:r w:rsidRPr="00BE0CF5" w:rsidDel="00F26737">
          <w:t>.</w:t>
        </w:r>
        <w:commentRangeEnd w:id="401"/>
        <w:r w:rsidR="00E16874" w:rsidDel="00F26737">
          <w:rPr>
            <w:rStyle w:val="a8"/>
          </w:rPr>
          <w:commentReference w:id="401"/>
        </w:r>
      </w:moveFrom>
    </w:p>
    <w:moveFromRangeEnd w:id="400"/>
    <w:p w14:paraId="685F5FF5" w14:textId="29E010EA" w:rsidR="00F02D7F" w:rsidRDefault="00071D56" w:rsidP="00796D87">
      <w:pPr>
        <w:spacing w:line="360" w:lineRule="auto"/>
        <w:ind w:firstLine="720"/>
        <w:jc w:val="both"/>
      </w:pPr>
      <w:r>
        <w:rPr>
          <w:noProof/>
          <w:lang w:val="ru-RU"/>
        </w:rPr>
        <w:drawing>
          <wp:inline distT="0" distB="0" distL="0" distR="0" wp14:anchorId="2B812DF8" wp14:editId="44667695">
            <wp:extent cx="3856990" cy="6189980"/>
            <wp:effectExtent l="0" t="0" r="0" b="0"/>
            <wp:docPr id="9" name="Рисунок 9" descr="fig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6990" cy="6189980"/>
                    </a:xfrm>
                    <a:prstGeom prst="rect">
                      <a:avLst/>
                    </a:prstGeom>
                    <a:noFill/>
                    <a:ln>
                      <a:noFill/>
                    </a:ln>
                  </pic:spPr>
                </pic:pic>
              </a:graphicData>
            </a:graphic>
          </wp:inline>
        </w:drawing>
      </w:r>
    </w:p>
    <w:p w14:paraId="2DF11B43" w14:textId="1F32E24A" w:rsidR="00F02D7F" w:rsidRPr="00D34661" w:rsidRDefault="00F02D7F" w:rsidP="00F02D7F">
      <w:pPr>
        <w:jc w:val="both"/>
        <w:rPr>
          <w:sz w:val="20"/>
          <w:szCs w:val="20"/>
        </w:rPr>
      </w:pPr>
      <w:commentRangeStart w:id="404"/>
      <w:r w:rsidRPr="00D34661">
        <w:rPr>
          <w:b/>
          <w:bCs/>
          <w:sz w:val="20"/>
          <w:szCs w:val="20"/>
        </w:rPr>
        <w:t xml:space="preserve">Fig. </w:t>
      </w:r>
      <w:del w:id="405" w:author="Николай Усов" w:date="2020-05-18T16:53:00Z">
        <w:r w:rsidDel="00BC22E9">
          <w:rPr>
            <w:b/>
            <w:bCs/>
            <w:sz w:val="20"/>
            <w:szCs w:val="20"/>
          </w:rPr>
          <w:delText>5</w:delText>
        </w:r>
        <w:r w:rsidRPr="00D34661" w:rsidDel="00BC22E9">
          <w:rPr>
            <w:sz w:val="20"/>
            <w:szCs w:val="20"/>
          </w:rPr>
          <w:delText xml:space="preserve"> </w:delText>
        </w:r>
      </w:del>
      <w:ins w:id="406" w:author="Николай Усов" w:date="2020-05-18T16:53:00Z">
        <w:r w:rsidR="00BC22E9">
          <w:rPr>
            <w:b/>
            <w:bCs/>
            <w:sz w:val="20"/>
            <w:szCs w:val="20"/>
          </w:rPr>
          <w:t>6.</w:t>
        </w:r>
        <w:r w:rsidR="00BC22E9" w:rsidRPr="00D34661">
          <w:rPr>
            <w:sz w:val="20"/>
            <w:szCs w:val="20"/>
          </w:rPr>
          <w:t xml:space="preserve"> </w:t>
        </w:r>
      </w:ins>
      <w:r w:rsidRPr="00D34661">
        <w:rPr>
          <w:sz w:val="20"/>
          <w:szCs w:val="20"/>
        </w:rPr>
        <w:t xml:space="preserve">Daily vertical distribution of different developmental stages of </w:t>
      </w:r>
      <w:r w:rsidRPr="00D34661">
        <w:rPr>
          <w:i/>
          <w:iCs/>
          <w:sz w:val="20"/>
          <w:szCs w:val="20"/>
        </w:rPr>
        <w:t>Calanus glacialis</w:t>
      </w:r>
      <w:r w:rsidRPr="00D34661">
        <w:rPr>
          <w:sz w:val="20"/>
          <w:szCs w:val="20"/>
        </w:rPr>
        <w:t xml:space="preserve"> on diel stations, D-2: (a) early summer, July, 1-2, 199</w:t>
      </w:r>
      <w:r>
        <w:rPr>
          <w:sz w:val="20"/>
          <w:szCs w:val="20"/>
        </w:rPr>
        <w:t>8</w:t>
      </w:r>
      <w:r w:rsidRPr="00D34661">
        <w:rPr>
          <w:sz w:val="20"/>
          <w:szCs w:val="20"/>
        </w:rPr>
        <w:t xml:space="preserve">; (b) late summer, Sept, 27-28, 1997. Bars – daily mean; vertical lines – daily </w:t>
      </w:r>
      <w:commentRangeStart w:id="407"/>
      <w:r w:rsidRPr="00D34661">
        <w:rPr>
          <w:sz w:val="20"/>
          <w:szCs w:val="20"/>
        </w:rPr>
        <w:t>variability</w:t>
      </w:r>
      <w:commentRangeEnd w:id="404"/>
      <w:r w:rsidR="007358F2">
        <w:rPr>
          <w:rStyle w:val="a8"/>
        </w:rPr>
        <w:commentReference w:id="404"/>
      </w:r>
      <w:commentRangeEnd w:id="407"/>
      <w:r w:rsidR="004D073B">
        <w:rPr>
          <w:rStyle w:val="a8"/>
        </w:rPr>
        <w:commentReference w:id="407"/>
      </w:r>
      <w:ins w:id="408" w:author="Николай Усов" w:date="2020-05-18T17:34:00Z">
        <w:r w:rsidR="004D073B">
          <w:rPr>
            <w:sz w:val="20"/>
            <w:szCs w:val="20"/>
          </w:rPr>
          <w:t>.</w:t>
        </w:r>
      </w:ins>
    </w:p>
    <w:p w14:paraId="15AFAA57" w14:textId="77777777" w:rsidR="00F02D7F" w:rsidRDefault="00F02D7F" w:rsidP="00796D87">
      <w:pPr>
        <w:spacing w:line="360" w:lineRule="auto"/>
        <w:ind w:firstLine="720"/>
        <w:jc w:val="both"/>
      </w:pPr>
    </w:p>
    <w:p w14:paraId="0F268CA6" w14:textId="6794FB67" w:rsidR="00BE34BD" w:rsidRDefault="00247B41" w:rsidP="00796D87">
      <w:pPr>
        <w:spacing w:line="360" w:lineRule="auto"/>
        <w:ind w:firstLine="720"/>
        <w:jc w:val="both"/>
      </w:pPr>
      <w:r w:rsidRPr="00BE0CF5">
        <w:rPr>
          <w:lang w:val="en-GB"/>
        </w:rPr>
        <w:lastRenderedPageBreak/>
        <w:t>The cephalosome length in elder copepodites (CIV-CV) and females (CVI) did not differ through all the spring period (</w:t>
      </w:r>
      <w:r w:rsidRPr="00BE34BD">
        <w:rPr>
          <w:highlight w:val="red"/>
        </w:rPr>
        <w:t xml:space="preserve">Table </w:t>
      </w:r>
      <w:r w:rsidR="00F827B9">
        <w:t>3</w:t>
      </w:r>
      <w:r w:rsidRPr="00BE0CF5">
        <w:t>). The same was observed for L</w:t>
      </w:r>
      <w:r w:rsidRPr="00BE0CF5">
        <w:rPr>
          <w:vertAlign w:val="subscript"/>
        </w:rPr>
        <w:t>c</w:t>
      </w:r>
      <w:r w:rsidRPr="00BE0CF5">
        <w:t>/W ratio (</w:t>
      </w:r>
      <w:r w:rsidR="007358F2">
        <w:rPr>
          <w:highlight w:val="red"/>
        </w:rPr>
        <w:t xml:space="preserve">Fig. </w:t>
      </w:r>
      <w:del w:id="409" w:author="Николай Усов" w:date="2020-05-18T16:53:00Z">
        <w:r w:rsidR="007358F2" w:rsidRPr="00BC22E9" w:rsidDel="00BC22E9">
          <w:rPr>
            <w:highlight w:val="red"/>
          </w:rPr>
          <w:delText>6</w:delText>
        </w:r>
      </w:del>
      <w:ins w:id="410" w:author="Николай Усов" w:date="2020-05-18T16:53:00Z">
        <w:r w:rsidR="00BC22E9" w:rsidRPr="00BC22E9">
          <w:rPr>
            <w:highlight w:val="red"/>
            <w:rPrChange w:id="411" w:author="Николай Усов" w:date="2020-05-18T16:53:00Z">
              <w:rPr/>
            </w:rPrChange>
          </w:rPr>
          <w:t>7</w:t>
        </w:r>
      </w:ins>
      <w:r w:rsidRPr="00BE0CF5">
        <w:t>), however, with some exceptions for CV copepodites (</w:t>
      </w:r>
      <w:r w:rsidR="007358F2">
        <w:rPr>
          <w:highlight w:val="red"/>
        </w:rPr>
        <w:t xml:space="preserve">Fig. </w:t>
      </w:r>
      <w:del w:id="412" w:author="Николай Усов" w:date="2020-05-18T16:54:00Z">
        <w:r w:rsidR="007358F2" w:rsidDel="00BC22E9">
          <w:rPr>
            <w:highlight w:val="red"/>
          </w:rPr>
          <w:delText>6</w:delText>
        </w:r>
        <w:r w:rsidRPr="000C49F3" w:rsidDel="00BC22E9">
          <w:rPr>
            <w:highlight w:val="red"/>
          </w:rPr>
          <w:delText>b</w:delText>
        </w:r>
      </w:del>
      <w:ins w:id="413" w:author="Николай Усов" w:date="2020-05-18T16:54:00Z">
        <w:r w:rsidR="00BC22E9">
          <w:rPr>
            <w:highlight w:val="red"/>
          </w:rPr>
          <w:t>7</w:t>
        </w:r>
        <w:r w:rsidR="00BC22E9" w:rsidRPr="000C49F3">
          <w:rPr>
            <w:highlight w:val="red"/>
          </w:rPr>
          <w:t>b</w:t>
        </w:r>
      </w:ins>
      <w:r w:rsidRPr="00BE0CF5">
        <w:t>). Thus, copepodites sampled in upper (10-25 m) and deeper (25-</w:t>
      </w:r>
      <w:r w:rsidR="007F6059" w:rsidRPr="00BE0CF5">
        <w:t>100</w:t>
      </w:r>
      <w:r w:rsidRPr="00BE0CF5">
        <w:t xml:space="preserve"> m) layer in in 6</w:t>
      </w:r>
      <w:r w:rsidR="0083438E">
        <w:t>-</w:t>
      </w:r>
      <w:r w:rsidRPr="00BE0CF5">
        <w:t>-12 weeks after the ice melt, differed significantly in L</w:t>
      </w:r>
      <w:r w:rsidRPr="00BE0CF5">
        <w:rPr>
          <w:vertAlign w:val="subscript"/>
        </w:rPr>
        <w:t>c</w:t>
      </w:r>
      <w:r w:rsidRPr="00BE0CF5">
        <w:t>/W ratio, when more elongated specimens (higher L</w:t>
      </w:r>
      <w:r w:rsidRPr="00BE0CF5">
        <w:rPr>
          <w:vertAlign w:val="subscript"/>
        </w:rPr>
        <w:t>c</w:t>
      </w:r>
      <w:r w:rsidRPr="00BE0CF5">
        <w:t>/W ratio) tended to occupy deeper layers.</w:t>
      </w:r>
    </w:p>
    <w:p w14:paraId="54EE62E4" w14:textId="77777777" w:rsidR="00BE34BD" w:rsidRDefault="00BE34BD" w:rsidP="00796D87">
      <w:pPr>
        <w:spacing w:line="360" w:lineRule="auto"/>
        <w:ind w:firstLine="720"/>
        <w:jc w:val="both"/>
        <w:sectPr w:rsidR="00BE34BD" w:rsidSect="009831D1">
          <w:headerReference w:type="even" r:id="rId22"/>
          <w:headerReference w:type="default" r:id="rId23"/>
          <w:pgSz w:w="11906" w:h="16838" w:code="9"/>
          <w:pgMar w:top="1134" w:right="851" w:bottom="1134" w:left="1440" w:header="709" w:footer="709" w:gutter="0"/>
          <w:lnNumType w:countBy="1"/>
          <w:cols w:space="708"/>
          <w:docGrid w:linePitch="360"/>
        </w:sectPr>
      </w:pPr>
    </w:p>
    <w:p w14:paraId="5854B392" w14:textId="77777777" w:rsidR="00BE34BD" w:rsidRPr="00391647" w:rsidRDefault="00BE34BD" w:rsidP="00BE34BD">
      <w:pPr>
        <w:rPr>
          <w:sz w:val="20"/>
          <w:szCs w:val="20"/>
        </w:rPr>
      </w:pPr>
      <w:r w:rsidRPr="00C57F66">
        <w:rPr>
          <w:sz w:val="20"/>
          <w:szCs w:val="20"/>
          <w:highlight w:val="red"/>
        </w:rPr>
        <w:lastRenderedPageBreak/>
        <w:t xml:space="preserve">Table </w:t>
      </w:r>
      <w:r w:rsidR="00F827B9">
        <w:rPr>
          <w:sz w:val="20"/>
          <w:szCs w:val="20"/>
          <w:highlight w:val="red"/>
        </w:rPr>
        <w:t>3</w:t>
      </w:r>
      <w:r w:rsidRPr="00C57F66">
        <w:rPr>
          <w:sz w:val="20"/>
          <w:szCs w:val="20"/>
          <w:highlight w:val="red"/>
        </w:rPr>
        <w:t>.</w:t>
      </w:r>
      <w:r w:rsidRPr="00391647">
        <w:rPr>
          <w:sz w:val="20"/>
          <w:szCs w:val="20"/>
        </w:rPr>
        <w:t xml:space="preserve"> Cephalosome length</w:t>
      </w:r>
      <w:r w:rsidR="00B7550B" w:rsidRPr="00B7550B">
        <w:rPr>
          <w:sz w:val="20"/>
          <w:szCs w:val="20"/>
        </w:rPr>
        <w:t xml:space="preserve"> </w:t>
      </w:r>
      <w:r w:rsidR="00B7550B">
        <w:rPr>
          <w:sz w:val="20"/>
          <w:szCs w:val="20"/>
        </w:rPr>
        <w:t>of</w:t>
      </w:r>
      <w:r w:rsidR="00B7550B" w:rsidRPr="00391647">
        <w:rPr>
          <w:sz w:val="20"/>
          <w:szCs w:val="20"/>
        </w:rPr>
        <w:t xml:space="preserve"> </w:t>
      </w:r>
      <w:r w:rsidR="00B7550B" w:rsidRPr="00391647">
        <w:rPr>
          <w:i/>
          <w:iCs/>
          <w:sz w:val="20"/>
          <w:szCs w:val="20"/>
        </w:rPr>
        <w:t>Calanus glacialis</w:t>
      </w:r>
      <w:r w:rsidRPr="00391647">
        <w:rPr>
          <w:sz w:val="20"/>
          <w:szCs w:val="20"/>
        </w:rPr>
        <w:t>, L</w:t>
      </w:r>
      <w:r w:rsidRPr="00391647">
        <w:rPr>
          <w:sz w:val="20"/>
          <w:szCs w:val="20"/>
          <w:vertAlign w:val="subscript"/>
        </w:rPr>
        <w:t>c</w:t>
      </w:r>
      <w:r w:rsidRPr="00391647">
        <w:rPr>
          <w:sz w:val="20"/>
          <w:szCs w:val="20"/>
        </w:rPr>
        <w:t xml:space="preserve">, </w:t>
      </w:r>
      <w:r w:rsidRPr="00391647">
        <w:rPr>
          <w:i/>
          <w:iCs/>
          <w:sz w:val="20"/>
          <w:szCs w:val="20"/>
        </w:rPr>
        <w:t>mm</w:t>
      </w:r>
      <w:r w:rsidRPr="00391647">
        <w:rPr>
          <w:sz w:val="20"/>
          <w:szCs w:val="20"/>
        </w:rPr>
        <w:t>, spring and early summer period of 2005-2008</w:t>
      </w:r>
      <w:r>
        <w:rPr>
          <w:sz w:val="20"/>
          <w:szCs w:val="20"/>
        </w:rPr>
        <w:t xml:space="preserve">, </w:t>
      </w:r>
      <w:r w:rsidRPr="00BE34BD">
        <w:rPr>
          <w:bCs/>
          <w:sz w:val="20"/>
          <w:szCs w:val="20"/>
        </w:rPr>
        <w:t xml:space="preserve">mean ± </w:t>
      </w:r>
      <w:r w:rsidRPr="00BE34BD">
        <w:rPr>
          <w:bCs/>
          <w:i/>
          <w:iCs/>
          <w:sz w:val="20"/>
          <w:szCs w:val="20"/>
        </w:rPr>
        <w:t>SD</w:t>
      </w:r>
      <w:r w:rsidRPr="00391647">
        <w:rPr>
          <w:sz w:val="20"/>
          <w:szCs w:val="20"/>
        </w:rPr>
        <w:t>.</w:t>
      </w:r>
      <w:r>
        <w:rPr>
          <w:sz w:val="20"/>
          <w:szCs w:val="20"/>
        </w:rPr>
        <w:t xml:space="preserve"> Asterisks* indicate the data cited under </w:t>
      </w:r>
      <w:r w:rsidRPr="00E51A94">
        <w:rPr>
          <w:i/>
          <w:iCs/>
          <w:sz w:val="20"/>
          <w:szCs w:val="20"/>
        </w:rPr>
        <w:t>Ashjian et al.</w:t>
      </w:r>
      <w:r>
        <w:rPr>
          <w:sz w:val="20"/>
          <w:szCs w:val="20"/>
        </w:rPr>
        <w:t xml:space="preserve"> 2003.</w:t>
      </w:r>
    </w:p>
    <w:p w14:paraId="4479D3B6" w14:textId="77777777" w:rsidR="00BE34BD" w:rsidRPr="00391647" w:rsidRDefault="00BE34BD" w:rsidP="00BE34BD">
      <w:pPr>
        <w:rPr>
          <w:sz w:val="20"/>
          <w:szCs w:val="20"/>
        </w:rPr>
      </w:pPr>
    </w:p>
    <w:tbl>
      <w:tblPr>
        <w:tblW w:w="13320" w:type="dxa"/>
        <w:tblInd w:w="108" w:type="dxa"/>
        <w:tblLook w:val="0000" w:firstRow="0" w:lastRow="0" w:firstColumn="0" w:lastColumn="0" w:noHBand="0" w:noVBand="0"/>
      </w:tblPr>
      <w:tblGrid>
        <w:gridCol w:w="1216"/>
        <w:gridCol w:w="3076"/>
        <w:gridCol w:w="976"/>
        <w:gridCol w:w="1932"/>
        <w:gridCol w:w="1080"/>
        <w:gridCol w:w="2160"/>
        <w:gridCol w:w="1080"/>
        <w:gridCol w:w="1800"/>
      </w:tblGrid>
      <w:tr w:rsidR="00BE34BD" w:rsidRPr="00391647" w14:paraId="1572B0B1" w14:textId="77777777" w:rsidTr="002D4BD8">
        <w:trPr>
          <w:trHeight w:val="528"/>
        </w:trPr>
        <w:tc>
          <w:tcPr>
            <w:tcW w:w="1216" w:type="dxa"/>
            <w:tcBorders>
              <w:top w:val="single" w:sz="8" w:space="0" w:color="auto"/>
              <w:left w:val="nil"/>
              <w:bottom w:val="nil"/>
              <w:right w:val="nil"/>
            </w:tcBorders>
            <w:shd w:val="clear" w:color="auto" w:fill="auto"/>
            <w:noWrap/>
            <w:vAlign w:val="bottom"/>
          </w:tcPr>
          <w:p w14:paraId="10BBC7A2" w14:textId="77777777" w:rsidR="00BE34BD" w:rsidRPr="00B7550B" w:rsidRDefault="00BE34BD" w:rsidP="002D4BD8">
            <w:pPr>
              <w:jc w:val="center"/>
              <w:rPr>
                <w:b/>
                <w:bCs/>
                <w:sz w:val="20"/>
                <w:szCs w:val="20"/>
                <w:highlight w:val="yellow"/>
              </w:rPr>
            </w:pPr>
            <w:r w:rsidRPr="00B7550B">
              <w:rPr>
                <w:b/>
                <w:bCs/>
                <w:sz w:val="20"/>
                <w:szCs w:val="20"/>
                <w:highlight w:val="yellow"/>
              </w:rPr>
              <w:t>period #</w:t>
            </w:r>
          </w:p>
        </w:tc>
        <w:tc>
          <w:tcPr>
            <w:tcW w:w="3076" w:type="dxa"/>
            <w:tcBorders>
              <w:top w:val="single" w:sz="8" w:space="0" w:color="auto"/>
              <w:left w:val="nil"/>
              <w:bottom w:val="nil"/>
              <w:right w:val="nil"/>
            </w:tcBorders>
            <w:shd w:val="clear" w:color="auto" w:fill="auto"/>
            <w:noWrap/>
            <w:vAlign w:val="bottom"/>
          </w:tcPr>
          <w:p w14:paraId="0EE65584" w14:textId="77777777" w:rsidR="00BE34BD" w:rsidRPr="00391647" w:rsidRDefault="00B7550B" w:rsidP="00B7550B">
            <w:pPr>
              <w:jc w:val="center"/>
              <w:rPr>
                <w:b/>
                <w:bCs/>
                <w:sz w:val="20"/>
                <w:szCs w:val="20"/>
              </w:rPr>
            </w:pPr>
            <w:r>
              <w:rPr>
                <w:b/>
                <w:bCs/>
                <w:sz w:val="20"/>
                <w:szCs w:val="20"/>
              </w:rPr>
              <w:t>P</w:t>
            </w:r>
            <w:r w:rsidR="00BE34BD" w:rsidRPr="00391647">
              <w:rPr>
                <w:b/>
                <w:bCs/>
                <w:sz w:val="20"/>
                <w:szCs w:val="20"/>
              </w:rPr>
              <w:t xml:space="preserve">eriod </w:t>
            </w:r>
          </w:p>
        </w:tc>
        <w:tc>
          <w:tcPr>
            <w:tcW w:w="976" w:type="dxa"/>
            <w:tcBorders>
              <w:top w:val="single" w:sz="8" w:space="0" w:color="auto"/>
              <w:left w:val="nil"/>
              <w:bottom w:val="nil"/>
              <w:right w:val="nil"/>
            </w:tcBorders>
            <w:shd w:val="clear" w:color="auto" w:fill="auto"/>
            <w:noWrap/>
            <w:vAlign w:val="bottom"/>
          </w:tcPr>
          <w:p w14:paraId="356B5D41" w14:textId="77777777" w:rsidR="00BE34BD" w:rsidRPr="00391647" w:rsidRDefault="00B7550B" w:rsidP="002D4BD8">
            <w:pPr>
              <w:jc w:val="center"/>
              <w:rPr>
                <w:b/>
                <w:bCs/>
                <w:sz w:val="20"/>
                <w:szCs w:val="20"/>
              </w:rPr>
            </w:pPr>
            <w:r>
              <w:rPr>
                <w:b/>
                <w:bCs/>
                <w:sz w:val="20"/>
                <w:szCs w:val="20"/>
              </w:rPr>
              <w:t>S</w:t>
            </w:r>
            <w:r w:rsidR="00BE34BD" w:rsidRPr="00391647">
              <w:rPr>
                <w:b/>
                <w:bCs/>
                <w:sz w:val="20"/>
                <w:szCs w:val="20"/>
              </w:rPr>
              <w:t>tage</w:t>
            </w:r>
          </w:p>
        </w:tc>
        <w:tc>
          <w:tcPr>
            <w:tcW w:w="1932" w:type="dxa"/>
            <w:tcBorders>
              <w:top w:val="single" w:sz="8" w:space="0" w:color="auto"/>
              <w:left w:val="nil"/>
              <w:bottom w:val="nil"/>
              <w:right w:val="nil"/>
            </w:tcBorders>
            <w:shd w:val="clear" w:color="auto" w:fill="auto"/>
            <w:noWrap/>
            <w:vAlign w:val="bottom"/>
          </w:tcPr>
          <w:p w14:paraId="72E55835" w14:textId="77777777" w:rsidR="00BE34BD" w:rsidRPr="00391647" w:rsidRDefault="00BE34BD" w:rsidP="002D4BD8">
            <w:pPr>
              <w:jc w:val="center"/>
              <w:rPr>
                <w:b/>
                <w:bCs/>
                <w:sz w:val="20"/>
                <w:szCs w:val="20"/>
              </w:rPr>
            </w:pPr>
            <w:r w:rsidRPr="00391647">
              <w:rPr>
                <w:b/>
                <w:bCs/>
                <w:sz w:val="20"/>
                <w:szCs w:val="20"/>
              </w:rPr>
              <w:t xml:space="preserve">0-25 </w:t>
            </w:r>
            <w:r w:rsidRPr="00391647">
              <w:rPr>
                <w:b/>
                <w:bCs/>
                <w:i/>
                <w:iCs/>
                <w:sz w:val="20"/>
                <w:szCs w:val="20"/>
              </w:rPr>
              <w:t>m</w:t>
            </w:r>
          </w:p>
        </w:tc>
        <w:tc>
          <w:tcPr>
            <w:tcW w:w="1080" w:type="dxa"/>
            <w:tcBorders>
              <w:top w:val="single" w:sz="8" w:space="0" w:color="auto"/>
              <w:left w:val="nil"/>
              <w:bottom w:val="nil"/>
              <w:right w:val="nil"/>
            </w:tcBorders>
            <w:shd w:val="clear" w:color="auto" w:fill="auto"/>
            <w:noWrap/>
            <w:vAlign w:val="bottom"/>
          </w:tcPr>
          <w:p w14:paraId="6375E209" w14:textId="77777777" w:rsidR="00BE34BD" w:rsidRPr="00391647" w:rsidRDefault="00BE34BD" w:rsidP="002D4BD8">
            <w:pPr>
              <w:jc w:val="center"/>
              <w:rPr>
                <w:b/>
                <w:bCs/>
                <w:sz w:val="20"/>
                <w:szCs w:val="20"/>
              </w:rPr>
            </w:pPr>
            <w:r w:rsidRPr="00391647">
              <w:rPr>
                <w:b/>
                <w:bCs/>
                <w:sz w:val="20"/>
                <w:szCs w:val="20"/>
              </w:rPr>
              <w:t>n</w:t>
            </w:r>
          </w:p>
        </w:tc>
        <w:tc>
          <w:tcPr>
            <w:tcW w:w="2160" w:type="dxa"/>
            <w:tcBorders>
              <w:top w:val="single" w:sz="8" w:space="0" w:color="auto"/>
              <w:left w:val="nil"/>
              <w:bottom w:val="nil"/>
              <w:right w:val="nil"/>
            </w:tcBorders>
            <w:shd w:val="clear" w:color="auto" w:fill="auto"/>
            <w:noWrap/>
            <w:vAlign w:val="bottom"/>
          </w:tcPr>
          <w:p w14:paraId="3C6D6BFB" w14:textId="77777777" w:rsidR="00BE34BD" w:rsidRPr="00391647" w:rsidRDefault="00BE34BD" w:rsidP="002D4BD8">
            <w:pPr>
              <w:jc w:val="center"/>
              <w:rPr>
                <w:b/>
                <w:bCs/>
                <w:sz w:val="20"/>
                <w:szCs w:val="20"/>
              </w:rPr>
            </w:pPr>
            <w:r w:rsidRPr="00391647">
              <w:rPr>
                <w:b/>
                <w:bCs/>
                <w:sz w:val="20"/>
                <w:szCs w:val="20"/>
              </w:rPr>
              <w:t>25-</w:t>
            </w:r>
            <w:r>
              <w:rPr>
                <w:b/>
                <w:bCs/>
                <w:sz w:val="20"/>
                <w:szCs w:val="20"/>
              </w:rPr>
              <w:t>100</w:t>
            </w:r>
            <w:r w:rsidRPr="00391647">
              <w:rPr>
                <w:b/>
                <w:bCs/>
                <w:sz w:val="20"/>
                <w:szCs w:val="20"/>
              </w:rPr>
              <w:t xml:space="preserve"> </w:t>
            </w:r>
            <w:r w:rsidRPr="00391647">
              <w:rPr>
                <w:b/>
                <w:bCs/>
                <w:i/>
                <w:iCs/>
                <w:sz w:val="20"/>
                <w:szCs w:val="20"/>
              </w:rPr>
              <w:t>m</w:t>
            </w:r>
          </w:p>
        </w:tc>
        <w:tc>
          <w:tcPr>
            <w:tcW w:w="1080" w:type="dxa"/>
            <w:tcBorders>
              <w:top w:val="single" w:sz="8" w:space="0" w:color="auto"/>
              <w:left w:val="nil"/>
              <w:bottom w:val="nil"/>
              <w:right w:val="nil"/>
            </w:tcBorders>
            <w:shd w:val="clear" w:color="auto" w:fill="auto"/>
            <w:noWrap/>
            <w:vAlign w:val="bottom"/>
          </w:tcPr>
          <w:p w14:paraId="4CD44790" w14:textId="77777777" w:rsidR="00BE34BD" w:rsidRPr="00391647" w:rsidRDefault="00BE34BD" w:rsidP="002D4BD8">
            <w:pPr>
              <w:jc w:val="center"/>
              <w:rPr>
                <w:b/>
                <w:bCs/>
                <w:sz w:val="20"/>
                <w:szCs w:val="20"/>
              </w:rPr>
            </w:pPr>
            <w:r w:rsidRPr="00391647">
              <w:rPr>
                <w:b/>
                <w:bCs/>
                <w:sz w:val="20"/>
                <w:szCs w:val="20"/>
              </w:rPr>
              <w:t>n</w:t>
            </w:r>
          </w:p>
        </w:tc>
        <w:tc>
          <w:tcPr>
            <w:tcW w:w="1800" w:type="dxa"/>
            <w:tcBorders>
              <w:top w:val="single" w:sz="8" w:space="0" w:color="auto"/>
              <w:left w:val="nil"/>
              <w:bottom w:val="nil"/>
              <w:right w:val="nil"/>
            </w:tcBorders>
            <w:shd w:val="clear" w:color="auto" w:fill="auto"/>
            <w:noWrap/>
            <w:vAlign w:val="bottom"/>
          </w:tcPr>
          <w:p w14:paraId="06CA2ED1" w14:textId="77777777" w:rsidR="00BE34BD" w:rsidRPr="00391647" w:rsidRDefault="00BE34BD" w:rsidP="002D4BD8">
            <w:pPr>
              <w:jc w:val="center"/>
              <w:rPr>
                <w:b/>
                <w:bCs/>
                <w:i/>
                <w:iCs/>
                <w:sz w:val="20"/>
                <w:szCs w:val="20"/>
              </w:rPr>
            </w:pPr>
            <w:r w:rsidRPr="00391647">
              <w:rPr>
                <w:b/>
                <w:bCs/>
                <w:i/>
                <w:iCs/>
                <w:sz w:val="20"/>
                <w:szCs w:val="20"/>
              </w:rPr>
              <w:t>p</w:t>
            </w:r>
          </w:p>
        </w:tc>
      </w:tr>
      <w:tr w:rsidR="00BE34BD" w:rsidRPr="00391647" w14:paraId="3E78464B" w14:textId="77777777" w:rsidTr="002D4BD8">
        <w:trPr>
          <w:trHeight w:val="216"/>
        </w:trPr>
        <w:tc>
          <w:tcPr>
            <w:tcW w:w="1216" w:type="dxa"/>
            <w:tcBorders>
              <w:top w:val="nil"/>
              <w:left w:val="nil"/>
              <w:bottom w:val="single" w:sz="8" w:space="0" w:color="auto"/>
              <w:right w:val="nil"/>
            </w:tcBorders>
            <w:shd w:val="clear" w:color="auto" w:fill="auto"/>
            <w:noWrap/>
            <w:vAlign w:val="bottom"/>
          </w:tcPr>
          <w:p w14:paraId="6BF12295" w14:textId="77777777" w:rsidR="00BE34BD" w:rsidRPr="00B7550B" w:rsidRDefault="00BE34BD" w:rsidP="002D4BD8">
            <w:pPr>
              <w:rPr>
                <w:rFonts w:ascii="Arial" w:hAnsi="Arial"/>
                <w:sz w:val="20"/>
                <w:szCs w:val="20"/>
                <w:highlight w:val="yellow"/>
              </w:rPr>
            </w:pPr>
            <w:r w:rsidRPr="00B7550B">
              <w:rPr>
                <w:rFonts w:ascii="Arial" w:hAnsi="Arial"/>
                <w:sz w:val="20"/>
                <w:szCs w:val="20"/>
                <w:highlight w:val="yellow"/>
              </w:rPr>
              <w:t> </w:t>
            </w:r>
          </w:p>
        </w:tc>
        <w:tc>
          <w:tcPr>
            <w:tcW w:w="3076" w:type="dxa"/>
            <w:tcBorders>
              <w:top w:val="nil"/>
              <w:left w:val="nil"/>
              <w:bottom w:val="single" w:sz="8" w:space="0" w:color="auto"/>
              <w:right w:val="nil"/>
            </w:tcBorders>
            <w:shd w:val="clear" w:color="auto" w:fill="auto"/>
            <w:noWrap/>
            <w:vAlign w:val="bottom"/>
          </w:tcPr>
          <w:p w14:paraId="1CC89562"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976" w:type="dxa"/>
            <w:tcBorders>
              <w:top w:val="nil"/>
              <w:left w:val="nil"/>
              <w:bottom w:val="single" w:sz="4" w:space="0" w:color="auto"/>
              <w:right w:val="nil"/>
            </w:tcBorders>
            <w:shd w:val="clear" w:color="auto" w:fill="auto"/>
            <w:noWrap/>
            <w:vAlign w:val="bottom"/>
          </w:tcPr>
          <w:p w14:paraId="56178FC4"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1932" w:type="dxa"/>
            <w:tcBorders>
              <w:top w:val="nil"/>
              <w:left w:val="nil"/>
              <w:bottom w:val="single" w:sz="4" w:space="0" w:color="auto"/>
              <w:right w:val="nil"/>
            </w:tcBorders>
            <w:shd w:val="clear" w:color="auto" w:fill="auto"/>
            <w:noWrap/>
            <w:vAlign w:val="bottom"/>
          </w:tcPr>
          <w:p w14:paraId="60F330C3"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1080" w:type="dxa"/>
            <w:tcBorders>
              <w:top w:val="nil"/>
              <w:left w:val="nil"/>
              <w:bottom w:val="single" w:sz="4" w:space="0" w:color="auto"/>
              <w:right w:val="nil"/>
            </w:tcBorders>
            <w:shd w:val="clear" w:color="auto" w:fill="auto"/>
            <w:noWrap/>
            <w:vAlign w:val="bottom"/>
          </w:tcPr>
          <w:p w14:paraId="6CA28B85"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2160" w:type="dxa"/>
            <w:tcBorders>
              <w:top w:val="nil"/>
              <w:left w:val="nil"/>
              <w:bottom w:val="single" w:sz="4" w:space="0" w:color="auto"/>
              <w:right w:val="nil"/>
            </w:tcBorders>
            <w:shd w:val="clear" w:color="auto" w:fill="auto"/>
            <w:noWrap/>
            <w:vAlign w:val="bottom"/>
          </w:tcPr>
          <w:p w14:paraId="32CF4FA0"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1080" w:type="dxa"/>
            <w:tcBorders>
              <w:top w:val="nil"/>
              <w:left w:val="nil"/>
              <w:bottom w:val="single" w:sz="4" w:space="0" w:color="auto"/>
              <w:right w:val="nil"/>
            </w:tcBorders>
            <w:shd w:val="clear" w:color="auto" w:fill="auto"/>
            <w:noWrap/>
            <w:vAlign w:val="bottom"/>
          </w:tcPr>
          <w:p w14:paraId="562E6C97"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1800" w:type="dxa"/>
            <w:tcBorders>
              <w:top w:val="nil"/>
              <w:left w:val="nil"/>
              <w:bottom w:val="single" w:sz="4" w:space="0" w:color="auto"/>
              <w:right w:val="nil"/>
            </w:tcBorders>
            <w:shd w:val="clear" w:color="auto" w:fill="auto"/>
            <w:noWrap/>
            <w:vAlign w:val="bottom"/>
          </w:tcPr>
          <w:p w14:paraId="4E08B0ED" w14:textId="77777777" w:rsidR="00BE34BD" w:rsidRPr="00391647" w:rsidRDefault="00BE34BD" w:rsidP="002D4BD8">
            <w:pPr>
              <w:rPr>
                <w:rFonts w:ascii="Arial" w:hAnsi="Arial"/>
                <w:sz w:val="20"/>
                <w:szCs w:val="20"/>
              </w:rPr>
            </w:pPr>
            <w:r w:rsidRPr="00391647">
              <w:rPr>
                <w:rFonts w:ascii="Arial" w:hAnsi="Arial"/>
                <w:sz w:val="20"/>
                <w:szCs w:val="20"/>
              </w:rPr>
              <w:t> </w:t>
            </w:r>
          </w:p>
        </w:tc>
      </w:tr>
      <w:tr w:rsidR="00BE34BD" w:rsidRPr="00391647" w14:paraId="10DF6A60" w14:textId="77777777" w:rsidTr="002D4BD8">
        <w:trPr>
          <w:trHeight w:val="396"/>
        </w:trPr>
        <w:tc>
          <w:tcPr>
            <w:tcW w:w="1216" w:type="dxa"/>
            <w:tcBorders>
              <w:top w:val="nil"/>
              <w:left w:val="nil"/>
              <w:bottom w:val="nil"/>
              <w:right w:val="nil"/>
            </w:tcBorders>
            <w:shd w:val="clear" w:color="auto" w:fill="auto"/>
            <w:noWrap/>
            <w:vAlign w:val="bottom"/>
          </w:tcPr>
          <w:p w14:paraId="272D8F0D" w14:textId="77777777" w:rsidR="00BE34BD" w:rsidRPr="00B7550B" w:rsidRDefault="00BE34BD" w:rsidP="002D4BD8">
            <w:pPr>
              <w:jc w:val="center"/>
              <w:rPr>
                <w:sz w:val="20"/>
                <w:szCs w:val="20"/>
                <w:highlight w:val="yellow"/>
              </w:rPr>
            </w:pPr>
            <w:r w:rsidRPr="00B7550B">
              <w:rPr>
                <w:sz w:val="20"/>
                <w:szCs w:val="20"/>
                <w:highlight w:val="yellow"/>
              </w:rPr>
              <w:t>period 1</w:t>
            </w:r>
          </w:p>
        </w:tc>
        <w:tc>
          <w:tcPr>
            <w:tcW w:w="3076" w:type="dxa"/>
            <w:tcBorders>
              <w:top w:val="nil"/>
              <w:left w:val="nil"/>
              <w:bottom w:val="nil"/>
              <w:right w:val="nil"/>
            </w:tcBorders>
            <w:shd w:val="clear" w:color="auto" w:fill="auto"/>
            <w:noWrap/>
            <w:vAlign w:val="bottom"/>
          </w:tcPr>
          <w:p w14:paraId="19D5BD77" w14:textId="77777777" w:rsidR="00BE34BD" w:rsidRPr="00391647" w:rsidRDefault="00BE34BD" w:rsidP="002D4BD8">
            <w:pPr>
              <w:jc w:val="center"/>
              <w:rPr>
                <w:sz w:val="20"/>
                <w:szCs w:val="20"/>
              </w:rPr>
            </w:pPr>
            <w:r w:rsidRPr="00391647">
              <w:rPr>
                <w:sz w:val="20"/>
                <w:szCs w:val="20"/>
              </w:rPr>
              <w:t xml:space="preserve">solid ice </w:t>
            </w:r>
          </w:p>
        </w:tc>
        <w:tc>
          <w:tcPr>
            <w:tcW w:w="976" w:type="dxa"/>
            <w:tcBorders>
              <w:top w:val="single" w:sz="4" w:space="0" w:color="auto"/>
              <w:left w:val="nil"/>
              <w:right w:val="nil"/>
            </w:tcBorders>
            <w:shd w:val="clear" w:color="auto" w:fill="auto"/>
            <w:noWrap/>
            <w:vAlign w:val="bottom"/>
          </w:tcPr>
          <w:p w14:paraId="37D24C9B" w14:textId="77777777" w:rsidR="00BE34BD" w:rsidRPr="00391647" w:rsidRDefault="00BE34BD" w:rsidP="002D4BD8">
            <w:pPr>
              <w:jc w:val="center"/>
              <w:rPr>
                <w:sz w:val="20"/>
                <w:szCs w:val="20"/>
              </w:rPr>
            </w:pPr>
            <w:r w:rsidRPr="00391647">
              <w:rPr>
                <w:sz w:val="20"/>
                <w:szCs w:val="20"/>
              </w:rPr>
              <w:t>CIV</w:t>
            </w:r>
          </w:p>
        </w:tc>
        <w:tc>
          <w:tcPr>
            <w:tcW w:w="1932" w:type="dxa"/>
            <w:tcBorders>
              <w:top w:val="single" w:sz="4" w:space="0" w:color="auto"/>
              <w:left w:val="nil"/>
              <w:right w:val="nil"/>
            </w:tcBorders>
            <w:shd w:val="clear" w:color="auto" w:fill="auto"/>
            <w:noWrap/>
            <w:vAlign w:val="bottom"/>
          </w:tcPr>
          <w:p w14:paraId="19D1B000" w14:textId="77777777" w:rsidR="00BE34BD" w:rsidRPr="00391647" w:rsidRDefault="00BE34BD" w:rsidP="002D4BD8">
            <w:pPr>
              <w:jc w:val="center"/>
              <w:rPr>
                <w:sz w:val="20"/>
                <w:szCs w:val="20"/>
              </w:rPr>
            </w:pPr>
            <w:r w:rsidRPr="00391647">
              <w:rPr>
                <w:sz w:val="20"/>
                <w:szCs w:val="20"/>
              </w:rPr>
              <w:t xml:space="preserve">2.34 ± </w:t>
            </w:r>
            <w:r w:rsidRPr="00391647">
              <w:rPr>
                <w:i/>
                <w:iCs/>
                <w:sz w:val="20"/>
                <w:szCs w:val="20"/>
              </w:rPr>
              <w:t>.19</w:t>
            </w:r>
          </w:p>
        </w:tc>
        <w:tc>
          <w:tcPr>
            <w:tcW w:w="1080" w:type="dxa"/>
            <w:tcBorders>
              <w:top w:val="single" w:sz="4" w:space="0" w:color="auto"/>
              <w:left w:val="nil"/>
              <w:right w:val="nil"/>
            </w:tcBorders>
            <w:shd w:val="clear" w:color="auto" w:fill="auto"/>
            <w:noWrap/>
            <w:vAlign w:val="bottom"/>
          </w:tcPr>
          <w:p w14:paraId="1C59B3BD" w14:textId="77777777" w:rsidR="00BE34BD" w:rsidRPr="00391647" w:rsidRDefault="00BE34BD" w:rsidP="002D4BD8">
            <w:pPr>
              <w:jc w:val="center"/>
              <w:rPr>
                <w:sz w:val="20"/>
                <w:szCs w:val="20"/>
              </w:rPr>
            </w:pPr>
            <w:r w:rsidRPr="00391647">
              <w:rPr>
                <w:sz w:val="20"/>
                <w:szCs w:val="20"/>
              </w:rPr>
              <w:t>14</w:t>
            </w:r>
          </w:p>
        </w:tc>
        <w:tc>
          <w:tcPr>
            <w:tcW w:w="2160" w:type="dxa"/>
            <w:tcBorders>
              <w:top w:val="single" w:sz="4" w:space="0" w:color="auto"/>
              <w:left w:val="nil"/>
              <w:right w:val="nil"/>
            </w:tcBorders>
            <w:shd w:val="clear" w:color="auto" w:fill="auto"/>
            <w:noWrap/>
            <w:vAlign w:val="bottom"/>
          </w:tcPr>
          <w:p w14:paraId="385114EE" w14:textId="77777777" w:rsidR="00BE34BD" w:rsidRPr="00391647" w:rsidRDefault="00BE34BD" w:rsidP="002D4BD8">
            <w:pPr>
              <w:jc w:val="center"/>
              <w:rPr>
                <w:sz w:val="20"/>
                <w:szCs w:val="20"/>
              </w:rPr>
            </w:pPr>
            <w:r w:rsidRPr="00391647">
              <w:rPr>
                <w:sz w:val="20"/>
                <w:szCs w:val="20"/>
              </w:rPr>
              <w:t>2.39 ± .</w:t>
            </w:r>
            <w:r w:rsidRPr="00391647">
              <w:rPr>
                <w:i/>
                <w:iCs/>
                <w:sz w:val="20"/>
                <w:szCs w:val="20"/>
              </w:rPr>
              <w:t>10</w:t>
            </w:r>
          </w:p>
        </w:tc>
        <w:tc>
          <w:tcPr>
            <w:tcW w:w="1080" w:type="dxa"/>
            <w:tcBorders>
              <w:top w:val="single" w:sz="4" w:space="0" w:color="auto"/>
              <w:left w:val="nil"/>
              <w:right w:val="nil"/>
            </w:tcBorders>
            <w:shd w:val="clear" w:color="auto" w:fill="auto"/>
            <w:noWrap/>
            <w:vAlign w:val="bottom"/>
          </w:tcPr>
          <w:p w14:paraId="199CBBF1" w14:textId="77777777" w:rsidR="00BE34BD" w:rsidRPr="00391647" w:rsidRDefault="00BE34BD" w:rsidP="002D4BD8">
            <w:pPr>
              <w:jc w:val="center"/>
              <w:rPr>
                <w:sz w:val="20"/>
                <w:szCs w:val="20"/>
              </w:rPr>
            </w:pPr>
            <w:r w:rsidRPr="00391647">
              <w:rPr>
                <w:sz w:val="20"/>
                <w:szCs w:val="20"/>
              </w:rPr>
              <w:t>16</w:t>
            </w:r>
          </w:p>
        </w:tc>
        <w:tc>
          <w:tcPr>
            <w:tcW w:w="1800" w:type="dxa"/>
            <w:tcBorders>
              <w:top w:val="single" w:sz="4" w:space="0" w:color="auto"/>
              <w:left w:val="nil"/>
              <w:right w:val="nil"/>
            </w:tcBorders>
            <w:shd w:val="clear" w:color="auto" w:fill="auto"/>
            <w:noWrap/>
            <w:vAlign w:val="bottom"/>
          </w:tcPr>
          <w:p w14:paraId="2CE2B8FC"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0.71</w:t>
            </w:r>
          </w:p>
        </w:tc>
      </w:tr>
      <w:tr w:rsidR="00BE34BD" w:rsidRPr="00391647" w14:paraId="7EC4D7E8" w14:textId="77777777" w:rsidTr="002D4BD8">
        <w:trPr>
          <w:trHeight w:val="396"/>
        </w:trPr>
        <w:tc>
          <w:tcPr>
            <w:tcW w:w="1216" w:type="dxa"/>
            <w:tcBorders>
              <w:top w:val="nil"/>
              <w:left w:val="nil"/>
              <w:bottom w:val="single" w:sz="4" w:space="0" w:color="auto"/>
              <w:right w:val="nil"/>
            </w:tcBorders>
            <w:shd w:val="clear" w:color="auto" w:fill="auto"/>
            <w:noWrap/>
            <w:vAlign w:val="bottom"/>
          </w:tcPr>
          <w:p w14:paraId="66009BA5" w14:textId="77777777" w:rsidR="00BE34BD" w:rsidRPr="00B7550B" w:rsidRDefault="00BE34BD" w:rsidP="002D4BD8">
            <w:pPr>
              <w:jc w:val="center"/>
              <w:rPr>
                <w:sz w:val="20"/>
                <w:szCs w:val="20"/>
                <w:highlight w:val="yellow"/>
              </w:rPr>
            </w:pPr>
            <w:r w:rsidRPr="00B7550B">
              <w:rPr>
                <w:sz w:val="20"/>
                <w:szCs w:val="20"/>
                <w:highlight w:val="yellow"/>
              </w:rPr>
              <w:t> </w:t>
            </w:r>
          </w:p>
        </w:tc>
        <w:tc>
          <w:tcPr>
            <w:tcW w:w="3076" w:type="dxa"/>
            <w:tcBorders>
              <w:top w:val="nil"/>
              <w:left w:val="nil"/>
              <w:bottom w:val="single" w:sz="4" w:space="0" w:color="auto"/>
              <w:right w:val="nil"/>
            </w:tcBorders>
            <w:shd w:val="clear" w:color="auto" w:fill="auto"/>
            <w:noWrap/>
            <w:vAlign w:val="bottom"/>
          </w:tcPr>
          <w:p w14:paraId="406000AD" w14:textId="77777777" w:rsidR="00BE34BD" w:rsidRPr="00391647" w:rsidRDefault="00BE34BD" w:rsidP="002D4BD8">
            <w:pPr>
              <w:jc w:val="center"/>
              <w:rPr>
                <w:sz w:val="20"/>
                <w:szCs w:val="20"/>
              </w:rPr>
            </w:pPr>
            <w:r w:rsidRPr="00391647">
              <w:rPr>
                <w:sz w:val="20"/>
                <w:szCs w:val="20"/>
              </w:rPr>
              <w:t> (February – March)</w:t>
            </w:r>
          </w:p>
        </w:tc>
        <w:tc>
          <w:tcPr>
            <w:tcW w:w="976" w:type="dxa"/>
            <w:tcBorders>
              <w:left w:val="nil"/>
              <w:bottom w:val="single" w:sz="4" w:space="0" w:color="auto"/>
              <w:right w:val="nil"/>
            </w:tcBorders>
            <w:shd w:val="clear" w:color="auto" w:fill="auto"/>
            <w:noWrap/>
            <w:vAlign w:val="bottom"/>
          </w:tcPr>
          <w:p w14:paraId="3E06D0BA"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4" w:space="0" w:color="auto"/>
              <w:right w:val="nil"/>
            </w:tcBorders>
            <w:shd w:val="clear" w:color="auto" w:fill="auto"/>
            <w:noWrap/>
            <w:vAlign w:val="bottom"/>
          </w:tcPr>
          <w:p w14:paraId="26824E48" w14:textId="77777777" w:rsidR="00BE34BD" w:rsidRPr="00391647" w:rsidRDefault="00BE34BD" w:rsidP="002D4BD8">
            <w:pPr>
              <w:jc w:val="center"/>
              <w:rPr>
                <w:sz w:val="20"/>
                <w:szCs w:val="20"/>
              </w:rPr>
            </w:pPr>
            <w:r w:rsidRPr="00391647">
              <w:rPr>
                <w:sz w:val="20"/>
                <w:szCs w:val="20"/>
              </w:rPr>
              <w:t xml:space="preserve">4.09 ± </w:t>
            </w:r>
            <w:r w:rsidRPr="00391647">
              <w:rPr>
                <w:i/>
                <w:iCs/>
                <w:sz w:val="20"/>
                <w:szCs w:val="20"/>
              </w:rPr>
              <w:t>.09</w:t>
            </w:r>
          </w:p>
        </w:tc>
        <w:tc>
          <w:tcPr>
            <w:tcW w:w="1080" w:type="dxa"/>
            <w:tcBorders>
              <w:left w:val="nil"/>
              <w:bottom w:val="single" w:sz="4" w:space="0" w:color="auto"/>
              <w:right w:val="nil"/>
            </w:tcBorders>
            <w:shd w:val="clear" w:color="auto" w:fill="auto"/>
            <w:noWrap/>
            <w:vAlign w:val="bottom"/>
          </w:tcPr>
          <w:p w14:paraId="7001EA68" w14:textId="77777777" w:rsidR="00BE34BD" w:rsidRPr="00391647" w:rsidRDefault="00BE34BD" w:rsidP="002D4BD8">
            <w:pPr>
              <w:jc w:val="center"/>
              <w:rPr>
                <w:sz w:val="20"/>
                <w:szCs w:val="20"/>
              </w:rPr>
            </w:pPr>
            <w:r w:rsidRPr="00391647">
              <w:rPr>
                <w:sz w:val="20"/>
                <w:szCs w:val="20"/>
              </w:rPr>
              <w:t>11</w:t>
            </w:r>
          </w:p>
        </w:tc>
        <w:tc>
          <w:tcPr>
            <w:tcW w:w="2160" w:type="dxa"/>
            <w:tcBorders>
              <w:left w:val="nil"/>
              <w:bottom w:val="single" w:sz="4" w:space="0" w:color="auto"/>
              <w:right w:val="nil"/>
            </w:tcBorders>
            <w:shd w:val="clear" w:color="auto" w:fill="auto"/>
            <w:noWrap/>
            <w:vAlign w:val="bottom"/>
          </w:tcPr>
          <w:p w14:paraId="148A9836" w14:textId="77777777" w:rsidR="00BE34BD" w:rsidRPr="00391647" w:rsidRDefault="00BE34BD" w:rsidP="002D4BD8">
            <w:pPr>
              <w:jc w:val="center"/>
              <w:rPr>
                <w:sz w:val="20"/>
                <w:szCs w:val="20"/>
              </w:rPr>
            </w:pPr>
            <w:r w:rsidRPr="00391647">
              <w:rPr>
                <w:sz w:val="20"/>
                <w:szCs w:val="20"/>
              </w:rPr>
              <w:t>4.00 ± .</w:t>
            </w:r>
            <w:r w:rsidRPr="00391647">
              <w:rPr>
                <w:i/>
                <w:iCs/>
                <w:sz w:val="20"/>
                <w:szCs w:val="20"/>
              </w:rPr>
              <w:t>22</w:t>
            </w:r>
          </w:p>
        </w:tc>
        <w:tc>
          <w:tcPr>
            <w:tcW w:w="1080" w:type="dxa"/>
            <w:tcBorders>
              <w:left w:val="nil"/>
              <w:bottom w:val="single" w:sz="4" w:space="0" w:color="auto"/>
              <w:right w:val="nil"/>
            </w:tcBorders>
            <w:shd w:val="clear" w:color="auto" w:fill="auto"/>
            <w:noWrap/>
            <w:vAlign w:val="bottom"/>
          </w:tcPr>
          <w:p w14:paraId="23FE0FFC" w14:textId="77777777" w:rsidR="00BE34BD" w:rsidRPr="00391647" w:rsidRDefault="00BE34BD" w:rsidP="002D4BD8">
            <w:pPr>
              <w:jc w:val="center"/>
              <w:rPr>
                <w:sz w:val="20"/>
                <w:szCs w:val="20"/>
              </w:rPr>
            </w:pPr>
            <w:r w:rsidRPr="00391647">
              <w:rPr>
                <w:sz w:val="20"/>
                <w:szCs w:val="20"/>
              </w:rPr>
              <w:t>22</w:t>
            </w:r>
          </w:p>
        </w:tc>
        <w:tc>
          <w:tcPr>
            <w:tcW w:w="1800" w:type="dxa"/>
            <w:tcBorders>
              <w:left w:val="nil"/>
              <w:bottom w:val="single" w:sz="4" w:space="0" w:color="auto"/>
              <w:right w:val="nil"/>
            </w:tcBorders>
            <w:shd w:val="clear" w:color="auto" w:fill="auto"/>
            <w:noWrap/>
            <w:vAlign w:val="bottom"/>
          </w:tcPr>
          <w:p w14:paraId="64B7EB25"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0.34</w:t>
            </w:r>
          </w:p>
        </w:tc>
      </w:tr>
      <w:tr w:rsidR="00BE34BD" w:rsidRPr="00391647" w14:paraId="4C3AA8B0" w14:textId="77777777" w:rsidTr="002D4BD8">
        <w:trPr>
          <w:trHeight w:val="396"/>
        </w:trPr>
        <w:tc>
          <w:tcPr>
            <w:tcW w:w="1216" w:type="dxa"/>
            <w:tcBorders>
              <w:top w:val="nil"/>
              <w:left w:val="nil"/>
              <w:bottom w:val="nil"/>
              <w:right w:val="nil"/>
            </w:tcBorders>
            <w:shd w:val="clear" w:color="auto" w:fill="auto"/>
            <w:noWrap/>
            <w:vAlign w:val="bottom"/>
          </w:tcPr>
          <w:p w14:paraId="609BEDF1" w14:textId="77777777" w:rsidR="00BE34BD" w:rsidRPr="00B7550B" w:rsidRDefault="00BE34BD" w:rsidP="002D4BD8">
            <w:pPr>
              <w:jc w:val="center"/>
              <w:rPr>
                <w:sz w:val="20"/>
                <w:szCs w:val="20"/>
                <w:highlight w:val="yellow"/>
              </w:rPr>
            </w:pPr>
            <w:r w:rsidRPr="00B7550B">
              <w:rPr>
                <w:sz w:val="20"/>
                <w:szCs w:val="20"/>
                <w:highlight w:val="yellow"/>
              </w:rPr>
              <w:t>period 2</w:t>
            </w:r>
          </w:p>
        </w:tc>
        <w:tc>
          <w:tcPr>
            <w:tcW w:w="3076" w:type="dxa"/>
            <w:tcBorders>
              <w:top w:val="nil"/>
              <w:left w:val="nil"/>
              <w:bottom w:val="nil"/>
              <w:right w:val="nil"/>
            </w:tcBorders>
            <w:shd w:val="clear" w:color="auto" w:fill="auto"/>
            <w:noWrap/>
            <w:vAlign w:val="bottom"/>
          </w:tcPr>
          <w:p w14:paraId="590430C2" w14:textId="77777777" w:rsidR="00BE34BD" w:rsidRPr="00391647" w:rsidRDefault="00BE34BD" w:rsidP="002D4BD8">
            <w:pPr>
              <w:jc w:val="center"/>
              <w:rPr>
                <w:sz w:val="20"/>
                <w:szCs w:val="20"/>
              </w:rPr>
            </w:pPr>
            <w:r w:rsidRPr="00391647">
              <w:rPr>
                <w:sz w:val="20"/>
                <w:szCs w:val="20"/>
              </w:rPr>
              <w:t xml:space="preserve">1-2 weeks before ice melt </w:t>
            </w:r>
          </w:p>
        </w:tc>
        <w:tc>
          <w:tcPr>
            <w:tcW w:w="976" w:type="dxa"/>
            <w:tcBorders>
              <w:top w:val="nil"/>
              <w:left w:val="nil"/>
              <w:right w:val="nil"/>
            </w:tcBorders>
            <w:shd w:val="clear" w:color="auto" w:fill="auto"/>
            <w:noWrap/>
            <w:vAlign w:val="bottom"/>
          </w:tcPr>
          <w:p w14:paraId="10CF6622" w14:textId="77777777" w:rsidR="00BE34BD" w:rsidRPr="00391647" w:rsidRDefault="00BE34BD" w:rsidP="002D4BD8">
            <w:pPr>
              <w:jc w:val="center"/>
              <w:rPr>
                <w:sz w:val="20"/>
                <w:szCs w:val="20"/>
              </w:rPr>
            </w:pPr>
            <w:r w:rsidRPr="00391647">
              <w:rPr>
                <w:sz w:val="20"/>
                <w:szCs w:val="20"/>
              </w:rPr>
              <w:t>CIV</w:t>
            </w:r>
          </w:p>
        </w:tc>
        <w:tc>
          <w:tcPr>
            <w:tcW w:w="1932" w:type="dxa"/>
            <w:tcBorders>
              <w:top w:val="nil"/>
              <w:left w:val="nil"/>
              <w:right w:val="nil"/>
            </w:tcBorders>
            <w:shd w:val="clear" w:color="auto" w:fill="auto"/>
            <w:noWrap/>
            <w:vAlign w:val="bottom"/>
          </w:tcPr>
          <w:p w14:paraId="7F8DF027" w14:textId="77777777" w:rsidR="00BE34BD" w:rsidRPr="00391647" w:rsidRDefault="00BE34BD" w:rsidP="002D4BD8">
            <w:pPr>
              <w:jc w:val="center"/>
              <w:rPr>
                <w:sz w:val="20"/>
                <w:szCs w:val="20"/>
              </w:rPr>
            </w:pPr>
            <w:r w:rsidRPr="00391647">
              <w:rPr>
                <w:sz w:val="20"/>
                <w:szCs w:val="20"/>
              </w:rPr>
              <w:t xml:space="preserve">2.35 ± </w:t>
            </w:r>
            <w:r w:rsidRPr="00391647">
              <w:rPr>
                <w:i/>
                <w:iCs/>
                <w:sz w:val="20"/>
                <w:szCs w:val="20"/>
              </w:rPr>
              <w:t>.14</w:t>
            </w:r>
          </w:p>
        </w:tc>
        <w:tc>
          <w:tcPr>
            <w:tcW w:w="1080" w:type="dxa"/>
            <w:tcBorders>
              <w:top w:val="nil"/>
              <w:left w:val="nil"/>
              <w:right w:val="nil"/>
            </w:tcBorders>
            <w:shd w:val="clear" w:color="auto" w:fill="auto"/>
            <w:noWrap/>
            <w:vAlign w:val="bottom"/>
          </w:tcPr>
          <w:p w14:paraId="03430527" w14:textId="77777777" w:rsidR="00BE34BD" w:rsidRPr="00391647" w:rsidRDefault="00BE34BD" w:rsidP="002D4BD8">
            <w:pPr>
              <w:jc w:val="center"/>
              <w:rPr>
                <w:sz w:val="20"/>
                <w:szCs w:val="20"/>
              </w:rPr>
            </w:pPr>
            <w:r w:rsidRPr="00391647">
              <w:rPr>
                <w:sz w:val="20"/>
                <w:szCs w:val="20"/>
              </w:rPr>
              <w:t>10</w:t>
            </w:r>
          </w:p>
        </w:tc>
        <w:tc>
          <w:tcPr>
            <w:tcW w:w="2160" w:type="dxa"/>
            <w:tcBorders>
              <w:top w:val="nil"/>
              <w:left w:val="nil"/>
              <w:right w:val="nil"/>
            </w:tcBorders>
            <w:shd w:val="clear" w:color="auto" w:fill="auto"/>
            <w:noWrap/>
            <w:vAlign w:val="bottom"/>
          </w:tcPr>
          <w:p w14:paraId="3D295BBF" w14:textId="77777777" w:rsidR="00BE34BD" w:rsidRPr="00391647" w:rsidRDefault="00BE34BD" w:rsidP="002D4BD8">
            <w:pPr>
              <w:jc w:val="center"/>
              <w:rPr>
                <w:sz w:val="20"/>
                <w:szCs w:val="20"/>
              </w:rPr>
            </w:pPr>
            <w:r w:rsidRPr="00391647">
              <w:rPr>
                <w:sz w:val="20"/>
                <w:szCs w:val="20"/>
              </w:rPr>
              <w:t>2.33 ± .</w:t>
            </w:r>
            <w:r w:rsidRPr="00391647">
              <w:rPr>
                <w:i/>
                <w:iCs/>
                <w:sz w:val="20"/>
                <w:szCs w:val="20"/>
              </w:rPr>
              <w:t>08</w:t>
            </w:r>
          </w:p>
        </w:tc>
        <w:tc>
          <w:tcPr>
            <w:tcW w:w="1080" w:type="dxa"/>
            <w:tcBorders>
              <w:top w:val="nil"/>
              <w:left w:val="nil"/>
              <w:right w:val="nil"/>
            </w:tcBorders>
            <w:shd w:val="clear" w:color="auto" w:fill="auto"/>
            <w:noWrap/>
            <w:vAlign w:val="bottom"/>
          </w:tcPr>
          <w:p w14:paraId="76B1792A" w14:textId="77777777" w:rsidR="00BE34BD" w:rsidRPr="00391647" w:rsidRDefault="00BE34BD" w:rsidP="002D4BD8">
            <w:pPr>
              <w:jc w:val="center"/>
              <w:rPr>
                <w:sz w:val="20"/>
                <w:szCs w:val="20"/>
              </w:rPr>
            </w:pPr>
            <w:r w:rsidRPr="00391647">
              <w:rPr>
                <w:sz w:val="20"/>
                <w:szCs w:val="20"/>
              </w:rPr>
              <w:t>13</w:t>
            </w:r>
          </w:p>
        </w:tc>
        <w:tc>
          <w:tcPr>
            <w:tcW w:w="1800" w:type="dxa"/>
            <w:tcBorders>
              <w:top w:val="nil"/>
              <w:left w:val="nil"/>
              <w:right w:val="nil"/>
            </w:tcBorders>
            <w:shd w:val="clear" w:color="auto" w:fill="auto"/>
            <w:noWrap/>
            <w:vAlign w:val="bottom"/>
          </w:tcPr>
          <w:p w14:paraId="11823BBE"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0.45</w:t>
            </w:r>
          </w:p>
        </w:tc>
      </w:tr>
      <w:tr w:rsidR="00BE34BD" w:rsidRPr="00391647" w14:paraId="4A57A651" w14:textId="77777777" w:rsidTr="002D4BD8">
        <w:trPr>
          <w:trHeight w:val="396"/>
        </w:trPr>
        <w:tc>
          <w:tcPr>
            <w:tcW w:w="1216" w:type="dxa"/>
            <w:tcBorders>
              <w:top w:val="nil"/>
              <w:left w:val="nil"/>
              <w:bottom w:val="single" w:sz="4" w:space="0" w:color="auto"/>
              <w:right w:val="nil"/>
            </w:tcBorders>
            <w:shd w:val="clear" w:color="auto" w:fill="auto"/>
            <w:noWrap/>
            <w:vAlign w:val="bottom"/>
          </w:tcPr>
          <w:p w14:paraId="0166386A" w14:textId="77777777" w:rsidR="00BE34BD" w:rsidRPr="00B7550B" w:rsidRDefault="00BE34BD" w:rsidP="002D4BD8">
            <w:pPr>
              <w:jc w:val="center"/>
              <w:rPr>
                <w:sz w:val="20"/>
                <w:szCs w:val="20"/>
                <w:highlight w:val="yellow"/>
              </w:rPr>
            </w:pPr>
            <w:r w:rsidRPr="00B7550B">
              <w:rPr>
                <w:sz w:val="20"/>
                <w:szCs w:val="20"/>
                <w:highlight w:val="yellow"/>
              </w:rPr>
              <w:t> </w:t>
            </w:r>
          </w:p>
        </w:tc>
        <w:tc>
          <w:tcPr>
            <w:tcW w:w="3076" w:type="dxa"/>
            <w:tcBorders>
              <w:top w:val="nil"/>
              <w:left w:val="nil"/>
              <w:bottom w:val="single" w:sz="4" w:space="0" w:color="auto"/>
              <w:right w:val="nil"/>
            </w:tcBorders>
            <w:shd w:val="clear" w:color="auto" w:fill="auto"/>
            <w:noWrap/>
            <w:vAlign w:val="bottom"/>
          </w:tcPr>
          <w:p w14:paraId="498EF121" w14:textId="77777777" w:rsidR="00BE34BD" w:rsidRPr="00391647" w:rsidRDefault="00BE34BD" w:rsidP="002D4BD8">
            <w:pPr>
              <w:jc w:val="center"/>
              <w:rPr>
                <w:sz w:val="20"/>
                <w:szCs w:val="20"/>
              </w:rPr>
            </w:pPr>
            <w:r w:rsidRPr="00391647">
              <w:rPr>
                <w:sz w:val="20"/>
                <w:szCs w:val="20"/>
              </w:rPr>
              <w:t> (April</w:t>
            </w:r>
            <w:r w:rsidRPr="00391647">
              <w:rPr>
                <w:sz w:val="20"/>
                <w:szCs w:val="20"/>
                <w:lang w:val="en-GB"/>
              </w:rPr>
              <w:t>, 1-20</w:t>
            </w:r>
            <w:r w:rsidRPr="00391647">
              <w:rPr>
                <w:sz w:val="20"/>
                <w:szCs w:val="20"/>
              </w:rPr>
              <w:t>)</w:t>
            </w:r>
          </w:p>
        </w:tc>
        <w:tc>
          <w:tcPr>
            <w:tcW w:w="976" w:type="dxa"/>
            <w:tcBorders>
              <w:top w:val="nil"/>
              <w:left w:val="nil"/>
              <w:bottom w:val="single" w:sz="4" w:space="0" w:color="auto"/>
              <w:right w:val="nil"/>
            </w:tcBorders>
            <w:shd w:val="clear" w:color="auto" w:fill="auto"/>
            <w:noWrap/>
            <w:vAlign w:val="bottom"/>
          </w:tcPr>
          <w:p w14:paraId="0BC568CB" w14:textId="77777777" w:rsidR="00BE34BD" w:rsidRPr="00391647" w:rsidRDefault="00BE34BD" w:rsidP="002D4BD8">
            <w:pPr>
              <w:jc w:val="center"/>
              <w:rPr>
                <w:sz w:val="20"/>
                <w:szCs w:val="20"/>
              </w:rPr>
            </w:pPr>
            <w:r w:rsidRPr="00391647">
              <w:rPr>
                <w:sz w:val="20"/>
                <w:szCs w:val="20"/>
              </w:rPr>
              <w:t>female</w:t>
            </w:r>
          </w:p>
        </w:tc>
        <w:tc>
          <w:tcPr>
            <w:tcW w:w="1932" w:type="dxa"/>
            <w:tcBorders>
              <w:top w:val="nil"/>
              <w:left w:val="nil"/>
              <w:bottom w:val="single" w:sz="4" w:space="0" w:color="auto"/>
              <w:right w:val="nil"/>
            </w:tcBorders>
            <w:shd w:val="clear" w:color="auto" w:fill="auto"/>
            <w:noWrap/>
            <w:vAlign w:val="bottom"/>
          </w:tcPr>
          <w:p w14:paraId="2F51DE9B" w14:textId="77777777" w:rsidR="00BE34BD" w:rsidRPr="00391647" w:rsidRDefault="00BE34BD" w:rsidP="002D4BD8">
            <w:pPr>
              <w:jc w:val="center"/>
              <w:rPr>
                <w:sz w:val="20"/>
                <w:szCs w:val="20"/>
              </w:rPr>
            </w:pPr>
            <w:r w:rsidRPr="00391647">
              <w:rPr>
                <w:sz w:val="20"/>
                <w:szCs w:val="20"/>
              </w:rPr>
              <w:t xml:space="preserve">4.09 ± </w:t>
            </w:r>
            <w:r w:rsidRPr="00391647">
              <w:rPr>
                <w:i/>
                <w:iCs/>
                <w:sz w:val="20"/>
                <w:szCs w:val="20"/>
              </w:rPr>
              <w:t>.21</w:t>
            </w:r>
          </w:p>
        </w:tc>
        <w:tc>
          <w:tcPr>
            <w:tcW w:w="1080" w:type="dxa"/>
            <w:tcBorders>
              <w:top w:val="nil"/>
              <w:left w:val="nil"/>
              <w:bottom w:val="single" w:sz="4" w:space="0" w:color="auto"/>
              <w:right w:val="nil"/>
            </w:tcBorders>
            <w:shd w:val="clear" w:color="auto" w:fill="auto"/>
            <w:noWrap/>
            <w:vAlign w:val="bottom"/>
          </w:tcPr>
          <w:p w14:paraId="72D5B640" w14:textId="77777777" w:rsidR="00BE34BD" w:rsidRPr="00391647" w:rsidRDefault="00BE34BD" w:rsidP="002D4BD8">
            <w:pPr>
              <w:jc w:val="center"/>
              <w:rPr>
                <w:sz w:val="20"/>
                <w:szCs w:val="20"/>
              </w:rPr>
            </w:pPr>
            <w:r w:rsidRPr="00391647">
              <w:rPr>
                <w:sz w:val="20"/>
                <w:szCs w:val="20"/>
              </w:rPr>
              <w:t>13</w:t>
            </w:r>
          </w:p>
        </w:tc>
        <w:tc>
          <w:tcPr>
            <w:tcW w:w="2160" w:type="dxa"/>
            <w:tcBorders>
              <w:top w:val="nil"/>
              <w:left w:val="nil"/>
              <w:bottom w:val="single" w:sz="4" w:space="0" w:color="auto"/>
              <w:right w:val="nil"/>
            </w:tcBorders>
            <w:shd w:val="clear" w:color="auto" w:fill="auto"/>
            <w:noWrap/>
            <w:vAlign w:val="bottom"/>
          </w:tcPr>
          <w:p w14:paraId="0BBD9C34" w14:textId="77777777" w:rsidR="00BE34BD" w:rsidRPr="00391647" w:rsidRDefault="00BE34BD" w:rsidP="002D4BD8">
            <w:pPr>
              <w:jc w:val="center"/>
              <w:rPr>
                <w:sz w:val="20"/>
                <w:szCs w:val="20"/>
              </w:rPr>
            </w:pPr>
            <w:r w:rsidRPr="00391647">
              <w:rPr>
                <w:sz w:val="20"/>
                <w:szCs w:val="20"/>
              </w:rPr>
              <w:t>4.05 ± .</w:t>
            </w:r>
            <w:r w:rsidRPr="00391647">
              <w:rPr>
                <w:i/>
                <w:iCs/>
                <w:sz w:val="20"/>
                <w:szCs w:val="20"/>
              </w:rPr>
              <w:t>13</w:t>
            </w:r>
          </w:p>
        </w:tc>
        <w:tc>
          <w:tcPr>
            <w:tcW w:w="1080" w:type="dxa"/>
            <w:tcBorders>
              <w:top w:val="nil"/>
              <w:left w:val="nil"/>
              <w:bottom w:val="single" w:sz="4" w:space="0" w:color="auto"/>
              <w:right w:val="nil"/>
            </w:tcBorders>
            <w:shd w:val="clear" w:color="auto" w:fill="auto"/>
            <w:noWrap/>
            <w:vAlign w:val="bottom"/>
          </w:tcPr>
          <w:p w14:paraId="041E408D" w14:textId="77777777" w:rsidR="00BE34BD" w:rsidRPr="00391647" w:rsidRDefault="00BE34BD" w:rsidP="002D4BD8">
            <w:pPr>
              <w:jc w:val="center"/>
              <w:rPr>
                <w:sz w:val="20"/>
                <w:szCs w:val="20"/>
              </w:rPr>
            </w:pPr>
            <w:r w:rsidRPr="00391647">
              <w:rPr>
                <w:sz w:val="20"/>
                <w:szCs w:val="20"/>
              </w:rPr>
              <w:t>41</w:t>
            </w:r>
          </w:p>
        </w:tc>
        <w:tc>
          <w:tcPr>
            <w:tcW w:w="1800" w:type="dxa"/>
            <w:tcBorders>
              <w:top w:val="nil"/>
              <w:left w:val="nil"/>
              <w:bottom w:val="single" w:sz="4" w:space="0" w:color="auto"/>
              <w:right w:val="nil"/>
            </w:tcBorders>
            <w:shd w:val="clear" w:color="auto" w:fill="auto"/>
            <w:noWrap/>
            <w:vAlign w:val="bottom"/>
          </w:tcPr>
          <w:p w14:paraId="179F038B"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0.11</w:t>
            </w:r>
          </w:p>
        </w:tc>
      </w:tr>
      <w:tr w:rsidR="00BE34BD" w:rsidRPr="00391647" w14:paraId="3BE212D9" w14:textId="77777777" w:rsidTr="002D4BD8">
        <w:trPr>
          <w:trHeight w:val="396"/>
        </w:trPr>
        <w:tc>
          <w:tcPr>
            <w:tcW w:w="1216" w:type="dxa"/>
            <w:tcBorders>
              <w:top w:val="nil"/>
              <w:left w:val="nil"/>
              <w:bottom w:val="nil"/>
              <w:right w:val="nil"/>
            </w:tcBorders>
            <w:shd w:val="clear" w:color="auto" w:fill="auto"/>
            <w:noWrap/>
            <w:vAlign w:val="bottom"/>
          </w:tcPr>
          <w:p w14:paraId="1F943B75" w14:textId="77777777" w:rsidR="00BE34BD" w:rsidRPr="00B7550B" w:rsidRDefault="00BE34BD" w:rsidP="002D4BD8">
            <w:pPr>
              <w:jc w:val="center"/>
              <w:rPr>
                <w:sz w:val="20"/>
                <w:szCs w:val="20"/>
                <w:highlight w:val="yellow"/>
              </w:rPr>
            </w:pPr>
            <w:r w:rsidRPr="00B7550B">
              <w:rPr>
                <w:sz w:val="20"/>
                <w:szCs w:val="20"/>
                <w:highlight w:val="yellow"/>
              </w:rPr>
              <w:t>period 3</w:t>
            </w:r>
          </w:p>
        </w:tc>
        <w:tc>
          <w:tcPr>
            <w:tcW w:w="3076" w:type="dxa"/>
            <w:tcBorders>
              <w:top w:val="nil"/>
              <w:left w:val="nil"/>
              <w:bottom w:val="nil"/>
              <w:right w:val="nil"/>
            </w:tcBorders>
            <w:shd w:val="clear" w:color="auto" w:fill="auto"/>
            <w:noWrap/>
            <w:vAlign w:val="bottom"/>
          </w:tcPr>
          <w:p w14:paraId="14B9BCAA" w14:textId="77777777" w:rsidR="00BE34BD" w:rsidRPr="00391647" w:rsidRDefault="00BE34BD" w:rsidP="002D4BD8">
            <w:pPr>
              <w:jc w:val="center"/>
              <w:rPr>
                <w:sz w:val="20"/>
                <w:szCs w:val="20"/>
                <w:lang w:val="en-GB"/>
              </w:rPr>
            </w:pPr>
            <w:r w:rsidRPr="00391647">
              <w:rPr>
                <w:sz w:val="20"/>
                <w:szCs w:val="20"/>
                <w:lang w:val="en-GB"/>
              </w:rPr>
              <w:t xml:space="preserve">4 weeks after ice melt </w:t>
            </w:r>
          </w:p>
        </w:tc>
        <w:tc>
          <w:tcPr>
            <w:tcW w:w="976" w:type="dxa"/>
            <w:tcBorders>
              <w:top w:val="single" w:sz="4" w:space="0" w:color="auto"/>
              <w:left w:val="nil"/>
              <w:right w:val="nil"/>
            </w:tcBorders>
            <w:shd w:val="clear" w:color="auto" w:fill="auto"/>
            <w:noWrap/>
            <w:vAlign w:val="bottom"/>
          </w:tcPr>
          <w:p w14:paraId="34879256" w14:textId="77777777" w:rsidR="00BE34BD" w:rsidRPr="00391647" w:rsidRDefault="00BE34BD" w:rsidP="002D4BD8">
            <w:pPr>
              <w:jc w:val="center"/>
              <w:rPr>
                <w:sz w:val="20"/>
                <w:szCs w:val="20"/>
              </w:rPr>
            </w:pPr>
            <w:r w:rsidRPr="00391647">
              <w:rPr>
                <w:sz w:val="20"/>
                <w:szCs w:val="20"/>
              </w:rPr>
              <w:t>CV</w:t>
            </w:r>
          </w:p>
        </w:tc>
        <w:tc>
          <w:tcPr>
            <w:tcW w:w="1932" w:type="dxa"/>
            <w:tcBorders>
              <w:top w:val="single" w:sz="4" w:space="0" w:color="auto"/>
              <w:left w:val="nil"/>
              <w:right w:val="nil"/>
            </w:tcBorders>
            <w:shd w:val="clear" w:color="auto" w:fill="auto"/>
            <w:noWrap/>
            <w:vAlign w:val="bottom"/>
          </w:tcPr>
          <w:p w14:paraId="5005B925" w14:textId="77777777" w:rsidR="00BE34BD" w:rsidRPr="00391647" w:rsidRDefault="00BE34BD" w:rsidP="002D4BD8">
            <w:pPr>
              <w:jc w:val="center"/>
              <w:rPr>
                <w:sz w:val="20"/>
                <w:szCs w:val="20"/>
              </w:rPr>
            </w:pPr>
            <w:r w:rsidRPr="00391647">
              <w:rPr>
                <w:sz w:val="20"/>
                <w:szCs w:val="20"/>
              </w:rPr>
              <w:t>3.46 ± .</w:t>
            </w:r>
            <w:r w:rsidRPr="00391647">
              <w:rPr>
                <w:i/>
                <w:iCs/>
                <w:sz w:val="20"/>
                <w:szCs w:val="20"/>
              </w:rPr>
              <w:t>20</w:t>
            </w:r>
          </w:p>
        </w:tc>
        <w:tc>
          <w:tcPr>
            <w:tcW w:w="1080" w:type="dxa"/>
            <w:tcBorders>
              <w:top w:val="single" w:sz="4" w:space="0" w:color="auto"/>
              <w:left w:val="nil"/>
              <w:right w:val="nil"/>
            </w:tcBorders>
            <w:shd w:val="clear" w:color="auto" w:fill="auto"/>
            <w:noWrap/>
            <w:vAlign w:val="bottom"/>
          </w:tcPr>
          <w:p w14:paraId="069C9A5C" w14:textId="77777777" w:rsidR="00BE34BD" w:rsidRPr="00391647" w:rsidRDefault="00BE34BD" w:rsidP="002D4BD8">
            <w:pPr>
              <w:jc w:val="center"/>
              <w:rPr>
                <w:sz w:val="20"/>
                <w:szCs w:val="20"/>
              </w:rPr>
            </w:pPr>
            <w:r w:rsidRPr="00391647">
              <w:rPr>
                <w:sz w:val="20"/>
                <w:szCs w:val="20"/>
              </w:rPr>
              <w:t>51</w:t>
            </w:r>
          </w:p>
        </w:tc>
        <w:tc>
          <w:tcPr>
            <w:tcW w:w="2160" w:type="dxa"/>
            <w:tcBorders>
              <w:top w:val="single" w:sz="4" w:space="0" w:color="auto"/>
              <w:left w:val="nil"/>
              <w:right w:val="nil"/>
            </w:tcBorders>
            <w:shd w:val="clear" w:color="auto" w:fill="auto"/>
            <w:noWrap/>
            <w:vAlign w:val="bottom"/>
          </w:tcPr>
          <w:p w14:paraId="40DA6DB3" w14:textId="77777777" w:rsidR="00BE34BD" w:rsidRPr="00391647" w:rsidRDefault="00BE34BD" w:rsidP="002D4BD8">
            <w:pPr>
              <w:jc w:val="center"/>
              <w:rPr>
                <w:sz w:val="20"/>
                <w:szCs w:val="20"/>
              </w:rPr>
            </w:pPr>
            <w:r w:rsidRPr="00391647">
              <w:rPr>
                <w:sz w:val="20"/>
                <w:szCs w:val="20"/>
              </w:rPr>
              <w:t>3.43 ± .</w:t>
            </w:r>
            <w:r w:rsidRPr="00391647">
              <w:rPr>
                <w:i/>
                <w:iCs/>
                <w:sz w:val="20"/>
                <w:szCs w:val="20"/>
              </w:rPr>
              <w:t>21</w:t>
            </w:r>
          </w:p>
        </w:tc>
        <w:tc>
          <w:tcPr>
            <w:tcW w:w="1080" w:type="dxa"/>
            <w:tcBorders>
              <w:top w:val="single" w:sz="4" w:space="0" w:color="auto"/>
              <w:left w:val="nil"/>
              <w:right w:val="nil"/>
            </w:tcBorders>
            <w:shd w:val="clear" w:color="auto" w:fill="auto"/>
            <w:noWrap/>
            <w:vAlign w:val="bottom"/>
          </w:tcPr>
          <w:p w14:paraId="16AF414C" w14:textId="77777777" w:rsidR="00BE34BD" w:rsidRPr="00391647" w:rsidRDefault="00BE34BD" w:rsidP="002D4BD8">
            <w:pPr>
              <w:jc w:val="center"/>
              <w:rPr>
                <w:sz w:val="20"/>
                <w:szCs w:val="20"/>
              </w:rPr>
            </w:pPr>
            <w:r w:rsidRPr="00391647">
              <w:rPr>
                <w:sz w:val="20"/>
                <w:szCs w:val="20"/>
              </w:rPr>
              <w:t>102</w:t>
            </w:r>
          </w:p>
        </w:tc>
        <w:tc>
          <w:tcPr>
            <w:tcW w:w="1800" w:type="dxa"/>
            <w:tcBorders>
              <w:top w:val="single" w:sz="4" w:space="0" w:color="auto"/>
              <w:left w:val="nil"/>
              <w:right w:val="nil"/>
            </w:tcBorders>
            <w:shd w:val="clear" w:color="auto" w:fill="auto"/>
            <w:noWrap/>
            <w:vAlign w:val="bottom"/>
          </w:tcPr>
          <w:p w14:paraId="5C68CF35"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0.23</w:t>
            </w:r>
          </w:p>
        </w:tc>
      </w:tr>
      <w:tr w:rsidR="00BE34BD" w:rsidRPr="00391647" w14:paraId="325E4644" w14:textId="77777777" w:rsidTr="002D4BD8">
        <w:trPr>
          <w:trHeight w:val="396"/>
        </w:trPr>
        <w:tc>
          <w:tcPr>
            <w:tcW w:w="1216" w:type="dxa"/>
            <w:tcBorders>
              <w:top w:val="nil"/>
              <w:left w:val="nil"/>
              <w:bottom w:val="single" w:sz="4" w:space="0" w:color="auto"/>
              <w:right w:val="nil"/>
            </w:tcBorders>
            <w:shd w:val="clear" w:color="auto" w:fill="auto"/>
            <w:noWrap/>
            <w:vAlign w:val="bottom"/>
          </w:tcPr>
          <w:p w14:paraId="6AF9EC91" w14:textId="77777777" w:rsidR="00BE34BD" w:rsidRPr="00B7550B" w:rsidRDefault="00BE34BD" w:rsidP="002D4BD8">
            <w:pPr>
              <w:jc w:val="center"/>
              <w:rPr>
                <w:sz w:val="20"/>
                <w:szCs w:val="20"/>
                <w:highlight w:val="yellow"/>
              </w:rPr>
            </w:pPr>
            <w:r w:rsidRPr="00B7550B">
              <w:rPr>
                <w:sz w:val="20"/>
                <w:szCs w:val="20"/>
                <w:highlight w:val="yellow"/>
              </w:rPr>
              <w:t> </w:t>
            </w:r>
          </w:p>
        </w:tc>
        <w:tc>
          <w:tcPr>
            <w:tcW w:w="3076" w:type="dxa"/>
            <w:tcBorders>
              <w:top w:val="nil"/>
              <w:left w:val="nil"/>
              <w:bottom w:val="single" w:sz="4" w:space="0" w:color="auto"/>
              <w:right w:val="nil"/>
            </w:tcBorders>
            <w:shd w:val="clear" w:color="auto" w:fill="auto"/>
            <w:noWrap/>
            <w:vAlign w:val="bottom"/>
          </w:tcPr>
          <w:p w14:paraId="10F5596F" w14:textId="77777777" w:rsidR="00BE34BD" w:rsidRPr="00391647" w:rsidRDefault="00BE34BD" w:rsidP="002D4BD8">
            <w:pPr>
              <w:jc w:val="center"/>
              <w:rPr>
                <w:sz w:val="20"/>
                <w:szCs w:val="20"/>
              </w:rPr>
            </w:pPr>
            <w:r w:rsidRPr="00391647">
              <w:rPr>
                <w:sz w:val="20"/>
                <w:szCs w:val="20"/>
              </w:rPr>
              <w:t> (May, 20 – June, 10)</w:t>
            </w:r>
          </w:p>
        </w:tc>
        <w:tc>
          <w:tcPr>
            <w:tcW w:w="976" w:type="dxa"/>
            <w:tcBorders>
              <w:left w:val="nil"/>
              <w:bottom w:val="single" w:sz="4" w:space="0" w:color="auto"/>
              <w:right w:val="nil"/>
            </w:tcBorders>
            <w:shd w:val="clear" w:color="auto" w:fill="auto"/>
            <w:noWrap/>
            <w:vAlign w:val="bottom"/>
          </w:tcPr>
          <w:p w14:paraId="2F74BA63"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4" w:space="0" w:color="auto"/>
              <w:right w:val="nil"/>
            </w:tcBorders>
            <w:shd w:val="clear" w:color="auto" w:fill="auto"/>
            <w:noWrap/>
            <w:vAlign w:val="bottom"/>
          </w:tcPr>
          <w:p w14:paraId="2C1F313F" w14:textId="77777777" w:rsidR="00BE34BD" w:rsidRPr="00391647" w:rsidRDefault="00BE34BD" w:rsidP="002D4BD8">
            <w:pPr>
              <w:jc w:val="center"/>
              <w:rPr>
                <w:sz w:val="20"/>
                <w:szCs w:val="20"/>
              </w:rPr>
            </w:pPr>
            <w:r w:rsidRPr="00391647">
              <w:rPr>
                <w:sz w:val="20"/>
                <w:szCs w:val="20"/>
              </w:rPr>
              <w:t>4.10 ± .</w:t>
            </w:r>
            <w:r w:rsidRPr="00391647">
              <w:rPr>
                <w:i/>
                <w:iCs/>
                <w:sz w:val="20"/>
                <w:szCs w:val="20"/>
              </w:rPr>
              <w:t>17</w:t>
            </w:r>
          </w:p>
        </w:tc>
        <w:tc>
          <w:tcPr>
            <w:tcW w:w="1080" w:type="dxa"/>
            <w:tcBorders>
              <w:left w:val="nil"/>
              <w:bottom w:val="single" w:sz="4" w:space="0" w:color="auto"/>
              <w:right w:val="nil"/>
            </w:tcBorders>
            <w:shd w:val="clear" w:color="auto" w:fill="auto"/>
            <w:noWrap/>
            <w:vAlign w:val="bottom"/>
          </w:tcPr>
          <w:p w14:paraId="43B10A17" w14:textId="77777777" w:rsidR="00BE34BD" w:rsidRPr="00391647" w:rsidRDefault="00BE34BD" w:rsidP="002D4BD8">
            <w:pPr>
              <w:jc w:val="center"/>
              <w:rPr>
                <w:sz w:val="20"/>
                <w:szCs w:val="20"/>
              </w:rPr>
            </w:pPr>
            <w:r w:rsidRPr="00391647">
              <w:rPr>
                <w:sz w:val="20"/>
                <w:szCs w:val="20"/>
              </w:rPr>
              <w:t>25</w:t>
            </w:r>
          </w:p>
        </w:tc>
        <w:tc>
          <w:tcPr>
            <w:tcW w:w="2160" w:type="dxa"/>
            <w:tcBorders>
              <w:left w:val="nil"/>
              <w:bottom w:val="single" w:sz="4" w:space="0" w:color="auto"/>
              <w:right w:val="nil"/>
            </w:tcBorders>
            <w:shd w:val="clear" w:color="auto" w:fill="auto"/>
            <w:noWrap/>
            <w:vAlign w:val="bottom"/>
          </w:tcPr>
          <w:p w14:paraId="79DCE3C7" w14:textId="77777777" w:rsidR="00BE34BD" w:rsidRPr="00391647" w:rsidRDefault="00BE34BD" w:rsidP="002D4BD8">
            <w:pPr>
              <w:jc w:val="center"/>
              <w:rPr>
                <w:sz w:val="20"/>
                <w:szCs w:val="20"/>
              </w:rPr>
            </w:pPr>
            <w:r w:rsidRPr="00391647">
              <w:rPr>
                <w:sz w:val="20"/>
                <w:szCs w:val="20"/>
              </w:rPr>
              <w:t>4.08 ± .</w:t>
            </w:r>
            <w:r w:rsidRPr="00391647">
              <w:rPr>
                <w:i/>
                <w:iCs/>
                <w:sz w:val="20"/>
                <w:szCs w:val="20"/>
              </w:rPr>
              <w:t>18</w:t>
            </w:r>
          </w:p>
        </w:tc>
        <w:tc>
          <w:tcPr>
            <w:tcW w:w="1080" w:type="dxa"/>
            <w:tcBorders>
              <w:left w:val="nil"/>
              <w:bottom w:val="single" w:sz="4" w:space="0" w:color="auto"/>
              <w:right w:val="nil"/>
            </w:tcBorders>
            <w:shd w:val="clear" w:color="auto" w:fill="auto"/>
            <w:noWrap/>
            <w:vAlign w:val="bottom"/>
          </w:tcPr>
          <w:p w14:paraId="2A1B37D0" w14:textId="77777777" w:rsidR="00BE34BD" w:rsidRPr="00391647" w:rsidRDefault="00BE34BD" w:rsidP="002D4BD8">
            <w:pPr>
              <w:jc w:val="center"/>
              <w:rPr>
                <w:sz w:val="20"/>
                <w:szCs w:val="20"/>
              </w:rPr>
            </w:pPr>
            <w:r w:rsidRPr="00391647">
              <w:rPr>
                <w:sz w:val="20"/>
                <w:szCs w:val="20"/>
              </w:rPr>
              <w:t>68</w:t>
            </w:r>
          </w:p>
        </w:tc>
        <w:tc>
          <w:tcPr>
            <w:tcW w:w="1800" w:type="dxa"/>
            <w:tcBorders>
              <w:left w:val="nil"/>
              <w:bottom w:val="single" w:sz="4" w:space="0" w:color="auto"/>
              <w:right w:val="nil"/>
            </w:tcBorders>
            <w:shd w:val="clear" w:color="auto" w:fill="auto"/>
            <w:noWrap/>
            <w:vAlign w:val="bottom"/>
          </w:tcPr>
          <w:p w14:paraId="7138FD67"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0.47</w:t>
            </w:r>
          </w:p>
        </w:tc>
      </w:tr>
      <w:tr w:rsidR="00BE34BD" w:rsidRPr="00391647" w14:paraId="57421D6E" w14:textId="77777777" w:rsidTr="002D4BD8">
        <w:trPr>
          <w:trHeight w:val="396"/>
        </w:trPr>
        <w:tc>
          <w:tcPr>
            <w:tcW w:w="1216" w:type="dxa"/>
            <w:tcBorders>
              <w:top w:val="nil"/>
              <w:left w:val="nil"/>
              <w:bottom w:val="nil"/>
              <w:right w:val="nil"/>
            </w:tcBorders>
            <w:shd w:val="clear" w:color="auto" w:fill="auto"/>
            <w:noWrap/>
            <w:vAlign w:val="bottom"/>
          </w:tcPr>
          <w:p w14:paraId="65BA5D44" w14:textId="77777777" w:rsidR="00BE34BD" w:rsidRPr="00B7550B" w:rsidRDefault="00BE34BD" w:rsidP="002D4BD8">
            <w:pPr>
              <w:jc w:val="center"/>
              <w:rPr>
                <w:sz w:val="20"/>
                <w:szCs w:val="20"/>
                <w:highlight w:val="yellow"/>
              </w:rPr>
            </w:pPr>
            <w:r w:rsidRPr="00B7550B">
              <w:rPr>
                <w:sz w:val="20"/>
                <w:szCs w:val="20"/>
                <w:highlight w:val="yellow"/>
              </w:rPr>
              <w:t>period 4</w:t>
            </w:r>
          </w:p>
        </w:tc>
        <w:tc>
          <w:tcPr>
            <w:tcW w:w="3076" w:type="dxa"/>
            <w:tcBorders>
              <w:top w:val="nil"/>
              <w:left w:val="nil"/>
              <w:bottom w:val="nil"/>
              <w:right w:val="nil"/>
            </w:tcBorders>
            <w:shd w:val="clear" w:color="auto" w:fill="auto"/>
            <w:noWrap/>
            <w:vAlign w:val="bottom"/>
          </w:tcPr>
          <w:p w14:paraId="3998ED3E" w14:textId="77777777" w:rsidR="00BE34BD" w:rsidRPr="00391647" w:rsidRDefault="00BE34BD" w:rsidP="002D4BD8">
            <w:pPr>
              <w:jc w:val="center"/>
              <w:rPr>
                <w:sz w:val="20"/>
                <w:szCs w:val="20"/>
              </w:rPr>
            </w:pPr>
            <w:r w:rsidRPr="00391647">
              <w:rPr>
                <w:sz w:val="20"/>
                <w:szCs w:val="20"/>
              </w:rPr>
              <w:t>6 weeks after ice melt</w:t>
            </w:r>
          </w:p>
        </w:tc>
        <w:tc>
          <w:tcPr>
            <w:tcW w:w="976" w:type="dxa"/>
            <w:tcBorders>
              <w:top w:val="single" w:sz="4" w:space="0" w:color="auto"/>
              <w:left w:val="nil"/>
              <w:right w:val="nil"/>
            </w:tcBorders>
            <w:shd w:val="clear" w:color="auto" w:fill="auto"/>
            <w:noWrap/>
            <w:vAlign w:val="bottom"/>
          </w:tcPr>
          <w:p w14:paraId="3AD240CF" w14:textId="77777777" w:rsidR="00BE34BD" w:rsidRPr="00391647" w:rsidRDefault="00BE34BD" w:rsidP="002D4BD8">
            <w:pPr>
              <w:jc w:val="center"/>
              <w:rPr>
                <w:sz w:val="20"/>
                <w:szCs w:val="20"/>
              </w:rPr>
            </w:pPr>
            <w:r w:rsidRPr="00391647">
              <w:rPr>
                <w:sz w:val="20"/>
                <w:szCs w:val="20"/>
              </w:rPr>
              <w:t>CV</w:t>
            </w:r>
          </w:p>
        </w:tc>
        <w:tc>
          <w:tcPr>
            <w:tcW w:w="1932" w:type="dxa"/>
            <w:tcBorders>
              <w:top w:val="single" w:sz="4" w:space="0" w:color="auto"/>
              <w:left w:val="nil"/>
              <w:right w:val="nil"/>
            </w:tcBorders>
            <w:shd w:val="clear" w:color="auto" w:fill="auto"/>
            <w:noWrap/>
            <w:vAlign w:val="bottom"/>
          </w:tcPr>
          <w:p w14:paraId="2F0D2482" w14:textId="77777777" w:rsidR="00BE34BD" w:rsidRPr="00391647" w:rsidRDefault="00BE34BD" w:rsidP="002D4BD8">
            <w:pPr>
              <w:jc w:val="center"/>
              <w:rPr>
                <w:sz w:val="20"/>
                <w:szCs w:val="20"/>
              </w:rPr>
            </w:pPr>
            <w:r w:rsidRPr="00391647">
              <w:rPr>
                <w:sz w:val="20"/>
                <w:szCs w:val="20"/>
              </w:rPr>
              <w:t>3.43 ± .</w:t>
            </w:r>
            <w:r w:rsidRPr="00391647">
              <w:rPr>
                <w:i/>
                <w:iCs/>
                <w:sz w:val="20"/>
                <w:szCs w:val="20"/>
              </w:rPr>
              <w:t>17</w:t>
            </w:r>
          </w:p>
        </w:tc>
        <w:tc>
          <w:tcPr>
            <w:tcW w:w="1080" w:type="dxa"/>
            <w:tcBorders>
              <w:top w:val="single" w:sz="4" w:space="0" w:color="auto"/>
              <w:left w:val="nil"/>
              <w:right w:val="nil"/>
            </w:tcBorders>
            <w:shd w:val="clear" w:color="auto" w:fill="auto"/>
            <w:noWrap/>
            <w:vAlign w:val="bottom"/>
          </w:tcPr>
          <w:p w14:paraId="263E6ADE" w14:textId="77777777" w:rsidR="00BE34BD" w:rsidRPr="00391647" w:rsidRDefault="00BE34BD" w:rsidP="002D4BD8">
            <w:pPr>
              <w:jc w:val="center"/>
              <w:rPr>
                <w:sz w:val="20"/>
                <w:szCs w:val="20"/>
              </w:rPr>
            </w:pPr>
            <w:r w:rsidRPr="00391647">
              <w:rPr>
                <w:sz w:val="20"/>
                <w:szCs w:val="20"/>
              </w:rPr>
              <w:t>82</w:t>
            </w:r>
          </w:p>
        </w:tc>
        <w:tc>
          <w:tcPr>
            <w:tcW w:w="2160" w:type="dxa"/>
            <w:tcBorders>
              <w:top w:val="single" w:sz="4" w:space="0" w:color="auto"/>
              <w:left w:val="nil"/>
              <w:right w:val="nil"/>
            </w:tcBorders>
            <w:shd w:val="clear" w:color="auto" w:fill="auto"/>
            <w:noWrap/>
            <w:vAlign w:val="bottom"/>
          </w:tcPr>
          <w:p w14:paraId="43967FBE" w14:textId="77777777" w:rsidR="00BE34BD" w:rsidRPr="00391647" w:rsidRDefault="00BE34BD" w:rsidP="002D4BD8">
            <w:pPr>
              <w:jc w:val="center"/>
              <w:rPr>
                <w:sz w:val="20"/>
                <w:szCs w:val="20"/>
              </w:rPr>
            </w:pPr>
            <w:r w:rsidRPr="00391647">
              <w:rPr>
                <w:sz w:val="20"/>
                <w:szCs w:val="20"/>
              </w:rPr>
              <w:t>3.40 ± .</w:t>
            </w:r>
            <w:r w:rsidRPr="00391647">
              <w:rPr>
                <w:i/>
                <w:iCs/>
                <w:sz w:val="20"/>
                <w:szCs w:val="20"/>
              </w:rPr>
              <w:t>19</w:t>
            </w:r>
          </w:p>
        </w:tc>
        <w:tc>
          <w:tcPr>
            <w:tcW w:w="1080" w:type="dxa"/>
            <w:tcBorders>
              <w:top w:val="single" w:sz="4" w:space="0" w:color="auto"/>
              <w:left w:val="nil"/>
              <w:right w:val="nil"/>
            </w:tcBorders>
            <w:shd w:val="clear" w:color="auto" w:fill="auto"/>
            <w:noWrap/>
            <w:vAlign w:val="bottom"/>
          </w:tcPr>
          <w:p w14:paraId="7FAF8598" w14:textId="77777777" w:rsidR="00BE34BD" w:rsidRPr="00391647" w:rsidRDefault="00BE34BD" w:rsidP="002D4BD8">
            <w:pPr>
              <w:jc w:val="center"/>
              <w:rPr>
                <w:sz w:val="20"/>
                <w:szCs w:val="20"/>
              </w:rPr>
            </w:pPr>
            <w:r w:rsidRPr="00391647">
              <w:rPr>
                <w:sz w:val="20"/>
                <w:szCs w:val="20"/>
              </w:rPr>
              <w:t>57</w:t>
            </w:r>
          </w:p>
        </w:tc>
        <w:tc>
          <w:tcPr>
            <w:tcW w:w="1800" w:type="dxa"/>
            <w:tcBorders>
              <w:top w:val="single" w:sz="4" w:space="0" w:color="auto"/>
              <w:left w:val="nil"/>
              <w:right w:val="nil"/>
            </w:tcBorders>
            <w:shd w:val="clear" w:color="auto" w:fill="auto"/>
            <w:noWrap/>
            <w:vAlign w:val="bottom"/>
          </w:tcPr>
          <w:p w14:paraId="0BA515CD"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0.14</w:t>
            </w:r>
          </w:p>
        </w:tc>
      </w:tr>
      <w:tr w:rsidR="00BE34BD" w:rsidRPr="00391647" w14:paraId="70178438" w14:textId="77777777" w:rsidTr="002D4BD8">
        <w:trPr>
          <w:trHeight w:val="396"/>
        </w:trPr>
        <w:tc>
          <w:tcPr>
            <w:tcW w:w="1216" w:type="dxa"/>
            <w:tcBorders>
              <w:top w:val="nil"/>
              <w:left w:val="nil"/>
              <w:bottom w:val="single" w:sz="4" w:space="0" w:color="auto"/>
              <w:right w:val="nil"/>
            </w:tcBorders>
            <w:shd w:val="clear" w:color="auto" w:fill="auto"/>
            <w:noWrap/>
            <w:vAlign w:val="bottom"/>
          </w:tcPr>
          <w:p w14:paraId="1E6FFB80" w14:textId="77777777" w:rsidR="00BE34BD" w:rsidRPr="00B7550B" w:rsidRDefault="00BE34BD" w:rsidP="002D4BD8">
            <w:pPr>
              <w:jc w:val="center"/>
              <w:rPr>
                <w:sz w:val="20"/>
                <w:szCs w:val="20"/>
                <w:highlight w:val="yellow"/>
              </w:rPr>
            </w:pPr>
            <w:r w:rsidRPr="00B7550B">
              <w:rPr>
                <w:sz w:val="20"/>
                <w:szCs w:val="20"/>
                <w:highlight w:val="yellow"/>
              </w:rPr>
              <w:t> </w:t>
            </w:r>
          </w:p>
        </w:tc>
        <w:tc>
          <w:tcPr>
            <w:tcW w:w="3076" w:type="dxa"/>
            <w:tcBorders>
              <w:top w:val="nil"/>
              <w:left w:val="nil"/>
              <w:bottom w:val="single" w:sz="4" w:space="0" w:color="auto"/>
              <w:right w:val="nil"/>
            </w:tcBorders>
            <w:shd w:val="clear" w:color="auto" w:fill="auto"/>
            <w:noWrap/>
            <w:vAlign w:val="bottom"/>
          </w:tcPr>
          <w:p w14:paraId="49101E9D" w14:textId="77777777" w:rsidR="00BE34BD" w:rsidRPr="00391647" w:rsidRDefault="00BE34BD" w:rsidP="002D4BD8">
            <w:pPr>
              <w:jc w:val="center"/>
              <w:rPr>
                <w:sz w:val="20"/>
                <w:szCs w:val="20"/>
              </w:rPr>
            </w:pPr>
            <w:r w:rsidRPr="00391647">
              <w:rPr>
                <w:sz w:val="20"/>
                <w:szCs w:val="20"/>
              </w:rPr>
              <w:t>(June, 1 – June, 20) </w:t>
            </w:r>
          </w:p>
        </w:tc>
        <w:tc>
          <w:tcPr>
            <w:tcW w:w="976" w:type="dxa"/>
            <w:tcBorders>
              <w:left w:val="nil"/>
              <w:bottom w:val="single" w:sz="4" w:space="0" w:color="auto"/>
              <w:right w:val="nil"/>
            </w:tcBorders>
            <w:shd w:val="clear" w:color="auto" w:fill="auto"/>
            <w:noWrap/>
            <w:vAlign w:val="bottom"/>
          </w:tcPr>
          <w:p w14:paraId="0A7340F5"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4" w:space="0" w:color="auto"/>
              <w:right w:val="nil"/>
            </w:tcBorders>
            <w:shd w:val="clear" w:color="auto" w:fill="auto"/>
            <w:noWrap/>
            <w:vAlign w:val="bottom"/>
          </w:tcPr>
          <w:p w14:paraId="028FBB45" w14:textId="77777777" w:rsidR="00BE34BD" w:rsidRPr="00391647" w:rsidRDefault="00BE34BD" w:rsidP="002D4BD8">
            <w:pPr>
              <w:jc w:val="center"/>
              <w:rPr>
                <w:sz w:val="20"/>
                <w:szCs w:val="20"/>
              </w:rPr>
            </w:pPr>
            <w:r w:rsidRPr="00391647">
              <w:rPr>
                <w:sz w:val="20"/>
                <w:szCs w:val="20"/>
              </w:rPr>
              <w:t>4.16 ± .</w:t>
            </w:r>
            <w:r w:rsidRPr="00391647">
              <w:rPr>
                <w:i/>
                <w:iCs/>
                <w:sz w:val="20"/>
                <w:szCs w:val="20"/>
              </w:rPr>
              <w:t>12</w:t>
            </w:r>
          </w:p>
        </w:tc>
        <w:tc>
          <w:tcPr>
            <w:tcW w:w="1080" w:type="dxa"/>
            <w:tcBorders>
              <w:left w:val="nil"/>
              <w:bottom w:val="single" w:sz="4" w:space="0" w:color="auto"/>
              <w:right w:val="nil"/>
            </w:tcBorders>
            <w:shd w:val="clear" w:color="auto" w:fill="auto"/>
            <w:noWrap/>
            <w:vAlign w:val="bottom"/>
          </w:tcPr>
          <w:p w14:paraId="5F0FE563" w14:textId="77777777" w:rsidR="00BE34BD" w:rsidRPr="00391647" w:rsidRDefault="00BE34BD" w:rsidP="002D4BD8">
            <w:pPr>
              <w:jc w:val="center"/>
              <w:rPr>
                <w:sz w:val="20"/>
                <w:szCs w:val="20"/>
              </w:rPr>
            </w:pPr>
            <w:r w:rsidRPr="00391647">
              <w:rPr>
                <w:sz w:val="20"/>
                <w:szCs w:val="20"/>
              </w:rPr>
              <w:t>21</w:t>
            </w:r>
          </w:p>
        </w:tc>
        <w:tc>
          <w:tcPr>
            <w:tcW w:w="2160" w:type="dxa"/>
            <w:tcBorders>
              <w:left w:val="nil"/>
              <w:bottom w:val="single" w:sz="4" w:space="0" w:color="auto"/>
              <w:right w:val="nil"/>
            </w:tcBorders>
            <w:shd w:val="clear" w:color="auto" w:fill="auto"/>
            <w:noWrap/>
            <w:vAlign w:val="bottom"/>
          </w:tcPr>
          <w:p w14:paraId="7FDFDDF5" w14:textId="77777777" w:rsidR="00BE34BD" w:rsidRPr="00391647" w:rsidRDefault="00BE34BD" w:rsidP="002D4BD8">
            <w:pPr>
              <w:jc w:val="center"/>
              <w:rPr>
                <w:sz w:val="20"/>
                <w:szCs w:val="20"/>
              </w:rPr>
            </w:pPr>
            <w:r w:rsidRPr="00391647">
              <w:rPr>
                <w:sz w:val="20"/>
                <w:szCs w:val="20"/>
              </w:rPr>
              <w:t>4.07 ± .</w:t>
            </w:r>
            <w:r w:rsidRPr="00391647">
              <w:rPr>
                <w:i/>
                <w:iCs/>
                <w:sz w:val="20"/>
                <w:szCs w:val="20"/>
              </w:rPr>
              <w:t>15</w:t>
            </w:r>
          </w:p>
        </w:tc>
        <w:tc>
          <w:tcPr>
            <w:tcW w:w="1080" w:type="dxa"/>
            <w:tcBorders>
              <w:left w:val="nil"/>
              <w:bottom w:val="single" w:sz="4" w:space="0" w:color="auto"/>
              <w:right w:val="nil"/>
            </w:tcBorders>
            <w:shd w:val="clear" w:color="auto" w:fill="auto"/>
            <w:noWrap/>
            <w:vAlign w:val="bottom"/>
          </w:tcPr>
          <w:p w14:paraId="4A52EC6D" w14:textId="77777777" w:rsidR="00BE34BD" w:rsidRPr="00391647" w:rsidRDefault="00BE34BD" w:rsidP="002D4BD8">
            <w:pPr>
              <w:jc w:val="center"/>
              <w:rPr>
                <w:sz w:val="20"/>
                <w:szCs w:val="20"/>
              </w:rPr>
            </w:pPr>
            <w:r w:rsidRPr="00391647">
              <w:rPr>
                <w:sz w:val="20"/>
                <w:szCs w:val="20"/>
              </w:rPr>
              <w:t>21</w:t>
            </w:r>
          </w:p>
        </w:tc>
        <w:tc>
          <w:tcPr>
            <w:tcW w:w="1800" w:type="dxa"/>
            <w:tcBorders>
              <w:left w:val="nil"/>
              <w:bottom w:val="single" w:sz="4" w:space="0" w:color="auto"/>
              <w:right w:val="nil"/>
            </w:tcBorders>
            <w:shd w:val="clear" w:color="auto" w:fill="auto"/>
            <w:noWrap/>
            <w:vAlign w:val="bottom"/>
          </w:tcPr>
          <w:p w14:paraId="6A44E524"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0.09</w:t>
            </w:r>
          </w:p>
        </w:tc>
      </w:tr>
      <w:tr w:rsidR="00BE34BD" w:rsidRPr="00391647" w14:paraId="2DB24497" w14:textId="77777777" w:rsidTr="002D4BD8">
        <w:trPr>
          <w:trHeight w:val="396"/>
        </w:trPr>
        <w:tc>
          <w:tcPr>
            <w:tcW w:w="1216" w:type="dxa"/>
            <w:tcBorders>
              <w:top w:val="nil"/>
              <w:left w:val="nil"/>
              <w:bottom w:val="nil"/>
              <w:right w:val="nil"/>
            </w:tcBorders>
            <w:shd w:val="clear" w:color="auto" w:fill="auto"/>
            <w:noWrap/>
            <w:vAlign w:val="bottom"/>
          </w:tcPr>
          <w:p w14:paraId="513858FF" w14:textId="77777777" w:rsidR="00BE34BD" w:rsidRPr="00B7550B" w:rsidRDefault="00BE34BD" w:rsidP="002D4BD8">
            <w:pPr>
              <w:jc w:val="center"/>
              <w:rPr>
                <w:sz w:val="20"/>
                <w:szCs w:val="20"/>
                <w:highlight w:val="yellow"/>
              </w:rPr>
            </w:pPr>
            <w:r w:rsidRPr="00B7550B">
              <w:rPr>
                <w:sz w:val="20"/>
                <w:szCs w:val="20"/>
                <w:highlight w:val="yellow"/>
              </w:rPr>
              <w:t>period 5</w:t>
            </w:r>
          </w:p>
        </w:tc>
        <w:tc>
          <w:tcPr>
            <w:tcW w:w="3076" w:type="dxa"/>
            <w:tcBorders>
              <w:top w:val="nil"/>
              <w:left w:val="nil"/>
              <w:bottom w:val="nil"/>
              <w:right w:val="nil"/>
            </w:tcBorders>
            <w:shd w:val="clear" w:color="auto" w:fill="auto"/>
            <w:noWrap/>
            <w:vAlign w:val="bottom"/>
          </w:tcPr>
          <w:p w14:paraId="79BB03D4" w14:textId="77777777" w:rsidR="00BE34BD" w:rsidRPr="00391647" w:rsidRDefault="00BE34BD" w:rsidP="002D4BD8">
            <w:pPr>
              <w:jc w:val="center"/>
              <w:rPr>
                <w:sz w:val="20"/>
                <w:szCs w:val="20"/>
              </w:rPr>
            </w:pPr>
            <w:r w:rsidRPr="00391647">
              <w:rPr>
                <w:sz w:val="20"/>
                <w:szCs w:val="20"/>
              </w:rPr>
              <w:t>8 weeks after ice melt</w:t>
            </w:r>
          </w:p>
        </w:tc>
        <w:tc>
          <w:tcPr>
            <w:tcW w:w="976" w:type="dxa"/>
            <w:tcBorders>
              <w:top w:val="single" w:sz="4" w:space="0" w:color="auto"/>
              <w:left w:val="nil"/>
              <w:right w:val="nil"/>
            </w:tcBorders>
            <w:shd w:val="clear" w:color="auto" w:fill="auto"/>
            <w:noWrap/>
            <w:vAlign w:val="bottom"/>
          </w:tcPr>
          <w:p w14:paraId="168ECA03" w14:textId="77777777" w:rsidR="00BE34BD" w:rsidRPr="00391647" w:rsidRDefault="00BE34BD" w:rsidP="002D4BD8">
            <w:pPr>
              <w:jc w:val="center"/>
              <w:rPr>
                <w:sz w:val="20"/>
                <w:szCs w:val="20"/>
              </w:rPr>
            </w:pPr>
            <w:r w:rsidRPr="00391647">
              <w:rPr>
                <w:sz w:val="20"/>
                <w:szCs w:val="20"/>
              </w:rPr>
              <w:t>CIV</w:t>
            </w:r>
          </w:p>
        </w:tc>
        <w:tc>
          <w:tcPr>
            <w:tcW w:w="1932" w:type="dxa"/>
            <w:tcBorders>
              <w:top w:val="single" w:sz="4" w:space="0" w:color="auto"/>
              <w:left w:val="nil"/>
              <w:right w:val="nil"/>
            </w:tcBorders>
            <w:shd w:val="clear" w:color="auto" w:fill="auto"/>
            <w:noWrap/>
            <w:vAlign w:val="bottom"/>
          </w:tcPr>
          <w:p w14:paraId="7EE8A170" w14:textId="77777777" w:rsidR="00BE34BD" w:rsidRPr="00391647" w:rsidRDefault="00BE34BD" w:rsidP="002D4BD8">
            <w:pPr>
              <w:jc w:val="center"/>
              <w:rPr>
                <w:sz w:val="20"/>
                <w:szCs w:val="20"/>
              </w:rPr>
            </w:pPr>
            <w:r w:rsidRPr="00391647">
              <w:rPr>
                <w:sz w:val="20"/>
                <w:szCs w:val="20"/>
              </w:rPr>
              <w:t>2.40 ± .</w:t>
            </w:r>
            <w:r w:rsidRPr="00391647">
              <w:rPr>
                <w:i/>
                <w:iCs/>
                <w:sz w:val="20"/>
                <w:szCs w:val="20"/>
              </w:rPr>
              <w:t>11</w:t>
            </w:r>
          </w:p>
        </w:tc>
        <w:tc>
          <w:tcPr>
            <w:tcW w:w="1080" w:type="dxa"/>
            <w:tcBorders>
              <w:top w:val="single" w:sz="4" w:space="0" w:color="auto"/>
              <w:left w:val="nil"/>
              <w:right w:val="nil"/>
            </w:tcBorders>
            <w:shd w:val="clear" w:color="auto" w:fill="auto"/>
            <w:noWrap/>
            <w:vAlign w:val="bottom"/>
          </w:tcPr>
          <w:p w14:paraId="3D864969" w14:textId="77777777" w:rsidR="00BE34BD" w:rsidRPr="00391647" w:rsidRDefault="00BE34BD" w:rsidP="002D4BD8">
            <w:pPr>
              <w:jc w:val="center"/>
              <w:rPr>
                <w:sz w:val="20"/>
                <w:szCs w:val="20"/>
              </w:rPr>
            </w:pPr>
            <w:r w:rsidRPr="00391647">
              <w:rPr>
                <w:sz w:val="20"/>
                <w:szCs w:val="20"/>
              </w:rPr>
              <w:t>60</w:t>
            </w:r>
          </w:p>
        </w:tc>
        <w:tc>
          <w:tcPr>
            <w:tcW w:w="2160" w:type="dxa"/>
            <w:tcBorders>
              <w:top w:val="single" w:sz="4" w:space="0" w:color="auto"/>
              <w:left w:val="nil"/>
              <w:right w:val="nil"/>
            </w:tcBorders>
            <w:shd w:val="clear" w:color="auto" w:fill="auto"/>
            <w:noWrap/>
            <w:vAlign w:val="bottom"/>
          </w:tcPr>
          <w:p w14:paraId="63BB2792" w14:textId="77777777" w:rsidR="00BE34BD" w:rsidRPr="00391647" w:rsidRDefault="00BE34BD" w:rsidP="002D4BD8">
            <w:pPr>
              <w:jc w:val="center"/>
              <w:rPr>
                <w:sz w:val="20"/>
                <w:szCs w:val="20"/>
              </w:rPr>
            </w:pPr>
            <w:r w:rsidRPr="00391647">
              <w:rPr>
                <w:sz w:val="20"/>
                <w:szCs w:val="20"/>
              </w:rPr>
              <w:t>2.41 ± .</w:t>
            </w:r>
            <w:r w:rsidRPr="00391647">
              <w:rPr>
                <w:i/>
                <w:iCs/>
                <w:sz w:val="20"/>
                <w:szCs w:val="20"/>
              </w:rPr>
              <w:t>22</w:t>
            </w:r>
          </w:p>
        </w:tc>
        <w:tc>
          <w:tcPr>
            <w:tcW w:w="1080" w:type="dxa"/>
            <w:tcBorders>
              <w:top w:val="single" w:sz="4" w:space="0" w:color="auto"/>
              <w:left w:val="nil"/>
              <w:right w:val="nil"/>
            </w:tcBorders>
            <w:shd w:val="clear" w:color="auto" w:fill="auto"/>
            <w:noWrap/>
            <w:vAlign w:val="bottom"/>
          </w:tcPr>
          <w:p w14:paraId="1DE9F17F" w14:textId="77777777" w:rsidR="00BE34BD" w:rsidRPr="00391647" w:rsidRDefault="00BE34BD" w:rsidP="002D4BD8">
            <w:pPr>
              <w:jc w:val="center"/>
              <w:rPr>
                <w:sz w:val="20"/>
                <w:szCs w:val="20"/>
              </w:rPr>
            </w:pPr>
            <w:r w:rsidRPr="00391647">
              <w:rPr>
                <w:sz w:val="20"/>
                <w:szCs w:val="20"/>
              </w:rPr>
              <w:t>29</w:t>
            </w:r>
          </w:p>
        </w:tc>
        <w:tc>
          <w:tcPr>
            <w:tcW w:w="1800" w:type="dxa"/>
            <w:tcBorders>
              <w:top w:val="single" w:sz="4" w:space="0" w:color="auto"/>
              <w:left w:val="nil"/>
              <w:right w:val="nil"/>
            </w:tcBorders>
            <w:shd w:val="clear" w:color="auto" w:fill="auto"/>
            <w:noWrap/>
            <w:vAlign w:val="bottom"/>
          </w:tcPr>
          <w:p w14:paraId="32E2465E"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0.37</w:t>
            </w:r>
          </w:p>
        </w:tc>
      </w:tr>
      <w:tr w:rsidR="00BE34BD" w:rsidRPr="00391647" w14:paraId="0EFFAEB3" w14:textId="77777777" w:rsidTr="002D4BD8">
        <w:trPr>
          <w:trHeight w:val="396"/>
        </w:trPr>
        <w:tc>
          <w:tcPr>
            <w:tcW w:w="1216" w:type="dxa"/>
            <w:tcBorders>
              <w:top w:val="nil"/>
              <w:left w:val="nil"/>
              <w:bottom w:val="nil"/>
              <w:right w:val="nil"/>
            </w:tcBorders>
            <w:shd w:val="clear" w:color="auto" w:fill="auto"/>
            <w:noWrap/>
            <w:vAlign w:val="bottom"/>
          </w:tcPr>
          <w:p w14:paraId="2AFE106D" w14:textId="77777777" w:rsidR="00BE34BD" w:rsidRPr="00B7550B" w:rsidRDefault="00BE34BD" w:rsidP="002D4BD8">
            <w:pPr>
              <w:jc w:val="center"/>
              <w:rPr>
                <w:sz w:val="20"/>
                <w:szCs w:val="20"/>
                <w:highlight w:val="yellow"/>
              </w:rPr>
            </w:pPr>
          </w:p>
        </w:tc>
        <w:tc>
          <w:tcPr>
            <w:tcW w:w="3076" w:type="dxa"/>
            <w:tcBorders>
              <w:top w:val="nil"/>
              <w:left w:val="nil"/>
              <w:bottom w:val="nil"/>
              <w:right w:val="nil"/>
            </w:tcBorders>
            <w:shd w:val="clear" w:color="auto" w:fill="auto"/>
            <w:noWrap/>
            <w:vAlign w:val="bottom"/>
          </w:tcPr>
          <w:p w14:paraId="6FC8E895" w14:textId="77777777" w:rsidR="00BE34BD" w:rsidRPr="00391647" w:rsidRDefault="00BE34BD" w:rsidP="002D4BD8">
            <w:pPr>
              <w:jc w:val="center"/>
              <w:rPr>
                <w:sz w:val="20"/>
                <w:szCs w:val="20"/>
              </w:rPr>
            </w:pPr>
            <w:r w:rsidRPr="00391647">
              <w:rPr>
                <w:sz w:val="20"/>
                <w:szCs w:val="20"/>
              </w:rPr>
              <w:t>(June, 10- June, 30)</w:t>
            </w:r>
          </w:p>
        </w:tc>
        <w:tc>
          <w:tcPr>
            <w:tcW w:w="976" w:type="dxa"/>
            <w:tcBorders>
              <w:top w:val="nil"/>
              <w:left w:val="nil"/>
              <w:right w:val="nil"/>
            </w:tcBorders>
            <w:shd w:val="clear" w:color="auto" w:fill="auto"/>
            <w:noWrap/>
            <w:vAlign w:val="bottom"/>
          </w:tcPr>
          <w:p w14:paraId="098F84CF" w14:textId="77777777" w:rsidR="00BE34BD" w:rsidRPr="00391647" w:rsidRDefault="00BE34BD" w:rsidP="002D4BD8">
            <w:pPr>
              <w:jc w:val="center"/>
              <w:rPr>
                <w:sz w:val="20"/>
                <w:szCs w:val="20"/>
              </w:rPr>
            </w:pPr>
            <w:r w:rsidRPr="00391647">
              <w:rPr>
                <w:sz w:val="20"/>
                <w:szCs w:val="20"/>
              </w:rPr>
              <w:t>CV</w:t>
            </w:r>
          </w:p>
        </w:tc>
        <w:tc>
          <w:tcPr>
            <w:tcW w:w="1932" w:type="dxa"/>
            <w:tcBorders>
              <w:top w:val="nil"/>
              <w:left w:val="nil"/>
              <w:right w:val="nil"/>
            </w:tcBorders>
            <w:shd w:val="clear" w:color="auto" w:fill="auto"/>
            <w:noWrap/>
            <w:vAlign w:val="bottom"/>
          </w:tcPr>
          <w:p w14:paraId="61E6A33B" w14:textId="77777777" w:rsidR="00BE34BD" w:rsidRPr="00391647" w:rsidRDefault="00BE34BD" w:rsidP="002D4BD8">
            <w:pPr>
              <w:jc w:val="center"/>
              <w:rPr>
                <w:sz w:val="20"/>
                <w:szCs w:val="20"/>
              </w:rPr>
            </w:pPr>
            <w:r w:rsidRPr="00391647">
              <w:rPr>
                <w:sz w:val="20"/>
                <w:szCs w:val="20"/>
              </w:rPr>
              <w:t>3.36 ± .</w:t>
            </w:r>
            <w:r w:rsidRPr="00391647">
              <w:rPr>
                <w:i/>
                <w:iCs/>
                <w:sz w:val="20"/>
                <w:szCs w:val="20"/>
              </w:rPr>
              <w:t>16</w:t>
            </w:r>
          </w:p>
        </w:tc>
        <w:tc>
          <w:tcPr>
            <w:tcW w:w="1080" w:type="dxa"/>
            <w:tcBorders>
              <w:top w:val="nil"/>
              <w:left w:val="nil"/>
              <w:right w:val="nil"/>
            </w:tcBorders>
            <w:shd w:val="clear" w:color="auto" w:fill="auto"/>
            <w:noWrap/>
            <w:vAlign w:val="bottom"/>
          </w:tcPr>
          <w:p w14:paraId="68110AD0" w14:textId="77777777" w:rsidR="00BE34BD" w:rsidRPr="00391647" w:rsidRDefault="00BE34BD" w:rsidP="002D4BD8">
            <w:pPr>
              <w:jc w:val="center"/>
              <w:rPr>
                <w:sz w:val="20"/>
                <w:szCs w:val="20"/>
              </w:rPr>
            </w:pPr>
            <w:r w:rsidRPr="00391647">
              <w:rPr>
                <w:sz w:val="20"/>
                <w:szCs w:val="20"/>
              </w:rPr>
              <w:t>23</w:t>
            </w:r>
          </w:p>
        </w:tc>
        <w:tc>
          <w:tcPr>
            <w:tcW w:w="2160" w:type="dxa"/>
            <w:tcBorders>
              <w:top w:val="nil"/>
              <w:left w:val="nil"/>
              <w:right w:val="nil"/>
            </w:tcBorders>
            <w:shd w:val="clear" w:color="auto" w:fill="auto"/>
            <w:noWrap/>
            <w:vAlign w:val="bottom"/>
          </w:tcPr>
          <w:p w14:paraId="70D8BB7B" w14:textId="77777777" w:rsidR="00BE34BD" w:rsidRPr="00391647" w:rsidRDefault="00BE34BD" w:rsidP="002D4BD8">
            <w:pPr>
              <w:jc w:val="center"/>
              <w:rPr>
                <w:sz w:val="20"/>
                <w:szCs w:val="20"/>
              </w:rPr>
            </w:pPr>
            <w:r w:rsidRPr="00391647">
              <w:rPr>
                <w:sz w:val="20"/>
                <w:szCs w:val="20"/>
              </w:rPr>
              <w:t>3.40 ± .</w:t>
            </w:r>
            <w:r w:rsidRPr="00391647">
              <w:rPr>
                <w:i/>
                <w:iCs/>
                <w:sz w:val="20"/>
                <w:szCs w:val="20"/>
              </w:rPr>
              <w:t>18</w:t>
            </w:r>
          </w:p>
        </w:tc>
        <w:tc>
          <w:tcPr>
            <w:tcW w:w="1080" w:type="dxa"/>
            <w:tcBorders>
              <w:top w:val="nil"/>
              <w:left w:val="nil"/>
              <w:right w:val="nil"/>
            </w:tcBorders>
            <w:shd w:val="clear" w:color="auto" w:fill="auto"/>
            <w:noWrap/>
            <w:vAlign w:val="bottom"/>
          </w:tcPr>
          <w:p w14:paraId="459D496E" w14:textId="77777777" w:rsidR="00BE34BD" w:rsidRPr="00391647" w:rsidRDefault="00BE34BD" w:rsidP="002D4BD8">
            <w:pPr>
              <w:jc w:val="center"/>
              <w:rPr>
                <w:sz w:val="20"/>
                <w:szCs w:val="20"/>
              </w:rPr>
            </w:pPr>
            <w:r w:rsidRPr="00391647">
              <w:rPr>
                <w:sz w:val="20"/>
                <w:szCs w:val="20"/>
              </w:rPr>
              <w:t>146</w:t>
            </w:r>
          </w:p>
        </w:tc>
        <w:tc>
          <w:tcPr>
            <w:tcW w:w="1800" w:type="dxa"/>
            <w:tcBorders>
              <w:top w:val="nil"/>
              <w:left w:val="nil"/>
              <w:right w:val="nil"/>
            </w:tcBorders>
            <w:shd w:val="clear" w:color="auto" w:fill="auto"/>
            <w:noWrap/>
            <w:vAlign w:val="bottom"/>
          </w:tcPr>
          <w:p w14:paraId="3E16E298"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0.15</w:t>
            </w:r>
          </w:p>
        </w:tc>
      </w:tr>
      <w:tr w:rsidR="00BE34BD" w:rsidRPr="00391647" w14:paraId="39EFC494" w14:textId="77777777" w:rsidTr="002D4BD8">
        <w:trPr>
          <w:trHeight w:val="396"/>
        </w:trPr>
        <w:tc>
          <w:tcPr>
            <w:tcW w:w="1216" w:type="dxa"/>
            <w:tcBorders>
              <w:top w:val="nil"/>
              <w:left w:val="nil"/>
              <w:bottom w:val="single" w:sz="4" w:space="0" w:color="auto"/>
              <w:right w:val="nil"/>
            </w:tcBorders>
            <w:shd w:val="clear" w:color="auto" w:fill="auto"/>
            <w:noWrap/>
            <w:vAlign w:val="bottom"/>
          </w:tcPr>
          <w:p w14:paraId="01DDB577" w14:textId="77777777" w:rsidR="00BE34BD" w:rsidRPr="00B7550B" w:rsidRDefault="00BE34BD" w:rsidP="002D4BD8">
            <w:pPr>
              <w:jc w:val="center"/>
              <w:rPr>
                <w:sz w:val="20"/>
                <w:szCs w:val="20"/>
                <w:highlight w:val="yellow"/>
              </w:rPr>
            </w:pPr>
            <w:r w:rsidRPr="00B7550B">
              <w:rPr>
                <w:sz w:val="20"/>
                <w:szCs w:val="20"/>
                <w:highlight w:val="yellow"/>
              </w:rPr>
              <w:t> </w:t>
            </w:r>
          </w:p>
        </w:tc>
        <w:tc>
          <w:tcPr>
            <w:tcW w:w="3076" w:type="dxa"/>
            <w:tcBorders>
              <w:top w:val="nil"/>
              <w:left w:val="nil"/>
              <w:bottom w:val="single" w:sz="4" w:space="0" w:color="auto"/>
              <w:right w:val="nil"/>
            </w:tcBorders>
            <w:shd w:val="clear" w:color="auto" w:fill="auto"/>
            <w:noWrap/>
            <w:vAlign w:val="bottom"/>
          </w:tcPr>
          <w:p w14:paraId="31873EB1" w14:textId="77777777" w:rsidR="00BE34BD" w:rsidRPr="00391647" w:rsidRDefault="00BE34BD" w:rsidP="002D4BD8">
            <w:pPr>
              <w:jc w:val="center"/>
              <w:rPr>
                <w:sz w:val="20"/>
                <w:szCs w:val="20"/>
              </w:rPr>
            </w:pPr>
            <w:r w:rsidRPr="00391647">
              <w:rPr>
                <w:sz w:val="20"/>
                <w:szCs w:val="20"/>
              </w:rPr>
              <w:t> </w:t>
            </w:r>
          </w:p>
        </w:tc>
        <w:tc>
          <w:tcPr>
            <w:tcW w:w="976" w:type="dxa"/>
            <w:tcBorders>
              <w:left w:val="nil"/>
              <w:bottom w:val="single" w:sz="4" w:space="0" w:color="auto"/>
              <w:right w:val="nil"/>
            </w:tcBorders>
            <w:shd w:val="clear" w:color="auto" w:fill="auto"/>
            <w:noWrap/>
            <w:vAlign w:val="bottom"/>
          </w:tcPr>
          <w:p w14:paraId="2C7CE971"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4" w:space="0" w:color="auto"/>
              <w:right w:val="nil"/>
            </w:tcBorders>
            <w:shd w:val="clear" w:color="auto" w:fill="auto"/>
            <w:noWrap/>
            <w:vAlign w:val="bottom"/>
          </w:tcPr>
          <w:p w14:paraId="4F145610" w14:textId="77777777" w:rsidR="00BE34BD" w:rsidRPr="00391647" w:rsidRDefault="00BE34BD" w:rsidP="002D4BD8">
            <w:pPr>
              <w:jc w:val="center"/>
              <w:rPr>
                <w:sz w:val="20"/>
                <w:szCs w:val="20"/>
              </w:rPr>
            </w:pPr>
            <w:r w:rsidRPr="00391647">
              <w:rPr>
                <w:sz w:val="20"/>
                <w:szCs w:val="20"/>
              </w:rPr>
              <w:t>4.12 ± .</w:t>
            </w:r>
            <w:r w:rsidRPr="00391647">
              <w:rPr>
                <w:i/>
                <w:iCs/>
                <w:sz w:val="20"/>
                <w:szCs w:val="20"/>
              </w:rPr>
              <w:t>13</w:t>
            </w:r>
          </w:p>
        </w:tc>
        <w:tc>
          <w:tcPr>
            <w:tcW w:w="1080" w:type="dxa"/>
            <w:tcBorders>
              <w:left w:val="nil"/>
              <w:bottom w:val="single" w:sz="4" w:space="0" w:color="auto"/>
              <w:right w:val="nil"/>
            </w:tcBorders>
            <w:shd w:val="clear" w:color="auto" w:fill="auto"/>
            <w:noWrap/>
            <w:vAlign w:val="bottom"/>
          </w:tcPr>
          <w:p w14:paraId="5A367EA0" w14:textId="77777777" w:rsidR="00BE34BD" w:rsidRPr="00391647" w:rsidRDefault="00BE34BD" w:rsidP="002D4BD8">
            <w:pPr>
              <w:jc w:val="center"/>
              <w:rPr>
                <w:sz w:val="20"/>
                <w:szCs w:val="20"/>
              </w:rPr>
            </w:pPr>
            <w:r w:rsidRPr="00391647">
              <w:rPr>
                <w:sz w:val="20"/>
                <w:szCs w:val="20"/>
              </w:rPr>
              <w:t>14</w:t>
            </w:r>
          </w:p>
        </w:tc>
        <w:tc>
          <w:tcPr>
            <w:tcW w:w="2160" w:type="dxa"/>
            <w:tcBorders>
              <w:left w:val="nil"/>
              <w:bottom w:val="single" w:sz="4" w:space="0" w:color="auto"/>
              <w:right w:val="nil"/>
            </w:tcBorders>
            <w:shd w:val="clear" w:color="auto" w:fill="auto"/>
            <w:noWrap/>
            <w:vAlign w:val="bottom"/>
          </w:tcPr>
          <w:p w14:paraId="77A49FA8" w14:textId="77777777" w:rsidR="00BE34BD" w:rsidRPr="00391647" w:rsidRDefault="00BE34BD" w:rsidP="002D4BD8">
            <w:pPr>
              <w:jc w:val="center"/>
              <w:rPr>
                <w:sz w:val="20"/>
                <w:szCs w:val="20"/>
              </w:rPr>
            </w:pPr>
            <w:r w:rsidRPr="00391647">
              <w:rPr>
                <w:sz w:val="20"/>
                <w:szCs w:val="20"/>
              </w:rPr>
              <w:t>4.11 ± .</w:t>
            </w:r>
            <w:r w:rsidRPr="00391647">
              <w:rPr>
                <w:i/>
                <w:iCs/>
                <w:sz w:val="20"/>
                <w:szCs w:val="20"/>
              </w:rPr>
              <w:t>12</w:t>
            </w:r>
          </w:p>
        </w:tc>
        <w:tc>
          <w:tcPr>
            <w:tcW w:w="1080" w:type="dxa"/>
            <w:tcBorders>
              <w:left w:val="nil"/>
              <w:bottom w:val="single" w:sz="4" w:space="0" w:color="auto"/>
              <w:right w:val="nil"/>
            </w:tcBorders>
            <w:shd w:val="clear" w:color="auto" w:fill="auto"/>
            <w:noWrap/>
            <w:vAlign w:val="bottom"/>
          </w:tcPr>
          <w:p w14:paraId="018DE094" w14:textId="77777777" w:rsidR="00BE34BD" w:rsidRPr="00391647" w:rsidRDefault="00BE34BD" w:rsidP="002D4BD8">
            <w:pPr>
              <w:jc w:val="center"/>
              <w:rPr>
                <w:sz w:val="20"/>
                <w:szCs w:val="20"/>
              </w:rPr>
            </w:pPr>
            <w:r w:rsidRPr="00391647">
              <w:rPr>
                <w:sz w:val="20"/>
                <w:szCs w:val="20"/>
              </w:rPr>
              <w:t>23</w:t>
            </w:r>
          </w:p>
        </w:tc>
        <w:tc>
          <w:tcPr>
            <w:tcW w:w="1800" w:type="dxa"/>
            <w:tcBorders>
              <w:left w:val="nil"/>
              <w:bottom w:val="single" w:sz="4" w:space="0" w:color="auto"/>
              <w:right w:val="nil"/>
            </w:tcBorders>
            <w:shd w:val="clear" w:color="auto" w:fill="auto"/>
            <w:noWrap/>
            <w:vAlign w:val="bottom"/>
          </w:tcPr>
          <w:p w14:paraId="3AED3AA6"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0.77</w:t>
            </w:r>
          </w:p>
        </w:tc>
      </w:tr>
      <w:tr w:rsidR="00BE34BD" w:rsidRPr="00391647" w14:paraId="618FA5CB" w14:textId="77777777" w:rsidTr="002D4BD8">
        <w:trPr>
          <w:trHeight w:val="396"/>
        </w:trPr>
        <w:tc>
          <w:tcPr>
            <w:tcW w:w="1216" w:type="dxa"/>
            <w:tcBorders>
              <w:top w:val="nil"/>
              <w:left w:val="nil"/>
              <w:bottom w:val="nil"/>
              <w:right w:val="nil"/>
            </w:tcBorders>
            <w:shd w:val="clear" w:color="auto" w:fill="auto"/>
            <w:noWrap/>
            <w:vAlign w:val="bottom"/>
          </w:tcPr>
          <w:p w14:paraId="3E5531A4" w14:textId="77777777" w:rsidR="00BE34BD" w:rsidRPr="00B7550B" w:rsidRDefault="00BE34BD" w:rsidP="002D4BD8">
            <w:pPr>
              <w:jc w:val="center"/>
              <w:rPr>
                <w:sz w:val="20"/>
                <w:szCs w:val="20"/>
                <w:highlight w:val="yellow"/>
              </w:rPr>
            </w:pPr>
            <w:r w:rsidRPr="00B7550B">
              <w:rPr>
                <w:sz w:val="20"/>
                <w:szCs w:val="20"/>
                <w:highlight w:val="yellow"/>
              </w:rPr>
              <w:t>period 6</w:t>
            </w:r>
          </w:p>
        </w:tc>
        <w:tc>
          <w:tcPr>
            <w:tcW w:w="3076" w:type="dxa"/>
            <w:tcBorders>
              <w:top w:val="nil"/>
              <w:left w:val="nil"/>
              <w:bottom w:val="nil"/>
              <w:right w:val="nil"/>
            </w:tcBorders>
            <w:shd w:val="clear" w:color="auto" w:fill="auto"/>
            <w:noWrap/>
            <w:vAlign w:val="bottom"/>
          </w:tcPr>
          <w:p w14:paraId="655E2C2E" w14:textId="77777777" w:rsidR="00BE34BD" w:rsidRPr="00391647" w:rsidRDefault="00BE34BD" w:rsidP="002D4BD8">
            <w:pPr>
              <w:jc w:val="center"/>
              <w:rPr>
                <w:sz w:val="20"/>
                <w:szCs w:val="20"/>
              </w:rPr>
            </w:pPr>
            <w:r w:rsidRPr="00391647">
              <w:rPr>
                <w:sz w:val="20"/>
                <w:szCs w:val="20"/>
              </w:rPr>
              <w:t>10-12 weeks after ice melt</w:t>
            </w:r>
          </w:p>
        </w:tc>
        <w:tc>
          <w:tcPr>
            <w:tcW w:w="976" w:type="dxa"/>
            <w:tcBorders>
              <w:top w:val="single" w:sz="4" w:space="0" w:color="auto"/>
              <w:left w:val="nil"/>
              <w:right w:val="nil"/>
            </w:tcBorders>
            <w:shd w:val="clear" w:color="auto" w:fill="auto"/>
            <w:noWrap/>
            <w:vAlign w:val="bottom"/>
          </w:tcPr>
          <w:p w14:paraId="68D1C51D" w14:textId="77777777" w:rsidR="00BE34BD" w:rsidRPr="00391647" w:rsidRDefault="00BE34BD" w:rsidP="002D4BD8">
            <w:pPr>
              <w:jc w:val="center"/>
              <w:rPr>
                <w:sz w:val="20"/>
                <w:szCs w:val="20"/>
              </w:rPr>
            </w:pPr>
            <w:r w:rsidRPr="00391647">
              <w:rPr>
                <w:sz w:val="20"/>
                <w:szCs w:val="20"/>
              </w:rPr>
              <w:t>CIV</w:t>
            </w:r>
          </w:p>
        </w:tc>
        <w:tc>
          <w:tcPr>
            <w:tcW w:w="1932" w:type="dxa"/>
            <w:tcBorders>
              <w:top w:val="single" w:sz="4" w:space="0" w:color="auto"/>
              <w:left w:val="nil"/>
              <w:right w:val="nil"/>
            </w:tcBorders>
            <w:shd w:val="clear" w:color="auto" w:fill="auto"/>
            <w:noWrap/>
            <w:vAlign w:val="bottom"/>
          </w:tcPr>
          <w:p w14:paraId="5283D2A9" w14:textId="77777777" w:rsidR="00BE34BD" w:rsidRPr="00391647" w:rsidRDefault="00BE34BD" w:rsidP="002D4BD8">
            <w:pPr>
              <w:jc w:val="center"/>
              <w:rPr>
                <w:sz w:val="20"/>
                <w:szCs w:val="20"/>
              </w:rPr>
            </w:pPr>
            <w:r w:rsidRPr="00391647">
              <w:rPr>
                <w:sz w:val="20"/>
                <w:szCs w:val="20"/>
              </w:rPr>
              <w:t>2.35 ± .</w:t>
            </w:r>
            <w:r w:rsidRPr="00391647">
              <w:rPr>
                <w:i/>
                <w:iCs/>
                <w:sz w:val="20"/>
                <w:szCs w:val="20"/>
              </w:rPr>
              <w:t>10</w:t>
            </w:r>
          </w:p>
        </w:tc>
        <w:tc>
          <w:tcPr>
            <w:tcW w:w="1080" w:type="dxa"/>
            <w:tcBorders>
              <w:top w:val="single" w:sz="4" w:space="0" w:color="auto"/>
              <w:left w:val="nil"/>
              <w:right w:val="nil"/>
            </w:tcBorders>
            <w:shd w:val="clear" w:color="auto" w:fill="auto"/>
            <w:noWrap/>
            <w:vAlign w:val="bottom"/>
          </w:tcPr>
          <w:p w14:paraId="2635712B" w14:textId="77777777" w:rsidR="00BE34BD" w:rsidRPr="00391647" w:rsidRDefault="00BE34BD" w:rsidP="002D4BD8">
            <w:pPr>
              <w:jc w:val="center"/>
              <w:rPr>
                <w:sz w:val="20"/>
                <w:szCs w:val="20"/>
              </w:rPr>
            </w:pPr>
            <w:r w:rsidRPr="00391647">
              <w:rPr>
                <w:sz w:val="20"/>
                <w:szCs w:val="20"/>
              </w:rPr>
              <w:t>186</w:t>
            </w:r>
          </w:p>
        </w:tc>
        <w:tc>
          <w:tcPr>
            <w:tcW w:w="2160" w:type="dxa"/>
            <w:tcBorders>
              <w:top w:val="single" w:sz="4" w:space="0" w:color="auto"/>
              <w:left w:val="nil"/>
              <w:right w:val="nil"/>
            </w:tcBorders>
            <w:shd w:val="clear" w:color="auto" w:fill="auto"/>
            <w:noWrap/>
            <w:vAlign w:val="bottom"/>
          </w:tcPr>
          <w:p w14:paraId="6B4334F1" w14:textId="77777777" w:rsidR="00BE34BD" w:rsidRPr="00391647" w:rsidRDefault="00BE34BD" w:rsidP="002D4BD8">
            <w:pPr>
              <w:jc w:val="center"/>
              <w:rPr>
                <w:sz w:val="20"/>
                <w:szCs w:val="20"/>
              </w:rPr>
            </w:pPr>
            <w:r w:rsidRPr="00391647">
              <w:rPr>
                <w:sz w:val="20"/>
                <w:szCs w:val="20"/>
              </w:rPr>
              <w:t>2.38 ± .</w:t>
            </w:r>
            <w:r w:rsidRPr="00391647">
              <w:rPr>
                <w:i/>
                <w:iCs/>
                <w:sz w:val="20"/>
                <w:szCs w:val="20"/>
              </w:rPr>
              <w:t>13</w:t>
            </w:r>
          </w:p>
        </w:tc>
        <w:tc>
          <w:tcPr>
            <w:tcW w:w="1080" w:type="dxa"/>
            <w:tcBorders>
              <w:top w:val="single" w:sz="4" w:space="0" w:color="auto"/>
              <w:left w:val="nil"/>
              <w:right w:val="nil"/>
            </w:tcBorders>
            <w:shd w:val="clear" w:color="auto" w:fill="auto"/>
            <w:noWrap/>
            <w:vAlign w:val="bottom"/>
          </w:tcPr>
          <w:p w14:paraId="0C52F5D8" w14:textId="77777777" w:rsidR="00BE34BD" w:rsidRPr="00391647" w:rsidRDefault="00BE34BD" w:rsidP="002D4BD8">
            <w:pPr>
              <w:jc w:val="center"/>
              <w:rPr>
                <w:sz w:val="20"/>
                <w:szCs w:val="20"/>
              </w:rPr>
            </w:pPr>
            <w:r w:rsidRPr="00391647">
              <w:rPr>
                <w:sz w:val="20"/>
                <w:szCs w:val="20"/>
              </w:rPr>
              <w:t>145</w:t>
            </w:r>
          </w:p>
        </w:tc>
        <w:tc>
          <w:tcPr>
            <w:tcW w:w="1800" w:type="dxa"/>
            <w:tcBorders>
              <w:top w:val="single" w:sz="4" w:space="0" w:color="auto"/>
              <w:left w:val="nil"/>
              <w:right w:val="nil"/>
            </w:tcBorders>
            <w:shd w:val="clear" w:color="auto" w:fill="auto"/>
            <w:noWrap/>
            <w:vAlign w:val="bottom"/>
          </w:tcPr>
          <w:p w14:paraId="65AE0F59" w14:textId="77777777" w:rsidR="00BE34BD" w:rsidRPr="00391647" w:rsidRDefault="00BE34BD" w:rsidP="002D4BD8">
            <w:pPr>
              <w:jc w:val="center"/>
              <w:rPr>
                <w:sz w:val="20"/>
                <w:szCs w:val="20"/>
              </w:rPr>
            </w:pPr>
            <w:r w:rsidRPr="00391647">
              <w:rPr>
                <w:sz w:val="20"/>
                <w:szCs w:val="20"/>
              </w:rPr>
              <w:t>0.57</w:t>
            </w:r>
          </w:p>
        </w:tc>
      </w:tr>
      <w:tr w:rsidR="00BE34BD" w:rsidRPr="00391647" w14:paraId="3E55C48A" w14:textId="77777777" w:rsidTr="002D4BD8">
        <w:trPr>
          <w:trHeight w:val="396"/>
        </w:trPr>
        <w:tc>
          <w:tcPr>
            <w:tcW w:w="1216" w:type="dxa"/>
            <w:tcBorders>
              <w:top w:val="nil"/>
              <w:left w:val="nil"/>
              <w:bottom w:val="nil"/>
              <w:right w:val="nil"/>
            </w:tcBorders>
            <w:shd w:val="clear" w:color="auto" w:fill="auto"/>
            <w:noWrap/>
            <w:vAlign w:val="bottom"/>
          </w:tcPr>
          <w:p w14:paraId="5ED83C21" w14:textId="77777777" w:rsidR="00BE34BD" w:rsidRPr="00B7550B" w:rsidRDefault="00BE34BD" w:rsidP="002D4BD8">
            <w:pPr>
              <w:jc w:val="center"/>
              <w:rPr>
                <w:sz w:val="20"/>
                <w:szCs w:val="20"/>
                <w:highlight w:val="yellow"/>
              </w:rPr>
            </w:pPr>
          </w:p>
        </w:tc>
        <w:tc>
          <w:tcPr>
            <w:tcW w:w="3076" w:type="dxa"/>
            <w:tcBorders>
              <w:top w:val="nil"/>
              <w:left w:val="nil"/>
              <w:bottom w:val="nil"/>
              <w:right w:val="nil"/>
            </w:tcBorders>
            <w:shd w:val="clear" w:color="auto" w:fill="auto"/>
            <w:noWrap/>
            <w:vAlign w:val="bottom"/>
          </w:tcPr>
          <w:p w14:paraId="2887A098" w14:textId="77777777" w:rsidR="00BE34BD" w:rsidRPr="00391647" w:rsidRDefault="00BE34BD" w:rsidP="002D4BD8">
            <w:pPr>
              <w:jc w:val="center"/>
              <w:rPr>
                <w:sz w:val="20"/>
                <w:szCs w:val="20"/>
              </w:rPr>
            </w:pPr>
            <w:r w:rsidRPr="00391647">
              <w:rPr>
                <w:sz w:val="20"/>
                <w:szCs w:val="20"/>
              </w:rPr>
              <w:t>(June, 20 – July, 30)</w:t>
            </w:r>
          </w:p>
        </w:tc>
        <w:tc>
          <w:tcPr>
            <w:tcW w:w="976" w:type="dxa"/>
            <w:tcBorders>
              <w:left w:val="nil"/>
              <w:right w:val="nil"/>
            </w:tcBorders>
            <w:shd w:val="clear" w:color="auto" w:fill="auto"/>
            <w:noWrap/>
            <w:vAlign w:val="bottom"/>
          </w:tcPr>
          <w:p w14:paraId="7628C28E" w14:textId="77777777" w:rsidR="00BE34BD" w:rsidRPr="00391647" w:rsidRDefault="00BE34BD" w:rsidP="002D4BD8">
            <w:pPr>
              <w:jc w:val="center"/>
              <w:rPr>
                <w:sz w:val="20"/>
                <w:szCs w:val="20"/>
              </w:rPr>
            </w:pPr>
            <w:r w:rsidRPr="00391647">
              <w:rPr>
                <w:sz w:val="20"/>
                <w:szCs w:val="20"/>
              </w:rPr>
              <w:t>CV</w:t>
            </w:r>
          </w:p>
        </w:tc>
        <w:tc>
          <w:tcPr>
            <w:tcW w:w="1932" w:type="dxa"/>
            <w:tcBorders>
              <w:left w:val="nil"/>
              <w:right w:val="nil"/>
            </w:tcBorders>
            <w:shd w:val="clear" w:color="auto" w:fill="auto"/>
            <w:noWrap/>
            <w:vAlign w:val="bottom"/>
          </w:tcPr>
          <w:p w14:paraId="14BCAB8A" w14:textId="77777777" w:rsidR="00BE34BD" w:rsidRPr="00391647" w:rsidRDefault="00BE34BD" w:rsidP="002D4BD8">
            <w:pPr>
              <w:jc w:val="center"/>
              <w:rPr>
                <w:sz w:val="20"/>
                <w:szCs w:val="20"/>
              </w:rPr>
            </w:pPr>
            <w:r w:rsidRPr="00391647">
              <w:rPr>
                <w:sz w:val="20"/>
                <w:szCs w:val="20"/>
              </w:rPr>
              <w:t>3.46 ± .</w:t>
            </w:r>
            <w:r w:rsidRPr="00391647">
              <w:rPr>
                <w:i/>
                <w:iCs/>
                <w:sz w:val="20"/>
                <w:szCs w:val="20"/>
              </w:rPr>
              <w:t>15</w:t>
            </w:r>
          </w:p>
        </w:tc>
        <w:tc>
          <w:tcPr>
            <w:tcW w:w="1080" w:type="dxa"/>
            <w:tcBorders>
              <w:left w:val="nil"/>
              <w:right w:val="nil"/>
            </w:tcBorders>
            <w:shd w:val="clear" w:color="auto" w:fill="auto"/>
            <w:noWrap/>
            <w:vAlign w:val="bottom"/>
          </w:tcPr>
          <w:p w14:paraId="250D7A9E" w14:textId="77777777" w:rsidR="00BE34BD" w:rsidRPr="00391647" w:rsidRDefault="00BE34BD" w:rsidP="002D4BD8">
            <w:pPr>
              <w:jc w:val="center"/>
              <w:rPr>
                <w:sz w:val="20"/>
                <w:szCs w:val="20"/>
              </w:rPr>
            </w:pPr>
            <w:r w:rsidRPr="00391647">
              <w:rPr>
                <w:sz w:val="20"/>
                <w:szCs w:val="20"/>
              </w:rPr>
              <w:t>33</w:t>
            </w:r>
          </w:p>
        </w:tc>
        <w:tc>
          <w:tcPr>
            <w:tcW w:w="2160" w:type="dxa"/>
            <w:tcBorders>
              <w:left w:val="nil"/>
              <w:right w:val="nil"/>
            </w:tcBorders>
            <w:shd w:val="clear" w:color="auto" w:fill="auto"/>
            <w:noWrap/>
            <w:vAlign w:val="bottom"/>
          </w:tcPr>
          <w:p w14:paraId="1125BCB1" w14:textId="77777777" w:rsidR="00BE34BD" w:rsidRPr="00391647" w:rsidRDefault="00BE34BD" w:rsidP="002D4BD8">
            <w:pPr>
              <w:jc w:val="center"/>
              <w:rPr>
                <w:sz w:val="20"/>
                <w:szCs w:val="20"/>
              </w:rPr>
            </w:pPr>
            <w:r w:rsidRPr="00391647">
              <w:rPr>
                <w:sz w:val="20"/>
                <w:szCs w:val="20"/>
              </w:rPr>
              <w:t>3.40 ± .</w:t>
            </w:r>
            <w:r w:rsidRPr="00391647">
              <w:rPr>
                <w:i/>
                <w:iCs/>
                <w:sz w:val="20"/>
                <w:szCs w:val="20"/>
              </w:rPr>
              <w:t>17</w:t>
            </w:r>
          </w:p>
        </w:tc>
        <w:tc>
          <w:tcPr>
            <w:tcW w:w="1080" w:type="dxa"/>
            <w:tcBorders>
              <w:left w:val="nil"/>
              <w:right w:val="nil"/>
            </w:tcBorders>
            <w:shd w:val="clear" w:color="auto" w:fill="auto"/>
            <w:noWrap/>
            <w:vAlign w:val="bottom"/>
          </w:tcPr>
          <w:p w14:paraId="6FC49C1A" w14:textId="77777777" w:rsidR="00BE34BD" w:rsidRPr="00391647" w:rsidRDefault="00BE34BD" w:rsidP="002D4BD8">
            <w:pPr>
              <w:jc w:val="center"/>
              <w:rPr>
                <w:sz w:val="20"/>
                <w:szCs w:val="20"/>
              </w:rPr>
            </w:pPr>
            <w:r w:rsidRPr="00391647">
              <w:rPr>
                <w:sz w:val="20"/>
                <w:szCs w:val="20"/>
              </w:rPr>
              <w:t>239</w:t>
            </w:r>
          </w:p>
        </w:tc>
        <w:tc>
          <w:tcPr>
            <w:tcW w:w="1800" w:type="dxa"/>
            <w:tcBorders>
              <w:left w:val="nil"/>
              <w:right w:val="nil"/>
            </w:tcBorders>
            <w:shd w:val="clear" w:color="auto" w:fill="auto"/>
            <w:noWrap/>
            <w:vAlign w:val="bottom"/>
          </w:tcPr>
          <w:p w14:paraId="64A58E6C"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0.49</w:t>
            </w:r>
          </w:p>
        </w:tc>
      </w:tr>
      <w:tr w:rsidR="00BE34BD" w:rsidRPr="00391647" w14:paraId="203D6977" w14:textId="77777777" w:rsidTr="002D4BD8">
        <w:trPr>
          <w:trHeight w:val="396"/>
        </w:trPr>
        <w:tc>
          <w:tcPr>
            <w:tcW w:w="1216" w:type="dxa"/>
            <w:tcBorders>
              <w:top w:val="nil"/>
              <w:left w:val="nil"/>
              <w:bottom w:val="single" w:sz="8" w:space="0" w:color="auto"/>
              <w:right w:val="nil"/>
            </w:tcBorders>
            <w:shd w:val="clear" w:color="auto" w:fill="auto"/>
            <w:noWrap/>
            <w:vAlign w:val="bottom"/>
          </w:tcPr>
          <w:p w14:paraId="7B61ACE8" w14:textId="77777777" w:rsidR="00BE34BD" w:rsidRPr="00B7550B" w:rsidRDefault="00BE34BD" w:rsidP="002D4BD8">
            <w:pPr>
              <w:rPr>
                <w:sz w:val="20"/>
                <w:szCs w:val="20"/>
                <w:highlight w:val="yellow"/>
              </w:rPr>
            </w:pPr>
            <w:r w:rsidRPr="00B7550B">
              <w:rPr>
                <w:sz w:val="20"/>
                <w:szCs w:val="20"/>
                <w:highlight w:val="yellow"/>
              </w:rPr>
              <w:t> </w:t>
            </w:r>
          </w:p>
        </w:tc>
        <w:tc>
          <w:tcPr>
            <w:tcW w:w="3076" w:type="dxa"/>
            <w:tcBorders>
              <w:top w:val="nil"/>
              <w:left w:val="nil"/>
              <w:bottom w:val="single" w:sz="8" w:space="0" w:color="auto"/>
              <w:right w:val="nil"/>
            </w:tcBorders>
            <w:shd w:val="clear" w:color="auto" w:fill="auto"/>
            <w:noWrap/>
            <w:vAlign w:val="bottom"/>
          </w:tcPr>
          <w:p w14:paraId="6D334B1F" w14:textId="77777777" w:rsidR="00BE34BD" w:rsidRPr="00391647" w:rsidRDefault="00BE34BD" w:rsidP="002D4BD8">
            <w:pPr>
              <w:rPr>
                <w:sz w:val="20"/>
                <w:szCs w:val="20"/>
              </w:rPr>
            </w:pPr>
            <w:r w:rsidRPr="00391647">
              <w:rPr>
                <w:sz w:val="20"/>
                <w:szCs w:val="20"/>
              </w:rPr>
              <w:t> </w:t>
            </w:r>
          </w:p>
        </w:tc>
        <w:tc>
          <w:tcPr>
            <w:tcW w:w="976" w:type="dxa"/>
            <w:tcBorders>
              <w:left w:val="nil"/>
              <w:bottom w:val="single" w:sz="4" w:space="0" w:color="auto"/>
              <w:right w:val="nil"/>
            </w:tcBorders>
            <w:shd w:val="clear" w:color="auto" w:fill="auto"/>
            <w:noWrap/>
            <w:vAlign w:val="bottom"/>
          </w:tcPr>
          <w:p w14:paraId="63D5D46D"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4" w:space="0" w:color="auto"/>
              <w:right w:val="nil"/>
            </w:tcBorders>
            <w:shd w:val="clear" w:color="auto" w:fill="auto"/>
            <w:noWrap/>
            <w:vAlign w:val="bottom"/>
          </w:tcPr>
          <w:p w14:paraId="1D4356A8" w14:textId="77777777" w:rsidR="00BE34BD" w:rsidRPr="00391647" w:rsidRDefault="00BE34BD" w:rsidP="002D4BD8">
            <w:pPr>
              <w:jc w:val="center"/>
              <w:rPr>
                <w:sz w:val="20"/>
                <w:szCs w:val="20"/>
              </w:rPr>
            </w:pPr>
            <w:r w:rsidRPr="00391647">
              <w:rPr>
                <w:sz w:val="20"/>
                <w:szCs w:val="20"/>
              </w:rPr>
              <w:t>4.11 ± .</w:t>
            </w:r>
            <w:r w:rsidRPr="00391647">
              <w:rPr>
                <w:i/>
                <w:iCs/>
                <w:sz w:val="20"/>
                <w:szCs w:val="20"/>
              </w:rPr>
              <w:t>10</w:t>
            </w:r>
          </w:p>
        </w:tc>
        <w:tc>
          <w:tcPr>
            <w:tcW w:w="1080" w:type="dxa"/>
            <w:tcBorders>
              <w:left w:val="nil"/>
              <w:bottom w:val="single" w:sz="4" w:space="0" w:color="auto"/>
              <w:right w:val="nil"/>
            </w:tcBorders>
            <w:shd w:val="clear" w:color="auto" w:fill="auto"/>
            <w:noWrap/>
            <w:vAlign w:val="bottom"/>
          </w:tcPr>
          <w:p w14:paraId="3B602494" w14:textId="77777777" w:rsidR="00BE34BD" w:rsidRPr="00391647" w:rsidRDefault="00BE34BD" w:rsidP="002D4BD8">
            <w:pPr>
              <w:jc w:val="center"/>
              <w:rPr>
                <w:sz w:val="20"/>
                <w:szCs w:val="20"/>
              </w:rPr>
            </w:pPr>
            <w:r w:rsidRPr="00391647">
              <w:rPr>
                <w:sz w:val="20"/>
                <w:szCs w:val="20"/>
              </w:rPr>
              <w:t>12</w:t>
            </w:r>
          </w:p>
        </w:tc>
        <w:tc>
          <w:tcPr>
            <w:tcW w:w="2160" w:type="dxa"/>
            <w:tcBorders>
              <w:left w:val="nil"/>
              <w:bottom w:val="single" w:sz="4" w:space="0" w:color="auto"/>
              <w:right w:val="nil"/>
            </w:tcBorders>
            <w:shd w:val="clear" w:color="auto" w:fill="auto"/>
            <w:noWrap/>
            <w:vAlign w:val="bottom"/>
          </w:tcPr>
          <w:p w14:paraId="7268086C" w14:textId="77777777" w:rsidR="00BE34BD" w:rsidRPr="00391647" w:rsidRDefault="00BE34BD" w:rsidP="002D4BD8">
            <w:pPr>
              <w:jc w:val="center"/>
              <w:rPr>
                <w:sz w:val="20"/>
                <w:szCs w:val="20"/>
              </w:rPr>
            </w:pPr>
            <w:r w:rsidRPr="00391647">
              <w:rPr>
                <w:sz w:val="20"/>
                <w:szCs w:val="20"/>
              </w:rPr>
              <w:t>4.08 ± .</w:t>
            </w:r>
            <w:r w:rsidRPr="00391647">
              <w:rPr>
                <w:i/>
                <w:iCs/>
                <w:sz w:val="20"/>
                <w:szCs w:val="20"/>
              </w:rPr>
              <w:t>10</w:t>
            </w:r>
          </w:p>
        </w:tc>
        <w:tc>
          <w:tcPr>
            <w:tcW w:w="1080" w:type="dxa"/>
            <w:tcBorders>
              <w:left w:val="nil"/>
              <w:bottom w:val="single" w:sz="4" w:space="0" w:color="auto"/>
              <w:right w:val="nil"/>
            </w:tcBorders>
            <w:shd w:val="clear" w:color="auto" w:fill="auto"/>
            <w:noWrap/>
            <w:vAlign w:val="bottom"/>
          </w:tcPr>
          <w:p w14:paraId="1C17FC17" w14:textId="77777777" w:rsidR="00BE34BD" w:rsidRPr="00391647" w:rsidRDefault="00BE34BD" w:rsidP="002D4BD8">
            <w:pPr>
              <w:jc w:val="center"/>
              <w:rPr>
                <w:sz w:val="20"/>
                <w:szCs w:val="20"/>
              </w:rPr>
            </w:pPr>
            <w:r w:rsidRPr="00391647">
              <w:rPr>
                <w:sz w:val="20"/>
                <w:szCs w:val="20"/>
              </w:rPr>
              <w:t>35</w:t>
            </w:r>
          </w:p>
        </w:tc>
        <w:tc>
          <w:tcPr>
            <w:tcW w:w="1800" w:type="dxa"/>
            <w:tcBorders>
              <w:left w:val="nil"/>
              <w:bottom w:val="single" w:sz="4" w:space="0" w:color="auto"/>
              <w:right w:val="nil"/>
            </w:tcBorders>
            <w:shd w:val="clear" w:color="auto" w:fill="auto"/>
            <w:noWrap/>
            <w:vAlign w:val="bottom"/>
          </w:tcPr>
          <w:p w14:paraId="5F2EC4B6" w14:textId="77777777" w:rsidR="00BE34BD" w:rsidRPr="00391647" w:rsidRDefault="00BE34BD" w:rsidP="002D4BD8">
            <w:pPr>
              <w:jc w:val="center"/>
              <w:rPr>
                <w:sz w:val="20"/>
                <w:szCs w:val="20"/>
              </w:rPr>
            </w:pPr>
            <w:r w:rsidRPr="00391647">
              <w:rPr>
                <w:rFonts w:ascii="Arial" w:hAnsi="Arial"/>
                <w:sz w:val="20"/>
                <w:szCs w:val="20"/>
              </w:rPr>
              <w:t> </w:t>
            </w:r>
            <w:r w:rsidRPr="00391647">
              <w:rPr>
                <w:sz w:val="20"/>
                <w:szCs w:val="20"/>
              </w:rPr>
              <w:t>0.14</w:t>
            </w:r>
          </w:p>
        </w:tc>
      </w:tr>
      <w:tr w:rsidR="00BE34BD" w:rsidRPr="00391647" w14:paraId="789FAACC" w14:textId="77777777" w:rsidTr="002D4BD8">
        <w:trPr>
          <w:trHeight w:val="384"/>
        </w:trPr>
        <w:tc>
          <w:tcPr>
            <w:tcW w:w="1216" w:type="dxa"/>
            <w:tcBorders>
              <w:top w:val="nil"/>
              <w:left w:val="nil"/>
              <w:bottom w:val="nil"/>
              <w:right w:val="nil"/>
            </w:tcBorders>
            <w:shd w:val="clear" w:color="auto" w:fill="auto"/>
            <w:noWrap/>
            <w:vAlign w:val="bottom"/>
          </w:tcPr>
          <w:p w14:paraId="6F03AA8F" w14:textId="77777777" w:rsidR="00BE34BD" w:rsidRPr="00B7550B" w:rsidRDefault="00BE34BD" w:rsidP="002D4BD8">
            <w:pPr>
              <w:rPr>
                <w:rFonts w:ascii="Arial" w:hAnsi="Arial"/>
                <w:sz w:val="20"/>
                <w:szCs w:val="20"/>
                <w:highlight w:val="yellow"/>
              </w:rPr>
            </w:pPr>
          </w:p>
        </w:tc>
        <w:tc>
          <w:tcPr>
            <w:tcW w:w="3076" w:type="dxa"/>
            <w:tcBorders>
              <w:top w:val="nil"/>
              <w:left w:val="nil"/>
              <w:bottom w:val="nil"/>
              <w:right w:val="nil"/>
            </w:tcBorders>
            <w:shd w:val="clear" w:color="auto" w:fill="auto"/>
            <w:noWrap/>
            <w:vAlign w:val="bottom"/>
          </w:tcPr>
          <w:p w14:paraId="7AB30FDB" w14:textId="77777777" w:rsidR="00BE34BD" w:rsidRPr="00391647" w:rsidRDefault="00BE34BD" w:rsidP="002D4BD8">
            <w:pPr>
              <w:jc w:val="center"/>
              <w:rPr>
                <w:sz w:val="20"/>
                <w:szCs w:val="20"/>
              </w:rPr>
            </w:pPr>
            <w:r w:rsidRPr="00391647">
              <w:rPr>
                <w:sz w:val="20"/>
                <w:szCs w:val="20"/>
              </w:rPr>
              <w:t>average (by layers)</w:t>
            </w:r>
          </w:p>
        </w:tc>
        <w:tc>
          <w:tcPr>
            <w:tcW w:w="976" w:type="dxa"/>
            <w:tcBorders>
              <w:top w:val="single" w:sz="4" w:space="0" w:color="auto"/>
              <w:left w:val="nil"/>
              <w:right w:val="nil"/>
            </w:tcBorders>
            <w:shd w:val="clear" w:color="auto" w:fill="auto"/>
            <w:noWrap/>
            <w:vAlign w:val="bottom"/>
          </w:tcPr>
          <w:p w14:paraId="42743194" w14:textId="77777777" w:rsidR="00BE34BD" w:rsidRPr="00391647" w:rsidRDefault="00BE34BD" w:rsidP="002D4BD8">
            <w:pPr>
              <w:jc w:val="center"/>
              <w:rPr>
                <w:sz w:val="20"/>
                <w:szCs w:val="20"/>
              </w:rPr>
            </w:pPr>
            <w:r w:rsidRPr="00391647">
              <w:rPr>
                <w:sz w:val="20"/>
                <w:szCs w:val="20"/>
              </w:rPr>
              <w:t>CIV</w:t>
            </w:r>
          </w:p>
        </w:tc>
        <w:tc>
          <w:tcPr>
            <w:tcW w:w="1932" w:type="dxa"/>
            <w:tcBorders>
              <w:top w:val="single" w:sz="4" w:space="0" w:color="auto"/>
              <w:left w:val="nil"/>
              <w:right w:val="nil"/>
            </w:tcBorders>
            <w:shd w:val="clear" w:color="auto" w:fill="auto"/>
            <w:noWrap/>
            <w:vAlign w:val="bottom"/>
          </w:tcPr>
          <w:p w14:paraId="7E9EDFB1" w14:textId="77777777" w:rsidR="00BE34BD" w:rsidRPr="00391647" w:rsidRDefault="00BE34BD" w:rsidP="002D4BD8">
            <w:pPr>
              <w:jc w:val="center"/>
              <w:rPr>
                <w:sz w:val="20"/>
                <w:szCs w:val="20"/>
              </w:rPr>
            </w:pPr>
            <w:r w:rsidRPr="00391647">
              <w:rPr>
                <w:sz w:val="20"/>
                <w:szCs w:val="20"/>
              </w:rPr>
              <w:t>2.37 ± .</w:t>
            </w:r>
            <w:r w:rsidRPr="00391647">
              <w:rPr>
                <w:i/>
                <w:iCs/>
                <w:sz w:val="20"/>
                <w:szCs w:val="20"/>
              </w:rPr>
              <w:t>14</w:t>
            </w:r>
          </w:p>
        </w:tc>
        <w:tc>
          <w:tcPr>
            <w:tcW w:w="1080" w:type="dxa"/>
            <w:tcBorders>
              <w:top w:val="single" w:sz="4" w:space="0" w:color="auto"/>
              <w:left w:val="nil"/>
              <w:right w:val="nil"/>
            </w:tcBorders>
            <w:shd w:val="clear" w:color="auto" w:fill="auto"/>
            <w:noWrap/>
            <w:vAlign w:val="bottom"/>
          </w:tcPr>
          <w:p w14:paraId="2FF87CD7" w14:textId="77777777" w:rsidR="00BE34BD" w:rsidRPr="00391647" w:rsidRDefault="00BE34BD" w:rsidP="002D4BD8">
            <w:pPr>
              <w:jc w:val="center"/>
              <w:rPr>
                <w:sz w:val="20"/>
                <w:szCs w:val="20"/>
              </w:rPr>
            </w:pPr>
            <w:r w:rsidRPr="00391647">
              <w:rPr>
                <w:sz w:val="20"/>
                <w:szCs w:val="20"/>
              </w:rPr>
              <w:t>270</w:t>
            </w:r>
          </w:p>
        </w:tc>
        <w:tc>
          <w:tcPr>
            <w:tcW w:w="2160" w:type="dxa"/>
            <w:tcBorders>
              <w:top w:val="single" w:sz="4" w:space="0" w:color="auto"/>
              <w:left w:val="nil"/>
              <w:right w:val="nil"/>
            </w:tcBorders>
            <w:shd w:val="clear" w:color="auto" w:fill="auto"/>
            <w:noWrap/>
            <w:vAlign w:val="bottom"/>
          </w:tcPr>
          <w:p w14:paraId="6ADA218A" w14:textId="77777777" w:rsidR="00BE34BD" w:rsidRPr="00391647" w:rsidRDefault="00BE34BD" w:rsidP="002D4BD8">
            <w:pPr>
              <w:jc w:val="center"/>
              <w:rPr>
                <w:sz w:val="20"/>
                <w:szCs w:val="20"/>
              </w:rPr>
            </w:pPr>
            <w:r w:rsidRPr="00391647">
              <w:rPr>
                <w:sz w:val="20"/>
                <w:szCs w:val="20"/>
              </w:rPr>
              <w:t>2.39 ± .</w:t>
            </w:r>
            <w:r w:rsidRPr="00391647">
              <w:rPr>
                <w:i/>
                <w:iCs/>
                <w:sz w:val="20"/>
                <w:szCs w:val="20"/>
              </w:rPr>
              <w:t>12</w:t>
            </w:r>
          </w:p>
        </w:tc>
        <w:tc>
          <w:tcPr>
            <w:tcW w:w="1080" w:type="dxa"/>
            <w:tcBorders>
              <w:top w:val="single" w:sz="4" w:space="0" w:color="auto"/>
              <w:left w:val="nil"/>
              <w:right w:val="nil"/>
            </w:tcBorders>
            <w:shd w:val="clear" w:color="auto" w:fill="auto"/>
            <w:noWrap/>
            <w:vAlign w:val="bottom"/>
          </w:tcPr>
          <w:p w14:paraId="4D459861" w14:textId="77777777" w:rsidR="00BE34BD" w:rsidRPr="00391647" w:rsidRDefault="00BE34BD" w:rsidP="002D4BD8">
            <w:pPr>
              <w:jc w:val="center"/>
              <w:rPr>
                <w:sz w:val="20"/>
                <w:szCs w:val="20"/>
              </w:rPr>
            </w:pPr>
            <w:r w:rsidRPr="00391647">
              <w:rPr>
                <w:sz w:val="20"/>
                <w:szCs w:val="20"/>
              </w:rPr>
              <w:t>203</w:t>
            </w:r>
          </w:p>
        </w:tc>
        <w:tc>
          <w:tcPr>
            <w:tcW w:w="1800" w:type="dxa"/>
            <w:tcBorders>
              <w:top w:val="single" w:sz="4" w:space="0" w:color="auto"/>
              <w:left w:val="nil"/>
              <w:right w:val="nil"/>
            </w:tcBorders>
            <w:shd w:val="clear" w:color="auto" w:fill="auto"/>
            <w:noWrap/>
            <w:vAlign w:val="bottom"/>
          </w:tcPr>
          <w:p w14:paraId="01F394CA" w14:textId="77777777" w:rsidR="00BE34BD" w:rsidRPr="00391647" w:rsidRDefault="00BE34BD" w:rsidP="002D4BD8">
            <w:pPr>
              <w:jc w:val="center"/>
              <w:rPr>
                <w:sz w:val="20"/>
                <w:szCs w:val="20"/>
              </w:rPr>
            </w:pPr>
            <w:r w:rsidRPr="00391647">
              <w:rPr>
                <w:sz w:val="20"/>
                <w:szCs w:val="20"/>
              </w:rPr>
              <w:t> 0.76</w:t>
            </w:r>
          </w:p>
        </w:tc>
      </w:tr>
      <w:tr w:rsidR="00BE34BD" w:rsidRPr="00391647" w14:paraId="6C950CEA" w14:textId="77777777" w:rsidTr="002D4BD8">
        <w:trPr>
          <w:trHeight w:val="384"/>
        </w:trPr>
        <w:tc>
          <w:tcPr>
            <w:tcW w:w="1216" w:type="dxa"/>
            <w:tcBorders>
              <w:top w:val="nil"/>
              <w:left w:val="nil"/>
              <w:bottom w:val="nil"/>
              <w:right w:val="nil"/>
            </w:tcBorders>
            <w:shd w:val="clear" w:color="auto" w:fill="auto"/>
            <w:noWrap/>
            <w:vAlign w:val="bottom"/>
          </w:tcPr>
          <w:p w14:paraId="206854C4" w14:textId="77777777" w:rsidR="00BE34BD" w:rsidRPr="00B7550B" w:rsidRDefault="00BE34BD" w:rsidP="002D4BD8">
            <w:pPr>
              <w:rPr>
                <w:b/>
                <w:bCs/>
                <w:sz w:val="20"/>
                <w:szCs w:val="20"/>
                <w:highlight w:val="yellow"/>
              </w:rPr>
            </w:pPr>
          </w:p>
        </w:tc>
        <w:tc>
          <w:tcPr>
            <w:tcW w:w="3076" w:type="dxa"/>
            <w:tcBorders>
              <w:top w:val="nil"/>
              <w:left w:val="nil"/>
              <w:bottom w:val="nil"/>
              <w:right w:val="nil"/>
            </w:tcBorders>
            <w:shd w:val="clear" w:color="auto" w:fill="auto"/>
            <w:noWrap/>
            <w:vAlign w:val="bottom"/>
          </w:tcPr>
          <w:p w14:paraId="5D88A8F6" w14:textId="77777777" w:rsidR="00BE34BD" w:rsidRPr="00391647" w:rsidRDefault="00BE34BD" w:rsidP="002D4BD8">
            <w:pPr>
              <w:rPr>
                <w:rFonts w:ascii="Arial" w:hAnsi="Arial"/>
                <w:sz w:val="20"/>
                <w:szCs w:val="20"/>
              </w:rPr>
            </w:pPr>
          </w:p>
        </w:tc>
        <w:tc>
          <w:tcPr>
            <w:tcW w:w="976" w:type="dxa"/>
            <w:tcBorders>
              <w:top w:val="nil"/>
              <w:left w:val="nil"/>
              <w:right w:val="nil"/>
            </w:tcBorders>
            <w:shd w:val="clear" w:color="auto" w:fill="auto"/>
            <w:noWrap/>
            <w:vAlign w:val="bottom"/>
          </w:tcPr>
          <w:p w14:paraId="5EC6C353" w14:textId="77777777" w:rsidR="00BE34BD" w:rsidRPr="00391647" w:rsidRDefault="00BE34BD" w:rsidP="002D4BD8">
            <w:pPr>
              <w:jc w:val="center"/>
              <w:rPr>
                <w:sz w:val="20"/>
                <w:szCs w:val="20"/>
              </w:rPr>
            </w:pPr>
            <w:r w:rsidRPr="00391647">
              <w:rPr>
                <w:sz w:val="20"/>
                <w:szCs w:val="20"/>
              </w:rPr>
              <w:t>CV</w:t>
            </w:r>
          </w:p>
        </w:tc>
        <w:tc>
          <w:tcPr>
            <w:tcW w:w="1932" w:type="dxa"/>
            <w:tcBorders>
              <w:top w:val="nil"/>
              <w:left w:val="nil"/>
              <w:right w:val="nil"/>
            </w:tcBorders>
            <w:shd w:val="clear" w:color="auto" w:fill="auto"/>
            <w:noWrap/>
            <w:vAlign w:val="bottom"/>
          </w:tcPr>
          <w:p w14:paraId="0A403ED1" w14:textId="77777777" w:rsidR="00BE34BD" w:rsidRPr="00391647" w:rsidRDefault="00BE34BD" w:rsidP="002D4BD8">
            <w:pPr>
              <w:jc w:val="center"/>
              <w:rPr>
                <w:sz w:val="20"/>
                <w:szCs w:val="20"/>
              </w:rPr>
            </w:pPr>
            <w:r w:rsidRPr="00391647">
              <w:rPr>
                <w:sz w:val="20"/>
                <w:szCs w:val="20"/>
              </w:rPr>
              <w:t>3.43 ± .</w:t>
            </w:r>
            <w:r w:rsidRPr="00391647">
              <w:rPr>
                <w:i/>
                <w:iCs/>
                <w:sz w:val="20"/>
                <w:szCs w:val="20"/>
              </w:rPr>
              <w:t>18</w:t>
            </w:r>
          </w:p>
        </w:tc>
        <w:tc>
          <w:tcPr>
            <w:tcW w:w="1080" w:type="dxa"/>
            <w:tcBorders>
              <w:top w:val="nil"/>
              <w:left w:val="nil"/>
              <w:right w:val="nil"/>
            </w:tcBorders>
            <w:shd w:val="clear" w:color="auto" w:fill="auto"/>
            <w:noWrap/>
            <w:vAlign w:val="bottom"/>
          </w:tcPr>
          <w:p w14:paraId="5DB68E79" w14:textId="77777777" w:rsidR="00BE34BD" w:rsidRPr="00391647" w:rsidRDefault="00BE34BD" w:rsidP="002D4BD8">
            <w:pPr>
              <w:jc w:val="center"/>
              <w:rPr>
                <w:sz w:val="20"/>
                <w:szCs w:val="20"/>
              </w:rPr>
            </w:pPr>
            <w:r w:rsidRPr="00391647">
              <w:rPr>
                <w:sz w:val="20"/>
                <w:szCs w:val="20"/>
              </w:rPr>
              <w:t>189</w:t>
            </w:r>
          </w:p>
        </w:tc>
        <w:tc>
          <w:tcPr>
            <w:tcW w:w="2160" w:type="dxa"/>
            <w:tcBorders>
              <w:top w:val="nil"/>
              <w:left w:val="nil"/>
              <w:right w:val="nil"/>
            </w:tcBorders>
            <w:shd w:val="clear" w:color="auto" w:fill="auto"/>
            <w:noWrap/>
            <w:vAlign w:val="bottom"/>
          </w:tcPr>
          <w:p w14:paraId="3F849ACA" w14:textId="77777777" w:rsidR="00BE34BD" w:rsidRPr="00391647" w:rsidRDefault="00BE34BD" w:rsidP="002D4BD8">
            <w:pPr>
              <w:jc w:val="center"/>
              <w:rPr>
                <w:sz w:val="20"/>
                <w:szCs w:val="20"/>
              </w:rPr>
            </w:pPr>
            <w:r w:rsidRPr="00391647">
              <w:rPr>
                <w:sz w:val="20"/>
                <w:szCs w:val="20"/>
              </w:rPr>
              <w:t>3.41 ± .</w:t>
            </w:r>
            <w:r w:rsidRPr="00391647">
              <w:rPr>
                <w:i/>
                <w:iCs/>
                <w:sz w:val="20"/>
                <w:szCs w:val="20"/>
              </w:rPr>
              <w:t>19</w:t>
            </w:r>
          </w:p>
        </w:tc>
        <w:tc>
          <w:tcPr>
            <w:tcW w:w="1080" w:type="dxa"/>
            <w:tcBorders>
              <w:top w:val="nil"/>
              <w:left w:val="nil"/>
              <w:right w:val="nil"/>
            </w:tcBorders>
            <w:shd w:val="clear" w:color="auto" w:fill="auto"/>
            <w:noWrap/>
            <w:vAlign w:val="bottom"/>
          </w:tcPr>
          <w:p w14:paraId="5D330143" w14:textId="77777777" w:rsidR="00BE34BD" w:rsidRPr="00391647" w:rsidRDefault="00BE34BD" w:rsidP="002D4BD8">
            <w:pPr>
              <w:jc w:val="center"/>
              <w:rPr>
                <w:sz w:val="20"/>
                <w:szCs w:val="20"/>
              </w:rPr>
            </w:pPr>
            <w:r w:rsidRPr="00391647">
              <w:rPr>
                <w:sz w:val="20"/>
                <w:szCs w:val="20"/>
              </w:rPr>
              <w:t>544</w:t>
            </w:r>
          </w:p>
        </w:tc>
        <w:tc>
          <w:tcPr>
            <w:tcW w:w="1800" w:type="dxa"/>
            <w:tcBorders>
              <w:top w:val="nil"/>
              <w:left w:val="nil"/>
              <w:right w:val="nil"/>
            </w:tcBorders>
            <w:shd w:val="clear" w:color="auto" w:fill="auto"/>
            <w:noWrap/>
            <w:vAlign w:val="bottom"/>
          </w:tcPr>
          <w:p w14:paraId="08C444EE" w14:textId="77777777" w:rsidR="00BE34BD" w:rsidRPr="00391647" w:rsidRDefault="00BE34BD" w:rsidP="002D4BD8">
            <w:pPr>
              <w:jc w:val="center"/>
              <w:rPr>
                <w:sz w:val="20"/>
                <w:szCs w:val="20"/>
              </w:rPr>
            </w:pPr>
            <w:r w:rsidRPr="00391647">
              <w:rPr>
                <w:sz w:val="20"/>
                <w:szCs w:val="20"/>
              </w:rPr>
              <w:t> 0.63</w:t>
            </w:r>
          </w:p>
        </w:tc>
      </w:tr>
      <w:tr w:rsidR="00BE34BD" w:rsidRPr="00391647" w14:paraId="4767BFEF" w14:textId="77777777" w:rsidTr="002D4BD8">
        <w:trPr>
          <w:trHeight w:val="384"/>
        </w:trPr>
        <w:tc>
          <w:tcPr>
            <w:tcW w:w="1216" w:type="dxa"/>
            <w:tcBorders>
              <w:top w:val="nil"/>
              <w:left w:val="nil"/>
              <w:bottom w:val="single" w:sz="8" w:space="0" w:color="auto"/>
              <w:right w:val="nil"/>
            </w:tcBorders>
            <w:shd w:val="clear" w:color="auto" w:fill="auto"/>
            <w:noWrap/>
            <w:vAlign w:val="bottom"/>
          </w:tcPr>
          <w:p w14:paraId="2D1D5E87" w14:textId="77777777" w:rsidR="00BE34BD" w:rsidRPr="00B7550B" w:rsidRDefault="00BE34BD" w:rsidP="002D4BD8">
            <w:pPr>
              <w:rPr>
                <w:rFonts w:ascii="Arial" w:hAnsi="Arial"/>
                <w:sz w:val="20"/>
                <w:szCs w:val="20"/>
                <w:highlight w:val="yellow"/>
              </w:rPr>
            </w:pPr>
            <w:r w:rsidRPr="00B7550B">
              <w:rPr>
                <w:rFonts w:ascii="Arial" w:hAnsi="Arial"/>
                <w:sz w:val="20"/>
                <w:szCs w:val="20"/>
                <w:highlight w:val="yellow"/>
              </w:rPr>
              <w:t> </w:t>
            </w:r>
          </w:p>
        </w:tc>
        <w:tc>
          <w:tcPr>
            <w:tcW w:w="3076" w:type="dxa"/>
            <w:tcBorders>
              <w:top w:val="nil"/>
              <w:left w:val="nil"/>
              <w:bottom w:val="single" w:sz="8" w:space="0" w:color="auto"/>
              <w:right w:val="nil"/>
            </w:tcBorders>
            <w:shd w:val="clear" w:color="auto" w:fill="auto"/>
            <w:noWrap/>
            <w:vAlign w:val="bottom"/>
          </w:tcPr>
          <w:p w14:paraId="5AC01BB6"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976" w:type="dxa"/>
            <w:tcBorders>
              <w:left w:val="nil"/>
              <w:bottom w:val="single" w:sz="8" w:space="0" w:color="auto"/>
              <w:right w:val="nil"/>
            </w:tcBorders>
            <w:shd w:val="clear" w:color="auto" w:fill="auto"/>
            <w:noWrap/>
            <w:vAlign w:val="bottom"/>
          </w:tcPr>
          <w:p w14:paraId="16F3F793" w14:textId="77777777" w:rsidR="00BE34BD" w:rsidRPr="00391647" w:rsidRDefault="00BE34BD" w:rsidP="002D4BD8">
            <w:pPr>
              <w:jc w:val="center"/>
              <w:rPr>
                <w:sz w:val="20"/>
                <w:szCs w:val="20"/>
              </w:rPr>
            </w:pPr>
            <w:r w:rsidRPr="00391647">
              <w:rPr>
                <w:sz w:val="20"/>
                <w:szCs w:val="20"/>
              </w:rPr>
              <w:t>female</w:t>
            </w:r>
          </w:p>
        </w:tc>
        <w:tc>
          <w:tcPr>
            <w:tcW w:w="1932" w:type="dxa"/>
            <w:tcBorders>
              <w:left w:val="nil"/>
              <w:bottom w:val="single" w:sz="8" w:space="0" w:color="auto"/>
              <w:right w:val="nil"/>
            </w:tcBorders>
            <w:shd w:val="clear" w:color="auto" w:fill="auto"/>
            <w:noWrap/>
            <w:vAlign w:val="bottom"/>
          </w:tcPr>
          <w:p w14:paraId="286D8FCE" w14:textId="77777777" w:rsidR="00BE34BD" w:rsidRPr="00391647" w:rsidRDefault="00BE34BD" w:rsidP="002D4BD8">
            <w:pPr>
              <w:jc w:val="center"/>
              <w:rPr>
                <w:sz w:val="20"/>
                <w:szCs w:val="20"/>
              </w:rPr>
            </w:pPr>
            <w:r w:rsidRPr="00391647">
              <w:rPr>
                <w:sz w:val="20"/>
                <w:szCs w:val="20"/>
              </w:rPr>
              <w:t>4.09 ± .</w:t>
            </w:r>
            <w:r w:rsidRPr="00391647">
              <w:rPr>
                <w:i/>
                <w:iCs/>
                <w:sz w:val="20"/>
                <w:szCs w:val="20"/>
              </w:rPr>
              <w:t>17</w:t>
            </w:r>
          </w:p>
        </w:tc>
        <w:tc>
          <w:tcPr>
            <w:tcW w:w="1080" w:type="dxa"/>
            <w:tcBorders>
              <w:left w:val="nil"/>
              <w:bottom w:val="single" w:sz="8" w:space="0" w:color="auto"/>
              <w:right w:val="nil"/>
            </w:tcBorders>
            <w:shd w:val="clear" w:color="auto" w:fill="auto"/>
            <w:noWrap/>
            <w:vAlign w:val="bottom"/>
          </w:tcPr>
          <w:p w14:paraId="0E329DAB" w14:textId="77777777" w:rsidR="00BE34BD" w:rsidRPr="00391647" w:rsidRDefault="00BE34BD" w:rsidP="002D4BD8">
            <w:pPr>
              <w:jc w:val="center"/>
              <w:rPr>
                <w:sz w:val="20"/>
                <w:szCs w:val="20"/>
              </w:rPr>
            </w:pPr>
            <w:r w:rsidRPr="00391647">
              <w:rPr>
                <w:sz w:val="20"/>
                <w:szCs w:val="20"/>
              </w:rPr>
              <w:t>96</w:t>
            </w:r>
          </w:p>
        </w:tc>
        <w:tc>
          <w:tcPr>
            <w:tcW w:w="2160" w:type="dxa"/>
            <w:tcBorders>
              <w:left w:val="nil"/>
              <w:bottom w:val="single" w:sz="8" w:space="0" w:color="auto"/>
              <w:right w:val="nil"/>
            </w:tcBorders>
            <w:shd w:val="clear" w:color="auto" w:fill="auto"/>
            <w:noWrap/>
            <w:vAlign w:val="bottom"/>
          </w:tcPr>
          <w:p w14:paraId="46D755B4" w14:textId="77777777" w:rsidR="00BE34BD" w:rsidRPr="00391647" w:rsidRDefault="00BE34BD" w:rsidP="002D4BD8">
            <w:pPr>
              <w:jc w:val="center"/>
              <w:rPr>
                <w:sz w:val="20"/>
                <w:szCs w:val="20"/>
              </w:rPr>
            </w:pPr>
            <w:r w:rsidRPr="00391647">
              <w:rPr>
                <w:sz w:val="20"/>
                <w:szCs w:val="20"/>
              </w:rPr>
              <w:t>4.07 ± .</w:t>
            </w:r>
            <w:r w:rsidRPr="00391647">
              <w:rPr>
                <w:i/>
                <w:iCs/>
                <w:sz w:val="20"/>
                <w:szCs w:val="20"/>
              </w:rPr>
              <w:t>12</w:t>
            </w:r>
          </w:p>
        </w:tc>
        <w:tc>
          <w:tcPr>
            <w:tcW w:w="1080" w:type="dxa"/>
            <w:tcBorders>
              <w:left w:val="nil"/>
              <w:bottom w:val="single" w:sz="8" w:space="0" w:color="auto"/>
              <w:right w:val="nil"/>
            </w:tcBorders>
            <w:shd w:val="clear" w:color="auto" w:fill="auto"/>
            <w:noWrap/>
            <w:vAlign w:val="bottom"/>
          </w:tcPr>
          <w:p w14:paraId="4DFFB727" w14:textId="77777777" w:rsidR="00BE34BD" w:rsidRPr="00391647" w:rsidRDefault="00BE34BD" w:rsidP="002D4BD8">
            <w:pPr>
              <w:jc w:val="center"/>
              <w:rPr>
                <w:sz w:val="20"/>
                <w:szCs w:val="20"/>
              </w:rPr>
            </w:pPr>
            <w:r w:rsidRPr="00391647">
              <w:rPr>
                <w:sz w:val="20"/>
                <w:szCs w:val="20"/>
              </w:rPr>
              <w:t>210</w:t>
            </w:r>
          </w:p>
        </w:tc>
        <w:tc>
          <w:tcPr>
            <w:tcW w:w="1800" w:type="dxa"/>
            <w:tcBorders>
              <w:left w:val="nil"/>
              <w:bottom w:val="single" w:sz="8" w:space="0" w:color="auto"/>
              <w:right w:val="nil"/>
            </w:tcBorders>
            <w:shd w:val="clear" w:color="auto" w:fill="auto"/>
            <w:noWrap/>
            <w:vAlign w:val="bottom"/>
          </w:tcPr>
          <w:p w14:paraId="6622280F" w14:textId="77777777" w:rsidR="00BE34BD" w:rsidRPr="00391647" w:rsidRDefault="00BE34BD" w:rsidP="002D4BD8">
            <w:pPr>
              <w:jc w:val="center"/>
              <w:rPr>
                <w:sz w:val="20"/>
                <w:szCs w:val="20"/>
              </w:rPr>
            </w:pPr>
            <w:r w:rsidRPr="00391647">
              <w:rPr>
                <w:sz w:val="20"/>
                <w:szCs w:val="20"/>
              </w:rPr>
              <w:t> 0.48</w:t>
            </w:r>
          </w:p>
        </w:tc>
      </w:tr>
      <w:tr w:rsidR="00BE34BD" w:rsidRPr="00391647" w14:paraId="36C984C4" w14:textId="77777777" w:rsidTr="002D4BD8">
        <w:trPr>
          <w:trHeight w:val="384"/>
        </w:trPr>
        <w:tc>
          <w:tcPr>
            <w:tcW w:w="1216" w:type="dxa"/>
            <w:tcBorders>
              <w:top w:val="nil"/>
              <w:left w:val="nil"/>
              <w:bottom w:val="nil"/>
              <w:right w:val="nil"/>
            </w:tcBorders>
            <w:shd w:val="clear" w:color="auto" w:fill="auto"/>
            <w:noWrap/>
            <w:vAlign w:val="bottom"/>
          </w:tcPr>
          <w:p w14:paraId="723B10A8" w14:textId="77777777" w:rsidR="00BE34BD" w:rsidRPr="00B7550B" w:rsidRDefault="00BE34BD" w:rsidP="002D4BD8">
            <w:pPr>
              <w:rPr>
                <w:rFonts w:ascii="Arial" w:hAnsi="Arial"/>
                <w:sz w:val="20"/>
                <w:szCs w:val="20"/>
                <w:highlight w:val="yellow"/>
              </w:rPr>
            </w:pPr>
          </w:p>
        </w:tc>
        <w:tc>
          <w:tcPr>
            <w:tcW w:w="3076" w:type="dxa"/>
            <w:tcBorders>
              <w:top w:val="nil"/>
              <w:left w:val="nil"/>
              <w:bottom w:val="nil"/>
              <w:right w:val="nil"/>
            </w:tcBorders>
            <w:shd w:val="clear" w:color="auto" w:fill="auto"/>
            <w:noWrap/>
            <w:vAlign w:val="bottom"/>
          </w:tcPr>
          <w:p w14:paraId="5EFAFF41" w14:textId="77777777" w:rsidR="00BE34BD" w:rsidRPr="00391647" w:rsidRDefault="00BE34BD" w:rsidP="002D4BD8">
            <w:pPr>
              <w:jc w:val="center"/>
              <w:rPr>
                <w:i/>
                <w:iCs/>
                <w:sz w:val="20"/>
                <w:szCs w:val="20"/>
              </w:rPr>
            </w:pPr>
            <w:r w:rsidRPr="00391647">
              <w:rPr>
                <w:i/>
                <w:iCs/>
                <w:sz w:val="20"/>
                <w:szCs w:val="20"/>
              </w:rPr>
              <w:t>average (all measurements)</w:t>
            </w:r>
          </w:p>
        </w:tc>
        <w:tc>
          <w:tcPr>
            <w:tcW w:w="976" w:type="dxa"/>
            <w:tcBorders>
              <w:top w:val="single" w:sz="4" w:space="0" w:color="auto"/>
              <w:left w:val="nil"/>
              <w:bottom w:val="single" w:sz="4" w:space="0" w:color="auto"/>
              <w:right w:val="nil"/>
            </w:tcBorders>
            <w:shd w:val="clear" w:color="auto" w:fill="auto"/>
            <w:noWrap/>
            <w:vAlign w:val="bottom"/>
          </w:tcPr>
          <w:p w14:paraId="5E1F5520" w14:textId="77777777" w:rsidR="00BE34BD" w:rsidRPr="00391647" w:rsidRDefault="00BE34BD" w:rsidP="002D4BD8">
            <w:pPr>
              <w:jc w:val="center"/>
              <w:rPr>
                <w:i/>
                <w:iCs/>
                <w:sz w:val="20"/>
                <w:szCs w:val="20"/>
              </w:rPr>
            </w:pPr>
            <w:r w:rsidRPr="00391647">
              <w:rPr>
                <w:i/>
                <w:iCs/>
                <w:sz w:val="20"/>
                <w:szCs w:val="20"/>
              </w:rPr>
              <w:t>CIV</w:t>
            </w:r>
          </w:p>
        </w:tc>
        <w:tc>
          <w:tcPr>
            <w:tcW w:w="1932" w:type="dxa"/>
            <w:tcBorders>
              <w:top w:val="nil"/>
              <w:left w:val="nil"/>
              <w:bottom w:val="single" w:sz="4" w:space="0" w:color="auto"/>
              <w:right w:val="nil"/>
            </w:tcBorders>
            <w:shd w:val="clear" w:color="auto" w:fill="auto"/>
            <w:noWrap/>
            <w:vAlign w:val="bottom"/>
          </w:tcPr>
          <w:p w14:paraId="731197C5" w14:textId="77777777" w:rsidR="00BE34BD" w:rsidRPr="00391647" w:rsidRDefault="00BE34BD" w:rsidP="002D4BD8">
            <w:pPr>
              <w:jc w:val="center"/>
              <w:rPr>
                <w:i/>
                <w:iCs/>
                <w:sz w:val="20"/>
                <w:szCs w:val="20"/>
              </w:rPr>
            </w:pPr>
            <w:r w:rsidRPr="00391647">
              <w:rPr>
                <w:b/>
                <w:bCs/>
                <w:sz w:val="20"/>
                <w:szCs w:val="20"/>
              </w:rPr>
              <w:t>2.38</w:t>
            </w:r>
            <w:r w:rsidRPr="00391647">
              <w:rPr>
                <w:i/>
                <w:iCs/>
                <w:sz w:val="20"/>
                <w:szCs w:val="20"/>
              </w:rPr>
              <w:t xml:space="preserve"> ± .13</w:t>
            </w:r>
          </w:p>
        </w:tc>
        <w:tc>
          <w:tcPr>
            <w:tcW w:w="1080" w:type="dxa"/>
            <w:tcBorders>
              <w:top w:val="single" w:sz="8" w:space="0" w:color="auto"/>
              <w:left w:val="nil"/>
              <w:bottom w:val="single" w:sz="4" w:space="0" w:color="auto"/>
              <w:right w:val="nil"/>
            </w:tcBorders>
            <w:shd w:val="clear" w:color="auto" w:fill="auto"/>
            <w:noWrap/>
            <w:vAlign w:val="bottom"/>
          </w:tcPr>
          <w:p w14:paraId="04F85708" w14:textId="77777777" w:rsidR="00BE34BD" w:rsidRPr="00391647" w:rsidRDefault="00BE34BD" w:rsidP="002D4BD8">
            <w:pPr>
              <w:jc w:val="center"/>
              <w:rPr>
                <w:b/>
                <w:bCs/>
                <w:sz w:val="20"/>
                <w:szCs w:val="20"/>
              </w:rPr>
            </w:pPr>
            <w:r w:rsidRPr="00391647">
              <w:rPr>
                <w:b/>
                <w:bCs/>
                <w:sz w:val="20"/>
                <w:szCs w:val="20"/>
              </w:rPr>
              <w:t>473</w:t>
            </w:r>
          </w:p>
        </w:tc>
        <w:tc>
          <w:tcPr>
            <w:tcW w:w="2160" w:type="dxa"/>
            <w:tcBorders>
              <w:top w:val="single" w:sz="8" w:space="0" w:color="auto"/>
              <w:left w:val="nil"/>
              <w:bottom w:val="single" w:sz="4" w:space="0" w:color="auto"/>
              <w:right w:val="nil"/>
            </w:tcBorders>
            <w:shd w:val="clear" w:color="auto" w:fill="auto"/>
            <w:noWrap/>
            <w:vAlign w:val="bottom"/>
          </w:tcPr>
          <w:p w14:paraId="462F8820" w14:textId="77777777" w:rsidR="00BE34BD" w:rsidRPr="008913A4" w:rsidRDefault="00BE34BD" w:rsidP="002D4BD8">
            <w:pPr>
              <w:jc w:val="center"/>
              <w:rPr>
                <w:i/>
                <w:iCs/>
                <w:sz w:val="20"/>
                <w:szCs w:val="20"/>
                <w:lang w:val="en-GB"/>
              </w:rPr>
            </w:pPr>
            <w:r>
              <w:rPr>
                <w:b/>
                <w:bCs/>
                <w:sz w:val="20"/>
                <w:szCs w:val="20"/>
                <w:lang w:val="en-GB"/>
              </w:rPr>
              <w:t>*</w:t>
            </w:r>
            <w:r w:rsidRPr="00391647">
              <w:rPr>
                <w:b/>
                <w:bCs/>
                <w:sz w:val="20"/>
                <w:szCs w:val="20"/>
              </w:rPr>
              <w:t>2.3</w:t>
            </w:r>
            <w:r>
              <w:rPr>
                <w:b/>
                <w:bCs/>
                <w:sz w:val="20"/>
                <w:szCs w:val="20"/>
                <w:lang w:val="en-GB"/>
              </w:rPr>
              <w:t>6</w:t>
            </w:r>
            <w:r w:rsidRPr="00391647">
              <w:rPr>
                <w:i/>
                <w:iCs/>
                <w:sz w:val="20"/>
                <w:szCs w:val="20"/>
              </w:rPr>
              <w:t xml:space="preserve"> ± .</w:t>
            </w:r>
            <w:r>
              <w:rPr>
                <w:i/>
                <w:iCs/>
                <w:sz w:val="20"/>
                <w:szCs w:val="20"/>
                <w:lang w:val="en-GB"/>
              </w:rPr>
              <w:t>03</w:t>
            </w:r>
          </w:p>
        </w:tc>
        <w:tc>
          <w:tcPr>
            <w:tcW w:w="1080" w:type="dxa"/>
            <w:tcBorders>
              <w:top w:val="nil"/>
              <w:left w:val="nil"/>
              <w:bottom w:val="nil"/>
              <w:right w:val="nil"/>
            </w:tcBorders>
            <w:shd w:val="clear" w:color="auto" w:fill="auto"/>
            <w:noWrap/>
            <w:vAlign w:val="bottom"/>
          </w:tcPr>
          <w:p w14:paraId="288612A3" w14:textId="77777777" w:rsidR="00BE34BD" w:rsidRPr="00391647" w:rsidRDefault="00BE34BD" w:rsidP="002D4BD8">
            <w:pPr>
              <w:jc w:val="center"/>
              <w:rPr>
                <w:sz w:val="20"/>
                <w:szCs w:val="20"/>
              </w:rPr>
            </w:pPr>
          </w:p>
        </w:tc>
        <w:tc>
          <w:tcPr>
            <w:tcW w:w="1800" w:type="dxa"/>
            <w:tcBorders>
              <w:top w:val="nil"/>
              <w:left w:val="nil"/>
              <w:bottom w:val="nil"/>
              <w:right w:val="nil"/>
            </w:tcBorders>
            <w:shd w:val="clear" w:color="auto" w:fill="auto"/>
            <w:noWrap/>
            <w:vAlign w:val="bottom"/>
          </w:tcPr>
          <w:p w14:paraId="3A85B6FB" w14:textId="77777777" w:rsidR="00BE34BD" w:rsidRPr="00391647" w:rsidRDefault="00BE34BD" w:rsidP="002D4BD8">
            <w:pPr>
              <w:jc w:val="center"/>
              <w:rPr>
                <w:sz w:val="20"/>
                <w:szCs w:val="20"/>
              </w:rPr>
            </w:pPr>
          </w:p>
        </w:tc>
      </w:tr>
      <w:tr w:rsidR="00BE34BD" w:rsidRPr="00391647" w14:paraId="34EA7895" w14:textId="77777777" w:rsidTr="002D4BD8">
        <w:trPr>
          <w:trHeight w:val="384"/>
        </w:trPr>
        <w:tc>
          <w:tcPr>
            <w:tcW w:w="1216" w:type="dxa"/>
            <w:tcBorders>
              <w:top w:val="nil"/>
              <w:left w:val="nil"/>
              <w:bottom w:val="nil"/>
              <w:right w:val="nil"/>
            </w:tcBorders>
            <w:shd w:val="clear" w:color="auto" w:fill="auto"/>
            <w:noWrap/>
            <w:vAlign w:val="bottom"/>
          </w:tcPr>
          <w:p w14:paraId="6BF714EA" w14:textId="77777777" w:rsidR="00BE34BD" w:rsidRPr="00391647" w:rsidRDefault="00BE34BD" w:rsidP="002D4BD8">
            <w:pPr>
              <w:rPr>
                <w:b/>
                <w:bCs/>
                <w:sz w:val="20"/>
                <w:szCs w:val="20"/>
              </w:rPr>
            </w:pPr>
          </w:p>
        </w:tc>
        <w:tc>
          <w:tcPr>
            <w:tcW w:w="3076" w:type="dxa"/>
            <w:tcBorders>
              <w:top w:val="nil"/>
              <w:left w:val="nil"/>
              <w:bottom w:val="nil"/>
              <w:right w:val="nil"/>
            </w:tcBorders>
            <w:shd w:val="clear" w:color="auto" w:fill="auto"/>
            <w:noWrap/>
            <w:vAlign w:val="bottom"/>
          </w:tcPr>
          <w:p w14:paraId="00EA3A51" w14:textId="77777777" w:rsidR="00BE34BD" w:rsidRPr="00391647" w:rsidRDefault="00BE34BD" w:rsidP="002D4BD8">
            <w:pPr>
              <w:rPr>
                <w:rFonts w:ascii="Arial" w:hAnsi="Arial"/>
                <w:i/>
                <w:iCs/>
                <w:sz w:val="20"/>
                <w:szCs w:val="20"/>
              </w:rPr>
            </w:pPr>
          </w:p>
        </w:tc>
        <w:tc>
          <w:tcPr>
            <w:tcW w:w="976" w:type="dxa"/>
            <w:tcBorders>
              <w:top w:val="nil"/>
              <w:left w:val="nil"/>
              <w:bottom w:val="single" w:sz="4" w:space="0" w:color="auto"/>
              <w:right w:val="nil"/>
            </w:tcBorders>
            <w:shd w:val="clear" w:color="auto" w:fill="auto"/>
            <w:noWrap/>
            <w:vAlign w:val="bottom"/>
          </w:tcPr>
          <w:p w14:paraId="34CBD8B8" w14:textId="77777777" w:rsidR="00BE34BD" w:rsidRPr="00391647" w:rsidRDefault="00BE34BD" w:rsidP="002D4BD8">
            <w:pPr>
              <w:jc w:val="center"/>
              <w:rPr>
                <w:i/>
                <w:iCs/>
                <w:sz w:val="20"/>
                <w:szCs w:val="20"/>
              </w:rPr>
            </w:pPr>
            <w:r w:rsidRPr="00391647">
              <w:rPr>
                <w:i/>
                <w:iCs/>
                <w:sz w:val="20"/>
                <w:szCs w:val="20"/>
              </w:rPr>
              <w:t>CV</w:t>
            </w:r>
          </w:p>
        </w:tc>
        <w:tc>
          <w:tcPr>
            <w:tcW w:w="1932" w:type="dxa"/>
            <w:tcBorders>
              <w:top w:val="nil"/>
              <w:left w:val="nil"/>
              <w:bottom w:val="single" w:sz="4" w:space="0" w:color="auto"/>
              <w:right w:val="nil"/>
            </w:tcBorders>
            <w:shd w:val="clear" w:color="auto" w:fill="auto"/>
            <w:noWrap/>
            <w:vAlign w:val="bottom"/>
          </w:tcPr>
          <w:p w14:paraId="0B45D387" w14:textId="77777777" w:rsidR="00BE34BD" w:rsidRPr="00391647" w:rsidRDefault="00BE34BD" w:rsidP="002D4BD8">
            <w:pPr>
              <w:jc w:val="center"/>
              <w:rPr>
                <w:i/>
                <w:iCs/>
                <w:sz w:val="20"/>
                <w:szCs w:val="20"/>
              </w:rPr>
            </w:pPr>
            <w:r w:rsidRPr="00391647">
              <w:rPr>
                <w:b/>
                <w:bCs/>
                <w:sz w:val="20"/>
                <w:szCs w:val="20"/>
              </w:rPr>
              <w:t>3.41</w:t>
            </w:r>
            <w:r w:rsidRPr="00391647">
              <w:rPr>
                <w:i/>
                <w:iCs/>
                <w:sz w:val="20"/>
                <w:szCs w:val="20"/>
              </w:rPr>
              <w:t xml:space="preserve"> ± .18</w:t>
            </w:r>
          </w:p>
        </w:tc>
        <w:tc>
          <w:tcPr>
            <w:tcW w:w="1080" w:type="dxa"/>
            <w:tcBorders>
              <w:top w:val="single" w:sz="4" w:space="0" w:color="auto"/>
              <w:left w:val="nil"/>
              <w:bottom w:val="single" w:sz="4" w:space="0" w:color="auto"/>
              <w:right w:val="nil"/>
            </w:tcBorders>
            <w:shd w:val="clear" w:color="auto" w:fill="auto"/>
            <w:noWrap/>
            <w:vAlign w:val="bottom"/>
          </w:tcPr>
          <w:p w14:paraId="10D0A85E" w14:textId="77777777" w:rsidR="00BE34BD" w:rsidRPr="00391647" w:rsidRDefault="00BE34BD" w:rsidP="002D4BD8">
            <w:pPr>
              <w:jc w:val="center"/>
              <w:rPr>
                <w:b/>
                <w:bCs/>
                <w:sz w:val="20"/>
                <w:szCs w:val="20"/>
              </w:rPr>
            </w:pPr>
            <w:r w:rsidRPr="00391647">
              <w:rPr>
                <w:b/>
                <w:bCs/>
                <w:sz w:val="20"/>
                <w:szCs w:val="20"/>
              </w:rPr>
              <w:t>733</w:t>
            </w:r>
          </w:p>
        </w:tc>
        <w:tc>
          <w:tcPr>
            <w:tcW w:w="2160" w:type="dxa"/>
            <w:tcBorders>
              <w:top w:val="single" w:sz="4" w:space="0" w:color="auto"/>
              <w:left w:val="nil"/>
              <w:bottom w:val="single" w:sz="4" w:space="0" w:color="auto"/>
              <w:right w:val="nil"/>
            </w:tcBorders>
            <w:shd w:val="clear" w:color="auto" w:fill="auto"/>
            <w:noWrap/>
            <w:vAlign w:val="bottom"/>
          </w:tcPr>
          <w:p w14:paraId="2FD7D077" w14:textId="77777777" w:rsidR="00BE34BD" w:rsidRPr="008913A4" w:rsidRDefault="00BE34BD" w:rsidP="002D4BD8">
            <w:pPr>
              <w:jc w:val="center"/>
              <w:rPr>
                <w:i/>
                <w:iCs/>
                <w:sz w:val="20"/>
                <w:szCs w:val="20"/>
                <w:lang w:val="en-GB"/>
              </w:rPr>
            </w:pPr>
            <w:r>
              <w:rPr>
                <w:b/>
                <w:bCs/>
                <w:sz w:val="20"/>
                <w:szCs w:val="20"/>
                <w:lang w:val="en-GB"/>
              </w:rPr>
              <w:t>*</w:t>
            </w:r>
            <w:r w:rsidRPr="00391647">
              <w:rPr>
                <w:b/>
                <w:bCs/>
                <w:sz w:val="20"/>
                <w:szCs w:val="20"/>
              </w:rPr>
              <w:t>3.</w:t>
            </w:r>
            <w:r>
              <w:rPr>
                <w:b/>
                <w:bCs/>
                <w:sz w:val="20"/>
                <w:szCs w:val="20"/>
                <w:lang w:val="en-GB"/>
              </w:rPr>
              <w:t>2</w:t>
            </w:r>
            <w:r w:rsidRPr="00391647">
              <w:rPr>
                <w:b/>
                <w:bCs/>
                <w:sz w:val="20"/>
                <w:szCs w:val="20"/>
              </w:rPr>
              <w:t>1</w:t>
            </w:r>
            <w:r w:rsidRPr="00391647">
              <w:rPr>
                <w:i/>
                <w:iCs/>
                <w:sz w:val="20"/>
                <w:szCs w:val="20"/>
              </w:rPr>
              <w:t xml:space="preserve"> ± .</w:t>
            </w:r>
            <w:r>
              <w:rPr>
                <w:i/>
                <w:iCs/>
                <w:sz w:val="20"/>
                <w:szCs w:val="20"/>
                <w:lang w:val="en-GB"/>
              </w:rPr>
              <w:t>03</w:t>
            </w:r>
          </w:p>
        </w:tc>
        <w:tc>
          <w:tcPr>
            <w:tcW w:w="1080" w:type="dxa"/>
            <w:tcBorders>
              <w:top w:val="nil"/>
              <w:left w:val="nil"/>
              <w:bottom w:val="nil"/>
              <w:right w:val="nil"/>
            </w:tcBorders>
            <w:shd w:val="clear" w:color="auto" w:fill="auto"/>
            <w:noWrap/>
            <w:vAlign w:val="bottom"/>
          </w:tcPr>
          <w:p w14:paraId="05652ACE" w14:textId="77777777" w:rsidR="00BE34BD" w:rsidRPr="00391647" w:rsidRDefault="00BE34BD" w:rsidP="002D4BD8">
            <w:pPr>
              <w:jc w:val="center"/>
              <w:rPr>
                <w:sz w:val="20"/>
                <w:szCs w:val="20"/>
              </w:rPr>
            </w:pPr>
          </w:p>
        </w:tc>
        <w:tc>
          <w:tcPr>
            <w:tcW w:w="1800" w:type="dxa"/>
            <w:tcBorders>
              <w:top w:val="nil"/>
              <w:left w:val="nil"/>
              <w:bottom w:val="nil"/>
              <w:right w:val="nil"/>
            </w:tcBorders>
            <w:shd w:val="clear" w:color="auto" w:fill="auto"/>
            <w:noWrap/>
            <w:vAlign w:val="bottom"/>
          </w:tcPr>
          <w:p w14:paraId="1527DA32" w14:textId="77777777" w:rsidR="00BE34BD" w:rsidRPr="00391647" w:rsidRDefault="00BE34BD" w:rsidP="002D4BD8">
            <w:pPr>
              <w:jc w:val="center"/>
              <w:rPr>
                <w:sz w:val="20"/>
                <w:szCs w:val="20"/>
              </w:rPr>
            </w:pPr>
          </w:p>
        </w:tc>
      </w:tr>
      <w:tr w:rsidR="00BE34BD" w:rsidRPr="00391647" w14:paraId="790CF92D" w14:textId="77777777" w:rsidTr="002D4BD8">
        <w:trPr>
          <w:trHeight w:val="384"/>
        </w:trPr>
        <w:tc>
          <w:tcPr>
            <w:tcW w:w="1216" w:type="dxa"/>
            <w:tcBorders>
              <w:top w:val="nil"/>
              <w:left w:val="nil"/>
              <w:bottom w:val="single" w:sz="8" w:space="0" w:color="auto"/>
              <w:right w:val="nil"/>
            </w:tcBorders>
            <w:shd w:val="clear" w:color="auto" w:fill="auto"/>
            <w:noWrap/>
            <w:vAlign w:val="bottom"/>
          </w:tcPr>
          <w:p w14:paraId="2220C81B" w14:textId="77777777" w:rsidR="00BE34BD" w:rsidRPr="00391647" w:rsidRDefault="00BE34BD" w:rsidP="002D4BD8">
            <w:pPr>
              <w:rPr>
                <w:rFonts w:ascii="Arial" w:hAnsi="Arial"/>
                <w:sz w:val="20"/>
                <w:szCs w:val="20"/>
              </w:rPr>
            </w:pPr>
            <w:r w:rsidRPr="00391647">
              <w:rPr>
                <w:rFonts w:ascii="Arial" w:hAnsi="Arial"/>
                <w:sz w:val="20"/>
                <w:szCs w:val="20"/>
              </w:rPr>
              <w:t> </w:t>
            </w:r>
          </w:p>
        </w:tc>
        <w:tc>
          <w:tcPr>
            <w:tcW w:w="3076" w:type="dxa"/>
            <w:tcBorders>
              <w:top w:val="nil"/>
              <w:left w:val="nil"/>
              <w:bottom w:val="single" w:sz="8" w:space="0" w:color="auto"/>
              <w:right w:val="nil"/>
            </w:tcBorders>
            <w:shd w:val="clear" w:color="auto" w:fill="auto"/>
            <w:noWrap/>
            <w:vAlign w:val="bottom"/>
          </w:tcPr>
          <w:p w14:paraId="5EA97914" w14:textId="77777777" w:rsidR="00BE34BD" w:rsidRPr="00391647" w:rsidRDefault="00BE34BD" w:rsidP="002D4BD8">
            <w:pPr>
              <w:rPr>
                <w:rFonts w:ascii="Arial" w:hAnsi="Arial"/>
                <w:i/>
                <w:iCs/>
                <w:sz w:val="20"/>
                <w:szCs w:val="20"/>
              </w:rPr>
            </w:pPr>
            <w:r w:rsidRPr="00391647">
              <w:rPr>
                <w:rFonts w:ascii="Arial" w:hAnsi="Arial"/>
                <w:i/>
                <w:iCs/>
                <w:sz w:val="20"/>
                <w:szCs w:val="20"/>
              </w:rPr>
              <w:t> </w:t>
            </w:r>
          </w:p>
        </w:tc>
        <w:tc>
          <w:tcPr>
            <w:tcW w:w="976" w:type="dxa"/>
            <w:tcBorders>
              <w:top w:val="nil"/>
              <w:left w:val="nil"/>
              <w:bottom w:val="single" w:sz="8" w:space="0" w:color="auto"/>
              <w:right w:val="nil"/>
            </w:tcBorders>
            <w:shd w:val="clear" w:color="auto" w:fill="auto"/>
            <w:noWrap/>
            <w:vAlign w:val="bottom"/>
          </w:tcPr>
          <w:p w14:paraId="2696DE7A" w14:textId="77777777" w:rsidR="00BE34BD" w:rsidRPr="00391647" w:rsidRDefault="00BE34BD" w:rsidP="002D4BD8">
            <w:pPr>
              <w:jc w:val="center"/>
              <w:rPr>
                <w:i/>
                <w:iCs/>
                <w:sz w:val="20"/>
                <w:szCs w:val="20"/>
              </w:rPr>
            </w:pPr>
            <w:r w:rsidRPr="00391647">
              <w:rPr>
                <w:i/>
                <w:iCs/>
                <w:sz w:val="20"/>
                <w:szCs w:val="20"/>
              </w:rPr>
              <w:t>female</w:t>
            </w:r>
          </w:p>
        </w:tc>
        <w:tc>
          <w:tcPr>
            <w:tcW w:w="1932" w:type="dxa"/>
            <w:tcBorders>
              <w:top w:val="nil"/>
              <w:left w:val="nil"/>
              <w:bottom w:val="single" w:sz="8" w:space="0" w:color="auto"/>
              <w:right w:val="nil"/>
            </w:tcBorders>
            <w:shd w:val="clear" w:color="auto" w:fill="auto"/>
            <w:noWrap/>
            <w:vAlign w:val="bottom"/>
          </w:tcPr>
          <w:p w14:paraId="04E1C730" w14:textId="77777777" w:rsidR="00BE34BD" w:rsidRPr="00391647" w:rsidRDefault="00BE34BD" w:rsidP="002D4BD8">
            <w:pPr>
              <w:jc w:val="center"/>
              <w:rPr>
                <w:i/>
                <w:iCs/>
                <w:sz w:val="20"/>
                <w:szCs w:val="20"/>
              </w:rPr>
            </w:pPr>
            <w:r w:rsidRPr="00391647">
              <w:rPr>
                <w:b/>
                <w:bCs/>
                <w:sz w:val="20"/>
                <w:szCs w:val="20"/>
              </w:rPr>
              <w:t>4.08</w:t>
            </w:r>
            <w:r w:rsidRPr="00391647">
              <w:rPr>
                <w:i/>
                <w:iCs/>
                <w:sz w:val="20"/>
                <w:szCs w:val="20"/>
              </w:rPr>
              <w:t xml:space="preserve"> ± .15</w:t>
            </w:r>
          </w:p>
        </w:tc>
        <w:tc>
          <w:tcPr>
            <w:tcW w:w="1080" w:type="dxa"/>
            <w:tcBorders>
              <w:top w:val="single" w:sz="4" w:space="0" w:color="auto"/>
              <w:left w:val="nil"/>
              <w:bottom w:val="single" w:sz="4" w:space="0" w:color="auto"/>
              <w:right w:val="nil"/>
            </w:tcBorders>
            <w:shd w:val="clear" w:color="auto" w:fill="auto"/>
            <w:noWrap/>
            <w:vAlign w:val="bottom"/>
          </w:tcPr>
          <w:p w14:paraId="64A3403F" w14:textId="77777777" w:rsidR="00BE34BD" w:rsidRPr="00391647" w:rsidRDefault="00BE34BD" w:rsidP="002D4BD8">
            <w:pPr>
              <w:jc w:val="center"/>
              <w:rPr>
                <w:b/>
                <w:bCs/>
                <w:sz w:val="20"/>
                <w:szCs w:val="20"/>
              </w:rPr>
            </w:pPr>
            <w:r w:rsidRPr="00391647">
              <w:rPr>
                <w:b/>
                <w:bCs/>
                <w:sz w:val="20"/>
                <w:szCs w:val="20"/>
              </w:rPr>
              <w:t>306</w:t>
            </w:r>
          </w:p>
        </w:tc>
        <w:tc>
          <w:tcPr>
            <w:tcW w:w="2160" w:type="dxa"/>
            <w:tcBorders>
              <w:top w:val="single" w:sz="4" w:space="0" w:color="auto"/>
              <w:left w:val="nil"/>
              <w:bottom w:val="single" w:sz="4" w:space="0" w:color="auto"/>
              <w:right w:val="nil"/>
            </w:tcBorders>
            <w:shd w:val="clear" w:color="auto" w:fill="auto"/>
            <w:noWrap/>
            <w:vAlign w:val="bottom"/>
          </w:tcPr>
          <w:p w14:paraId="65E4997C" w14:textId="77777777" w:rsidR="00BE34BD" w:rsidRPr="008913A4" w:rsidRDefault="00BE34BD" w:rsidP="002D4BD8">
            <w:pPr>
              <w:jc w:val="center"/>
              <w:rPr>
                <w:i/>
                <w:iCs/>
                <w:sz w:val="20"/>
                <w:szCs w:val="20"/>
                <w:lang w:val="en-GB"/>
              </w:rPr>
            </w:pPr>
            <w:r>
              <w:rPr>
                <w:b/>
                <w:bCs/>
                <w:sz w:val="20"/>
                <w:szCs w:val="20"/>
                <w:lang w:val="en-GB"/>
              </w:rPr>
              <w:t>*3</w:t>
            </w:r>
            <w:r w:rsidRPr="00391647">
              <w:rPr>
                <w:b/>
                <w:bCs/>
                <w:sz w:val="20"/>
                <w:szCs w:val="20"/>
              </w:rPr>
              <w:t>.</w:t>
            </w:r>
            <w:r>
              <w:rPr>
                <w:b/>
                <w:bCs/>
                <w:sz w:val="20"/>
                <w:szCs w:val="20"/>
                <w:lang w:val="en-GB"/>
              </w:rPr>
              <w:t>87</w:t>
            </w:r>
            <w:r w:rsidRPr="00391647">
              <w:rPr>
                <w:i/>
                <w:iCs/>
                <w:sz w:val="20"/>
                <w:szCs w:val="20"/>
              </w:rPr>
              <w:t xml:space="preserve"> ± .</w:t>
            </w:r>
            <w:r>
              <w:rPr>
                <w:i/>
                <w:iCs/>
                <w:sz w:val="20"/>
                <w:szCs w:val="20"/>
                <w:lang w:val="en-GB"/>
              </w:rPr>
              <w:t>02</w:t>
            </w:r>
          </w:p>
        </w:tc>
        <w:tc>
          <w:tcPr>
            <w:tcW w:w="1080" w:type="dxa"/>
            <w:tcBorders>
              <w:top w:val="nil"/>
              <w:left w:val="nil"/>
              <w:bottom w:val="nil"/>
              <w:right w:val="nil"/>
            </w:tcBorders>
            <w:shd w:val="clear" w:color="auto" w:fill="auto"/>
            <w:noWrap/>
            <w:vAlign w:val="bottom"/>
          </w:tcPr>
          <w:p w14:paraId="0DE119C5" w14:textId="77777777" w:rsidR="00BE34BD" w:rsidRPr="00391647" w:rsidRDefault="00BE34BD" w:rsidP="002D4BD8">
            <w:pPr>
              <w:jc w:val="center"/>
              <w:rPr>
                <w:sz w:val="20"/>
                <w:szCs w:val="20"/>
              </w:rPr>
            </w:pPr>
          </w:p>
        </w:tc>
        <w:tc>
          <w:tcPr>
            <w:tcW w:w="1800" w:type="dxa"/>
            <w:tcBorders>
              <w:top w:val="nil"/>
              <w:left w:val="nil"/>
              <w:bottom w:val="nil"/>
              <w:right w:val="nil"/>
            </w:tcBorders>
            <w:shd w:val="clear" w:color="auto" w:fill="auto"/>
            <w:noWrap/>
            <w:vAlign w:val="bottom"/>
          </w:tcPr>
          <w:p w14:paraId="0FA64760" w14:textId="77777777" w:rsidR="00BE34BD" w:rsidRPr="00391647" w:rsidRDefault="00BE34BD" w:rsidP="002D4BD8">
            <w:pPr>
              <w:jc w:val="center"/>
              <w:rPr>
                <w:sz w:val="20"/>
                <w:szCs w:val="20"/>
              </w:rPr>
            </w:pPr>
          </w:p>
        </w:tc>
      </w:tr>
    </w:tbl>
    <w:p w14:paraId="01C0223F" w14:textId="77777777" w:rsidR="00BE34BD" w:rsidRPr="00391647" w:rsidRDefault="00BE34BD" w:rsidP="00BE34BD">
      <w:pPr>
        <w:rPr>
          <w:b/>
          <w:bCs/>
          <w:sz w:val="20"/>
          <w:szCs w:val="20"/>
        </w:rPr>
      </w:pPr>
    </w:p>
    <w:p w14:paraId="42EE77C5" w14:textId="77777777" w:rsidR="00BE34BD" w:rsidRDefault="00BE34BD" w:rsidP="00BE34BD"/>
    <w:p w14:paraId="517592D7" w14:textId="77777777" w:rsidR="00BE34BD" w:rsidRDefault="00BE34BD" w:rsidP="00796D87">
      <w:pPr>
        <w:spacing w:line="360" w:lineRule="auto"/>
        <w:ind w:firstLine="720"/>
        <w:jc w:val="both"/>
        <w:sectPr w:rsidR="00BE34BD" w:rsidSect="00BE34BD">
          <w:pgSz w:w="16838" w:h="11906" w:orient="landscape" w:code="9"/>
          <w:pgMar w:top="1134" w:right="1134" w:bottom="851" w:left="1134" w:header="709" w:footer="709" w:gutter="0"/>
          <w:lnNumType w:countBy="1"/>
          <w:cols w:space="708"/>
          <w:docGrid w:linePitch="360"/>
        </w:sectPr>
      </w:pPr>
    </w:p>
    <w:p w14:paraId="268F1D85" w14:textId="77777777" w:rsidR="00247B41" w:rsidRPr="00BE0CF5" w:rsidRDefault="00247B41" w:rsidP="00796D87">
      <w:pPr>
        <w:spacing w:line="360" w:lineRule="auto"/>
        <w:ind w:firstLine="720"/>
        <w:jc w:val="both"/>
      </w:pPr>
    </w:p>
    <w:p w14:paraId="5B6C41DE" w14:textId="61BD448F" w:rsidR="007358F2" w:rsidRDefault="00071D56" w:rsidP="00796D87">
      <w:pPr>
        <w:spacing w:line="360" w:lineRule="auto"/>
        <w:ind w:firstLine="720"/>
        <w:jc w:val="both"/>
        <w:rPr>
          <w:lang w:val="en-GB"/>
        </w:rPr>
      </w:pPr>
      <w:r>
        <w:rPr>
          <w:noProof/>
          <w:lang w:val="ru-RU"/>
        </w:rPr>
        <w:drawing>
          <wp:inline distT="0" distB="0" distL="0" distR="0" wp14:anchorId="15CD5E96" wp14:editId="136D4358">
            <wp:extent cx="4765675" cy="7432675"/>
            <wp:effectExtent l="0" t="0" r="0" b="0"/>
            <wp:docPr id="10" name="Рисунок 10" descr="fig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0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5675" cy="7432675"/>
                    </a:xfrm>
                    <a:prstGeom prst="rect">
                      <a:avLst/>
                    </a:prstGeom>
                    <a:noFill/>
                    <a:ln>
                      <a:noFill/>
                    </a:ln>
                  </pic:spPr>
                </pic:pic>
              </a:graphicData>
            </a:graphic>
          </wp:inline>
        </w:drawing>
      </w:r>
    </w:p>
    <w:p w14:paraId="6327D795" w14:textId="2E1F03A7" w:rsidR="007358F2" w:rsidRPr="00D34661" w:rsidRDefault="007358F2" w:rsidP="007358F2">
      <w:pPr>
        <w:jc w:val="both"/>
        <w:rPr>
          <w:sz w:val="20"/>
          <w:szCs w:val="20"/>
        </w:rPr>
      </w:pPr>
      <w:commentRangeStart w:id="414"/>
      <w:r w:rsidRPr="00D34661">
        <w:rPr>
          <w:b/>
          <w:bCs/>
          <w:sz w:val="20"/>
          <w:szCs w:val="20"/>
        </w:rPr>
        <w:t xml:space="preserve">Fig. </w:t>
      </w:r>
      <w:del w:id="415" w:author="Николай Усов" w:date="2020-05-18T16:54:00Z">
        <w:r w:rsidR="008740A7" w:rsidRPr="008740A7" w:rsidDel="00BC22E9">
          <w:rPr>
            <w:b/>
            <w:bCs/>
            <w:sz w:val="20"/>
            <w:szCs w:val="20"/>
          </w:rPr>
          <w:delText>6</w:delText>
        </w:r>
        <w:r w:rsidRPr="00D34661" w:rsidDel="00BC22E9">
          <w:rPr>
            <w:sz w:val="20"/>
            <w:szCs w:val="20"/>
          </w:rPr>
          <w:delText xml:space="preserve"> </w:delText>
        </w:r>
      </w:del>
      <w:ins w:id="416" w:author="Николай Усов" w:date="2020-05-18T16:54:00Z">
        <w:r w:rsidR="00BC22E9">
          <w:rPr>
            <w:b/>
            <w:bCs/>
            <w:sz w:val="20"/>
            <w:szCs w:val="20"/>
          </w:rPr>
          <w:t>7.</w:t>
        </w:r>
        <w:r w:rsidR="00BC22E9" w:rsidRPr="00D34661">
          <w:rPr>
            <w:sz w:val="20"/>
            <w:szCs w:val="20"/>
          </w:rPr>
          <w:t xml:space="preserve"> </w:t>
        </w:r>
      </w:ins>
      <w:r w:rsidRPr="00D34661">
        <w:rPr>
          <w:sz w:val="20"/>
          <w:szCs w:val="20"/>
        </w:rPr>
        <w:t>Spring and early summer dynamics in L</w:t>
      </w:r>
      <w:r w:rsidRPr="00D34661">
        <w:rPr>
          <w:sz w:val="20"/>
          <w:szCs w:val="20"/>
          <w:vertAlign w:val="subscript"/>
        </w:rPr>
        <w:t>c</w:t>
      </w:r>
      <w:r w:rsidRPr="00D34661">
        <w:rPr>
          <w:sz w:val="20"/>
          <w:szCs w:val="20"/>
        </w:rPr>
        <w:t xml:space="preserve">/W ratio in </w:t>
      </w:r>
      <w:r w:rsidRPr="00D34661">
        <w:rPr>
          <w:i/>
          <w:iCs/>
          <w:sz w:val="20"/>
          <w:szCs w:val="20"/>
        </w:rPr>
        <w:t>Calanus glacialis</w:t>
      </w:r>
      <w:r w:rsidRPr="00D34661">
        <w:rPr>
          <w:sz w:val="20"/>
          <w:szCs w:val="20"/>
        </w:rPr>
        <w:t xml:space="preserve"> (2005-2008): (a) CIV copepodites; (b) CV copepodites; (c) CVI, females. Bars – mean ± </w:t>
      </w:r>
      <w:r w:rsidRPr="00D34661">
        <w:rPr>
          <w:i/>
          <w:iCs/>
          <w:sz w:val="20"/>
          <w:szCs w:val="20"/>
        </w:rPr>
        <w:t>SE</w:t>
      </w:r>
      <w:r w:rsidRPr="00D34661">
        <w:rPr>
          <w:sz w:val="20"/>
          <w:szCs w:val="20"/>
        </w:rPr>
        <w:t xml:space="preserve">; vertical lines – </w:t>
      </w:r>
      <w:r w:rsidRPr="00D34661">
        <w:rPr>
          <w:i/>
          <w:iCs/>
          <w:sz w:val="20"/>
          <w:szCs w:val="20"/>
        </w:rPr>
        <w:t>max</w:t>
      </w:r>
      <w:r w:rsidRPr="00D34661">
        <w:rPr>
          <w:sz w:val="20"/>
          <w:szCs w:val="20"/>
        </w:rPr>
        <w:t xml:space="preserve"> and </w:t>
      </w:r>
      <w:r w:rsidRPr="00D34661">
        <w:rPr>
          <w:i/>
          <w:iCs/>
          <w:sz w:val="20"/>
          <w:szCs w:val="20"/>
        </w:rPr>
        <w:t>min</w:t>
      </w:r>
      <w:r w:rsidRPr="00D34661">
        <w:rPr>
          <w:sz w:val="20"/>
          <w:szCs w:val="20"/>
        </w:rPr>
        <w:t xml:space="preserve"> values. For the period definition please refer to Table 2. 0-25 and 25-65 – </w:t>
      </w:r>
      <w:r>
        <w:rPr>
          <w:sz w:val="20"/>
          <w:szCs w:val="20"/>
        </w:rPr>
        <w:t xml:space="preserve">sampling </w:t>
      </w:r>
      <w:r w:rsidRPr="00D34661">
        <w:rPr>
          <w:sz w:val="20"/>
          <w:szCs w:val="20"/>
        </w:rPr>
        <w:t>water layers, m</w:t>
      </w:r>
      <w:commentRangeEnd w:id="414"/>
      <w:r>
        <w:rPr>
          <w:rStyle w:val="a8"/>
        </w:rPr>
        <w:commentReference w:id="414"/>
      </w:r>
    </w:p>
    <w:p w14:paraId="0A866B97" w14:textId="77777777" w:rsidR="007358F2" w:rsidRDefault="007358F2" w:rsidP="00796D87">
      <w:pPr>
        <w:spacing w:line="360" w:lineRule="auto"/>
        <w:ind w:firstLine="720"/>
        <w:jc w:val="both"/>
        <w:rPr>
          <w:lang w:val="en-GB"/>
        </w:rPr>
      </w:pPr>
    </w:p>
    <w:p w14:paraId="61DA2804" w14:textId="77777777" w:rsidR="00247B41" w:rsidRPr="00BE0CF5" w:rsidRDefault="00247B41" w:rsidP="00796D87">
      <w:pPr>
        <w:spacing w:line="360" w:lineRule="auto"/>
        <w:ind w:firstLine="720"/>
        <w:jc w:val="both"/>
        <w:rPr>
          <w:b/>
          <w:i/>
          <w:lang w:val="en-GB"/>
        </w:rPr>
      </w:pPr>
      <w:r w:rsidRPr="00BE0CF5">
        <w:rPr>
          <w:lang w:val="en-GB"/>
        </w:rPr>
        <w:t xml:space="preserve"> </w:t>
      </w:r>
      <w:r w:rsidRPr="00BE0CF5">
        <w:rPr>
          <w:b/>
          <w:i/>
          <w:lang w:val="en-GB"/>
        </w:rPr>
        <w:t>Seasonal dynamics of organic compounds and lipids</w:t>
      </w:r>
    </w:p>
    <w:p w14:paraId="093E0915" w14:textId="59F250AF" w:rsidR="00247B41" w:rsidRDefault="00247B41" w:rsidP="00796D87">
      <w:pPr>
        <w:spacing w:line="360" w:lineRule="auto"/>
        <w:ind w:firstLine="720"/>
        <w:jc w:val="both"/>
      </w:pPr>
      <w:r w:rsidRPr="00BE0CF5">
        <w:rPr>
          <w:lang w:val="en-GB"/>
        </w:rPr>
        <w:t xml:space="preserve">Elder copepodite stages (CIV-CVI) of </w:t>
      </w:r>
      <w:r w:rsidRPr="00BE0CF5">
        <w:rPr>
          <w:i/>
          <w:iCs/>
          <w:lang w:val="en-GB"/>
        </w:rPr>
        <w:t>Calanus glacialis</w:t>
      </w:r>
      <w:r w:rsidRPr="00BE0CF5">
        <w:rPr>
          <w:lang w:val="en-GB"/>
        </w:rPr>
        <w:t xml:space="preserve"> exhibited </w:t>
      </w:r>
      <w:r w:rsidRPr="00BE0CF5">
        <w:t>strong seasonal dynamics of C</w:t>
      </w:r>
      <w:r w:rsidRPr="00BE0CF5">
        <w:rPr>
          <w:vertAlign w:val="subscript"/>
        </w:rPr>
        <w:t>org</w:t>
      </w:r>
      <w:r w:rsidRPr="00BE0CF5">
        <w:t xml:space="preserve"> content, </w:t>
      </w:r>
      <w:proofErr w:type="gramStart"/>
      <w:r w:rsidRPr="00BE0CF5">
        <w:t>C:N</w:t>
      </w:r>
      <w:proofErr w:type="gramEnd"/>
      <w:r w:rsidRPr="00BE0CF5">
        <w:t xml:space="preserve"> ratio and lipid characteristics, such as total absolute and relative lipid content </w:t>
      </w:r>
      <w:r w:rsidRPr="00BE0CF5">
        <w:lastRenderedPageBreak/>
        <w:t>and relative content of lipid classes. The</w:t>
      </w:r>
      <w:r w:rsidRPr="00BE0CF5">
        <w:rPr>
          <w:lang w:val="en-GB"/>
        </w:rPr>
        <w:t xml:space="preserve"> </w:t>
      </w:r>
      <w:r w:rsidRPr="00BE0CF5">
        <w:t>absolute</w:t>
      </w:r>
      <w:r w:rsidRPr="00BE0CF5">
        <w:rPr>
          <w:lang w:val="en-GB"/>
        </w:rPr>
        <w:t xml:space="preserve"> </w:t>
      </w:r>
      <w:r w:rsidRPr="00BE0CF5">
        <w:t>content</w:t>
      </w:r>
      <w:r w:rsidRPr="00BE0CF5">
        <w:rPr>
          <w:lang w:val="en-GB"/>
        </w:rPr>
        <w:t xml:space="preserve"> </w:t>
      </w:r>
      <w:r w:rsidRPr="00BE0CF5">
        <w:t>of</w:t>
      </w:r>
      <w:r w:rsidRPr="00BE0CF5">
        <w:rPr>
          <w:lang w:val="en-GB"/>
        </w:rPr>
        <w:t xml:space="preserve"> </w:t>
      </w:r>
      <w:r w:rsidRPr="00BE0CF5">
        <w:t>C</w:t>
      </w:r>
      <w:r w:rsidRPr="00BE0CF5">
        <w:rPr>
          <w:vertAlign w:val="subscript"/>
        </w:rPr>
        <w:t>org</w:t>
      </w:r>
      <w:r w:rsidRPr="00BE0CF5">
        <w:rPr>
          <w:lang w:val="en-GB"/>
        </w:rPr>
        <w:t xml:space="preserve"> </w:t>
      </w:r>
      <w:r w:rsidRPr="00BE0CF5">
        <w:t>varied significantly in 1.5 times through the year with the highest values observed in late autumn (October), and the lowest</w:t>
      </w:r>
      <w:r w:rsidR="000C49F3">
        <w:t>,</w:t>
      </w:r>
      <w:r w:rsidRPr="00BE0CF5">
        <w:t xml:space="preserve"> in late spring period, May (</w:t>
      </w:r>
      <w:r w:rsidRPr="000C49F3">
        <w:rPr>
          <w:highlight w:val="red"/>
        </w:rPr>
        <w:t xml:space="preserve">Table </w:t>
      </w:r>
      <w:r w:rsidR="00F827B9">
        <w:t>4</w:t>
      </w:r>
      <w:r w:rsidRPr="00BE0CF5">
        <w:t xml:space="preserve">). The same was found for </w:t>
      </w:r>
      <w:proofErr w:type="gramStart"/>
      <w:r w:rsidRPr="00BE0CF5">
        <w:t>C:N</w:t>
      </w:r>
      <w:proofErr w:type="gramEnd"/>
      <w:r w:rsidRPr="00BE0CF5">
        <w:t xml:space="preserve"> ratio, which might reach more than 10 in October, indicated high relative content of lipids. </w:t>
      </w:r>
      <w:r w:rsidRPr="00C57F66">
        <w:rPr>
          <w:highlight w:val="yellow"/>
        </w:rPr>
        <w:t>The last was proved by data on the total lipid content, both absolute</w:t>
      </w:r>
      <w:r w:rsidRPr="00BE0CF5">
        <w:t xml:space="preserve"> (</w:t>
      </w:r>
      <w:r w:rsidRPr="000C49F3">
        <w:rPr>
          <w:highlight w:val="red"/>
        </w:rPr>
        <w:t xml:space="preserve">Table </w:t>
      </w:r>
      <w:r w:rsidR="00F827B9">
        <w:t>5</w:t>
      </w:r>
      <w:r w:rsidRPr="00BE0CF5">
        <w:t>) and relative (</w:t>
      </w:r>
      <w:r w:rsidR="008740A7">
        <w:rPr>
          <w:highlight w:val="red"/>
        </w:rPr>
        <w:t xml:space="preserve">Fig. </w:t>
      </w:r>
      <w:del w:id="417" w:author="Николай Усов" w:date="2020-05-18T16:54:00Z">
        <w:r w:rsidR="008740A7" w:rsidDel="00BC22E9">
          <w:rPr>
            <w:highlight w:val="red"/>
          </w:rPr>
          <w:delText>7</w:delText>
        </w:r>
        <w:r w:rsidRPr="000C49F3" w:rsidDel="00BC22E9">
          <w:rPr>
            <w:highlight w:val="red"/>
          </w:rPr>
          <w:delText>a</w:delText>
        </w:r>
      </w:del>
      <w:ins w:id="418" w:author="Николай Усов" w:date="2020-05-18T16:54:00Z">
        <w:r w:rsidR="00BC22E9">
          <w:rPr>
            <w:highlight w:val="red"/>
          </w:rPr>
          <w:t>8</w:t>
        </w:r>
        <w:r w:rsidR="00BC22E9" w:rsidRPr="000C49F3">
          <w:rPr>
            <w:highlight w:val="red"/>
          </w:rPr>
          <w:t>a</w:t>
        </w:r>
      </w:ins>
      <w:r w:rsidRPr="00BE0CF5">
        <w:t>), which exhibited the same dynamics as absolute C</w:t>
      </w:r>
      <w:r w:rsidRPr="00BE0CF5">
        <w:rPr>
          <w:vertAlign w:val="subscript"/>
        </w:rPr>
        <w:t>org</w:t>
      </w:r>
      <w:r w:rsidRPr="00BE0CF5">
        <w:t xml:space="preserve"> content and C:N ratio. Most of the data on relative content of the major lipid classes, wax esters (WE), tryacilglycerols (TAG) and phospholipids (PL), fitted nicely the life history, when nearly all the copepodites sampled in the deep water layers (25-100 m) were characterized by elevated amount of storage lipids (WE and TAG) and low relative content of structural lipids (PL) (</w:t>
      </w:r>
      <w:r w:rsidR="008740A7">
        <w:rPr>
          <w:highlight w:val="red"/>
        </w:rPr>
        <w:t xml:space="preserve">Fig. </w:t>
      </w:r>
      <w:del w:id="419" w:author="Николай Усов" w:date="2020-05-18T16:54:00Z">
        <w:r w:rsidR="008740A7" w:rsidDel="00BC22E9">
          <w:rPr>
            <w:highlight w:val="red"/>
          </w:rPr>
          <w:delText>7</w:delText>
        </w:r>
        <w:r w:rsidRPr="000C49F3" w:rsidDel="00BC22E9">
          <w:rPr>
            <w:highlight w:val="red"/>
          </w:rPr>
          <w:delText>b</w:delText>
        </w:r>
      </w:del>
      <w:ins w:id="420" w:author="Николай Усов" w:date="2020-05-18T16:54:00Z">
        <w:r w:rsidR="00BC22E9">
          <w:rPr>
            <w:highlight w:val="red"/>
          </w:rPr>
          <w:t>8</w:t>
        </w:r>
        <w:r w:rsidR="00BC22E9" w:rsidRPr="000C49F3">
          <w:rPr>
            <w:highlight w:val="red"/>
          </w:rPr>
          <w:t>b</w:t>
        </w:r>
      </w:ins>
      <w:r w:rsidRPr="00BE0CF5">
        <w:t>). The opposite pattern with some exceptions was observed for the upper water layers (0-25 m). However, some data were quite surprising. Thus, two exceptions was found, the first one for CV copepodites sampled in the upper water layers and for deep-dwelling CIV copepodites, both in March, as well as opposite pattern for CV copepodites in July (</w:t>
      </w:r>
      <w:r w:rsidR="008740A7">
        <w:rPr>
          <w:highlight w:val="red"/>
        </w:rPr>
        <w:t xml:space="preserve">Fig. </w:t>
      </w:r>
      <w:del w:id="421" w:author="Николай Усов" w:date="2020-05-18T16:54:00Z">
        <w:r w:rsidR="008740A7" w:rsidDel="00BC22E9">
          <w:rPr>
            <w:highlight w:val="red"/>
          </w:rPr>
          <w:delText>7</w:delText>
        </w:r>
        <w:r w:rsidRPr="000C49F3" w:rsidDel="00BC22E9">
          <w:rPr>
            <w:highlight w:val="red"/>
          </w:rPr>
          <w:delText>b</w:delText>
        </w:r>
      </w:del>
      <w:ins w:id="422" w:author="Николай Усов" w:date="2020-05-18T16:54:00Z">
        <w:r w:rsidR="00BC22E9">
          <w:rPr>
            <w:highlight w:val="red"/>
          </w:rPr>
          <w:t>8</w:t>
        </w:r>
        <w:r w:rsidR="00BC22E9" w:rsidRPr="000C49F3">
          <w:rPr>
            <w:highlight w:val="red"/>
          </w:rPr>
          <w:t>b</w:t>
        </w:r>
      </w:ins>
      <w:r w:rsidRPr="00BE0CF5">
        <w:t>). The only CIV copepodites were characterized by elevated amount of structural lipids, up to 73%, through all the studied period. All the other copepodite stages, sampled in deep water layers, tended to increase the amount of storage lipids before winter and kept this ratio until the productive season started.</w:t>
      </w:r>
    </w:p>
    <w:p w14:paraId="2BEF2620" w14:textId="77777777" w:rsidR="00C57F66" w:rsidRDefault="00C57F66" w:rsidP="00796D87">
      <w:pPr>
        <w:spacing w:line="360" w:lineRule="auto"/>
        <w:ind w:firstLine="720"/>
        <w:jc w:val="both"/>
      </w:pPr>
    </w:p>
    <w:p w14:paraId="109655A5" w14:textId="77777777" w:rsidR="00C57F66" w:rsidRPr="00B003DE" w:rsidRDefault="00C57F66" w:rsidP="00C57F66">
      <w:pPr>
        <w:rPr>
          <w:sz w:val="20"/>
          <w:szCs w:val="20"/>
          <w:lang w:val="en-GB"/>
        </w:rPr>
      </w:pPr>
      <w:r w:rsidRPr="00C57F66">
        <w:rPr>
          <w:sz w:val="20"/>
          <w:szCs w:val="20"/>
          <w:highlight w:val="red"/>
          <w:lang w:val="en-GB"/>
        </w:rPr>
        <w:t xml:space="preserve">Table </w:t>
      </w:r>
      <w:r w:rsidR="00F827B9">
        <w:rPr>
          <w:sz w:val="20"/>
          <w:szCs w:val="20"/>
          <w:lang w:val="en-GB"/>
        </w:rPr>
        <w:t>4</w:t>
      </w:r>
      <w:r w:rsidRPr="00B003DE">
        <w:rPr>
          <w:sz w:val="20"/>
          <w:szCs w:val="20"/>
          <w:lang w:val="en-GB"/>
        </w:rPr>
        <w:t xml:space="preserve">. Seasonal dynamics </w:t>
      </w:r>
      <w:r>
        <w:rPr>
          <w:sz w:val="20"/>
          <w:szCs w:val="20"/>
          <w:lang w:val="en-GB"/>
        </w:rPr>
        <w:t>of</w:t>
      </w:r>
      <w:r w:rsidRPr="00B003DE">
        <w:rPr>
          <w:sz w:val="20"/>
          <w:szCs w:val="20"/>
          <w:lang w:val="en-GB"/>
        </w:rPr>
        <w:t xml:space="preserve"> </w:t>
      </w:r>
      <w:r w:rsidRPr="00B003DE">
        <w:rPr>
          <w:i/>
          <w:iCs/>
          <w:sz w:val="20"/>
          <w:szCs w:val="20"/>
          <w:lang w:val="en-GB"/>
        </w:rPr>
        <w:t>Calanus glacialis</w:t>
      </w:r>
      <w:r w:rsidRPr="00B003DE">
        <w:rPr>
          <w:sz w:val="20"/>
          <w:szCs w:val="20"/>
          <w:lang w:val="en-GB"/>
        </w:rPr>
        <w:t xml:space="preserve"> </w:t>
      </w:r>
      <w:r w:rsidRPr="00C57F66">
        <w:rPr>
          <w:sz w:val="20"/>
          <w:szCs w:val="20"/>
          <w:highlight w:val="yellow"/>
          <w:lang w:val="en-GB"/>
        </w:rPr>
        <w:t>stoichiometry</w:t>
      </w:r>
      <w:r w:rsidRPr="00B003DE">
        <w:rPr>
          <w:sz w:val="20"/>
          <w:szCs w:val="20"/>
          <w:lang w:val="en-GB"/>
        </w:rPr>
        <w:t xml:space="preserve"> </w:t>
      </w:r>
      <w:r>
        <w:rPr>
          <w:sz w:val="20"/>
          <w:szCs w:val="20"/>
          <w:lang w:val="en-GB"/>
        </w:rPr>
        <w:t xml:space="preserve">in the White Sea, </w:t>
      </w:r>
      <w:r w:rsidRPr="001B5D8E">
        <w:rPr>
          <w:bCs/>
          <w:sz w:val="20"/>
          <w:szCs w:val="20"/>
          <w:lang w:val="en-GB"/>
        </w:rPr>
        <w:t xml:space="preserve">mean ± </w:t>
      </w:r>
      <w:r w:rsidRPr="001B5D8E">
        <w:rPr>
          <w:bCs/>
          <w:i/>
          <w:iCs/>
          <w:sz w:val="20"/>
          <w:szCs w:val="20"/>
          <w:lang w:val="en-GB"/>
        </w:rPr>
        <w:t>SD</w:t>
      </w:r>
      <w:r w:rsidRPr="00B003DE">
        <w:rPr>
          <w:sz w:val="20"/>
          <w:szCs w:val="20"/>
          <w:lang w:val="en-GB"/>
        </w:rPr>
        <w:t>.</w:t>
      </w:r>
    </w:p>
    <w:p w14:paraId="7260615F" w14:textId="77777777" w:rsidR="00C57F66" w:rsidRPr="00B003DE" w:rsidRDefault="00C57F66" w:rsidP="00C57F66">
      <w:pPr>
        <w:rPr>
          <w:sz w:val="20"/>
          <w:szCs w:val="20"/>
          <w:lang w:val="en-GB"/>
        </w:rPr>
      </w:pPr>
    </w:p>
    <w:tbl>
      <w:tblPr>
        <w:tblW w:w="0" w:type="auto"/>
        <w:tblLook w:val="01E0" w:firstRow="1" w:lastRow="1" w:firstColumn="1" w:lastColumn="1" w:noHBand="0" w:noVBand="0"/>
      </w:tblPr>
      <w:tblGrid>
        <w:gridCol w:w="1243"/>
        <w:gridCol w:w="1260"/>
        <w:gridCol w:w="1574"/>
        <w:gridCol w:w="1791"/>
        <w:gridCol w:w="1980"/>
        <w:gridCol w:w="1260"/>
      </w:tblGrid>
      <w:tr w:rsidR="00C57F66" w:rsidRPr="002D4BD8" w14:paraId="4A0EA101" w14:textId="77777777" w:rsidTr="002D4BD8">
        <w:tc>
          <w:tcPr>
            <w:tcW w:w="1243" w:type="dxa"/>
            <w:tcBorders>
              <w:top w:val="single" w:sz="4" w:space="0" w:color="auto"/>
              <w:bottom w:val="single" w:sz="4" w:space="0" w:color="auto"/>
            </w:tcBorders>
            <w:shd w:val="clear" w:color="auto" w:fill="auto"/>
          </w:tcPr>
          <w:p w14:paraId="76846FD2" w14:textId="77777777" w:rsidR="00C57F66" w:rsidRPr="002D4BD8" w:rsidRDefault="00C57F66" w:rsidP="002D4BD8">
            <w:pPr>
              <w:spacing w:line="360" w:lineRule="auto"/>
              <w:rPr>
                <w:rFonts w:eastAsia="SimSun"/>
                <w:b/>
                <w:bCs/>
                <w:sz w:val="20"/>
                <w:szCs w:val="20"/>
                <w:lang w:val="en-GB"/>
              </w:rPr>
            </w:pPr>
            <w:r w:rsidRPr="002D4BD8">
              <w:rPr>
                <w:rFonts w:eastAsia="SimSun"/>
                <w:b/>
                <w:bCs/>
                <w:sz w:val="20"/>
                <w:szCs w:val="20"/>
                <w:lang w:val="en-GB"/>
              </w:rPr>
              <w:t xml:space="preserve">Season </w:t>
            </w:r>
          </w:p>
        </w:tc>
        <w:tc>
          <w:tcPr>
            <w:tcW w:w="1260" w:type="dxa"/>
            <w:tcBorders>
              <w:top w:val="single" w:sz="4" w:space="0" w:color="auto"/>
              <w:bottom w:val="single" w:sz="4" w:space="0" w:color="auto"/>
            </w:tcBorders>
            <w:shd w:val="clear" w:color="auto" w:fill="auto"/>
          </w:tcPr>
          <w:p w14:paraId="51C2C44C" w14:textId="77777777" w:rsidR="00C57F66" w:rsidRPr="002D4BD8" w:rsidRDefault="00C57F66" w:rsidP="002D4BD8">
            <w:pPr>
              <w:spacing w:line="360" w:lineRule="auto"/>
              <w:rPr>
                <w:rFonts w:eastAsia="SimSun"/>
                <w:b/>
                <w:bCs/>
                <w:sz w:val="20"/>
                <w:szCs w:val="20"/>
                <w:lang w:val="en-GB"/>
              </w:rPr>
            </w:pPr>
            <w:r w:rsidRPr="002D4BD8">
              <w:rPr>
                <w:rFonts w:eastAsia="SimSun"/>
                <w:b/>
                <w:bCs/>
                <w:sz w:val="20"/>
                <w:szCs w:val="20"/>
                <w:lang w:val="en-GB"/>
              </w:rPr>
              <w:t>Stage</w:t>
            </w:r>
          </w:p>
        </w:tc>
        <w:tc>
          <w:tcPr>
            <w:tcW w:w="1574" w:type="dxa"/>
            <w:tcBorders>
              <w:top w:val="single" w:sz="4" w:space="0" w:color="auto"/>
              <w:bottom w:val="single" w:sz="4" w:space="0" w:color="auto"/>
            </w:tcBorders>
            <w:shd w:val="clear" w:color="auto" w:fill="auto"/>
          </w:tcPr>
          <w:p w14:paraId="37F17EF0" w14:textId="77777777" w:rsidR="00C57F66" w:rsidRPr="002D4BD8" w:rsidRDefault="00C57F66" w:rsidP="002D4BD8">
            <w:pPr>
              <w:spacing w:line="360" w:lineRule="auto"/>
              <w:rPr>
                <w:rFonts w:eastAsia="SimSun"/>
                <w:b/>
                <w:bCs/>
                <w:sz w:val="20"/>
                <w:szCs w:val="20"/>
                <w:lang w:val="en-GB"/>
              </w:rPr>
            </w:pPr>
            <w:r w:rsidRPr="002D4BD8">
              <w:rPr>
                <w:rFonts w:eastAsia="SimSun"/>
                <w:b/>
                <w:bCs/>
                <w:sz w:val="20"/>
                <w:szCs w:val="20"/>
                <w:lang w:val="en-GB"/>
              </w:rPr>
              <w:t xml:space="preserve">Water layer, </w:t>
            </w:r>
            <w:r w:rsidRPr="002D4BD8">
              <w:rPr>
                <w:rFonts w:eastAsia="SimSun"/>
                <w:b/>
                <w:bCs/>
                <w:i/>
                <w:iCs/>
                <w:sz w:val="20"/>
                <w:szCs w:val="20"/>
                <w:lang w:val="en-GB"/>
              </w:rPr>
              <w:t>m</w:t>
            </w:r>
          </w:p>
        </w:tc>
        <w:tc>
          <w:tcPr>
            <w:tcW w:w="1791" w:type="dxa"/>
            <w:tcBorders>
              <w:top w:val="single" w:sz="4" w:space="0" w:color="auto"/>
              <w:bottom w:val="single" w:sz="4" w:space="0" w:color="auto"/>
            </w:tcBorders>
            <w:shd w:val="clear" w:color="auto" w:fill="auto"/>
          </w:tcPr>
          <w:p w14:paraId="469F832C" w14:textId="77777777" w:rsidR="00C57F66" w:rsidRPr="002D4BD8" w:rsidRDefault="00C57F66" w:rsidP="002D4BD8">
            <w:pPr>
              <w:spacing w:line="360" w:lineRule="auto"/>
              <w:jc w:val="center"/>
              <w:rPr>
                <w:rFonts w:eastAsia="SimSun"/>
                <w:b/>
                <w:bCs/>
                <w:sz w:val="20"/>
                <w:szCs w:val="20"/>
                <w:lang w:val="en-GB"/>
              </w:rPr>
            </w:pPr>
            <w:r w:rsidRPr="002D4BD8">
              <w:rPr>
                <w:rFonts w:eastAsia="SimSun"/>
                <w:b/>
                <w:bCs/>
                <w:sz w:val="20"/>
                <w:szCs w:val="20"/>
                <w:lang w:val="en-GB"/>
              </w:rPr>
              <w:t xml:space="preserve">C, </w:t>
            </w:r>
            <w:r w:rsidRPr="002D4BD8">
              <w:rPr>
                <w:rFonts w:eastAsia="SimSun"/>
                <w:b/>
                <w:bCs/>
                <w:i/>
                <w:iCs/>
                <w:sz w:val="20"/>
                <w:szCs w:val="20"/>
                <w:lang w:val="en-GB"/>
              </w:rPr>
              <w:t>μg</w:t>
            </w:r>
          </w:p>
        </w:tc>
        <w:tc>
          <w:tcPr>
            <w:tcW w:w="1980" w:type="dxa"/>
            <w:tcBorders>
              <w:top w:val="single" w:sz="4" w:space="0" w:color="auto"/>
              <w:bottom w:val="single" w:sz="4" w:space="0" w:color="auto"/>
            </w:tcBorders>
            <w:shd w:val="clear" w:color="auto" w:fill="auto"/>
          </w:tcPr>
          <w:p w14:paraId="7077FB7C" w14:textId="77777777" w:rsidR="00C57F66" w:rsidRPr="002D4BD8" w:rsidRDefault="00C57F66" w:rsidP="002D4BD8">
            <w:pPr>
              <w:spacing w:line="360" w:lineRule="auto"/>
              <w:jc w:val="center"/>
              <w:rPr>
                <w:rFonts w:eastAsia="SimSun"/>
                <w:b/>
                <w:bCs/>
                <w:sz w:val="20"/>
                <w:szCs w:val="20"/>
                <w:lang w:val="en-GB"/>
              </w:rPr>
            </w:pPr>
            <w:r w:rsidRPr="002D4BD8">
              <w:rPr>
                <w:rFonts w:eastAsia="SimSun"/>
                <w:b/>
                <w:bCs/>
                <w:sz w:val="20"/>
                <w:szCs w:val="20"/>
                <w:lang w:val="en-GB"/>
              </w:rPr>
              <w:t>C:N</w:t>
            </w:r>
          </w:p>
        </w:tc>
        <w:tc>
          <w:tcPr>
            <w:tcW w:w="1260" w:type="dxa"/>
            <w:tcBorders>
              <w:top w:val="single" w:sz="4" w:space="0" w:color="auto"/>
              <w:bottom w:val="single" w:sz="4" w:space="0" w:color="auto"/>
            </w:tcBorders>
            <w:shd w:val="clear" w:color="auto" w:fill="auto"/>
          </w:tcPr>
          <w:p w14:paraId="45F7AF58" w14:textId="77777777" w:rsidR="00C57F66" w:rsidRPr="002D4BD8" w:rsidRDefault="00C57F66" w:rsidP="002D4BD8">
            <w:pPr>
              <w:spacing w:line="360" w:lineRule="auto"/>
              <w:jc w:val="center"/>
              <w:rPr>
                <w:rFonts w:eastAsia="SimSun"/>
                <w:b/>
                <w:bCs/>
                <w:i/>
                <w:sz w:val="20"/>
                <w:szCs w:val="20"/>
                <w:lang w:val="en-GB"/>
              </w:rPr>
            </w:pPr>
            <w:r w:rsidRPr="002D4BD8">
              <w:rPr>
                <w:rFonts w:eastAsia="SimSun"/>
                <w:b/>
                <w:bCs/>
                <w:i/>
                <w:sz w:val="20"/>
                <w:szCs w:val="20"/>
                <w:lang w:val="en-GB"/>
              </w:rPr>
              <w:t>n</w:t>
            </w:r>
          </w:p>
        </w:tc>
      </w:tr>
      <w:tr w:rsidR="00C57F66" w:rsidRPr="002D4BD8" w14:paraId="6974BF14" w14:textId="77777777" w:rsidTr="002D4BD8">
        <w:tc>
          <w:tcPr>
            <w:tcW w:w="1243" w:type="dxa"/>
            <w:shd w:val="clear" w:color="auto" w:fill="auto"/>
          </w:tcPr>
          <w:p w14:paraId="2E437BA1" w14:textId="77777777" w:rsidR="00C57F66" w:rsidRPr="002D4BD8" w:rsidRDefault="00C57F66" w:rsidP="002D4BD8">
            <w:pPr>
              <w:spacing w:line="360" w:lineRule="auto"/>
              <w:rPr>
                <w:rFonts w:eastAsia="SimSun"/>
                <w:sz w:val="20"/>
                <w:szCs w:val="20"/>
              </w:rPr>
            </w:pPr>
            <w:r w:rsidRPr="002D4BD8">
              <w:rPr>
                <w:rFonts w:eastAsia="SimSun"/>
                <w:sz w:val="20"/>
                <w:szCs w:val="20"/>
                <w:lang w:val="en-GB"/>
              </w:rPr>
              <w:t>March</w:t>
            </w:r>
          </w:p>
        </w:tc>
        <w:tc>
          <w:tcPr>
            <w:tcW w:w="1260" w:type="dxa"/>
            <w:shd w:val="clear" w:color="auto" w:fill="auto"/>
          </w:tcPr>
          <w:p w14:paraId="6DEAA847"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CIV</w:t>
            </w:r>
          </w:p>
        </w:tc>
        <w:tc>
          <w:tcPr>
            <w:tcW w:w="1574" w:type="dxa"/>
            <w:shd w:val="clear" w:color="auto" w:fill="auto"/>
          </w:tcPr>
          <w:p w14:paraId="5E468EFF"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0-25</w:t>
            </w:r>
          </w:p>
        </w:tc>
        <w:tc>
          <w:tcPr>
            <w:tcW w:w="1791" w:type="dxa"/>
            <w:shd w:val="clear" w:color="auto" w:fill="auto"/>
          </w:tcPr>
          <w:p w14:paraId="53E8B95B"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73.0 ± </w:t>
            </w:r>
            <w:r w:rsidRPr="002D4BD8">
              <w:rPr>
                <w:rFonts w:eastAsia="SimSun"/>
                <w:i/>
                <w:iCs/>
                <w:sz w:val="20"/>
                <w:szCs w:val="20"/>
                <w:lang w:val="en-GB"/>
              </w:rPr>
              <w:t>5.3</w:t>
            </w:r>
          </w:p>
        </w:tc>
        <w:tc>
          <w:tcPr>
            <w:tcW w:w="1980" w:type="dxa"/>
            <w:shd w:val="clear" w:color="auto" w:fill="auto"/>
          </w:tcPr>
          <w:p w14:paraId="221BC767"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5.8 ± </w:t>
            </w:r>
            <w:r w:rsidRPr="002D4BD8">
              <w:rPr>
                <w:rFonts w:eastAsia="SimSun"/>
                <w:i/>
                <w:iCs/>
                <w:sz w:val="20"/>
                <w:szCs w:val="20"/>
                <w:lang w:val="en-GB"/>
              </w:rPr>
              <w:t>1.1</w:t>
            </w:r>
          </w:p>
        </w:tc>
        <w:tc>
          <w:tcPr>
            <w:tcW w:w="1260" w:type="dxa"/>
            <w:shd w:val="clear" w:color="auto" w:fill="auto"/>
          </w:tcPr>
          <w:p w14:paraId="1EBD911D"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4210FE6C" w14:textId="77777777" w:rsidTr="002D4BD8">
        <w:tc>
          <w:tcPr>
            <w:tcW w:w="1243" w:type="dxa"/>
            <w:shd w:val="clear" w:color="auto" w:fill="auto"/>
          </w:tcPr>
          <w:p w14:paraId="3ED34F49" w14:textId="77777777" w:rsidR="00C57F66" w:rsidRPr="002D4BD8" w:rsidRDefault="00C57F66" w:rsidP="002D4BD8">
            <w:pPr>
              <w:spacing w:line="360" w:lineRule="auto"/>
              <w:rPr>
                <w:rFonts w:eastAsia="SimSun"/>
                <w:sz w:val="20"/>
                <w:szCs w:val="20"/>
              </w:rPr>
            </w:pPr>
          </w:p>
        </w:tc>
        <w:tc>
          <w:tcPr>
            <w:tcW w:w="1260" w:type="dxa"/>
            <w:shd w:val="clear" w:color="auto" w:fill="auto"/>
          </w:tcPr>
          <w:p w14:paraId="4B95885F"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CV</w:t>
            </w:r>
          </w:p>
        </w:tc>
        <w:tc>
          <w:tcPr>
            <w:tcW w:w="1574" w:type="dxa"/>
            <w:shd w:val="clear" w:color="auto" w:fill="auto"/>
          </w:tcPr>
          <w:p w14:paraId="429D9115" w14:textId="77777777" w:rsidR="00C57F66" w:rsidRPr="002D4BD8" w:rsidRDefault="00C57F66" w:rsidP="002D4BD8">
            <w:pPr>
              <w:spacing w:line="360" w:lineRule="auto"/>
              <w:jc w:val="center"/>
              <w:rPr>
                <w:rFonts w:eastAsia="SimSun"/>
                <w:sz w:val="20"/>
                <w:szCs w:val="20"/>
              </w:rPr>
            </w:pPr>
          </w:p>
        </w:tc>
        <w:tc>
          <w:tcPr>
            <w:tcW w:w="1791" w:type="dxa"/>
            <w:shd w:val="clear" w:color="auto" w:fill="auto"/>
          </w:tcPr>
          <w:p w14:paraId="31D3B409"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439.7 ± </w:t>
            </w:r>
            <w:r w:rsidRPr="002D4BD8">
              <w:rPr>
                <w:rFonts w:eastAsia="SimSun"/>
                <w:i/>
                <w:iCs/>
                <w:sz w:val="20"/>
                <w:szCs w:val="20"/>
                <w:lang w:val="en-GB"/>
              </w:rPr>
              <w:t>32.7</w:t>
            </w:r>
          </w:p>
        </w:tc>
        <w:tc>
          <w:tcPr>
            <w:tcW w:w="1980" w:type="dxa"/>
            <w:shd w:val="clear" w:color="auto" w:fill="auto"/>
          </w:tcPr>
          <w:p w14:paraId="21AE9C35"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5.7 ± </w:t>
            </w:r>
            <w:r w:rsidRPr="002D4BD8">
              <w:rPr>
                <w:rFonts w:eastAsia="SimSun"/>
                <w:i/>
                <w:iCs/>
                <w:sz w:val="20"/>
                <w:szCs w:val="20"/>
                <w:lang w:val="en-GB"/>
              </w:rPr>
              <w:t>0.9</w:t>
            </w:r>
          </w:p>
        </w:tc>
        <w:tc>
          <w:tcPr>
            <w:tcW w:w="1260" w:type="dxa"/>
            <w:shd w:val="clear" w:color="auto" w:fill="auto"/>
          </w:tcPr>
          <w:p w14:paraId="42AB560D"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12</w:t>
            </w:r>
          </w:p>
        </w:tc>
      </w:tr>
      <w:tr w:rsidR="00C57F66" w:rsidRPr="002D4BD8" w14:paraId="5FAD0DC0" w14:textId="77777777" w:rsidTr="002D4BD8">
        <w:tc>
          <w:tcPr>
            <w:tcW w:w="1243" w:type="dxa"/>
            <w:shd w:val="clear" w:color="auto" w:fill="auto"/>
          </w:tcPr>
          <w:p w14:paraId="20FD5CF0" w14:textId="77777777" w:rsidR="00C57F66" w:rsidRPr="002D4BD8" w:rsidRDefault="00C57F66" w:rsidP="002D4BD8">
            <w:pPr>
              <w:spacing w:line="360" w:lineRule="auto"/>
              <w:rPr>
                <w:rFonts w:eastAsia="SimSun"/>
                <w:sz w:val="20"/>
                <w:szCs w:val="20"/>
              </w:rPr>
            </w:pPr>
          </w:p>
        </w:tc>
        <w:tc>
          <w:tcPr>
            <w:tcW w:w="1260" w:type="dxa"/>
            <w:shd w:val="clear" w:color="auto" w:fill="auto"/>
          </w:tcPr>
          <w:p w14:paraId="32E325A6"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female</w:t>
            </w:r>
          </w:p>
        </w:tc>
        <w:tc>
          <w:tcPr>
            <w:tcW w:w="1574" w:type="dxa"/>
            <w:shd w:val="clear" w:color="auto" w:fill="auto"/>
          </w:tcPr>
          <w:p w14:paraId="4F282F90" w14:textId="77777777" w:rsidR="00C57F66" w:rsidRPr="002D4BD8" w:rsidRDefault="00C57F66" w:rsidP="002D4BD8">
            <w:pPr>
              <w:spacing w:line="360" w:lineRule="auto"/>
              <w:jc w:val="center"/>
              <w:rPr>
                <w:rFonts w:eastAsia="SimSun"/>
                <w:sz w:val="20"/>
                <w:szCs w:val="20"/>
              </w:rPr>
            </w:pPr>
          </w:p>
        </w:tc>
        <w:tc>
          <w:tcPr>
            <w:tcW w:w="1791" w:type="dxa"/>
            <w:tcBorders>
              <w:bottom w:val="single" w:sz="4" w:space="0" w:color="auto"/>
            </w:tcBorders>
            <w:shd w:val="clear" w:color="auto" w:fill="auto"/>
          </w:tcPr>
          <w:p w14:paraId="53B5947B"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679.2 ± </w:t>
            </w:r>
            <w:r w:rsidRPr="002D4BD8">
              <w:rPr>
                <w:rFonts w:eastAsia="SimSun"/>
                <w:i/>
                <w:iCs/>
                <w:sz w:val="20"/>
                <w:szCs w:val="20"/>
                <w:lang w:val="en-GB"/>
              </w:rPr>
              <w:t>55.8</w:t>
            </w:r>
          </w:p>
        </w:tc>
        <w:tc>
          <w:tcPr>
            <w:tcW w:w="1980" w:type="dxa"/>
            <w:tcBorders>
              <w:bottom w:val="single" w:sz="4" w:space="0" w:color="auto"/>
            </w:tcBorders>
            <w:shd w:val="clear" w:color="auto" w:fill="auto"/>
          </w:tcPr>
          <w:p w14:paraId="780E257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4.7 ± </w:t>
            </w:r>
            <w:r w:rsidRPr="002D4BD8">
              <w:rPr>
                <w:rFonts w:eastAsia="SimSun"/>
                <w:i/>
                <w:iCs/>
                <w:sz w:val="20"/>
                <w:szCs w:val="20"/>
                <w:lang w:val="en-GB"/>
              </w:rPr>
              <w:t>0.1</w:t>
            </w:r>
          </w:p>
        </w:tc>
        <w:tc>
          <w:tcPr>
            <w:tcW w:w="1260" w:type="dxa"/>
            <w:tcBorders>
              <w:bottom w:val="single" w:sz="4" w:space="0" w:color="auto"/>
            </w:tcBorders>
            <w:shd w:val="clear" w:color="auto" w:fill="auto"/>
          </w:tcPr>
          <w:p w14:paraId="51C07749"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8</w:t>
            </w:r>
          </w:p>
        </w:tc>
      </w:tr>
      <w:tr w:rsidR="00C57F66" w:rsidRPr="002D4BD8" w14:paraId="58A4A957" w14:textId="77777777" w:rsidTr="002D4BD8">
        <w:tc>
          <w:tcPr>
            <w:tcW w:w="1243" w:type="dxa"/>
            <w:shd w:val="clear" w:color="auto" w:fill="auto"/>
          </w:tcPr>
          <w:p w14:paraId="0CF55D9D"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May</w:t>
            </w:r>
          </w:p>
        </w:tc>
        <w:tc>
          <w:tcPr>
            <w:tcW w:w="1260" w:type="dxa"/>
            <w:shd w:val="clear" w:color="auto" w:fill="auto"/>
          </w:tcPr>
          <w:p w14:paraId="3C1501DD"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CIV</w:t>
            </w:r>
          </w:p>
        </w:tc>
        <w:tc>
          <w:tcPr>
            <w:tcW w:w="1574" w:type="dxa"/>
            <w:shd w:val="clear" w:color="auto" w:fill="auto"/>
          </w:tcPr>
          <w:p w14:paraId="0CF54D1C" w14:textId="77777777" w:rsidR="00C57F66" w:rsidRPr="002D4BD8" w:rsidRDefault="00C57F66" w:rsidP="002D4BD8">
            <w:pPr>
              <w:spacing w:line="360" w:lineRule="auto"/>
              <w:jc w:val="center"/>
              <w:rPr>
                <w:rFonts w:eastAsia="SimSun"/>
                <w:sz w:val="20"/>
                <w:szCs w:val="20"/>
              </w:rPr>
            </w:pPr>
          </w:p>
        </w:tc>
        <w:tc>
          <w:tcPr>
            <w:tcW w:w="1791" w:type="dxa"/>
            <w:tcBorders>
              <w:top w:val="single" w:sz="4" w:space="0" w:color="auto"/>
            </w:tcBorders>
            <w:shd w:val="clear" w:color="auto" w:fill="auto"/>
          </w:tcPr>
          <w:p w14:paraId="399BEC23"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59.7 ± </w:t>
            </w:r>
            <w:r w:rsidRPr="002D4BD8">
              <w:rPr>
                <w:rFonts w:eastAsia="SimSun"/>
                <w:i/>
                <w:iCs/>
                <w:sz w:val="20"/>
                <w:szCs w:val="20"/>
                <w:lang w:val="en-GB"/>
              </w:rPr>
              <w:t>12.0</w:t>
            </w:r>
          </w:p>
        </w:tc>
        <w:tc>
          <w:tcPr>
            <w:tcW w:w="1980" w:type="dxa"/>
            <w:tcBorders>
              <w:top w:val="single" w:sz="4" w:space="0" w:color="auto"/>
            </w:tcBorders>
            <w:shd w:val="clear" w:color="auto" w:fill="auto"/>
          </w:tcPr>
          <w:p w14:paraId="2DBEC0B3"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3.9 ± </w:t>
            </w:r>
            <w:r w:rsidRPr="002D4BD8">
              <w:rPr>
                <w:rFonts w:eastAsia="SimSun"/>
                <w:i/>
                <w:iCs/>
                <w:sz w:val="20"/>
                <w:szCs w:val="20"/>
                <w:lang w:val="en-GB"/>
              </w:rPr>
              <w:t>0.3</w:t>
            </w:r>
          </w:p>
        </w:tc>
        <w:tc>
          <w:tcPr>
            <w:tcW w:w="1260" w:type="dxa"/>
            <w:tcBorders>
              <w:top w:val="single" w:sz="4" w:space="0" w:color="auto"/>
            </w:tcBorders>
            <w:shd w:val="clear" w:color="auto" w:fill="auto"/>
          </w:tcPr>
          <w:p w14:paraId="09F35F8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5E93C407" w14:textId="77777777" w:rsidTr="002D4BD8">
        <w:tc>
          <w:tcPr>
            <w:tcW w:w="1243" w:type="dxa"/>
            <w:shd w:val="clear" w:color="auto" w:fill="auto"/>
          </w:tcPr>
          <w:p w14:paraId="40014CA4" w14:textId="77777777" w:rsidR="00C57F66" w:rsidRPr="002D4BD8" w:rsidRDefault="00C57F66" w:rsidP="002D4BD8">
            <w:pPr>
              <w:spacing w:line="360" w:lineRule="auto"/>
              <w:rPr>
                <w:rFonts w:eastAsia="SimSun"/>
                <w:sz w:val="20"/>
                <w:szCs w:val="20"/>
              </w:rPr>
            </w:pPr>
          </w:p>
        </w:tc>
        <w:tc>
          <w:tcPr>
            <w:tcW w:w="1260" w:type="dxa"/>
            <w:shd w:val="clear" w:color="auto" w:fill="auto"/>
          </w:tcPr>
          <w:p w14:paraId="0CE607D9"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CV</w:t>
            </w:r>
          </w:p>
        </w:tc>
        <w:tc>
          <w:tcPr>
            <w:tcW w:w="1574" w:type="dxa"/>
            <w:shd w:val="clear" w:color="auto" w:fill="auto"/>
          </w:tcPr>
          <w:p w14:paraId="6FC7C242" w14:textId="77777777" w:rsidR="00C57F66" w:rsidRPr="002D4BD8" w:rsidRDefault="00C57F66" w:rsidP="002D4BD8">
            <w:pPr>
              <w:spacing w:line="360" w:lineRule="auto"/>
              <w:jc w:val="center"/>
              <w:rPr>
                <w:rFonts w:eastAsia="SimSun"/>
                <w:sz w:val="20"/>
                <w:szCs w:val="20"/>
              </w:rPr>
            </w:pPr>
          </w:p>
        </w:tc>
        <w:tc>
          <w:tcPr>
            <w:tcW w:w="1791" w:type="dxa"/>
            <w:shd w:val="clear" w:color="auto" w:fill="auto"/>
          </w:tcPr>
          <w:p w14:paraId="5D74412E"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405.8 ± </w:t>
            </w:r>
            <w:r w:rsidRPr="002D4BD8">
              <w:rPr>
                <w:rFonts w:eastAsia="SimSun"/>
                <w:i/>
                <w:iCs/>
                <w:sz w:val="20"/>
                <w:szCs w:val="20"/>
                <w:lang w:val="en-GB"/>
              </w:rPr>
              <w:t>43.1</w:t>
            </w:r>
          </w:p>
        </w:tc>
        <w:tc>
          <w:tcPr>
            <w:tcW w:w="1980" w:type="dxa"/>
            <w:shd w:val="clear" w:color="auto" w:fill="auto"/>
          </w:tcPr>
          <w:p w14:paraId="4FF56E6E"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3.7 ± </w:t>
            </w:r>
            <w:r w:rsidRPr="002D4BD8">
              <w:rPr>
                <w:rFonts w:eastAsia="SimSun"/>
                <w:i/>
                <w:iCs/>
                <w:sz w:val="20"/>
                <w:szCs w:val="20"/>
                <w:lang w:val="en-GB"/>
              </w:rPr>
              <w:t>0.5</w:t>
            </w:r>
          </w:p>
        </w:tc>
        <w:tc>
          <w:tcPr>
            <w:tcW w:w="1260" w:type="dxa"/>
            <w:shd w:val="clear" w:color="auto" w:fill="auto"/>
          </w:tcPr>
          <w:p w14:paraId="159A614F"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31740854" w14:textId="77777777" w:rsidTr="002D4BD8">
        <w:tc>
          <w:tcPr>
            <w:tcW w:w="1243" w:type="dxa"/>
            <w:shd w:val="clear" w:color="auto" w:fill="auto"/>
          </w:tcPr>
          <w:p w14:paraId="65D42073" w14:textId="77777777" w:rsidR="00C57F66" w:rsidRPr="002D4BD8" w:rsidRDefault="00C57F66" w:rsidP="002D4BD8">
            <w:pPr>
              <w:spacing w:line="360" w:lineRule="auto"/>
              <w:rPr>
                <w:rFonts w:eastAsia="SimSun"/>
                <w:sz w:val="20"/>
                <w:szCs w:val="20"/>
              </w:rPr>
            </w:pPr>
          </w:p>
        </w:tc>
        <w:tc>
          <w:tcPr>
            <w:tcW w:w="1260" w:type="dxa"/>
            <w:shd w:val="clear" w:color="auto" w:fill="auto"/>
          </w:tcPr>
          <w:p w14:paraId="15EDC8CD"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female</w:t>
            </w:r>
          </w:p>
        </w:tc>
        <w:tc>
          <w:tcPr>
            <w:tcW w:w="1574" w:type="dxa"/>
            <w:tcBorders>
              <w:bottom w:val="single" w:sz="4" w:space="0" w:color="auto"/>
            </w:tcBorders>
            <w:shd w:val="clear" w:color="auto" w:fill="auto"/>
          </w:tcPr>
          <w:p w14:paraId="5E3D1EF6" w14:textId="77777777" w:rsidR="00C57F66" w:rsidRPr="002D4BD8" w:rsidRDefault="00C57F66" w:rsidP="002D4BD8">
            <w:pPr>
              <w:spacing w:line="360" w:lineRule="auto"/>
              <w:jc w:val="center"/>
              <w:rPr>
                <w:rFonts w:eastAsia="SimSun"/>
                <w:sz w:val="20"/>
                <w:szCs w:val="20"/>
              </w:rPr>
            </w:pPr>
          </w:p>
        </w:tc>
        <w:tc>
          <w:tcPr>
            <w:tcW w:w="1791" w:type="dxa"/>
            <w:tcBorders>
              <w:bottom w:val="single" w:sz="4" w:space="0" w:color="auto"/>
            </w:tcBorders>
            <w:shd w:val="clear" w:color="auto" w:fill="auto"/>
          </w:tcPr>
          <w:p w14:paraId="69D9AFF0"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537.1 ± </w:t>
            </w:r>
            <w:r w:rsidRPr="002D4BD8">
              <w:rPr>
                <w:rFonts w:eastAsia="SimSun"/>
                <w:i/>
                <w:iCs/>
                <w:sz w:val="20"/>
                <w:szCs w:val="20"/>
                <w:lang w:val="en-GB"/>
              </w:rPr>
              <w:t>30.0</w:t>
            </w:r>
          </w:p>
        </w:tc>
        <w:tc>
          <w:tcPr>
            <w:tcW w:w="1980" w:type="dxa"/>
            <w:tcBorders>
              <w:bottom w:val="single" w:sz="4" w:space="0" w:color="auto"/>
            </w:tcBorders>
            <w:shd w:val="clear" w:color="auto" w:fill="auto"/>
          </w:tcPr>
          <w:p w14:paraId="5F3F6B98"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3.5 ± </w:t>
            </w:r>
            <w:r w:rsidRPr="002D4BD8">
              <w:rPr>
                <w:rFonts w:eastAsia="SimSun"/>
                <w:i/>
                <w:iCs/>
                <w:sz w:val="20"/>
                <w:szCs w:val="20"/>
                <w:lang w:val="en-GB"/>
              </w:rPr>
              <w:t>0.2</w:t>
            </w:r>
          </w:p>
        </w:tc>
        <w:tc>
          <w:tcPr>
            <w:tcW w:w="1260" w:type="dxa"/>
            <w:tcBorders>
              <w:bottom w:val="single" w:sz="4" w:space="0" w:color="auto"/>
            </w:tcBorders>
            <w:shd w:val="clear" w:color="auto" w:fill="auto"/>
          </w:tcPr>
          <w:p w14:paraId="1F0F852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3647D40B" w14:textId="77777777" w:rsidTr="002D4BD8">
        <w:tc>
          <w:tcPr>
            <w:tcW w:w="1243" w:type="dxa"/>
            <w:shd w:val="clear" w:color="auto" w:fill="auto"/>
          </w:tcPr>
          <w:p w14:paraId="4B704C37"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July</w:t>
            </w:r>
          </w:p>
        </w:tc>
        <w:tc>
          <w:tcPr>
            <w:tcW w:w="1260" w:type="dxa"/>
            <w:shd w:val="clear" w:color="auto" w:fill="auto"/>
          </w:tcPr>
          <w:p w14:paraId="2E28C1AF"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CIII</w:t>
            </w:r>
          </w:p>
        </w:tc>
        <w:tc>
          <w:tcPr>
            <w:tcW w:w="1574" w:type="dxa"/>
            <w:tcBorders>
              <w:top w:val="single" w:sz="4" w:space="0" w:color="auto"/>
            </w:tcBorders>
            <w:shd w:val="clear" w:color="auto" w:fill="auto"/>
          </w:tcPr>
          <w:p w14:paraId="6C9B1909"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25-100</w:t>
            </w:r>
          </w:p>
        </w:tc>
        <w:tc>
          <w:tcPr>
            <w:tcW w:w="1791" w:type="dxa"/>
            <w:tcBorders>
              <w:top w:val="single" w:sz="4" w:space="0" w:color="auto"/>
            </w:tcBorders>
            <w:shd w:val="clear" w:color="auto" w:fill="auto"/>
          </w:tcPr>
          <w:p w14:paraId="151C4C8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30.3 ± </w:t>
            </w:r>
            <w:r w:rsidRPr="002D4BD8">
              <w:rPr>
                <w:rFonts w:eastAsia="SimSun"/>
                <w:i/>
                <w:iCs/>
                <w:sz w:val="20"/>
                <w:szCs w:val="20"/>
                <w:lang w:val="en-GB"/>
              </w:rPr>
              <w:t>1.6</w:t>
            </w:r>
          </w:p>
        </w:tc>
        <w:tc>
          <w:tcPr>
            <w:tcW w:w="1980" w:type="dxa"/>
            <w:tcBorders>
              <w:top w:val="single" w:sz="4" w:space="0" w:color="auto"/>
            </w:tcBorders>
            <w:shd w:val="clear" w:color="auto" w:fill="auto"/>
          </w:tcPr>
          <w:p w14:paraId="79B0C45C"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5.1 ± </w:t>
            </w:r>
            <w:r w:rsidRPr="002D4BD8">
              <w:rPr>
                <w:rFonts w:eastAsia="SimSun"/>
                <w:i/>
                <w:iCs/>
                <w:sz w:val="20"/>
                <w:szCs w:val="20"/>
                <w:lang w:val="en-GB"/>
              </w:rPr>
              <w:t>0.7</w:t>
            </w:r>
          </w:p>
        </w:tc>
        <w:tc>
          <w:tcPr>
            <w:tcW w:w="1260" w:type="dxa"/>
            <w:tcBorders>
              <w:top w:val="single" w:sz="4" w:space="0" w:color="auto"/>
            </w:tcBorders>
            <w:shd w:val="clear" w:color="auto" w:fill="auto"/>
          </w:tcPr>
          <w:p w14:paraId="0D69FE27"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18</w:t>
            </w:r>
          </w:p>
        </w:tc>
      </w:tr>
      <w:tr w:rsidR="00C57F66" w:rsidRPr="002D4BD8" w14:paraId="1F9CBFDA" w14:textId="77777777" w:rsidTr="002D4BD8">
        <w:tc>
          <w:tcPr>
            <w:tcW w:w="1243" w:type="dxa"/>
            <w:shd w:val="clear" w:color="auto" w:fill="auto"/>
          </w:tcPr>
          <w:p w14:paraId="7C9E7479"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65E734ED"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CIV</w:t>
            </w:r>
          </w:p>
        </w:tc>
        <w:tc>
          <w:tcPr>
            <w:tcW w:w="1574" w:type="dxa"/>
            <w:shd w:val="clear" w:color="auto" w:fill="auto"/>
          </w:tcPr>
          <w:p w14:paraId="71E64262" w14:textId="77777777" w:rsidR="00C57F66" w:rsidRPr="002D4BD8" w:rsidRDefault="00C57F66" w:rsidP="002D4BD8">
            <w:pPr>
              <w:spacing w:line="360" w:lineRule="auto"/>
              <w:jc w:val="center"/>
              <w:rPr>
                <w:rFonts w:eastAsia="SimSun"/>
                <w:sz w:val="20"/>
                <w:szCs w:val="20"/>
                <w:lang w:val="en-GB"/>
              </w:rPr>
            </w:pPr>
          </w:p>
        </w:tc>
        <w:tc>
          <w:tcPr>
            <w:tcW w:w="1791" w:type="dxa"/>
            <w:shd w:val="clear" w:color="auto" w:fill="auto"/>
          </w:tcPr>
          <w:p w14:paraId="298DA516"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127.3 ± </w:t>
            </w:r>
            <w:r w:rsidRPr="002D4BD8">
              <w:rPr>
                <w:rFonts w:eastAsia="SimSun"/>
                <w:i/>
                <w:iCs/>
                <w:sz w:val="20"/>
                <w:szCs w:val="20"/>
                <w:lang w:val="en-GB"/>
              </w:rPr>
              <w:t>14.9</w:t>
            </w:r>
          </w:p>
        </w:tc>
        <w:tc>
          <w:tcPr>
            <w:tcW w:w="1980" w:type="dxa"/>
            <w:shd w:val="clear" w:color="auto" w:fill="auto"/>
          </w:tcPr>
          <w:p w14:paraId="3A02FDA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6.0 ± </w:t>
            </w:r>
            <w:r w:rsidRPr="002D4BD8">
              <w:rPr>
                <w:rFonts w:eastAsia="SimSun"/>
                <w:i/>
                <w:iCs/>
                <w:sz w:val="20"/>
                <w:szCs w:val="20"/>
                <w:lang w:val="en-GB"/>
              </w:rPr>
              <w:t>0.2</w:t>
            </w:r>
          </w:p>
        </w:tc>
        <w:tc>
          <w:tcPr>
            <w:tcW w:w="1260" w:type="dxa"/>
            <w:shd w:val="clear" w:color="auto" w:fill="auto"/>
          </w:tcPr>
          <w:p w14:paraId="1FC9E682"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4E9992F1" w14:textId="77777777" w:rsidTr="002D4BD8">
        <w:tc>
          <w:tcPr>
            <w:tcW w:w="1243" w:type="dxa"/>
            <w:shd w:val="clear" w:color="auto" w:fill="auto"/>
          </w:tcPr>
          <w:p w14:paraId="5B78D1A1"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450EF99C"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CV</w:t>
            </w:r>
          </w:p>
        </w:tc>
        <w:tc>
          <w:tcPr>
            <w:tcW w:w="1574" w:type="dxa"/>
            <w:shd w:val="clear" w:color="auto" w:fill="auto"/>
          </w:tcPr>
          <w:p w14:paraId="6A8AB3A1" w14:textId="77777777" w:rsidR="00C57F66" w:rsidRPr="002D4BD8" w:rsidRDefault="00C57F66" w:rsidP="002D4BD8">
            <w:pPr>
              <w:spacing w:line="360" w:lineRule="auto"/>
              <w:jc w:val="center"/>
              <w:rPr>
                <w:rFonts w:eastAsia="SimSun"/>
                <w:sz w:val="20"/>
                <w:szCs w:val="20"/>
                <w:lang w:val="en-GB"/>
              </w:rPr>
            </w:pPr>
          </w:p>
        </w:tc>
        <w:tc>
          <w:tcPr>
            <w:tcW w:w="1791" w:type="dxa"/>
            <w:tcBorders>
              <w:bottom w:val="single" w:sz="4" w:space="0" w:color="auto"/>
            </w:tcBorders>
            <w:shd w:val="clear" w:color="auto" w:fill="auto"/>
          </w:tcPr>
          <w:p w14:paraId="661A1F26"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378.5 ± </w:t>
            </w:r>
            <w:r w:rsidRPr="002D4BD8">
              <w:rPr>
                <w:rFonts w:eastAsia="SimSun"/>
                <w:i/>
                <w:iCs/>
                <w:sz w:val="20"/>
                <w:szCs w:val="20"/>
                <w:lang w:val="en-GB"/>
              </w:rPr>
              <w:t>55.8</w:t>
            </w:r>
          </w:p>
        </w:tc>
        <w:tc>
          <w:tcPr>
            <w:tcW w:w="1980" w:type="dxa"/>
            <w:tcBorders>
              <w:bottom w:val="single" w:sz="4" w:space="0" w:color="auto"/>
            </w:tcBorders>
            <w:shd w:val="clear" w:color="auto" w:fill="auto"/>
          </w:tcPr>
          <w:p w14:paraId="1329D1B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7.9 ± </w:t>
            </w:r>
            <w:r w:rsidRPr="002D4BD8">
              <w:rPr>
                <w:rFonts w:eastAsia="SimSun"/>
                <w:i/>
                <w:iCs/>
                <w:sz w:val="20"/>
                <w:szCs w:val="20"/>
                <w:lang w:val="en-GB"/>
              </w:rPr>
              <w:t>1.3</w:t>
            </w:r>
          </w:p>
        </w:tc>
        <w:tc>
          <w:tcPr>
            <w:tcW w:w="1260" w:type="dxa"/>
            <w:tcBorders>
              <w:bottom w:val="single" w:sz="4" w:space="0" w:color="auto"/>
            </w:tcBorders>
            <w:shd w:val="clear" w:color="auto" w:fill="auto"/>
          </w:tcPr>
          <w:p w14:paraId="465F3C50"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11</w:t>
            </w:r>
          </w:p>
        </w:tc>
      </w:tr>
      <w:tr w:rsidR="00C57F66" w:rsidRPr="002D4BD8" w14:paraId="3444F2BC" w14:textId="77777777" w:rsidTr="002D4BD8">
        <w:tc>
          <w:tcPr>
            <w:tcW w:w="1243" w:type="dxa"/>
            <w:shd w:val="clear" w:color="auto" w:fill="auto"/>
          </w:tcPr>
          <w:p w14:paraId="74A70522"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September</w:t>
            </w:r>
          </w:p>
        </w:tc>
        <w:tc>
          <w:tcPr>
            <w:tcW w:w="1260" w:type="dxa"/>
            <w:shd w:val="clear" w:color="auto" w:fill="auto"/>
          </w:tcPr>
          <w:p w14:paraId="467CE489"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CIII</w:t>
            </w:r>
          </w:p>
        </w:tc>
        <w:tc>
          <w:tcPr>
            <w:tcW w:w="1574" w:type="dxa"/>
            <w:shd w:val="clear" w:color="auto" w:fill="auto"/>
          </w:tcPr>
          <w:p w14:paraId="405826EC" w14:textId="77777777" w:rsidR="00C57F66" w:rsidRPr="002D4BD8" w:rsidRDefault="00C57F66" w:rsidP="002D4BD8">
            <w:pPr>
              <w:spacing w:line="360" w:lineRule="auto"/>
              <w:jc w:val="center"/>
              <w:rPr>
                <w:rFonts w:eastAsia="SimSun"/>
                <w:sz w:val="20"/>
                <w:szCs w:val="20"/>
                <w:lang w:val="en-GB"/>
              </w:rPr>
            </w:pPr>
          </w:p>
        </w:tc>
        <w:tc>
          <w:tcPr>
            <w:tcW w:w="1791" w:type="dxa"/>
            <w:tcBorders>
              <w:top w:val="single" w:sz="4" w:space="0" w:color="auto"/>
            </w:tcBorders>
            <w:shd w:val="clear" w:color="auto" w:fill="auto"/>
          </w:tcPr>
          <w:p w14:paraId="10DA0CB2"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39.3 ± </w:t>
            </w:r>
            <w:r w:rsidRPr="002D4BD8">
              <w:rPr>
                <w:rFonts w:eastAsia="SimSun"/>
                <w:i/>
                <w:iCs/>
                <w:sz w:val="20"/>
                <w:szCs w:val="20"/>
                <w:lang w:val="en-GB"/>
              </w:rPr>
              <w:t>8.4</w:t>
            </w:r>
          </w:p>
        </w:tc>
        <w:tc>
          <w:tcPr>
            <w:tcW w:w="1980" w:type="dxa"/>
            <w:tcBorders>
              <w:top w:val="single" w:sz="4" w:space="0" w:color="auto"/>
            </w:tcBorders>
            <w:shd w:val="clear" w:color="auto" w:fill="auto"/>
          </w:tcPr>
          <w:p w14:paraId="1825BDCA"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9.0 ± </w:t>
            </w:r>
            <w:r w:rsidRPr="002D4BD8">
              <w:rPr>
                <w:rFonts w:eastAsia="SimSun"/>
                <w:i/>
                <w:iCs/>
                <w:sz w:val="20"/>
                <w:szCs w:val="20"/>
                <w:lang w:val="en-GB"/>
              </w:rPr>
              <w:t>2.7</w:t>
            </w:r>
          </w:p>
        </w:tc>
        <w:tc>
          <w:tcPr>
            <w:tcW w:w="1260" w:type="dxa"/>
            <w:tcBorders>
              <w:top w:val="single" w:sz="4" w:space="0" w:color="auto"/>
            </w:tcBorders>
            <w:shd w:val="clear" w:color="auto" w:fill="auto"/>
          </w:tcPr>
          <w:p w14:paraId="7AEEBFE7"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14</w:t>
            </w:r>
          </w:p>
        </w:tc>
      </w:tr>
      <w:tr w:rsidR="00C57F66" w:rsidRPr="002D4BD8" w14:paraId="24C4E4DF" w14:textId="77777777" w:rsidTr="002D4BD8">
        <w:tc>
          <w:tcPr>
            <w:tcW w:w="1243" w:type="dxa"/>
            <w:shd w:val="clear" w:color="auto" w:fill="auto"/>
          </w:tcPr>
          <w:p w14:paraId="5420ECD7"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0E2AC615"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CIV</w:t>
            </w:r>
          </w:p>
        </w:tc>
        <w:tc>
          <w:tcPr>
            <w:tcW w:w="1574" w:type="dxa"/>
            <w:shd w:val="clear" w:color="auto" w:fill="auto"/>
          </w:tcPr>
          <w:p w14:paraId="19FDBC2B" w14:textId="77777777" w:rsidR="00C57F66" w:rsidRPr="002D4BD8" w:rsidRDefault="00C57F66" w:rsidP="002D4BD8">
            <w:pPr>
              <w:spacing w:line="360" w:lineRule="auto"/>
              <w:jc w:val="center"/>
              <w:rPr>
                <w:rFonts w:eastAsia="SimSun"/>
                <w:sz w:val="20"/>
                <w:szCs w:val="20"/>
                <w:lang w:val="en-GB"/>
              </w:rPr>
            </w:pPr>
          </w:p>
        </w:tc>
        <w:tc>
          <w:tcPr>
            <w:tcW w:w="1791" w:type="dxa"/>
            <w:shd w:val="clear" w:color="auto" w:fill="auto"/>
          </w:tcPr>
          <w:p w14:paraId="36287B5D"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106.2 ± </w:t>
            </w:r>
            <w:r w:rsidRPr="002D4BD8">
              <w:rPr>
                <w:rFonts w:eastAsia="SimSun"/>
                <w:i/>
                <w:iCs/>
                <w:sz w:val="20"/>
                <w:szCs w:val="20"/>
                <w:lang w:val="en-GB"/>
              </w:rPr>
              <w:t>20.2</w:t>
            </w:r>
          </w:p>
        </w:tc>
        <w:tc>
          <w:tcPr>
            <w:tcW w:w="1980" w:type="dxa"/>
            <w:shd w:val="clear" w:color="auto" w:fill="auto"/>
          </w:tcPr>
          <w:p w14:paraId="4A116C09"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7.8 ± </w:t>
            </w:r>
            <w:r w:rsidRPr="002D4BD8">
              <w:rPr>
                <w:rFonts w:eastAsia="SimSun"/>
                <w:i/>
                <w:iCs/>
                <w:sz w:val="20"/>
                <w:szCs w:val="20"/>
                <w:lang w:val="en-GB"/>
              </w:rPr>
              <w:t xml:space="preserve">0.6 </w:t>
            </w:r>
          </w:p>
        </w:tc>
        <w:tc>
          <w:tcPr>
            <w:tcW w:w="1260" w:type="dxa"/>
            <w:shd w:val="clear" w:color="auto" w:fill="auto"/>
          </w:tcPr>
          <w:p w14:paraId="196A7987"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15</w:t>
            </w:r>
          </w:p>
        </w:tc>
      </w:tr>
      <w:tr w:rsidR="00C57F66" w:rsidRPr="002D4BD8" w14:paraId="76E70B01" w14:textId="77777777" w:rsidTr="002D4BD8">
        <w:tc>
          <w:tcPr>
            <w:tcW w:w="1243" w:type="dxa"/>
            <w:shd w:val="clear" w:color="auto" w:fill="auto"/>
          </w:tcPr>
          <w:p w14:paraId="308CF4A9"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2A92D355"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CV</w:t>
            </w:r>
          </w:p>
        </w:tc>
        <w:tc>
          <w:tcPr>
            <w:tcW w:w="1574" w:type="dxa"/>
            <w:shd w:val="clear" w:color="auto" w:fill="auto"/>
          </w:tcPr>
          <w:p w14:paraId="5DC238D9" w14:textId="77777777" w:rsidR="00C57F66" w:rsidRPr="002D4BD8" w:rsidRDefault="00C57F66" w:rsidP="002D4BD8">
            <w:pPr>
              <w:spacing w:line="360" w:lineRule="auto"/>
              <w:jc w:val="center"/>
              <w:rPr>
                <w:rFonts w:eastAsia="SimSun"/>
                <w:sz w:val="20"/>
                <w:szCs w:val="20"/>
                <w:lang w:val="en-GB"/>
              </w:rPr>
            </w:pPr>
          </w:p>
        </w:tc>
        <w:tc>
          <w:tcPr>
            <w:tcW w:w="1791" w:type="dxa"/>
            <w:shd w:val="clear" w:color="auto" w:fill="auto"/>
          </w:tcPr>
          <w:p w14:paraId="7F0BB5EB"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463.4 ± </w:t>
            </w:r>
            <w:r w:rsidRPr="002D4BD8">
              <w:rPr>
                <w:rFonts w:eastAsia="SimSun"/>
                <w:i/>
                <w:iCs/>
                <w:sz w:val="20"/>
                <w:szCs w:val="20"/>
                <w:lang w:val="en-GB"/>
              </w:rPr>
              <w:t>44.5</w:t>
            </w:r>
          </w:p>
        </w:tc>
        <w:tc>
          <w:tcPr>
            <w:tcW w:w="1980" w:type="dxa"/>
            <w:shd w:val="clear" w:color="auto" w:fill="auto"/>
          </w:tcPr>
          <w:p w14:paraId="7F4EF772"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9.3 ± </w:t>
            </w:r>
            <w:r w:rsidRPr="002D4BD8">
              <w:rPr>
                <w:rFonts w:eastAsia="SimSun"/>
                <w:i/>
                <w:iCs/>
                <w:sz w:val="20"/>
                <w:szCs w:val="20"/>
                <w:lang w:val="en-GB"/>
              </w:rPr>
              <w:t>0.7</w:t>
            </w:r>
          </w:p>
        </w:tc>
        <w:tc>
          <w:tcPr>
            <w:tcW w:w="1260" w:type="dxa"/>
            <w:shd w:val="clear" w:color="auto" w:fill="auto"/>
          </w:tcPr>
          <w:p w14:paraId="1377D304"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54D1340F" w14:textId="77777777" w:rsidTr="002D4BD8">
        <w:tc>
          <w:tcPr>
            <w:tcW w:w="1243" w:type="dxa"/>
            <w:shd w:val="clear" w:color="auto" w:fill="auto"/>
          </w:tcPr>
          <w:p w14:paraId="189E1B4E"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048A2F38"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female</w:t>
            </w:r>
          </w:p>
        </w:tc>
        <w:tc>
          <w:tcPr>
            <w:tcW w:w="1574" w:type="dxa"/>
            <w:shd w:val="clear" w:color="auto" w:fill="auto"/>
          </w:tcPr>
          <w:p w14:paraId="44422D71" w14:textId="77777777" w:rsidR="00C57F66" w:rsidRPr="002D4BD8" w:rsidRDefault="00C57F66" w:rsidP="002D4BD8">
            <w:pPr>
              <w:spacing w:line="360" w:lineRule="auto"/>
              <w:jc w:val="center"/>
              <w:rPr>
                <w:rFonts w:eastAsia="SimSun"/>
                <w:sz w:val="20"/>
                <w:szCs w:val="20"/>
                <w:lang w:val="en-GB"/>
              </w:rPr>
            </w:pPr>
          </w:p>
        </w:tc>
        <w:tc>
          <w:tcPr>
            <w:tcW w:w="1791" w:type="dxa"/>
            <w:tcBorders>
              <w:bottom w:val="single" w:sz="4" w:space="0" w:color="auto"/>
            </w:tcBorders>
            <w:shd w:val="clear" w:color="auto" w:fill="auto"/>
          </w:tcPr>
          <w:p w14:paraId="39D6276F"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732.3 ± </w:t>
            </w:r>
            <w:r w:rsidRPr="002D4BD8">
              <w:rPr>
                <w:rFonts w:eastAsia="SimSun"/>
                <w:i/>
                <w:iCs/>
                <w:sz w:val="20"/>
                <w:szCs w:val="20"/>
                <w:lang w:val="en-GB"/>
              </w:rPr>
              <w:t>91.5</w:t>
            </w:r>
          </w:p>
        </w:tc>
        <w:tc>
          <w:tcPr>
            <w:tcW w:w="1980" w:type="dxa"/>
            <w:tcBorders>
              <w:bottom w:val="single" w:sz="4" w:space="0" w:color="auto"/>
            </w:tcBorders>
            <w:shd w:val="clear" w:color="auto" w:fill="auto"/>
          </w:tcPr>
          <w:p w14:paraId="67B3AFEE"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9.9 ± </w:t>
            </w:r>
            <w:r w:rsidRPr="002D4BD8">
              <w:rPr>
                <w:rFonts w:eastAsia="SimSun"/>
                <w:i/>
                <w:iCs/>
                <w:sz w:val="20"/>
                <w:szCs w:val="20"/>
                <w:lang w:val="en-GB"/>
              </w:rPr>
              <w:t xml:space="preserve">0.4 </w:t>
            </w:r>
          </w:p>
        </w:tc>
        <w:tc>
          <w:tcPr>
            <w:tcW w:w="1260" w:type="dxa"/>
            <w:tcBorders>
              <w:bottom w:val="single" w:sz="4" w:space="0" w:color="auto"/>
            </w:tcBorders>
            <w:shd w:val="clear" w:color="auto" w:fill="auto"/>
          </w:tcPr>
          <w:p w14:paraId="737118CC"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10</w:t>
            </w:r>
          </w:p>
        </w:tc>
      </w:tr>
      <w:tr w:rsidR="00C57F66" w:rsidRPr="002D4BD8" w14:paraId="4B4586DA" w14:textId="77777777" w:rsidTr="002D4BD8">
        <w:tc>
          <w:tcPr>
            <w:tcW w:w="1243" w:type="dxa"/>
            <w:shd w:val="clear" w:color="auto" w:fill="auto"/>
          </w:tcPr>
          <w:p w14:paraId="78C6F74A"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October</w:t>
            </w:r>
          </w:p>
        </w:tc>
        <w:tc>
          <w:tcPr>
            <w:tcW w:w="1260" w:type="dxa"/>
            <w:shd w:val="clear" w:color="auto" w:fill="auto"/>
          </w:tcPr>
          <w:p w14:paraId="0409DBE8"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CIV</w:t>
            </w:r>
          </w:p>
        </w:tc>
        <w:tc>
          <w:tcPr>
            <w:tcW w:w="1574" w:type="dxa"/>
            <w:shd w:val="clear" w:color="auto" w:fill="auto"/>
          </w:tcPr>
          <w:p w14:paraId="0945F6E0" w14:textId="77777777" w:rsidR="00C57F66" w:rsidRPr="002D4BD8" w:rsidRDefault="00C57F66" w:rsidP="002D4BD8">
            <w:pPr>
              <w:spacing w:line="360" w:lineRule="auto"/>
              <w:jc w:val="center"/>
              <w:rPr>
                <w:rFonts w:eastAsia="SimSun"/>
                <w:sz w:val="20"/>
                <w:szCs w:val="20"/>
                <w:lang w:val="en-GB"/>
              </w:rPr>
            </w:pPr>
          </w:p>
        </w:tc>
        <w:tc>
          <w:tcPr>
            <w:tcW w:w="1791" w:type="dxa"/>
            <w:tcBorders>
              <w:top w:val="single" w:sz="4" w:space="0" w:color="auto"/>
            </w:tcBorders>
            <w:shd w:val="clear" w:color="auto" w:fill="auto"/>
          </w:tcPr>
          <w:p w14:paraId="5C1CAD90"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114.5 ± </w:t>
            </w:r>
            <w:r w:rsidRPr="002D4BD8">
              <w:rPr>
                <w:rFonts w:eastAsia="SimSun"/>
                <w:i/>
                <w:iCs/>
                <w:sz w:val="20"/>
                <w:szCs w:val="20"/>
                <w:lang w:val="en-GB"/>
              </w:rPr>
              <w:t>12.3</w:t>
            </w:r>
          </w:p>
        </w:tc>
        <w:tc>
          <w:tcPr>
            <w:tcW w:w="1980" w:type="dxa"/>
            <w:tcBorders>
              <w:top w:val="single" w:sz="4" w:space="0" w:color="auto"/>
            </w:tcBorders>
            <w:shd w:val="clear" w:color="auto" w:fill="auto"/>
          </w:tcPr>
          <w:p w14:paraId="533B645F"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10.0 ± </w:t>
            </w:r>
            <w:r w:rsidRPr="002D4BD8">
              <w:rPr>
                <w:rFonts w:eastAsia="SimSun"/>
                <w:i/>
                <w:iCs/>
                <w:sz w:val="20"/>
                <w:szCs w:val="20"/>
                <w:lang w:val="en-GB"/>
              </w:rPr>
              <w:t>2.2</w:t>
            </w:r>
          </w:p>
        </w:tc>
        <w:tc>
          <w:tcPr>
            <w:tcW w:w="1260" w:type="dxa"/>
            <w:tcBorders>
              <w:top w:val="single" w:sz="4" w:space="0" w:color="auto"/>
            </w:tcBorders>
            <w:shd w:val="clear" w:color="auto" w:fill="auto"/>
          </w:tcPr>
          <w:p w14:paraId="28868268"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8</w:t>
            </w:r>
          </w:p>
        </w:tc>
      </w:tr>
      <w:tr w:rsidR="00C57F66" w:rsidRPr="002D4BD8" w14:paraId="4388066C" w14:textId="77777777" w:rsidTr="002D4BD8">
        <w:tc>
          <w:tcPr>
            <w:tcW w:w="1243" w:type="dxa"/>
            <w:shd w:val="clear" w:color="auto" w:fill="auto"/>
          </w:tcPr>
          <w:p w14:paraId="45534671" w14:textId="77777777" w:rsidR="00C57F66" w:rsidRPr="002D4BD8" w:rsidRDefault="00C57F66" w:rsidP="002D4BD8">
            <w:pPr>
              <w:spacing w:line="360" w:lineRule="auto"/>
              <w:rPr>
                <w:rFonts w:eastAsia="SimSun"/>
                <w:sz w:val="20"/>
                <w:szCs w:val="20"/>
                <w:lang w:val="en-GB"/>
              </w:rPr>
            </w:pPr>
          </w:p>
        </w:tc>
        <w:tc>
          <w:tcPr>
            <w:tcW w:w="1260" w:type="dxa"/>
            <w:shd w:val="clear" w:color="auto" w:fill="auto"/>
          </w:tcPr>
          <w:p w14:paraId="26C23073"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CV</w:t>
            </w:r>
          </w:p>
        </w:tc>
        <w:tc>
          <w:tcPr>
            <w:tcW w:w="1574" w:type="dxa"/>
            <w:shd w:val="clear" w:color="auto" w:fill="auto"/>
          </w:tcPr>
          <w:p w14:paraId="02C965A0" w14:textId="77777777" w:rsidR="00C57F66" w:rsidRPr="002D4BD8" w:rsidRDefault="00C57F66" w:rsidP="002D4BD8">
            <w:pPr>
              <w:spacing w:line="360" w:lineRule="auto"/>
              <w:rPr>
                <w:rFonts w:eastAsia="SimSun"/>
                <w:sz w:val="20"/>
                <w:szCs w:val="20"/>
                <w:lang w:val="en-GB"/>
              </w:rPr>
            </w:pPr>
          </w:p>
        </w:tc>
        <w:tc>
          <w:tcPr>
            <w:tcW w:w="1791" w:type="dxa"/>
            <w:shd w:val="clear" w:color="auto" w:fill="auto"/>
          </w:tcPr>
          <w:p w14:paraId="034C674C"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546.5 ± </w:t>
            </w:r>
            <w:r w:rsidRPr="002D4BD8">
              <w:rPr>
                <w:rFonts w:eastAsia="SimSun"/>
                <w:i/>
                <w:iCs/>
                <w:sz w:val="20"/>
                <w:szCs w:val="20"/>
                <w:lang w:val="en-GB"/>
              </w:rPr>
              <w:t>27.8</w:t>
            </w:r>
          </w:p>
        </w:tc>
        <w:tc>
          <w:tcPr>
            <w:tcW w:w="1980" w:type="dxa"/>
            <w:shd w:val="clear" w:color="auto" w:fill="auto"/>
          </w:tcPr>
          <w:p w14:paraId="25237C9F"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 xml:space="preserve">9.5 ± </w:t>
            </w:r>
            <w:r w:rsidRPr="002D4BD8">
              <w:rPr>
                <w:rFonts w:eastAsia="SimSun"/>
                <w:i/>
                <w:iCs/>
                <w:sz w:val="20"/>
                <w:szCs w:val="20"/>
                <w:lang w:val="en-GB"/>
              </w:rPr>
              <w:t>0.7</w:t>
            </w:r>
          </w:p>
        </w:tc>
        <w:tc>
          <w:tcPr>
            <w:tcW w:w="1260" w:type="dxa"/>
            <w:shd w:val="clear" w:color="auto" w:fill="auto"/>
          </w:tcPr>
          <w:p w14:paraId="5D70981A"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8</w:t>
            </w:r>
          </w:p>
        </w:tc>
      </w:tr>
      <w:tr w:rsidR="00C57F66" w:rsidRPr="002D4BD8" w14:paraId="69456FEF" w14:textId="77777777" w:rsidTr="002D4BD8">
        <w:tc>
          <w:tcPr>
            <w:tcW w:w="1243" w:type="dxa"/>
            <w:tcBorders>
              <w:bottom w:val="single" w:sz="4" w:space="0" w:color="auto"/>
            </w:tcBorders>
            <w:shd w:val="clear" w:color="auto" w:fill="auto"/>
          </w:tcPr>
          <w:p w14:paraId="546B2311" w14:textId="77777777" w:rsidR="00C57F66" w:rsidRPr="002D4BD8" w:rsidRDefault="00C57F66" w:rsidP="002D4BD8">
            <w:pPr>
              <w:spacing w:line="360" w:lineRule="auto"/>
              <w:rPr>
                <w:rFonts w:eastAsia="SimSun"/>
                <w:sz w:val="20"/>
                <w:szCs w:val="20"/>
                <w:lang w:val="en-GB"/>
              </w:rPr>
            </w:pPr>
          </w:p>
        </w:tc>
        <w:tc>
          <w:tcPr>
            <w:tcW w:w="1260" w:type="dxa"/>
            <w:tcBorders>
              <w:bottom w:val="single" w:sz="4" w:space="0" w:color="auto"/>
            </w:tcBorders>
            <w:shd w:val="clear" w:color="auto" w:fill="auto"/>
          </w:tcPr>
          <w:p w14:paraId="2D2D281B" w14:textId="77777777" w:rsidR="00C57F66" w:rsidRPr="002D4BD8" w:rsidRDefault="00C57F66" w:rsidP="002D4BD8">
            <w:pPr>
              <w:spacing w:line="360" w:lineRule="auto"/>
              <w:rPr>
                <w:rFonts w:eastAsia="SimSun"/>
                <w:sz w:val="20"/>
                <w:szCs w:val="20"/>
                <w:lang w:val="en-GB"/>
              </w:rPr>
            </w:pPr>
            <w:r w:rsidRPr="002D4BD8">
              <w:rPr>
                <w:rFonts w:eastAsia="SimSun"/>
                <w:sz w:val="20"/>
                <w:szCs w:val="20"/>
                <w:lang w:val="en-GB"/>
              </w:rPr>
              <w:t>female</w:t>
            </w:r>
          </w:p>
        </w:tc>
        <w:tc>
          <w:tcPr>
            <w:tcW w:w="1574" w:type="dxa"/>
            <w:tcBorders>
              <w:bottom w:val="single" w:sz="4" w:space="0" w:color="auto"/>
            </w:tcBorders>
            <w:shd w:val="clear" w:color="auto" w:fill="auto"/>
          </w:tcPr>
          <w:p w14:paraId="386860FC" w14:textId="77777777" w:rsidR="00C57F66" w:rsidRPr="002D4BD8" w:rsidRDefault="00C57F66" w:rsidP="002D4BD8">
            <w:pPr>
              <w:spacing w:line="360" w:lineRule="auto"/>
              <w:rPr>
                <w:rFonts w:eastAsia="SimSun"/>
                <w:sz w:val="20"/>
                <w:szCs w:val="20"/>
                <w:lang w:val="en-GB"/>
              </w:rPr>
            </w:pPr>
          </w:p>
        </w:tc>
        <w:tc>
          <w:tcPr>
            <w:tcW w:w="1791" w:type="dxa"/>
            <w:tcBorders>
              <w:bottom w:val="single" w:sz="4" w:space="0" w:color="auto"/>
            </w:tcBorders>
            <w:shd w:val="clear" w:color="auto" w:fill="auto"/>
          </w:tcPr>
          <w:p w14:paraId="175D80D6"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751.8 ± </w:t>
            </w:r>
            <w:r w:rsidRPr="002D4BD8">
              <w:rPr>
                <w:rFonts w:eastAsia="SimSun"/>
                <w:i/>
                <w:iCs/>
                <w:sz w:val="20"/>
                <w:szCs w:val="20"/>
                <w:lang w:val="en-GB"/>
              </w:rPr>
              <w:t>97.8</w:t>
            </w:r>
          </w:p>
        </w:tc>
        <w:tc>
          <w:tcPr>
            <w:tcW w:w="1980" w:type="dxa"/>
            <w:tcBorders>
              <w:bottom w:val="single" w:sz="4" w:space="0" w:color="auto"/>
            </w:tcBorders>
            <w:shd w:val="clear" w:color="auto" w:fill="auto"/>
          </w:tcPr>
          <w:p w14:paraId="79244AAF" w14:textId="77777777" w:rsidR="00C57F66" w:rsidRPr="002D4BD8" w:rsidRDefault="00C57F66" w:rsidP="002D4BD8">
            <w:pPr>
              <w:spacing w:line="360" w:lineRule="auto"/>
              <w:jc w:val="center"/>
              <w:rPr>
                <w:rFonts w:eastAsia="SimSun"/>
                <w:sz w:val="20"/>
                <w:szCs w:val="20"/>
              </w:rPr>
            </w:pPr>
            <w:r w:rsidRPr="002D4BD8">
              <w:rPr>
                <w:rFonts w:eastAsia="SimSun"/>
                <w:sz w:val="20"/>
                <w:szCs w:val="20"/>
                <w:lang w:val="en-GB"/>
              </w:rPr>
              <w:t xml:space="preserve">10.1 ± </w:t>
            </w:r>
            <w:r w:rsidRPr="002D4BD8">
              <w:rPr>
                <w:rFonts w:eastAsia="SimSun"/>
                <w:i/>
                <w:iCs/>
                <w:sz w:val="20"/>
                <w:szCs w:val="20"/>
                <w:lang w:val="en-GB"/>
              </w:rPr>
              <w:t>1.6</w:t>
            </w:r>
          </w:p>
        </w:tc>
        <w:tc>
          <w:tcPr>
            <w:tcW w:w="1260" w:type="dxa"/>
            <w:tcBorders>
              <w:bottom w:val="single" w:sz="4" w:space="0" w:color="auto"/>
            </w:tcBorders>
            <w:shd w:val="clear" w:color="auto" w:fill="auto"/>
          </w:tcPr>
          <w:p w14:paraId="00521D94" w14:textId="77777777" w:rsidR="00C57F66" w:rsidRPr="002D4BD8" w:rsidRDefault="00C57F66" w:rsidP="002D4BD8">
            <w:pPr>
              <w:spacing w:line="360" w:lineRule="auto"/>
              <w:jc w:val="center"/>
              <w:rPr>
                <w:rFonts w:eastAsia="SimSun"/>
                <w:sz w:val="20"/>
                <w:szCs w:val="20"/>
                <w:lang w:val="en-GB"/>
              </w:rPr>
            </w:pPr>
            <w:r w:rsidRPr="002D4BD8">
              <w:rPr>
                <w:rFonts w:eastAsia="SimSun"/>
                <w:sz w:val="20"/>
                <w:szCs w:val="20"/>
                <w:lang w:val="en-GB"/>
              </w:rPr>
              <w:t>8</w:t>
            </w:r>
          </w:p>
        </w:tc>
      </w:tr>
    </w:tbl>
    <w:p w14:paraId="27E4145F" w14:textId="77777777" w:rsidR="00C57F66" w:rsidRPr="00B003DE" w:rsidRDefault="00C57F66" w:rsidP="00C57F66">
      <w:pPr>
        <w:spacing w:line="360" w:lineRule="auto"/>
        <w:rPr>
          <w:sz w:val="20"/>
          <w:szCs w:val="20"/>
          <w:lang w:val="en-GB"/>
        </w:rPr>
      </w:pPr>
    </w:p>
    <w:p w14:paraId="73EE3BA1" w14:textId="77777777" w:rsidR="00C57F66" w:rsidRDefault="00C57F66" w:rsidP="00796D87">
      <w:pPr>
        <w:spacing w:line="360" w:lineRule="auto"/>
        <w:ind w:firstLine="720"/>
        <w:jc w:val="both"/>
        <w:sectPr w:rsidR="00C57F66" w:rsidSect="009831D1">
          <w:pgSz w:w="11906" w:h="16838" w:code="9"/>
          <w:pgMar w:top="1134" w:right="851" w:bottom="1134" w:left="1440" w:header="709" w:footer="709" w:gutter="0"/>
          <w:lnNumType w:countBy="1"/>
          <w:cols w:space="708"/>
          <w:docGrid w:linePitch="360"/>
        </w:sectPr>
      </w:pPr>
    </w:p>
    <w:p w14:paraId="15727565" w14:textId="77777777" w:rsidR="00C57F66" w:rsidRDefault="00C57F66" w:rsidP="00C57F66">
      <w:pPr>
        <w:rPr>
          <w:sz w:val="20"/>
          <w:szCs w:val="20"/>
          <w:highlight w:val="red"/>
          <w:lang w:val="en-GB"/>
        </w:rPr>
      </w:pPr>
    </w:p>
    <w:p w14:paraId="630E585D" w14:textId="77777777" w:rsidR="00C57F66" w:rsidRPr="006845D3" w:rsidRDefault="00C57F66" w:rsidP="00C57F66">
      <w:pPr>
        <w:rPr>
          <w:sz w:val="20"/>
          <w:szCs w:val="20"/>
          <w:lang w:val="en-GB"/>
        </w:rPr>
      </w:pPr>
      <w:r w:rsidRPr="005732A7">
        <w:rPr>
          <w:sz w:val="20"/>
          <w:szCs w:val="20"/>
          <w:highlight w:val="red"/>
          <w:lang w:val="en-GB"/>
        </w:rPr>
        <w:t xml:space="preserve">Table </w:t>
      </w:r>
      <w:r w:rsidR="00F827B9">
        <w:rPr>
          <w:sz w:val="20"/>
          <w:szCs w:val="20"/>
          <w:lang w:val="en-GB"/>
        </w:rPr>
        <w:t>5</w:t>
      </w:r>
      <w:r w:rsidRPr="006845D3">
        <w:rPr>
          <w:sz w:val="20"/>
          <w:szCs w:val="20"/>
          <w:lang w:val="en-GB"/>
        </w:rPr>
        <w:t xml:space="preserve">. </w:t>
      </w:r>
      <w:r>
        <w:rPr>
          <w:sz w:val="20"/>
          <w:szCs w:val="20"/>
          <w:lang w:val="en-GB"/>
        </w:rPr>
        <w:t>F</w:t>
      </w:r>
      <w:r w:rsidRPr="006845D3">
        <w:rPr>
          <w:sz w:val="20"/>
          <w:szCs w:val="20"/>
          <w:lang w:val="en-GB"/>
        </w:rPr>
        <w:t xml:space="preserve">atty acids and major FA indices </w:t>
      </w:r>
      <w:r>
        <w:rPr>
          <w:sz w:val="20"/>
          <w:szCs w:val="20"/>
          <w:lang w:val="en-GB"/>
        </w:rPr>
        <w:t>of</w:t>
      </w:r>
      <w:r w:rsidRPr="006845D3">
        <w:rPr>
          <w:sz w:val="20"/>
          <w:szCs w:val="20"/>
          <w:lang w:val="en-GB"/>
        </w:rPr>
        <w:t xml:space="preserve"> </w:t>
      </w:r>
      <w:r w:rsidRPr="006845D3">
        <w:rPr>
          <w:i/>
          <w:iCs/>
          <w:sz w:val="20"/>
          <w:szCs w:val="20"/>
          <w:lang w:val="en-GB"/>
        </w:rPr>
        <w:t>Calanus glacialis</w:t>
      </w:r>
      <w:r>
        <w:rPr>
          <w:iCs/>
          <w:sz w:val="20"/>
          <w:szCs w:val="20"/>
          <w:lang w:val="en-GB"/>
        </w:rPr>
        <w:t xml:space="preserve"> in the White Sea, </w:t>
      </w:r>
      <w:r w:rsidRPr="006845D3">
        <w:rPr>
          <w:sz w:val="20"/>
          <w:szCs w:val="20"/>
          <w:lang w:val="en-GB"/>
        </w:rPr>
        <w:t xml:space="preserve">mean </w:t>
      </w:r>
      <w:r w:rsidRPr="006845D3">
        <w:rPr>
          <w:color w:val="000000"/>
          <w:sz w:val="20"/>
          <w:szCs w:val="20"/>
          <w:lang w:val="en-GB"/>
        </w:rPr>
        <w:t xml:space="preserve">± </w:t>
      </w:r>
      <w:r w:rsidRPr="006845D3">
        <w:rPr>
          <w:i/>
          <w:iCs/>
          <w:color w:val="000000"/>
          <w:sz w:val="20"/>
          <w:szCs w:val="20"/>
          <w:lang w:val="en-GB"/>
        </w:rPr>
        <w:t>SD</w:t>
      </w:r>
      <w:r w:rsidRPr="006845D3">
        <w:rPr>
          <w:sz w:val="20"/>
          <w:szCs w:val="20"/>
          <w:lang w:val="en-GB"/>
        </w:rPr>
        <w:t>.</w:t>
      </w:r>
      <w:r>
        <w:rPr>
          <w:sz w:val="20"/>
          <w:szCs w:val="20"/>
          <w:lang w:val="en-GB"/>
        </w:rPr>
        <w:t xml:space="preserve"> </w:t>
      </w:r>
      <w:r w:rsidRPr="006845D3">
        <w:rPr>
          <w:sz w:val="20"/>
          <w:szCs w:val="20"/>
          <w:lang w:val="en-GB"/>
        </w:rPr>
        <w:t>nd - not detected; 0.0 &lt; 0.05%</w:t>
      </w:r>
      <w:r>
        <w:rPr>
          <w:sz w:val="20"/>
          <w:szCs w:val="20"/>
          <w:lang w:val="en-GB"/>
        </w:rPr>
        <w:t>.</w:t>
      </w:r>
    </w:p>
    <w:p w14:paraId="3860DC39" w14:textId="77777777" w:rsidR="00C57F66" w:rsidRPr="006845D3" w:rsidRDefault="00C57F66" w:rsidP="00C57F66">
      <w:pPr>
        <w:rPr>
          <w:sz w:val="20"/>
          <w:szCs w:val="20"/>
          <w:lang w:val="en-GB"/>
        </w:rPr>
      </w:pPr>
    </w:p>
    <w:tbl>
      <w:tblPr>
        <w:tblW w:w="13466" w:type="dxa"/>
        <w:tblInd w:w="108" w:type="dxa"/>
        <w:tblLayout w:type="fixed"/>
        <w:tblLook w:val="0000" w:firstRow="0" w:lastRow="0" w:firstColumn="0" w:lastColumn="0" w:noHBand="0" w:noVBand="0"/>
      </w:tblPr>
      <w:tblGrid>
        <w:gridCol w:w="1800"/>
        <w:gridCol w:w="833"/>
        <w:gridCol w:w="833"/>
        <w:gridCol w:w="833"/>
        <w:gridCol w:w="834"/>
        <w:gridCol w:w="833"/>
        <w:gridCol w:w="833"/>
        <w:gridCol w:w="834"/>
        <w:gridCol w:w="833"/>
        <w:gridCol w:w="833"/>
        <w:gridCol w:w="833"/>
        <w:gridCol w:w="834"/>
        <w:gridCol w:w="833"/>
        <w:gridCol w:w="833"/>
        <w:gridCol w:w="834"/>
      </w:tblGrid>
      <w:tr w:rsidR="00C57F66" w:rsidRPr="006845D3" w14:paraId="046ADCD4" w14:textId="77777777" w:rsidTr="002D4BD8">
        <w:trPr>
          <w:trHeight w:val="276"/>
        </w:trPr>
        <w:tc>
          <w:tcPr>
            <w:tcW w:w="1800" w:type="dxa"/>
            <w:tcBorders>
              <w:top w:val="single" w:sz="4" w:space="0" w:color="auto"/>
              <w:left w:val="nil"/>
              <w:bottom w:val="single" w:sz="4" w:space="0" w:color="auto"/>
              <w:right w:val="nil"/>
            </w:tcBorders>
            <w:shd w:val="clear" w:color="auto" w:fill="auto"/>
            <w:noWrap/>
            <w:vAlign w:val="bottom"/>
          </w:tcPr>
          <w:p w14:paraId="76ED5AE2" w14:textId="77777777" w:rsidR="00C57F66" w:rsidRPr="006845D3" w:rsidRDefault="00C57F66" w:rsidP="002D4BD8">
            <w:pPr>
              <w:rPr>
                <w:color w:val="000000"/>
                <w:sz w:val="20"/>
                <w:szCs w:val="20"/>
              </w:rPr>
            </w:pPr>
            <w:r w:rsidRPr="006845D3">
              <w:rPr>
                <w:color w:val="000000"/>
                <w:sz w:val="20"/>
                <w:szCs w:val="20"/>
              </w:rPr>
              <w:t>Season</w:t>
            </w:r>
          </w:p>
        </w:tc>
        <w:tc>
          <w:tcPr>
            <w:tcW w:w="833" w:type="dxa"/>
            <w:tcBorders>
              <w:top w:val="single" w:sz="4" w:space="0" w:color="auto"/>
              <w:left w:val="nil"/>
              <w:bottom w:val="single" w:sz="4" w:space="0" w:color="auto"/>
              <w:right w:val="nil"/>
            </w:tcBorders>
            <w:shd w:val="clear" w:color="auto" w:fill="auto"/>
            <w:noWrap/>
            <w:vAlign w:val="bottom"/>
          </w:tcPr>
          <w:p w14:paraId="0AC48AB0" w14:textId="77777777" w:rsidR="00C57F66" w:rsidRPr="006845D3" w:rsidRDefault="00C57F66" w:rsidP="002D4BD8">
            <w:pPr>
              <w:jc w:val="center"/>
              <w:rPr>
                <w:color w:val="000000"/>
                <w:sz w:val="20"/>
                <w:szCs w:val="20"/>
              </w:rPr>
            </w:pPr>
            <w:r w:rsidRPr="006845D3">
              <w:rPr>
                <w:color w:val="000000"/>
                <w:sz w:val="20"/>
                <w:szCs w:val="20"/>
              </w:rPr>
              <w:t>March</w:t>
            </w:r>
          </w:p>
        </w:tc>
        <w:tc>
          <w:tcPr>
            <w:tcW w:w="833" w:type="dxa"/>
            <w:tcBorders>
              <w:top w:val="single" w:sz="4" w:space="0" w:color="auto"/>
              <w:left w:val="nil"/>
              <w:bottom w:val="single" w:sz="4" w:space="0" w:color="auto"/>
              <w:right w:val="nil"/>
            </w:tcBorders>
            <w:shd w:val="clear" w:color="auto" w:fill="auto"/>
            <w:noWrap/>
            <w:vAlign w:val="bottom"/>
          </w:tcPr>
          <w:p w14:paraId="31093BB5" w14:textId="77777777" w:rsidR="00C57F66" w:rsidRPr="006845D3" w:rsidRDefault="00C57F66" w:rsidP="002D4BD8">
            <w:pPr>
              <w:jc w:val="center"/>
              <w:rPr>
                <w:color w:val="000000"/>
                <w:sz w:val="20"/>
                <w:szCs w:val="20"/>
              </w:rPr>
            </w:pPr>
            <w:r w:rsidRPr="006845D3">
              <w:rPr>
                <w:color w:val="000000"/>
                <w:sz w:val="20"/>
                <w:szCs w:val="20"/>
              </w:rPr>
              <w:t>March</w:t>
            </w:r>
          </w:p>
        </w:tc>
        <w:tc>
          <w:tcPr>
            <w:tcW w:w="833" w:type="dxa"/>
            <w:tcBorders>
              <w:top w:val="single" w:sz="4" w:space="0" w:color="auto"/>
              <w:left w:val="nil"/>
              <w:bottom w:val="single" w:sz="4" w:space="0" w:color="auto"/>
              <w:right w:val="nil"/>
            </w:tcBorders>
            <w:shd w:val="clear" w:color="auto" w:fill="auto"/>
            <w:noWrap/>
            <w:vAlign w:val="bottom"/>
          </w:tcPr>
          <w:p w14:paraId="4A446A51" w14:textId="77777777" w:rsidR="00C57F66" w:rsidRPr="006845D3" w:rsidRDefault="00C57F66" w:rsidP="002D4BD8">
            <w:pPr>
              <w:jc w:val="center"/>
              <w:rPr>
                <w:color w:val="000000"/>
                <w:sz w:val="20"/>
                <w:szCs w:val="20"/>
              </w:rPr>
            </w:pPr>
            <w:r w:rsidRPr="006845D3">
              <w:rPr>
                <w:color w:val="000000"/>
                <w:sz w:val="20"/>
                <w:szCs w:val="20"/>
              </w:rPr>
              <w:t>March</w:t>
            </w:r>
          </w:p>
        </w:tc>
        <w:tc>
          <w:tcPr>
            <w:tcW w:w="834" w:type="dxa"/>
            <w:tcBorders>
              <w:top w:val="single" w:sz="4" w:space="0" w:color="auto"/>
              <w:left w:val="nil"/>
              <w:bottom w:val="single" w:sz="4" w:space="0" w:color="auto"/>
              <w:right w:val="nil"/>
            </w:tcBorders>
            <w:shd w:val="clear" w:color="auto" w:fill="auto"/>
            <w:noWrap/>
            <w:vAlign w:val="bottom"/>
          </w:tcPr>
          <w:p w14:paraId="3DAF7DEB" w14:textId="77777777" w:rsidR="00C57F66" w:rsidRPr="006845D3" w:rsidRDefault="00C57F66" w:rsidP="002D4BD8">
            <w:pPr>
              <w:jc w:val="center"/>
              <w:rPr>
                <w:color w:val="000000"/>
                <w:sz w:val="20"/>
                <w:szCs w:val="20"/>
              </w:rPr>
            </w:pPr>
            <w:r w:rsidRPr="006845D3">
              <w:rPr>
                <w:color w:val="000000"/>
                <w:sz w:val="20"/>
                <w:szCs w:val="20"/>
              </w:rPr>
              <w:t>May</w:t>
            </w:r>
          </w:p>
        </w:tc>
        <w:tc>
          <w:tcPr>
            <w:tcW w:w="833" w:type="dxa"/>
            <w:tcBorders>
              <w:top w:val="single" w:sz="4" w:space="0" w:color="auto"/>
              <w:left w:val="nil"/>
              <w:bottom w:val="single" w:sz="4" w:space="0" w:color="auto"/>
              <w:right w:val="nil"/>
            </w:tcBorders>
            <w:shd w:val="clear" w:color="auto" w:fill="auto"/>
            <w:noWrap/>
            <w:vAlign w:val="bottom"/>
          </w:tcPr>
          <w:p w14:paraId="107E67B5" w14:textId="77777777" w:rsidR="00C57F66" w:rsidRPr="006845D3" w:rsidRDefault="00C57F66" w:rsidP="002D4BD8">
            <w:pPr>
              <w:jc w:val="center"/>
              <w:rPr>
                <w:color w:val="000000"/>
                <w:sz w:val="20"/>
                <w:szCs w:val="20"/>
              </w:rPr>
            </w:pPr>
            <w:r w:rsidRPr="006845D3">
              <w:rPr>
                <w:color w:val="000000"/>
                <w:sz w:val="20"/>
                <w:szCs w:val="20"/>
              </w:rPr>
              <w:t>May</w:t>
            </w:r>
          </w:p>
        </w:tc>
        <w:tc>
          <w:tcPr>
            <w:tcW w:w="833" w:type="dxa"/>
            <w:tcBorders>
              <w:top w:val="single" w:sz="4" w:space="0" w:color="auto"/>
              <w:left w:val="nil"/>
              <w:bottom w:val="single" w:sz="4" w:space="0" w:color="auto"/>
              <w:right w:val="nil"/>
            </w:tcBorders>
            <w:shd w:val="clear" w:color="auto" w:fill="auto"/>
            <w:noWrap/>
            <w:vAlign w:val="bottom"/>
          </w:tcPr>
          <w:p w14:paraId="5C5D3B3B" w14:textId="77777777" w:rsidR="00C57F66" w:rsidRPr="006845D3" w:rsidRDefault="00C57F66" w:rsidP="002D4BD8">
            <w:pPr>
              <w:jc w:val="center"/>
              <w:rPr>
                <w:color w:val="000000"/>
                <w:sz w:val="20"/>
                <w:szCs w:val="20"/>
              </w:rPr>
            </w:pPr>
            <w:r w:rsidRPr="006845D3">
              <w:rPr>
                <w:color w:val="000000"/>
                <w:sz w:val="20"/>
                <w:szCs w:val="20"/>
              </w:rPr>
              <w:t>May</w:t>
            </w:r>
          </w:p>
        </w:tc>
        <w:tc>
          <w:tcPr>
            <w:tcW w:w="834" w:type="dxa"/>
            <w:tcBorders>
              <w:top w:val="single" w:sz="4" w:space="0" w:color="auto"/>
              <w:left w:val="nil"/>
              <w:bottom w:val="single" w:sz="4" w:space="0" w:color="auto"/>
              <w:right w:val="nil"/>
            </w:tcBorders>
            <w:shd w:val="clear" w:color="auto" w:fill="auto"/>
            <w:noWrap/>
            <w:vAlign w:val="bottom"/>
          </w:tcPr>
          <w:p w14:paraId="7FB63446" w14:textId="77777777" w:rsidR="00C57F66" w:rsidRPr="006845D3" w:rsidRDefault="00C57F66" w:rsidP="002D4BD8">
            <w:pPr>
              <w:jc w:val="center"/>
              <w:rPr>
                <w:color w:val="000000"/>
                <w:sz w:val="20"/>
                <w:szCs w:val="20"/>
              </w:rPr>
            </w:pPr>
            <w:r w:rsidRPr="006845D3">
              <w:rPr>
                <w:color w:val="000000"/>
                <w:sz w:val="20"/>
                <w:szCs w:val="20"/>
              </w:rPr>
              <w:t>July</w:t>
            </w:r>
          </w:p>
        </w:tc>
        <w:tc>
          <w:tcPr>
            <w:tcW w:w="833" w:type="dxa"/>
            <w:tcBorders>
              <w:top w:val="single" w:sz="4" w:space="0" w:color="auto"/>
              <w:left w:val="nil"/>
              <w:bottom w:val="single" w:sz="4" w:space="0" w:color="auto"/>
              <w:right w:val="nil"/>
            </w:tcBorders>
            <w:shd w:val="clear" w:color="auto" w:fill="auto"/>
            <w:noWrap/>
            <w:vAlign w:val="bottom"/>
          </w:tcPr>
          <w:p w14:paraId="0C006C93" w14:textId="77777777" w:rsidR="00C57F66" w:rsidRPr="006845D3" w:rsidRDefault="00C57F66" w:rsidP="002D4BD8">
            <w:pPr>
              <w:jc w:val="center"/>
              <w:rPr>
                <w:color w:val="000000"/>
                <w:sz w:val="20"/>
                <w:szCs w:val="20"/>
              </w:rPr>
            </w:pPr>
            <w:r w:rsidRPr="006845D3">
              <w:rPr>
                <w:color w:val="000000"/>
                <w:sz w:val="20"/>
                <w:szCs w:val="20"/>
              </w:rPr>
              <w:t>July</w:t>
            </w:r>
          </w:p>
        </w:tc>
        <w:tc>
          <w:tcPr>
            <w:tcW w:w="833" w:type="dxa"/>
            <w:tcBorders>
              <w:top w:val="single" w:sz="4" w:space="0" w:color="auto"/>
              <w:left w:val="nil"/>
              <w:bottom w:val="single" w:sz="4" w:space="0" w:color="auto"/>
              <w:right w:val="nil"/>
            </w:tcBorders>
            <w:shd w:val="clear" w:color="auto" w:fill="auto"/>
            <w:noWrap/>
            <w:vAlign w:val="bottom"/>
          </w:tcPr>
          <w:p w14:paraId="075202B8" w14:textId="77777777" w:rsidR="00C57F66" w:rsidRPr="006845D3" w:rsidRDefault="00C57F66" w:rsidP="002D4BD8">
            <w:pPr>
              <w:jc w:val="center"/>
              <w:rPr>
                <w:color w:val="000000"/>
                <w:sz w:val="20"/>
                <w:szCs w:val="20"/>
              </w:rPr>
            </w:pPr>
            <w:r w:rsidRPr="006845D3">
              <w:rPr>
                <w:color w:val="000000"/>
                <w:sz w:val="20"/>
                <w:szCs w:val="20"/>
              </w:rPr>
              <w:t>Sept</w:t>
            </w:r>
          </w:p>
        </w:tc>
        <w:tc>
          <w:tcPr>
            <w:tcW w:w="833" w:type="dxa"/>
            <w:tcBorders>
              <w:top w:val="single" w:sz="4" w:space="0" w:color="auto"/>
              <w:left w:val="nil"/>
              <w:bottom w:val="single" w:sz="4" w:space="0" w:color="auto"/>
              <w:right w:val="nil"/>
            </w:tcBorders>
            <w:shd w:val="clear" w:color="auto" w:fill="auto"/>
            <w:noWrap/>
            <w:vAlign w:val="bottom"/>
          </w:tcPr>
          <w:p w14:paraId="703F12F9" w14:textId="77777777" w:rsidR="00C57F66" w:rsidRPr="006845D3" w:rsidRDefault="00C57F66" w:rsidP="002D4BD8">
            <w:pPr>
              <w:jc w:val="center"/>
              <w:rPr>
                <w:color w:val="000000"/>
                <w:sz w:val="20"/>
                <w:szCs w:val="20"/>
              </w:rPr>
            </w:pPr>
            <w:r w:rsidRPr="006845D3">
              <w:rPr>
                <w:color w:val="000000"/>
                <w:sz w:val="20"/>
                <w:szCs w:val="20"/>
              </w:rPr>
              <w:t>Sept</w:t>
            </w:r>
          </w:p>
        </w:tc>
        <w:tc>
          <w:tcPr>
            <w:tcW w:w="834" w:type="dxa"/>
            <w:tcBorders>
              <w:top w:val="single" w:sz="4" w:space="0" w:color="auto"/>
              <w:left w:val="nil"/>
              <w:bottom w:val="single" w:sz="4" w:space="0" w:color="auto"/>
              <w:right w:val="nil"/>
            </w:tcBorders>
            <w:shd w:val="clear" w:color="auto" w:fill="auto"/>
            <w:noWrap/>
            <w:vAlign w:val="bottom"/>
          </w:tcPr>
          <w:p w14:paraId="3EC7DB42" w14:textId="77777777" w:rsidR="00C57F66" w:rsidRPr="006845D3" w:rsidRDefault="00C57F66" w:rsidP="002D4BD8">
            <w:pPr>
              <w:jc w:val="center"/>
              <w:rPr>
                <w:color w:val="000000"/>
                <w:sz w:val="20"/>
                <w:szCs w:val="20"/>
              </w:rPr>
            </w:pPr>
            <w:r w:rsidRPr="006845D3">
              <w:rPr>
                <w:color w:val="000000"/>
                <w:sz w:val="20"/>
                <w:szCs w:val="20"/>
              </w:rPr>
              <w:t>Sept</w:t>
            </w:r>
          </w:p>
        </w:tc>
        <w:tc>
          <w:tcPr>
            <w:tcW w:w="833" w:type="dxa"/>
            <w:tcBorders>
              <w:top w:val="single" w:sz="4" w:space="0" w:color="auto"/>
              <w:left w:val="nil"/>
              <w:bottom w:val="single" w:sz="4" w:space="0" w:color="auto"/>
              <w:right w:val="nil"/>
            </w:tcBorders>
            <w:shd w:val="clear" w:color="auto" w:fill="auto"/>
            <w:noWrap/>
            <w:vAlign w:val="bottom"/>
          </w:tcPr>
          <w:p w14:paraId="1433561C" w14:textId="77777777" w:rsidR="00C57F66" w:rsidRPr="006845D3" w:rsidRDefault="00C57F66" w:rsidP="002D4BD8">
            <w:pPr>
              <w:jc w:val="center"/>
              <w:rPr>
                <w:color w:val="000000"/>
                <w:sz w:val="20"/>
                <w:szCs w:val="20"/>
              </w:rPr>
            </w:pPr>
            <w:r w:rsidRPr="006845D3">
              <w:rPr>
                <w:color w:val="000000"/>
                <w:sz w:val="20"/>
                <w:szCs w:val="20"/>
              </w:rPr>
              <w:t>Oct</w:t>
            </w:r>
          </w:p>
        </w:tc>
        <w:tc>
          <w:tcPr>
            <w:tcW w:w="833" w:type="dxa"/>
            <w:tcBorders>
              <w:top w:val="single" w:sz="4" w:space="0" w:color="auto"/>
              <w:left w:val="nil"/>
              <w:bottom w:val="single" w:sz="4" w:space="0" w:color="auto"/>
              <w:right w:val="nil"/>
            </w:tcBorders>
            <w:shd w:val="clear" w:color="auto" w:fill="auto"/>
            <w:noWrap/>
            <w:vAlign w:val="bottom"/>
          </w:tcPr>
          <w:p w14:paraId="107B2F90" w14:textId="77777777" w:rsidR="00C57F66" w:rsidRPr="006845D3" w:rsidRDefault="00C57F66" w:rsidP="002D4BD8">
            <w:pPr>
              <w:jc w:val="center"/>
              <w:rPr>
                <w:color w:val="000000"/>
                <w:sz w:val="20"/>
                <w:szCs w:val="20"/>
              </w:rPr>
            </w:pPr>
            <w:r w:rsidRPr="006845D3">
              <w:rPr>
                <w:color w:val="000000"/>
                <w:sz w:val="20"/>
                <w:szCs w:val="20"/>
              </w:rPr>
              <w:t>Oct</w:t>
            </w:r>
          </w:p>
        </w:tc>
        <w:tc>
          <w:tcPr>
            <w:tcW w:w="834" w:type="dxa"/>
            <w:tcBorders>
              <w:top w:val="single" w:sz="4" w:space="0" w:color="auto"/>
              <w:left w:val="nil"/>
              <w:bottom w:val="single" w:sz="4" w:space="0" w:color="auto"/>
              <w:right w:val="nil"/>
            </w:tcBorders>
            <w:shd w:val="clear" w:color="auto" w:fill="auto"/>
            <w:noWrap/>
            <w:vAlign w:val="bottom"/>
          </w:tcPr>
          <w:p w14:paraId="60DC7469" w14:textId="77777777" w:rsidR="00C57F66" w:rsidRPr="006845D3" w:rsidRDefault="00C57F66" w:rsidP="002D4BD8">
            <w:pPr>
              <w:jc w:val="center"/>
              <w:rPr>
                <w:color w:val="000000"/>
                <w:sz w:val="20"/>
                <w:szCs w:val="20"/>
              </w:rPr>
            </w:pPr>
            <w:r w:rsidRPr="006845D3">
              <w:rPr>
                <w:color w:val="000000"/>
                <w:sz w:val="20"/>
                <w:szCs w:val="20"/>
              </w:rPr>
              <w:t>Oct</w:t>
            </w:r>
          </w:p>
        </w:tc>
      </w:tr>
      <w:tr w:rsidR="00C57F66" w:rsidRPr="006845D3" w14:paraId="2876D0F8" w14:textId="77777777" w:rsidTr="002D4BD8">
        <w:trPr>
          <w:trHeight w:val="288"/>
        </w:trPr>
        <w:tc>
          <w:tcPr>
            <w:tcW w:w="1800" w:type="dxa"/>
            <w:tcBorders>
              <w:top w:val="nil"/>
              <w:left w:val="nil"/>
              <w:bottom w:val="single" w:sz="8" w:space="0" w:color="auto"/>
              <w:right w:val="nil"/>
            </w:tcBorders>
            <w:shd w:val="clear" w:color="auto" w:fill="auto"/>
            <w:noWrap/>
            <w:vAlign w:val="bottom"/>
          </w:tcPr>
          <w:p w14:paraId="12A66E16" w14:textId="77777777" w:rsidR="00C57F66" w:rsidRPr="006845D3" w:rsidRDefault="00C57F66" w:rsidP="002D4BD8">
            <w:pPr>
              <w:rPr>
                <w:color w:val="000000"/>
                <w:sz w:val="20"/>
                <w:szCs w:val="20"/>
              </w:rPr>
            </w:pPr>
            <w:r w:rsidRPr="006845D3">
              <w:rPr>
                <w:color w:val="000000"/>
                <w:sz w:val="20"/>
                <w:szCs w:val="20"/>
              </w:rPr>
              <w:t>Stage</w:t>
            </w:r>
          </w:p>
        </w:tc>
        <w:tc>
          <w:tcPr>
            <w:tcW w:w="833" w:type="dxa"/>
            <w:tcBorders>
              <w:top w:val="nil"/>
              <w:left w:val="nil"/>
              <w:bottom w:val="single" w:sz="8" w:space="0" w:color="auto"/>
              <w:right w:val="nil"/>
            </w:tcBorders>
            <w:shd w:val="clear" w:color="auto" w:fill="auto"/>
            <w:noWrap/>
            <w:vAlign w:val="bottom"/>
          </w:tcPr>
          <w:p w14:paraId="15D9F6E5" w14:textId="77777777" w:rsidR="00C57F66" w:rsidRPr="006845D3" w:rsidRDefault="00C57F66" w:rsidP="002D4BD8">
            <w:pPr>
              <w:jc w:val="center"/>
              <w:rPr>
                <w:color w:val="000000"/>
                <w:sz w:val="20"/>
                <w:szCs w:val="20"/>
              </w:rPr>
            </w:pPr>
            <w:r w:rsidRPr="006845D3">
              <w:rPr>
                <w:color w:val="000000"/>
                <w:sz w:val="20"/>
                <w:szCs w:val="20"/>
              </w:rPr>
              <w:t>CIV</w:t>
            </w:r>
          </w:p>
        </w:tc>
        <w:tc>
          <w:tcPr>
            <w:tcW w:w="833" w:type="dxa"/>
            <w:tcBorders>
              <w:top w:val="nil"/>
              <w:left w:val="nil"/>
              <w:bottom w:val="single" w:sz="8" w:space="0" w:color="auto"/>
              <w:right w:val="nil"/>
            </w:tcBorders>
            <w:shd w:val="clear" w:color="auto" w:fill="auto"/>
            <w:noWrap/>
            <w:vAlign w:val="bottom"/>
          </w:tcPr>
          <w:p w14:paraId="65E16BCE" w14:textId="77777777" w:rsidR="00C57F66" w:rsidRPr="006845D3" w:rsidRDefault="00C57F66" w:rsidP="002D4BD8">
            <w:pPr>
              <w:jc w:val="center"/>
              <w:rPr>
                <w:color w:val="000000"/>
                <w:sz w:val="20"/>
                <w:szCs w:val="20"/>
              </w:rPr>
            </w:pPr>
            <w:r w:rsidRPr="006845D3">
              <w:rPr>
                <w:color w:val="000000"/>
                <w:sz w:val="20"/>
                <w:szCs w:val="20"/>
              </w:rPr>
              <w:t>CV</w:t>
            </w:r>
          </w:p>
        </w:tc>
        <w:tc>
          <w:tcPr>
            <w:tcW w:w="833" w:type="dxa"/>
            <w:tcBorders>
              <w:top w:val="nil"/>
              <w:left w:val="nil"/>
              <w:bottom w:val="single" w:sz="8" w:space="0" w:color="auto"/>
              <w:right w:val="nil"/>
            </w:tcBorders>
            <w:shd w:val="clear" w:color="auto" w:fill="auto"/>
            <w:noWrap/>
            <w:vAlign w:val="bottom"/>
          </w:tcPr>
          <w:p w14:paraId="13F1BC05" w14:textId="77777777" w:rsidR="00C57F66" w:rsidRPr="006845D3" w:rsidRDefault="00C57F66" w:rsidP="002D4BD8">
            <w:pPr>
              <w:jc w:val="center"/>
              <w:rPr>
                <w:color w:val="000000"/>
                <w:sz w:val="20"/>
                <w:szCs w:val="20"/>
              </w:rPr>
            </w:pPr>
            <w:r w:rsidRPr="006845D3">
              <w:rPr>
                <w:sz w:val="20"/>
                <w:szCs w:val="20"/>
                <w:lang w:val="en-GB"/>
              </w:rPr>
              <w:t>female</w:t>
            </w:r>
          </w:p>
        </w:tc>
        <w:tc>
          <w:tcPr>
            <w:tcW w:w="834" w:type="dxa"/>
            <w:tcBorders>
              <w:top w:val="nil"/>
              <w:left w:val="nil"/>
              <w:bottom w:val="single" w:sz="8" w:space="0" w:color="auto"/>
              <w:right w:val="nil"/>
            </w:tcBorders>
            <w:shd w:val="clear" w:color="auto" w:fill="auto"/>
            <w:noWrap/>
            <w:vAlign w:val="bottom"/>
          </w:tcPr>
          <w:p w14:paraId="3BC6BACC" w14:textId="77777777" w:rsidR="00C57F66" w:rsidRPr="006845D3" w:rsidRDefault="00C57F66" w:rsidP="002D4BD8">
            <w:pPr>
              <w:jc w:val="center"/>
              <w:rPr>
                <w:color w:val="000000"/>
                <w:sz w:val="20"/>
                <w:szCs w:val="20"/>
              </w:rPr>
            </w:pPr>
            <w:r w:rsidRPr="006845D3">
              <w:rPr>
                <w:color w:val="000000"/>
                <w:sz w:val="20"/>
                <w:szCs w:val="20"/>
              </w:rPr>
              <w:t>CIV</w:t>
            </w:r>
          </w:p>
        </w:tc>
        <w:tc>
          <w:tcPr>
            <w:tcW w:w="833" w:type="dxa"/>
            <w:tcBorders>
              <w:top w:val="nil"/>
              <w:left w:val="nil"/>
              <w:bottom w:val="single" w:sz="8" w:space="0" w:color="auto"/>
              <w:right w:val="nil"/>
            </w:tcBorders>
            <w:shd w:val="clear" w:color="auto" w:fill="auto"/>
            <w:noWrap/>
            <w:vAlign w:val="bottom"/>
          </w:tcPr>
          <w:p w14:paraId="51F8F9AD" w14:textId="77777777" w:rsidR="00C57F66" w:rsidRPr="006845D3" w:rsidRDefault="00C57F66" w:rsidP="002D4BD8">
            <w:pPr>
              <w:jc w:val="center"/>
              <w:rPr>
                <w:color w:val="000000"/>
                <w:sz w:val="20"/>
                <w:szCs w:val="20"/>
              </w:rPr>
            </w:pPr>
            <w:r w:rsidRPr="006845D3">
              <w:rPr>
                <w:color w:val="000000"/>
                <w:sz w:val="20"/>
                <w:szCs w:val="20"/>
              </w:rPr>
              <w:t>CV</w:t>
            </w:r>
          </w:p>
        </w:tc>
        <w:tc>
          <w:tcPr>
            <w:tcW w:w="833" w:type="dxa"/>
            <w:tcBorders>
              <w:top w:val="nil"/>
              <w:left w:val="nil"/>
              <w:bottom w:val="single" w:sz="8" w:space="0" w:color="auto"/>
              <w:right w:val="nil"/>
            </w:tcBorders>
            <w:shd w:val="clear" w:color="auto" w:fill="auto"/>
            <w:noWrap/>
            <w:vAlign w:val="bottom"/>
          </w:tcPr>
          <w:p w14:paraId="578F4C52" w14:textId="77777777" w:rsidR="00C57F66" w:rsidRPr="006845D3" w:rsidRDefault="00C57F66" w:rsidP="002D4BD8">
            <w:pPr>
              <w:jc w:val="center"/>
              <w:rPr>
                <w:color w:val="000000"/>
                <w:sz w:val="20"/>
                <w:szCs w:val="20"/>
              </w:rPr>
            </w:pPr>
            <w:r w:rsidRPr="006845D3">
              <w:rPr>
                <w:sz w:val="20"/>
                <w:szCs w:val="20"/>
                <w:lang w:val="en-GB"/>
              </w:rPr>
              <w:t>female</w:t>
            </w:r>
          </w:p>
        </w:tc>
        <w:tc>
          <w:tcPr>
            <w:tcW w:w="834" w:type="dxa"/>
            <w:tcBorders>
              <w:top w:val="nil"/>
              <w:left w:val="nil"/>
              <w:bottom w:val="single" w:sz="8" w:space="0" w:color="auto"/>
              <w:right w:val="nil"/>
            </w:tcBorders>
            <w:shd w:val="clear" w:color="auto" w:fill="auto"/>
            <w:noWrap/>
            <w:vAlign w:val="bottom"/>
          </w:tcPr>
          <w:p w14:paraId="2F6FC3E6" w14:textId="77777777" w:rsidR="00C57F66" w:rsidRPr="006845D3" w:rsidRDefault="00C57F66" w:rsidP="002D4BD8">
            <w:pPr>
              <w:jc w:val="center"/>
              <w:rPr>
                <w:color w:val="000000"/>
                <w:sz w:val="20"/>
                <w:szCs w:val="20"/>
              </w:rPr>
            </w:pPr>
            <w:r w:rsidRPr="006845D3">
              <w:rPr>
                <w:color w:val="000000"/>
                <w:sz w:val="20"/>
                <w:szCs w:val="20"/>
              </w:rPr>
              <w:t>CIV</w:t>
            </w:r>
          </w:p>
        </w:tc>
        <w:tc>
          <w:tcPr>
            <w:tcW w:w="833" w:type="dxa"/>
            <w:tcBorders>
              <w:top w:val="nil"/>
              <w:left w:val="nil"/>
              <w:bottom w:val="single" w:sz="8" w:space="0" w:color="auto"/>
              <w:right w:val="nil"/>
            </w:tcBorders>
            <w:shd w:val="clear" w:color="auto" w:fill="auto"/>
            <w:noWrap/>
            <w:vAlign w:val="bottom"/>
          </w:tcPr>
          <w:p w14:paraId="6DBB2DC9" w14:textId="77777777" w:rsidR="00C57F66" w:rsidRPr="006845D3" w:rsidRDefault="00C57F66" w:rsidP="002D4BD8">
            <w:pPr>
              <w:jc w:val="center"/>
              <w:rPr>
                <w:color w:val="000000"/>
                <w:sz w:val="20"/>
                <w:szCs w:val="20"/>
              </w:rPr>
            </w:pPr>
            <w:r w:rsidRPr="006845D3">
              <w:rPr>
                <w:color w:val="000000"/>
                <w:sz w:val="20"/>
                <w:szCs w:val="20"/>
              </w:rPr>
              <w:t>CV</w:t>
            </w:r>
          </w:p>
        </w:tc>
        <w:tc>
          <w:tcPr>
            <w:tcW w:w="833" w:type="dxa"/>
            <w:tcBorders>
              <w:top w:val="nil"/>
              <w:left w:val="nil"/>
              <w:bottom w:val="single" w:sz="8" w:space="0" w:color="auto"/>
              <w:right w:val="nil"/>
            </w:tcBorders>
            <w:shd w:val="clear" w:color="auto" w:fill="auto"/>
            <w:noWrap/>
            <w:vAlign w:val="bottom"/>
          </w:tcPr>
          <w:p w14:paraId="40D8730D" w14:textId="77777777" w:rsidR="00C57F66" w:rsidRPr="006845D3" w:rsidRDefault="00C57F66" w:rsidP="002D4BD8">
            <w:pPr>
              <w:jc w:val="center"/>
              <w:rPr>
                <w:color w:val="000000"/>
                <w:sz w:val="20"/>
                <w:szCs w:val="20"/>
              </w:rPr>
            </w:pPr>
            <w:r w:rsidRPr="006845D3">
              <w:rPr>
                <w:color w:val="000000"/>
                <w:sz w:val="20"/>
                <w:szCs w:val="20"/>
              </w:rPr>
              <w:t>CIV</w:t>
            </w:r>
          </w:p>
        </w:tc>
        <w:tc>
          <w:tcPr>
            <w:tcW w:w="833" w:type="dxa"/>
            <w:tcBorders>
              <w:top w:val="nil"/>
              <w:left w:val="nil"/>
              <w:bottom w:val="single" w:sz="8" w:space="0" w:color="auto"/>
              <w:right w:val="nil"/>
            </w:tcBorders>
            <w:shd w:val="clear" w:color="auto" w:fill="auto"/>
            <w:noWrap/>
            <w:vAlign w:val="bottom"/>
          </w:tcPr>
          <w:p w14:paraId="4AC29D74" w14:textId="77777777" w:rsidR="00C57F66" w:rsidRPr="006845D3" w:rsidRDefault="00C57F66" w:rsidP="002D4BD8">
            <w:pPr>
              <w:jc w:val="center"/>
              <w:rPr>
                <w:color w:val="000000"/>
                <w:sz w:val="20"/>
                <w:szCs w:val="20"/>
              </w:rPr>
            </w:pPr>
            <w:r w:rsidRPr="006845D3">
              <w:rPr>
                <w:color w:val="000000"/>
                <w:sz w:val="20"/>
                <w:szCs w:val="20"/>
              </w:rPr>
              <w:t>CV</w:t>
            </w:r>
          </w:p>
        </w:tc>
        <w:tc>
          <w:tcPr>
            <w:tcW w:w="834" w:type="dxa"/>
            <w:tcBorders>
              <w:top w:val="nil"/>
              <w:left w:val="nil"/>
              <w:bottom w:val="single" w:sz="8" w:space="0" w:color="auto"/>
              <w:right w:val="nil"/>
            </w:tcBorders>
            <w:shd w:val="clear" w:color="auto" w:fill="auto"/>
            <w:noWrap/>
            <w:vAlign w:val="bottom"/>
          </w:tcPr>
          <w:p w14:paraId="271F3BEA" w14:textId="77777777" w:rsidR="00C57F66" w:rsidRPr="006845D3" w:rsidRDefault="00C57F66" w:rsidP="002D4BD8">
            <w:pPr>
              <w:jc w:val="center"/>
              <w:rPr>
                <w:color w:val="000000"/>
                <w:sz w:val="20"/>
                <w:szCs w:val="20"/>
              </w:rPr>
            </w:pPr>
            <w:r w:rsidRPr="006845D3">
              <w:rPr>
                <w:sz w:val="20"/>
                <w:szCs w:val="20"/>
                <w:lang w:val="en-GB"/>
              </w:rPr>
              <w:t>female</w:t>
            </w:r>
          </w:p>
        </w:tc>
        <w:tc>
          <w:tcPr>
            <w:tcW w:w="833" w:type="dxa"/>
            <w:tcBorders>
              <w:top w:val="nil"/>
              <w:left w:val="nil"/>
              <w:bottom w:val="single" w:sz="8" w:space="0" w:color="auto"/>
              <w:right w:val="nil"/>
            </w:tcBorders>
            <w:shd w:val="clear" w:color="auto" w:fill="auto"/>
            <w:noWrap/>
            <w:vAlign w:val="bottom"/>
          </w:tcPr>
          <w:p w14:paraId="744A5280" w14:textId="77777777" w:rsidR="00C57F66" w:rsidRPr="006845D3" w:rsidRDefault="00C57F66" w:rsidP="002D4BD8">
            <w:pPr>
              <w:jc w:val="center"/>
              <w:rPr>
                <w:color w:val="000000"/>
                <w:sz w:val="20"/>
                <w:szCs w:val="20"/>
              </w:rPr>
            </w:pPr>
            <w:r w:rsidRPr="006845D3">
              <w:rPr>
                <w:color w:val="000000"/>
                <w:sz w:val="20"/>
                <w:szCs w:val="20"/>
              </w:rPr>
              <w:t>CIV</w:t>
            </w:r>
          </w:p>
        </w:tc>
        <w:tc>
          <w:tcPr>
            <w:tcW w:w="833" w:type="dxa"/>
            <w:tcBorders>
              <w:top w:val="nil"/>
              <w:left w:val="nil"/>
              <w:bottom w:val="single" w:sz="8" w:space="0" w:color="auto"/>
              <w:right w:val="nil"/>
            </w:tcBorders>
            <w:shd w:val="clear" w:color="auto" w:fill="auto"/>
            <w:noWrap/>
            <w:vAlign w:val="bottom"/>
          </w:tcPr>
          <w:p w14:paraId="624BF82D" w14:textId="77777777" w:rsidR="00C57F66" w:rsidRPr="006845D3" w:rsidRDefault="00C57F66" w:rsidP="002D4BD8">
            <w:pPr>
              <w:jc w:val="center"/>
              <w:rPr>
                <w:color w:val="000000"/>
                <w:sz w:val="20"/>
                <w:szCs w:val="20"/>
              </w:rPr>
            </w:pPr>
            <w:r w:rsidRPr="006845D3">
              <w:rPr>
                <w:color w:val="000000"/>
                <w:sz w:val="20"/>
                <w:szCs w:val="20"/>
              </w:rPr>
              <w:t>CV</w:t>
            </w:r>
          </w:p>
        </w:tc>
        <w:tc>
          <w:tcPr>
            <w:tcW w:w="834" w:type="dxa"/>
            <w:tcBorders>
              <w:top w:val="nil"/>
              <w:left w:val="nil"/>
              <w:bottom w:val="single" w:sz="8" w:space="0" w:color="auto"/>
              <w:right w:val="nil"/>
            </w:tcBorders>
            <w:shd w:val="clear" w:color="auto" w:fill="auto"/>
            <w:noWrap/>
            <w:vAlign w:val="bottom"/>
          </w:tcPr>
          <w:p w14:paraId="177CC3F8" w14:textId="77777777" w:rsidR="00C57F66" w:rsidRPr="006845D3" w:rsidRDefault="00C57F66" w:rsidP="002D4BD8">
            <w:pPr>
              <w:jc w:val="center"/>
              <w:rPr>
                <w:color w:val="000000"/>
                <w:sz w:val="20"/>
                <w:szCs w:val="20"/>
              </w:rPr>
            </w:pPr>
            <w:r w:rsidRPr="006845D3">
              <w:rPr>
                <w:sz w:val="20"/>
                <w:szCs w:val="20"/>
                <w:lang w:val="en-GB"/>
              </w:rPr>
              <w:t>female</w:t>
            </w:r>
          </w:p>
        </w:tc>
      </w:tr>
      <w:tr w:rsidR="00C57F66" w:rsidRPr="006845D3" w14:paraId="6F2F94BA" w14:textId="77777777" w:rsidTr="002D4BD8">
        <w:trPr>
          <w:trHeight w:val="276"/>
        </w:trPr>
        <w:tc>
          <w:tcPr>
            <w:tcW w:w="1800" w:type="dxa"/>
            <w:tcBorders>
              <w:top w:val="nil"/>
              <w:left w:val="nil"/>
              <w:bottom w:val="nil"/>
              <w:right w:val="nil"/>
            </w:tcBorders>
            <w:shd w:val="clear" w:color="auto" w:fill="auto"/>
            <w:noWrap/>
            <w:vAlign w:val="bottom"/>
          </w:tcPr>
          <w:p w14:paraId="713B85B2"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1384E212"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6BE18F4C"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474350BE" w14:textId="77777777" w:rsidR="00C57F66" w:rsidRPr="006845D3" w:rsidRDefault="00C57F66" w:rsidP="002D4BD8">
            <w:pPr>
              <w:rPr>
                <w:color w:val="000000"/>
                <w:sz w:val="20"/>
                <w:szCs w:val="20"/>
              </w:rPr>
            </w:pPr>
          </w:p>
        </w:tc>
        <w:tc>
          <w:tcPr>
            <w:tcW w:w="834" w:type="dxa"/>
            <w:tcBorders>
              <w:top w:val="nil"/>
              <w:left w:val="nil"/>
              <w:bottom w:val="nil"/>
              <w:right w:val="nil"/>
            </w:tcBorders>
            <w:shd w:val="clear" w:color="auto" w:fill="auto"/>
            <w:noWrap/>
            <w:vAlign w:val="bottom"/>
          </w:tcPr>
          <w:p w14:paraId="7C7D65DB"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71B984C8"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7527E12B" w14:textId="77777777" w:rsidR="00C57F66" w:rsidRPr="006845D3" w:rsidRDefault="00C57F66" w:rsidP="002D4BD8">
            <w:pPr>
              <w:rPr>
                <w:color w:val="000000"/>
                <w:sz w:val="20"/>
                <w:szCs w:val="20"/>
              </w:rPr>
            </w:pPr>
          </w:p>
        </w:tc>
        <w:tc>
          <w:tcPr>
            <w:tcW w:w="834" w:type="dxa"/>
            <w:tcBorders>
              <w:top w:val="nil"/>
              <w:left w:val="nil"/>
              <w:bottom w:val="nil"/>
              <w:right w:val="nil"/>
            </w:tcBorders>
            <w:shd w:val="clear" w:color="auto" w:fill="auto"/>
            <w:noWrap/>
            <w:vAlign w:val="bottom"/>
          </w:tcPr>
          <w:p w14:paraId="15F619D9"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1D4A4A9D"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461D2607"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6748AED6" w14:textId="77777777" w:rsidR="00C57F66" w:rsidRPr="006845D3" w:rsidRDefault="00C57F66" w:rsidP="002D4BD8">
            <w:pPr>
              <w:rPr>
                <w:color w:val="000000"/>
                <w:sz w:val="20"/>
                <w:szCs w:val="20"/>
              </w:rPr>
            </w:pPr>
          </w:p>
        </w:tc>
        <w:tc>
          <w:tcPr>
            <w:tcW w:w="834" w:type="dxa"/>
            <w:tcBorders>
              <w:top w:val="nil"/>
              <w:left w:val="nil"/>
              <w:bottom w:val="nil"/>
              <w:right w:val="nil"/>
            </w:tcBorders>
            <w:shd w:val="clear" w:color="auto" w:fill="auto"/>
            <w:noWrap/>
            <w:vAlign w:val="bottom"/>
          </w:tcPr>
          <w:p w14:paraId="6A682ED7"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39D9EBE9" w14:textId="77777777" w:rsidR="00C57F66" w:rsidRPr="006845D3" w:rsidRDefault="00C57F66" w:rsidP="002D4BD8">
            <w:pPr>
              <w:rPr>
                <w:color w:val="000000"/>
                <w:sz w:val="20"/>
                <w:szCs w:val="20"/>
              </w:rPr>
            </w:pPr>
          </w:p>
        </w:tc>
        <w:tc>
          <w:tcPr>
            <w:tcW w:w="833" w:type="dxa"/>
            <w:tcBorders>
              <w:top w:val="nil"/>
              <w:left w:val="nil"/>
              <w:bottom w:val="nil"/>
              <w:right w:val="nil"/>
            </w:tcBorders>
            <w:shd w:val="clear" w:color="auto" w:fill="auto"/>
            <w:noWrap/>
            <w:vAlign w:val="bottom"/>
          </w:tcPr>
          <w:p w14:paraId="783C2282" w14:textId="77777777" w:rsidR="00C57F66" w:rsidRPr="006845D3" w:rsidRDefault="00C57F66" w:rsidP="002D4BD8">
            <w:pPr>
              <w:rPr>
                <w:color w:val="000000"/>
                <w:sz w:val="20"/>
                <w:szCs w:val="20"/>
              </w:rPr>
            </w:pPr>
          </w:p>
        </w:tc>
        <w:tc>
          <w:tcPr>
            <w:tcW w:w="834" w:type="dxa"/>
            <w:tcBorders>
              <w:top w:val="nil"/>
              <w:left w:val="nil"/>
              <w:bottom w:val="nil"/>
              <w:right w:val="nil"/>
            </w:tcBorders>
            <w:shd w:val="clear" w:color="auto" w:fill="auto"/>
            <w:noWrap/>
            <w:vAlign w:val="bottom"/>
          </w:tcPr>
          <w:p w14:paraId="3604BF67" w14:textId="77777777" w:rsidR="00C57F66" w:rsidRPr="006845D3" w:rsidRDefault="00C57F66" w:rsidP="002D4BD8">
            <w:pPr>
              <w:rPr>
                <w:color w:val="000000"/>
                <w:sz w:val="20"/>
                <w:szCs w:val="20"/>
              </w:rPr>
            </w:pPr>
          </w:p>
        </w:tc>
      </w:tr>
      <w:tr w:rsidR="00C57F66" w:rsidRPr="006845D3" w14:paraId="738C9B7A" w14:textId="77777777" w:rsidTr="002D4BD8">
        <w:trPr>
          <w:trHeight w:val="276"/>
        </w:trPr>
        <w:tc>
          <w:tcPr>
            <w:tcW w:w="1800" w:type="dxa"/>
            <w:tcBorders>
              <w:top w:val="nil"/>
              <w:left w:val="nil"/>
              <w:bottom w:val="nil"/>
              <w:right w:val="nil"/>
            </w:tcBorders>
            <w:shd w:val="clear" w:color="auto" w:fill="auto"/>
            <w:noWrap/>
            <w:vAlign w:val="bottom"/>
          </w:tcPr>
          <w:p w14:paraId="0F699A43" w14:textId="77777777" w:rsidR="00C57F66" w:rsidRPr="006845D3" w:rsidRDefault="00C57F66" w:rsidP="002D4BD8">
            <w:pPr>
              <w:rPr>
                <w:sz w:val="20"/>
                <w:szCs w:val="20"/>
              </w:rPr>
            </w:pPr>
            <w:r w:rsidRPr="006845D3">
              <w:rPr>
                <w:sz w:val="20"/>
                <w:szCs w:val="20"/>
              </w:rPr>
              <w:t>16:1(n-7)</w:t>
            </w:r>
          </w:p>
        </w:tc>
        <w:tc>
          <w:tcPr>
            <w:tcW w:w="833" w:type="dxa"/>
            <w:tcBorders>
              <w:top w:val="nil"/>
              <w:left w:val="nil"/>
              <w:bottom w:val="nil"/>
              <w:right w:val="nil"/>
            </w:tcBorders>
            <w:shd w:val="clear" w:color="auto" w:fill="auto"/>
            <w:noWrap/>
            <w:vAlign w:val="bottom"/>
          </w:tcPr>
          <w:p w14:paraId="614FA506" w14:textId="77777777" w:rsidR="00C57F66" w:rsidRPr="006845D3" w:rsidRDefault="00C57F66" w:rsidP="002D4BD8">
            <w:pPr>
              <w:jc w:val="right"/>
              <w:rPr>
                <w:sz w:val="20"/>
                <w:szCs w:val="20"/>
              </w:rPr>
            </w:pPr>
            <w:r w:rsidRPr="006845D3">
              <w:rPr>
                <w:sz w:val="20"/>
                <w:szCs w:val="20"/>
              </w:rPr>
              <w:t>14.3</w:t>
            </w:r>
          </w:p>
        </w:tc>
        <w:tc>
          <w:tcPr>
            <w:tcW w:w="833" w:type="dxa"/>
            <w:tcBorders>
              <w:top w:val="nil"/>
              <w:left w:val="nil"/>
              <w:bottom w:val="nil"/>
              <w:right w:val="nil"/>
            </w:tcBorders>
            <w:shd w:val="clear" w:color="auto" w:fill="auto"/>
            <w:noWrap/>
            <w:vAlign w:val="bottom"/>
          </w:tcPr>
          <w:p w14:paraId="477AC938"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C8654B7" w14:textId="77777777" w:rsidR="00C57F66" w:rsidRPr="006845D3" w:rsidRDefault="00C57F66" w:rsidP="002D4BD8">
            <w:pPr>
              <w:jc w:val="right"/>
              <w:rPr>
                <w:sz w:val="20"/>
                <w:szCs w:val="20"/>
              </w:rPr>
            </w:pPr>
            <w:r w:rsidRPr="006845D3">
              <w:rPr>
                <w:sz w:val="20"/>
                <w:szCs w:val="20"/>
              </w:rPr>
              <w:t>11.3</w:t>
            </w:r>
          </w:p>
        </w:tc>
        <w:tc>
          <w:tcPr>
            <w:tcW w:w="834" w:type="dxa"/>
            <w:tcBorders>
              <w:top w:val="nil"/>
              <w:left w:val="nil"/>
              <w:bottom w:val="nil"/>
              <w:right w:val="nil"/>
            </w:tcBorders>
            <w:shd w:val="clear" w:color="auto" w:fill="auto"/>
            <w:noWrap/>
            <w:vAlign w:val="bottom"/>
          </w:tcPr>
          <w:p w14:paraId="586CD57C" w14:textId="77777777" w:rsidR="00C57F66" w:rsidRPr="006845D3" w:rsidRDefault="00C57F66" w:rsidP="002D4BD8">
            <w:pPr>
              <w:jc w:val="right"/>
              <w:rPr>
                <w:sz w:val="20"/>
                <w:szCs w:val="20"/>
              </w:rPr>
            </w:pPr>
            <w:r w:rsidRPr="006845D3">
              <w:rPr>
                <w:sz w:val="20"/>
                <w:szCs w:val="20"/>
              </w:rPr>
              <w:t>11.9</w:t>
            </w:r>
          </w:p>
        </w:tc>
        <w:tc>
          <w:tcPr>
            <w:tcW w:w="833" w:type="dxa"/>
            <w:tcBorders>
              <w:top w:val="nil"/>
              <w:left w:val="nil"/>
              <w:bottom w:val="nil"/>
              <w:right w:val="nil"/>
            </w:tcBorders>
            <w:shd w:val="clear" w:color="auto" w:fill="auto"/>
            <w:noWrap/>
            <w:vAlign w:val="bottom"/>
          </w:tcPr>
          <w:p w14:paraId="6246CA31" w14:textId="77777777" w:rsidR="00C57F66" w:rsidRPr="006845D3" w:rsidRDefault="00C57F66" w:rsidP="002D4BD8">
            <w:pPr>
              <w:jc w:val="right"/>
              <w:rPr>
                <w:sz w:val="20"/>
                <w:szCs w:val="20"/>
              </w:rPr>
            </w:pPr>
            <w:r w:rsidRPr="006845D3">
              <w:rPr>
                <w:sz w:val="20"/>
                <w:szCs w:val="20"/>
              </w:rPr>
              <w:t>10.5</w:t>
            </w:r>
          </w:p>
        </w:tc>
        <w:tc>
          <w:tcPr>
            <w:tcW w:w="833" w:type="dxa"/>
            <w:tcBorders>
              <w:top w:val="nil"/>
              <w:left w:val="nil"/>
              <w:bottom w:val="nil"/>
              <w:right w:val="nil"/>
            </w:tcBorders>
            <w:shd w:val="clear" w:color="auto" w:fill="auto"/>
            <w:noWrap/>
            <w:vAlign w:val="bottom"/>
          </w:tcPr>
          <w:p w14:paraId="50C792F7" w14:textId="77777777" w:rsidR="00C57F66" w:rsidRPr="006845D3" w:rsidRDefault="00C57F66" w:rsidP="002D4BD8">
            <w:pPr>
              <w:jc w:val="right"/>
              <w:rPr>
                <w:sz w:val="20"/>
                <w:szCs w:val="20"/>
              </w:rPr>
            </w:pPr>
            <w:r w:rsidRPr="006845D3">
              <w:rPr>
                <w:sz w:val="20"/>
                <w:szCs w:val="20"/>
              </w:rPr>
              <w:t>2.4</w:t>
            </w:r>
          </w:p>
        </w:tc>
        <w:tc>
          <w:tcPr>
            <w:tcW w:w="834" w:type="dxa"/>
            <w:tcBorders>
              <w:top w:val="nil"/>
              <w:left w:val="nil"/>
              <w:bottom w:val="nil"/>
              <w:right w:val="nil"/>
            </w:tcBorders>
            <w:shd w:val="clear" w:color="auto" w:fill="auto"/>
            <w:noWrap/>
            <w:vAlign w:val="bottom"/>
          </w:tcPr>
          <w:p w14:paraId="135DED6B" w14:textId="77777777" w:rsidR="00C57F66" w:rsidRPr="006845D3" w:rsidRDefault="00C57F66" w:rsidP="002D4BD8">
            <w:pPr>
              <w:jc w:val="right"/>
              <w:rPr>
                <w:sz w:val="20"/>
                <w:szCs w:val="20"/>
              </w:rPr>
            </w:pPr>
            <w:r w:rsidRPr="006845D3">
              <w:rPr>
                <w:sz w:val="20"/>
                <w:szCs w:val="20"/>
              </w:rPr>
              <w:t>8.5</w:t>
            </w:r>
          </w:p>
        </w:tc>
        <w:tc>
          <w:tcPr>
            <w:tcW w:w="833" w:type="dxa"/>
            <w:tcBorders>
              <w:top w:val="nil"/>
              <w:left w:val="nil"/>
              <w:bottom w:val="nil"/>
              <w:right w:val="nil"/>
            </w:tcBorders>
            <w:shd w:val="clear" w:color="auto" w:fill="auto"/>
            <w:noWrap/>
            <w:vAlign w:val="bottom"/>
          </w:tcPr>
          <w:p w14:paraId="1569D3A0"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7E86BFB" w14:textId="77777777" w:rsidR="00C57F66" w:rsidRPr="006845D3" w:rsidRDefault="00C57F66" w:rsidP="002D4BD8">
            <w:pPr>
              <w:jc w:val="right"/>
              <w:rPr>
                <w:sz w:val="20"/>
                <w:szCs w:val="20"/>
              </w:rPr>
            </w:pPr>
            <w:r w:rsidRPr="006845D3">
              <w:rPr>
                <w:sz w:val="20"/>
                <w:szCs w:val="20"/>
              </w:rPr>
              <w:t>1.2</w:t>
            </w:r>
          </w:p>
        </w:tc>
        <w:tc>
          <w:tcPr>
            <w:tcW w:w="833" w:type="dxa"/>
            <w:tcBorders>
              <w:top w:val="nil"/>
              <w:left w:val="nil"/>
              <w:bottom w:val="nil"/>
              <w:right w:val="nil"/>
            </w:tcBorders>
            <w:shd w:val="clear" w:color="auto" w:fill="auto"/>
            <w:noWrap/>
            <w:vAlign w:val="bottom"/>
          </w:tcPr>
          <w:p w14:paraId="4A834144" w14:textId="77777777" w:rsidR="00C57F66" w:rsidRPr="006845D3" w:rsidRDefault="00C57F66" w:rsidP="002D4BD8">
            <w:pPr>
              <w:jc w:val="right"/>
              <w:rPr>
                <w:sz w:val="20"/>
                <w:szCs w:val="20"/>
              </w:rPr>
            </w:pPr>
            <w:r w:rsidRPr="006845D3">
              <w:rPr>
                <w:sz w:val="20"/>
                <w:szCs w:val="20"/>
              </w:rPr>
              <w:t>15.8</w:t>
            </w:r>
          </w:p>
        </w:tc>
        <w:tc>
          <w:tcPr>
            <w:tcW w:w="834" w:type="dxa"/>
            <w:tcBorders>
              <w:top w:val="nil"/>
              <w:left w:val="nil"/>
              <w:bottom w:val="nil"/>
              <w:right w:val="nil"/>
            </w:tcBorders>
            <w:shd w:val="clear" w:color="auto" w:fill="auto"/>
            <w:noWrap/>
            <w:vAlign w:val="bottom"/>
          </w:tcPr>
          <w:p w14:paraId="286BB9AD" w14:textId="77777777" w:rsidR="00C57F66" w:rsidRPr="006845D3" w:rsidRDefault="00C57F66" w:rsidP="002D4BD8">
            <w:pPr>
              <w:jc w:val="right"/>
              <w:rPr>
                <w:sz w:val="20"/>
                <w:szCs w:val="20"/>
              </w:rPr>
            </w:pPr>
            <w:r w:rsidRPr="006845D3">
              <w:rPr>
                <w:sz w:val="20"/>
                <w:szCs w:val="20"/>
              </w:rPr>
              <w:t>19.0</w:t>
            </w:r>
          </w:p>
        </w:tc>
        <w:tc>
          <w:tcPr>
            <w:tcW w:w="833" w:type="dxa"/>
            <w:tcBorders>
              <w:top w:val="nil"/>
              <w:left w:val="nil"/>
              <w:bottom w:val="nil"/>
              <w:right w:val="nil"/>
            </w:tcBorders>
            <w:shd w:val="clear" w:color="auto" w:fill="auto"/>
            <w:noWrap/>
            <w:vAlign w:val="bottom"/>
          </w:tcPr>
          <w:p w14:paraId="47BEF1DF" w14:textId="77777777" w:rsidR="00C57F66" w:rsidRPr="006845D3" w:rsidRDefault="00C57F66" w:rsidP="002D4BD8">
            <w:pPr>
              <w:jc w:val="right"/>
              <w:rPr>
                <w:sz w:val="20"/>
                <w:szCs w:val="20"/>
              </w:rPr>
            </w:pPr>
            <w:r w:rsidRPr="006845D3">
              <w:rPr>
                <w:sz w:val="20"/>
                <w:szCs w:val="20"/>
              </w:rPr>
              <w:t>16.0</w:t>
            </w:r>
          </w:p>
        </w:tc>
        <w:tc>
          <w:tcPr>
            <w:tcW w:w="833" w:type="dxa"/>
            <w:tcBorders>
              <w:top w:val="nil"/>
              <w:left w:val="nil"/>
              <w:bottom w:val="nil"/>
              <w:right w:val="nil"/>
            </w:tcBorders>
            <w:shd w:val="clear" w:color="auto" w:fill="auto"/>
            <w:noWrap/>
            <w:vAlign w:val="bottom"/>
          </w:tcPr>
          <w:p w14:paraId="0351D18E" w14:textId="77777777" w:rsidR="00C57F66" w:rsidRPr="006845D3" w:rsidRDefault="00C57F66" w:rsidP="002D4BD8">
            <w:pPr>
              <w:jc w:val="right"/>
              <w:rPr>
                <w:sz w:val="20"/>
                <w:szCs w:val="20"/>
              </w:rPr>
            </w:pPr>
            <w:r w:rsidRPr="006845D3">
              <w:rPr>
                <w:sz w:val="20"/>
                <w:szCs w:val="20"/>
              </w:rPr>
              <w:t>13.0</w:t>
            </w:r>
          </w:p>
        </w:tc>
        <w:tc>
          <w:tcPr>
            <w:tcW w:w="834" w:type="dxa"/>
            <w:tcBorders>
              <w:top w:val="nil"/>
              <w:left w:val="nil"/>
              <w:bottom w:val="nil"/>
              <w:right w:val="nil"/>
            </w:tcBorders>
            <w:shd w:val="clear" w:color="auto" w:fill="auto"/>
            <w:noWrap/>
            <w:vAlign w:val="bottom"/>
          </w:tcPr>
          <w:p w14:paraId="74E0EA62" w14:textId="77777777" w:rsidR="00C57F66" w:rsidRPr="006845D3" w:rsidRDefault="00C57F66" w:rsidP="002D4BD8">
            <w:pPr>
              <w:jc w:val="right"/>
              <w:rPr>
                <w:sz w:val="20"/>
                <w:szCs w:val="20"/>
              </w:rPr>
            </w:pPr>
            <w:r w:rsidRPr="006845D3">
              <w:rPr>
                <w:sz w:val="20"/>
                <w:szCs w:val="20"/>
              </w:rPr>
              <w:t>0.6</w:t>
            </w:r>
          </w:p>
        </w:tc>
      </w:tr>
      <w:tr w:rsidR="00C57F66" w:rsidRPr="006845D3" w14:paraId="28533E17" w14:textId="77777777" w:rsidTr="002D4BD8">
        <w:trPr>
          <w:trHeight w:val="276"/>
        </w:trPr>
        <w:tc>
          <w:tcPr>
            <w:tcW w:w="1800" w:type="dxa"/>
            <w:tcBorders>
              <w:top w:val="nil"/>
              <w:left w:val="nil"/>
              <w:bottom w:val="nil"/>
              <w:right w:val="nil"/>
            </w:tcBorders>
            <w:shd w:val="clear" w:color="auto" w:fill="auto"/>
            <w:noWrap/>
            <w:vAlign w:val="bottom"/>
          </w:tcPr>
          <w:p w14:paraId="74357B0C" w14:textId="77777777" w:rsidR="00C57F66" w:rsidRPr="006845D3" w:rsidRDefault="00C57F66" w:rsidP="002D4BD8">
            <w:pPr>
              <w:rPr>
                <w:sz w:val="20"/>
                <w:szCs w:val="20"/>
              </w:rPr>
            </w:pPr>
            <w:r w:rsidRPr="006845D3">
              <w:rPr>
                <w:sz w:val="20"/>
                <w:szCs w:val="20"/>
              </w:rPr>
              <w:t>18:1(n-9)</w:t>
            </w:r>
          </w:p>
        </w:tc>
        <w:tc>
          <w:tcPr>
            <w:tcW w:w="833" w:type="dxa"/>
            <w:tcBorders>
              <w:top w:val="nil"/>
              <w:left w:val="nil"/>
              <w:bottom w:val="nil"/>
              <w:right w:val="nil"/>
            </w:tcBorders>
            <w:shd w:val="clear" w:color="auto" w:fill="auto"/>
            <w:noWrap/>
            <w:vAlign w:val="bottom"/>
          </w:tcPr>
          <w:p w14:paraId="42BE7292"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F3E2495"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E0E1DEE"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6E9EF6F8"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3757B2F"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D0393EA"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7D4E49AD"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F6D719A"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4ABEF3E"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306169C"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0B9E2688"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D38EA4D"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B815CF9"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4CD87D7F" w14:textId="77777777" w:rsidR="00C57F66" w:rsidRPr="006845D3" w:rsidRDefault="00C57F66" w:rsidP="002D4BD8">
            <w:pPr>
              <w:jc w:val="right"/>
              <w:rPr>
                <w:sz w:val="20"/>
                <w:szCs w:val="20"/>
              </w:rPr>
            </w:pPr>
            <w:r w:rsidRPr="006845D3">
              <w:rPr>
                <w:sz w:val="20"/>
                <w:szCs w:val="20"/>
              </w:rPr>
              <w:t>0.0</w:t>
            </w:r>
          </w:p>
        </w:tc>
      </w:tr>
      <w:tr w:rsidR="00C57F66" w:rsidRPr="006845D3" w14:paraId="6AB474CA" w14:textId="77777777" w:rsidTr="002D4BD8">
        <w:trPr>
          <w:trHeight w:val="276"/>
        </w:trPr>
        <w:tc>
          <w:tcPr>
            <w:tcW w:w="1800" w:type="dxa"/>
            <w:tcBorders>
              <w:top w:val="nil"/>
              <w:left w:val="nil"/>
              <w:bottom w:val="nil"/>
              <w:right w:val="nil"/>
            </w:tcBorders>
            <w:shd w:val="clear" w:color="auto" w:fill="auto"/>
            <w:noWrap/>
            <w:vAlign w:val="bottom"/>
          </w:tcPr>
          <w:p w14:paraId="1C81C0BD" w14:textId="77777777" w:rsidR="00C57F66" w:rsidRPr="006845D3" w:rsidRDefault="00C57F66" w:rsidP="002D4BD8">
            <w:pPr>
              <w:rPr>
                <w:sz w:val="20"/>
                <w:szCs w:val="20"/>
              </w:rPr>
            </w:pPr>
            <w:r w:rsidRPr="006845D3">
              <w:rPr>
                <w:sz w:val="20"/>
                <w:szCs w:val="20"/>
              </w:rPr>
              <w:t>18:1(n-7)</w:t>
            </w:r>
          </w:p>
        </w:tc>
        <w:tc>
          <w:tcPr>
            <w:tcW w:w="833" w:type="dxa"/>
            <w:tcBorders>
              <w:top w:val="nil"/>
              <w:left w:val="nil"/>
              <w:bottom w:val="nil"/>
              <w:right w:val="nil"/>
            </w:tcBorders>
            <w:shd w:val="clear" w:color="auto" w:fill="auto"/>
            <w:noWrap/>
            <w:vAlign w:val="bottom"/>
          </w:tcPr>
          <w:p w14:paraId="38CBD7F8" w14:textId="77777777" w:rsidR="00C57F66" w:rsidRPr="006845D3" w:rsidRDefault="00C57F66" w:rsidP="002D4BD8">
            <w:pPr>
              <w:jc w:val="right"/>
              <w:rPr>
                <w:sz w:val="20"/>
                <w:szCs w:val="20"/>
              </w:rPr>
            </w:pPr>
            <w:r w:rsidRPr="006845D3">
              <w:rPr>
                <w:sz w:val="20"/>
                <w:szCs w:val="20"/>
              </w:rPr>
              <w:t>0.8</w:t>
            </w:r>
          </w:p>
        </w:tc>
        <w:tc>
          <w:tcPr>
            <w:tcW w:w="833" w:type="dxa"/>
            <w:tcBorders>
              <w:top w:val="nil"/>
              <w:left w:val="nil"/>
              <w:bottom w:val="nil"/>
              <w:right w:val="nil"/>
            </w:tcBorders>
            <w:shd w:val="clear" w:color="auto" w:fill="auto"/>
            <w:noWrap/>
            <w:vAlign w:val="bottom"/>
          </w:tcPr>
          <w:p w14:paraId="7F291F9B" w14:textId="77777777" w:rsidR="00C57F66" w:rsidRPr="006845D3" w:rsidRDefault="00C57F66" w:rsidP="002D4BD8">
            <w:pPr>
              <w:jc w:val="right"/>
              <w:rPr>
                <w:sz w:val="20"/>
                <w:szCs w:val="20"/>
              </w:rPr>
            </w:pPr>
            <w:r w:rsidRPr="006845D3">
              <w:rPr>
                <w:sz w:val="20"/>
                <w:szCs w:val="20"/>
              </w:rPr>
              <w:t>5.0</w:t>
            </w:r>
          </w:p>
        </w:tc>
        <w:tc>
          <w:tcPr>
            <w:tcW w:w="833" w:type="dxa"/>
            <w:tcBorders>
              <w:top w:val="nil"/>
              <w:left w:val="nil"/>
              <w:bottom w:val="nil"/>
              <w:right w:val="nil"/>
            </w:tcBorders>
            <w:shd w:val="clear" w:color="auto" w:fill="auto"/>
            <w:noWrap/>
            <w:vAlign w:val="bottom"/>
          </w:tcPr>
          <w:p w14:paraId="67AE6754" w14:textId="77777777" w:rsidR="00C57F66" w:rsidRPr="006845D3" w:rsidRDefault="00C57F66" w:rsidP="002D4BD8">
            <w:pPr>
              <w:jc w:val="right"/>
              <w:rPr>
                <w:sz w:val="20"/>
                <w:szCs w:val="20"/>
              </w:rPr>
            </w:pPr>
            <w:r w:rsidRPr="006845D3">
              <w:rPr>
                <w:sz w:val="20"/>
                <w:szCs w:val="20"/>
              </w:rPr>
              <w:t>5.5</w:t>
            </w:r>
          </w:p>
        </w:tc>
        <w:tc>
          <w:tcPr>
            <w:tcW w:w="834" w:type="dxa"/>
            <w:tcBorders>
              <w:top w:val="nil"/>
              <w:left w:val="nil"/>
              <w:bottom w:val="nil"/>
              <w:right w:val="nil"/>
            </w:tcBorders>
            <w:shd w:val="clear" w:color="auto" w:fill="auto"/>
            <w:noWrap/>
            <w:vAlign w:val="bottom"/>
          </w:tcPr>
          <w:p w14:paraId="28BF029E"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2D43FF7" w14:textId="77777777" w:rsidR="00C57F66" w:rsidRPr="006845D3" w:rsidRDefault="00C57F66" w:rsidP="002D4BD8">
            <w:pPr>
              <w:jc w:val="right"/>
              <w:rPr>
                <w:sz w:val="20"/>
                <w:szCs w:val="20"/>
              </w:rPr>
            </w:pPr>
            <w:r w:rsidRPr="006845D3">
              <w:rPr>
                <w:sz w:val="20"/>
                <w:szCs w:val="20"/>
              </w:rPr>
              <w:t>3.4</w:t>
            </w:r>
          </w:p>
        </w:tc>
        <w:tc>
          <w:tcPr>
            <w:tcW w:w="833" w:type="dxa"/>
            <w:tcBorders>
              <w:top w:val="nil"/>
              <w:left w:val="nil"/>
              <w:bottom w:val="nil"/>
              <w:right w:val="nil"/>
            </w:tcBorders>
            <w:shd w:val="clear" w:color="auto" w:fill="auto"/>
            <w:noWrap/>
            <w:vAlign w:val="bottom"/>
          </w:tcPr>
          <w:p w14:paraId="63A6B507"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0D7BC6A1" w14:textId="77777777" w:rsidR="00C57F66" w:rsidRPr="006845D3" w:rsidRDefault="00C57F66" w:rsidP="002D4BD8">
            <w:pPr>
              <w:jc w:val="right"/>
              <w:rPr>
                <w:sz w:val="20"/>
                <w:szCs w:val="20"/>
              </w:rPr>
            </w:pPr>
            <w:r w:rsidRPr="006845D3">
              <w:rPr>
                <w:sz w:val="20"/>
                <w:szCs w:val="20"/>
              </w:rPr>
              <w:t>1.2</w:t>
            </w:r>
          </w:p>
        </w:tc>
        <w:tc>
          <w:tcPr>
            <w:tcW w:w="833" w:type="dxa"/>
            <w:tcBorders>
              <w:top w:val="nil"/>
              <w:left w:val="nil"/>
              <w:bottom w:val="nil"/>
              <w:right w:val="nil"/>
            </w:tcBorders>
            <w:shd w:val="clear" w:color="auto" w:fill="auto"/>
            <w:noWrap/>
            <w:vAlign w:val="bottom"/>
          </w:tcPr>
          <w:p w14:paraId="607FD658" w14:textId="77777777" w:rsidR="00C57F66" w:rsidRPr="006845D3" w:rsidRDefault="00C57F66" w:rsidP="002D4BD8">
            <w:pPr>
              <w:jc w:val="right"/>
              <w:rPr>
                <w:sz w:val="20"/>
                <w:szCs w:val="20"/>
              </w:rPr>
            </w:pPr>
            <w:r w:rsidRPr="006845D3">
              <w:rPr>
                <w:sz w:val="20"/>
                <w:szCs w:val="20"/>
              </w:rPr>
              <w:t>9.9</w:t>
            </w:r>
          </w:p>
        </w:tc>
        <w:tc>
          <w:tcPr>
            <w:tcW w:w="833" w:type="dxa"/>
            <w:tcBorders>
              <w:top w:val="nil"/>
              <w:left w:val="nil"/>
              <w:bottom w:val="nil"/>
              <w:right w:val="nil"/>
            </w:tcBorders>
            <w:shd w:val="clear" w:color="auto" w:fill="auto"/>
            <w:noWrap/>
            <w:vAlign w:val="bottom"/>
          </w:tcPr>
          <w:p w14:paraId="234ECF3A" w14:textId="77777777" w:rsidR="00C57F66" w:rsidRPr="006845D3" w:rsidRDefault="00C57F66" w:rsidP="002D4BD8">
            <w:pPr>
              <w:jc w:val="right"/>
              <w:rPr>
                <w:sz w:val="20"/>
                <w:szCs w:val="20"/>
              </w:rPr>
            </w:pPr>
            <w:r w:rsidRPr="006845D3">
              <w:rPr>
                <w:sz w:val="20"/>
                <w:szCs w:val="20"/>
              </w:rPr>
              <w:t>0.9</w:t>
            </w:r>
          </w:p>
        </w:tc>
        <w:tc>
          <w:tcPr>
            <w:tcW w:w="833" w:type="dxa"/>
            <w:tcBorders>
              <w:top w:val="nil"/>
              <w:left w:val="nil"/>
              <w:bottom w:val="nil"/>
              <w:right w:val="nil"/>
            </w:tcBorders>
            <w:shd w:val="clear" w:color="auto" w:fill="auto"/>
            <w:noWrap/>
            <w:vAlign w:val="bottom"/>
          </w:tcPr>
          <w:p w14:paraId="2170B512" w14:textId="77777777" w:rsidR="00C57F66" w:rsidRPr="006845D3" w:rsidRDefault="00C57F66" w:rsidP="002D4BD8">
            <w:pPr>
              <w:jc w:val="right"/>
              <w:rPr>
                <w:sz w:val="20"/>
                <w:szCs w:val="20"/>
              </w:rPr>
            </w:pPr>
            <w:r w:rsidRPr="006845D3">
              <w:rPr>
                <w:sz w:val="20"/>
                <w:szCs w:val="20"/>
              </w:rPr>
              <w:t>4.2</w:t>
            </w:r>
          </w:p>
        </w:tc>
        <w:tc>
          <w:tcPr>
            <w:tcW w:w="834" w:type="dxa"/>
            <w:tcBorders>
              <w:top w:val="nil"/>
              <w:left w:val="nil"/>
              <w:bottom w:val="nil"/>
              <w:right w:val="nil"/>
            </w:tcBorders>
            <w:shd w:val="clear" w:color="auto" w:fill="auto"/>
            <w:noWrap/>
            <w:vAlign w:val="bottom"/>
          </w:tcPr>
          <w:p w14:paraId="7BDF3493" w14:textId="77777777" w:rsidR="00C57F66" w:rsidRPr="006845D3" w:rsidRDefault="00C57F66" w:rsidP="002D4BD8">
            <w:pPr>
              <w:jc w:val="right"/>
              <w:rPr>
                <w:sz w:val="20"/>
                <w:szCs w:val="20"/>
              </w:rPr>
            </w:pPr>
            <w:r w:rsidRPr="006845D3">
              <w:rPr>
                <w:sz w:val="20"/>
                <w:szCs w:val="20"/>
              </w:rPr>
              <w:t>6.5</w:t>
            </w:r>
          </w:p>
        </w:tc>
        <w:tc>
          <w:tcPr>
            <w:tcW w:w="833" w:type="dxa"/>
            <w:tcBorders>
              <w:top w:val="nil"/>
              <w:left w:val="nil"/>
              <w:bottom w:val="nil"/>
              <w:right w:val="nil"/>
            </w:tcBorders>
            <w:shd w:val="clear" w:color="auto" w:fill="auto"/>
            <w:noWrap/>
            <w:vAlign w:val="bottom"/>
          </w:tcPr>
          <w:p w14:paraId="3CF0DEB8" w14:textId="77777777" w:rsidR="00C57F66" w:rsidRPr="006845D3" w:rsidRDefault="00C57F66" w:rsidP="002D4BD8">
            <w:pPr>
              <w:jc w:val="right"/>
              <w:rPr>
                <w:sz w:val="20"/>
                <w:szCs w:val="20"/>
              </w:rPr>
            </w:pPr>
            <w:r w:rsidRPr="006845D3">
              <w:rPr>
                <w:sz w:val="20"/>
                <w:szCs w:val="20"/>
              </w:rPr>
              <w:t>4.6</w:t>
            </w:r>
          </w:p>
        </w:tc>
        <w:tc>
          <w:tcPr>
            <w:tcW w:w="833" w:type="dxa"/>
            <w:tcBorders>
              <w:top w:val="nil"/>
              <w:left w:val="nil"/>
              <w:bottom w:val="nil"/>
              <w:right w:val="nil"/>
            </w:tcBorders>
            <w:shd w:val="clear" w:color="auto" w:fill="auto"/>
            <w:noWrap/>
            <w:vAlign w:val="bottom"/>
          </w:tcPr>
          <w:p w14:paraId="7F9D014C" w14:textId="77777777" w:rsidR="00C57F66" w:rsidRPr="006845D3" w:rsidRDefault="00C57F66" w:rsidP="002D4BD8">
            <w:pPr>
              <w:jc w:val="right"/>
              <w:rPr>
                <w:sz w:val="20"/>
                <w:szCs w:val="20"/>
              </w:rPr>
            </w:pPr>
            <w:r w:rsidRPr="006845D3">
              <w:rPr>
                <w:sz w:val="20"/>
                <w:szCs w:val="20"/>
              </w:rPr>
              <w:t>15.2</w:t>
            </w:r>
          </w:p>
        </w:tc>
        <w:tc>
          <w:tcPr>
            <w:tcW w:w="834" w:type="dxa"/>
            <w:tcBorders>
              <w:top w:val="nil"/>
              <w:left w:val="nil"/>
              <w:bottom w:val="nil"/>
              <w:right w:val="nil"/>
            </w:tcBorders>
            <w:shd w:val="clear" w:color="auto" w:fill="auto"/>
            <w:noWrap/>
            <w:vAlign w:val="bottom"/>
          </w:tcPr>
          <w:p w14:paraId="4547B340" w14:textId="77777777" w:rsidR="00C57F66" w:rsidRPr="006845D3" w:rsidRDefault="00C57F66" w:rsidP="002D4BD8">
            <w:pPr>
              <w:jc w:val="right"/>
              <w:rPr>
                <w:sz w:val="20"/>
                <w:szCs w:val="20"/>
              </w:rPr>
            </w:pPr>
            <w:r w:rsidRPr="006845D3">
              <w:rPr>
                <w:sz w:val="20"/>
                <w:szCs w:val="20"/>
              </w:rPr>
              <w:t>2.0</w:t>
            </w:r>
          </w:p>
        </w:tc>
      </w:tr>
      <w:tr w:rsidR="00C57F66" w:rsidRPr="006845D3" w14:paraId="031D0735" w14:textId="77777777" w:rsidTr="002D4BD8">
        <w:trPr>
          <w:trHeight w:val="276"/>
        </w:trPr>
        <w:tc>
          <w:tcPr>
            <w:tcW w:w="1800" w:type="dxa"/>
            <w:tcBorders>
              <w:top w:val="nil"/>
              <w:left w:val="nil"/>
              <w:bottom w:val="nil"/>
              <w:right w:val="nil"/>
            </w:tcBorders>
            <w:shd w:val="clear" w:color="auto" w:fill="auto"/>
            <w:noWrap/>
            <w:vAlign w:val="bottom"/>
          </w:tcPr>
          <w:p w14:paraId="27F161B8" w14:textId="77777777" w:rsidR="00C57F66" w:rsidRPr="006845D3" w:rsidRDefault="00C57F66" w:rsidP="002D4BD8">
            <w:pPr>
              <w:rPr>
                <w:sz w:val="20"/>
                <w:szCs w:val="20"/>
              </w:rPr>
            </w:pPr>
            <w:r w:rsidRPr="006845D3">
              <w:rPr>
                <w:sz w:val="20"/>
                <w:szCs w:val="20"/>
              </w:rPr>
              <w:t>20:1(n-9)</w:t>
            </w:r>
          </w:p>
        </w:tc>
        <w:tc>
          <w:tcPr>
            <w:tcW w:w="833" w:type="dxa"/>
            <w:tcBorders>
              <w:top w:val="nil"/>
              <w:left w:val="nil"/>
              <w:bottom w:val="nil"/>
              <w:right w:val="nil"/>
            </w:tcBorders>
            <w:shd w:val="clear" w:color="auto" w:fill="auto"/>
            <w:noWrap/>
            <w:vAlign w:val="bottom"/>
          </w:tcPr>
          <w:p w14:paraId="723E9EBE" w14:textId="77777777" w:rsidR="00C57F66" w:rsidRPr="006845D3" w:rsidRDefault="00C57F66" w:rsidP="002D4BD8">
            <w:pPr>
              <w:jc w:val="right"/>
              <w:rPr>
                <w:sz w:val="20"/>
                <w:szCs w:val="20"/>
              </w:rPr>
            </w:pPr>
            <w:r w:rsidRPr="006845D3">
              <w:rPr>
                <w:sz w:val="20"/>
                <w:szCs w:val="20"/>
              </w:rPr>
              <w:t>1.4</w:t>
            </w:r>
          </w:p>
        </w:tc>
        <w:tc>
          <w:tcPr>
            <w:tcW w:w="833" w:type="dxa"/>
            <w:tcBorders>
              <w:top w:val="nil"/>
              <w:left w:val="nil"/>
              <w:bottom w:val="nil"/>
              <w:right w:val="nil"/>
            </w:tcBorders>
            <w:shd w:val="clear" w:color="auto" w:fill="auto"/>
            <w:noWrap/>
            <w:vAlign w:val="bottom"/>
          </w:tcPr>
          <w:p w14:paraId="675CC320" w14:textId="77777777" w:rsidR="00C57F66" w:rsidRPr="006845D3" w:rsidRDefault="00C57F66" w:rsidP="002D4BD8">
            <w:pPr>
              <w:jc w:val="right"/>
              <w:rPr>
                <w:sz w:val="20"/>
                <w:szCs w:val="20"/>
              </w:rPr>
            </w:pPr>
            <w:r w:rsidRPr="006845D3">
              <w:rPr>
                <w:sz w:val="20"/>
                <w:szCs w:val="20"/>
              </w:rPr>
              <w:t>1.8</w:t>
            </w:r>
          </w:p>
        </w:tc>
        <w:tc>
          <w:tcPr>
            <w:tcW w:w="833" w:type="dxa"/>
            <w:tcBorders>
              <w:top w:val="nil"/>
              <w:left w:val="nil"/>
              <w:bottom w:val="nil"/>
              <w:right w:val="nil"/>
            </w:tcBorders>
            <w:shd w:val="clear" w:color="auto" w:fill="auto"/>
            <w:noWrap/>
            <w:vAlign w:val="bottom"/>
          </w:tcPr>
          <w:p w14:paraId="6CB6963D" w14:textId="77777777" w:rsidR="00C57F66" w:rsidRPr="006845D3" w:rsidRDefault="00C57F66" w:rsidP="002D4BD8">
            <w:pPr>
              <w:jc w:val="right"/>
              <w:rPr>
                <w:sz w:val="20"/>
                <w:szCs w:val="20"/>
              </w:rPr>
            </w:pPr>
            <w:r w:rsidRPr="006845D3">
              <w:rPr>
                <w:sz w:val="20"/>
                <w:szCs w:val="20"/>
              </w:rPr>
              <w:t>4.4</w:t>
            </w:r>
          </w:p>
        </w:tc>
        <w:tc>
          <w:tcPr>
            <w:tcW w:w="834" w:type="dxa"/>
            <w:tcBorders>
              <w:top w:val="nil"/>
              <w:left w:val="nil"/>
              <w:bottom w:val="nil"/>
              <w:right w:val="nil"/>
            </w:tcBorders>
            <w:shd w:val="clear" w:color="auto" w:fill="auto"/>
            <w:noWrap/>
            <w:vAlign w:val="bottom"/>
          </w:tcPr>
          <w:p w14:paraId="33AE866A" w14:textId="77777777" w:rsidR="00C57F66" w:rsidRPr="006845D3" w:rsidRDefault="00C57F66" w:rsidP="002D4BD8">
            <w:pPr>
              <w:jc w:val="right"/>
              <w:rPr>
                <w:sz w:val="20"/>
                <w:szCs w:val="20"/>
              </w:rPr>
            </w:pPr>
            <w:r w:rsidRPr="006845D3">
              <w:rPr>
                <w:sz w:val="20"/>
                <w:szCs w:val="20"/>
              </w:rPr>
              <w:t>3.0</w:t>
            </w:r>
          </w:p>
        </w:tc>
        <w:tc>
          <w:tcPr>
            <w:tcW w:w="833" w:type="dxa"/>
            <w:tcBorders>
              <w:top w:val="nil"/>
              <w:left w:val="nil"/>
              <w:bottom w:val="nil"/>
              <w:right w:val="nil"/>
            </w:tcBorders>
            <w:shd w:val="clear" w:color="auto" w:fill="auto"/>
            <w:noWrap/>
            <w:vAlign w:val="bottom"/>
          </w:tcPr>
          <w:p w14:paraId="49676BD8" w14:textId="77777777" w:rsidR="00C57F66" w:rsidRPr="006845D3" w:rsidRDefault="00C57F66" w:rsidP="002D4BD8">
            <w:pPr>
              <w:jc w:val="right"/>
              <w:rPr>
                <w:sz w:val="20"/>
                <w:szCs w:val="20"/>
              </w:rPr>
            </w:pPr>
            <w:r w:rsidRPr="006845D3">
              <w:rPr>
                <w:sz w:val="20"/>
                <w:szCs w:val="20"/>
              </w:rPr>
              <w:t>1.6</w:t>
            </w:r>
          </w:p>
        </w:tc>
        <w:tc>
          <w:tcPr>
            <w:tcW w:w="833" w:type="dxa"/>
            <w:tcBorders>
              <w:top w:val="nil"/>
              <w:left w:val="nil"/>
              <w:bottom w:val="nil"/>
              <w:right w:val="nil"/>
            </w:tcBorders>
            <w:shd w:val="clear" w:color="auto" w:fill="auto"/>
            <w:noWrap/>
            <w:vAlign w:val="bottom"/>
          </w:tcPr>
          <w:p w14:paraId="1FA1276B" w14:textId="77777777" w:rsidR="00C57F66" w:rsidRPr="006845D3" w:rsidRDefault="00C57F66" w:rsidP="002D4BD8">
            <w:pPr>
              <w:jc w:val="right"/>
              <w:rPr>
                <w:sz w:val="20"/>
                <w:szCs w:val="20"/>
              </w:rPr>
            </w:pPr>
            <w:r w:rsidRPr="006845D3">
              <w:rPr>
                <w:sz w:val="20"/>
                <w:szCs w:val="20"/>
              </w:rPr>
              <w:t>0.6</w:t>
            </w:r>
          </w:p>
        </w:tc>
        <w:tc>
          <w:tcPr>
            <w:tcW w:w="834" w:type="dxa"/>
            <w:tcBorders>
              <w:top w:val="nil"/>
              <w:left w:val="nil"/>
              <w:bottom w:val="nil"/>
              <w:right w:val="nil"/>
            </w:tcBorders>
            <w:shd w:val="clear" w:color="auto" w:fill="auto"/>
            <w:noWrap/>
            <w:vAlign w:val="bottom"/>
          </w:tcPr>
          <w:p w14:paraId="04720792"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5991B65" w14:textId="77777777" w:rsidR="00C57F66" w:rsidRPr="006845D3" w:rsidRDefault="00C57F66" w:rsidP="002D4BD8">
            <w:pPr>
              <w:jc w:val="right"/>
              <w:rPr>
                <w:sz w:val="20"/>
                <w:szCs w:val="20"/>
              </w:rPr>
            </w:pPr>
            <w:r w:rsidRPr="006845D3">
              <w:rPr>
                <w:sz w:val="20"/>
                <w:szCs w:val="20"/>
              </w:rPr>
              <w:t>9.1</w:t>
            </w:r>
          </w:p>
        </w:tc>
        <w:tc>
          <w:tcPr>
            <w:tcW w:w="833" w:type="dxa"/>
            <w:tcBorders>
              <w:top w:val="nil"/>
              <w:left w:val="nil"/>
              <w:bottom w:val="nil"/>
              <w:right w:val="nil"/>
            </w:tcBorders>
            <w:shd w:val="clear" w:color="auto" w:fill="auto"/>
            <w:noWrap/>
            <w:vAlign w:val="bottom"/>
          </w:tcPr>
          <w:p w14:paraId="7DBCC3BC" w14:textId="77777777" w:rsidR="00C57F66" w:rsidRPr="006845D3" w:rsidRDefault="00C57F66" w:rsidP="002D4BD8">
            <w:pPr>
              <w:jc w:val="right"/>
              <w:rPr>
                <w:sz w:val="20"/>
                <w:szCs w:val="20"/>
              </w:rPr>
            </w:pPr>
            <w:r w:rsidRPr="006845D3">
              <w:rPr>
                <w:sz w:val="20"/>
                <w:szCs w:val="20"/>
              </w:rPr>
              <w:t>17.2</w:t>
            </w:r>
          </w:p>
        </w:tc>
        <w:tc>
          <w:tcPr>
            <w:tcW w:w="833" w:type="dxa"/>
            <w:tcBorders>
              <w:top w:val="nil"/>
              <w:left w:val="nil"/>
              <w:bottom w:val="nil"/>
              <w:right w:val="nil"/>
            </w:tcBorders>
            <w:shd w:val="clear" w:color="auto" w:fill="auto"/>
            <w:noWrap/>
            <w:vAlign w:val="bottom"/>
          </w:tcPr>
          <w:p w14:paraId="4DADFF87" w14:textId="77777777" w:rsidR="00C57F66" w:rsidRPr="006845D3" w:rsidRDefault="00C57F66" w:rsidP="002D4BD8">
            <w:pPr>
              <w:jc w:val="right"/>
              <w:rPr>
                <w:sz w:val="20"/>
                <w:szCs w:val="20"/>
              </w:rPr>
            </w:pPr>
            <w:r w:rsidRPr="006845D3">
              <w:rPr>
                <w:sz w:val="20"/>
                <w:szCs w:val="20"/>
              </w:rPr>
              <w:t>16.7</w:t>
            </w:r>
          </w:p>
        </w:tc>
        <w:tc>
          <w:tcPr>
            <w:tcW w:w="834" w:type="dxa"/>
            <w:tcBorders>
              <w:top w:val="nil"/>
              <w:left w:val="nil"/>
              <w:bottom w:val="nil"/>
              <w:right w:val="nil"/>
            </w:tcBorders>
            <w:shd w:val="clear" w:color="auto" w:fill="auto"/>
            <w:noWrap/>
            <w:vAlign w:val="bottom"/>
          </w:tcPr>
          <w:p w14:paraId="2730BE2E" w14:textId="77777777" w:rsidR="00C57F66" w:rsidRPr="006845D3" w:rsidRDefault="00C57F66" w:rsidP="002D4BD8">
            <w:pPr>
              <w:jc w:val="right"/>
              <w:rPr>
                <w:sz w:val="20"/>
                <w:szCs w:val="20"/>
              </w:rPr>
            </w:pPr>
            <w:r w:rsidRPr="006845D3">
              <w:rPr>
                <w:sz w:val="20"/>
                <w:szCs w:val="20"/>
              </w:rPr>
              <w:t>5.8</w:t>
            </w:r>
          </w:p>
        </w:tc>
        <w:tc>
          <w:tcPr>
            <w:tcW w:w="833" w:type="dxa"/>
            <w:tcBorders>
              <w:top w:val="nil"/>
              <w:left w:val="nil"/>
              <w:bottom w:val="nil"/>
              <w:right w:val="nil"/>
            </w:tcBorders>
            <w:shd w:val="clear" w:color="auto" w:fill="auto"/>
            <w:noWrap/>
            <w:vAlign w:val="bottom"/>
          </w:tcPr>
          <w:p w14:paraId="13FC9FEA" w14:textId="77777777" w:rsidR="00C57F66" w:rsidRPr="006845D3" w:rsidRDefault="00C57F66" w:rsidP="002D4BD8">
            <w:pPr>
              <w:jc w:val="right"/>
              <w:rPr>
                <w:sz w:val="20"/>
                <w:szCs w:val="20"/>
              </w:rPr>
            </w:pPr>
            <w:r w:rsidRPr="006845D3">
              <w:rPr>
                <w:sz w:val="20"/>
                <w:szCs w:val="20"/>
              </w:rPr>
              <w:t>1.7</w:t>
            </w:r>
          </w:p>
        </w:tc>
        <w:tc>
          <w:tcPr>
            <w:tcW w:w="833" w:type="dxa"/>
            <w:tcBorders>
              <w:top w:val="nil"/>
              <w:left w:val="nil"/>
              <w:bottom w:val="nil"/>
              <w:right w:val="nil"/>
            </w:tcBorders>
            <w:shd w:val="clear" w:color="auto" w:fill="auto"/>
            <w:noWrap/>
            <w:vAlign w:val="bottom"/>
          </w:tcPr>
          <w:p w14:paraId="5D8F8622" w14:textId="77777777" w:rsidR="00C57F66" w:rsidRPr="006845D3" w:rsidRDefault="00C57F66" w:rsidP="002D4BD8">
            <w:pPr>
              <w:jc w:val="right"/>
              <w:rPr>
                <w:sz w:val="20"/>
                <w:szCs w:val="20"/>
              </w:rPr>
            </w:pPr>
            <w:r w:rsidRPr="006845D3">
              <w:rPr>
                <w:sz w:val="20"/>
                <w:szCs w:val="20"/>
              </w:rPr>
              <w:t>4.3</w:t>
            </w:r>
          </w:p>
        </w:tc>
        <w:tc>
          <w:tcPr>
            <w:tcW w:w="834" w:type="dxa"/>
            <w:tcBorders>
              <w:top w:val="nil"/>
              <w:left w:val="nil"/>
              <w:bottom w:val="nil"/>
              <w:right w:val="nil"/>
            </w:tcBorders>
            <w:shd w:val="clear" w:color="auto" w:fill="auto"/>
            <w:noWrap/>
            <w:vAlign w:val="bottom"/>
          </w:tcPr>
          <w:p w14:paraId="6619B40B" w14:textId="77777777" w:rsidR="00C57F66" w:rsidRPr="006845D3" w:rsidRDefault="00C57F66" w:rsidP="002D4BD8">
            <w:pPr>
              <w:jc w:val="right"/>
              <w:rPr>
                <w:sz w:val="20"/>
                <w:szCs w:val="20"/>
              </w:rPr>
            </w:pPr>
            <w:r w:rsidRPr="006845D3">
              <w:rPr>
                <w:sz w:val="20"/>
                <w:szCs w:val="20"/>
              </w:rPr>
              <w:t>3.1</w:t>
            </w:r>
          </w:p>
        </w:tc>
      </w:tr>
      <w:tr w:rsidR="00C57F66" w:rsidRPr="006845D3" w14:paraId="43A7E343" w14:textId="77777777" w:rsidTr="002D4BD8">
        <w:trPr>
          <w:trHeight w:val="276"/>
        </w:trPr>
        <w:tc>
          <w:tcPr>
            <w:tcW w:w="1800" w:type="dxa"/>
            <w:tcBorders>
              <w:top w:val="nil"/>
              <w:left w:val="nil"/>
              <w:bottom w:val="nil"/>
              <w:right w:val="nil"/>
            </w:tcBorders>
            <w:shd w:val="clear" w:color="auto" w:fill="auto"/>
            <w:noWrap/>
            <w:vAlign w:val="bottom"/>
          </w:tcPr>
          <w:p w14:paraId="0BAA1D60" w14:textId="77777777" w:rsidR="00C57F66" w:rsidRPr="006845D3" w:rsidRDefault="00C57F66" w:rsidP="002D4BD8">
            <w:pPr>
              <w:rPr>
                <w:sz w:val="20"/>
                <w:szCs w:val="20"/>
              </w:rPr>
            </w:pPr>
            <w:r w:rsidRPr="006845D3">
              <w:rPr>
                <w:sz w:val="20"/>
                <w:szCs w:val="20"/>
              </w:rPr>
              <w:t>20:1(n-7)</w:t>
            </w:r>
          </w:p>
        </w:tc>
        <w:tc>
          <w:tcPr>
            <w:tcW w:w="833" w:type="dxa"/>
            <w:tcBorders>
              <w:top w:val="nil"/>
              <w:left w:val="nil"/>
              <w:bottom w:val="nil"/>
              <w:right w:val="nil"/>
            </w:tcBorders>
            <w:shd w:val="clear" w:color="auto" w:fill="auto"/>
            <w:noWrap/>
            <w:vAlign w:val="bottom"/>
          </w:tcPr>
          <w:p w14:paraId="1835AA4C"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5DD2D57A" w14:textId="77777777" w:rsidR="00C57F66" w:rsidRPr="006845D3" w:rsidRDefault="00C57F66" w:rsidP="002D4BD8">
            <w:pPr>
              <w:jc w:val="right"/>
              <w:rPr>
                <w:sz w:val="20"/>
                <w:szCs w:val="20"/>
              </w:rPr>
            </w:pPr>
            <w:r w:rsidRPr="006845D3">
              <w:rPr>
                <w:sz w:val="20"/>
                <w:szCs w:val="20"/>
              </w:rPr>
              <w:t>1.5</w:t>
            </w:r>
          </w:p>
        </w:tc>
        <w:tc>
          <w:tcPr>
            <w:tcW w:w="833" w:type="dxa"/>
            <w:tcBorders>
              <w:top w:val="nil"/>
              <w:left w:val="nil"/>
              <w:bottom w:val="nil"/>
              <w:right w:val="nil"/>
            </w:tcBorders>
            <w:shd w:val="clear" w:color="auto" w:fill="auto"/>
            <w:noWrap/>
            <w:vAlign w:val="bottom"/>
          </w:tcPr>
          <w:p w14:paraId="7C549CE5" w14:textId="77777777" w:rsidR="00C57F66" w:rsidRPr="006845D3" w:rsidRDefault="00C57F66" w:rsidP="002D4BD8">
            <w:pPr>
              <w:jc w:val="right"/>
              <w:rPr>
                <w:sz w:val="20"/>
                <w:szCs w:val="20"/>
              </w:rPr>
            </w:pPr>
            <w:r w:rsidRPr="006845D3">
              <w:rPr>
                <w:sz w:val="20"/>
                <w:szCs w:val="20"/>
              </w:rPr>
              <w:t>1.4</w:t>
            </w:r>
          </w:p>
        </w:tc>
        <w:tc>
          <w:tcPr>
            <w:tcW w:w="834" w:type="dxa"/>
            <w:tcBorders>
              <w:top w:val="nil"/>
              <w:left w:val="nil"/>
              <w:bottom w:val="nil"/>
              <w:right w:val="nil"/>
            </w:tcBorders>
            <w:shd w:val="clear" w:color="auto" w:fill="auto"/>
            <w:noWrap/>
            <w:vAlign w:val="bottom"/>
          </w:tcPr>
          <w:p w14:paraId="5513F12E"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79185271" w14:textId="77777777" w:rsidR="00C57F66" w:rsidRPr="006845D3" w:rsidRDefault="00C57F66" w:rsidP="002D4BD8">
            <w:pPr>
              <w:jc w:val="right"/>
              <w:rPr>
                <w:sz w:val="20"/>
                <w:szCs w:val="20"/>
              </w:rPr>
            </w:pPr>
            <w:r w:rsidRPr="006845D3">
              <w:rPr>
                <w:sz w:val="20"/>
                <w:szCs w:val="20"/>
              </w:rPr>
              <w:t>0.9</w:t>
            </w:r>
          </w:p>
        </w:tc>
        <w:tc>
          <w:tcPr>
            <w:tcW w:w="833" w:type="dxa"/>
            <w:tcBorders>
              <w:top w:val="nil"/>
              <w:left w:val="nil"/>
              <w:bottom w:val="nil"/>
              <w:right w:val="nil"/>
            </w:tcBorders>
            <w:shd w:val="clear" w:color="auto" w:fill="auto"/>
            <w:noWrap/>
            <w:vAlign w:val="bottom"/>
          </w:tcPr>
          <w:p w14:paraId="351FA5FF"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1A3005AD" w14:textId="77777777" w:rsidR="00C57F66" w:rsidRPr="006845D3" w:rsidRDefault="00C57F66" w:rsidP="002D4BD8">
            <w:pPr>
              <w:jc w:val="right"/>
              <w:rPr>
                <w:sz w:val="20"/>
                <w:szCs w:val="20"/>
              </w:rPr>
            </w:pPr>
            <w:r w:rsidRPr="006845D3">
              <w:rPr>
                <w:sz w:val="20"/>
                <w:szCs w:val="20"/>
              </w:rPr>
              <w:t>1.2</w:t>
            </w:r>
          </w:p>
        </w:tc>
        <w:tc>
          <w:tcPr>
            <w:tcW w:w="833" w:type="dxa"/>
            <w:tcBorders>
              <w:top w:val="nil"/>
              <w:left w:val="nil"/>
              <w:bottom w:val="nil"/>
              <w:right w:val="nil"/>
            </w:tcBorders>
            <w:shd w:val="clear" w:color="auto" w:fill="auto"/>
            <w:noWrap/>
            <w:vAlign w:val="bottom"/>
          </w:tcPr>
          <w:p w14:paraId="3F566FC0" w14:textId="77777777" w:rsidR="00C57F66" w:rsidRPr="006845D3" w:rsidRDefault="00C57F66" w:rsidP="002D4BD8">
            <w:pPr>
              <w:jc w:val="right"/>
              <w:rPr>
                <w:sz w:val="20"/>
                <w:szCs w:val="20"/>
              </w:rPr>
            </w:pPr>
            <w:r w:rsidRPr="006845D3">
              <w:rPr>
                <w:sz w:val="20"/>
                <w:szCs w:val="20"/>
              </w:rPr>
              <w:t>1.5</w:t>
            </w:r>
          </w:p>
        </w:tc>
        <w:tc>
          <w:tcPr>
            <w:tcW w:w="833" w:type="dxa"/>
            <w:tcBorders>
              <w:top w:val="nil"/>
              <w:left w:val="nil"/>
              <w:bottom w:val="nil"/>
              <w:right w:val="nil"/>
            </w:tcBorders>
            <w:shd w:val="clear" w:color="auto" w:fill="auto"/>
            <w:noWrap/>
            <w:vAlign w:val="bottom"/>
          </w:tcPr>
          <w:p w14:paraId="7209F18A" w14:textId="77777777" w:rsidR="00C57F66" w:rsidRPr="006845D3" w:rsidRDefault="00C57F66" w:rsidP="002D4BD8">
            <w:pPr>
              <w:jc w:val="right"/>
              <w:rPr>
                <w:sz w:val="20"/>
                <w:szCs w:val="20"/>
              </w:rPr>
            </w:pPr>
            <w:r w:rsidRPr="006845D3">
              <w:rPr>
                <w:sz w:val="20"/>
                <w:szCs w:val="20"/>
              </w:rPr>
              <w:t>36.1</w:t>
            </w:r>
          </w:p>
        </w:tc>
        <w:tc>
          <w:tcPr>
            <w:tcW w:w="833" w:type="dxa"/>
            <w:tcBorders>
              <w:top w:val="nil"/>
              <w:left w:val="nil"/>
              <w:bottom w:val="nil"/>
              <w:right w:val="nil"/>
            </w:tcBorders>
            <w:shd w:val="clear" w:color="auto" w:fill="auto"/>
            <w:noWrap/>
            <w:vAlign w:val="bottom"/>
          </w:tcPr>
          <w:p w14:paraId="02841E58" w14:textId="77777777" w:rsidR="00C57F66" w:rsidRPr="006845D3" w:rsidRDefault="00C57F66" w:rsidP="002D4BD8">
            <w:pPr>
              <w:jc w:val="right"/>
              <w:rPr>
                <w:sz w:val="20"/>
                <w:szCs w:val="20"/>
              </w:rPr>
            </w:pPr>
            <w:r w:rsidRPr="006845D3">
              <w:rPr>
                <w:sz w:val="20"/>
                <w:szCs w:val="20"/>
              </w:rPr>
              <w:t>1.7</w:t>
            </w:r>
          </w:p>
        </w:tc>
        <w:tc>
          <w:tcPr>
            <w:tcW w:w="834" w:type="dxa"/>
            <w:tcBorders>
              <w:top w:val="nil"/>
              <w:left w:val="nil"/>
              <w:bottom w:val="nil"/>
              <w:right w:val="nil"/>
            </w:tcBorders>
            <w:shd w:val="clear" w:color="auto" w:fill="auto"/>
            <w:noWrap/>
            <w:vAlign w:val="bottom"/>
          </w:tcPr>
          <w:p w14:paraId="218CB5F7"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E2D8DB7" w14:textId="77777777" w:rsidR="00C57F66" w:rsidRPr="006845D3" w:rsidRDefault="00C57F66" w:rsidP="002D4BD8">
            <w:pPr>
              <w:jc w:val="right"/>
              <w:rPr>
                <w:sz w:val="20"/>
                <w:szCs w:val="20"/>
              </w:rPr>
            </w:pPr>
            <w:r w:rsidRPr="006845D3">
              <w:rPr>
                <w:sz w:val="20"/>
                <w:szCs w:val="20"/>
              </w:rPr>
              <w:t>4.2</w:t>
            </w:r>
          </w:p>
        </w:tc>
        <w:tc>
          <w:tcPr>
            <w:tcW w:w="833" w:type="dxa"/>
            <w:tcBorders>
              <w:top w:val="nil"/>
              <w:left w:val="nil"/>
              <w:bottom w:val="nil"/>
              <w:right w:val="nil"/>
            </w:tcBorders>
            <w:shd w:val="clear" w:color="auto" w:fill="auto"/>
            <w:noWrap/>
            <w:vAlign w:val="bottom"/>
          </w:tcPr>
          <w:p w14:paraId="24A26CD0"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06353E69" w14:textId="77777777" w:rsidR="00C57F66" w:rsidRPr="006845D3" w:rsidRDefault="00C57F66" w:rsidP="002D4BD8">
            <w:pPr>
              <w:jc w:val="right"/>
              <w:rPr>
                <w:sz w:val="20"/>
                <w:szCs w:val="20"/>
              </w:rPr>
            </w:pPr>
            <w:r w:rsidRPr="006845D3">
              <w:rPr>
                <w:sz w:val="20"/>
                <w:szCs w:val="20"/>
              </w:rPr>
              <w:t>0.0</w:t>
            </w:r>
          </w:p>
        </w:tc>
      </w:tr>
      <w:tr w:rsidR="00C57F66" w:rsidRPr="006845D3" w14:paraId="6EA7997B" w14:textId="77777777" w:rsidTr="002D4BD8">
        <w:trPr>
          <w:trHeight w:val="276"/>
        </w:trPr>
        <w:tc>
          <w:tcPr>
            <w:tcW w:w="1800" w:type="dxa"/>
            <w:tcBorders>
              <w:top w:val="nil"/>
              <w:left w:val="nil"/>
              <w:bottom w:val="nil"/>
              <w:right w:val="nil"/>
            </w:tcBorders>
            <w:shd w:val="clear" w:color="auto" w:fill="auto"/>
            <w:noWrap/>
            <w:vAlign w:val="bottom"/>
          </w:tcPr>
          <w:p w14:paraId="1AC6661F" w14:textId="77777777" w:rsidR="00C57F66" w:rsidRPr="006845D3" w:rsidRDefault="00C57F66" w:rsidP="002D4BD8">
            <w:pPr>
              <w:rPr>
                <w:sz w:val="20"/>
                <w:szCs w:val="20"/>
              </w:rPr>
            </w:pPr>
            <w:r w:rsidRPr="006845D3">
              <w:rPr>
                <w:sz w:val="20"/>
                <w:szCs w:val="20"/>
              </w:rPr>
              <w:t>22:1(n-11)</w:t>
            </w:r>
          </w:p>
        </w:tc>
        <w:tc>
          <w:tcPr>
            <w:tcW w:w="833" w:type="dxa"/>
            <w:tcBorders>
              <w:top w:val="nil"/>
              <w:left w:val="nil"/>
              <w:bottom w:val="nil"/>
              <w:right w:val="nil"/>
            </w:tcBorders>
            <w:shd w:val="clear" w:color="auto" w:fill="auto"/>
            <w:noWrap/>
            <w:vAlign w:val="bottom"/>
          </w:tcPr>
          <w:p w14:paraId="48487280" w14:textId="77777777" w:rsidR="00C57F66" w:rsidRPr="006845D3" w:rsidRDefault="00C57F66" w:rsidP="002D4BD8">
            <w:pPr>
              <w:jc w:val="right"/>
              <w:rPr>
                <w:sz w:val="20"/>
                <w:szCs w:val="20"/>
              </w:rPr>
            </w:pPr>
            <w:r w:rsidRPr="006845D3">
              <w:rPr>
                <w:sz w:val="20"/>
                <w:szCs w:val="20"/>
              </w:rPr>
              <w:t>11.3</w:t>
            </w:r>
          </w:p>
        </w:tc>
        <w:tc>
          <w:tcPr>
            <w:tcW w:w="833" w:type="dxa"/>
            <w:tcBorders>
              <w:top w:val="nil"/>
              <w:left w:val="nil"/>
              <w:bottom w:val="nil"/>
              <w:right w:val="nil"/>
            </w:tcBorders>
            <w:shd w:val="clear" w:color="auto" w:fill="auto"/>
            <w:noWrap/>
            <w:vAlign w:val="bottom"/>
          </w:tcPr>
          <w:p w14:paraId="1E5D7E08"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03B8B11B" w14:textId="77777777" w:rsidR="00C57F66" w:rsidRPr="006845D3" w:rsidRDefault="00C57F66" w:rsidP="002D4BD8">
            <w:pPr>
              <w:jc w:val="right"/>
              <w:rPr>
                <w:sz w:val="20"/>
                <w:szCs w:val="20"/>
              </w:rPr>
            </w:pPr>
            <w:r w:rsidRPr="006845D3">
              <w:rPr>
                <w:sz w:val="20"/>
                <w:szCs w:val="20"/>
              </w:rPr>
              <w:t>7.9</w:t>
            </w:r>
          </w:p>
        </w:tc>
        <w:tc>
          <w:tcPr>
            <w:tcW w:w="834" w:type="dxa"/>
            <w:tcBorders>
              <w:top w:val="nil"/>
              <w:left w:val="nil"/>
              <w:bottom w:val="nil"/>
              <w:right w:val="nil"/>
            </w:tcBorders>
            <w:shd w:val="clear" w:color="auto" w:fill="auto"/>
            <w:noWrap/>
            <w:vAlign w:val="bottom"/>
          </w:tcPr>
          <w:p w14:paraId="5F6F1520"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38A4EEE" w14:textId="77777777" w:rsidR="00C57F66" w:rsidRPr="006845D3" w:rsidRDefault="00C57F66" w:rsidP="002D4BD8">
            <w:pPr>
              <w:jc w:val="right"/>
              <w:rPr>
                <w:sz w:val="20"/>
                <w:szCs w:val="20"/>
              </w:rPr>
            </w:pPr>
            <w:r w:rsidRPr="006845D3">
              <w:rPr>
                <w:sz w:val="20"/>
                <w:szCs w:val="20"/>
              </w:rPr>
              <w:t>0.9</w:t>
            </w:r>
          </w:p>
        </w:tc>
        <w:tc>
          <w:tcPr>
            <w:tcW w:w="833" w:type="dxa"/>
            <w:tcBorders>
              <w:top w:val="nil"/>
              <w:left w:val="nil"/>
              <w:bottom w:val="nil"/>
              <w:right w:val="nil"/>
            </w:tcBorders>
            <w:shd w:val="clear" w:color="auto" w:fill="auto"/>
            <w:noWrap/>
            <w:vAlign w:val="bottom"/>
          </w:tcPr>
          <w:p w14:paraId="2C02E64A" w14:textId="77777777" w:rsidR="00C57F66" w:rsidRPr="006845D3" w:rsidRDefault="00C57F66" w:rsidP="002D4BD8">
            <w:pPr>
              <w:jc w:val="right"/>
              <w:rPr>
                <w:sz w:val="20"/>
                <w:szCs w:val="20"/>
              </w:rPr>
            </w:pPr>
            <w:r w:rsidRPr="006845D3">
              <w:rPr>
                <w:sz w:val="20"/>
                <w:szCs w:val="20"/>
              </w:rPr>
              <w:t>31.8</w:t>
            </w:r>
          </w:p>
        </w:tc>
        <w:tc>
          <w:tcPr>
            <w:tcW w:w="834" w:type="dxa"/>
            <w:tcBorders>
              <w:top w:val="nil"/>
              <w:left w:val="nil"/>
              <w:bottom w:val="nil"/>
              <w:right w:val="nil"/>
            </w:tcBorders>
            <w:shd w:val="clear" w:color="auto" w:fill="auto"/>
            <w:noWrap/>
            <w:vAlign w:val="bottom"/>
          </w:tcPr>
          <w:p w14:paraId="064978F5" w14:textId="77777777" w:rsidR="00C57F66" w:rsidRPr="006845D3" w:rsidRDefault="00C57F66" w:rsidP="002D4BD8">
            <w:pPr>
              <w:jc w:val="right"/>
              <w:rPr>
                <w:sz w:val="20"/>
                <w:szCs w:val="20"/>
              </w:rPr>
            </w:pPr>
            <w:r w:rsidRPr="006845D3">
              <w:rPr>
                <w:sz w:val="20"/>
                <w:szCs w:val="20"/>
              </w:rPr>
              <w:t>1.2</w:t>
            </w:r>
          </w:p>
        </w:tc>
        <w:tc>
          <w:tcPr>
            <w:tcW w:w="833" w:type="dxa"/>
            <w:tcBorders>
              <w:top w:val="nil"/>
              <w:left w:val="nil"/>
              <w:bottom w:val="nil"/>
              <w:right w:val="nil"/>
            </w:tcBorders>
            <w:shd w:val="clear" w:color="auto" w:fill="auto"/>
            <w:noWrap/>
            <w:vAlign w:val="bottom"/>
          </w:tcPr>
          <w:p w14:paraId="4BB1FAD6" w14:textId="77777777" w:rsidR="00C57F66" w:rsidRPr="006845D3" w:rsidRDefault="00C57F66" w:rsidP="002D4BD8">
            <w:pPr>
              <w:jc w:val="right"/>
              <w:rPr>
                <w:sz w:val="20"/>
                <w:szCs w:val="20"/>
              </w:rPr>
            </w:pPr>
            <w:r w:rsidRPr="006845D3">
              <w:rPr>
                <w:sz w:val="20"/>
                <w:szCs w:val="20"/>
              </w:rPr>
              <w:t>3.4</w:t>
            </w:r>
          </w:p>
        </w:tc>
        <w:tc>
          <w:tcPr>
            <w:tcW w:w="833" w:type="dxa"/>
            <w:tcBorders>
              <w:top w:val="nil"/>
              <w:left w:val="nil"/>
              <w:bottom w:val="nil"/>
              <w:right w:val="nil"/>
            </w:tcBorders>
            <w:shd w:val="clear" w:color="auto" w:fill="auto"/>
            <w:noWrap/>
            <w:vAlign w:val="bottom"/>
          </w:tcPr>
          <w:p w14:paraId="05F0C78D" w14:textId="77777777" w:rsidR="00C57F66" w:rsidRPr="006845D3" w:rsidRDefault="00C57F66" w:rsidP="002D4BD8">
            <w:pPr>
              <w:jc w:val="right"/>
              <w:rPr>
                <w:sz w:val="20"/>
                <w:szCs w:val="20"/>
              </w:rPr>
            </w:pPr>
            <w:r w:rsidRPr="006845D3">
              <w:rPr>
                <w:sz w:val="20"/>
                <w:szCs w:val="20"/>
              </w:rPr>
              <w:t>0.2</w:t>
            </w:r>
          </w:p>
        </w:tc>
        <w:tc>
          <w:tcPr>
            <w:tcW w:w="833" w:type="dxa"/>
            <w:tcBorders>
              <w:top w:val="nil"/>
              <w:left w:val="nil"/>
              <w:bottom w:val="nil"/>
              <w:right w:val="nil"/>
            </w:tcBorders>
            <w:shd w:val="clear" w:color="auto" w:fill="auto"/>
            <w:noWrap/>
            <w:vAlign w:val="bottom"/>
          </w:tcPr>
          <w:p w14:paraId="01241D9B" w14:textId="77777777" w:rsidR="00C57F66" w:rsidRPr="006845D3" w:rsidRDefault="00C57F66" w:rsidP="002D4BD8">
            <w:pPr>
              <w:jc w:val="right"/>
              <w:rPr>
                <w:sz w:val="20"/>
                <w:szCs w:val="20"/>
              </w:rPr>
            </w:pPr>
            <w:r w:rsidRPr="006845D3">
              <w:rPr>
                <w:sz w:val="20"/>
                <w:szCs w:val="20"/>
              </w:rPr>
              <w:t>0.6</w:t>
            </w:r>
          </w:p>
        </w:tc>
        <w:tc>
          <w:tcPr>
            <w:tcW w:w="834" w:type="dxa"/>
            <w:tcBorders>
              <w:top w:val="nil"/>
              <w:left w:val="nil"/>
              <w:bottom w:val="nil"/>
              <w:right w:val="nil"/>
            </w:tcBorders>
            <w:shd w:val="clear" w:color="auto" w:fill="auto"/>
            <w:noWrap/>
            <w:vAlign w:val="bottom"/>
          </w:tcPr>
          <w:p w14:paraId="61906B52" w14:textId="77777777" w:rsidR="00C57F66" w:rsidRPr="006845D3" w:rsidRDefault="00C57F66" w:rsidP="002D4BD8">
            <w:pPr>
              <w:jc w:val="right"/>
              <w:rPr>
                <w:sz w:val="20"/>
                <w:szCs w:val="20"/>
              </w:rPr>
            </w:pPr>
            <w:r w:rsidRPr="006845D3">
              <w:rPr>
                <w:sz w:val="20"/>
                <w:szCs w:val="20"/>
              </w:rPr>
              <w:t>2.5</w:t>
            </w:r>
          </w:p>
        </w:tc>
        <w:tc>
          <w:tcPr>
            <w:tcW w:w="833" w:type="dxa"/>
            <w:tcBorders>
              <w:top w:val="nil"/>
              <w:left w:val="nil"/>
              <w:bottom w:val="nil"/>
              <w:right w:val="nil"/>
            </w:tcBorders>
            <w:shd w:val="clear" w:color="auto" w:fill="auto"/>
            <w:noWrap/>
            <w:vAlign w:val="bottom"/>
          </w:tcPr>
          <w:p w14:paraId="7C72027A" w14:textId="77777777" w:rsidR="00C57F66" w:rsidRPr="006845D3" w:rsidRDefault="00C57F66" w:rsidP="002D4BD8">
            <w:pPr>
              <w:jc w:val="right"/>
              <w:rPr>
                <w:sz w:val="20"/>
                <w:szCs w:val="20"/>
              </w:rPr>
            </w:pPr>
            <w:r w:rsidRPr="006845D3">
              <w:rPr>
                <w:sz w:val="20"/>
                <w:szCs w:val="20"/>
              </w:rPr>
              <w:t>2.1</w:t>
            </w:r>
          </w:p>
        </w:tc>
        <w:tc>
          <w:tcPr>
            <w:tcW w:w="833" w:type="dxa"/>
            <w:tcBorders>
              <w:top w:val="nil"/>
              <w:left w:val="nil"/>
              <w:bottom w:val="nil"/>
              <w:right w:val="nil"/>
            </w:tcBorders>
            <w:shd w:val="clear" w:color="auto" w:fill="auto"/>
            <w:noWrap/>
            <w:vAlign w:val="bottom"/>
          </w:tcPr>
          <w:p w14:paraId="3CD5F7E2" w14:textId="77777777" w:rsidR="00C57F66" w:rsidRPr="006845D3" w:rsidRDefault="00C57F66" w:rsidP="002D4BD8">
            <w:pPr>
              <w:jc w:val="right"/>
              <w:rPr>
                <w:sz w:val="20"/>
                <w:szCs w:val="20"/>
              </w:rPr>
            </w:pPr>
            <w:r w:rsidRPr="006845D3">
              <w:rPr>
                <w:sz w:val="20"/>
                <w:szCs w:val="20"/>
              </w:rPr>
              <w:t>6.5</w:t>
            </w:r>
          </w:p>
        </w:tc>
        <w:tc>
          <w:tcPr>
            <w:tcW w:w="834" w:type="dxa"/>
            <w:tcBorders>
              <w:top w:val="nil"/>
              <w:left w:val="nil"/>
              <w:bottom w:val="nil"/>
              <w:right w:val="nil"/>
            </w:tcBorders>
            <w:shd w:val="clear" w:color="auto" w:fill="auto"/>
            <w:noWrap/>
            <w:vAlign w:val="bottom"/>
          </w:tcPr>
          <w:p w14:paraId="779372CA" w14:textId="77777777" w:rsidR="00C57F66" w:rsidRPr="006845D3" w:rsidRDefault="00C57F66" w:rsidP="002D4BD8">
            <w:pPr>
              <w:jc w:val="right"/>
              <w:rPr>
                <w:sz w:val="20"/>
                <w:szCs w:val="20"/>
              </w:rPr>
            </w:pPr>
            <w:r w:rsidRPr="006845D3">
              <w:rPr>
                <w:sz w:val="20"/>
                <w:szCs w:val="20"/>
              </w:rPr>
              <w:t>18.2</w:t>
            </w:r>
          </w:p>
        </w:tc>
      </w:tr>
      <w:tr w:rsidR="00C57F66" w:rsidRPr="006845D3" w14:paraId="63B7B83F" w14:textId="77777777" w:rsidTr="002D4BD8">
        <w:trPr>
          <w:trHeight w:val="276"/>
        </w:trPr>
        <w:tc>
          <w:tcPr>
            <w:tcW w:w="1800" w:type="dxa"/>
            <w:tcBorders>
              <w:top w:val="nil"/>
              <w:left w:val="nil"/>
              <w:bottom w:val="nil"/>
              <w:right w:val="nil"/>
            </w:tcBorders>
            <w:shd w:val="clear" w:color="auto" w:fill="auto"/>
            <w:noWrap/>
            <w:vAlign w:val="bottom"/>
          </w:tcPr>
          <w:p w14:paraId="2EB7E551" w14:textId="77777777" w:rsidR="00C57F66" w:rsidRPr="006845D3" w:rsidRDefault="00C57F66" w:rsidP="002D4BD8">
            <w:pPr>
              <w:rPr>
                <w:sz w:val="20"/>
                <w:szCs w:val="20"/>
              </w:rPr>
            </w:pPr>
            <w:r w:rsidRPr="006845D3">
              <w:rPr>
                <w:sz w:val="20"/>
                <w:szCs w:val="20"/>
              </w:rPr>
              <w:t>22:1(n-9)</w:t>
            </w:r>
          </w:p>
        </w:tc>
        <w:tc>
          <w:tcPr>
            <w:tcW w:w="833" w:type="dxa"/>
            <w:tcBorders>
              <w:top w:val="nil"/>
              <w:left w:val="nil"/>
              <w:bottom w:val="nil"/>
              <w:right w:val="nil"/>
            </w:tcBorders>
            <w:shd w:val="clear" w:color="auto" w:fill="auto"/>
            <w:noWrap/>
            <w:vAlign w:val="bottom"/>
          </w:tcPr>
          <w:p w14:paraId="5FE521FA" w14:textId="77777777" w:rsidR="00C57F66" w:rsidRPr="006845D3" w:rsidRDefault="00C57F66" w:rsidP="002D4BD8">
            <w:pPr>
              <w:jc w:val="right"/>
              <w:rPr>
                <w:sz w:val="20"/>
                <w:szCs w:val="20"/>
              </w:rPr>
            </w:pPr>
            <w:r w:rsidRPr="006845D3">
              <w:rPr>
                <w:sz w:val="20"/>
                <w:szCs w:val="20"/>
              </w:rPr>
              <w:t>2.4</w:t>
            </w:r>
          </w:p>
        </w:tc>
        <w:tc>
          <w:tcPr>
            <w:tcW w:w="833" w:type="dxa"/>
            <w:tcBorders>
              <w:top w:val="nil"/>
              <w:left w:val="nil"/>
              <w:bottom w:val="nil"/>
              <w:right w:val="nil"/>
            </w:tcBorders>
            <w:shd w:val="clear" w:color="auto" w:fill="auto"/>
            <w:noWrap/>
            <w:vAlign w:val="bottom"/>
          </w:tcPr>
          <w:p w14:paraId="74554D95"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078E3E33" w14:textId="77777777" w:rsidR="00C57F66" w:rsidRPr="006845D3" w:rsidRDefault="00C57F66" w:rsidP="002D4BD8">
            <w:pPr>
              <w:jc w:val="right"/>
              <w:rPr>
                <w:sz w:val="20"/>
                <w:szCs w:val="20"/>
              </w:rPr>
            </w:pPr>
            <w:r w:rsidRPr="006845D3">
              <w:rPr>
                <w:sz w:val="20"/>
                <w:szCs w:val="20"/>
              </w:rPr>
              <w:t>1.3</w:t>
            </w:r>
          </w:p>
        </w:tc>
        <w:tc>
          <w:tcPr>
            <w:tcW w:w="834" w:type="dxa"/>
            <w:tcBorders>
              <w:top w:val="nil"/>
              <w:left w:val="nil"/>
              <w:bottom w:val="nil"/>
              <w:right w:val="nil"/>
            </w:tcBorders>
            <w:shd w:val="clear" w:color="auto" w:fill="auto"/>
            <w:noWrap/>
            <w:vAlign w:val="bottom"/>
          </w:tcPr>
          <w:p w14:paraId="76F4E1BF"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B855792"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57D4731" w14:textId="77777777" w:rsidR="00C57F66" w:rsidRPr="006845D3" w:rsidRDefault="00C57F66" w:rsidP="002D4BD8">
            <w:pPr>
              <w:jc w:val="right"/>
              <w:rPr>
                <w:sz w:val="20"/>
                <w:szCs w:val="20"/>
              </w:rPr>
            </w:pPr>
            <w:r w:rsidRPr="006845D3">
              <w:rPr>
                <w:sz w:val="20"/>
                <w:szCs w:val="20"/>
              </w:rPr>
              <w:t>6.8</w:t>
            </w:r>
          </w:p>
        </w:tc>
        <w:tc>
          <w:tcPr>
            <w:tcW w:w="834" w:type="dxa"/>
            <w:tcBorders>
              <w:top w:val="nil"/>
              <w:left w:val="nil"/>
              <w:bottom w:val="nil"/>
              <w:right w:val="nil"/>
            </w:tcBorders>
            <w:shd w:val="clear" w:color="auto" w:fill="auto"/>
            <w:noWrap/>
            <w:vAlign w:val="bottom"/>
          </w:tcPr>
          <w:p w14:paraId="222103C3"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79A04F6"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ABD4941" w14:textId="77777777" w:rsidR="00C57F66" w:rsidRPr="006845D3" w:rsidRDefault="00C57F66" w:rsidP="002D4BD8">
            <w:pPr>
              <w:jc w:val="right"/>
              <w:rPr>
                <w:sz w:val="20"/>
                <w:szCs w:val="20"/>
              </w:rPr>
            </w:pPr>
            <w:r w:rsidRPr="006845D3">
              <w:rPr>
                <w:sz w:val="20"/>
                <w:szCs w:val="20"/>
              </w:rPr>
              <w:t>35.0</w:t>
            </w:r>
          </w:p>
        </w:tc>
        <w:tc>
          <w:tcPr>
            <w:tcW w:w="833" w:type="dxa"/>
            <w:tcBorders>
              <w:top w:val="nil"/>
              <w:left w:val="nil"/>
              <w:bottom w:val="nil"/>
              <w:right w:val="nil"/>
            </w:tcBorders>
            <w:shd w:val="clear" w:color="auto" w:fill="auto"/>
            <w:noWrap/>
            <w:vAlign w:val="bottom"/>
          </w:tcPr>
          <w:p w14:paraId="6AB00E10" w14:textId="77777777" w:rsidR="00C57F66" w:rsidRPr="006845D3" w:rsidRDefault="00C57F66" w:rsidP="002D4BD8">
            <w:pPr>
              <w:jc w:val="right"/>
              <w:rPr>
                <w:sz w:val="20"/>
                <w:szCs w:val="20"/>
              </w:rPr>
            </w:pPr>
            <w:r w:rsidRPr="006845D3">
              <w:rPr>
                <w:sz w:val="20"/>
                <w:szCs w:val="20"/>
              </w:rPr>
              <w:t>4.9</w:t>
            </w:r>
          </w:p>
        </w:tc>
        <w:tc>
          <w:tcPr>
            <w:tcW w:w="834" w:type="dxa"/>
            <w:tcBorders>
              <w:top w:val="nil"/>
              <w:left w:val="nil"/>
              <w:bottom w:val="nil"/>
              <w:right w:val="nil"/>
            </w:tcBorders>
            <w:shd w:val="clear" w:color="auto" w:fill="auto"/>
            <w:noWrap/>
            <w:vAlign w:val="bottom"/>
          </w:tcPr>
          <w:p w14:paraId="7F1878A4" w14:textId="77777777" w:rsidR="00C57F66" w:rsidRPr="006845D3" w:rsidRDefault="00C57F66" w:rsidP="002D4BD8">
            <w:pPr>
              <w:jc w:val="right"/>
              <w:rPr>
                <w:sz w:val="20"/>
                <w:szCs w:val="20"/>
              </w:rPr>
            </w:pPr>
            <w:r w:rsidRPr="006845D3">
              <w:rPr>
                <w:sz w:val="20"/>
                <w:szCs w:val="20"/>
              </w:rPr>
              <w:t>0.6</w:t>
            </w:r>
          </w:p>
        </w:tc>
        <w:tc>
          <w:tcPr>
            <w:tcW w:w="833" w:type="dxa"/>
            <w:tcBorders>
              <w:top w:val="nil"/>
              <w:left w:val="nil"/>
              <w:bottom w:val="nil"/>
              <w:right w:val="nil"/>
            </w:tcBorders>
            <w:shd w:val="clear" w:color="auto" w:fill="auto"/>
            <w:noWrap/>
            <w:vAlign w:val="bottom"/>
          </w:tcPr>
          <w:p w14:paraId="68D91CF1" w14:textId="77777777" w:rsidR="00C57F66" w:rsidRPr="006845D3" w:rsidRDefault="00C57F66" w:rsidP="002D4BD8">
            <w:pPr>
              <w:jc w:val="right"/>
              <w:rPr>
                <w:sz w:val="20"/>
                <w:szCs w:val="20"/>
              </w:rPr>
            </w:pPr>
            <w:r w:rsidRPr="006845D3">
              <w:rPr>
                <w:sz w:val="20"/>
                <w:szCs w:val="20"/>
              </w:rPr>
              <w:t>0.4</w:t>
            </w:r>
          </w:p>
        </w:tc>
        <w:tc>
          <w:tcPr>
            <w:tcW w:w="833" w:type="dxa"/>
            <w:tcBorders>
              <w:top w:val="nil"/>
              <w:left w:val="nil"/>
              <w:bottom w:val="nil"/>
              <w:right w:val="nil"/>
            </w:tcBorders>
            <w:shd w:val="clear" w:color="auto" w:fill="auto"/>
            <w:noWrap/>
            <w:vAlign w:val="bottom"/>
          </w:tcPr>
          <w:p w14:paraId="6C384302"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456F8E6D" w14:textId="77777777" w:rsidR="00C57F66" w:rsidRPr="006845D3" w:rsidRDefault="00C57F66" w:rsidP="002D4BD8">
            <w:pPr>
              <w:jc w:val="right"/>
              <w:rPr>
                <w:sz w:val="20"/>
                <w:szCs w:val="20"/>
              </w:rPr>
            </w:pPr>
            <w:r w:rsidRPr="006845D3">
              <w:rPr>
                <w:sz w:val="20"/>
                <w:szCs w:val="20"/>
              </w:rPr>
              <w:t>8.3</w:t>
            </w:r>
          </w:p>
        </w:tc>
      </w:tr>
      <w:tr w:rsidR="00C57F66" w:rsidRPr="006845D3" w14:paraId="30754DAB" w14:textId="77777777" w:rsidTr="002D4BD8">
        <w:trPr>
          <w:trHeight w:val="276"/>
        </w:trPr>
        <w:tc>
          <w:tcPr>
            <w:tcW w:w="1800" w:type="dxa"/>
            <w:tcBorders>
              <w:top w:val="nil"/>
              <w:left w:val="nil"/>
              <w:bottom w:val="nil"/>
              <w:right w:val="nil"/>
            </w:tcBorders>
            <w:shd w:val="clear" w:color="auto" w:fill="auto"/>
            <w:noWrap/>
            <w:vAlign w:val="bottom"/>
          </w:tcPr>
          <w:p w14:paraId="1A244220" w14:textId="77777777" w:rsidR="00C57F66" w:rsidRPr="006845D3" w:rsidRDefault="00C57F66" w:rsidP="002D4BD8">
            <w:pPr>
              <w:rPr>
                <w:sz w:val="20"/>
                <w:szCs w:val="20"/>
              </w:rPr>
            </w:pPr>
            <w:r w:rsidRPr="006845D3">
              <w:rPr>
                <w:sz w:val="20"/>
                <w:szCs w:val="20"/>
              </w:rPr>
              <w:t>16:2(n-4)</w:t>
            </w:r>
          </w:p>
        </w:tc>
        <w:tc>
          <w:tcPr>
            <w:tcW w:w="833" w:type="dxa"/>
            <w:tcBorders>
              <w:top w:val="nil"/>
              <w:left w:val="nil"/>
              <w:bottom w:val="nil"/>
              <w:right w:val="nil"/>
            </w:tcBorders>
            <w:shd w:val="clear" w:color="auto" w:fill="auto"/>
            <w:noWrap/>
            <w:vAlign w:val="bottom"/>
          </w:tcPr>
          <w:p w14:paraId="7C09750D"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11DC731B"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51387E31"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7F4DFE28"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6E1C34FF"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B2A0D34"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27495364"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310F274"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7C321EC8"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29D3EC46"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421BF898"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61CBDC7"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57A95DF9"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1786FBC4" w14:textId="77777777" w:rsidR="00C57F66" w:rsidRPr="006845D3" w:rsidRDefault="00C57F66" w:rsidP="002D4BD8">
            <w:pPr>
              <w:jc w:val="right"/>
              <w:rPr>
                <w:sz w:val="20"/>
                <w:szCs w:val="20"/>
              </w:rPr>
            </w:pPr>
            <w:r w:rsidRPr="006845D3">
              <w:rPr>
                <w:sz w:val="20"/>
                <w:szCs w:val="20"/>
              </w:rPr>
              <w:t>nd</w:t>
            </w:r>
          </w:p>
        </w:tc>
      </w:tr>
      <w:tr w:rsidR="00C57F66" w:rsidRPr="006845D3" w14:paraId="3797B751" w14:textId="77777777" w:rsidTr="002D4BD8">
        <w:trPr>
          <w:trHeight w:val="276"/>
        </w:trPr>
        <w:tc>
          <w:tcPr>
            <w:tcW w:w="1800" w:type="dxa"/>
            <w:tcBorders>
              <w:top w:val="nil"/>
              <w:left w:val="nil"/>
              <w:bottom w:val="nil"/>
              <w:right w:val="nil"/>
            </w:tcBorders>
            <w:shd w:val="clear" w:color="auto" w:fill="auto"/>
            <w:noWrap/>
            <w:vAlign w:val="bottom"/>
          </w:tcPr>
          <w:p w14:paraId="1F316D31" w14:textId="77777777" w:rsidR="00C57F66" w:rsidRPr="006845D3" w:rsidRDefault="00C57F66" w:rsidP="002D4BD8">
            <w:pPr>
              <w:rPr>
                <w:sz w:val="20"/>
                <w:szCs w:val="20"/>
              </w:rPr>
            </w:pPr>
            <w:r w:rsidRPr="006845D3">
              <w:rPr>
                <w:sz w:val="20"/>
                <w:szCs w:val="20"/>
              </w:rPr>
              <w:t>16:4(n-1)</w:t>
            </w:r>
          </w:p>
        </w:tc>
        <w:tc>
          <w:tcPr>
            <w:tcW w:w="833" w:type="dxa"/>
            <w:tcBorders>
              <w:top w:val="nil"/>
              <w:left w:val="nil"/>
              <w:bottom w:val="nil"/>
              <w:right w:val="nil"/>
            </w:tcBorders>
            <w:shd w:val="clear" w:color="auto" w:fill="auto"/>
            <w:noWrap/>
            <w:vAlign w:val="bottom"/>
          </w:tcPr>
          <w:p w14:paraId="4636C2FF"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3DE39471"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5EC28ACA"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68535C1E"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6101EAF3"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219F5661"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78C18281"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32B882B4"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6B7B0655"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69AEEE00"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76ED7167"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0E2482D8"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29BC46DA"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36F6DD62" w14:textId="77777777" w:rsidR="00C57F66" w:rsidRPr="006845D3" w:rsidRDefault="00C57F66" w:rsidP="002D4BD8">
            <w:pPr>
              <w:jc w:val="right"/>
              <w:rPr>
                <w:sz w:val="20"/>
                <w:szCs w:val="20"/>
              </w:rPr>
            </w:pPr>
            <w:r w:rsidRPr="006845D3">
              <w:rPr>
                <w:sz w:val="20"/>
                <w:szCs w:val="20"/>
              </w:rPr>
              <w:t>nd</w:t>
            </w:r>
          </w:p>
        </w:tc>
      </w:tr>
      <w:tr w:rsidR="00C57F66" w:rsidRPr="006845D3" w14:paraId="02D05E5B" w14:textId="77777777" w:rsidTr="002D4BD8">
        <w:trPr>
          <w:trHeight w:val="276"/>
        </w:trPr>
        <w:tc>
          <w:tcPr>
            <w:tcW w:w="1800" w:type="dxa"/>
            <w:tcBorders>
              <w:top w:val="nil"/>
              <w:left w:val="nil"/>
              <w:bottom w:val="nil"/>
              <w:right w:val="nil"/>
            </w:tcBorders>
            <w:shd w:val="clear" w:color="auto" w:fill="auto"/>
            <w:noWrap/>
            <w:vAlign w:val="bottom"/>
          </w:tcPr>
          <w:p w14:paraId="5260798A" w14:textId="77777777" w:rsidR="00C57F66" w:rsidRPr="006845D3" w:rsidRDefault="00C57F66" w:rsidP="002D4BD8">
            <w:pPr>
              <w:rPr>
                <w:sz w:val="20"/>
                <w:szCs w:val="20"/>
              </w:rPr>
            </w:pPr>
            <w:r w:rsidRPr="006845D3">
              <w:rPr>
                <w:sz w:val="20"/>
                <w:szCs w:val="20"/>
              </w:rPr>
              <w:t>16:2(n-7)</w:t>
            </w:r>
          </w:p>
        </w:tc>
        <w:tc>
          <w:tcPr>
            <w:tcW w:w="833" w:type="dxa"/>
            <w:tcBorders>
              <w:top w:val="nil"/>
              <w:left w:val="nil"/>
              <w:bottom w:val="nil"/>
              <w:right w:val="nil"/>
            </w:tcBorders>
            <w:shd w:val="clear" w:color="auto" w:fill="auto"/>
            <w:noWrap/>
            <w:vAlign w:val="bottom"/>
          </w:tcPr>
          <w:p w14:paraId="5A23782D"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1DC63668"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58220860"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2CA8277D"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9FFAD5E"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70AAC982"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630182AD"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BFF09D4"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1228E1D6"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456C7DB9"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6E1FF7C6"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5B715167" w14:textId="77777777" w:rsidR="00C57F66" w:rsidRPr="006845D3" w:rsidRDefault="00C57F66" w:rsidP="002D4BD8">
            <w:pPr>
              <w:jc w:val="right"/>
              <w:rPr>
                <w:sz w:val="20"/>
                <w:szCs w:val="20"/>
              </w:rPr>
            </w:pPr>
            <w:r w:rsidRPr="006845D3">
              <w:rPr>
                <w:sz w:val="20"/>
                <w:szCs w:val="20"/>
              </w:rPr>
              <w:t>nd</w:t>
            </w:r>
          </w:p>
        </w:tc>
        <w:tc>
          <w:tcPr>
            <w:tcW w:w="833" w:type="dxa"/>
            <w:tcBorders>
              <w:top w:val="nil"/>
              <w:left w:val="nil"/>
              <w:bottom w:val="nil"/>
              <w:right w:val="nil"/>
            </w:tcBorders>
            <w:shd w:val="clear" w:color="auto" w:fill="auto"/>
            <w:noWrap/>
            <w:vAlign w:val="bottom"/>
          </w:tcPr>
          <w:p w14:paraId="254CBA9B" w14:textId="77777777" w:rsidR="00C57F66" w:rsidRPr="006845D3" w:rsidRDefault="00C57F66" w:rsidP="002D4BD8">
            <w:pPr>
              <w:jc w:val="right"/>
              <w:rPr>
                <w:sz w:val="20"/>
                <w:szCs w:val="20"/>
              </w:rPr>
            </w:pPr>
            <w:r w:rsidRPr="006845D3">
              <w:rPr>
                <w:sz w:val="20"/>
                <w:szCs w:val="20"/>
              </w:rPr>
              <w:t>nd</w:t>
            </w:r>
          </w:p>
        </w:tc>
        <w:tc>
          <w:tcPr>
            <w:tcW w:w="834" w:type="dxa"/>
            <w:tcBorders>
              <w:top w:val="nil"/>
              <w:left w:val="nil"/>
              <w:bottom w:val="nil"/>
              <w:right w:val="nil"/>
            </w:tcBorders>
            <w:shd w:val="clear" w:color="auto" w:fill="auto"/>
            <w:noWrap/>
            <w:vAlign w:val="bottom"/>
          </w:tcPr>
          <w:p w14:paraId="0B9F8C27" w14:textId="77777777" w:rsidR="00C57F66" w:rsidRPr="006845D3" w:rsidRDefault="00C57F66" w:rsidP="002D4BD8">
            <w:pPr>
              <w:jc w:val="right"/>
              <w:rPr>
                <w:sz w:val="20"/>
                <w:szCs w:val="20"/>
              </w:rPr>
            </w:pPr>
            <w:r w:rsidRPr="006845D3">
              <w:rPr>
                <w:sz w:val="20"/>
                <w:szCs w:val="20"/>
              </w:rPr>
              <w:t>nd</w:t>
            </w:r>
          </w:p>
        </w:tc>
      </w:tr>
      <w:tr w:rsidR="00C57F66" w:rsidRPr="006845D3" w14:paraId="64904189" w14:textId="77777777" w:rsidTr="002D4BD8">
        <w:trPr>
          <w:trHeight w:val="276"/>
        </w:trPr>
        <w:tc>
          <w:tcPr>
            <w:tcW w:w="1800" w:type="dxa"/>
            <w:tcBorders>
              <w:top w:val="nil"/>
              <w:left w:val="nil"/>
              <w:bottom w:val="nil"/>
              <w:right w:val="nil"/>
            </w:tcBorders>
            <w:shd w:val="clear" w:color="auto" w:fill="auto"/>
            <w:noWrap/>
            <w:vAlign w:val="bottom"/>
          </w:tcPr>
          <w:p w14:paraId="0EC086A7" w14:textId="77777777" w:rsidR="00C57F66" w:rsidRPr="006845D3" w:rsidRDefault="00C57F66" w:rsidP="002D4BD8">
            <w:pPr>
              <w:rPr>
                <w:sz w:val="20"/>
                <w:szCs w:val="20"/>
              </w:rPr>
            </w:pPr>
            <w:r w:rsidRPr="006845D3">
              <w:rPr>
                <w:sz w:val="20"/>
                <w:szCs w:val="20"/>
              </w:rPr>
              <w:t>18:4(n-3)</w:t>
            </w:r>
          </w:p>
        </w:tc>
        <w:tc>
          <w:tcPr>
            <w:tcW w:w="833" w:type="dxa"/>
            <w:tcBorders>
              <w:top w:val="nil"/>
              <w:left w:val="nil"/>
              <w:bottom w:val="nil"/>
              <w:right w:val="nil"/>
            </w:tcBorders>
            <w:shd w:val="clear" w:color="auto" w:fill="auto"/>
            <w:noWrap/>
            <w:vAlign w:val="bottom"/>
          </w:tcPr>
          <w:p w14:paraId="0AFA73FD"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54067AF"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52D675F2"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0877A8CC"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71935274"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BCF1CC2"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138F189E"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73B02C94" w14:textId="77777777" w:rsidR="00C57F66" w:rsidRPr="006845D3" w:rsidRDefault="00C57F66" w:rsidP="002D4BD8">
            <w:pPr>
              <w:jc w:val="right"/>
              <w:rPr>
                <w:sz w:val="20"/>
                <w:szCs w:val="20"/>
              </w:rPr>
            </w:pPr>
            <w:r w:rsidRPr="006845D3">
              <w:rPr>
                <w:sz w:val="20"/>
                <w:szCs w:val="20"/>
              </w:rPr>
              <w:t>2.3</w:t>
            </w:r>
          </w:p>
        </w:tc>
        <w:tc>
          <w:tcPr>
            <w:tcW w:w="833" w:type="dxa"/>
            <w:tcBorders>
              <w:top w:val="nil"/>
              <w:left w:val="nil"/>
              <w:bottom w:val="nil"/>
              <w:right w:val="nil"/>
            </w:tcBorders>
            <w:shd w:val="clear" w:color="auto" w:fill="auto"/>
            <w:noWrap/>
            <w:vAlign w:val="bottom"/>
          </w:tcPr>
          <w:p w14:paraId="48AB1909"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6EC3E11"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1015FD2D"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69E6983" w14:textId="77777777" w:rsidR="00C57F66" w:rsidRPr="006845D3" w:rsidRDefault="00C57F66" w:rsidP="002D4BD8">
            <w:pPr>
              <w:jc w:val="right"/>
              <w:rPr>
                <w:sz w:val="20"/>
                <w:szCs w:val="20"/>
              </w:rPr>
            </w:pPr>
            <w:r w:rsidRPr="006845D3">
              <w:rPr>
                <w:sz w:val="20"/>
                <w:szCs w:val="20"/>
              </w:rPr>
              <w:t>1.3</w:t>
            </w:r>
          </w:p>
        </w:tc>
        <w:tc>
          <w:tcPr>
            <w:tcW w:w="833" w:type="dxa"/>
            <w:tcBorders>
              <w:top w:val="nil"/>
              <w:left w:val="nil"/>
              <w:bottom w:val="nil"/>
              <w:right w:val="nil"/>
            </w:tcBorders>
            <w:shd w:val="clear" w:color="auto" w:fill="auto"/>
            <w:noWrap/>
            <w:vAlign w:val="bottom"/>
          </w:tcPr>
          <w:p w14:paraId="764288F9"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718DB61C" w14:textId="77777777" w:rsidR="00C57F66" w:rsidRPr="006845D3" w:rsidRDefault="00C57F66" w:rsidP="002D4BD8">
            <w:pPr>
              <w:jc w:val="right"/>
              <w:rPr>
                <w:sz w:val="20"/>
                <w:szCs w:val="20"/>
              </w:rPr>
            </w:pPr>
            <w:r w:rsidRPr="006845D3">
              <w:rPr>
                <w:sz w:val="20"/>
                <w:szCs w:val="20"/>
              </w:rPr>
              <w:t>0.0</w:t>
            </w:r>
          </w:p>
        </w:tc>
      </w:tr>
      <w:tr w:rsidR="00C57F66" w:rsidRPr="006845D3" w14:paraId="1CC7C0A3" w14:textId="77777777" w:rsidTr="002D4BD8">
        <w:trPr>
          <w:trHeight w:val="276"/>
        </w:trPr>
        <w:tc>
          <w:tcPr>
            <w:tcW w:w="1800" w:type="dxa"/>
            <w:tcBorders>
              <w:top w:val="nil"/>
              <w:left w:val="nil"/>
              <w:bottom w:val="nil"/>
              <w:right w:val="nil"/>
            </w:tcBorders>
            <w:shd w:val="clear" w:color="auto" w:fill="auto"/>
            <w:noWrap/>
            <w:vAlign w:val="bottom"/>
          </w:tcPr>
          <w:p w14:paraId="0D2F1E3B" w14:textId="77777777" w:rsidR="00C57F66" w:rsidRPr="006845D3" w:rsidRDefault="00C57F66" w:rsidP="002D4BD8">
            <w:pPr>
              <w:rPr>
                <w:sz w:val="20"/>
                <w:szCs w:val="20"/>
              </w:rPr>
            </w:pPr>
            <w:r w:rsidRPr="006845D3">
              <w:rPr>
                <w:sz w:val="20"/>
                <w:szCs w:val="20"/>
              </w:rPr>
              <w:t>20:5(n-3)</w:t>
            </w:r>
          </w:p>
        </w:tc>
        <w:tc>
          <w:tcPr>
            <w:tcW w:w="833" w:type="dxa"/>
            <w:tcBorders>
              <w:top w:val="nil"/>
              <w:left w:val="nil"/>
              <w:bottom w:val="nil"/>
              <w:right w:val="nil"/>
            </w:tcBorders>
            <w:shd w:val="clear" w:color="auto" w:fill="auto"/>
            <w:noWrap/>
            <w:vAlign w:val="bottom"/>
          </w:tcPr>
          <w:p w14:paraId="63A781C4" w14:textId="77777777" w:rsidR="00C57F66" w:rsidRPr="006845D3" w:rsidRDefault="00C57F66" w:rsidP="002D4BD8">
            <w:pPr>
              <w:jc w:val="right"/>
              <w:rPr>
                <w:sz w:val="20"/>
                <w:szCs w:val="20"/>
              </w:rPr>
            </w:pPr>
            <w:r w:rsidRPr="006845D3">
              <w:rPr>
                <w:sz w:val="20"/>
                <w:szCs w:val="20"/>
              </w:rPr>
              <w:t>7.5</w:t>
            </w:r>
          </w:p>
        </w:tc>
        <w:tc>
          <w:tcPr>
            <w:tcW w:w="833" w:type="dxa"/>
            <w:tcBorders>
              <w:top w:val="nil"/>
              <w:left w:val="nil"/>
              <w:bottom w:val="nil"/>
              <w:right w:val="nil"/>
            </w:tcBorders>
            <w:shd w:val="clear" w:color="auto" w:fill="auto"/>
            <w:noWrap/>
            <w:vAlign w:val="bottom"/>
          </w:tcPr>
          <w:p w14:paraId="2C2A2F38" w14:textId="77777777" w:rsidR="00C57F66" w:rsidRPr="006845D3" w:rsidRDefault="00C57F66" w:rsidP="002D4BD8">
            <w:pPr>
              <w:jc w:val="right"/>
              <w:rPr>
                <w:sz w:val="20"/>
                <w:szCs w:val="20"/>
              </w:rPr>
            </w:pPr>
            <w:r w:rsidRPr="006845D3">
              <w:rPr>
                <w:sz w:val="20"/>
                <w:szCs w:val="20"/>
              </w:rPr>
              <w:t>1.6</w:t>
            </w:r>
          </w:p>
        </w:tc>
        <w:tc>
          <w:tcPr>
            <w:tcW w:w="833" w:type="dxa"/>
            <w:tcBorders>
              <w:top w:val="nil"/>
              <w:left w:val="nil"/>
              <w:bottom w:val="nil"/>
              <w:right w:val="nil"/>
            </w:tcBorders>
            <w:shd w:val="clear" w:color="auto" w:fill="auto"/>
            <w:noWrap/>
            <w:vAlign w:val="bottom"/>
          </w:tcPr>
          <w:p w14:paraId="69624A36" w14:textId="77777777" w:rsidR="00C57F66" w:rsidRPr="006845D3" w:rsidRDefault="00C57F66" w:rsidP="002D4BD8">
            <w:pPr>
              <w:jc w:val="right"/>
              <w:rPr>
                <w:sz w:val="20"/>
                <w:szCs w:val="20"/>
              </w:rPr>
            </w:pPr>
            <w:r w:rsidRPr="006845D3">
              <w:rPr>
                <w:sz w:val="20"/>
                <w:szCs w:val="20"/>
              </w:rPr>
              <w:t>1.5</w:t>
            </w:r>
          </w:p>
        </w:tc>
        <w:tc>
          <w:tcPr>
            <w:tcW w:w="834" w:type="dxa"/>
            <w:tcBorders>
              <w:top w:val="nil"/>
              <w:left w:val="nil"/>
              <w:bottom w:val="nil"/>
              <w:right w:val="nil"/>
            </w:tcBorders>
            <w:shd w:val="clear" w:color="auto" w:fill="auto"/>
            <w:noWrap/>
            <w:vAlign w:val="bottom"/>
          </w:tcPr>
          <w:p w14:paraId="7AC5F5C5" w14:textId="77777777" w:rsidR="00C57F66" w:rsidRPr="006845D3" w:rsidRDefault="00C57F66" w:rsidP="002D4BD8">
            <w:pPr>
              <w:jc w:val="right"/>
              <w:rPr>
                <w:sz w:val="20"/>
                <w:szCs w:val="20"/>
              </w:rPr>
            </w:pPr>
            <w:r w:rsidRPr="006845D3">
              <w:rPr>
                <w:sz w:val="20"/>
                <w:szCs w:val="20"/>
              </w:rPr>
              <w:t>3.0</w:t>
            </w:r>
          </w:p>
        </w:tc>
        <w:tc>
          <w:tcPr>
            <w:tcW w:w="833" w:type="dxa"/>
            <w:tcBorders>
              <w:top w:val="nil"/>
              <w:left w:val="nil"/>
              <w:bottom w:val="nil"/>
              <w:right w:val="nil"/>
            </w:tcBorders>
            <w:shd w:val="clear" w:color="auto" w:fill="auto"/>
            <w:noWrap/>
            <w:vAlign w:val="bottom"/>
          </w:tcPr>
          <w:p w14:paraId="177285F3" w14:textId="77777777" w:rsidR="00C57F66" w:rsidRPr="006845D3" w:rsidRDefault="00C57F66" w:rsidP="002D4BD8">
            <w:pPr>
              <w:jc w:val="right"/>
              <w:rPr>
                <w:sz w:val="20"/>
                <w:szCs w:val="20"/>
              </w:rPr>
            </w:pPr>
            <w:r w:rsidRPr="006845D3">
              <w:rPr>
                <w:sz w:val="20"/>
                <w:szCs w:val="20"/>
              </w:rPr>
              <w:t>0.8</w:t>
            </w:r>
          </w:p>
        </w:tc>
        <w:tc>
          <w:tcPr>
            <w:tcW w:w="833" w:type="dxa"/>
            <w:tcBorders>
              <w:top w:val="nil"/>
              <w:left w:val="nil"/>
              <w:bottom w:val="nil"/>
              <w:right w:val="nil"/>
            </w:tcBorders>
            <w:shd w:val="clear" w:color="auto" w:fill="auto"/>
            <w:noWrap/>
            <w:vAlign w:val="bottom"/>
          </w:tcPr>
          <w:p w14:paraId="1F8966AA" w14:textId="77777777" w:rsidR="00C57F66" w:rsidRPr="006845D3" w:rsidRDefault="00C57F66" w:rsidP="002D4BD8">
            <w:pPr>
              <w:jc w:val="right"/>
              <w:rPr>
                <w:sz w:val="20"/>
                <w:szCs w:val="20"/>
              </w:rPr>
            </w:pPr>
            <w:r w:rsidRPr="006845D3">
              <w:rPr>
                <w:sz w:val="20"/>
                <w:szCs w:val="20"/>
              </w:rPr>
              <w:t>11.6</w:t>
            </w:r>
          </w:p>
        </w:tc>
        <w:tc>
          <w:tcPr>
            <w:tcW w:w="834" w:type="dxa"/>
            <w:tcBorders>
              <w:top w:val="nil"/>
              <w:left w:val="nil"/>
              <w:bottom w:val="nil"/>
              <w:right w:val="nil"/>
            </w:tcBorders>
            <w:shd w:val="clear" w:color="auto" w:fill="auto"/>
            <w:noWrap/>
            <w:vAlign w:val="bottom"/>
          </w:tcPr>
          <w:p w14:paraId="753441C0"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70CB5337" w14:textId="77777777" w:rsidR="00C57F66" w:rsidRPr="006845D3" w:rsidRDefault="00C57F66" w:rsidP="002D4BD8">
            <w:pPr>
              <w:jc w:val="right"/>
              <w:rPr>
                <w:sz w:val="20"/>
                <w:szCs w:val="20"/>
              </w:rPr>
            </w:pPr>
            <w:r w:rsidRPr="006845D3">
              <w:rPr>
                <w:sz w:val="20"/>
                <w:szCs w:val="20"/>
              </w:rPr>
              <w:t>1.9</w:t>
            </w:r>
          </w:p>
        </w:tc>
        <w:tc>
          <w:tcPr>
            <w:tcW w:w="833" w:type="dxa"/>
            <w:tcBorders>
              <w:top w:val="nil"/>
              <w:left w:val="nil"/>
              <w:bottom w:val="nil"/>
              <w:right w:val="nil"/>
            </w:tcBorders>
            <w:shd w:val="clear" w:color="auto" w:fill="auto"/>
            <w:noWrap/>
            <w:vAlign w:val="bottom"/>
          </w:tcPr>
          <w:p w14:paraId="4344578C"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2FDF655C" w14:textId="77777777" w:rsidR="00C57F66" w:rsidRPr="006845D3" w:rsidRDefault="00C57F66" w:rsidP="002D4BD8">
            <w:pPr>
              <w:jc w:val="right"/>
              <w:rPr>
                <w:sz w:val="20"/>
                <w:szCs w:val="20"/>
              </w:rPr>
            </w:pPr>
            <w:r w:rsidRPr="006845D3">
              <w:rPr>
                <w:sz w:val="20"/>
                <w:szCs w:val="20"/>
              </w:rPr>
              <w:t>0.6</w:t>
            </w:r>
          </w:p>
        </w:tc>
        <w:tc>
          <w:tcPr>
            <w:tcW w:w="834" w:type="dxa"/>
            <w:tcBorders>
              <w:top w:val="nil"/>
              <w:left w:val="nil"/>
              <w:bottom w:val="nil"/>
              <w:right w:val="nil"/>
            </w:tcBorders>
            <w:shd w:val="clear" w:color="auto" w:fill="auto"/>
            <w:noWrap/>
            <w:vAlign w:val="bottom"/>
          </w:tcPr>
          <w:p w14:paraId="2840498C" w14:textId="77777777" w:rsidR="00C57F66" w:rsidRPr="006845D3" w:rsidRDefault="00C57F66" w:rsidP="002D4BD8">
            <w:pPr>
              <w:jc w:val="right"/>
              <w:rPr>
                <w:sz w:val="20"/>
                <w:szCs w:val="20"/>
              </w:rPr>
            </w:pPr>
            <w:r w:rsidRPr="006845D3">
              <w:rPr>
                <w:sz w:val="20"/>
                <w:szCs w:val="20"/>
              </w:rPr>
              <w:t>0.9</w:t>
            </w:r>
          </w:p>
        </w:tc>
        <w:tc>
          <w:tcPr>
            <w:tcW w:w="833" w:type="dxa"/>
            <w:tcBorders>
              <w:top w:val="nil"/>
              <w:left w:val="nil"/>
              <w:bottom w:val="nil"/>
              <w:right w:val="nil"/>
            </w:tcBorders>
            <w:shd w:val="clear" w:color="auto" w:fill="auto"/>
            <w:noWrap/>
            <w:vAlign w:val="bottom"/>
          </w:tcPr>
          <w:p w14:paraId="45525281" w14:textId="77777777" w:rsidR="00C57F66" w:rsidRPr="006845D3" w:rsidRDefault="00C57F66" w:rsidP="002D4BD8">
            <w:pPr>
              <w:jc w:val="right"/>
              <w:rPr>
                <w:sz w:val="20"/>
                <w:szCs w:val="20"/>
              </w:rPr>
            </w:pPr>
            <w:r w:rsidRPr="006845D3">
              <w:rPr>
                <w:sz w:val="20"/>
                <w:szCs w:val="20"/>
              </w:rPr>
              <w:t>3.8</w:t>
            </w:r>
          </w:p>
        </w:tc>
        <w:tc>
          <w:tcPr>
            <w:tcW w:w="833" w:type="dxa"/>
            <w:tcBorders>
              <w:top w:val="nil"/>
              <w:left w:val="nil"/>
              <w:bottom w:val="nil"/>
              <w:right w:val="nil"/>
            </w:tcBorders>
            <w:shd w:val="clear" w:color="auto" w:fill="auto"/>
            <w:noWrap/>
            <w:vAlign w:val="bottom"/>
          </w:tcPr>
          <w:p w14:paraId="0234061E" w14:textId="77777777" w:rsidR="00C57F66" w:rsidRPr="006845D3" w:rsidRDefault="00C57F66" w:rsidP="002D4BD8">
            <w:pPr>
              <w:jc w:val="right"/>
              <w:rPr>
                <w:sz w:val="20"/>
                <w:szCs w:val="20"/>
              </w:rPr>
            </w:pPr>
            <w:r w:rsidRPr="006845D3">
              <w:rPr>
                <w:sz w:val="20"/>
                <w:szCs w:val="20"/>
              </w:rPr>
              <w:t>4.3</w:t>
            </w:r>
          </w:p>
        </w:tc>
        <w:tc>
          <w:tcPr>
            <w:tcW w:w="834" w:type="dxa"/>
            <w:tcBorders>
              <w:top w:val="nil"/>
              <w:left w:val="nil"/>
              <w:bottom w:val="nil"/>
              <w:right w:val="nil"/>
            </w:tcBorders>
            <w:shd w:val="clear" w:color="auto" w:fill="auto"/>
            <w:noWrap/>
            <w:vAlign w:val="bottom"/>
          </w:tcPr>
          <w:p w14:paraId="20DB6BEA" w14:textId="77777777" w:rsidR="00C57F66" w:rsidRPr="006845D3" w:rsidRDefault="00C57F66" w:rsidP="002D4BD8">
            <w:pPr>
              <w:jc w:val="right"/>
              <w:rPr>
                <w:sz w:val="20"/>
                <w:szCs w:val="20"/>
              </w:rPr>
            </w:pPr>
            <w:r w:rsidRPr="006845D3">
              <w:rPr>
                <w:sz w:val="20"/>
                <w:szCs w:val="20"/>
              </w:rPr>
              <w:t>12.1</w:t>
            </w:r>
          </w:p>
        </w:tc>
      </w:tr>
      <w:tr w:rsidR="00C57F66" w:rsidRPr="006845D3" w14:paraId="3952105B" w14:textId="77777777" w:rsidTr="002D4BD8">
        <w:trPr>
          <w:trHeight w:val="276"/>
        </w:trPr>
        <w:tc>
          <w:tcPr>
            <w:tcW w:w="1800" w:type="dxa"/>
            <w:tcBorders>
              <w:top w:val="nil"/>
              <w:left w:val="nil"/>
              <w:bottom w:val="single" w:sz="4" w:space="0" w:color="auto"/>
              <w:right w:val="nil"/>
            </w:tcBorders>
            <w:shd w:val="clear" w:color="auto" w:fill="auto"/>
            <w:noWrap/>
            <w:vAlign w:val="bottom"/>
          </w:tcPr>
          <w:p w14:paraId="3635E26A" w14:textId="77777777" w:rsidR="00C57F66" w:rsidRPr="006845D3" w:rsidRDefault="00C57F66" w:rsidP="002D4BD8">
            <w:pPr>
              <w:rPr>
                <w:sz w:val="20"/>
                <w:szCs w:val="20"/>
              </w:rPr>
            </w:pPr>
            <w:r w:rsidRPr="006845D3">
              <w:rPr>
                <w:sz w:val="20"/>
                <w:szCs w:val="20"/>
              </w:rPr>
              <w:t>22:6(n-3)</w:t>
            </w:r>
          </w:p>
        </w:tc>
        <w:tc>
          <w:tcPr>
            <w:tcW w:w="833" w:type="dxa"/>
            <w:tcBorders>
              <w:top w:val="nil"/>
              <w:left w:val="nil"/>
              <w:bottom w:val="single" w:sz="4" w:space="0" w:color="auto"/>
              <w:right w:val="nil"/>
            </w:tcBorders>
            <w:shd w:val="clear" w:color="auto" w:fill="auto"/>
            <w:noWrap/>
            <w:vAlign w:val="bottom"/>
          </w:tcPr>
          <w:p w14:paraId="4C3BD4FF"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single" w:sz="4" w:space="0" w:color="auto"/>
              <w:right w:val="nil"/>
            </w:tcBorders>
            <w:shd w:val="clear" w:color="auto" w:fill="auto"/>
            <w:noWrap/>
            <w:vAlign w:val="bottom"/>
          </w:tcPr>
          <w:p w14:paraId="2E672855"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single" w:sz="4" w:space="0" w:color="auto"/>
              <w:right w:val="nil"/>
            </w:tcBorders>
            <w:shd w:val="clear" w:color="auto" w:fill="auto"/>
            <w:noWrap/>
            <w:vAlign w:val="bottom"/>
          </w:tcPr>
          <w:p w14:paraId="46831BB9"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single" w:sz="4" w:space="0" w:color="auto"/>
              <w:right w:val="nil"/>
            </w:tcBorders>
            <w:shd w:val="clear" w:color="auto" w:fill="auto"/>
            <w:noWrap/>
            <w:vAlign w:val="bottom"/>
          </w:tcPr>
          <w:p w14:paraId="2ECB4FB1"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single" w:sz="4" w:space="0" w:color="auto"/>
              <w:right w:val="nil"/>
            </w:tcBorders>
            <w:shd w:val="clear" w:color="auto" w:fill="auto"/>
            <w:noWrap/>
            <w:vAlign w:val="bottom"/>
          </w:tcPr>
          <w:p w14:paraId="48BCF7B7" w14:textId="77777777" w:rsidR="00C57F66" w:rsidRPr="006845D3" w:rsidRDefault="00C57F66" w:rsidP="002D4BD8">
            <w:pPr>
              <w:jc w:val="right"/>
              <w:rPr>
                <w:sz w:val="20"/>
                <w:szCs w:val="20"/>
              </w:rPr>
            </w:pPr>
            <w:r w:rsidRPr="006845D3">
              <w:rPr>
                <w:sz w:val="20"/>
                <w:szCs w:val="20"/>
              </w:rPr>
              <w:t>2.8</w:t>
            </w:r>
          </w:p>
        </w:tc>
        <w:tc>
          <w:tcPr>
            <w:tcW w:w="833" w:type="dxa"/>
            <w:tcBorders>
              <w:top w:val="nil"/>
              <w:left w:val="nil"/>
              <w:bottom w:val="single" w:sz="4" w:space="0" w:color="auto"/>
              <w:right w:val="nil"/>
            </w:tcBorders>
            <w:shd w:val="clear" w:color="auto" w:fill="auto"/>
            <w:noWrap/>
            <w:vAlign w:val="bottom"/>
          </w:tcPr>
          <w:p w14:paraId="14780D16" w14:textId="77777777" w:rsidR="00C57F66" w:rsidRPr="006845D3" w:rsidRDefault="00C57F66" w:rsidP="002D4BD8">
            <w:pPr>
              <w:jc w:val="right"/>
              <w:rPr>
                <w:sz w:val="20"/>
                <w:szCs w:val="20"/>
              </w:rPr>
            </w:pPr>
            <w:r w:rsidRPr="006845D3">
              <w:rPr>
                <w:sz w:val="20"/>
                <w:szCs w:val="20"/>
              </w:rPr>
              <w:t>23.3</w:t>
            </w:r>
          </w:p>
        </w:tc>
        <w:tc>
          <w:tcPr>
            <w:tcW w:w="834" w:type="dxa"/>
            <w:tcBorders>
              <w:top w:val="nil"/>
              <w:left w:val="nil"/>
              <w:bottom w:val="single" w:sz="4" w:space="0" w:color="auto"/>
              <w:right w:val="nil"/>
            </w:tcBorders>
            <w:shd w:val="clear" w:color="auto" w:fill="auto"/>
            <w:noWrap/>
            <w:vAlign w:val="bottom"/>
          </w:tcPr>
          <w:p w14:paraId="5C9AC428" w14:textId="77777777" w:rsidR="00C57F66" w:rsidRPr="006845D3" w:rsidRDefault="00C57F66" w:rsidP="002D4BD8">
            <w:pPr>
              <w:jc w:val="right"/>
              <w:rPr>
                <w:sz w:val="20"/>
                <w:szCs w:val="20"/>
              </w:rPr>
            </w:pPr>
            <w:r w:rsidRPr="006845D3">
              <w:rPr>
                <w:sz w:val="20"/>
                <w:szCs w:val="20"/>
              </w:rPr>
              <w:t>3.7</w:t>
            </w:r>
          </w:p>
        </w:tc>
        <w:tc>
          <w:tcPr>
            <w:tcW w:w="833" w:type="dxa"/>
            <w:tcBorders>
              <w:top w:val="nil"/>
              <w:left w:val="nil"/>
              <w:bottom w:val="single" w:sz="4" w:space="0" w:color="auto"/>
              <w:right w:val="nil"/>
            </w:tcBorders>
            <w:shd w:val="clear" w:color="auto" w:fill="auto"/>
            <w:noWrap/>
            <w:vAlign w:val="bottom"/>
          </w:tcPr>
          <w:p w14:paraId="38641117" w14:textId="77777777" w:rsidR="00C57F66" w:rsidRPr="006845D3" w:rsidRDefault="00C57F66" w:rsidP="002D4BD8">
            <w:pPr>
              <w:jc w:val="right"/>
              <w:rPr>
                <w:sz w:val="20"/>
                <w:szCs w:val="20"/>
              </w:rPr>
            </w:pPr>
            <w:r w:rsidRPr="006845D3">
              <w:rPr>
                <w:sz w:val="20"/>
                <w:szCs w:val="20"/>
              </w:rPr>
              <w:t>17.5</w:t>
            </w:r>
          </w:p>
        </w:tc>
        <w:tc>
          <w:tcPr>
            <w:tcW w:w="833" w:type="dxa"/>
            <w:tcBorders>
              <w:top w:val="nil"/>
              <w:left w:val="nil"/>
              <w:bottom w:val="single" w:sz="4" w:space="0" w:color="auto"/>
              <w:right w:val="nil"/>
            </w:tcBorders>
            <w:shd w:val="clear" w:color="auto" w:fill="auto"/>
            <w:noWrap/>
            <w:vAlign w:val="bottom"/>
          </w:tcPr>
          <w:p w14:paraId="71F08209"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single" w:sz="4" w:space="0" w:color="auto"/>
              <w:right w:val="nil"/>
            </w:tcBorders>
            <w:shd w:val="clear" w:color="auto" w:fill="auto"/>
            <w:noWrap/>
            <w:vAlign w:val="bottom"/>
          </w:tcPr>
          <w:p w14:paraId="32B97594" w14:textId="77777777" w:rsidR="00C57F66" w:rsidRPr="006845D3" w:rsidRDefault="00C57F66" w:rsidP="002D4BD8">
            <w:pPr>
              <w:jc w:val="right"/>
              <w:rPr>
                <w:sz w:val="20"/>
                <w:szCs w:val="20"/>
              </w:rPr>
            </w:pPr>
            <w:r w:rsidRPr="006845D3">
              <w:rPr>
                <w:sz w:val="20"/>
                <w:szCs w:val="20"/>
              </w:rPr>
              <w:t>5.9</w:t>
            </w:r>
          </w:p>
        </w:tc>
        <w:tc>
          <w:tcPr>
            <w:tcW w:w="834" w:type="dxa"/>
            <w:tcBorders>
              <w:top w:val="nil"/>
              <w:left w:val="nil"/>
              <w:bottom w:val="single" w:sz="4" w:space="0" w:color="auto"/>
              <w:right w:val="nil"/>
            </w:tcBorders>
            <w:shd w:val="clear" w:color="auto" w:fill="auto"/>
            <w:noWrap/>
            <w:vAlign w:val="bottom"/>
          </w:tcPr>
          <w:p w14:paraId="0FE06E3C" w14:textId="77777777" w:rsidR="00C57F66" w:rsidRPr="006845D3" w:rsidRDefault="00C57F66" w:rsidP="002D4BD8">
            <w:pPr>
              <w:jc w:val="right"/>
              <w:rPr>
                <w:sz w:val="20"/>
                <w:szCs w:val="20"/>
              </w:rPr>
            </w:pPr>
            <w:r w:rsidRPr="006845D3">
              <w:rPr>
                <w:sz w:val="20"/>
                <w:szCs w:val="20"/>
              </w:rPr>
              <w:t>1.5</w:t>
            </w:r>
          </w:p>
        </w:tc>
        <w:tc>
          <w:tcPr>
            <w:tcW w:w="833" w:type="dxa"/>
            <w:tcBorders>
              <w:top w:val="nil"/>
              <w:left w:val="nil"/>
              <w:bottom w:val="single" w:sz="4" w:space="0" w:color="auto"/>
              <w:right w:val="nil"/>
            </w:tcBorders>
            <w:shd w:val="clear" w:color="auto" w:fill="auto"/>
            <w:noWrap/>
            <w:vAlign w:val="bottom"/>
          </w:tcPr>
          <w:p w14:paraId="2FF1A181" w14:textId="77777777" w:rsidR="00C57F66" w:rsidRPr="006845D3" w:rsidRDefault="00C57F66" w:rsidP="002D4BD8">
            <w:pPr>
              <w:jc w:val="right"/>
              <w:rPr>
                <w:sz w:val="20"/>
                <w:szCs w:val="20"/>
              </w:rPr>
            </w:pPr>
            <w:r w:rsidRPr="006845D3">
              <w:rPr>
                <w:sz w:val="20"/>
                <w:szCs w:val="20"/>
              </w:rPr>
              <w:t>5.0</w:t>
            </w:r>
          </w:p>
        </w:tc>
        <w:tc>
          <w:tcPr>
            <w:tcW w:w="833" w:type="dxa"/>
            <w:tcBorders>
              <w:top w:val="nil"/>
              <w:left w:val="nil"/>
              <w:bottom w:val="single" w:sz="4" w:space="0" w:color="auto"/>
              <w:right w:val="nil"/>
            </w:tcBorders>
            <w:shd w:val="clear" w:color="auto" w:fill="auto"/>
            <w:noWrap/>
            <w:vAlign w:val="bottom"/>
          </w:tcPr>
          <w:p w14:paraId="63CDA40F" w14:textId="77777777" w:rsidR="00C57F66" w:rsidRPr="006845D3" w:rsidRDefault="00C57F66" w:rsidP="002D4BD8">
            <w:pPr>
              <w:jc w:val="right"/>
              <w:rPr>
                <w:sz w:val="20"/>
                <w:szCs w:val="20"/>
              </w:rPr>
            </w:pPr>
            <w:r w:rsidRPr="006845D3">
              <w:rPr>
                <w:sz w:val="20"/>
                <w:szCs w:val="20"/>
              </w:rPr>
              <w:t>4.3</w:t>
            </w:r>
          </w:p>
        </w:tc>
        <w:tc>
          <w:tcPr>
            <w:tcW w:w="834" w:type="dxa"/>
            <w:tcBorders>
              <w:top w:val="nil"/>
              <w:left w:val="nil"/>
              <w:bottom w:val="single" w:sz="4" w:space="0" w:color="auto"/>
              <w:right w:val="nil"/>
            </w:tcBorders>
            <w:shd w:val="clear" w:color="auto" w:fill="auto"/>
            <w:noWrap/>
            <w:vAlign w:val="bottom"/>
          </w:tcPr>
          <w:p w14:paraId="631BB740" w14:textId="77777777" w:rsidR="00C57F66" w:rsidRPr="006845D3" w:rsidRDefault="00C57F66" w:rsidP="002D4BD8">
            <w:pPr>
              <w:jc w:val="right"/>
              <w:rPr>
                <w:sz w:val="20"/>
                <w:szCs w:val="20"/>
              </w:rPr>
            </w:pPr>
            <w:r w:rsidRPr="006845D3">
              <w:rPr>
                <w:sz w:val="20"/>
                <w:szCs w:val="20"/>
              </w:rPr>
              <w:t>0.0</w:t>
            </w:r>
          </w:p>
        </w:tc>
      </w:tr>
      <w:tr w:rsidR="00C57F66" w:rsidRPr="006845D3" w14:paraId="4239F6C2" w14:textId="77777777" w:rsidTr="002D4BD8">
        <w:trPr>
          <w:trHeight w:val="276"/>
        </w:trPr>
        <w:tc>
          <w:tcPr>
            <w:tcW w:w="1800" w:type="dxa"/>
            <w:tcBorders>
              <w:top w:val="nil"/>
              <w:left w:val="nil"/>
              <w:bottom w:val="nil"/>
              <w:right w:val="nil"/>
            </w:tcBorders>
            <w:shd w:val="clear" w:color="auto" w:fill="auto"/>
            <w:noWrap/>
            <w:vAlign w:val="bottom"/>
          </w:tcPr>
          <w:p w14:paraId="1C4A4170"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67BD1903"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5C757230"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20AA7D12" w14:textId="77777777" w:rsidR="00C57F66" w:rsidRPr="006845D3" w:rsidRDefault="00C57F66" w:rsidP="002D4BD8">
            <w:pPr>
              <w:rPr>
                <w:sz w:val="20"/>
                <w:szCs w:val="20"/>
              </w:rPr>
            </w:pPr>
          </w:p>
        </w:tc>
        <w:tc>
          <w:tcPr>
            <w:tcW w:w="834" w:type="dxa"/>
            <w:tcBorders>
              <w:top w:val="nil"/>
              <w:left w:val="nil"/>
              <w:bottom w:val="nil"/>
              <w:right w:val="nil"/>
            </w:tcBorders>
            <w:shd w:val="clear" w:color="auto" w:fill="auto"/>
            <w:noWrap/>
            <w:vAlign w:val="bottom"/>
          </w:tcPr>
          <w:p w14:paraId="478CE904"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03D41141"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79A69312" w14:textId="77777777" w:rsidR="00C57F66" w:rsidRPr="006845D3" w:rsidRDefault="00C57F66" w:rsidP="002D4BD8">
            <w:pPr>
              <w:rPr>
                <w:sz w:val="20"/>
                <w:szCs w:val="20"/>
              </w:rPr>
            </w:pPr>
          </w:p>
        </w:tc>
        <w:tc>
          <w:tcPr>
            <w:tcW w:w="834" w:type="dxa"/>
            <w:tcBorders>
              <w:top w:val="nil"/>
              <w:left w:val="nil"/>
              <w:bottom w:val="nil"/>
              <w:right w:val="nil"/>
            </w:tcBorders>
            <w:shd w:val="clear" w:color="auto" w:fill="auto"/>
            <w:noWrap/>
            <w:vAlign w:val="bottom"/>
          </w:tcPr>
          <w:p w14:paraId="06651D0B"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7017DA14"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5E161C1D"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11415F47" w14:textId="77777777" w:rsidR="00C57F66" w:rsidRPr="006845D3" w:rsidRDefault="00C57F66" w:rsidP="002D4BD8">
            <w:pPr>
              <w:rPr>
                <w:sz w:val="20"/>
                <w:szCs w:val="20"/>
              </w:rPr>
            </w:pPr>
          </w:p>
        </w:tc>
        <w:tc>
          <w:tcPr>
            <w:tcW w:w="834" w:type="dxa"/>
            <w:tcBorders>
              <w:top w:val="nil"/>
              <w:left w:val="nil"/>
              <w:bottom w:val="nil"/>
              <w:right w:val="nil"/>
            </w:tcBorders>
            <w:shd w:val="clear" w:color="auto" w:fill="auto"/>
            <w:noWrap/>
            <w:vAlign w:val="bottom"/>
          </w:tcPr>
          <w:p w14:paraId="13F0D8FF"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19C17CF0" w14:textId="77777777" w:rsidR="00C57F66" w:rsidRPr="006845D3" w:rsidRDefault="00C57F66" w:rsidP="002D4BD8">
            <w:pPr>
              <w:rPr>
                <w:sz w:val="20"/>
                <w:szCs w:val="20"/>
              </w:rPr>
            </w:pPr>
          </w:p>
        </w:tc>
        <w:tc>
          <w:tcPr>
            <w:tcW w:w="833" w:type="dxa"/>
            <w:tcBorders>
              <w:top w:val="nil"/>
              <w:left w:val="nil"/>
              <w:bottom w:val="nil"/>
              <w:right w:val="nil"/>
            </w:tcBorders>
            <w:shd w:val="clear" w:color="auto" w:fill="auto"/>
            <w:noWrap/>
            <w:vAlign w:val="bottom"/>
          </w:tcPr>
          <w:p w14:paraId="2EE2D5E9" w14:textId="77777777" w:rsidR="00C57F66" w:rsidRPr="006845D3" w:rsidRDefault="00C57F66" w:rsidP="002D4BD8">
            <w:pPr>
              <w:rPr>
                <w:sz w:val="20"/>
                <w:szCs w:val="20"/>
              </w:rPr>
            </w:pPr>
          </w:p>
        </w:tc>
        <w:tc>
          <w:tcPr>
            <w:tcW w:w="834" w:type="dxa"/>
            <w:tcBorders>
              <w:top w:val="nil"/>
              <w:left w:val="nil"/>
              <w:bottom w:val="nil"/>
              <w:right w:val="nil"/>
            </w:tcBorders>
            <w:shd w:val="clear" w:color="auto" w:fill="auto"/>
            <w:noWrap/>
            <w:vAlign w:val="bottom"/>
          </w:tcPr>
          <w:p w14:paraId="4F351380" w14:textId="77777777" w:rsidR="00C57F66" w:rsidRPr="006845D3" w:rsidRDefault="00C57F66" w:rsidP="002D4BD8">
            <w:pPr>
              <w:rPr>
                <w:sz w:val="20"/>
                <w:szCs w:val="20"/>
              </w:rPr>
            </w:pPr>
          </w:p>
        </w:tc>
      </w:tr>
      <w:tr w:rsidR="00C57F66" w:rsidRPr="006845D3" w14:paraId="5FCAE454" w14:textId="77777777" w:rsidTr="002D4BD8">
        <w:trPr>
          <w:trHeight w:val="276"/>
        </w:trPr>
        <w:tc>
          <w:tcPr>
            <w:tcW w:w="1800" w:type="dxa"/>
            <w:tcBorders>
              <w:top w:val="nil"/>
              <w:left w:val="nil"/>
              <w:bottom w:val="nil"/>
              <w:right w:val="nil"/>
            </w:tcBorders>
            <w:shd w:val="clear" w:color="auto" w:fill="auto"/>
            <w:noWrap/>
            <w:vAlign w:val="bottom"/>
          </w:tcPr>
          <w:p w14:paraId="44BC4179" w14:textId="77777777" w:rsidR="00C57F66" w:rsidRPr="006845D3" w:rsidRDefault="00C57F66" w:rsidP="002D4BD8">
            <w:pPr>
              <w:rPr>
                <w:sz w:val="20"/>
                <w:szCs w:val="20"/>
              </w:rPr>
            </w:pPr>
            <w:r w:rsidRPr="006845D3">
              <w:rPr>
                <w:sz w:val="20"/>
                <w:szCs w:val="20"/>
              </w:rPr>
              <w:t>ΣSFA</w:t>
            </w:r>
          </w:p>
        </w:tc>
        <w:tc>
          <w:tcPr>
            <w:tcW w:w="833" w:type="dxa"/>
            <w:tcBorders>
              <w:top w:val="nil"/>
              <w:left w:val="nil"/>
              <w:bottom w:val="nil"/>
              <w:right w:val="nil"/>
            </w:tcBorders>
            <w:shd w:val="clear" w:color="auto" w:fill="auto"/>
            <w:noWrap/>
            <w:vAlign w:val="bottom"/>
          </w:tcPr>
          <w:p w14:paraId="0528A65D" w14:textId="77777777" w:rsidR="00C57F66" w:rsidRPr="006845D3" w:rsidRDefault="00C57F66" w:rsidP="002D4BD8">
            <w:pPr>
              <w:jc w:val="right"/>
              <w:rPr>
                <w:sz w:val="20"/>
                <w:szCs w:val="20"/>
              </w:rPr>
            </w:pPr>
            <w:r w:rsidRPr="006845D3">
              <w:rPr>
                <w:sz w:val="20"/>
                <w:szCs w:val="20"/>
              </w:rPr>
              <w:t>35.7</w:t>
            </w:r>
          </w:p>
        </w:tc>
        <w:tc>
          <w:tcPr>
            <w:tcW w:w="833" w:type="dxa"/>
            <w:tcBorders>
              <w:top w:val="nil"/>
              <w:left w:val="nil"/>
              <w:bottom w:val="nil"/>
              <w:right w:val="nil"/>
            </w:tcBorders>
            <w:shd w:val="clear" w:color="auto" w:fill="auto"/>
            <w:noWrap/>
            <w:vAlign w:val="bottom"/>
          </w:tcPr>
          <w:p w14:paraId="0382E461" w14:textId="77777777" w:rsidR="00C57F66" w:rsidRPr="006845D3" w:rsidRDefault="00C57F66" w:rsidP="002D4BD8">
            <w:pPr>
              <w:jc w:val="right"/>
              <w:rPr>
                <w:sz w:val="20"/>
                <w:szCs w:val="20"/>
              </w:rPr>
            </w:pPr>
            <w:r w:rsidRPr="006845D3">
              <w:rPr>
                <w:sz w:val="20"/>
                <w:szCs w:val="20"/>
              </w:rPr>
              <w:t>50.2</w:t>
            </w:r>
          </w:p>
        </w:tc>
        <w:tc>
          <w:tcPr>
            <w:tcW w:w="833" w:type="dxa"/>
            <w:tcBorders>
              <w:top w:val="nil"/>
              <w:left w:val="nil"/>
              <w:bottom w:val="nil"/>
              <w:right w:val="nil"/>
            </w:tcBorders>
            <w:shd w:val="clear" w:color="auto" w:fill="auto"/>
            <w:noWrap/>
            <w:vAlign w:val="bottom"/>
          </w:tcPr>
          <w:p w14:paraId="4F7FFF41" w14:textId="77777777" w:rsidR="00C57F66" w:rsidRPr="006845D3" w:rsidRDefault="00C57F66" w:rsidP="002D4BD8">
            <w:pPr>
              <w:jc w:val="right"/>
              <w:rPr>
                <w:sz w:val="20"/>
                <w:szCs w:val="20"/>
              </w:rPr>
            </w:pPr>
            <w:r w:rsidRPr="006845D3">
              <w:rPr>
                <w:sz w:val="20"/>
                <w:szCs w:val="20"/>
              </w:rPr>
              <w:t>52.5</w:t>
            </w:r>
          </w:p>
        </w:tc>
        <w:tc>
          <w:tcPr>
            <w:tcW w:w="834" w:type="dxa"/>
            <w:tcBorders>
              <w:top w:val="nil"/>
              <w:left w:val="nil"/>
              <w:bottom w:val="nil"/>
              <w:right w:val="nil"/>
            </w:tcBorders>
            <w:shd w:val="clear" w:color="auto" w:fill="auto"/>
            <w:noWrap/>
            <w:vAlign w:val="bottom"/>
          </w:tcPr>
          <w:p w14:paraId="7C704C48" w14:textId="77777777" w:rsidR="00C57F66" w:rsidRPr="006845D3" w:rsidRDefault="00C57F66" w:rsidP="002D4BD8">
            <w:pPr>
              <w:jc w:val="right"/>
              <w:rPr>
                <w:sz w:val="20"/>
                <w:szCs w:val="20"/>
              </w:rPr>
            </w:pPr>
            <w:r w:rsidRPr="006845D3">
              <w:rPr>
                <w:sz w:val="20"/>
                <w:szCs w:val="20"/>
              </w:rPr>
              <w:t>46.3</w:t>
            </w:r>
          </w:p>
        </w:tc>
        <w:tc>
          <w:tcPr>
            <w:tcW w:w="833" w:type="dxa"/>
            <w:tcBorders>
              <w:top w:val="nil"/>
              <w:left w:val="nil"/>
              <w:bottom w:val="nil"/>
              <w:right w:val="nil"/>
            </w:tcBorders>
            <w:shd w:val="clear" w:color="auto" w:fill="auto"/>
            <w:noWrap/>
            <w:vAlign w:val="bottom"/>
          </w:tcPr>
          <w:p w14:paraId="7B2B6708" w14:textId="77777777" w:rsidR="00C57F66" w:rsidRPr="006845D3" w:rsidRDefault="00C57F66" w:rsidP="002D4BD8">
            <w:pPr>
              <w:jc w:val="right"/>
              <w:rPr>
                <w:sz w:val="20"/>
                <w:szCs w:val="20"/>
              </w:rPr>
            </w:pPr>
            <w:r w:rsidRPr="006845D3">
              <w:rPr>
                <w:sz w:val="20"/>
                <w:szCs w:val="20"/>
              </w:rPr>
              <w:t>65.7</w:t>
            </w:r>
          </w:p>
        </w:tc>
        <w:tc>
          <w:tcPr>
            <w:tcW w:w="833" w:type="dxa"/>
            <w:tcBorders>
              <w:top w:val="nil"/>
              <w:left w:val="nil"/>
              <w:bottom w:val="nil"/>
              <w:right w:val="nil"/>
            </w:tcBorders>
            <w:shd w:val="clear" w:color="auto" w:fill="auto"/>
            <w:noWrap/>
            <w:vAlign w:val="bottom"/>
          </w:tcPr>
          <w:p w14:paraId="4B1C87EE" w14:textId="77777777" w:rsidR="00C57F66" w:rsidRPr="006845D3" w:rsidRDefault="00C57F66" w:rsidP="002D4BD8">
            <w:pPr>
              <w:jc w:val="right"/>
              <w:rPr>
                <w:sz w:val="20"/>
                <w:szCs w:val="20"/>
              </w:rPr>
            </w:pPr>
            <w:r w:rsidRPr="006845D3">
              <w:rPr>
                <w:sz w:val="20"/>
                <w:szCs w:val="20"/>
              </w:rPr>
              <w:t>9.6</w:t>
            </w:r>
          </w:p>
        </w:tc>
        <w:tc>
          <w:tcPr>
            <w:tcW w:w="834" w:type="dxa"/>
            <w:tcBorders>
              <w:top w:val="nil"/>
              <w:left w:val="nil"/>
              <w:bottom w:val="nil"/>
              <w:right w:val="nil"/>
            </w:tcBorders>
            <w:shd w:val="clear" w:color="auto" w:fill="auto"/>
            <w:noWrap/>
            <w:vAlign w:val="bottom"/>
          </w:tcPr>
          <w:p w14:paraId="20979034" w14:textId="77777777" w:rsidR="00C57F66" w:rsidRPr="006845D3" w:rsidRDefault="00C57F66" w:rsidP="002D4BD8">
            <w:pPr>
              <w:jc w:val="right"/>
              <w:rPr>
                <w:sz w:val="20"/>
                <w:szCs w:val="20"/>
              </w:rPr>
            </w:pPr>
            <w:r w:rsidRPr="006845D3">
              <w:rPr>
                <w:sz w:val="20"/>
                <w:szCs w:val="20"/>
              </w:rPr>
              <w:t>69.5</w:t>
            </w:r>
          </w:p>
        </w:tc>
        <w:tc>
          <w:tcPr>
            <w:tcW w:w="833" w:type="dxa"/>
            <w:tcBorders>
              <w:top w:val="nil"/>
              <w:left w:val="nil"/>
              <w:bottom w:val="nil"/>
              <w:right w:val="nil"/>
            </w:tcBorders>
            <w:shd w:val="clear" w:color="auto" w:fill="auto"/>
            <w:noWrap/>
            <w:vAlign w:val="bottom"/>
          </w:tcPr>
          <w:p w14:paraId="7183CD17" w14:textId="77777777" w:rsidR="00C57F66" w:rsidRPr="006845D3" w:rsidRDefault="00C57F66" w:rsidP="002D4BD8">
            <w:pPr>
              <w:jc w:val="right"/>
              <w:rPr>
                <w:sz w:val="20"/>
                <w:szCs w:val="20"/>
              </w:rPr>
            </w:pPr>
            <w:r w:rsidRPr="006845D3">
              <w:rPr>
                <w:sz w:val="20"/>
                <w:szCs w:val="20"/>
              </w:rPr>
              <w:t>53.2</w:t>
            </w:r>
          </w:p>
        </w:tc>
        <w:tc>
          <w:tcPr>
            <w:tcW w:w="833" w:type="dxa"/>
            <w:tcBorders>
              <w:top w:val="nil"/>
              <w:left w:val="nil"/>
              <w:bottom w:val="nil"/>
              <w:right w:val="nil"/>
            </w:tcBorders>
            <w:shd w:val="clear" w:color="auto" w:fill="auto"/>
            <w:noWrap/>
            <w:vAlign w:val="bottom"/>
          </w:tcPr>
          <w:p w14:paraId="685FE004" w14:textId="77777777" w:rsidR="00C57F66" w:rsidRPr="006845D3" w:rsidRDefault="00C57F66" w:rsidP="002D4BD8">
            <w:pPr>
              <w:jc w:val="right"/>
              <w:rPr>
                <w:sz w:val="20"/>
                <w:szCs w:val="20"/>
              </w:rPr>
            </w:pPr>
            <w:r w:rsidRPr="006845D3">
              <w:rPr>
                <w:sz w:val="20"/>
                <w:szCs w:val="20"/>
              </w:rPr>
              <w:t>2.6</w:t>
            </w:r>
          </w:p>
        </w:tc>
        <w:tc>
          <w:tcPr>
            <w:tcW w:w="833" w:type="dxa"/>
            <w:tcBorders>
              <w:top w:val="nil"/>
              <w:left w:val="nil"/>
              <w:bottom w:val="nil"/>
              <w:right w:val="nil"/>
            </w:tcBorders>
            <w:shd w:val="clear" w:color="auto" w:fill="auto"/>
            <w:noWrap/>
            <w:vAlign w:val="bottom"/>
          </w:tcPr>
          <w:p w14:paraId="4121F29D" w14:textId="77777777" w:rsidR="00C57F66" w:rsidRPr="006845D3" w:rsidRDefault="00C57F66" w:rsidP="002D4BD8">
            <w:pPr>
              <w:jc w:val="right"/>
              <w:rPr>
                <w:sz w:val="20"/>
                <w:szCs w:val="20"/>
              </w:rPr>
            </w:pPr>
            <w:r w:rsidRPr="006845D3">
              <w:rPr>
                <w:sz w:val="20"/>
                <w:szCs w:val="20"/>
              </w:rPr>
              <w:t>30.0</w:t>
            </w:r>
          </w:p>
        </w:tc>
        <w:tc>
          <w:tcPr>
            <w:tcW w:w="834" w:type="dxa"/>
            <w:tcBorders>
              <w:top w:val="nil"/>
              <w:left w:val="nil"/>
              <w:bottom w:val="nil"/>
              <w:right w:val="nil"/>
            </w:tcBorders>
            <w:shd w:val="clear" w:color="auto" w:fill="auto"/>
            <w:noWrap/>
            <w:vAlign w:val="bottom"/>
          </w:tcPr>
          <w:p w14:paraId="4E653FDC" w14:textId="77777777" w:rsidR="00C57F66" w:rsidRPr="006845D3" w:rsidRDefault="00C57F66" w:rsidP="002D4BD8">
            <w:pPr>
              <w:jc w:val="right"/>
              <w:rPr>
                <w:sz w:val="20"/>
                <w:szCs w:val="20"/>
              </w:rPr>
            </w:pPr>
            <w:r w:rsidRPr="006845D3">
              <w:rPr>
                <w:sz w:val="20"/>
                <w:szCs w:val="20"/>
              </w:rPr>
              <w:t>36.5</w:t>
            </w:r>
          </w:p>
        </w:tc>
        <w:tc>
          <w:tcPr>
            <w:tcW w:w="833" w:type="dxa"/>
            <w:tcBorders>
              <w:top w:val="nil"/>
              <w:left w:val="nil"/>
              <w:bottom w:val="nil"/>
              <w:right w:val="nil"/>
            </w:tcBorders>
            <w:shd w:val="clear" w:color="auto" w:fill="auto"/>
            <w:noWrap/>
            <w:vAlign w:val="bottom"/>
          </w:tcPr>
          <w:p w14:paraId="1D4FB80F" w14:textId="77777777" w:rsidR="00C57F66" w:rsidRPr="006845D3" w:rsidRDefault="00C57F66" w:rsidP="002D4BD8">
            <w:pPr>
              <w:jc w:val="right"/>
              <w:rPr>
                <w:sz w:val="20"/>
                <w:szCs w:val="20"/>
              </w:rPr>
            </w:pPr>
            <w:r w:rsidRPr="006845D3">
              <w:rPr>
                <w:sz w:val="20"/>
                <w:szCs w:val="20"/>
              </w:rPr>
              <w:t>34.0</w:t>
            </w:r>
          </w:p>
        </w:tc>
        <w:tc>
          <w:tcPr>
            <w:tcW w:w="833" w:type="dxa"/>
            <w:tcBorders>
              <w:top w:val="nil"/>
              <w:left w:val="nil"/>
              <w:bottom w:val="nil"/>
              <w:right w:val="nil"/>
            </w:tcBorders>
            <w:shd w:val="clear" w:color="auto" w:fill="auto"/>
            <w:noWrap/>
            <w:vAlign w:val="bottom"/>
          </w:tcPr>
          <w:p w14:paraId="1654E8D3" w14:textId="77777777" w:rsidR="00C57F66" w:rsidRPr="006845D3" w:rsidRDefault="00C57F66" w:rsidP="002D4BD8">
            <w:pPr>
              <w:jc w:val="right"/>
              <w:rPr>
                <w:sz w:val="20"/>
                <w:szCs w:val="20"/>
              </w:rPr>
            </w:pPr>
            <w:r w:rsidRPr="006845D3">
              <w:rPr>
                <w:sz w:val="20"/>
                <w:szCs w:val="20"/>
              </w:rPr>
              <w:t>34.8</w:t>
            </w:r>
          </w:p>
        </w:tc>
        <w:tc>
          <w:tcPr>
            <w:tcW w:w="834" w:type="dxa"/>
            <w:tcBorders>
              <w:top w:val="nil"/>
              <w:left w:val="nil"/>
              <w:bottom w:val="nil"/>
              <w:right w:val="nil"/>
            </w:tcBorders>
            <w:shd w:val="clear" w:color="auto" w:fill="auto"/>
            <w:noWrap/>
            <w:vAlign w:val="bottom"/>
          </w:tcPr>
          <w:p w14:paraId="5274A42B" w14:textId="77777777" w:rsidR="00C57F66" w:rsidRPr="006845D3" w:rsidRDefault="00C57F66" w:rsidP="002D4BD8">
            <w:pPr>
              <w:jc w:val="right"/>
              <w:rPr>
                <w:sz w:val="20"/>
                <w:szCs w:val="20"/>
              </w:rPr>
            </w:pPr>
            <w:r w:rsidRPr="006845D3">
              <w:rPr>
                <w:sz w:val="20"/>
                <w:szCs w:val="20"/>
              </w:rPr>
              <w:t>15.5</w:t>
            </w:r>
          </w:p>
        </w:tc>
      </w:tr>
      <w:tr w:rsidR="00C57F66" w:rsidRPr="006845D3" w14:paraId="2A6948E6" w14:textId="77777777" w:rsidTr="002D4BD8">
        <w:trPr>
          <w:trHeight w:val="276"/>
        </w:trPr>
        <w:tc>
          <w:tcPr>
            <w:tcW w:w="1800" w:type="dxa"/>
            <w:tcBorders>
              <w:top w:val="nil"/>
              <w:left w:val="nil"/>
              <w:bottom w:val="nil"/>
              <w:right w:val="nil"/>
            </w:tcBorders>
            <w:shd w:val="clear" w:color="auto" w:fill="auto"/>
            <w:noWrap/>
            <w:vAlign w:val="bottom"/>
          </w:tcPr>
          <w:p w14:paraId="05A65B23" w14:textId="77777777" w:rsidR="00C57F66" w:rsidRPr="006845D3" w:rsidRDefault="00C57F66" w:rsidP="002D4BD8">
            <w:pPr>
              <w:rPr>
                <w:sz w:val="20"/>
                <w:szCs w:val="20"/>
              </w:rPr>
            </w:pPr>
            <w:r w:rsidRPr="006845D3">
              <w:rPr>
                <w:sz w:val="20"/>
                <w:szCs w:val="20"/>
              </w:rPr>
              <w:t>ΣMUFA</w:t>
            </w:r>
          </w:p>
        </w:tc>
        <w:tc>
          <w:tcPr>
            <w:tcW w:w="833" w:type="dxa"/>
            <w:tcBorders>
              <w:top w:val="nil"/>
              <w:left w:val="nil"/>
              <w:bottom w:val="nil"/>
              <w:right w:val="nil"/>
            </w:tcBorders>
            <w:shd w:val="clear" w:color="auto" w:fill="auto"/>
            <w:noWrap/>
            <w:vAlign w:val="bottom"/>
          </w:tcPr>
          <w:p w14:paraId="5A03016A" w14:textId="77777777" w:rsidR="00C57F66" w:rsidRPr="006845D3" w:rsidRDefault="00C57F66" w:rsidP="002D4BD8">
            <w:pPr>
              <w:jc w:val="right"/>
              <w:rPr>
                <w:sz w:val="20"/>
                <w:szCs w:val="20"/>
              </w:rPr>
            </w:pPr>
            <w:r w:rsidRPr="006845D3">
              <w:rPr>
                <w:sz w:val="20"/>
                <w:szCs w:val="20"/>
              </w:rPr>
              <w:t>45.7</w:t>
            </w:r>
          </w:p>
        </w:tc>
        <w:tc>
          <w:tcPr>
            <w:tcW w:w="833" w:type="dxa"/>
            <w:tcBorders>
              <w:top w:val="nil"/>
              <w:left w:val="nil"/>
              <w:bottom w:val="nil"/>
              <w:right w:val="nil"/>
            </w:tcBorders>
            <w:shd w:val="clear" w:color="auto" w:fill="auto"/>
            <w:noWrap/>
            <w:vAlign w:val="bottom"/>
          </w:tcPr>
          <w:p w14:paraId="405A2616" w14:textId="77777777" w:rsidR="00C57F66" w:rsidRPr="006845D3" w:rsidRDefault="00C57F66" w:rsidP="002D4BD8">
            <w:pPr>
              <w:jc w:val="right"/>
              <w:rPr>
                <w:sz w:val="20"/>
                <w:szCs w:val="20"/>
              </w:rPr>
            </w:pPr>
            <w:r w:rsidRPr="006845D3">
              <w:rPr>
                <w:sz w:val="20"/>
                <w:szCs w:val="20"/>
              </w:rPr>
              <w:t>44.2</w:t>
            </w:r>
          </w:p>
        </w:tc>
        <w:tc>
          <w:tcPr>
            <w:tcW w:w="833" w:type="dxa"/>
            <w:tcBorders>
              <w:top w:val="nil"/>
              <w:left w:val="nil"/>
              <w:bottom w:val="nil"/>
              <w:right w:val="nil"/>
            </w:tcBorders>
            <w:shd w:val="clear" w:color="auto" w:fill="auto"/>
            <w:noWrap/>
            <w:vAlign w:val="bottom"/>
          </w:tcPr>
          <w:p w14:paraId="5D73E704" w14:textId="77777777" w:rsidR="00C57F66" w:rsidRPr="006845D3" w:rsidRDefault="00C57F66" w:rsidP="002D4BD8">
            <w:pPr>
              <w:jc w:val="right"/>
              <w:rPr>
                <w:sz w:val="20"/>
                <w:szCs w:val="20"/>
              </w:rPr>
            </w:pPr>
            <w:r w:rsidRPr="006845D3">
              <w:rPr>
                <w:sz w:val="20"/>
                <w:szCs w:val="20"/>
              </w:rPr>
              <w:t>34.9</w:t>
            </w:r>
          </w:p>
        </w:tc>
        <w:tc>
          <w:tcPr>
            <w:tcW w:w="834" w:type="dxa"/>
            <w:tcBorders>
              <w:top w:val="nil"/>
              <w:left w:val="nil"/>
              <w:bottom w:val="nil"/>
              <w:right w:val="nil"/>
            </w:tcBorders>
            <w:shd w:val="clear" w:color="auto" w:fill="auto"/>
            <w:noWrap/>
            <w:vAlign w:val="bottom"/>
          </w:tcPr>
          <w:p w14:paraId="42727A2A" w14:textId="77777777" w:rsidR="00C57F66" w:rsidRPr="006845D3" w:rsidRDefault="00C57F66" w:rsidP="002D4BD8">
            <w:pPr>
              <w:jc w:val="right"/>
              <w:rPr>
                <w:sz w:val="20"/>
                <w:szCs w:val="20"/>
              </w:rPr>
            </w:pPr>
            <w:r w:rsidRPr="006845D3">
              <w:rPr>
                <w:sz w:val="20"/>
                <w:szCs w:val="20"/>
              </w:rPr>
              <w:t>50.7</w:t>
            </w:r>
          </w:p>
        </w:tc>
        <w:tc>
          <w:tcPr>
            <w:tcW w:w="833" w:type="dxa"/>
            <w:tcBorders>
              <w:top w:val="nil"/>
              <w:left w:val="nil"/>
              <w:bottom w:val="nil"/>
              <w:right w:val="nil"/>
            </w:tcBorders>
            <w:shd w:val="clear" w:color="auto" w:fill="auto"/>
            <w:noWrap/>
            <w:vAlign w:val="bottom"/>
          </w:tcPr>
          <w:p w14:paraId="3CC584CF" w14:textId="77777777" w:rsidR="00C57F66" w:rsidRPr="006845D3" w:rsidRDefault="00C57F66" w:rsidP="002D4BD8">
            <w:pPr>
              <w:jc w:val="right"/>
              <w:rPr>
                <w:sz w:val="20"/>
                <w:szCs w:val="20"/>
              </w:rPr>
            </w:pPr>
            <w:r w:rsidRPr="006845D3">
              <w:rPr>
                <w:sz w:val="20"/>
                <w:szCs w:val="20"/>
              </w:rPr>
              <w:t>22.5</w:t>
            </w:r>
          </w:p>
        </w:tc>
        <w:tc>
          <w:tcPr>
            <w:tcW w:w="833" w:type="dxa"/>
            <w:tcBorders>
              <w:top w:val="nil"/>
              <w:left w:val="nil"/>
              <w:bottom w:val="nil"/>
              <w:right w:val="nil"/>
            </w:tcBorders>
            <w:shd w:val="clear" w:color="auto" w:fill="auto"/>
            <w:noWrap/>
            <w:vAlign w:val="bottom"/>
          </w:tcPr>
          <w:p w14:paraId="0084D417" w14:textId="77777777" w:rsidR="00C57F66" w:rsidRPr="006845D3" w:rsidRDefault="00C57F66" w:rsidP="002D4BD8">
            <w:pPr>
              <w:jc w:val="right"/>
              <w:rPr>
                <w:sz w:val="20"/>
                <w:szCs w:val="20"/>
              </w:rPr>
            </w:pPr>
            <w:r w:rsidRPr="006845D3">
              <w:rPr>
                <w:sz w:val="20"/>
                <w:szCs w:val="20"/>
              </w:rPr>
              <w:t>45.3</w:t>
            </w:r>
          </w:p>
        </w:tc>
        <w:tc>
          <w:tcPr>
            <w:tcW w:w="834" w:type="dxa"/>
            <w:tcBorders>
              <w:top w:val="nil"/>
              <w:left w:val="nil"/>
              <w:bottom w:val="nil"/>
              <w:right w:val="nil"/>
            </w:tcBorders>
            <w:shd w:val="clear" w:color="auto" w:fill="auto"/>
            <w:noWrap/>
            <w:vAlign w:val="bottom"/>
          </w:tcPr>
          <w:p w14:paraId="02C93680" w14:textId="77777777" w:rsidR="00C57F66" w:rsidRPr="006845D3" w:rsidRDefault="00C57F66" w:rsidP="002D4BD8">
            <w:pPr>
              <w:jc w:val="right"/>
              <w:rPr>
                <w:sz w:val="20"/>
                <w:szCs w:val="20"/>
              </w:rPr>
            </w:pPr>
            <w:r w:rsidRPr="006845D3">
              <w:rPr>
                <w:sz w:val="20"/>
                <w:szCs w:val="20"/>
              </w:rPr>
              <w:t>20.7</w:t>
            </w:r>
          </w:p>
        </w:tc>
        <w:tc>
          <w:tcPr>
            <w:tcW w:w="833" w:type="dxa"/>
            <w:tcBorders>
              <w:top w:val="nil"/>
              <w:left w:val="nil"/>
              <w:bottom w:val="nil"/>
              <w:right w:val="nil"/>
            </w:tcBorders>
            <w:shd w:val="clear" w:color="auto" w:fill="auto"/>
            <w:noWrap/>
            <w:vAlign w:val="bottom"/>
          </w:tcPr>
          <w:p w14:paraId="7C3C6C31" w14:textId="77777777" w:rsidR="00C57F66" w:rsidRPr="006845D3" w:rsidRDefault="00C57F66" w:rsidP="002D4BD8">
            <w:pPr>
              <w:jc w:val="right"/>
              <w:rPr>
                <w:sz w:val="20"/>
                <w:szCs w:val="20"/>
              </w:rPr>
            </w:pPr>
            <w:r w:rsidRPr="006845D3">
              <w:rPr>
                <w:sz w:val="20"/>
                <w:szCs w:val="20"/>
              </w:rPr>
              <w:t>24.0</w:t>
            </w:r>
          </w:p>
        </w:tc>
        <w:tc>
          <w:tcPr>
            <w:tcW w:w="833" w:type="dxa"/>
            <w:tcBorders>
              <w:top w:val="nil"/>
              <w:left w:val="nil"/>
              <w:bottom w:val="nil"/>
              <w:right w:val="nil"/>
            </w:tcBorders>
            <w:shd w:val="clear" w:color="auto" w:fill="auto"/>
            <w:noWrap/>
            <w:vAlign w:val="bottom"/>
          </w:tcPr>
          <w:p w14:paraId="350F9922" w14:textId="77777777" w:rsidR="00C57F66" w:rsidRPr="006845D3" w:rsidRDefault="00C57F66" w:rsidP="002D4BD8">
            <w:pPr>
              <w:jc w:val="right"/>
              <w:rPr>
                <w:sz w:val="20"/>
                <w:szCs w:val="20"/>
              </w:rPr>
            </w:pPr>
            <w:r w:rsidRPr="006845D3">
              <w:rPr>
                <w:sz w:val="20"/>
                <w:szCs w:val="20"/>
              </w:rPr>
              <w:t>97.2</w:t>
            </w:r>
          </w:p>
        </w:tc>
        <w:tc>
          <w:tcPr>
            <w:tcW w:w="833" w:type="dxa"/>
            <w:tcBorders>
              <w:top w:val="nil"/>
              <w:left w:val="nil"/>
              <w:bottom w:val="nil"/>
              <w:right w:val="nil"/>
            </w:tcBorders>
            <w:shd w:val="clear" w:color="auto" w:fill="auto"/>
            <w:noWrap/>
            <w:vAlign w:val="bottom"/>
          </w:tcPr>
          <w:p w14:paraId="32728C49" w14:textId="77777777" w:rsidR="00C57F66" w:rsidRPr="006845D3" w:rsidRDefault="00C57F66" w:rsidP="002D4BD8">
            <w:pPr>
              <w:jc w:val="right"/>
              <w:rPr>
                <w:sz w:val="20"/>
                <w:szCs w:val="20"/>
              </w:rPr>
            </w:pPr>
            <w:r w:rsidRPr="006845D3">
              <w:rPr>
                <w:sz w:val="20"/>
                <w:szCs w:val="20"/>
              </w:rPr>
              <w:t>58.3</w:t>
            </w:r>
          </w:p>
        </w:tc>
        <w:tc>
          <w:tcPr>
            <w:tcW w:w="834" w:type="dxa"/>
            <w:tcBorders>
              <w:top w:val="nil"/>
              <w:left w:val="nil"/>
              <w:bottom w:val="nil"/>
              <w:right w:val="nil"/>
            </w:tcBorders>
            <w:shd w:val="clear" w:color="auto" w:fill="auto"/>
            <w:noWrap/>
            <w:vAlign w:val="bottom"/>
          </w:tcPr>
          <w:p w14:paraId="6F7CABAD" w14:textId="77777777" w:rsidR="00C57F66" w:rsidRPr="006845D3" w:rsidRDefault="00C57F66" w:rsidP="002D4BD8">
            <w:pPr>
              <w:jc w:val="right"/>
              <w:rPr>
                <w:sz w:val="20"/>
                <w:szCs w:val="20"/>
              </w:rPr>
            </w:pPr>
            <w:r w:rsidRPr="006845D3">
              <w:rPr>
                <w:sz w:val="20"/>
                <w:szCs w:val="20"/>
              </w:rPr>
              <w:t>60.0</w:t>
            </w:r>
          </w:p>
        </w:tc>
        <w:tc>
          <w:tcPr>
            <w:tcW w:w="833" w:type="dxa"/>
            <w:tcBorders>
              <w:top w:val="nil"/>
              <w:left w:val="nil"/>
              <w:bottom w:val="nil"/>
              <w:right w:val="nil"/>
            </w:tcBorders>
            <w:shd w:val="clear" w:color="auto" w:fill="auto"/>
            <w:noWrap/>
            <w:vAlign w:val="bottom"/>
          </w:tcPr>
          <w:p w14:paraId="1CD2FFEA" w14:textId="77777777" w:rsidR="00C57F66" w:rsidRPr="006845D3" w:rsidRDefault="00C57F66" w:rsidP="002D4BD8">
            <w:pPr>
              <w:jc w:val="right"/>
              <w:rPr>
                <w:sz w:val="20"/>
                <w:szCs w:val="20"/>
              </w:rPr>
            </w:pPr>
            <w:r w:rsidRPr="006845D3">
              <w:rPr>
                <w:sz w:val="20"/>
                <w:szCs w:val="20"/>
              </w:rPr>
              <w:t>48.7</w:t>
            </w:r>
          </w:p>
        </w:tc>
        <w:tc>
          <w:tcPr>
            <w:tcW w:w="833" w:type="dxa"/>
            <w:tcBorders>
              <w:top w:val="nil"/>
              <w:left w:val="nil"/>
              <w:bottom w:val="nil"/>
              <w:right w:val="nil"/>
            </w:tcBorders>
            <w:shd w:val="clear" w:color="auto" w:fill="auto"/>
            <w:noWrap/>
            <w:vAlign w:val="bottom"/>
          </w:tcPr>
          <w:p w14:paraId="65B0756B" w14:textId="77777777" w:rsidR="00C57F66" w:rsidRPr="006845D3" w:rsidRDefault="00C57F66" w:rsidP="002D4BD8">
            <w:pPr>
              <w:jc w:val="right"/>
              <w:rPr>
                <w:sz w:val="20"/>
                <w:szCs w:val="20"/>
              </w:rPr>
            </w:pPr>
            <w:r w:rsidRPr="006845D3">
              <w:rPr>
                <w:sz w:val="20"/>
                <w:szCs w:val="20"/>
              </w:rPr>
              <w:t>52.2</w:t>
            </w:r>
          </w:p>
        </w:tc>
        <w:tc>
          <w:tcPr>
            <w:tcW w:w="834" w:type="dxa"/>
            <w:tcBorders>
              <w:top w:val="nil"/>
              <w:left w:val="nil"/>
              <w:bottom w:val="nil"/>
              <w:right w:val="nil"/>
            </w:tcBorders>
            <w:shd w:val="clear" w:color="auto" w:fill="auto"/>
            <w:noWrap/>
            <w:vAlign w:val="bottom"/>
          </w:tcPr>
          <w:p w14:paraId="3D9579AA" w14:textId="77777777" w:rsidR="00C57F66" w:rsidRPr="006845D3" w:rsidRDefault="00C57F66" w:rsidP="002D4BD8">
            <w:pPr>
              <w:jc w:val="right"/>
              <w:rPr>
                <w:sz w:val="20"/>
                <w:szCs w:val="20"/>
              </w:rPr>
            </w:pPr>
            <w:r w:rsidRPr="006845D3">
              <w:rPr>
                <w:sz w:val="20"/>
                <w:szCs w:val="20"/>
              </w:rPr>
              <w:t>65.6</w:t>
            </w:r>
          </w:p>
        </w:tc>
      </w:tr>
      <w:tr w:rsidR="00C57F66" w:rsidRPr="006845D3" w14:paraId="548AD83F" w14:textId="77777777" w:rsidTr="002D4BD8">
        <w:trPr>
          <w:trHeight w:val="276"/>
        </w:trPr>
        <w:tc>
          <w:tcPr>
            <w:tcW w:w="1800" w:type="dxa"/>
            <w:tcBorders>
              <w:top w:val="nil"/>
              <w:left w:val="nil"/>
              <w:bottom w:val="nil"/>
              <w:right w:val="nil"/>
            </w:tcBorders>
            <w:shd w:val="clear" w:color="auto" w:fill="auto"/>
            <w:noWrap/>
            <w:vAlign w:val="bottom"/>
          </w:tcPr>
          <w:p w14:paraId="241E66BD" w14:textId="77777777" w:rsidR="00C57F66" w:rsidRPr="006845D3" w:rsidRDefault="00C57F66" w:rsidP="002D4BD8">
            <w:pPr>
              <w:rPr>
                <w:sz w:val="20"/>
                <w:szCs w:val="20"/>
              </w:rPr>
            </w:pPr>
            <w:r w:rsidRPr="006845D3">
              <w:rPr>
                <w:sz w:val="20"/>
                <w:szCs w:val="20"/>
              </w:rPr>
              <w:t>ΣPUFA</w:t>
            </w:r>
          </w:p>
        </w:tc>
        <w:tc>
          <w:tcPr>
            <w:tcW w:w="833" w:type="dxa"/>
            <w:tcBorders>
              <w:top w:val="nil"/>
              <w:left w:val="nil"/>
              <w:bottom w:val="nil"/>
              <w:right w:val="nil"/>
            </w:tcBorders>
            <w:shd w:val="clear" w:color="auto" w:fill="auto"/>
            <w:noWrap/>
            <w:vAlign w:val="bottom"/>
          </w:tcPr>
          <w:p w14:paraId="3D582991" w14:textId="77777777" w:rsidR="00C57F66" w:rsidRPr="006845D3" w:rsidRDefault="00C57F66" w:rsidP="002D4BD8">
            <w:pPr>
              <w:jc w:val="right"/>
              <w:rPr>
                <w:sz w:val="20"/>
                <w:szCs w:val="20"/>
              </w:rPr>
            </w:pPr>
            <w:r w:rsidRPr="006845D3">
              <w:rPr>
                <w:sz w:val="20"/>
                <w:szCs w:val="20"/>
              </w:rPr>
              <w:t>18.6</w:t>
            </w:r>
          </w:p>
        </w:tc>
        <w:tc>
          <w:tcPr>
            <w:tcW w:w="833" w:type="dxa"/>
            <w:tcBorders>
              <w:top w:val="nil"/>
              <w:left w:val="nil"/>
              <w:bottom w:val="nil"/>
              <w:right w:val="nil"/>
            </w:tcBorders>
            <w:shd w:val="clear" w:color="auto" w:fill="auto"/>
            <w:noWrap/>
            <w:vAlign w:val="bottom"/>
          </w:tcPr>
          <w:p w14:paraId="7A3F6F65" w14:textId="77777777" w:rsidR="00C57F66" w:rsidRPr="006845D3" w:rsidRDefault="00C57F66" w:rsidP="002D4BD8">
            <w:pPr>
              <w:jc w:val="right"/>
              <w:rPr>
                <w:sz w:val="20"/>
                <w:szCs w:val="20"/>
              </w:rPr>
            </w:pPr>
            <w:r w:rsidRPr="006845D3">
              <w:rPr>
                <w:sz w:val="20"/>
                <w:szCs w:val="20"/>
              </w:rPr>
              <w:t>5.6</w:t>
            </w:r>
          </w:p>
        </w:tc>
        <w:tc>
          <w:tcPr>
            <w:tcW w:w="833" w:type="dxa"/>
            <w:tcBorders>
              <w:top w:val="nil"/>
              <w:left w:val="nil"/>
              <w:bottom w:val="nil"/>
              <w:right w:val="nil"/>
            </w:tcBorders>
            <w:shd w:val="clear" w:color="auto" w:fill="auto"/>
            <w:noWrap/>
            <w:vAlign w:val="bottom"/>
          </w:tcPr>
          <w:p w14:paraId="6EA18015" w14:textId="77777777" w:rsidR="00C57F66" w:rsidRPr="006845D3" w:rsidRDefault="00C57F66" w:rsidP="002D4BD8">
            <w:pPr>
              <w:jc w:val="right"/>
              <w:rPr>
                <w:sz w:val="20"/>
                <w:szCs w:val="20"/>
              </w:rPr>
            </w:pPr>
            <w:r w:rsidRPr="006845D3">
              <w:rPr>
                <w:sz w:val="20"/>
                <w:szCs w:val="20"/>
              </w:rPr>
              <w:t>12.6</w:t>
            </w:r>
          </w:p>
        </w:tc>
        <w:tc>
          <w:tcPr>
            <w:tcW w:w="834" w:type="dxa"/>
            <w:tcBorders>
              <w:top w:val="nil"/>
              <w:left w:val="nil"/>
              <w:bottom w:val="nil"/>
              <w:right w:val="nil"/>
            </w:tcBorders>
            <w:shd w:val="clear" w:color="auto" w:fill="auto"/>
            <w:noWrap/>
            <w:vAlign w:val="bottom"/>
          </w:tcPr>
          <w:p w14:paraId="44BB925A" w14:textId="77777777" w:rsidR="00C57F66" w:rsidRPr="006845D3" w:rsidRDefault="00C57F66" w:rsidP="002D4BD8">
            <w:pPr>
              <w:jc w:val="right"/>
              <w:rPr>
                <w:sz w:val="20"/>
                <w:szCs w:val="20"/>
              </w:rPr>
            </w:pPr>
            <w:r w:rsidRPr="006845D3">
              <w:rPr>
                <w:sz w:val="20"/>
                <w:szCs w:val="20"/>
              </w:rPr>
              <w:t>3.0</w:t>
            </w:r>
          </w:p>
        </w:tc>
        <w:tc>
          <w:tcPr>
            <w:tcW w:w="833" w:type="dxa"/>
            <w:tcBorders>
              <w:top w:val="nil"/>
              <w:left w:val="nil"/>
              <w:bottom w:val="nil"/>
              <w:right w:val="nil"/>
            </w:tcBorders>
            <w:shd w:val="clear" w:color="auto" w:fill="auto"/>
            <w:noWrap/>
            <w:vAlign w:val="bottom"/>
          </w:tcPr>
          <w:p w14:paraId="6AEA4FC0" w14:textId="77777777" w:rsidR="00C57F66" w:rsidRPr="006845D3" w:rsidRDefault="00C57F66" w:rsidP="002D4BD8">
            <w:pPr>
              <w:jc w:val="right"/>
              <w:rPr>
                <w:sz w:val="20"/>
                <w:szCs w:val="20"/>
              </w:rPr>
            </w:pPr>
            <w:r w:rsidRPr="006845D3">
              <w:rPr>
                <w:sz w:val="20"/>
                <w:szCs w:val="20"/>
              </w:rPr>
              <w:t>11.7</w:t>
            </w:r>
          </w:p>
        </w:tc>
        <w:tc>
          <w:tcPr>
            <w:tcW w:w="833" w:type="dxa"/>
            <w:tcBorders>
              <w:top w:val="nil"/>
              <w:left w:val="nil"/>
              <w:bottom w:val="nil"/>
              <w:right w:val="nil"/>
            </w:tcBorders>
            <w:shd w:val="clear" w:color="auto" w:fill="auto"/>
            <w:noWrap/>
            <w:vAlign w:val="bottom"/>
          </w:tcPr>
          <w:p w14:paraId="3A025669" w14:textId="77777777" w:rsidR="00C57F66" w:rsidRPr="006845D3" w:rsidRDefault="00C57F66" w:rsidP="002D4BD8">
            <w:pPr>
              <w:jc w:val="right"/>
              <w:rPr>
                <w:sz w:val="20"/>
                <w:szCs w:val="20"/>
              </w:rPr>
            </w:pPr>
            <w:r w:rsidRPr="006845D3">
              <w:rPr>
                <w:sz w:val="20"/>
                <w:szCs w:val="20"/>
              </w:rPr>
              <w:t>45.1</w:t>
            </w:r>
          </w:p>
        </w:tc>
        <w:tc>
          <w:tcPr>
            <w:tcW w:w="834" w:type="dxa"/>
            <w:tcBorders>
              <w:top w:val="nil"/>
              <w:left w:val="nil"/>
              <w:bottom w:val="nil"/>
              <w:right w:val="nil"/>
            </w:tcBorders>
            <w:shd w:val="clear" w:color="auto" w:fill="auto"/>
            <w:noWrap/>
            <w:vAlign w:val="bottom"/>
          </w:tcPr>
          <w:p w14:paraId="06B9D616" w14:textId="77777777" w:rsidR="00C57F66" w:rsidRPr="006845D3" w:rsidRDefault="00C57F66" w:rsidP="002D4BD8">
            <w:pPr>
              <w:jc w:val="right"/>
              <w:rPr>
                <w:sz w:val="20"/>
                <w:szCs w:val="20"/>
              </w:rPr>
            </w:pPr>
            <w:r w:rsidRPr="006845D3">
              <w:rPr>
                <w:sz w:val="20"/>
                <w:szCs w:val="20"/>
              </w:rPr>
              <w:t>9.8</w:t>
            </w:r>
          </w:p>
        </w:tc>
        <w:tc>
          <w:tcPr>
            <w:tcW w:w="833" w:type="dxa"/>
            <w:tcBorders>
              <w:top w:val="nil"/>
              <w:left w:val="nil"/>
              <w:bottom w:val="nil"/>
              <w:right w:val="nil"/>
            </w:tcBorders>
            <w:shd w:val="clear" w:color="auto" w:fill="auto"/>
            <w:noWrap/>
            <w:vAlign w:val="bottom"/>
          </w:tcPr>
          <w:p w14:paraId="2256B89A" w14:textId="77777777" w:rsidR="00C57F66" w:rsidRPr="006845D3" w:rsidRDefault="00C57F66" w:rsidP="002D4BD8">
            <w:pPr>
              <w:jc w:val="right"/>
              <w:rPr>
                <w:sz w:val="20"/>
                <w:szCs w:val="20"/>
              </w:rPr>
            </w:pPr>
            <w:r w:rsidRPr="006845D3">
              <w:rPr>
                <w:sz w:val="20"/>
                <w:szCs w:val="20"/>
              </w:rPr>
              <w:t>22.8</w:t>
            </w:r>
          </w:p>
        </w:tc>
        <w:tc>
          <w:tcPr>
            <w:tcW w:w="833" w:type="dxa"/>
            <w:tcBorders>
              <w:top w:val="nil"/>
              <w:left w:val="nil"/>
              <w:bottom w:val="nil"/>
              <w:right w:val="nil"/>
            </w:tcBorders>
            <w:shd w:val="clear" w:color="auto" w:fill="auto"/>
            <w:noWrap/>
            <w:vAlign w:val="bottom"/>
          </w:tcPr>
          <w:p w14:paraId="73F49EAB" w14:textId="77777777" w:rsidR="00C57F66" w:rsidRPr="006845D3" w:rsidRDefault="00C57F66" w:rsidP="002D4BD8">
            <w:pPr>
              <w:jc w:val="right"/>
              <w:rPr>
                <w:sz w:val="20"/>
                <w:szCs w:val="20"/>
              </w:rPr>
            </w:pPr>
            <w:r w:rsidRPr="006845D3">
              <w:rPr>
                <w:sz w:val="20"/>
                <w:szCs w:val="20"/>
              </w:rPr>
              <w:t>0.2</w:t>
            </w:r>
          </w:p>
        </w:tc>
        <w:tc>
          <w:tcPr>
            <w:tcW w:w="833" w:type="dxa"/>
            <w:tcBorders>
              <w:top w:val="nil"/>
              <w:left w:val="nil"/>
              <w:bottom w:val="nil"/>
              <w:right w:val="nil"/>
            </w:tcBorders>
            <w:shd w:val="clear" w:color="auto" w:fill="auto"/>
            <w:noWrap/>
            <w:vAlign w:val="bottom"/>
          </w:tcPr>
          <w:p w14:paraId="0A780534" w14:textId="77777777" w:rsidR="00C57F66" w:rsidRPr="006845D3" w:rsidRDefault="00C57F66" w:rsidP="002D4BD8">
            <w:pPr>
              <w:jc w:val="right"/>
              <w:rPr>
                <w:sz w:val="20"/>
                <w:szCs w:val="20"/>
              </w:rPr>
            </w:pPr>
            <w:r w:rsidRPr="006845D3">
              <w:rPr>
                <w:sz w:val="20"/>
                <w:szCs w:val="20"/>
              </w:rPr>
              <w:t>11.7</w:t>
            </w:r>
          </w:p>
        </w:tc>
        <w:tc>
          <w:tcPr>
            <w:tcW w:w="834" w:type="dxa"/>
            <w:tcBorders>
              <w:top w:val="nil"/>
              <w:left w:val="nil"/>
              <w:bottom w:val="nil"/>
              <w:right w:val="nil"/>
            </w:tcBorders>
            <w:shd w:val="clear" w:color="auto" w:fill="auto"/>
            <w:noWrap/>
            <w:vAlign w:val="bottom"/>
          </w:tcPr>
          <w:p w14:paraId="396C51C4" w14:textId="77777777" w:rsidR="00C57F66" w:rsidRPr="006845D3" w:rsidRDefault="00C57F66" w:rsidP="002D4BD8">
            <w:pPr>
              <w:jc w:val="right"/>
              <w:rPr>
                <w:sz w:val="20"/>
                <w:szCs w:val="20"/>
              </w:rPr>
            </w:pPr>
            <w:r w:rsidRPr="006845D3">
              <w:rPr>
                <w:sz w:val="20"/>
                <w:szCs w:val="20"/>
              </w:rPr>
              <w:t>3.5</w:t>
            </w:r>
          </w:p>
        </w:tc>
        <w:tc>
          <w:tcPr>
            <w:tcW w:w="833" w:type="dxa"/>
            <w:tcBorders>
              <w:top w:val="nil"/>
              <w:left w:val="nil"/>
              <w:bottom w:val="nil"/>
              <w:right w:val="nil"/>
            </w:tcBorders>
            <w:shd w:val="clear" w:color="auto" w:fill="auto"/>
            <w:noWrap/>
            <w:vAlign w:val="bottom"/>
          </w:tcPr>
          <w:p w14:paraId="0B8996AF" w14:textId="77777777" w:rsidR="00C57F66" w:rsidRPr="006845D3" w:rsidRDefault="00C57F66" w:rsidP="002D4BD8">
            <w:pPr>
              <w:jc w:val="right"/>
              <w:rPr>
                <w:sz w:val="20"/>
                <w:szCs w:val="20"/>
              </w:rPr>
            </w:pPr>
            <w:r w:rsidRPr="006845D3">
              <w:rPr>
                <w:sz w:val="20"/>
                <w:szCs w:val="20"/>
              </w:rPr>
              <w:t>17.2</w:t>
            </w:r>
          </w:p>
        </w:tc>
        <w:tc>
          <w:tcPr>
            <w:tcW w:w="833" w:type="dxa"/>
            <w:tcBorders>
              <w:top w:val="nil"/>
              <w:left w:val="nil"/>
              <w:bottom w:val="nil"/>
              <w:right w:val="nil"/>
            </w:tcBorders>
            <w:shd w:val="clear" w:color="auto" w:fill="auto"/>
            <w:noWrap/>
            <w:vAlign w:val="bottom"/>
          </w:tcPr>
          <w:p w14:paraId="3866802E" w14:textId="77777777" w:rsidR="00C57F66" w:rsidRPr="006845D3" w:rsidRDefault="00C57F66" w:rsidP="002D4BD8">
            <w:pPr>
              <w:jc w:val="right"/>
              <w:rPr>
                <w:sz w:val="20"/>
                <w:szCs w:val="20"/>
              </w:rPr>
            </w:pPr>
            <w:r w:rsidRPr="006845D3">
              <w:rPr>
                <w:sz w:val="20"/>
                <w:szCs w:val="20"/>
              </w:rPr>
              <w:t>13.0</w:t>
            </w:r>
          </w:p>
        </w:tc>
        <w:tc>
          <w:tcPr>
            <w:tcW w:w="834" w:type="dxa"/>
            <w:tcBorders>
              <w:top w:val="nil"/>
              <w:left w:val="nil"/>
              <w:bottom w:val="nil"/>
              <w:right w:val="nil"/>
            </w:tcBorders>
            <w:shd w:val="clear" w:color="auto" w:fill="auto"/>
            <w:noWrap/>
            <w:vAlign w:val="bottom"/>
          </w:tcPr>
          <w:p w14:paraId="4F503EED" w14:textId="77777777" w:rsidR="00C57F66" w:rsidRPr="006845D3" w:rsidRDefault="00C57F66" w:rsidP="002D4BD8">
            <w:pPr>
              <w:jc w:val="right"/>
              <w:rPr>
                <w:sz w:val="20"/>
                <w:szCs w:val="20"/>
              </w:rPr>
            </w:pPr>
            <w:r w:rsidRPr="006845D3">
              <w:rPr>
                <w:sz w:val="20"/>
                <w:szCs w:val="20"/>
              </w:rPr>
              <w:t>18.9</w:t>
            </w:r>
          </w:p>
        </w:tc>
      </w:tr>
      <w:tr w:rsidR="00C57F66" w:rsidRPr="006845D3" w14:paraId="02F224C0" w14:textId="77777777" w:rsidTr="002D4BD8">
        <w:trPr>
          <w:trHeight w:val="276"/>
        </w:trPr>
        <w:tc>
          <w:tcPr>
            <w:tcW w:w="1800" w:type="dxa"/>
            <w:tcBorders>
              <w:top w:val="nil"/>
              <w:left w:val="nil"/>
              <w:bottom w:val="nil"/>
              <w:right w:val="nil"/>
            </w:tcBorders>
            <w:shd w:val="clear" w:color="auto" w:fill="auto"/>
            <w:noWrap/>
            <w:vAlign w:val="bottom"/>
          </w:tcPr>
          <w:p w14:paraId="6D96D408" w14:textId="77777777" w:rsidR="00C57F66" w:rsidRPr="006845D3" w:rsidRDefault="00C57F66" w:rsidP="002D4BD8">
            <w:pPr>
              <w:rPr>
                <w:sz w:val="20"/>
                <w:szCs w:val="20"/>
              </w:rPr>
            </w:pPr>
            <w:r w:rsidRPr="006845D3">
              <w:rPr>
                <w:sz w:val="20"/>
                <w:szCs w:val="20"/>
              </w:rPr>
              <w:t>(n-3)/(n-6)</w:t>
            </w:r>
          </w:p>
        </w:tc>
        <w:tc>
          <w:tcPr>
            <w:tcW w:w="833" w:type="dxa"/>
            <w:tcBorders>
              <w:top w:val="nil"/>
              <w:left w:val="nil"/>
              <w:bottom w:val="nil"/>
              <w:right w:val="nil"/>
            </w:tcBorders>
            <w:shd w:val="clear" w:color="auto" w:fill="auto"/>
            <w:noWrap/>
            <w:vAlign w:val="bottom"/>
          </w:tcPr>
          <w:p w14:paraId="4E512D5E" w14:textId="77777777" w:rsidR="00C57F66" w:rsidRPr="006845D3" w:rsidRDefault="00C57F66" w:rsidP="002D4BD8">
            <w:pPr>
              <w:jc w:val="right"/>
              <w:rPr>
                <w:sz w:val="20"/>
                <w:szCs w:val="20"/>
              </w:rPr>
            </w:pPr>
            <w:r w:rsidRPr="006845D3">
              <w:rPr>
                <w:sz w:val="20"/>
                <w:szCs w:val="20"/>
              </w:rPr>
              <w:t>10.2</w:t>
            </w:r>
          </w:p>
        </w:tc>
        <w:tc>
          <w:tcPr>
            <w:tcW w:w="833" w:type="dxa"/>
            <w:tcBorders>
              <w:top w:val="nil"/>
              <w:left w:val="nil"/>
              <w:bottom w:val="nil"/>
              <w:right w:val="nil"/>
            </w:tcBorders>
            <w:shd w:val="clear" w:color="auto" w:fill="auto"/>
            <w:noWrap/>
            <w:vAlign w:val="bottom"/>
          </w:tcPr>
          <w:p w14:paraId="1B464FBC" w14:textId="77777777" w:rsidR="00C57F66" w:rsidRPr="006845D3" w:rsidRDefault="00C57F66" w:rsidP="002D4BD8">
            <w:pPr>
              <w:jc w:val="right"/>
              <w:rPr>
                <w:sz w:val="20"/>
                <w:szCs w:val="20"/>
              </w:rPr>
            </w:pPr>
            <w:r w:rsidRPr="006845D3">
              <w:rPr>
                <w:sz w:val="20"/>
                <w:szCs w:val="20"/>
              </w:rPr>
              <w:t>5.4</w:t>
            </w:r>
          </w:p>
        </w:tc>
        <w:tc>
          <w:tcPr>
            <w:tcW w:w="833" w:type="dxa"/>
            <w:tcBorders>
              <w:top w:val="nil"/>
              <w:left w:val="nil"/>
              <w:bottom w:val="nil"/>
              <w:right w:val="nil"/>
            </w:tcBorders>
            <w:shd w:val="clear" w:color="auto" w:fill="auto"/>
            <w:noWrap/>
            <w:vAlign w:val="bottom"/>
          </w:tcPr>
          <w:p w14:paraId="736D97F1" w14:textId="77777777" w:rsidR="00C57F66" w:rsidRPr="006845D3" w:rsidRDefault="00C57F66" w:rsidP="002D4BD8">
            <w:pPr>
              <w:jc w:val="right"/>
              <w:rPr>
                <w:sz w:val="20"/>
                <w:szCs w:val="20"/>
              </w:rPr>
            </w:pPr>
            <w:r w:rsidRPr="006845D3">
              <w:rPr>
                <w:sz w:val="20"/>
                <w:szCs w:val="20"/>
              </w:rPr>
              <w:t>7.6</w:t>
            </w:r>
          </w:p>
        </w:tc>
        <w:tc>
          <w:tcPr>
            <w:tcW w:w="834" w:type="dxa"/>
            <w:tcBorders>
              <w:top w:val="nil"/>
              <w:left w:val="nil"/>
              <w:bottom w:val="nil"/>
              <w:right w:val="nil"/>
            </w:tcBorders>
            <w:shd w:val="clear" w:color="auto" w:fill="auto"/>
            <w:noWrap/>
            <w:vAlign w:val="bottom"/>
          </w:tcPr>
          <w:p w14:paraId="4E6ADEAD"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74ED82DD" w14:textId="77777777" w:rsidR="00C57F66" w:rsidRPr="006845D3" w:rsidRDefault="00C57F66" w:rsidP="002D4BD8">
            <w:pPr>
              <w:jc w:val="right"/>
              <w:rPr>
                <w:sz w:val="20"/>
                <w:szCs w:val="20"/>
              </w:rPr>
            </w:pPr>
            <w:r w:rsidRPr="006845D3">
              <w:rPr>
                <w:sz w:val="20"/>
                <w:szCs w:val="20"/>
              </w:rPr>
              <w:t>0.7</w:t>
            </w:r>
          </w:p>
        </w:tc>
        <w:tc>
          <w:tcPr>
            <w:tcW w:w="833" w:type="dxa"/>
            <w:tcBorders>
              <w:top w:val="nil"/>
              <w:left w:val="nil"/>
              <w:bottom w:val="nil"/>
              <w:right w:val="nil"/>
            </w:tcBorders>
            <w:shd w:val="clear" w:color="auto" w:fill="auto"/>
            <w:noWrap/>
            <w:vAlign w:val="bottom"/>
          </w:tcPr>
          <w:p w14:paraId="56C24754" w14:textId="77777777" w:rsidR="00C57F66" w:rsidRPr="006845D3" w:rsidRDefault="00C57F66" w:rsidP="002D4BD8">
            <w:pPr>
              <w:jc w:val="right"/>
              <w:rPr>
                <w:b/>
                <w:bCs/>
                <w:sz w:val="20"/>
                <w:szCs w:val="20"/>
              </w:rPr>
            </w:pPr>
            <w:r w:rsidRPr="006845D3">
              <w:rPr>
                <w:b/>
                <w:bCs/>
                <w:sz w:val="20"/>
                <w:szCs w:val="20"/>
              </w:rPr>
              <w:t>27.5</w:t>
            </w:r>
          </w:p>
        </w:tc>
        <w:tc>
          <w:tcPr>
            <w:tcW w:w="834" w:type="dxa"/>
            <w:tcBorders>
              <w:top w:val="nil"/>
              <w:left w:val="nil"/>
              <w:bottom w:val="nil"/>
              <w:right w:val="nil"/>
            </w:tcBorders>
            <w:shd w:val="clear" w:color="auto" w:fill="auto"/>
            <w:noWrap/>
            <w:vAlign w:val="bottom"/>
          </w:tcPr>
          <w:p w14:paraId="763742D8" w14:textId="77777777" w:rsidR="00C57F66" w:rsidRPr="006845D3" w:rsidRDefault="00C57F66" w:rsidP="002D4BD8">
            <w:pPr>
              <w:jc w:val="right"/>
              <w:rPr>
                <w:sz w:val="20"/>
                <w:szCs w:val="20"/>
              </w:rPr>
            </w:pPr>
            <w:r w:rsidRPr="006845D3">
              <w:rPr>
                <w:sz w:val="20"/>
                <w:szCs w:val="20"/>
              </w:rPr>
              <w:t>7.0</w:t>
            </w:r>
          </w:p>
        </w:tc>
        <w:tc>
          <w:tcPr>
            <w:tcW w:w="833" w:type="dxa"/>
            <w:tcBorders>
              <w:top w:val="nil"/>
              <w:left w:val="nil"/>
              <w:bottom w:val="nil"/>
              <w:right w:val="nil"/>
            </w:tcBorders>
            <w:shd w:val="clear" w:color="auto" w:fill="auto"/>
            <w:noWrap/>
            <w:vAlign w:val="bottom"/>
          </w:tcPr>
          <w:p w14:paraId="410C56CC" w14:textId="77777777" w:rsidR="00C57F66" w:rsidRPr="006845D3" w:rsidRDefault="00C57F66" w:rsidP="002D4BD8">
            <w:pPr>
              <w:jc w:val="right"/>
              <w:rPr>
                <w:b/>
                <w:bCs/>
                <w:sz w:val="20"/>
                <w:szCs w:val="20"/>
              </w:rPr>
            </w:pPr>
            <w:r w:rsidRPr="006845D3">
              <w:rPr>
                <w:b/>
                <w:bCs/>
                <w:sz w:val="20"/>
                <w:szCs w:val="20"/>
              </w:rPr>
              <w:t>19.0</w:t>
            </w:r>
          </w:p>
        </w:tc>
        <w:tc>
          <w:tcPr>
            <w:tcW w:w="833" w:type="dxa"/>
            <w:tcBorders>
              <w:top w:val="nil"/>
              <w:left w:val="nil"/>
              <w:bottom w:val="nil"/>
              <w:right w:val="nil"/>
            </w:tcBorders>
            <w:shd w:val="clear" w:color="auto" w:fill="auto"/>
            <w:noWrap/>
            <w:vAlign w:val="bottom"/>
          </w:tcPr>
          <w:p w14:paraId="116AB38B"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45769065" w14:textId="77777777" w:rsidR="00C57F66" w:rsidRPr="006845D3" w:rsidRDefault="00C57F66" w:rsidP="002D4BD8">
            <w:pPr>
              <w:jc w:val="right"/>
              <w:rPr>
                <w:sz w:val="20"/>
                <w:szCs w:val="20"/>
              </w:rPr>
            </w:pPr>
            <w:r w:rsidRPr="006845D3">
              <w:rPr>
                <w:sz w:val="20"/>
                <w:szCs w:val="20"/>
              </w:rPr>
              <w:t>2.8</w:t>
            </w:r>
          </w:p>
        </w:tc>
        <w:tc>
          <w:tcPr>
            <w:tcW w:w="834" w:type="dxa"/>
            <w:tcBorders>
              <w:top w:val="nil"/>
              <w:left w:val="nil"/>
              <w:bottom w:val="nil"/>
              <w:right w:val="nil"/>
            </w:tcBorders>
            <w:shd w:val="clear" w:color="auto" w:fill="auto"/>
            <w:noWrap/>
            <w:vAlign w:val="bottom"/>
          </w:tcPr>
          <w:p w14:paraId="708E55AB"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F797F4D" w14:textId="77777777" w:rsidR="00C57F66" w:rsidRPr="006845D3" w:rsidRDefault="00C57F66" w:rsidP="002D4BD8">
            <w:pPr>
              <w:jc w:val="right"/>
              <w:rPr>
                <w:sz w:val="20"/>
                <w:szCs w:val="20"/>
              </w:rPr>
            </w:pPr>
            <w:r w:rsidRPr="006845D3">
              <w:rPr>
                <w:sz w:val="20"/>
                <w:szCs w:val="20"/>
              </w:rPr>
              <w:t>5.8</w:t>
            </w:r>
          </w:p>
        </w:tc>
        <w:tc>
          <w:tcPr>
            <w:tcW w:w="833" w:type="dxa"/>
            <w:tcBorders>
              <w:top w:val="nil"/>
              <w:left w:val="nil"/>
              <w:bottom w:val="nil"/>
              <w:right w:val="nil"/>
            </w:tcBorders>
            <w:shd w:val="clear" w:color="auto" w:fill="auto"/>
            <w:noWrap/>
            <w:vAlign w:val="bottom"/>
          </w:tcPr>
          <w:p w14:paraId="13158252" w14:textId="77777777" w:rsidR="00C57F66" w:rsidRPr="006845D3" w:rsidRDefault="00C57F66" w:rsidP="002D4BD8">
            <w:pPr>
              <w:jc w:val="right"/>
              <w:rPr>
                <w:sz w:val="20"/>
                <w:szCs w:val="20"/>
              </w:rPr>
            </w:pPr>
            <w:r w:rsidRPr="006845D3">
              <w:rPr>
                <w:sz w:val="20"/>
                <w:szCs w:val="20"/>
              </w:rPr>
              <w:t>5.0</w:t>
            </w:r>
          </w:p>
        </w:tc>
        <w:tc>
          <w:tcPr>
            <w:tcW w:w="834" w:type="dxa"/>
            <w:tcBorders>
              <w:top w:val="nil"/>
              <w:left w:val="nil"/>
              <w:bottom w:val="nil"/>
              <w:right w:val="nil"/>
            </w:tcBorders>
            <w:shd w:val="clear" w:color="auto" w:fill="auto"/>
            <w:noWrap/>
            <w:vAlign w:val="bottom"/>
          </w:tcPr>
          <w:p w14:paraId="3B3532FF" w14:textId="77777777" w:rsidR="00C57F66" w:rsidRPr="006845D3" w:rsidRDefault="00C57F66" w:rsidP="002D4BD8">
            <w:pPr>
              <w:jc w:val="right"/>
              <w:rPr>
                <w:sz w:val="20"/>
                <w:szCs w:val="20"/>
              </w:rPr>
            </w:pPr>
            <w:r w:rsidRPr="006845D3">
              <w:rPr>
                <w:sz w:val="20"/>
                <w:szCs w:val="20"/>
              </w:rPr>
              <w:t>2.3</w:t>
            </w:r>
          </w:p>
        </w:tc>
      </w:tr>
      <w:tr w:rsidR="00C57F66" w:rsidRPr="006845D3" w14:paraId="09674975" w14:textId="77777777" w:rsidTr="002D4BD8">
        <w:trPr>
          <w:trHeight w:val="276"/>
        </w:trPr>
        <w:tc>
          <w:tcPr>
            <w:tcW w:w="1800" w:type="dxa"/>
            <w:tcBorders>
              <w:top w:val="nil"/>
              <w:left w:val="nil"/>
              <w:bottom w:val="nil"/>
              <w:right w:val="nil"/>
            </w:tcBorders>
            <w:shd w:val="clear" w:color="auto" w:fill="auto"/>
            <w:noWrap/>
            <w:vAlign w:val="bottom"/>
          </w:tcPr>
          <w:p w14:paraId="1E789180" w14:textId="77777777" w:rsidR="00C57F66" w:rsidRPr="006845D3" w:rsidRDefault="00C57F66" w:rsidP="002D4BD8">
            <w:pPr>
              <w:rPr>
                <w:sz w:val="20"/>
                <w:szCs w:val="20"/>
              </w:rPr>
            </w:pPr>
            <w:r w:rsidRPr="006845D3">
              <w:rPr>
                <w:sz w:val="20"/>
                <w:szCs w:val="20"/>
              </w:rPr>
              <w:t xml:space="preserve">UC </w:t>
            </w:r>
          </w:p>
        </w:tc>
        <w:tc>
          <w:tcPr>
            <w:tcW w:w="833" w:type="dxa"/>
            <w:tcBorders>
              <w:top w:val="nil"/>
              <w:left w:val="nil"/>
              <w:bottom w:val="nil"/>
              <w:right w:val="nil"/>
            </w:tcBorders>
            <w:shd w:val="clear" w:color="auto" w:fill="auto"/>
            <w:noWrap/>
            <w:vAlign w:val="bottom"/>
          </w:tcPr>
          <w:p w14:paraId="12729460" w14:textId="77777777" w:rsidR="00C57F66" w:rsidRPr="006845D3" w:rsidRDefault="00C57F66" w:rsidP="002D4BD8">
            <w:pPr>
              <w:jc w:val="right"/>
              <w:rPr>
                <w:sz w:val="20"/>
                <w:szCs w:val="20"/>
              </w:rPr>
            </w:pPr>
            <w:r w:rsidRPr="006845D3">
              <w:rPr>
                <w:sz w:val="20"/>
                <w:szCs w:val="20"/>
              </w:rPr>
              <w:t>0.23</w:t>
            </w:r>
          </w:p>
        </w:tc>
        <w:tc>
          <w:tcPr>
            <w:tcW w:w="833" w:type="dxa"/>
            <w:tcBorders>
              <w:top w:val="nil"/>
              <w:left w:val="nil"/>
              <w:bottom w:val="nil"/>
              <w:right w:val="nil"/>
            </w:tcBorders>
            <w:shd w:val="clear" w:color="auto" w:fill="auto"/>
            <w:noWrap/>
            <w:vAlign w:val="bottom"/>
          </w:tcPr>
          <w:p w14:paraId="50B2EC2F" w14:textId="77777777" w:rsidR="00C57F66" w:rsidRPr="006845D3" w:rsidRDefault="00C57F66" w:rsidP="002D4BD8">
            <w:pPr>
              <w:jc w:val="right"/>
              <w:rPr>
                <w:sz w:val="20"/>
                <w:szCs w:val="20"/>
              </w:rPr>
            </w:pPr>
            <w:r w:rsidRPr="006845D3">
              <w:rPr>
                <w:sz w:val="20"/>
                <w:szCs w:val="20"/>
              </w:rPr>
              <w:t>0.06</w:t>
            </w:r>
          </w:p>
        </w:tc>
        <w:tc>
          <w:tcPr>
            <w:tcW w:w="833" w:type="dxa"/>
            <w:tcBorders>
              <w:top w:val="nil"/>
              <w:left w:val="nil"/>
              <w:bottom w:val="nil"/>
              <w:right w:val="nil"/>
            </w:tcBorders>
            <w:shd w:val="clear" w:color="auto" w:fill="auto"/>
            <w:noWrap/>
            <w:vAlign w:val="bottom"/>
          </w:tcPr>
          <w:p w14:paraId="7B1BA196" w14:textId="77777777" w:rsidR="00C57F66" w:rsidRPr="006845D3" w:rsidRDefault="00C57F66" w:rsidP="002D4BD8">
            <w:pPr>
              <w:jc w:val="right"/>
              <w:rPr>
                <w:sz w:val="20"/>
                <w:szCs w:val="20"/>
              </w:rPr>
            </w:pPr>
            <w:r w:rsidRPr="006845D3">
              <w:rPr>
                <w:sz w:val="20"/>
                <w:szCs w:val="20"/>
              </w:rPr>
              <w:t>0.14</w:t>
            </w:r>
          </w:p>
        </w:tc>
        <w:tc>
          <w:tcPr>
            <w:tcW w:w="834" w:type="dxa"/>
            <w:tcBorders>
              <w:top w:val="nil"/>
              <w:left w:val="nil"/>
              <w:bottom w:val="nil"/>
              <w:right w:val="nil"/>
            </w:tcBorders>
            <w:shd w:val="clear" w:color="auto" w:fill="auto"/>
            <w:noWrap/>
            <w:vAlign w:val="bottom"/>
          </w:tcPr>
          <w:p w14:paraId="6E12E183" w14:textId="77777777" w:rsidR="00C57F66" w:rsidRPr="006845D3" w:rsidRDefault="00C57F66" w:rsidP="002D4BD8">
            <w:pPr>
              <w:jc w:val="right"/>
              <w:rPr>
                <w:sz w:val="20"/>
                <w:szCs w:val="20"/>
              </w:rPr>
            </w:pPr>
            <w:r w:rsidRPr="006845D3">
              <w:rPr>
                <w:sz w:val="20"/>
                <w:szCs w:val="20"/>
              </w:rPr>
              <w:t>0.03</w:t>
            </w:r>
          </w:p>
        </w:tc>
        <w:tc>
          <w:tcPr>
            <w:tcW w:w="833" w:type="dxa"/>
            <w:tcBorders>
              <w:top w:val="nil"/>
              <w:left w:val="nil"/>
              <w:bottom w:val="nil"/>
              <w:right w:val="nil"/>
            </w:tcBorders>
            <w:shd w:val="clear" w:color="auto" w:fill="auto"/>
            <w:noWrap/>
            <w:vAlign w:val="bottom"/>
          </w:tcPr>
          <w:p w14:paraId="65625FB0" w14:textId="77777777" w:rsidR="00C57F66" w:rsidRPr="006845D3" w:rsidRDefault="00C57F66" w:rsidP="002D4BD8">
            <w:pPr>
              <w:jc w:val="right"/>
              <w:rPr>
                <w:sz w:val="20"/>
                <w:szCs w:val="20"/>
              </w:rPr>
            </w:pPr>
            <w:r w:rsidRPr="006845D3">
              <w:rPr>
                <w:sz w:val="20"/>
                <w:szCs w:val="20"/>
              </w:rPr>
              <w:t>0.13</w:t>
            </w:r>
          </w:p>
        </w:tc>
        <w:tc>
          <w:tcPr>
            <w:tcW w:w="833" w:type="dxa"/>
            <w:tcBorders>
              <w:top w:val="nil"/>
              <w:left w:val="nil"/>
              <w:bottom w:val="nil"/>
              <w:right w:val="nil"/>
            </w:tcBorders>
            <w:shd w:val="clear" w:color="auto" w:fill="auto"/>
            <w:noWrap/>
            <w:vAlign w:val="bottom"/>
          </w:tcPr>
          <w:p w14:paraId="09FDE1F2" w14:textId="77777777" w:rsidR="00C57F66" w:rsidRPr="006845D3" w:rsidRDefault="00C57F66" w:rsidP="002D4BD8">
            <w:pPr>
              <w:jc w:val="right"/>
              <w:rPr>
                <w:b/>
                <w:bCs/>
                <w:sz w:val="20"/>
                <w:szCs w:val="20"/>
              </w:rPr>
            </w:pPr>
            <w:r w:rsidRPr="006845D3">
              <w:rPr>
                <w:b/>
                <w:bCs/>
                <w:sz w:val="20"/>
                <w:szCs w:val="20"/>
              </w:rPr>
              <w:t>0.82</w:t>
            </w:r>
          </w:p>
        </w:tc>
        <w:tc>
          <w:tcPr>
            <w:tcW w:w="834" w:type="dxa"/>
            <w:tcBorders>
              <w:top w:val="nil"/>
              <w:left w:val="nil"/>
              <w:bottom w:val="nil"/>
              <w:right w:val="nil"/>
            </w:tcBorders>
            <w:shd w:val="clear" w:color="auto" w:fill="auto"/>
            <w:noWrap/>
            <w:vAlign w:val="bottom"/>
          </w:tcPr>
          <w:p w14:paraId="6BD1AFD1" w14:textId="77777777" w:rsidR="00C57F66" w:rsidRPr="006845D3" w:rsidRDefault="00C57F66" w:rsidP="002D4BD8">
            <w:pPr>
              <w:jc w:val="right"/>
              <w:rPr>
                <w:sz w:val="20"/>
                <w:szCs w:val="20"/>
              </w:rPr>
            </w:pPr>
            <w:r w:rsidRPr="006845D3">
              <w:rPr>
                <w:sz w:val="20"/>
                <w:szCs w:val="20"/>
              </w:rPr>
              <w:t>0.11</w:t>
            </w:r>
          </w:p>
        </w:tc>
        <w:tc>
          <w:tcPr>
            <w:tcW w:w="833" w:type="dxa"/>
            <w:tcBorders>
              <w:top w:val="nil"/>
              <w:left w:val="nil"/>
              <w:bottom w:val="nil"/>
              <w:right w:val="nil"/>
            </w:tcBorders>
            <w:shd w:val="clear" w:color="auto" w:fill="auto"/>
            <w:noWrap/>
            <w:vAlign w:val="bottom"/>
          </w:tcPr>
          <w:p w14:paraId="6652D9E3" w14:textId="77777777" w:rsidR="00C57F66" w:rsidRPr="006845D3" w:rsidRDefault="00C57F66" w:rsidP="002D4BD8">
            <w:pPr>
              <w:jc w:val="right"/>
              <w:rPr>
                <w:sz w:val="20"/>
                <w:szCs w:val="20"/>
              </w:rPr>
            </w:pPr>
            <w:r w:rsidRPr="006845D3">
              <w:rPr>
                <w:sz w:val="20"/>
                <w:szCs w:val="20"/>
              </w:rPr>
              <w:t>0.30</w:t>
            </w:r>
          </w:p>
        </w:tc>
        <w:tc>
          <w:tcPr>
            <w:tcW w:w="833" w:type="dxa"/>
            <w:tcBorders>
              <w:top w:val="nil"/>
              <w:left w:val="nil"/>
              <w:bottom w:val="nil"/>
              <w:right w:val="nil"/>
            </w:tcBorders>
            <w:shd w:val="clear" w:color="auto" w:fill="auto"/>
            <w:noWrap/>
            <w:vAlign w:val="bottom"/>
          </w:tcPr>
          <w:p w14:paraId="137DC823" w14:textId="77777777" w:rsidR="00C57F66" w:rsidRPr="006845D3" w:rsidRDefault="00C57F66" w:rsidP="002D4BD8">
            <w:pPr>
              <w:jc w:val="right"/>
              <w:rPr>
                <w:sz w:val="20"/>
                <w:szCs w:val="20"/>
              </w:rPr>
            </w:pPr>
            <w:r w:rsidRPr="006845D3">
              <w:rPr>
                <w:sz w:val="20"/>
                <w:szCs w:val="20"/>
              </w:rPr>
              <w:t>0.01</w:t>
            </w:r>
          </w:p>
        </w:tc>
        <w:tc>
          <w:tcPr>
            <w:tcW w:w="833" w:type="dxa"/>
            <w:tcBorders>
              <w:top w:val="nil"/>
              <w:left w:val="nil"/>
              <w:bottom w:val="nil"/>
              <w:right w:val="nil"/>
            </w:tcBorders>
            <w:shd w:val="clear" w:color="auto" w:fill="auto"/>
            <w:noWrap/>
            <w:vAlign w:val="bottom"/>
          </w:tcPr>
          <w:p w14:paraId="5B73A50E" w14:textId="77777777" w:rsidR="00C57F66" w:rsidRPr="006845D3" w:rsidRDefault="00C57F66" w:rsidP="002D4BD8">
            <w:pPr>
              <w:jc w:val="right"/>
              <w:rPr>
                <w:sz w:val="20"/>
                <w:szCs w:val="20"/>
              </w:rPr>
            </w:pPr>
            <w:r w:rsidRPr="006845D3">
              <w:rPr>
                <w:sz w:val="20"/>
                <w:szCs w:val="20"/>
              </w:rPr>
              <w:t>0.13</w:t>
            </w:r>
          </w:p>
        </w:tc>
        <w:tc>
          <w:tcPr>
            <w:tcW w:w="834" w:type="dxa"/>
            <w:tcBorders>
              <w:top w:val="nil"/>
              <w:left w:val="nil"/>
              <w:bottom w:val="nil"/>
              <w:right w:val="nil"/>
            </w:tcBorders>
            <w:shd w:val="clear" w:color="auto" w:fill="auto"/>
            <w:noWrap/>
            <w:vAlign w:val="bottom"/>
          </w:tcPr>
          <w:p w14:paraId="7E8FE8B8" w14:textId="77777777" w:rsidR="00C57F66" w:rsidRPr="006845D3" w:rsidRDefault="00C57F66" w:rsidP="002D4BD8">
            <w:pPr>
              <w:jc w:val="right"/>
              <w:rPr>
                <w:sz w:val="20"/>
                <w:szCs w:val="20"/>
              </w:rPr>
            </w:pPr>
            <w:r w:rsidRPr="006845D3">
              <w:rPr>
                <w:sz w:val="20"/>
                <w:szCs w:val="20"/>
              </w:rPr>
              <w:t>0.04</w:t>
            </w:r>
          </w:p>
        </w:tc>
        <w:tc>
          <w:tcPr>
            <w:tcW w:w="833" w:type="dxa"/>
            <w:tcBorders>
              <w:top w:val="nil"/>
              <w:left w:val="nil"/>
              <w:bottom w:val="nil"/>
              <w:right w:val="nil"/>
            </w:tcBorders>
            <w:shd w:val="clear" w:color="auto" w:fill="auto"/>
            <w:noWrap/>
            <w:vAlign w:val="bottom"/>
          </w:tcPr>
          <w:p w14:paraId="71DFC47D" w14:textId="77777777" w:rsidR="00C57F66" w:rsidRPr="006845D3" w:rsidRDefault="00C57F66" w:rsidP="002D4BD8">
            <w:pPr>
              <w:jc w:val="right"/>
              <w:rPr>
                <w:sz w:val="20"/>
                <w:szCs w:val="20"/>
              </w:rPr>
            </w:pPr>
            <w:r w:rsidRPr="006845D3">
              <w:rPr>
                <w:sz w:val="20"/>
                <w:szCs w:val="20"/>
              </w:rPr>
              <w:t>0.21</w:t>
            </w:r>
          </w:p>
        </w:tc>
        <w:tc>
          <w:tcPr>
            <w:tcW w:w="833" w:type="dxa"/>
            <w:tcBorders>
              <w:top w:val="nil"/>
              <w:left w:val="nil"/>
              <w:bottom w:val="nil"/>
              <w:right w:val="nil"/>
            </w:tcBorders>
            <w:shd w:val="clear" w:color="auto" w:fill="auto"/>
            <w:noWrap/>
            <w:vAlign w:val="bottom"/>
          </w:tcPr>
          <w:p w14:paraId="3081F41C" w14:textId="77777777" w:rsidR="00C57F66" w:rsidRPr="006845D3" w:rsidRDefault="00C57F66" w:rsidP="002D4BD8">
            <w:pPr>
              <w:jc w:val="right"/>
              <w:rPr>
                <w:sz w:val="20"/>
                <w:szCs w:val="20"/>
              </w:rPr>
            </w:pPr>
            <w:r w:rsidRPr="006845D3">
              <w:rPr>
                <w:sz w:val="20"/>
                <w:szCs w:val="20"/>
              </w:rPr>
              <w:t>0.15</w:t>
            </w:r>
          </w:p>
        </w:tc>
        <w:tc>
          <w:tcPr>
            <w:tcW w:w="834" w:type="dxa"/>
            <w:tcBorders>
              <w:top w:val="nil"/>
              <w:left w:val="nil"/>
              <w:bottom w:val="nil"/>
              <w:right w:val="nil"/>
            </w:tcBorders>
            <w:shd w:val="clear" w:color="auto" w:fill="auto"/>
            <w:noWrap/>
            <w:vAlign w:val="bottom"/>
          </w:tcPr>
          <w:p w14:paraId="047EA407" w14:textId="77777777" w:rsidR="00C57F66" w:rsidRPr="006845D3" w:rsidRDefault="00C57F66" w:rsidP="002D4BD8">
            <w:pPr>
              <w:jc w:val="right"/>
              <w:rPr>
                <w:sz w:val="20"/>
                <w:szCs w:val="20"/>
              </w:rPr>
            </w:pPr>
            <w:r w:rsidRPr="006845D3">
              <w:rPr>
                <w:sz w:val="20"/>
                <w:szCs w:val="20"/>
              </w:rPr>
              <w:t>0.23</w:t>
            </w:r>
          </w:p>
        </w:tc>
      </w:tr>
      <w:tr w:rsidR="00C57F66" w:rsidRPr="006845D3" w14:paraId="61102753" w14:textId="77777777" w:rsidTr="002D4BD8">
        <w:trPr>
          <w:trHeight w:val="276"/>
        </w:trPr>
        <w:tc>
          <w:tcPr>
            <w:tcW w:w="1800" w:type="dxa"/>
            <w:tcBorders>
              <w:top w:val="nil"/>
              <w:left w:val="nil"/>
              <w:bottom w:val="nil"/>
              <w:right w:val="nil"/>
            </w:tcBorders>
            <w:shd w:val="clear" w:color="auto" w:fill="auto"/>
            <w:noWrap/>
            <w:vAlign w:val="bottom"/>
          </w:tcPr>
          <w:p w14:paraId="5A79C7B9" w14:textId="77777777" w:rsidR="00C57F66" w:rsidRPr="006845D3" w:rsidRDefault="00C57F66" w:rsidP="002D4BD8">
            <w:pPr>
              <w:rPr>
                <w:sz w:val="20"/>
                <w:szCs w:val="20"/>
              </w:rPr>
            </w:pPr>
            <w:r w:rsidRPr="006845D3">
              <w:rPr>
                <w:sz w:val="20"/>
                <w:szCs w:val="20"/>
              </w:rPr>
              <w:t xml:space="preserve">DHA/EPA </w:t>
            </w:r>
          </w:p>
        </w:tc>
        <w:tc>
          <w:tcPr>
            <w:tcW w:w="833" w:type="dxa"/>
            <w:tcBorders>
              <w:top w:val="nil"/>
              <w:left w:val="nil"/>
              <w:bottom w:val="nil"/>
              <w:right w:val="nil"/>
            </w:tcBorders>
            <w:shd w:val="clear" w:color="auto" w:fill="auto"/>
            <w:noWrap/>
            <w:vAlign w:val="bottom"/>
          </w:tcPr>
          <w:p w14:paraId="0CEFE338"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9EC9B1B"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5074AC1" w14:textId="77777777" w:rsidR="00C57F66" w:rsidRPr="006845D3" w:rsidRDefault="00C57F66" w:rsidP="002D4BD8">
            <w:pPr>
              <w:jc w:val="right"/>
              <w:rPr>
                <w:sz w:val="20"/>
                <w:szCs w:val="20"/>
              </w:rPr>
            </w:pPr>
            <w:r w:rsidRPr="006845D3">
              <w:rPr>
                <w:sz w:val="20"/>
                <w:szCs w:val="20"/>
              </w:rPr>
              <w:t>0.0</w:t>
            </w:r>
          </w:p>
        </w:tc>
        <w:tc>
          <w:tcPr>
            <w:tcW w:w="834" w:type="dxa"/>
            <w:tcBorders>
              <w:top w:val="nil"/>
              <w:left w:val="nil"/>
              <w:bottom w:val="nil"/>
              <w:right w:val="nil"/>
            </w:tcBorders>
            <w:shd w:val="clear" w:color="auto" w:fill="auto"/>
            <w:noWrap/>
            <w:vAlign w:val="bottom"/>
          </w:tcPr>
          <w:p w14:paraId="73CB8FD3"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635976F4" w14:textId="77777777" w:rsidR="00C57F66" w:rsidRPr="006845D3" w:rsidRDefault="00C57F66" w:rsidP="002D4BD8">
            <w:pPr>
              <w:jc w:val="right"/>
              <w:rPr>
                <w:sz w:val="20"/>
                <w:szCs w:val="20"/>
              </w:rPr>
            </w:pPr>
            <w:r w:rsidRPr="006845D3">
              <w:rPr>
                <w:sz w:val="20"/>
                <w:szCs w:val="20"/>
              </w:rPr>
              <w:t>3.5</w:t>
            </w:r>
          </w:p>
        </w:tc>
        <w:tc>
          <w:tcPr>
            <w:tcW w:w="833" w:type="dxa"/>
            <w:tcBorders>
              <w:top w:val="nil"/>
              <w:left w:val="nil"/>
              <w:bottom w:val="nil"/>
              <w:right w:val="nil"/>
            </w:tcBorders>
            <w:shd w:val="clear" w:color="auto" w:fill="auto"/>
            <w:noWrap/>
            <w:vAlign w:val="bottom"/>
          </w:tcPr>
          <w:p w14:paraId="7A355EA8" w14:textId="77777777" w:rsidR="00C57F66" w:rsidRPr="006845D3" w:rsidRDefault="00C57F66" w:rsidP="002D4BD8">
            <w:pPr>
              <w:jc w:val="right"/>
              <w:rPr>
                <w:sz w:val="20"/>
                <w:szCs w:val="20"/>
              </w:rPr>
            </w:pPr>
            <w:r w:rsidRPr="006845D3">
              <w:rPr>
                <w:sz w:val="20"/>
                <w:szCs w:val="20"/>
              </w:rPr>
              <w:t>2.0</w:t>
            </w:r>
          </w:p>
        </w:tc>
        <w:tc>
          <w:tcPr>
            <w:tcW w:w="834" w:type="dxa"/>
            <w:tcBorders>
              <w:top w:val="nil"/>
              <w:left w:val="nil"/>
              <w:bottom w:val="nil"/>
              <w:right w:val="nil"/>
            </w:tcBorders>
            <w:shd w:val="clear" w:color="auto" w:fill="auto"/>
            <w:noWrap/>
            <w:vAlign w:val="bottom"/>
          </w:tcPr>
          <w:p w14:paraId="6C7D4213"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1C5CB43D" w14:textId="77777777" w:rsidR="00C57F66" w:rsidRPr="006845D3" w:rsidRDefault="00C57F66" w:rsidP="002D4BD8">
            <w:pPr>
              <w:jc w:val="right"/>
              <w:rPr>
                <w:b/>
                <w:bCs/>
                <w:sz w:val="20"/>
                <w:szCs w:val="20"/>
              </w:rPr>
            </w:pPr>
            <w:r w:rsidRPr="006845D3">
              <w:rPr>
                <w:b/>
                <w:bCs/>
                <w:sz w:val="20"/>
                <w:szCs w:val="20"/>
              </w:rPr>
              <w:t>9.2</w:t>
            </w:r>
          </w:p>
        </w:tc>
        <w:tc>
          <w:tcPr>
            <w:tcW w:w="833" w:type="dxa"/>
            <w:tcBorders>
              <w:top w:val="nil"/>
              <w:left w:val="nil"/>
              <w:bottom w:val="nil"/>
              <w:right w:val="nil"/>
            </w:tcBorders>
            <w:shd w:val="clear" w:color="auto" w:fill="auto"/>
            <w:noWrap/>
            <w:vAlign w:val="bottom"/>
          </w:tcPr>
          <w:p w14:paraId="2B7B39D7" w14:textId="77777777" w:rsidR="00C57F66" w:rsidRPr="006845D3" w:rsidRDefault="00C57F66" w:rsidP="002D4BD8">
            <w:pPr>
              <w:jc w:val="right"/>
              <w:rPr>
                <w:sz w:val="20"/>
                <w:szCs w:val="20"/>
              </w:rPr>
            </w:pPr>
            <w:r w:rsidRPr="006845D3">
              <w:rPr>
                <w:sz w:val="20"/>
                <w:szCs w:val="20"/>
              </w:rPr>
              <w:t>0.0</w:t>
            </w:r>
          </w:p>
        </w:tc>
        <w:tc>
          <w:tcPr>
            <w:tcW w:w="833" w:type="dxa"/>
            <w:tcBorders>
              <w:top w:val="nil"/>
              <w:left w:val="nil"/>
              <w:bottom w:val="nil"/>
              <w:right w:val="nil"/>
            </w:tcBorders>
            <w:shd w:val="clear" w:color="auto" w:fill="auto"/>
            <w:noWrap/>
            <w:vAlign w:val="bottom"/>
          </w:tcPr>
          <w:p w14:paraId="3166B0FE" w14:textId="77777777" w:rsidR="00C57F66" w:rsidRPr="006845D3" w:rsidRDefault="00C57F66" w:rsidP="002D4BD8">
            <w:pPr>
              <w:jc w:val="right"/>
              <w:rPr>
                <w:b/>
                <w:bCs/>
                <w:sz w:val="20"/>
                <w:szCs w:val="20"/>
              </w:rPr>
            </w:pPr>
            <w:r w:rsidRPr="006845D3">
              <w:rPr>
                <w:b/>
                <w:bCs/>
                <w:sz w:val="20"/>
                <w:szCs w:val="20"/>
              </w:rPr>
              <w:t>10.7</w:t>
            </w:r>
          </w:p>
        </w:tc>
        <w:tc>
          <w:tcPr>
            <w:tcW w:w="834" w:type="dxa"/>
            <w:tcBorders>
              <w:top w:val="nil"/>
              <w:left w:val="nil"/>
              <w:bottom w:val="nil"/>
              <w:right w:val="nil"/>
            </w:tcBorders>
            <w:shd w:val="clear" w:color="auto" w:fill="auto"/>
            <w:noWrap/>
            <w:vAlign w:val="bottom"/>
          </w:tcPr>
          <w:p w14:paraId="4BA0C97A" w14:textId="77777777" w:rsidR="00C57F66" w:rsidRPr="006845D3" w:rsidRDefault="00C57F66" w:rsidP="002D4BD8">
            <w:pPr>
              <w:jc w:val="right"/>
              <w:rPr>
                <w:sz w:val="20"/>
                <w:szCs w:val="20"/>
              </w:rPr>
            </w:pPr>
            <w:r w:rsidRPr="006845D3">
              <w:rPr>
                <w:sz w:val="20"/>
                <w:szCs w:val="20"/>
              </w:rPr>
              <w:t>1.8</w:t>
            </w:r>
          </w:p>
        </w:tc>
        <w:tc>
          <w:tcPr>
            <w:tcW w:w="833" w:type="dxa"/>
            <w:tcBorders>
              <w:top w:val="nil"/>
              <w:left w:val="nil"/>
              <w:bottom w:val="nil"/>
              <w:right w:val="nil"/>
            </w:tcBorders>
            <w:shd w:val="clear" w:color="auto" w:fill="auto"/>
            <w:noWrap/>
            <w:vAlign w:val="bottom"/>
          </w:tcPr>
          <w:p w14:paraId="725E38EA" w14:textId="77777777" w:rsidR="00C57F66" w:rsidRPr="006845D3" w:rsidRDefault="00C57F66" w:rsidP="002D4BD8">
            <w:pPr>
              <w:jc w:val="right"/>
              <w:rPr>
                <w:sz w:val="20"/>
                <w:szCs w:val="20"/>
              </w:rPr>
            </w:pPr>
            <w:r w:rsidRPr="006845D3">
              <w:rPr>
                <w:sz w:val="20"/>
                <w:szCs w:val="20"/>
              </w:rPr>
              <w:t>1.3</w:t>
            </w:r>
          </w:p>
        </w:tc>
        <w:tc>
          <w:tcPr>
            <w:tcW w:w="833" w:type="dxa"/>
            <w:tcBorders>
              <w:top w:val="nil"/>
              <w:left w:val="nil"/>
              <w:bottom w:val="nil"/>
              <w:right w:val="nil"/>
            </w:tcBorders>
            <w:shd w:val="clear" w:color="auto" w:fill="auto"/>
            <w:noWrap/>
            <w:vAlign w:val="bottom"/>
          </w:tcPr>
          <w:p w14:paraId="23BA62EB" w14:textId="77777777" w:rsidR="00C57F66" w:rsidRPr="006845D3" w:rsidRDefault="00C57F66" w:rsidP="002D4BD8">
            <w:pPr>
              <w:jc w:val="right"/>
              <w:rPr>
                <w:sz w:val="20"/>
                <w:szCs w:val="20"/>
              </w:rPr>
            </w:pPr>
            <w:r w:rsidRPr="006845D3">
              <w:rPr>
                <w:sz w:val="20"/>
                <w:szCs w:val="20"/>
              </w:rPr>
              <w:t>1.0</w:t>
            </w:r>
          </w:p>
        </w:tc>
        <w:tc>
          <w:tcPr>
            <w:tcW w:w="834" w:type="dxa"/>
            <w:tcBorders>
              <w:top w:val="nil"/>
              <w:left w:val="nil"/>
              <w:bottom w:val="nil"/>
              <w:right w:val="nil"/>
            </w:tcBorders>
            <w:shd w:val="clear" w:color="auto" w:fill="auto"/>
            <w:noWrap/>
            <w:vAlign w:val="bottom"/>
          </w:tcPr>
          <w:p w14:paraId="4071993A" w14:textId="77777777" w:rsidR="00C57F66" w:rsidRPr="006845D3" w:rsidRDefault="00C57F66" w:rsidP="002D4BD8">
            <w:pPr>
              <w:jc w:val="right"/>
              <w:rPr>
                <w:sz w:val="20"/>
                <w:szCs w:val="20"/>
              </w:rPr>
            </w:pPr>
            <w:r w:rsidRPr="006845D3">
              <w:rPr>
                <w:sz w:val="20"/>
                <w:szCs w:val="20"/>
              </w:rPr>
              <w:t>0.0</w:t>
            </w:r>
          </w:p>
        </w:tc>
      </w:tr>
      <w:tr w:rsidR="00C57F66" w:rsidRPr="006845D3" w14:paraId="4D85E63D" w14:textId="77777777" w:rsidTr="002D4BD8">
        <w:trPr>
          <w:trHeight w:val="276"/>
        </w:trPr>
        <w:tc>
          <w:tcPr>
            <w:tcW w:w="1800" w:type="dxa"/>
            <w:tcBorders>
              <w:top w:val="nil"/>
              <w:left w:val="nil"/>
              <w:bottom w:val="single" w:sz="4" w:space="0" w:color="auto"/>
              <w:right w:val="nil"/>
            </w:tcBorders>
            <w:shd w:val="clear" w:color="auto" w:fill="auto"/>
            <w:noWrap/>
            <w:vAlign w:val="bottom"/>
          </w:tcPr>
          <w:p w14:paraId="43C19283" w14:textId="77777777" w:rsidR="00C57F66" w:rsidRPr="006845D3" w:rsidRDefault="00C57F66" w:rsidP="002D4BD8">
            <w:pPr>
              <w:rPr>
                <w:color w:val="000000"/>
                <w:sz w:val="20"/>
                <w:szCs w:val="20"/>
              </w:rPr>
            </w:pPr>
            <w:r w:rsidRPr="006845D3">
              <w:rPr>
                <w:color w:val="000000"/>
                <w:sz w:val="20"/>
                <w:szCs w:val="20"/>
              </w:rPr>
              <w:t>16:1(n-7)/16:0</w:t>
            </w:r>
          </w:p>
        </w:tc>
        <w:tc>
          <w:tcPr>
            <w:tcW w:w="833" w:type="dxa"/>
            <w:tcBorders>
              <w:top w:val="nil"/>
              <w:left w:val="nil"/>
              <w:bottom w:val="single" w:sz="4" w:space="0" w:color="auto"/>
              <w:right w:val="nil"/>
            </w:tcBorders>
            <w:shd w:val="clear" w:color="auto" w:fill="auto"/>
            <w:noWrap/>
            <w:vAlign w:val="bottom"/>
          </w:tcPr>
          <w:p w14:paraId="741E92FD" w14:textId="77777777" w:rsidR="00C57F66" w:rsidRPr="006845D3" w:rsidRDefault="00C57F66" w:rsidP="002D4BD8">
            <w:pPr>
              <w:jc w:val="right"/>
              <w:rPr>
                <w:color w:val="000000"/>
                <w:sz w:val="20"/>
                <w:szCs w:val="20"/>
              </w:rPr>
            </w:pPr>
            <w:r w:rsidRPr="006845D3">
              <w:rPr>
                <w:color w:val="000000"/>
                <w:sz w:val="20"/>
                <w:szCs w:val="20"/>
              </w:rPr>
              <w:t>0.7</w:t>
            </w:r>
          </w:p>
        </w:tc>
        <w:tc>
          <w:tcPr>
            <w:tcW w:w="833" w:type="dxa"/>
            <w:tcBorders>
              <w:top w:val="nil"/>
              <w:left w:val="nil"/>
              <w:bottom w:val="single" w:sz="4" w:space="0" w:color="auto"/>
              <w:right w:val="nil"/>
            </w:tcBorders>
            <w:shd w:val="clear" w:color="auto" w:fill="auto"/>
            <w:noWrap/>
            <w:vAlign w:val="bottom"/>
          </w:tcPr>
          <w:p w14:paraId="53F9E739" w14:textId="77777777" w:rsidR="00C57F66" w:rsidRPr="006845D3" w:rsidRDefault="00C57F66" w:rsidP="002D4BD8">
            <w:pPr>
              <w:jc w:val="right"/>
              <w:rPr>
                <w:color w:val="000000"/>
                <w:sz w:val="20"/>
                <w:szCs w:val="20"/>
              </w:rPr>
            </w:pPr>
            <w:r w:rsidRPr="006845D3">
              <w:rPr>
                <w:color w:val="000000"/>
                <w:sz w:val="20"/>
                <w:szCs w:val="20"/>
              </w:rPr>
              <w:t>0.0</w:t>
            </w:r>
          </w:p>
        </w:tc>
        <w:tc>
          <w:tcPr>
            <w:tcW w:w="833" w:type="dxa"/>
            <w:tcBorders>
              <w:top w:val="nil"/>
              <w:left w:val="nil"/>
              <w:bottom w:val="single" w:sz="4" w:space="0" w:color="auto"/>
              <w:right w:val="nil"/>
            </w:tcBorders>
            <w:shd w:val="clear" w:color="auto" w:fill="auto"/>
            <w:noWrap/>
            <w:vAlign w:val="bottom"/>
          </w:tcPr>
          <w:p w14:paraId="35286487" w14:textId="77777777" w:rsidR="00C57F66" w:rsidRPr="006845D3" w:rsidRDefault="00C57F66" w:rsidP="002D4BD8">
            <w:pPr>
              <w:jc w:val="right"/>
              <w:rPr>
                <w:color w:val="000000"/>
                <w:sz w:val="20"/>
                <w:szCs w:val="20"/>
              </w:rPr>
            </w:pPr>
            <w:r w:rsidRPr="006845D3">
              <w:rPr>
                <w:color w:val="000000"/>
                <w:sz w:val="20"/>
                <w:szCs w:val="20"/>
              </w:rPr>
              <w:t>0.5</w:t>
            </w:r>
          </w:p>
        </w:tc>
        <w:tc>
          <w:tcPr>
            <w:tcW w:w="834" w:type="dxa"/>
            <w:tcBorders>
              <w:top w:val="nil"/>
              <w:left w:val="nil"/>
              <w:bottom w:val="single" w:sz="4" w:space="0" w:color="auto"/>
              <w:right w:val="nil"/>
            </w:tcBorders>
            <w:shd w:val="clear" w:color="auto" w:fill="auto"/>
            <w:noWrap/>
            <w:vAlign w:val="bottom"/>
          </w:tcPr>
          <w:p w14:paraId="69A55B51" w14:textId="77777777" w:rsidR="00C57F66" w:rsidRPr="006845D3" w:rsidRDefault="00C57F66" w:rsidP="002D4BD8">
            <w:pPr>
              <w:jc w:val="right"/>
              <w:rPr>
                <w:b/>
                <w:bCs/>
                <w:color w:val="000000"/>
                <w:sz w:val="20"/>
                <w:szCs w:val="20"/>
              </w:rPr>
            </w:pPr>
            <w:r w:rsidRPr="006845D3">
              <w:rPr>
                <w:b/>
                <w:bCs/>
                <w:color w:val="000000"/>
                <w:sz w:val="20"/>
                <w:szCs w:val="20"/>
              </w:rPr>
              <w:t>2.0</w:t>
            </w:r>
          </w:p>
        </w:tc>
        <w:tc>
          <w:tcPr>
            <w:tcW w:w="833" w:type="dxa"/>
            <w:tcBorders>
              <w:top w:val="nil"/>
              <w:left w:val="nil"/>
              <w:bottom w:val="single" w:sz="4" w:space="0" w:color="auto"/>
              <w:right w:val="nil"/>
            </w:tcBorders>
            <w:shd w:val="clear" w:color="auto" w:fill="auto"/>
            <w:noWrap/>
            <w:vAlign w:val="bottom"/>
          </w:tcPr>
          <w:p w14:paraId="07AD2F2F" w14:textId="77777777" w:rsidR="00C57F66" w:rsidRPr="006845D3" w:rsidRDefault="00C57F66" w:rsidP="002D4BD8">
            <w:pPr>
              <w:jc w:val="right"/>
              <w:rPr>
                <w:b/>
                <w:bCs/>
                <w:color w:val="000000"/>
                <w:sz w:val="20"/>
                <w:szCs w:val="20"/>
              </w:rPr>
            </w:pPr>
            <w:r w:rsidRPr="006845D3">
              <w:rPr>
                <w:b/>
                <w:bCs/>
                <w:color w:val="000000"/>
                <w:sz w:val="20"/>
                <w:szCs w:val="20"/>
              </w:rPr>
              <w:t>1.1</w:t>
            </w:r>
          </w:p>
        </w:tc>
        <w:tc>
          <w:tcPr>
            <w:tcW w:w="833" w:type="dxa"/>
            <w:tcBorders>
              <w:top w:val="nil"/>
              <w:left w:val="nil"/>
              <w:bottom w:val="single" w:sz="4" w:space="0" w:color="auto"/>
              <w:right w:val="nil"/>
            </w:tcBorders>
            <w:shd w:val="clear" w:color="auto" w:fill="auto"/>
            <w:noWrap/>
            <w:vAlign w:val="bottom"/>
          </w:tcPr>
          <w:p w14:paraId="19F7E21D" w14:textId="77777777" w:rsidR="00C57F66" w:rsidRPr="006845D3" w:rsidRDefault="00C57F66" w:rsidP="002D4BD8">
            <w:pPr>
              <w:jc w:val="right"/>
              <w:rPr>
                <w:color w:val="000000"/>
                <w:sz w:val="20"/>
                <w:szCs w:val="20"/>
              </w:rPr>
            </w:pPr>
            <w:r w:rsidRPr="006845D3">
              <w:rPr>
                <w:color w:val="000000"/>
                <w:sz w:val="20"/>
                <w:szCs w:val="20"/>
              </w:rPr>
              <w:t>0.5</w:t>
            </w:r>
          </w:p>
        </w:tc>
        <w:tc>
          <w:tcPr>
            <w:tcW w:w="834" w:type="dxa"/>
            <w:tcBorders>
              <w:top w:val="nil"/>
              <w:left w:val="nil"/>
              <w:bottom w:val="single" w:sz="4" w:space="0" w:color="auto"/>
              <w:right w:val="nil"/>
            </w:tcBorders>
            <w:shd w:val="clear" w:color="auto" w:fill="auto"/>
            <w:noWrap/>
            <w:vAlign w:val="bottom"/>
          </w:tcPr>
          <w:p w14:paraId="55AA2350" w14:textId="77777777" w:rsidR="00C57F66" w:rsidRPr="006845D3" w:rsidRDefault="00C57F66" w:rsidP="002D4BD8">
            <w:pPr>
              <w:jc w:val="right"/>
              <w:rPr>
                <w:color w:val="000000"/>
                <w:sz w:val="20"/>
                <w:szCs w:val="20"/>
              </w:rPr>
            </w:pPr>
            <w:r w:rsidRPr="006845D3">
              <w:rPr>
                <w:color w:val="000000"/>
                <w:sz w:val="20"/>
                <w:szCs w:val="20"/>
              </w:rPr>
              <w:t>0.7</w:t>
            </w:r>
          </w:p>
        </w:tc>
        <w:tc>
          <w:tcPr>
            <w:tcW w:w="833" w:type="dxa"/>
            <w:tcBorders>
              <w:top w:val="nil"/>
              <w:left w:val="nil"/>
              <w:bottom w:val="single" w:sz="4" w:space="0" w:color="auto"/>
              <w:right w:val="nil"/>
            </w:tcBorders>
            <w:shd w:val="clear" w:color="auto" w:fill="auto"/>
            <w:noWrap/>
            <w:vAlign w:val="bottom"/>
          </w:tcPr>
          <w:p w14:paraId="7B19976A" w14:textId="77777777" w:rsidR="00C57F66" w:rsidRPr="006845D3" w:rsidRDefault="00C57F66" w:rsidP="002D4BD8">
            <w:pPr>
              <w:jc w:val="right"/>
              <w:rPr>
                <w:color w:val="000000"/>
                <w:sz w:val="20"/>
                <w:szCs w:val="20"/>
              </w:rPr>
            </w:pPr>
            <w:r w:rsidRPr="006845D3">
              <w:rPr>
                <w:color w:val="000000"/>
                <w:sz w:val="20"/>
                <w:szCs w:val="20"/>
              </w:rPr>
              <w:t>0.0</w:t>
            </w:r>
          </w:p>
        </w:tc>
        <w:tc>
          <w:tcPr>
            <w:tcW w:w="833" w:type="dxa"/>
            <w:tcBorders>
              <w:top w:val="nil"/>
              <w:left w:val="nil"/>
              <w:bottom w:val="single" w:sz="4" w:space="0" w:color="auto"/>
              <w:right w:val="nil"/>
            </w:tcBorders>
            <w:shd w:val="clear" w:color="auto" w:fill="auto"/>
            <w:noWrap/>
            <w:vAlign w:val="bottom"/>
          </w:tcPr>
          <w:p w14:paraId="1FD2B82B" w14:textId="77777777" w:rsidR="00C57F66" w:rsidRPr="006845D3" w:rsidRDefault="00C57F66" w:rsidP="002D4BD8">
            <w:pPr>
              <w:jc w:val="right"/>
              <w:rPr>
                <w:color w:val="000000"/>
                <w:sz w:val="20"/>
                <w:szCs w:val="20"/>
              </w:rPr>
            </w:pPr>
            <w:r w:rsidRPr="006845D3">
              <w:rPr>
                <w:color w:val="000000"/>
                <w:sz w:val="20"/>
                <w:szCs w:val="20"/>
              </w:rPr>
              <w:t>0.8</w:t>
            </w:r>
          </w:p>
        </w:tc>
        <w:tc>
          <w:tcPr>
            <w:tcW w:w="833" w:type="dxa"/>
            <w:tcBorders>
              <w:top w:val="nil"/>
              <w:left w:val="nil"/>
              <w:bottom w:val="single" w:sz="4" w:space="0" w:color="auto"/>
              <w:right w:val="nil"/>
            </w:tcBorders>
            <w:shd w:val="clear" w:color="auto" w:fill="auto"/>
            <w:noWrap/>
            <w:vAlign w:val="bottom"/>
          </w:tcPr>
          <w:p w14:paraId="71F00A6E" w14:textId="77777777" w:rsidR="00C57F66" w:rsidRPr="006845D3" w:rsidRDefault="00C57F66" w:rsidP="002D4BD8">
            <w:pPr>
              <w:jc w:val="right"/>
              <w:rPr>
                <w:color w:val="000000"/>
                <w:sz w:val="20"/>
                <w:szCs w:val="20"/>
              </w:rPr>
            </w:pPr>
            <w:r w:rsidRPr="006845D3">
              <w:rPr>
                <w:color w:val="000000"/>
                <w:sz w:val="20"/>
                <w:szCs w:val="20"/>
              </w:rPr>
              <w:t>0.9</w:t>
            </w:r>
          </w:p>
        </w:tc>
        <w:tc>
          <w:tcPr>
            <w:tcW w:w="834" w:type="dxa"/>
            <w:tcBorders>
              <w:top w:val="nil"/>
              <w:left w:val="nil"/>
              <w:bottom w:val="single" w:sz="4" w:space="0" w:color="auto"/>
              <w:right w:val="nil"/>
            </w:tcBorders>
            <w:shd w:val="clear" w:color="auto" w:fill="auto"/>
            <w:noWrap/>
            <w:vAlign w:val="bottom"/>
          </w:tcPr>
          <w:p w14:paraId="20CD22BC" w14:textId="77777777" w:rsidR="00C57F66" w:rsidRPr="006845D3" w:rsidRDefault="00C57F66" w:rsidP="002D4BD8">
            <w:pPr>
              <w:jc w:val="right"/>
              <w:rPr>
                <w:color w:val="000000"/>
                <w:sz w:val="20"/>
                <w:szCs w:val="20"/>
              </w:rPr>
            </w:pPr>
            <w:r w:rsidRPr="006845D3">
              <w:rPr>
                <w:color w:val="000000"/>
                <w:sz w:val="20"/>
                <w:szCs w:val="20"/>
              </w:rPr>
              <w:t>0.8</w:t>
            </w:r>
          </w:p>
        </w:tc>
        <w:tc>
          <w:tcPr>
            <w:tcW w:w="833" w:type="dxa"/>
            <w:tcBorders>
              <w:top w:val="nil"/>
              <w:left w:val="nil"/>
              <w:bottom w:val="single" w:sz="4" w:space="0" w:color="auto"/>
              <w:right w:val="nil"/>
            </w:tcBorders>
            <w:shd w:val="clear" w:color="auto" w:fill="auto"/>
            <w:noWrap/>
            <w:vAlign w:val="bottom"/>
          </w:tcPr>
          <w:p w14:paraId="78BA5B0A" w14:textId="77777777" w:rsidR="00C57F66" w:rsidRPr="006845D3" w:rsidRDefault="00C57F66" w:rsidP="002D4BD8">
            <w:pPr>
              <w:jc w:val="right"/>
              <w:rPr>
                <w:color w:val="000000"/>
                <w:sz w:val="20"/>
                <w:szCs w:val="20"/>
              </w:rPr>
            </w:pPr>
            <w:r w:rsidRPr="006845D3">
              <w:rPr>
                <w:color w:val="000000"/>
                <w:sz w:val="20"/>
                <w:szCs w:val="20"/>
              </w:rPr>
              <w:t>0.8</w:t>
            </w:r>
          </w:p>
        </w:tc>
        <w:tc>
          <w:tcPr>
            <w:tcW w:w="833" w:type="dxa"/>
            <w:tcBorders>
              <w:top w:val="nil"/>
              <w:left w:val="nil"/>
              <w:bottom w:val="single" w:sz="4" w:space="0" w:color="auto"/>
              <w:right w:val="nil"/>
            </w:tcBorders>
            <w:shd w:val="clear" w:color="auto" w:fill="auto"/>
            <w:noWrap/>
            <w:vAlign w:val="bottom"/>
          </w:tcPr>
          <w:p w14:paraId="2043792F" w14:textId="77777777" w:rsidR="00C57F66" w:rsidRPr="006845D3" w:rsidRDefault="00C57F66" w:rsidP="002D4BD8">
            <w:pPr>
              <w:jc w:val="right"/>
              <w:rPr>
                <w:color w:val="000000"/>
                <w:sz w:val="20"/>
                <w:szCs w:val="20"/>
              </w:rPr>
            </w:pPr>
            <w:r w:rsidRPr="006845D3">
              <w:rPr>
                <w:color w:val="000000"/>
                <w:sz w:val="20"/>
                <w:szCs w:val="20"/>
              </w:rPr>
              <w:t>0.6</w:t>
            </w:r>
          </w:p>
        </w:tc>
        <w:tc>
          <w:tcPr>
            <w:tcW w:w="834" w:type="dxa"/>
            <w:tcBorders>
              <w:top w:val="nil"/>
              <w:left w:val="nil"/>
              <w:bottom w:val="single" w:sz="4" w:space="0" w:color="auto"/>
              <w:right w:val="nil"/>
            </w:tcBorders>
            <w:shd w:val="clear" w:color="auto" w:fill="auto"/>
            <w:noWrap/>
            <w:vAlign w:val="bottom"/>
          </w:tcPr>
          <w:p w14:paraId="578CBEF0" w14:textId="77777777" w:rsidR="00C57F66" w:rsidRPr="006845D3" w:rsidRDefault="00C57F66" w:rsidP="002D4BD8">
            <w:pPr>
              <w:jc w:val="right"/>
              <w:rPr>
                <w:color w:val="000000"/>
                <w:sz w:val="20"/>
                <w:szCs w:val="20"/>
              </w:rPr>
            </w:pPr>
            <w:r w:rsidRPr="006845D3">
              <w:rPr>
                <w:color w:val="000000"/>
                <w:sz w:val="20"/>
                <w:szCs w:val="20"/>
              </w:rPr>
              <w:t>0.2</w:t>
            </w:r>
          </w:p>
        </w:tc>
      </w:tr>
      <w:tr w:rsidR="00C57F66" w:rsidRPr="006845D3" w14:paraId="72B9CCB9" w14:textId="77777777" w:rsidTr="002D4BD8">
        <w:trPr>
          <w:trHeight w:val="276"/>
        </w:trPr>
        <w:tc>
          <w:tcPr>
            <w:tcW w:w="1800" w:type="dxa"/>
            <w:tcBorders>
              <w:top w:val="nil"/>
              <w:left w:val="nil"/>
              <w:right w:val="nil"/>
            </w:tcBorders>
            <w:shd w:val="clear" w:color="auto" w:fill="auto"/>
            <w:noWrap/>
            <w:vAlign w:val="bottom"/>
          </w:tcPr>
          <w:p w14:paraId="24DE7EF7"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06B9842E"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16107FE7"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12077452" w14:textId="77777777" w:rsidR="00C57F66" w:rsidRPr="006845D3" w:rsidRDefault="00C57F66" w:rsidP="002D4BD8">
            <w:pPr>
              <w:rPr>
                <w:color w:val="000000"/>
                <w:sz w:val="20"/>
                <w:szCs w:val="20"/>
              </w:rPr>
            </w:pPr>
          </w:p>
        </w:tc>
        <w:tc>
          <w:tcPr>
            <w:tcW w:w="834" w:type="dxa"/>
            <w:tcBorders>
              <w:top w:val="nil"/>
              <w:left w:val="nil"/>
              <w:right w:val="nil"/>
            </w:tcBorders>
            <w:shd w:val="clear" w:color="auto" w:fill="auto"/>
            <w:noWrap/>
            <w:vAlign w:val="bottom"/>
          </w:tcPr>
          <w:p w14:paraId="4306387E" w14:textId="77777777" w:rsidR="00C57F66" w:rsidRPr="006845D3" w:rsidRDefault="00C57F66" w:rsidP="002D4BD8">
            <w:pPr>
              <w:rPr>
                <w:b/>
                <w:bCs/>
                <w:color w:val="000000"/>
                <w:sz w:val="20"/>
                <w:szCs w:val="20"/>
              </w:rPr>
            </w:pPr>
          </w:p>
        </w:tc>
        <w:tc>
          <w:tcPr>
            <w:tcW w:w="833" w:type="dxa"/>
            <w:tcBorders>
              <w:top w:val="nil"/>
              <w:left w:val="nil"/>
              <w:right w:val="nil"/>
            </w:tcBorders>
            <w:shd w:val="clear" w:color="auto" w:fill="auto"/>
            <w:noWrap/>
            <w:vAlign w:val="bottom"/>
          </w:tcPr>
          <w:p w14:paraId="60B21748" w14:textId="77777777" w:rsidR="00C57F66" w:rsidRPr="006845D3" w:rsidRDefault="00C57F66" w:rsidP="002D4BD8">
            <w:pPr>
              <w:rPr>
                <w:b/>
                <w:bCs/>
                <w:color w:val="000000"/>
                <w:sz w:val="20"/>
                <w:szCs w:val="20"/>
              </w:rPr>
            </w:pPr>
          </w:p>
        </w:tc>
        <w:tc>
          <w:tcPr>
            <w:tcW w:w="833" w:type="dxa"/>
            <w:tcBorders>
              <w:top w:val="nil"/>
              <w:left w:val="nil"/>
              <w:right w:val="nil"/>
            </w:tcBorders>
            <w:shd w:val="clear" w:color="auto" w:fill="auto"/>
            <w:noWrap/>
            <w:vAlign w:val="bottom"/>
          </w:tcPr>
          <w:p w14:paraId="2B34195F" w14:textId="77777777" w:rsidR="00C57F66" w:rsidRPr="006845D3" w:rsidRDefault="00C57F66" w:rsidP="002D4BD8">
            <w:pPr>
              <w:rPr>
                <w:color w:val="000000"/>
                <w:sz w:val="20"/>
                <w:szCs w:val="20"/>
              </w:rPr>
            </w:pPr>
          </w:p>
        </w:tc>
        <w:tc>
          <w:tcPr>
            <w:tcW w:w="834" w:type="dxa"/>
            <w:tcBorders>
              <w:top w:val="nil"/>
              <w:left w:val="nil"/>
              <w:right w:val="nil"/>
            </w:tcBorders>
            <w:shd w:val="clear" w:color="auto" w:fill="auto"/>
            <w:noWrap/>
            <w:vAlign w:val="bottom"/>
          </w:tcPr>
          <w:p w14:paraId="08BE20CA"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00FC9F9B"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7683B5F4"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35E837C5" w14:textId="77777777" w:rsidR="00C57F66" w:rsidRPr="006845D3" w:rsidRDefault="00C57F66" w:rsidP="002D4BD8">
            <w:pPr>
              <w:rPr>
                <w:color w:val="000000"/>
                <w:sz w:val="20"/>
                <w:szCs w:val="20"/>
              </w:rPr>
            </w:pPr>
          </w:p>
        </w:tc>
        <w:tc>
          <w:tcPr>
            <w:tcW w:w="834" w:type="dxa"/>
            <w:tcBorders>
              <w:top w:val="nil"/>
              <w:left w:val="nil"/>
              <w:right w:val="nil"/>
            </w:tcBorders>
            <w:shd w:val="clear" w:color="auto" w:fill="auto"/>
            <w:noWrap/>
            <w:vAlign w:val="bottom"/>
          </w:tcPr>
          <w:p w14:paraId="28B055C3"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0FD6E179" w14:textId="77777777" w:rsidR="00C57F66" w:rsidRPr="006845D3" w:rsidRDefault="00C57F66" w:rsidP="002D4BD8">
            <w:pPr>
              <w:rPr>
                <w:color w:val="000000"/>
                <w:sz w:val="20"/>
                <w:szCs w:val="20"/>
              </w:rPr>
            </w:pPr>
          </w:p>
        </w:tc>
        <w:tc>
          <w:tcPr>
            <w:tcW w:w="833" w:type="dxa"/>
            <w:tcBorders>
              <w:top w:val="nil"/>
              <w:left w:val="nil"/>
              <w:right w:val="nil"/>
            </w:tcBorders>
            <w:shd w:val="clear" w:color="auto" w:fill="auto"/>
            <w:noWrap/>
            <w:vAlign w:val="bottom"/>
          </w:tcPr>
          <w:p w14:paraId="4194AB4F" w14:textId="77777777" w:rsidR="00C57F66" w:rsidRPr="006845D3" w:rsidRDefault="00C57F66" w:rsidP="002D4BD8">
            <w:pPr>
              <w:rPr>
                <w:color w:val="000000"/>
                <w:sz w:val="20"/>
                <w:szCs w:val="20"/>
              </w:rPr>
            </w:pPr>
          </w:p>
        </w:tc>
        <w:tc>
          <w:tcPr>
            <w:tcW w:w="834" w:type="dxa"/>
            <w:tcBorders>
              <w:top w:val="nil"/>
              <w:left w:val="nil"/>
              <w:right w:val="nil"/>
            </w:tcBorders>
            <w:shd w:val="clear" w:color="auto" w:fill="auto"/>
            <w:noWrap/>
            <w:vAlign w:val="bottom"/>
          </w:tcPr>
          <w:p w14:paraId="7F7CD30E" w14:textId="77777777" w:rsidR="00C57F66" w:rsidRPr="006845D3" w:rsidRDefault="00C57F66" w:rsidP="002D4BD8">
            <w:pPr>
              <w:rPr>
                <w:color w:val="000000"/>
                <w:sz w:val="20"/>
                <w:szCs w:val="20"/>
              </w:rPr>
            </w:pPr>
          </w:p>
        </w:tc>
      </w:tr>
      <w:tr w:rsidR="00C57F66" w:rsidRPr="006845D3" w14:paraId="171D9386" w14:textId="77777777" w:rsidTr="002D4BD8">
        <w:trPr>
          <w:trHeight w:val="288"/>
        </w:trPr>
        <w:tc>
          <w:tcPr>
            <w:tcW w:w="1800" w:type="dxa"/>
            <w:tcBorders>
              <w:top w:val="nil"/>
              <w:left w:val="nil"/>
              <w:bottom w:val="single" w:sz="4" w:space="0" w:color="auto"/>
              <w:right w:val="nil"/>
            </w:tcBorders>
            <w:shd w:val="clear" w:color="auto" w:fill="auto"/>
            <w:noWrap/>
            <w:vAlign w:val="bottom"/>
          </w:tcPr>
          <w:p w14:paraId="5CEFD329" w14:textId="77777777" w:rsidR="00C57F66" w:rsidRPr="006845D3" w:rsidRDefault="00C57F66" w:rsidP="002D4BD8">
            <w:pPr>
              <w:rPr>
                <w:color w:val="000000"/>
                <w:sz w:val="20"/>
                <w:szCs w:val="20"/>
              </w:rPr>
            </w:pPr>
            <w:r w:rsidRPr="006845D3">
              <w:rPr>
                <w:color w:val="000000"/>
                <w:sz w:val="20"/>
                <w:szCs w:val="20"/>
              </w:rPr>
              <w:t>Total lipids, μg</w:t>
            </w:r>
          </w:p>
        </w:tc>
        <w:tc>
          <w:tcPr>
            <w:tcW w:w="833" w:type="dxa"/>
            <w:tcBorders>
              <w:top w:val="nil"/>
              <w:left w:val="nil"/>
              <w:bottom w:val="single" w:sz="4" w:space="0" w:color="auto"/>
              <w:right w:val="nil"/>
            </w:tcBorders>
            <w:shd w:val="clear" w:color="auto" w:fill="auto"/>
            <w:noWrap/>
            <w:vAlign w:val="bottom"/>
          </w:tcPr>
          <w:p w14:paraId="7784B2C5" w14:textId="77777777" w:rsidR="00C57F66" w:rsidRPr="006845D3" w:rsidRDefault="00C57F66" w:rsidP="002D4BD8">
            <w:pPr>
              <w:jc w:val="center"/>
              <w:rPr>
                <w:color w:val="000000"/>
                <w:sz w:val="20"/>
                <w:szCs w:val="20"/>
              </w:rPr>
            </w:pPr>
            <w:r w:rsidRPr="006845D3">
              <w:rPr>
                <w:color w:val="000000"/>
                <w:sz w:val="20"/>
                <w:szCs w:val="20"/>
                <w:lang w:val="en-GB"/>
              </w:rPr>
              <w:t>5</w:t>
            </w:r>
            <w:r w:rsidRPr="006845D3">
              <w:rPr>
                <w:color w:val="000000"/>
                <w:sz w:val="20"/>
                <w:szCs w:val="20"/>
              </w:rPr>
              <w:t>0±</w:t>
            </w:r>
            <w:r w:rsidRPr="006845D3">
              <w:rPr>
                <w:i/>
                <w:iCs/>
                <w:color w:val="000000"/>
                <w:sz w:val="20"/>
                <w:szCs w:val="20"/>
              </w:rPr>
              <w:t>12</w:t>
            </w:r>
          </w:p>
        </w:tc>
        <w:tc>
          <w:tcPr>
            <w:tcW w:w="833" w:type="dxa"/>
            <w:tcBorders>
              <w:top w:val="nil"/>
              <w:left w:val="nil"/>
              <w:bottom w:val="single" w:sz="4" w:space="0" w:color="auto"/>
              <w:right w:val="nil"/>
            </w:tcBorders>
            <w:shd w:val="clear" w:color="auto" w:fill="auto"/>
            <w:noWrap/>
            <w:vAlign w:val="bottom"/>
          </w:tcPr>
          <w:p w14:paraId="38CB1877" w14:textId="77777777" w:rsidR="00C57F66" w:rsidRPr="006845D3" w:rsidRDefault="00C57F66" w:rsidP="002D4BD8">
            <w:pPr>
              <w:jc w:val="center"/>
              <w:rPr>
                <w:color w:val="000000"/>
                <w:sz w:val="20"/>
                <w:szCs w:val="20"/>
              </w:rPr>
            </w:pPr>
            <w:r w:rsidRPr="006845D3">
              <w:rPr>
                <w:color w:val="000000"/>
                <w:sz w:val="20"/>
                <w:szCs w:val="20"/>
              </w:rPr>
              <w:t>120±</w:t>
            </w:r>
            <w:r w:rsidRPr="006845D3">
              <w:rPr>
                <w:i/>
                <w:iCs/>
                <w:color w:val="000000"/>
                <w:sz w:val="20"/>
                <w:szCs w:val="20"/>
              </w:rPr>
              <w:t>43</w:t>
            </w:r>
          </w:p>
        </w:tc>
        <w:tc>
          <w:tcPr>
            <w:tcW w:w="833" w:type="dxa"/>
            <w:tcBorders>
              <w:top w:val="nil"/>
              <w:left w:val="nil"/>
              <w:bottom w:val="single" w:sz="4" w:space="0" w:color="auto"/>
              <w:right w:val="nil"/>
            </w:tcBorders>
            <w:shd w:val="clear" w:color="auto" w:fill="auto"/>
            <w:noWrap/>
            <w:vAlign w:val="bottom"/>
          </w:tcPr>
          <w:p w14:paraId="62767275" w14:textId="77777777" w:rsidR="00C57F66" w:rsidRPr="006845D3" w:rsidRDefault="00C57F66" w:rsidP="002D4BD8">
            <w:pPr>
              <w:jc w:val="center"/>
              <w:rPr>
                <w:color w:val="000000"/>
                <w:sz w:val="20"/>
                <w:szCs w:val="20"/>
              </w:rPr>
            </w:pPr>
            <w:r w:rsidRPr="006845D3">
              <w:rPr>
                <w:color w:val="000000"/>
                <w:sz w:val="20"/>
                <w:szCs w:val="20"/>
              </w:rPr>
              <w:t>166±</w:t>
            </w:r>
            <w:r w:rsidRPr="006845D3">
              <w:rPr>
                <w:i/>
                <w:iCs/>
                <w:color w:val="000000"/>
                <w:sz w:val="20"/>
                <w:szCs w:val="20"/>
              </w:rPr>
              <w:t>34</w:t>
            </w:r>
          </w:p>
        </w:tc>
        <w:tc>
          <w:tcPr>
            <w:tcW w:w="834" w:type="dxa"/>
            <w:tcBorders>
              <w:top w:val="nil"/>
              <w:left w:val="nil"/>
              <w:bottom w:val="single" w:sz="4" w:space="0" w:color="auto"/>
              <w:right w:val="nil"/>
            </w:tcBorders>
            <w:shd w:val="clear" w:color="auto" w:fill="auto"/>
            <w:noWrap/>
            <w:vAlign w:val="bottom"/>
          </w:tcPr>
          <w:p w14:paraId="7511DB8D" w14:textId="77777777" w:rsidR="00C57F66" w:rsidRPr="006845D3" w:rsidRDefault="00C57F66" w:rsidP="002D4BD8">
            <w:pPr>
              <w:jc w:val="center"/>
              <w:rPr>
                <w:color w:val="000000"/>
                <w:sz w:val="20"/>
                <w:szCs w:val="20"/>
              </w:rPr>
            </w:pPr>
            <w:r w:rsidRPr="006845D3">
              <w:rPr>
                <w:color w:val="000000"/>
                <w:sz w:val="20"/>
                <w:szCs w:val="20"/>
              </w:rPr>
              <w:t>10±</w:t>
            </w:r>
            <w:r w:rsidRPr="006845D3">
              <w:rPr>
                <w:i/>
                <w:iCs/>
                <w:color w:val="000000"/>
                <w:sz w:val="20"/>
                <w:szCs w:val="20"/>
              </w:rPr>
              <w:t>3</w:t>
            </w:r>
          </w:p>
        </w:tc>
        <w:tc>
          <w:tcPr>
            <w:tcW w:w="833" w:type="dxa"/>
            <w:tcBorders>
              <w:top w:val="nil"/>
              <w:left w:val="nil"/>
              <w:bottom w:val="single" w:sz="4" w:space="0" w:color="auto"/>
              <w:right w:val="nil"/>
            </w:tcBorders>
            <w:shd w:val="clear" w:color="auto" w:fill="auto"/>
            <w:noWrap/>
            <w:vAlign w:val="bottom"/>
          </w:tcPr>
          <w:p w14:paraId="4920A363" w14:textId="77777777" w:rsidR="00C57F66" w:rsidRPr="006845D3" w:rsidRDefault="00C57F66" w:rsidP="002D4BD8">
            <w:pPr>
              <w:jc w:val="center"/>
              <w:rPr>
                <w:color w:val="000000"/>
                <w:sz w:val="20"/>
                <w:szCs w:val="20"/>
              </w:rPr>
            </w:pPr>
            <w:r w:rsidRPr="006845D3">
              <w:rPr>
                <w:color w:val="000000"/>
                <w:sz w:val="20"/>
                <w:szCs w:val="20"/>
              </w:rPr>
              <w:t>80±</w:t>
            </w:r>
            <w:r w:rsidRPr="006845D3">
              <w:rPr>
                <w:i/>
                <w:iCs/>
                <w:color w:val="000000"/>
                <w:sz w:val="20"/>
                <w:szCs w:val="20"/>
              </w:rPr>
              <w:t>17</w:t>
            </w:r>
          </w:p>
        </w:tc>
        <w:tc>
          <w:tcPr>
            <w:tcW w:w="833" w:type="dxa"/>
            <w:tcBorders>
              <w:top w:val="nil"/>
              <w:left w:val="nil"/>
              <w:bottom w:val="single" w:sz="4" w:space="0" w:color="auto"/>
              <w:right w:val="nil"/>
            </w:tcBorders>
            <w:shd w:val="clear" w:color="auto" w:fill="auto"/>
            <w:noWrap/>
            <w:vAlign w:val="bottom"/>
          </w:tcPr>
          <w:p w14:paraId="0428EDDA" w14:textId="77777777" w:rsidR="00C57F66" w:rsidRPr="006845D3" w:rsidRDefault="00C57F66" w:rsidP="002D4BD8">
            <w:pPr>
              <w:jc w:val="center"/>
              <w:rPr>
                <w:color w:val="000000"/>
                <w:sz w:val="20"/>
                <w:szCs w:val="20"/>
              </w:rPr>
            </w:pPr>
            <w:r w:rsidRPr="006845D3">
              <w:rPr>
                <w:color w:val="000000"/>
                <w:sz w:val="20"/>
                <w:szCs w:val="20"/>
              </w:rPr>
              <w:t>85±</w:t>
            </w:r>
            <w:r w:rsidRPr="006845D3">
              <w:rPr>
                <w:i/>
                <w:iCs/>
                <w:color w:val="000000"/>
                <w:sz w:val="20"/>
                <w:szCs w:val="20"/>
              </w:rPr>
              <w:t>23</w:t>
            </w:r>
          </w:p>
        </w:tc>
        <w:tc>
          <w:tcPr>
            <w:tcW w:w="834" w:type="dxa"/>
            <w:tcBorders>
              <w:top w:val="nil"/>
              <w:left w:val="nil"/>
              <w:bottom w:val="single" w:sz="4" w:space="0" w:color="auto"/>
              <w:right w:val="nil"/>
            </w:tcBorders>
            <w:shd w:val="clear" w:color="auto" w:fill="auto"/>
            <w:noWrap/>
            <w:vAlign w:val="bottom"/>
          </w:tcPr>
          <w:p w14:paraId="3139725A" w14:textId="77777777" w:rsidR="00C57F66" w:rsidRPr="006845D3" w:rsidRDefault="00C57F66" w:rsidP="002D4BD8">
            <w:pPr>
              <w:jc w:val="center"/>
              <w:rPr>
                <w:color w:val="000000"/>
                <w:sz w:val="20"/>
                <w:szCs w:val="20"/>
              </w:rPr>
            </w:pPr>
            <w:r w:rsidRPr="006845D3">
              <w:rPr>
                <w:color w:val="000000"/>
                <w:sz w:val="20"/>
                <w:szCs w:val="20"/>
              </w:rPr>
              <w:t>20±</w:t>
            </w:r>
            <w:r w:rsidRPr="006845D3">
              <w:rPr>
                <w:i/>
                <w:iCs/>
                <w:color w:val="000000"/>
                <w:sz w:val="20"/>
                <w:szCs w:val="20"/>
              </w:rPr>
              <w:t>5</w:t>
            </w:r>
          </w:p>
        </w:tc>
        <w:tc>
          <w:tcPr>
            <w:tcW w:w="833" w:type="dxa"/>
            <w:tcBorders>
              <w:top w:val="nil"/>
              <w:left w:val="nil"/>
              <w:bottom w:val="single" w:sz="4" w:space="0" w:color="auto"/>
              <w:right w:val="nil"/>
            </w:tcBorders>
            <w:shd w:val="clear" w:color="auto" w:fill="auto"/>
            <w:noWrap/>
            <w:vAlign w:val="bottom"/>
          </w:tcPr>
          <w:p w14:paraId="03E4BC58" w14:textId="77777777" w:rsidR="00C57F66" w:rsidRPr="006845D3" w:rsidRDefault="00C57F66" w:rsidP="002D4BD8">
            <w:pPr>
              <w:jc w:val="center"/>
              <w:rPr>
                <w:color w:val="000000"/>
                <w:sz w:val="20"/>
                <w:szCs w:val="20"/>
              </w:rPr>
            </w:pPr>
            <w:r w:rsidRPr="006845D3">
              <w:rPr>
                <w:color w:val="000000"/>
                <w:sz w:val="20"/>
                <w:szCs w:val="20"/>
              </w:rPr>
              <w:t>70±</w:t>
            </w:r>
            <w:r w:rsidRPr="006845D3">
              <w:rPr>
                <w:i/>
                <w:iCs/>
                <w:color w:val="000000"/>
                <w:sz w:val="20"/>
                <w:szCs w:val="20"/>
              </w:rPr>
              <w:t>17</w:t>
            </w:r>
          </w:p>
        </w:tc>
        <w:tc>
          <w:tcPr>
            <w:tcW w:w="833" w:type="dxa"/>
            <w:tcBorders>
              <w:top w:val="nil"/>
              <w:left w:val="nil"/>
              <w:bottom w:val="single" w:sz="4" w:space="0" w:color="auto"/>
              <w:right w:val="nil"/>
            </w:tcBorders>
            <w:shd w:val="clear" w:color="auto" w:fill="auto"/>
            <w:noWrap/>
            <w:vAlign w:val="bottom"/>
          </w:tcPr>
          <w:p w14:paraId="791A20AE" w14:textId="77777777" w:rsidR="00C57F66" w:rsidRPr="006845D3" w:rsidRDefault="00C57F66" w:rsidP="002D4BD8">
            <w:pPr>
              <w:jc w:val="center"/>
              <w:rPr>
                <w:color w:val="000000"/>
                <w:sz w:val="20"/>
                <w:szCs w:val="20"/>
              </w:rPr>
            </w:pPr>
            <w:r w:rsidRPr="006845D3">
              <w:rPr>
                <w:color w:val="000000"/>
                <w:sz w:val="20"/>
                <w:szCs w:val="20"/>
              </w:rPr>
              <w:t>30±</w:t>
            </w:r>
            <w:r w:rsidRPr="006845D3">
              <w:rPr>
                <w:i/>
                <w:iCs/>
                <w:color w:val="000000"/>
                <w:sz w:val="20"/>
                <w:szCs w:val="20"/>
              </w:rPr>
              <w:t>9</w:t>
            </w:r>
          </w:p>
        </w:tc>
        <w:tc>
          <w:tcPr>
            <w:tcW w:w="833" w:type="dxa"/>
            <w:tcBorders>
              <w:top w:val="nil"/>
              <w:left w:val="nil"/>
              <w:bottom w:val="single" w:sz="4" w:space="0" w:color="auto"/>
              <w:right w:val="nil"/>
            </w:tcBorders>
            <w:shd w:val="clear" w:color="auto" w:fill="auto"/>
            <w:noWrap/>
            <w:vAlign w:val="bottom"/>
          </w:tcPr>
          <w:p w14:paraId="7A64B38F" w14:textId="77777777" w:rsidR="00C57F66" w:rsidRPr="006845D3" w:rsidRDefault="00C57F66" w:rsidP="002D4BD8">
            <w:pPr>
              <w:jc w:val="center"/>
              <w:rPr>
                <w:color w:val="000000"/>
                <w:sz w:val="20"/>
                <w:szCs w:val="20"/>
              </w:rPr>
            </w:pPr>
            <w:r w:rsidRPr="006845D3">
              <w:rPr>
                <w:color w:val="000000"/>
                <w:sz w:val="20"/>
                <w:szCs w:val="20"/>
              </w:rPr>
              <w:t>100±</w:t>
            </w:r>
            <w:r w:rsidRPr="006845D3">
              <w:rPr>
                <w:i/>
                <w:iCs/>
                <w:color w:val="000000"/>
                <w:sz w:val="20"/>
                <w:szCs w:val="20"/>
              </w:rPr>
              <w:t>16</w:t>
            </w:r>
          </w:p>
        </w:tc>
        <w:tc>
          <w:tcPr>
            <w:tcW w:w="834" w:type="dxa"/>
            <w:tcBorders>
              <w:top w:val="nil"/>
              <w:left w:val="nil"/>
              <w:bottom w:val="single" w:sz="4" w:space="0" w:color="auto"/>
              <w:right w:val="nil"/>
            </w:tcBorders>
            <w:shd w:val="clear" w:color="auto" w:fill="auto"/>
            <w:noWrap/>
            <w:vAlign w:val="bottom"/>
          </w:tcPr>
          <w:p w14:paraId="04497B00" w14:textId="77777777" w:rsidR="00C57F66" w:rsidRPr="006845D3" w:rsidRDefault="00C57F66" w:rsidP="002D4BD8">
            <w:pPr>
              <w:jc w:val="center"/>
              <w:rPr>
                <w:color w:val="000000"/>
                <w:sz w:val="20"/>
                <w:szCs w:val="20"/>
              </w:rPr>
            </w:pPr>
            <w:r w:rsidRPr="006845D3">
              <w:rPr>
                <w:color w:val="000000"/>
                <w:sz w:val="20"/>
                <w:szCs w:val="20"/>
              </w:rPr>
              <w:t>275±</w:t>
            </w:r>
            <w:r w:rsidRPr="006845D3">
              <w:rPr>
                <w:i/>
                <w:iCs/>
                <w:color w:val="000000"/>
                <w:sz w:val="20"/>
                <w:szCs w:val="20"/>
              </w:rPr>
              <w:t>65</w:t>
            </w:r>
          </w:p>
        </w:tc>
        <w:tc>
          <w:tcPr>
            <w:tcW w:w="833" w:type="dxa"/>
            <w:tcBorders>
              <w:top w:val="nil"/>
              <w:left w:val="nil"/>
              <w:bottom w:val="single" w:sz="4" w:space="0" w:color="auto"/>
              <w:right w:val="nil"/>
            </w:tcBorders>
            <w:shd w:val="clear" w:color="auto" w:fill="auto"/>
            <w:noWrap/>
            <w:vAlign w:val="bottom"/>
          </w:tcPr>
          <w:p w14:paraId="120060D5" w14:textId="77777777" w:rsidR="00C57F66" w:rsidRPr="006845D3" w:rsidRDefault="00C57F66" w:rsidP="002D4BD8">
            <w:pPr>
              <w:jc w:val="center"/>
              <w:rPr>
                <w:color w:val="000000"/>
                <w:sz w:val="20"/>
                <w:szCs w:val="20"/>
              </w:rPr>
            </w:pPr>
            <w:r w:rsidRPr="006845D3">
              <w:rPr>
                <w:color w:val="000000"/>
                <w:sz w:val="20"/>
                <w:szCs w:val="20"/>
              </w:rPr>
              <w:t>60±</w:t>
            </w:r>
            <w:r w:rsidRPr="006845D3">
              <w:rPr>
                <w:i/>
                <w:iCs/>
                <w:color w:val="000000"/>
                <w:sz w:val="20"/>
                <w:szCs w:val="20"/>
              </w:rPr>
              <w:t>11</w:t>
            </w:r>
          </w:p>
        </w:tc>
        <w:tc>
          <w:tcPr>
            <w:tcW w:w="833" w:type="dxa"/>
            <w:tcBorders>
              <w:top w:val="nil"/>
              <w:left w:val="nil"/>
              <w:bottom w:val="single" w:sz="4" w:space="0" w:color="auto"/>
              <w:right w:val="nil"/>
            </w:tcBorders>
            <w:shd w:val="clear" w:color="auto" w:fill="auto"/>
            <w:noWrap/>
            <w:vAlign w:val="bottom"/>
          </w:tcPr>
          <w:p w14:paraId="338F76D7" w14:textId="77777777" w:rsidR="00C57F66" w:rsidRPr="006845D3" w:rsidRDefault="00C57F66" w:rsidP="002D4BD8">
            <w:pPr>
              <w:jc w:val="center"/>
              <w:rPr>
                <w:color w:val="000000"/>
                <w:sz w:val="20"/>
                <w:szCs w:val="20"/>
              </w:rPr>
            </w:pPr>
            <w:r w:rsidRPr="006845D3">
              <w:rPr>
                <w:color w:val="000000"/>
                <w:sz w:val="20"/>
                <w:szCs w:val="20"/>
              </w:rPr>
              <w:t>165±</w:t>
            </w:r>
            <w:r w:rsidRPr="006845D3">
              <w:rPr>
                <w:i/>
                <w:iCs/>
                <w:color w:val="000000"/>
                <w:sz w:val="20"/>
                <w:szCs w:val="20"/>
              </w:rPr>
              <w:t>30</w:t>
            </w:r>
          </w:p>
        </w:tc>
        <w:tc>
          <w:tcPr>
            <w:tcW w:w="834" w:type="dxa"/>
            <w:tcBorders>
              <w:top w:val="nil"/>
              <w:left w:val="nil"/>
              <w:bottom w:val="single" w:sz="4" w:space="0" w:color="auto"/>
              <w:right w:val="nil"/>
            </w:tcBorders>
            <w:shd w:val="clear" w:color="auto" w:fill="auto"/>
            <w:noWrap/>
            <w:vAlign w:val="bottom"/>
          </w:tcPr>
          <w:p w14:paraId="21CED712" w14:textId="77777777" w:rsidR="00C57F66" w:rsidRPr="006845D3" w:rsidRDefault="00C57F66" w:rsidP="002D4BD8">
            <w:pPr>
              <w:jc w:val="center"/>
              <w:rPr>
                <w:color w:val="000000"/>
                <w:sz w:val="20"/>
                <w:szCs w:val="20"/>
              </w:rPr>
            </w:pPr>
            <w:r w:rsidRPr="006845D3">
              <w:rPr>
                <w:color w:val="000000"/>
                <w:sz w:val="20"/>
                <w:szCs w:val="20"/>
              </w:rPr>
              <w:t>280±</w:t>
            </w:r>
            <w:r w:rsidRPr="006845D3">
              <w:rPr>
                <w:i/>
                <w:iCs/>
                <w:color w:val="000000"/>
                <w:sz w:val="20"/>
                <w:szCs w:val="20"/>
              </w:rPr>
              <w:t>66</w:t>
            </w:r>
          </w:p>
        </w:tc>
      </w:tr>
    </w:tbl>
    <w:p w14:paraId="64B1482E" w14:textId="77777777" w:rsidR="00C57F66" w:rsidRPr="006845D3" w:rsidRDefault="00C57F66" w:rsidP="00C57F66">
      <w:pPr>
        <w:rPr>
          <w:sz w:val="20"/>
          <w:szCs w:val="20"/>
          <w:lang w:val="en-GB"/>
        </w:rPr>
      </w:pPr>
    </w:p>
    <w:p w14:paraId="002AF803" w14:textId="77777777" w:rsidR="00C57F66" w:rsidRDefault="00C57F66" w:rsidP="00796D87">
      <w:pPr>
        <w:spacing w:line="360" w:lineRule="auto"/>
        <w:ind w:firstLine="720"/>
        <w:jc w:val="both"/>
      </w:pPr>
    </w:p>
    <w:p w14:paraId="0B7942C4" w14:textId="77777777" w:rsidR="00C57F66" w:rsidRDefault="00C57F66" w:rsidP="00796D87">
      <w:pPr>
        <w:spacing w:line="360" w:lineRule="auto"/>
        <w:ind w:firstLine="720"/>
        <w:jc w:val="both"/>
        <w:sectPr w:rsidR="00C57F66" w:rsidSect="00C57F66">
          <w:pgSz w:w="16838" w:h="11906" w:orient="landscape" w:code="9"/>
          <w:pgMar w:top="851" w:right="1134" w:bottom="1440" w:left="1134" w:header="709" w:footer="709" w:gutter="0"/>
          <w:lnNumType w:countBy="1"/>
          <w:cols w:space="708"/>
          <w:docGrid w:linePitch="360"/>
        </w:sectPr>
      </w:pPr>
    </w:p>
    <w:p w14:paraId="46030B1B" w14:textId="61078E53" w:rsidR="00C57F66" w:rsidRPr="00BE0CF5" w:rsidRDefault="00071D56" w:rsidP="00796D87">
      <w:pPr>
        <w:spacing w:line="360" w:lineRule="auto"/>
        <w:ind w:firstLine="720"/>
        <w:jc w:val="both"/>
      </w:pPr>
      <w:r>
        <w:rPr>
          <w:noProof/>
          <w:lang w:val="ru-RU"/>
        </w:rPr>
        <w:lastRenderedPageBreak/>
        <w:drawing>
          <wp:inline distT="0" distB="0" distL="0" distR="0" wp14:anchorId="02B24BA8" wp14:editId="1DCD1E13">
            <wp:extent cx="5468620" cy="6770370"/>
            <wp:effectExtent l="0" t="0" r="0" b="0"/>
            <wp:docPr id="11" name="Рисунок 1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8620" cy="6770370"/>
                    </a:xfrm>
                    <a:prstGeom prst="rect">
                      <a:avLst/>
                    </a:prstGeom>
                    <a:noFill/>
                    <a:ln>
                      <a:noFill/>
                    </a:ln>
                  </pic:spPr>
                </pic:pic>
              </a:graphicData>
            </a:graphic>
          </wp:inline>
        </w:drawing>
      </w:r>
    </w:p>
    <w:p w14:paraId="7DCDF1F9" w14:textId="093D09E3" w:rsidR="008740A7" w:rsidRPr="00D34661" w:rsidRDefault="008740A7" w:rsidP="008740A7">
      <w:pPr>
        <w:jc w:val="both"/>
        <w:rPr>
          <w:sz w:val="20"/>
          <w:szCs w:val="20"/>
        </w:rPr>
      </w:pPr>
      <w:r w:rsidRPr="00D34661">
        <w:rPr>
          <w:b/>
          <w:bCs/>
          <w:sz w:val="20"/>
          <w:szCs w:val="20"/>
        </w:rPr>
        <w:t xml:space="preserve">Fig. </w:t>
      </w:r>
      <w:del w:id="423" w:author="Николай Усов" w:date="2020-05-18T16:55:00Z">
        <w:r w:rsidRPr="008740A7" w:rsidDel="00BC22E9">
          <w:rPr>
            <w:b/>
            <w:bCs/>
            <w:sz w:val="20"/>
            <w:szCs w:val="20"/>
          </w:rPr>
          <w:delText>7</w:delText>
        </w:r>
        <w:r w:rsidRPr="00D34661" w:rsidDel="00BC22E9">
          <w:rPr>
            <w:sz w:val="20"/>
            <w:szCs w:val="20"/>
          </w:rPr>
          <w:delText xml:space="preserve"> </w:delText>
        </w:r>
      </w:del>
      <w:ins w:id="424" w:author="Николай Усов" w:date="2020-05-18T16:55:00Z">
        <w:r w:rsidR="00BC22E9">
          <w:rPr>
            <w:b/>
            <w:bCs/>
            <w:sz w:val="20"/>
            <w:szCs w:val="20"/>
          </w:rPr>
          <w:t>8.</w:t>
        </w:r>
        <w:r w:rsidR="00BC22E9" w:rsidRPr="00D34661">
          <w:rPr>
            <w:sz w:val="20"/>
            <w:szCs w:val="20"/>
          </w:rPr>
          <w:t xml:space="preserve"> </w:t>
        </w:r>
      </w:ins>
      <w:r w:rsidRPr="00D34661">
        <w:rPr>
          <w:sz w:val="20"/>
          <w:szCs w:val="20"/>
        </w:rPr>
        <w:t xml:space="preserve">Seasonal dynamics in lipid content in elder copepodites (CIV-CV) and females (fem) of </w:t>
      </w:r>
      <w:r w:rsidRPr="00D34661">
        <w:rPr>
          <w:i/>
          <w:iCs/>
          <w:sz w:val="20"/>
          <w:szCs w:val="20"/>
        </w:rPr>
        <w:t>Calanus glacialis</w:t>
      </w:r>
      <w:r w:rsidRPr="00D34661">
        <w:rPr>
          <w:sz w:val="20"/>
          <w:szCs w:val="20"/>
        </w:rPr>
        <w:t>. WE – wax esters; TAG – tryac</w:t>
      </w:r>
      <w:r>
        <w:rPr>
          <w:sz w:val="20"/>
          <w:szCs w:val="20"/>
        </w:rPr>
        <w:t>i</w:t>
      </w:r>
      <w:r w:rsidRPr="00D34661">
        <w:rPr>
          <w:sz w:val="20"/>
          <w:szCs w:val="20"/>
        </w:rPr>
        <w:t>lglycerols; PL – phospholipids. 0-25 m and 25-100 m – sampling layers</w:t>
      </w:r>
    </w:p>
    <w:p w14:paraId="60C8D2F1" w14:textId="77777777" w:rsidR="008740A7" w:rsidRPr="008740A7" w:rsidRDefault="008740A7" w:rsidP="00796D87">
      <w:pPr>
        <w:spacing w:line="360" w:lineRule="auto"/>
        <w:ind w:firstLine="720"/>
        <w:jc w:val="both"/>
        <w:rPr>
          <w:b/>
          <w:i/>
        </w:rPr>
      </w:pPr>
    </w:p>
    <w:p w14:paraId="13516090" w14:textId="77777777" w:rsidR="00247B41" w:rsidRPr="00BE0CF5" w:rsidRDefault="00247B41" w:rsidP="00796D87">
      <w:pPr>
        <w:spacing w:line="360" w:lineRule="auto"/>
        <w:ind w:firstLine="720"/>
        <w:jc w:val="both"/>
        <w:rPr>
          <w:b/>
          <w:i/>
          <w:lang w:val="en-GB"/>
        </w:rPr>
      </w:pPr>
      <w:r w:rsidRPr="00BE0CF5">
        <w:rPr>
          <w:b/>
          <w:i/>
          <w:lang w:val="en-GB"/>
        </w:rPr>
        <w:t xml:space="preserve">Seasonal dynamics of </w:t>
      </w:r>
      <w:r w:rsidR="000C49F3">
        <w:rPr>
          <w:b/>
          <w:i/>
          <w:lang w:val="en-GB"/>
        </w:rPr>
        <w:t xml:space="preserve">the </w:t>
      </w:r>
      <w:r w:rsidRPr="00BE0CF5">
        <w:rPr>
          <w:b/>
          <w:i/>
          <w:lang w:val="en-GB"/>
        </w:rPr>
        <w:t xml:space="preserve">feeding </w:t>
      </w:r>
    </w:p>
    <w:p w14:paraId="33F23534" w14:textId="77777777" w:rsidR="00247B41" w:rsidRPr="00BE0CF5" w:rsidRDefault="00247B41" w:rsidP="00796D87">
      <w:pPr>
        <w:spacing w:line="360" w:lineRule="auto"/>
        <w:ind w:firstLine="720"/>
        <w:jc w:val="both"/>
        <w:rPr>
          <w:lang w:val="en-GB"/>
        </w:rPr>
      </w:pPr>
      <w:r w:rsidRPr="00BE0CF5">
        <w:rPr>
          <w:lang w:val="en-GB"/>
        </w:rPr>
        <w:t xml:space="preserve">The food spectra of </w:t>
      </w:r>
      <w:r w:rsidRPr="00BE0CF5">
        <w:rPr>
          <w:i/>
          <w:iCs/>
          <w:lang w:val="en-GB"/>
        </w:rPr>
        <w:t>Calanus glacialis</w:t>
      </w:r>
      <w:r w:rsidRPr="00BE0CF5">
        <w:rPr>
          <w:lang w:val="en-GB"/>
        </w:rPr>
        <w:t xml:space="preserve"> was studied experimentally and by FA analysis. The selectivity ratio, calculated for the most abundant phytoplankton taxa, revealed significant food preferences. In March, females preferred to consume small </w:t>
      </w:r>
      <w:r w:rsidRPr="00BE0CF5">
        <w:rPr>
          <w:i/>
          <w:iCs/>
          <w:lang w:val="en-GB"/>
        </w:rPr>
        <w:t>Pseudonitzschia</w:t>
      </w:r>
      <w:r w:rsidRPr="00BE0CF5">
        <w:rPr>
          <w:lang w:val="en-GB"/>
        </w:rPr>
        <w:t xml:space="preserve"> and </w:t>
      </w:r>
      <w:r w:rsidRPr="00BE0CF5">
        <w:rPr>
          <w:i/>
          <w:iCs/>
          <w:lang w:val="en-GB"/>
        </w:rPr>
        <w:t>Chaetoceros</w:t>
      </w:r>
      <w:r w:rsidRPr="00BE0CF5">
        <w:rPr>
          <w:lang w:val="en-GB"/>
        </w:rPr>
        <w:t xml:space="preserve"> species (cells less than 50 </w:t>
      </w:r>
      <w:r w:rsidRPr="00BE0CF5">
        <w:rPr>
          <w:rFonts w:ascii="Symbol" w:hAnsi="Symbol"/>
          <w:lang w:val="en-GB"/>
        </w:rPr>
        <w:t></w:t>
      </w:r>
      <w:r w:rsidRPr="00BE0CF5">
        <w:rPr>
          <w:lang w:val="en-GB"/>
        </w:rPr>
        <w:t xml:space="preserve">m diameter), </w:t>
      </w:r>
      <w:r w:rsidRPr="00BE0CF5">
        <w:rPr>
          <w:i/>
          <w:iCs/>
          <w:lang w:val="en-GB"/>
        </w:rPr>
        <w:t>Thalassionema</w:t>
      </w:r>
      <w:r w:rsidRPr="00BE0CF5">
        <w:rPr>
          <w:lang w:val="en-GB"/>
        </w:rPr>
        <w:t xml:space="preserve"> spp. and </w:t>
      </w:r>
      <w:r w:rsidRPr="00BE0CF5">
        <w:rPr>
          <w:i/>
          <w:iCs/>
          <w:lang w:val="en-GB"/>
        </w:rPr>
        <w:t>Thalassiosira</w:t>
      </w:r>
      <w:r w:rsidRPr="00BE0CF5">
        <w:rPr>
          <w:lang w:val="en-GB"/>
        </w:rPr>
        <w:t xml:space="preserve"> spp., even when the total phytoplankton concentration was relatively low (</w:t>
      </w:r>
      <w:r w:rsidR="00F02D7F">
        <w:rPr>
          <w:highlight w:val="red"/>
          <w:lang w:val="en-GB"/>
        </w:rPr>
        <w:t>Fig. 3</w:t>
      </w:r>
      <w:r w:rsidRPr="000C49F3">
        <w:rPr>
          <w:highlight w:val="red"/>
          <w:lang w:val="en-GB"/>
        </w:rPr>
        <w:t>b</w:t>
      </w:r>
      <w:r w:rsidRPr="00BE0CF5">
        <w:rPr>
          <w:lang w:val="en-GB"/>
        </w:rPr>
        <w:t xml:space="preserve">). In June, CIII and CIV copepodites were characterized by nearly the same food spectra, consumed </w:t>
      </w:r>
      <w:r w:rsidRPr="00BE0CF5">
        <w:rPr>
          <w:i/>
          <w:iCs/>
          <w:lang w:val="en-GB"/>
        </w:rPr>
        <w:t>Pseudonitzschia</w:t>
      </w:r>
      <w:r w:rsidRPr="00BE0CF5">
        <w:rPr>
          <w:lang w:val="en-GB"/>
        </w:rPr>
        <w:t xml:space="preserve"> and </w:t>
      </w:r>
      <w:r w:rsidRPr="00BE0CF5">
        <w:rPr>
          <w:i/>
          <w:iCs/>
          <w:lang w:val="en-GB"/>
        </w:rPr>
        <w:t>Chaetoceros</w:t>
      </w:r>
      <w:r w:rsidRPr="00BE0CF5">
        <w:rPr>
          <w:lang w:val="en-GB"/>
        </w:rPr>
        <w:t xml:space="preserve"> species </w:t>
      </w:r>
      <w:r w:rsidRPr="00BE0CF5">
        <w:rPr>
          <w:lang w:val="en-GB"/>
        </w:rPr>
        <w:lastRenderedPageBreak/>
        <w:t xml:space="preserve">(cells less than 100 </w:t>
      </w:r>
      <w:r w:rsidRPr="00BE0CF5">
        <w:rPr>
          <w:rFonts w:ascii="Symbol" w:hAnsi="Symbol"/>
          <w:lang w:val="en-GB"/>
        </w:rPr>
        <w:t></w:t>
      </w:r>
      <w:r w:rsidRPr="00BE0CF5">
        <w:rPr>
          <w:lang w:val="en-GB"/>
        </w:rPr>
        <w:t xml:space="preserve">m diameter), </w:t>
      </w:r>
      <w:r w:rsidRPr="00BE0CF5">
        <w:rPr>
          <w:i/>
          <w:iCs/>
          <w:lang w:val="en-GB"/>
        </w:rPr>
        <w:t>Thalassionema</w:t>
      </w:r>
      <w:r w:rsidRPr="00BE0CF5">
        <w:rPr>
          <w:lang w:val="en-GB"/>
        </w:rPr>
        <w:t xml:space="preserve"> spp., </w:t>
      </w:r>
      <w:r w:rsidRPr="00BE0CF5">
        <w:rPr>
          <w:i/>
          <w:iCs/>
          <w:lang w:val="en-GB"/>
        </w:rPr>
        <w:t>Leptocylindrus</w:t>
      </w:r>
      <w:r w:rsidRPr="00BE0CF5">
        <w:rPr>
          <w:lang w:val="en-GB"/>
        </w:rPr>
        <w:t xml:space="preserve"> spp. and tintinnids (Protista). The CV copepodites consumed the same species except </w:t>
      </w:r>
      <w:r w:rsidRPr="00BE0CF5">
        <w:rPr>
          <w:i/>
          <w:iCs/>
          <w:lang w:val="en-GB"/>
        </w:rPr>
        <w:t>Leptocylindrus</w:t>
      </w:r>
      <w:r w:rsidRPr="00BE0CF5">
        <w:rPr>
          <w:lang w:val="en-GB"/>
        </w:rPr>
        <w:t xml:space="preserve"> spp. In September, the studied developmental stages fed on small diatoms (cells less than 50 </w:t>
      </w:r>
      <w:r w:rsidRPr="00BE0CF5">
        <w:rPr>
          <w:rFonts w:ascii="Symbol" w:hAnsi="Symbol"/>
          <w:lang w:val="en-GB"/>
        </w:rPr>
        <w:t></w:t>
      </w:r>
      <w:r w:rsidRPr="00BE0CF5">
        <w:rPr>
          <w:lang w:val="en-GB"/>
        </w:rPr>
        <w:t xml:space="preserve">m diameter). Most of thecate dinoflagellate species, especially relatively big cells of </w:t>
      </w:r>
      <w:r w:rsidRPr="00BE0CF5">
        <w:rPr>
          <w:i/>
          <w:iCs/>
          <w:lang w:val="en-GB"/>
        </w:rPr>
        <w:t>Ceratium fusus, C. arcticum, Protoperidinium</w:t>
      </w:r>
      <w:r w:rsidRPr="00BE0CF5">
        <w:rPr>
          <w:lang w:val="en-GB"/>
        </w:rPr>
        <w:t xml:space="preserve"> spp., were totally avoided by all the copepodite stages.</w:t>
      </w:r>
    </w:p>
    <w:p w14:paraId="6DEFCAE7" w14:textId="77777777" w:rsidR="00247B41" w:rsidRPr="00BE0CF5" w:rsidRDefault="00247B41" w:rsidP="00796D87">
      <w:pPr>
        <w:spacing w:line="360" w:lineRule="auto"/>
        <w:ind w:firstLine="720"/>
        <w:jc w:val="both"/>
        <w:rPr>
          <w:lang w:val="en-GB"/>
        </w:rPr>
      </w:pPr>
      <w:r w:rsidRPr="00BE0CF5">
        <w:rPr>
          <w:lang w:val="en-GB"/>
        </w:rPr>
        <w:t xml:space="preserve">The analysis of marker FAs showed relatively low herbivorous ratios, such as </w:t>
      </w:r>
      <w:r w:rsidRPr="00BE0CF5">
        <w:rPr>
          <w:rFonts w:ascii="Symbol" w:hAnsi="Symbol"/>
          <w:lang w:val="en-GB"/>
        </w:rPr>
        <w:t></w:t>
      </w:r>
      <w:r w:rsidRPr="00BE0CF5">
        <w:rPr>
          <w:lang w:val="en-GB"/>
        </w:rPr>
        <w:t>PUFA, (n-3)/(n-6), UC and 16:1(n-7)/16:0, for elder copepodites (CIV-CV) and females studied for different seasons (</w:t>
      </w:r>
      <w:r w:rsidRPr="000C49F3">
        <w:rPr>
          <w:highlight w:val="red"/>
          <w:lang w:val="en-GB"/>
        </w:rPr>
        <w:t xml:space="preserve">Table </w:t>
      </w:r>
      <w:r w:rsidR="00F827B9">
        <w:rPr>
          <w:lang w:val="en-GB"/>
        </w:rPr>
        <w:t>5</w:t>
      </w:r>
      <w:r w:rsidRPr="00BE0CF5">
        <w:rPr>
          <w:lang w:val="en-GB"/>
        </w:rPr>
        <w:t>). No sign of major diatom FA (16:2(n-4), 16:4(n-7), 16:4(n-1)) was observed. Surprisingly, two cases of elevated dinoflagellate FA markers (DHA/EPA) were observed, both CV copepodites in July and September. Also, high content of SFA and extremely low UC index were observed for nearly all the studied stages through the season, with minor exceptions (females, May).</w:t>
      </w:r>
    </w:p>
    <w:p w14:paraId="2347F6E8" w14:textId="233900CA" w:rsidR="00247B41" w:rsidRPr="00BE0CF5" w:rsidRDefault="00247B41" w:rsidP="00796D87">
      <w:pPr>
        <w:spacing w:line="360" w:lineRule="auto"/>
        <w:ind w:firstLine="720"/>
        <w:jc w:val="both"/>
        <w:rPr>
          <w:lang w:val="en-GB"/>
        </w:rPr>
      </w:pPr>
      <w:r w:rsidRPr="00BE0CF5">
        <w:rPr>
          <w:lang w:val="en-GB"/>
        </w:rPr>
        <w:t>The absolute daily ration varied greatly even within one developmental stage through the season, with the absolute maximum for females in May (</w:t>
      </w:r>
      <w:r w:rsidR="008740A7">
        <w:rPr>
          <w:highlight w:val="red"/>
          <w:lang w:val="en-GB"/>
        </w:rPr>
        <w:t xml:space="preserve">Fig. </w:t>
      </w:r>
      <w:del w:id="425" w:author="Николай Усов" w:date="2020-05-18T16:56:00Z">
        <w:r w:rsidR="008740A7" w:rsidDel="00BC22E9">
          <w:rPr>
            <w:highlight w:val="red"/>
            <w:lang w:val="en-GB"/>
          </w:rPr>
          <w:delText>8</w:delText>
        </w:r>
        <w:r w:rsidRPr="000C49F3" w:rsidDel="00BC22E9">
          <w:rPr>
            <w:highlight w:val="red"/>
            <w:lang w:val="en-GB"/>
          </w:rPr>
          <w:delText>a</w:delText>
        </w:r>
      </w:del>
      <w:ins w:id="426" w:author="Николай Усов" w:date="2020-05-18T16:56:00Z">
        <w:r w:rsidR="00BC22E9">
          <w:rPr>
            <w:highlight w:val="red"/>
            <w:lang w:val="en-GB"/>
          </w:rPr>
          <w:t>9</w:t>
        </w:r>
        <w:r w:rsidR="00BC22E9" w:rsidRPr="000C49F3">
          <w:rPr>
            <w:highlight w:val="red"/>
            <w:lang w:val="en-GB"/>
          </w:rPr>
          <w:t>a</w:t>
        </w:r>
      </w:ins>
      <w:r w:rsidRPr="00BE0CF5">
        <w:rPr>
          <w:lang w:val="en-GB"/>
        </w:rPr>
        <w:t>). Opposite to, CV tended to start active feeding much earlier, in March (</w:t>
      </w:r>
      <w:r w:rsidR="008740A7">
        <w:rPr>
          <w:highlight w:val="red"/>
          <w:lang w:val="en-GB"/>
        </w:rPr>
        <w:t xml:space="preserve">Fig. </w:t>
      </w:r>
      <w:del w:id="427" w:author="Николай Усов" w:date="2020-05-18T16:56:00Z">
        <w:r w:rsidR="008740A7" w:rsidDel="00BC22E9">
          <w:rPr>
            <w:highlight w:val="red"/>
            <w:lang w:val="en-GB"/>
          </w:rPr>
          <w:delText>8</w:delText>
        </w:r>
        <w:r w:rsidRPr="000C49F3" w:rsidDel="00BC22E9">
          <w:rPr>
            <w:highlight w:val="red"/>
            <w:lang w:val="en-GB"/>
          </w:rPr>
          <w:delText>b</w:delText>
        </w:r>
      </w:del>
      <w:ins w:id="428" w:author="Николай Усов" w:date="2020-05-18T16:56:00Z">
        <w:r w:rsidR="00BC22E9">
          <w:rPr>
            <w:highlight w:val="red"/>
            <w:lang w:val="en-GB"/>
          </w:rPr>
          <w:t>9</w:t>
        </w:r>
        <w:r w:rsidR="00BC22E9" w:rsidRPr="000C49F3">
          <w:rPr>
            <w:highlight w:val="red"/>
            <w:lang w:val="en-GB"/>
          </w:rPr>
          <w:t>b</w:t>
        </w:r>
      </w:ins>
      <w:r w:rsidRPr="00BE0CF5">
        <w:rPr>
          <w:lang w:val="en-GB"/>
        </w:rPr>
        <w:t>), and still kept the feeding activity until October, but decreased it significantly in July and September. The CIV copepodites seemed to be the most active through the whole season, when both absolute and relative daily rations stayed the same and differed insignificantly (</w:t>
      </w:r>
      <w:r w:rsidR="008740A7">
        <w:rPr>
          <w:highlight w:val="red"/>
          <w:lang w:val="en-GB"/>
        </w:rPr>
        <w:t xml:space="preserve">Fig. </w:t>
      </w:r>
      <w:del w:id="429" w:author="Николай Усов" w:date="2020-05-18T16:56:00Z">
        <w:r w:rsidR="008740A7" w:rsidDel="00BC22E9">
          <w:rPr>
            <w:highlight w:val="red"/>
            <w:lang w:val="en-GB"/>
          </w:rPr>
          <w:delText>8</w:delText>
        </w:r>
        <w:r w:rsidRPr="000C49F3" w:rsidDel="00BC22E9">
          <w:rPr>
            <w:highlight w:val="red"/>
            <w:lang w:val="en-GB"/>
          </w:rPr>
          <w:delText>a</w:delText>
        </w:r>
      </w:del>
      <w:ins w:id="430" w:author="Николай Усов" w:date="2020-05-18T16:56:00Z">
        <w:r w:rsidR="00BC22E9">
          <w:rPr>
            <w:highlight w:val="red"/>
            <w:lang w:val="en-GB"/>
          </w:rPr>
          <w:t>9</w:t>
        </w:r>
        <w:r w:rsidR="00BC22E9" w:rsidRPr="000C49F3">
          <w:rPr>
            <w:highlight w:val="red"/>
            <w:lang w:val="en-GB"/>
          </w:rPr>
          <w:t>a</w:t>
        </w:r>
      </w:ins>
      <w:r w:rsidRPr="000C49F3">
        <w:rPr>
          <w:highlight w:val="red"/>
          <w:lang w:val="en-GB"/>
        </w:rPr>
        <w:t>, b</w:t>
      </w:r>
      <w:r w:rsidRPr="00BE0CF5">
        <w:rPr>
          <w:lang w:val="en-GB"/>
        </w:rPr>
        <w:t>). All the copepodites stopped feeding totally in October. The impact of C</w:t>
      </w:r>
      <w:r w:rsidRPr="00BE0CF5">
        <w:rPr>
          <w:vertAlign w:val="subscript"/>
          <w:lang w:val="en-GB"/>
        </w:rPr>
        <w:t>org</w:t>
      </w:r>
      <w:r w:rsidRPr="00BE0CF5">
        <w:rPr>
          <w:lang w:val="en-GB"/>
        </w:rPr>
        <w:t xml:space="preserve">, consumed as Chl. </w:t>
      </w:r>
      <w:r w:rsidRPr="00BE0CF5">
        <w:rPr>
          <w:i/>
          <w:iCs/>
          <w:lang w:val="en-GB"/>
        </w:rPr>
        <w:t>a</w:t>
      </w:r>
      <w:r w:rsidRPr="00BE0CF5">
        <w:rPr>
          <w:lang w:val="en-GB"/>
        </w:rPr>
        <w:t>, may reach up to 99% in total C</w:t>
      </w:r>
      <w:r w:rsidRPr="00BE0CF5">
        <w:rPr>
          <w:vertAlign w:val="subscript"/>
          <w:lang w:val="en-GB"/>
        </w:rPr>
        <w:t xml:space="preserve">org </w:t>
      </w:r>
      <w:r w:rsidRPr="00BE0CF5">
        <w:rPr>
          <w:lang w:val="en-GB"/>
        </w:rPr>
        <w:t>in March and May, but was surprisingly low in July and September in all the studied stages</w:t>
      </w:r>
      <w:r w:rsidR="00571131" w:rsidRPr="00BE0CF5">
        <w:rPr>
          <w:lang w:val="en-GB"/>
        </w:rPr>
        <w:t xml:space="preserve"> varying from </w:t>
      </w:r>
      <w:r w:rsidRPr="00BE0CF5">
        <w:rPr>
          <w:lang w:val="en-GB"/>
        </w:rPr>
        <w:t>35</w:t>
      </w:r>
      <w:r w:rsidR="00571131" w:rsidRPr="00BE0CF5">
        <w:rPr>
          <w:lang w:val="en-GB"/>
        </w:rPr>
        <w:t xml:space="preserve"> to </w:t>
      </w:r>
      <w:r w:rsidRPr="00BE0CF5">
        <w:rPr>
          <w:lang w:val="en-GB"/>
        </w:rPr>
        <w:t>50% (</w:t>
      </w:r>
      <w:r w:rsidR="008740A7">
        <w:rPr>
          <w:highlight w:val="red"/>
          <w:lang w:val="en-GB"/>
        </w:rPr>
        <w:t xml:space="preserve">Fig. </w:t>
      </w:r>
      <w:del w:id="431" w:author="Николай Усов" w:date="2020-05-18T16:56:00Z">
        <w:r w:rsidR="008740A7" w:rsidDel="00BC22E9">
          <w:rPr>
            <w:highlight w:val="red"/>
            <w:lang w:val="en-GB"/>
          </w:rPr>
          <w:delText>8</w:delText>
        </w:r>
        <w:r w:rsidRPr="000C49F3" w:rsidDel="00BC22E9">
          <w:rPr>
            <w:highlight w:val="red"/>
            <w:lang w:val="en-GB"/>
          </w:rPr>
          <w:delText>c</w:delText>
        </w:r>
      </w:del>
      <w:ins w:id="432" w:author="Николай Усов" w:date="2020-05-18T16:56:00Z">
        <w:r w:rsidR="00BC22E9">
          <w:rPr>
            <w:highlight w:val="red"/>
            <w:lang w:val="en-GB"/>
          </w:rPr>
          <w:t>9</w:t>
        </w:r>
        <w:r w:rsidR="00BC22E9" w:rsidRPr="000C49F3">
          <w:rPr>
            <w:highlight w:val="red"/>
            <w:lang w:val="en-GB"/>
          </w:rPr>
          <w:t>c</w:t>
        </w:r>
      </w:ins>
      <w:r w:rsidRPr="00BE0CF5">
        <w:rPr>
          <w:lang w:val="en-GB"/>
        </w:rPr>
        <w:t xml:space="preserve">). </w:t>
      </w:r>
    </w:p>
    <w:p w14:paraId="1AD7E6D8" w14:textId="0D063CCA" w:rsidR="008740A7" w:rsidRDefault="00071D56" w:rsidP="00165AD7">
      <w:pPr>
        <w:autoSpaceDE w:val="0"/>
        <w:autoSpaceDN w:val="0"/>
        <w:adjustRightInd w:val="0"/>
        <w:spacing w:line="360" w:lineRule="auto"/>
        <w:ind w:firstLine="720"/>
        <w:jc w:val="center"/>
        <w:rPr>
          <w:b/>
          <w:i/>
          <w:lang w:val="en-GB"/>
        </w:rPr>
      </w:pPr>
      <w:r>
        <w:rPr>
          <w:b/>
          <w:i/>
          <w:noProof/>
          <w:lang w:val="ru-RU"/>
        </w:rPr>
        <w:lastRenderedPageBreak/>
        <w:drawing>
          <wp:inline distT="0" distB="0" distL="0" distR="0" wp14:anchorId="0D0D1120" wp14:editId="6DF28C88">
            <wp:extent cx="3909695" cy="6459220"/>
            <wp:effectExtent l="0" t="0" r="0" b="0"/>
            <wp:docPr id="12" name="Рисунок 12" descr="fi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9695" cy="6459220"/>
                    </a:xfrm>
                    <a:prstGeom prst="rect">
                      <a:avLst/>
                    </a:prstGeom>
                    <a:noFill/>
                    <a:ln>
                      <a:noFill/>
                    </a:ln>
                  </pic:spPr>
                </pic:pic>
              </a:graphicData>
            </a:graphic>
          </wp:inline>
        </w:drawing>
      </w:r>
    </w:p>
    <w:p w14:paraId="67BFA7A9" w14:textId="5E6CD3ED" w:rsidR="008740A7" w:rsidRPr="00D34661" w:rsidRDefault="008740A7" w:rsidP="008740A7">
      <w:pPr>
        <w:jc w:val="both"/>
        <w:rPr>
          <w:sz w:val="20"/>
          <w:szCs w:val="20"/>
        </w:rPr>
      </w:pPr>
      <w:r w:rsidRPr="00D34661">
        <w:rPr>
          <w:b/>
          <w:bCs/>
          <w:sz w:val="20"/>
          <w:szCs w:val="20"/>
        </w:rPr>
        <w:t xml:space="preserve">Fig. </w:t>
      </w:r>
      <w:ins w:id="433" w:author="Николай Усов" w:date="2020-05-18T16:56:00Z">
        <w:r w:rsidR="00BC22E9">
          <w:rPr>
            <w:b/>
            <w:bCs/>
            <w:sz w:val="20"/>
            <w:szCs w:val="20"/>
          </w:rPr>
          <w:t>9.</w:t>
        </w:r>
      </w:ins>
      <w:del w:id="434" w:author="Николай Усов" w:date="2020-05-18T16:56:00Z">
        <w:r w:rsidRPr="008740A7" w:rsidDel="00BC22E9">
          <w:rPr>
            <w:b/>
            <w:bCs/>
            <w:sz w:val="20"/>
            <w:szCs w:val="20"/>
          </w:rPr>
          <w:delText>8</w:delText>
        </w:r>
      </w:del>
      <w:r w:rsidRPr="00D34661">
        <w:rPr>
          <w:sz w:val="20"/>
          <w:szCs w:val="20"/>
        </w:rPr>
        <w:t xml:space="preserve"> Seasonal feeding characteristics of </w:t>
      </w:r>
      <w:r w:rsidRPr="00D34661">
        <w:rPr>
          <w:i/>
          <w:iCs/>
          <w:sz w:val="20"/>
          <w:szCs w:val="20"/>
        </w:rPr>
        <w:t>Calanus</w:t>
      </w:r>
      <w:r w:rsidRPr="00D34661">
        <w:rPr>
          <w:sz w:val="20"/>
          <w:szCs w:val="20"/>
        </w:rPr>
        <w:t xml:space="preserve"> </w:t>
      </w:r>
      <w:r w:rsidRPr="00D34661">
        <w:rPr>
          <w:i/>
          <w:iCs/>
          <w:sz w:val="20"/>
          <w:szCs w:val="20"/>
        </w:rPr>
        <w:t>glacialis</w:t>
      </w:r>
      <w:r w:rsidRPr="00D34661">
        <w:rPr>
          <w:sz w:val="20"/>
          <w:szCs w:val="20"/>
        </w:rPr>
        <w:t xml:space="preserve"> in the White Sea: (a) absolute daily ration; (b) relative daily ration; (c) percent of algal food ingested, recalculated by impact of Chl. </w:t>
      </w:r>
      <w:r w:rsidRPr="00D34661">
        <w:rPr>
          <w:i/>
          <w:iCs/>
          <w:sz w:val="20"/>
          <w:szCs w:val="20"/>
        </w:rPr>
        <w:t>a</w:t>
      </w:r>
      <w:r w:rsidRPr="00D34661">
        <w:rPr>
          <w:sz w:val="20"/>
          <w:szCs w:val="20"/>
        </w:rPr>
        <w:t xml:space="preserve"> </w:t>
      </w:r>
      <w:r>
        <w:rPr>
          <w:sz w:val="20"/>
          <w:szCs w:val="20"/>
        </w:rPr>
        <w:t xml:space="preserve">as </w:t>
      </w:r>
      <w:r w:rsidRPr="00D34661">
        <w:rPr>
          <w:sz w:val="20"/>
          <w:szCs w:val="20"/>
        </w:rPr>
        <w:t>C</w:t>
      </w:r>
      <w:r w:rsidRPr="00D34661">
        <w:rPr>
          <w:sz w:val="20"/>
          <w:szCs w:val="20"/>
          <w:vertAlign w:val="subscript"/>
        </w:rPr>
        <w:t>org</w:t>
      </w:r>
      <w:r w:rsidRPr="00D34661">
        <w:rPr>
          <w:sz w:val="20"/>
          <w:szCs w:val="20"/>
        </w:rPr>
        <w:t xml:space="preserve"> in total C</w:t>
      </w:r>
      <w:r w:rsidRPr="00D34661">
        <w:rPr>
          <w:sz w:val="20"/>
          <w:szCs w:val="20"/>
          <w:vertAlign w:val="subscript"/>
        </w:rPr>
        <w:t>org</w:t>
      </w:r>
      <w:r w:rsidRPr="00D34661">
        <w:rPr>
          <w:sz w:val="20"/>
          <w:szCs w:val="20"/>
        </w:rPr>
        <w:t xml:space="preserve"> consumed. One asterisk* - ice algae were suggested as food; two asterisks** - animals sampled in deep layers (25-100 m) were fed by surface seston</w:t>
      </w:r>
    </w:p>
    <w:p w14:paraId="3E8FEB44" w14:textId="77777777" w:rsidR="008740A7" w:rsidRPr="008740A7" w:rsidRDefault="008740A7" w:rsidP="00796D87">
      <w:pPr>
        <w:autoSpaceDE w:val="0"/>
        <w:autoSpaceDN w:val="0"/>
        <w:adjustRightInd w:val="0"/>
        <w:spacing w:line="360" w:lineRule="auto"/>
        <w:ind w:firstLine="720"/>
        <w:jc w:val="both"/>
        <w:rPr>
          <w:b/>
          <w:i/>
        </w:rPr>
      </w:pPr>
    </w:p>
    <w:p w14:paraId="3241669F" w14:textId="77777777" w:rsidR="00247B41" w:rsidRPr="00BE0CF5" w:rsidRDefault="00247B41" w:rsidP="00796D87">
      <w:pPr>
        <w:autoSpaceDE w:val="0"/>
        <w:autoSpaceDN w:val="0"/>
        <w:adjustRightInd w:val="0"/>
        <w:spacing w:line="360" w:lineRule="auto"/>
        <w:ind w:firstLine="720"/>
        <w:jc w:val="both"/>
        <w:rPr>
          <w:lang w:val="en-GB"/>
        </w:rPr>
      </w:pPr>
      <w:r w:rsidRPr="00BE0CF5">
        <w:rPr>
          <w:b/>
          <w:i/>
          <w:lang w:val="en-GB"/>
        </w:rPr>
        <w:t>Early gonad development</w:t>
      </w:r>
    </w:p>
    <w:p w14:paraId="120AB037" w14:textId="66F84E9D" w:rsidR="00247B41" w:rsidRDefault="00247B41" w:rsidP="00796D87">
      <w:pPr>
        <w:autoSpaceDE w:val="0"/>
        <w:autoSpaceDN w:val="0"/>
        <w:adjustRightInd w:val="0"/>
        <w:spacing w:line="360" w:lineRule="auto"/>
        <w:ind w:firstLine="720"/>
        <w:jc w:val="both"/>
        <w:rPr>
          <w:lang w:val="en-GB"/>
        </w:rPr>
      </w:pPr>
      <w:r w:rsidRPr="00BE0CF5">
        <w:rPr>
          <w:lang w:val="en-GB"/>
        </w:rPr>
        <w:t xml:space="preserve">In 2008 the feeding conditions in the field were quite restricted, when </w:t>
      </w:r>
      <w:r w:rsidR="00343293" w:rsidRPr="00BE0CF5">
        <w:rPr>
          <w:lang w:val="en-GB"/>
        </w:rPr>
        <w:t xml:space="preserve">Chl. </w:t>
      </w:r>
      <w:r w:rsidRPr="00BE0CF5">
        <w:rPr>
          <w:i/>
          <w:iCs/>
          <w:lang w:val="en-GB"/>
        </w:rPr>
        <w:t>a</w:t>
      </w:r>
      <w:r w:rsidRPr="00BE0CF5">
        <w:rPr>
          <w:lang w:val="en-GB"/>
        </w:rPr>
        <w:t xml:space="preserve"> concentration did not exceed 0.5 </w:t>
      </w:r>
      <w:r w:rsidRPr="00BE0CF5">
        <w:rPr>
          <w:rFonts w:ascii="Symbol" w:hAnsi="Symbol"/>
          <w:lang w:val="en-GB"/>
        </w:rPr>
        <w:t></w:t>
      </w:r>
      <w:r w:rsidRPr="00BE0CF5">
        <w:rPr>
          <w:lang w:val="en-GB"/>
        </w:rPr>
        <w:t>g L</w:t>
      </w:r>
      <w:r w:rsidRPr="00BE0CF5">
        <w:rPr>
          <w:vertAlign w:val="superscript"/>
          <w:lang w:val="en-GB"/>
        </w:rPr>
        <w:t>-1</w:t>
      </w:r>
      <w:r w:rsidRPr="00BE0CF5">
        <w:rPr>
          <w:lang w:val="en-GB"/>
        </w:rPr>
        <w:t xml:space="preserve"> (</w:t>
      </w:r>
      <w:r w:rsidR="00F02D7F">
        <w:rPr>
          <w:highlight w:val="red"/>
          <w:lang w:val="en-GB"/>
        </w:rPr>
        <w:t>Fig. 3</w:t>
      </w:r>
      <w:r w:rsidRPr="000C49F3">
        <w:rPr>
          <w:highlight w:val="red"/>
          <w:lang w:val="en-GB"/>
        </w:rPr>
        <w:t>a</w:t>
      </w:r>
      <w:r w:rsidRPr="00BE0CF5">
        <w:rPr>
          <w:lang w:val="en-GB"/>
        </w:rPr>
        <w:t xml:space="preserve">), but the females produced </w:t>
      </w:r>
      <w:r w:rsidR="007F087B" w:rsidRPr="00BE0CF5">
        <w:rPr>
          <w:lang w:val="en-GB"/>
        </w:rPr>
        <w:t xml:space="preserve">from </w:t>
      </w:r>
      <w:r w:rsidRPr="00BE0CF5">
        <w:rPr>
          <w:lang w:val="en-GB"/>
        </w:rPr>
        <w:t xml:space="preserve">2 to 18 pellets per individual per day. The females, studied in March-April, 2008, were significantly divided into two groups. First one, constituting about 70% of total population, was formed by bright-coloured (“red”) animals, which had more developed gonads (ANOVA; </w:t>
      </w:r>
      <w:proofErr w:type="gramStart"/>
      <w:r w:rsidRPr="00BE0CF5">
        <w:rPr>
          <w:rFonts w:eastAsia="SimSun"/>
          <w:color w:val="000000"/>
          <w:kern w:val="1"/>
          <w:lang w:eastAsia="zh-CN"/>
        </w:rPr>
        <w:t>F</w:t>
      </w:r>
      <w:r w:rsidRPr="000C49F3">
        <w:rPr>
          <w:rFonts w:eastAsia="SimSun"/>
          <w:color w:val="000000"/>
          <w:kern w:val="1"/>
          <w:vertAlign w:val="subscript"/>
          <w:lang w:eastAsia="zh-CN"/>
        </w:rPr>
        <w:t>(</w:t>
      </w:r>
      <w:proofErr w:type="gramEnd"/>
      <w:r w:rsidRPr="000C49F3">
        <w:rPr>
          <w:rFonts w:eastAsia="SimSun"/>
          <w:color w:val="000000"/>
          <w:kern w:val="1"/>
          <w:vertAlign w:val="subscript"/>
          <w:lang w:eastAsia="zh-CN"/>
        </w:rPr>
        <w:t>1, 237)</w:t>
      </w:r>
      <w:r w:rsidRPr="00BE0CF5">
        <w:rPr>
          <w:rFonts w:eastAsia="SimSun"/>
          <w:color w:val="000000"/>
          <w:kern w:val="1"/>
          <w:lang w:eastAsia="zh-CN"/>
        </w:rPr>
        <w:t xml:space="preserve"> = 19.99, </w:t>
      </w:r>
      <w:r w:rsidRPr="000C49F3">
        <w:rPr>
          <w:rFonts w:eastAsia="SimSun"/>
          <w:i/>
          <w:color w:val="000000"/>
          <w:kern w:val="1"/>
          <w:lang w:eastAsia="zh-CN"/>
        </w:rPr>
        <w:t>p</w:t>
      </w:r>
      <w:r w:rsidRPr="00BE0CF5">
        <w:rPr>
          <w:rFonts w:eastAsia="SimSun"/>
          <w:color w:val="000000"/>
          <w:kern w:val="1"/>
          <w:lang w:eastAsia="zh-CN"/>
        </w:rPr>
        <w:t xml:space="preserve"> </w:t>
      </w:r>
      <w:r w:rsidRPr="00BE0CF5">
        <w:rPr>
          <w:rFonts w:eastAsia="SimSun"/>
          <w:color w:val="000000"/>
          <w:kern w:val="1"/>
          <w:lang w:val="en-GB" w:eastAsia="zh-CN"/>
        </w:rPr>
        <w:t>&lt;</w:t>
      </w:r>
      <w:r w:rsidRPr="00BE0CF5">
        <w:rPr>
          <w:rFonts w:eastAsia="SimSun"/>
          <w:color w:val="000000"/>
          <w:kern w:val="1"/>
          <w:lang w:eastAsia="zh-CN"/>
        </w:rPr>
        <w:t xml:space="preserve"> </w:t>
      </w:r>
      <w:r w:rsidRPr="00BE0CF5">
        <w:rPr>
          <w:rFonts w:eastAsia="SimSun"/>
          <w:color w:val="000000"/>
          <w:kern w:val="1"/>
          <w:lang w:val="en-GB" w:eastAsia="zh-CN"/>
        </w:rPr>
        <w:t>0</w:t>
      </w:r>
      <w:r w:rsidRPr="00BE0CF5">
        <w:rPr>
          <w:rFonts w:eastAsia="SimSun"/>
          <w:color w:val="000000"/>
          <w:kern w:val="1"/>
          <w:lang w:eastAsia="zh-CN"/>
        </w:rPr>
        <w:t>.001</w:t>
      </w:r>
      <w:r w:rsidRPr="00BE0CF5">
        <w:rPr>
          <w:lang w:val="en-GB"/>
        </w:rPr>
        <w:t>). The gonad sta</w:t>
      </w:r>
      <w:r w:rsidR="004C0E56" w:rsidRPr="00BE0CF5">
        <w:rPr>
          <w:lang w:val="en-GB"/>
        </w:rPr>
        <w:t>ge</w:t>
      </w:r>
      <w:r w:rsidRPr="00BE0CF5">
        <w:rPr>
          <w:lang w:val="en-GB"/>
        </w:rPr>
        <w:t xml:space="preserve"> was also </w:t>
      </w:r>
      <w:r w:rsidR="004C0E56" w:rsidRPr="00BE0CF5">
        <w:rPr>
          <w:lang w:val="en-GB"/>
        </w:rPr>
        <w:t>preconditioned</w:t>
      </w:r>
      <w:r w:rsidRPr="00BE0CF5">
        <w:rPr>
          <w:lang w:val="en-GB"/>
        </w:rPr>
        <w:t xml:space="preserve"> by food presence (ANOVA; </w:t>
      </w:r>
      <w:r w:rsidRPr="00BE0CF5">
        <w:rPr>
          <w:rFonts w:eastAsia="SimSun"/>
          <w:color w:val="000000"/>
          <w:kern w:val="1"/>
          <w:lang w:eastAsia="zh-CN"/>
        </w:rPr>
        <w:t>F</w:t>
      </w:r>
      <w:r w:rsidRPr="000C49F3">
        <w:rPr>
          <w:rFonts w:eastAsia="SimSun"/>
          <w:color w:val="000000"/>
          <w:kern w:val="1"/>
          <w:vertAlign w:val="subscript"/>
          <w:lang w:eastAsia="zh-CN"/>
        </w:rPr>
        <w:t>(1, 237)</w:t>
      </w:r>
      <w:r w:rsidRPr="00BE0CF5">
        <w:rPr>
          <w:rFonts w:eastAsia="SimSun"/>
          <w:color w:val="000000"/>
          <w:kern w:val="1"/>
          <w:lang w:eastAsia="zh-CN"/>
        </w:rPr>
        <w:t xml:space="preserve"> = 7</w:t>
      </w:r>
      <w:r w:rsidRPr="00BE0CF5">
        <w:rPr>
          <w:rFonts w:eastAsia="SimSun"/>
          <w:color w:val="000000"/>
          <w:kern w:val="1"/>
          <w:lang w:val="en-GB" w:eastAsia="zh-CN"/>
        </w:rPr>
        <w:t>.</w:t>
      </w:r>
      <w:r w:rsidRPr="00BE0CF5">
        <w:rPr>
          <w:rFonts w:eastAsia="SimSun"/>
          <w:color w:val="000000"/>
          <w:kern w:val="1"/>
          <w:lang w:eastAsia="zh-CN"/>
        </w:rPr>
        <w:t>0</w:t>
      </w:r>
      <w:r w:rsidRPr="00BE0CF5">
        <w:rPr>
          <w:rFonts w:eastAsia="SimSun"/>
          <w:color w:val="000000"/>
          <w:kern w:val="1"/>
          <w:lang w:val="en-GB" w:eastAsia="zh-CN"/>
        </w:rPr>
        <w:t>5</w:t>
      </w:r>
      <w:r w:rsidRPr="00BE0CF5">
        <w:rPr>
          <w:rFonts w:eastAsia="SimSun"/>
          <w:color w:val="000000"/>
          <w:kern w:val="1"/>
          <w:lang w:eastAsia="zh-CN"/>
        </w:rPr>
        <w:t xml:space="preserve">, </w:t>
      </w:r>
      <w:r w:rsidRPr="000C49F3">
        <w:rPr>
          <w:rFonts w:eastAsia="SimSun"/>
          <w:i/>
          <w:color w:val="000000"/>
          <w:kern w:val="1"/>
          <w:lang w:eastAsia="zh-CN"/>
        </w:rPr>
        <w:t>p</w:t>
      </w:r>
      <w:r w:rsidRPr="00BE0CF5">
        <w:rPr>
          <w:rFonts w:eastAsia="SimSun"/>
          <w:color w:val="000000"/>
          <w:kern w:val="1"/>
          <w:lang w:eastAsia="zh-CN"/>
        </w:rPr>
        <w:t xml:space="preserve"> </w:t>
      </w:r>
      <w:r w:rsidRPr="00BE0CF5">
        <w:rPr>
          <w:rFonts w:eastAsia="SimSun"/>
          <w:color w:val="000000"/>
          <w:kern w:val="1"/>
          <w:lang w:val="en-GB" w:eastAsia="zh-CN"/>
        </w:rPr>
        <w:t>&lt;</w:t>
      </w:r>
      <w:r w:rsidRPr="00BE0CF5">
        <w:rPr>
          <w:rFonts w:eastAsia="SimSun"/>
          <w:color w:val="000000"/>
          <w:kern w:val="1"/>
          <w:lang w:eastAsia="zh-CN"/>
        </w:rPr>
        <w:t xml:space="preserve"> </w:t>
      </w:r>
      <w:r w:rsidRPr="00BE0CF5">
        <w:rPr>
          <w:rFonts w:eastAsia="SimSun"/>
          <w:color w:val="000000"/>
          <w:kern w:val="1"/>
          <w:lang w:val="en-GB" w:eastAsia="zh-CN"/>
        </w:rPr>
        <w:t>0.</w:t>
      </w:r>
      <w:r w:rsidRPr="00BE0CF5">
        <w:rPr>
          <w:rFonts w:eastAsia="SimSun"/>
          <w:color w:val="000000"/>
          <w:kern w:val="1"/>
          <w:lang w:eastAsia="zh-CN"/>
        </w:rPr>
        <w:t>0</w:t>
      </w:r>
      <w:r w:rsidRPr="00BE0CF5">
        <w:rPr>
          <w:rFonts w:eastAsia="SimSun"/>
          <w:color w:val="000000"/>
          <w:kern w:val="1"/>
          <w:lang w:val="en-GB" w:eastAsia="zh-CN"/>
        </w:rPr>
        <w:t>1</w:t>
      </w:r>
      <w:r w:rsidRPr="00BE0CF5">
        <w:rPr>
          <w:lang w:val="en-GB"/>
        </w:rPr>
        <w:t xml:space="preserve">), and the starved animals had </w:t>
      </w:r>
      <w:r w:rsidRPr="00BE0CF5">
        <w:rPr>
          <w:lang w:val="en-GB"/>
        </w:rPr>
        <w:lastRenderedPageBreak/>
        <w:t>significantly less developed gonads compared to the fed ones (</w:t>
      </w:r>
      <w:r w:rsidR="00165AD7">
        <w:rPr>
          <w:highlight w:val="red"/>
          <w:lang w:val="en-GB"/>
        </w:rPr>
        <w:t xml:space="preserve">Fig. </w:t>
      </w:r>
      <w:del w:id="435" w:author="Николай Усов" w:date="2020-05-18T16:56:00Z">
        <w:r w:rsidR="00165AD7" w:rsidRPr="00BC22E9" w:rsidDel="00BC22E9">
          <w:rPr>
            <w:highlight w:val="red"/>
            <w:lang w:val="en-GB"/>
          </w:rPr>
          <w:delText>9</w:delText>
        </w:r>
      </w:del>
      <w:ins w:id="436" w:author="Николай Усов" w:date="2020-05-18T16:56:00Z">
        <w:r w:rsidR="00BC22E9" w:rsidRPr="00BC22E9">
          <w:rPr>
            <w:highlight w:val="red"/>
            <w:lang w:val="en-GB"/>
            <w:rPrChange w:id="437" w:author="Николай Усов" w:date="2020-05-18T16:56:00Z">
              <w:rPr>
                <w:lang w:val="en-GB"/>
              </w:rPr>
            </w:rPrChange>
          </w:rPr>
          <w:t>10</w:t>
        </w:r>
      </w:ins>
      <w:r w:rsidRPr="00BE0CF5">
        <w:rPr>
          <w:lang w:val="en-GB"/>
        </w:rPr>
        <w:t>). However, the animal coloration and food presence impacted to the gonad sta</w:t>
      </w:r>
      <w:r w:rsidR="004C0E56" w:rsidRPr="00BE0CF5">
        <w:rPr>
          <w:lang w:val="en-GB"/>
        </w:rPr>
        <w:t>ge</w:t>
      </w:r>
      <w:r w:rsidRPr="00BE0CF5">
        <w:rPr>
          <w:lang w:val="en-GB"/>
        </w:rPr>
        <w:t xml:space="preserve"> independently (MANOVA; </w:t>
      </w:r>
      <w:proofErr w:type="gramStart"/>
      <w:r w:rsidRPr="00BE0CF5">
        <w:rPr>
          <w:rFonts w:eastAsia="SimSun"/>
          <w:color w:val="000000"/>
          <w:kern w:val="1"/>
          <w:lang w:eastAsia="zh-CN"/>
        </w:rPr>
        <w:t>F</w:t>
      </w:r>
      <w:r w:rsidRPr="000C49F3">
        <w:rPr>
          <w:rFonts w:eastAsia="SimSun"/>
          <w:color w:val="000000"/>
          <w:kern w:val="1"/>
          <w:vertAlign w:val="subscript"/>
          <w:lang w:eastAsia="zh-CN"/>
        </w:rPr>
        <w:t>(</w:t>
      </w:r>
      <w:proofErr w:type="gramEnd"/>
      <w:r w:rsidRPr="000C49F3">
        <w:rPr>
          <w:rFonts w:eastAsia="SimSun"/>
          <w:color w:val="000000"/>
          <w:kern w:val="1"/>
          <w:vertAlign w:val="subscript"/>
          <w:lang w:val="en-GB" w:eastAsia="zh-CN"/>
        </w:rPr>
        <w:t>2</w:t>
      </w:r>
      <w:r w:rsidRPr="000C49F3">
        <w:rPr>
          <w:rFonts w:eastAsia="SimSun"/>
          <w:color w:val="000000"/>
          <w:kern w:val="1"/>
          <w:vertAlign w:val="subscript"/>
          <w:lang w:eastAsia="zh-CN"/>
        </w:rPr>
        <w:t>, 235)</w:t>
      </w:r>
      <w:r w:rsidRPr="00BE0CF5">
        <w:rPr>
          <w:rFonts w:eastAsia="SimSun"/>
          <w:color w:val="000000"/>
          <w:kern w:val="1"/>
          <w:lang w:eastAsia="zh-CN"/>
        </w:rPr>
        <w:t xml:space="preserve"> = 1.4</w:t>
      </w:r>
      <w:r w:rsidRPr="00BE0CF5">
        <w:rPr>
          <w:rFonts w:eastAsia="SimSun"/>
          <w:color w:val="000000"/>
          <w:kern w:val="1"/>
          <w:lang w:val="en-GB" w:eastAsia="zh-CN"/>
        </w:rPr>
        <w:t>2</w:t>
      </w:r>
      <w:r w:rsidRPr="00BE0CF5">
        <w:rPr>
          <w:rFonts w:eastAsia="SimSun"/>
          <w:color w:val="000000"/>
          <w:kern w:val="1"/>
          <w:lang w:eastAsia="zh-CN"/>
        </w:rPr>
        <w:t xml:space="preserve">, </w:t>
      </w:r>
      <w:r w:rsidRPr="000C49F3">
        <w:rPr>
          <w:rFonts w:eastAsia="SimSun"/>
          <w:i/>
          <w:color w:val="000000"/>
          <w:kern w:val="1"/>
          <w:lang w:eastAsia="zh-CN"/>
        </w:rPr>
        <w:t>p</w:t>
      </w:r>
      <w:r w:rsidRPr="00BE0CF5">
        <w:rPr>
          <w:rFonts w:eastAsia="SimSun"/>
          <w:color w:val="000000"/>
          <w:kern w:val="1"/>
          <w:lang w:eastAsia="zh-CN"/>
        </w:rPr>
        <w:t xml:space="preserve"> = </w:t>
      </w:r>
      <w:r w:rsidRPr="00BE0CF5">
        <w:rPr>
          <w:rFonts w:eastAsia="SimSun"/>
          <w:color w:val="000000"/>
          <w:kern w:val="1"/>
          <w:lang w:val="en-GB" w:eastAsia="zh-CN"/>
        </w:rPr>
        <w:t>0</w:t>
      </w:r>
      <w:r w:rsidRPr="00BE0CF5">
        <w:rPr>
          <w:rFonts w:eastAsia="SimSun"/>
          <w:color w:val="000000"/>
          <w:kern w:val="1"/>
          <w:lang w:eastAsia="zh-CN"/>
        </w:rPr>
        <w:t>.2</w:t>
      </w:r>
      <w:r w:rsidRPr="00BE0CF5">
        <w:rPr>
          <w:rFonts w:eastAsia="SimSun"/>
          <w:color w:val="000000"/>
          <w:kern w:val="1"/>
          <w:lang w:val="en-GB" w:eastAsia="zh-CN"/>
        </w:rPr>
        <w:t>4</w:t>
      </w:r>
      <w:r w:rsidRPr="00BE0CF5">
        <w:rPr>
          <w:lang w:val="en-GB"/>
        </w:rPr>
        <w:t xml:space="preserve">). The food presence has not any significant impact to the animal coloration after one month of total starvation (ANOVA; </w:t>
      </w:r>
      <w:proofErr w:type="gramStart"/>
      <w:r w:rsidRPr="00BE0CF5">
        <w:rPr>
          <w:rFonts w:eastAsia="SimSun"/>
          <w:color w:val="000000"/>
          <w:kern w:val="1"/>
          <w:lang w:eastAsia="zh-CN"/>
        </w:rPr>
        <w:t>F</w:t>
      </w:r>
      <w:r w:rsidRPr="000C49F3">
        <w:rPr>
          <w:rFonts w:eastAsia="SimSun"/>
          <w:color w:val="000000"/>
          <w:kern w:val="1"/>
          <w:vertAlign w:val="subscript"/>
          <w:lang w:eastAsia="zh-CN"/>
        </w:rPr>
        <w:t>(</w:t>
      </w:r>
      <w:proofErr w:type="gramEnd"/>
      <w:r w:rsidRPr="000C49F3">
        <w:rPr>
          <w:rFonts w:eastAsia="SimSun"/>
          <w:color w:val="000000"/>
          <w:kern w:val="1"/>
          <w:vertAlign w:val="subscript"/>
          <w:lang w:eastAsia="zh-CN"/>
        </w:rPr>
        <w:t>1, 237)</w:t>
      </w:r>
      <w:r w:rsidRPr="00BE0CF5">
        <w:rPr>
          <w:rFonts w:eastAsia="SimSun"/>
          <w:color w:val="000000"/>
          <w:kern w:val="1"/>
          <w:lang w:eastAsia="zh-CN"/>
        </w:rPr>
        <w:t xml:space="preserve"> = 2.24, </w:t>
      </w:r>
      <w:r w:rsidRPr="000C49F3">
        <w:rPr>
          <w:rFonts w:eastAsia="SimSun"/>
          <w:i/>
          <w:color w:val="000000"/>
          <w:kern w:val="1"/>
          <w:lang w:eastAsia="zh-CN"/>
        </w:rPr>
        <w:t>p</w:t>
      </w:r>
      <w:r w:rsidRPr="00BE0CF5">
        <w:rPr>
          <w:rFonts w:eastAsia="SimSun"/>
          <w:color w:val="000000"/>
          <w:kern w:val="1"/>
          <w:lang w:eastAsia="zh-CN"/>
        </w:rPr>
        <w:t xml:space="preserve"> = </w:t>
      </w:r>
      <w:r w:rsidRPr="00BE0CF5">
        <w:rPr>
          <w:rFonts w:eastAsia="SimSun"/>
          <w:color w:val="000000"/>
          <w:kern w:val="1"/>
          <w:lang w:val="en-GB" w:eastAsia="zh-CN"/>
        </w:rPr>
        <w:t>0</w:t>
      </w:r>
      <w:r w:rsidRPr="00BE0CF5">
        <w:rPr>
          <w:rFonts w:eastAsia="SimSun"/>
          <w:color w:val="000000"/>
          <w:kern w:val="1"/>
          <w:lang w:eastAsia="zh-CN"/>
        </w:rPr>
        <w:t>.1</w:t>
      </w:r>
      <w:r w:rsidRPr="00BE0CF5">
        <w:rPr>
          <w:rFonts w:eastAsia="SimSun"/>
          <w:color w:val="000000"/>
          <w:kern w:val="1"/>
          <w:lang w:val="en-GB" w:eastAsia="zh-CN"/>
        </w:rPr>
        <w:t>4</w:t>
      </w:r>
      <w:r w:rsidRPr="00BE0CF5">
        <w:rPr>
          <w:lang w:val="en-GB"/>
        </w:rPr>
        <w:t>). Both L</w:t>
      </w:r>
      <w:r w:rsidRPr="00BE0CF5">
        <w:rPr>
          <w:vertAlign w:val="subscript"/>
          <w:lang w:val="en-GB"/>
        </w:rPr>
        <w:t xml:space="preserve">c </w:t>
      </w:r>
      <w:r w:rsidRPr="00BE0CF5">
        <w:rPr>
          <w:lang w:val="en-GB"/>
        </w:rPr>
        <w:t>and L</w:t>
      </w:r>
      <w:r w:rsidRPr="00BE0CF5">
        <w:rPr>
          <w:vertAlign w:val="subscript"/>
          <w:lang w:val="en-GB"/>
        </w:rPr>
        <w:t>c</w:t>
      </w:r>
      <w:r w:rsidRPr="00BE0CF5">
        <w:rPr>
          <w:lang w:val="en-GB"/>
        </w:rPr>
        <w:t xml:space="preserve">/W ratio did not depend nor on animal coloration (ANOVA; </w:t>
      </w:r>
      <w:proofErr w:type="gramStart"/>
      <w:r w:rsidRPr="00BE0CF5">
        <w:rPr>
          <w:rFonts w:eastAsia="SimSun"/>
          <w:color w:val="000000"/>
          <w:kern w:val="1"/>
          <w:lang w:eastAsia="zh-CN"/>
        </w:rPr>
        <w:t>F</w:t>
      </w:r>
      <w:r w:rsidRPr="000C49F3">
        <w:rPr>
          <w:rFonts w:eastAsia="SimSun"/>
          <w:color w:val="000000"/>
          <w:kern w:val="1"/>
          <w:vertAlign w:val="subscript"/>
          <w:lang w:eastAsia="zh-CN"/>
        </w:rPr>
        <w:t>(</w:t>
      </w:r>
      <w:proofErr w:type="gramEnd"/>
      <w:r w:rsidRPr="000C49F3">
        <w:rPr>
          <w:rFonts w:eastAsia="SimSun"/>
          <w:color w:val="000000"/>
          <w:kern w:val="1"/>
          <w:vertAlign w:val="subscript"/>
          <w:lang w:eastAsia="zh-CN"/>
        </w:rPr>
        <w:t xml:space="preserve">1, 237) </w:t>
      </w:r>
      <w:r w:rsidRPr="00BE0CF5">
        <w:rPr>
          <w:rFonts w:eastAsia="SimSun"/>
          <w:color w:val="000000"/>
          <w:kern w:val="1"/>
          <w:lang w:eastAsia="zh-CN"/>
        </w:rPr>
        <w:t>= 2.4</w:t>
      </w:r>
      <w:r w:rsidRPr="00BE0CF5">
        <w:rPr>
          <w:rFonts w:eastAsia="SimSun"/>
          <w:color w:val="000000"/>
          <w:kern w:val="1"/>
          <w:lang w:val="en-GB" w:eastAsia="zh-CN"/>
        </w:rPr>
        <w:t>1</w:t>
      </w:r>
      <w:r w:rsidRPr="00BE0CF5">
        <w:rPr>
          <w:rFonts w:eastAsia="SimSun"/>
          <w:color w:val="000000"/>
          <w:kern w:val="1"/>
          <w:lang w:eastAsia="zh-CN"/>
        </w:rPr>
        <w:t xml:space="preserve">4, </w:t>
      </w:r>
      <w:r w:rsidRPr="000C49F3">
        <w:rPr>
          <w:rFonts w:eastAsia="SimSun"/>
          <w:i/>
          <w:color w:val="000000"/>
          <w:kern w:val="1"/>
          <w:lang w:eastAsia="zh-CN"/>
        </w:rPr>
        <w:t>p</w:t>
      </w:r>
      <w:r w:rsidRPr="00BE0CF5">
        <w:rPr>
          <w:rFonts w:eastAsia="SimSun"/>
          <w:color w:val="000000"/>
          <w:kern w:val="1"/>
          <w:lang w:eastAsia="zh-CN"/>
        </w:rPr>
        <w:t xml:space="preserve"> = </w:t>
      </w:r>
      <w:r w:rsidRPr="00BE0CF5">
        <w:rPr>
          <w:rFonts w:eastAsia="SimSun"/>
          <w:color w:val="000000"/>
          <w:kern w:val="1"/>
          <w:lang w:val="en-GB" w:eastAsia="zh-CN"/>
        </w:rPr>
        <w:t>0</w:t>
      </w:r>
      <w:r w:rsidRPr="00BE0CF5">
        <w:rPr>
          <w:rFonts w:eastAsia="SimSun"/>
          <w:color w:val="000000"/>
          <w:kern w:val="1"/>
          <w:lang w:eastAsia="zh-CN"/>
        </w:rPr>
        <w:t>.12</w:t>
      </w:r>
      <w:r w:rsidRPr="00BE0CF5">
        <w:rPr>
          <w:lang w:val="en-GB"/>
        </w:rPr>
        <w:t xml:space="preserve">), neither on food presence (ANOVA; </w:t>
      </w:r>
      <w:r w:rsidRPr="00BE0CF5">
        <w:rPr>
          <w:rFonts w:eastAsia="SimSun"/>
          <w:color w:val="000000"/>
          <w:kern w:val="1"/>
          <w:lang w:eastAsia="zh-CN"/>
        </w:rPr>
        <w:t>F</w:t>
      </w:r>
      <w:r w:rsidRPr="000C49F3">
        <w:rPr>
          <w:rFonts w:eastAsia="SimSun"/>
          <w:color w:val="000000"/>
          <w:kern w:val="1"/>
          <w:vertAlign w:val="subscript"/>
          <w:lang w:eastAsia="zh-CN"/>
        </w:rPr>
        <w:t>(1, 237)</w:t>
      </w:r>
      <w:r w:rsidRPr="00BE0CF5">
        <w:rPr>
          <w:rFonts w:eastAsia="SimSun"/>
          <w:color w:val="000000"/>
          <w:kern w:val="1"/>
          <w:lang w:eastAsia="zh-CN"/>
        </w:rPr>
        <w:t xml:space="preserve"> = </w:t>
      </w:r>
      <w:r w:rsidRPr="00BE0CF5">
        <w:rPr>
          <w:rFonts w:eastAsia="SimSun"/>
          <w:color w:val="000000"/>
          <w:kern w:val="1"/>
          <w:lang w:val="en-GB" w:eastAsia="zh-CN"/>
        </w:rPr>
        <w:t>0</w:t>
      </w:r>
      <w:r w:rsidRPr="00BE0CF5">
        <w:rPr>
          <w:rFonts w:eastAsia="SimSun"/>
          <w:color w:val="000000"/>
          <w:kern w:val="1"/>
          <w:lang w:eastAsia="zh-CN"/>
        </w:rPr>
        <w:t>.0</w:t>
      </w:r>
      <w:r w:rsidRPr="00BE0CF5">
        <w:rPr>
          <w:rFonts w:eastAsia="SimSun"/>
          <w:color w:val="000000"/>
          <w:kern w:val="1"/>
          <w:lang w:val="en-GB" w:eastAsia="zh-CN"/>
        </w:rPr>
        <w:t>1</w:t>
      </w:r>
      <w:r w:rsidRPr="00BE0CF5">
        <w:rPr>
          <w:rFonts w:eastAsia="SimSun"/>
          <w:color w:val="000000"/>
          <w:kern w:val="1"/>
          <w:lang w:eastAsia="zh-CN"/>
        </w:rPr>
        <w:t xml:space="preserve">, </w:t>
      </w:r>
      <w:r w:rsidRPr="000C49F3">
        <w:rPr>
          <w:rFonts w:eastAsia="SimSun"/>
          <w:i/>
          <w:color w:val="000000"/>
          <w:kern w:val="1"/>
          <w:lang w:eastAsia="zh-CN"/>
        </w:rPr>
        <w:t>p</w:t>
      </w:r>
      <w:r w:rsidRPr="00BE0CF5">
        <w:rPr>
          <w:rFonts w:eastAsia="SimSun"/>
          <w:color w:val="000000"/>
          <w:kern w:val="1"/>
          <w:lang w:eastAsia="zh-CN"/>
        </w:rPr>
        <w:t xml:space="preserve"> = </w:t>
      </w:r>
      <w:r w:rsidRPr="00BE0CF5">
        <w:rPr>
          <w:rFonts w:eastAsia="SimSun"/>
          <w:color w:val="000000"/>
          <w:kern w:val="1"/>
          <w:lang w:val="en-GB" w:eastAsia="zh-CN"/>
        </w:rPr>
        <w:t>0</w:t>
      </w:r>
      <w:r w:rsidRPr="00BE0CF5">
        <w:rPr>
          <w:rFonts w:eastAsia="SimSun"/>
          <w:color w:val="000000"/>
          <w:kern w:val="1"/>
          <w:lang w:eastAsia="zh-CN"/>
        </w:rPr>
        <w:t>.92</w:t>
      </w:r>
      <w:r w:rsidRPr="00BE0CF5">
        <w:rPr>
          <w:lang w:val="en-GB"/>
        </w:rPr>
        <w:t>). The critical gonad stage is the third</w:t>
      </w:r>
      <w:r w:rsidR="004C0E56" w:rsidRPr="00BE0CF5">
        <w:rPr>
          <w:lang w:val="en-GB"/>
        </w:rPr>
        <w:t xml:space="preserve"> (G3)</w:t>
      </w:r>
      <w:r w:rsidRPr="00BE0CF5">
        <w:rPr>
          <w:lang w:val="en-GB"/>
        </w:rPr>
        <w:t>; the starved animals hardly formed well-developed ovaries. However, the feeding on the natural phytoplankton assemblages during the month did not allow the fed females to start reproduction, and about 40% of them still had gonad sta</w:t>
      </w:r>
      <w:r w:rsidR="00B97467" w:rsidRPr="00BE0CF5">
        <w:rPr>
          <w:lang w:val="en-GB"/>
        </w:rPr>
        <w:t>ge</w:t>
      </w:r>
      <w:r w:rsidRPr="00BE0CF5">
        <w:rPr>
          <w:lang w:val="en-GB"/>
        </w:rPr>
        <w:t xml:space="preserve"> </w:t>
      </w:r>
      <w:r w:rsidR="00B97467" w:rsidRPr="00BE0CF5">
        <w:rPr>
          <w:lang w:val="en-GB"/>
        </w:rPr>
        <w:t>G</w:t>
      </w:r>
      <w:r w:rsidRPr="00BE0CF5">
        <w:rPr>
          <w:lang w:val="en-GB"/>
        </w:rPr>
        <w:t>2. These females were mostly “pale” ones, constituting about 65% of all females of gonad sta</w:t>
      </w:r>
      <w:r w:rsidR="00B97467" w:rsidRPr="00BE0CF5">
        <w:rPr>
          <w:lang w:val="en-GB"/>
        </w:rPr>
        <w:t>ge</w:t>
      </w:r>
      <w:r w:rsidRPr="00BE0CF5">
        <w:rPr>
          <w:lang w:val="en-GB"/>
        </w:rPr>
        <w:t xml:space="preserve"> </w:t>
      </w:r>
      <w:r w:rsidR="00B97467" w:rsidRPr="00BE0CF5">
        <w:rPr>
          <w:lang w:val="en-GB"/>
        </w:rPr>
        <w:t>G</w:t>
      </w:r>
      <w:r w:rsidRPr="00BE0CF5">
        <w:rPr>
          <w:lang w:val="en-GB"/>
        </w:rPr>
        <w:t xml:space="preserve">2. The “red” ones, which got the food supply, developed their gonads partially, about one third of their sampled population were still keeping stage </w:t>
      </w:r>
      <w:r w:rsidR="00B97467" w:rsidRPr="00BE0CF5">
        <w:rPr>
          <w:lang w:val="en-GB"/>
        </w:rPr>
        <w:t>G</w:t>
      </w:r>
      <w:r w:rsidRPr="00BE0CF5">
        <w:rPr>
          <w:lang w:val="en-GB"/>
        </w:rPr>
        <w:t xml:space="preserve">2, about 20% developed to stage </w:t>
      </w:r>
      <w:r w:rsidR="00B97467" w:rsidRPr="00BE0CF5">
        <w:rPr>
          <w:lang w:val="en-GB"/>
        </w:rPr>
        <w:t>G</w:t>
      </w:r>
      <w:r w:rsidRPr="00BE0CF5">
        <w:rPr>
          <w:lang w:val="en-GB"/>
        </w:rPr>
        <w:t>3, and about a half of them reached gonad sta</w:t>
      </w:r>
      <w:r w:rsidR="00B97467" w:rsidRPr="00BE0CF5">
        <w:rPr>
          <w:lang w:val="en-GB"/>
        </w:rPr>
        <w:t>ges</w:t>
      </w:r>
      <w:r w:rsidRPr="00BE0CF5">
        <w:rPr>
          <w:lang w:val="en-GB"/>
        </w:rPr>
        <w:t xml:space="preserve"> </w:t>
      </w:r>
      <w:r w:rsidR="00B97467" w:rsidRPr="00BE0CF5">
        <w:rPr>
          <w:lang w:val="en-GB"/>
        </w:rPr>
        <w:t>G</w:t>
      </w:r>
      <w:r w:rsidRPr="00BE0CF5">
        <w:rPr>
          <w:lang w:val="en-GB"/>
        </w:rPr>
        <w:t xml:space="preserve">4 and </w:t>
      </w:r>
      <w:r w:rsidR="00B97467" w:rsidRPr="00BE0CF5">
        <w:rPr>
          <w:lang w:val="en-GB"/>
        </w:rPr>
        <w:t>G</w:t>
      </w:r>
      <w:r w:rsidRPr="00BE0CF5">
        <w:rPr>
          <w:lang w:val="en-GB"/>
        </w:rPr>
        <w:t xml:space="preserve">5. "Pale" females were quite inactive in gonad developing even in the food presence. Thus, about 50% of them were still at gonad stage </w:t>
      </w:r>
      <w:r w:rsidR="00FC4854" w:rsidRPr="00BE0CF5">
        <w:rPr>
          <w:lang w:val="en-GB"/>
        </w:rPr>
        <w:t>G</w:t>
      </w:r>
      <w:r w:rsidRPr="00BE0CF5">
        <w:rPr>
          <w:lang w:val="en-GB"/>
        </w:rPr>
        <w:t>2, about 35% developed to stage</w:t>
      </w:r>
      <w:r w:rsidR="004C0E56" w:rsidRPr="00BE0CF5">
        <w:rPr>
          <w:lang w:val="en-GB"/>
        </w:rPr>
        <w:t xml:space="preserve"> G</w:t>
      </w:r>
      <w:r w:rsidRPr="00BE0CF5">
        <w:rPr>
          <w:lang w:val="en-GB"/>
        </w:rPr>
        <w:t>3, and only 15% of them reached gonad sta</w:t>
      </w:r>
      <w:r w:rsidR="004C0E56" w:rsidRPr="00BE0CF5">
        <w:rPr>
          <w:lang w:val="en-GB"/>
        </w:rPr>
        <w:t>ge</w:t>
      </w:r>
      <w:r w:rsidRPr="00BE0CF5">
        <w:rPr>
          <w:lang w:val="en-GB"/>
        </w:rPr>
        <w:t xml:space="preserve">s </w:t>
      </w:r>
      <w:r w:rsidR="004C0E56" w:rsidRPr="00BE0CF5">
        <w:rPr>
          <w:lang w:val="en-GB"/>
        </w:rPr>
        <w:t>G</w:t>
      </w:r>
      <w:r w:rsidRPr="00BE0CF5">
        <w:rPr>
          <w:lang w:val="en-GB"/>
        </w:rPr>
        <w:t xml:space="preserve">4 and </w:t>
      </w:r>
      <w:r w:rsidR="004C0E56" w:rsidRPr="00BE0CF5">
        <w:rPr>
          <w:lang w:val="en-GB"/>
        </w:rPr>
        <w:t>G</w:t>
      </w:r>
      <w:r w:rsidRPr="00BE0CF5">
        <w:rPr>
          <w:lang w:val="en-GB"/>
        </w:rPr>
        <w:t>5.</w:t>
      </w:r>
    </w:p>
    <w:p w14:paraId="3F16E846" w14:textId="7560CAAF" w:rsidR="00165AD7" w:rsidRDefault="00071D56" w:rsidP="00796D87">
      <w:pPr>
        <w:autoSpaceDE w:val="0"/>
        <w:autoSpaceDN w:val="0"/>
        <w:adjustRightInd w:val="0"/>
        <w:spacing w:line="360" w:lineRule="auto"/>
        <w:ind w:firstLine="720"/>
        <w:jc w:val="both"/>
        <w:rPr>
          <w:lang w:val="en-GB"/>
        </w:rPr>
      </w:pPr>
      <w:r>
        <w:rPr>
          <w:noProof/>
          <w:lang w:val="ru-RU"/>
        </w:rPr>
        <w:lastRenderedPageBreak/>
        <w:drawing>
          <wp:inline distT="0" distB="0" distL="0" distR="0" wp14:anchorId="4956A8BB" wp14:editId="056B030D">
            <wp:extent cx="3815715" cy="8082915"/>
            <wp:effectExtent l="0" t="0" r="0" b="0"/>
            <wp:docPr id="13" name="Рисунок 13" descr="fi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5715" cy="8082915"/>
                    </a:xfrm>
                    <a:prstGeom prst="rect">
                      <a:avLst/>
                    </a:prstGeom>
                    <a:noFill/>
                    <a:ln>
                      <a:noFill/>
                    </a:ln>
                  </pic:spPr>
                </pic:pic>
              </a:graphicData>
            </a:graphic>
          </wp:inline>
        </w:drawing>
      </w:r>
    </w:p>
    <w:p w14:paraId="6CD9AB68" w14:textId="724125F6" w:rsidR="00165AD7" w:rsidRPr="00BC22E9" w:rsidRDefault="00165AD7" w:rsidP="00165AD7">
      <w:pPr>
        <w:jc w:val="both"/>
        <w:rPr>
          <w:sz w:val="20"/>
          <w:szCs w:val="20"/>
          <w:rPrChange w:id="438" w:author="Николай Усов" w:date="2020-05-18T16:56:00Z">
            <w:rPr>
              <w:sz w:val="20"/>
              <w:szCs w:val="20"/>
              <w:lang w:val="ru-RU"/>
            </w:rPr>
          </w:rPrChange>
        </w:rPr>
      </w:pPr>
      <w:r w:rsidRPr="00D34661">
        <w:rPr>
          <w:b/>
          <w:bCs/>
          <w:sz w:val="20"/>
          <w:szCs w:val="20"/>
        </w:rPr>
        <w:t xml:space="preserve">Fig. </w:t>
      </w:r>
      <w:ins w:id="439" w:author="Николай Усов" w:date="2020-05-18T16:56:00Z">
        <w:r w:rsidR="00BC22E9">
          <w:rPr>
            <w:b/>
            <w:bCs/>
            <w:sz w:val="20"/>
            <w:szCs w:val="20"/>
          </w:rPr>
          <w:t>10.</w:t>
        </w:r>
      </w:ins>
      <w:del w:id="440" w:author="Николай Усов" w:date="2020-05-18T16:56:00Z">
        <w:r w:rsidRPr="00165AD7" w:rsidDel="00BC22E9">
          <w:rPr>
            <w:b/>
            <w:bCs/>
            <w:sz w:val="20"/>
            <w:szCs w:val="20"/>
          </w:rPr>
          <w:delText>9</w:delText>
        </w:r>
      </w:del>
      <w:r w:rsidRPr="00D34661">
        <w:rPr>
          <w:sz w:val="20"/>
          <w:szCs w:val="20"/>
        </w:rPr>
        <w:t xml:space="preserve"> Early spring female gonad state dynamics in </w:t>
      </w:r>
      <w:r w:rsidRPr="00D34661">
        <w:rPr>
          <w:i/>
          <w:iCs/>
          <w:sz w:val="20"/>
          <w:szCs w:val="20"/>
        </w:rPr>
        <w:t>Calanus</w:t>
      </w:r>
      <w:r w:rsidRPr="00D34661">
        <w:rPr>
          <w:sz w:val="20"/>
          <w:szCs w:val="20"/>
        </w:rPr>
        <w:t xml:space="preserve"> </w:t>
      </w:r>
      <w:r w:rsidRPr="00D34661">
        <w:rPr>
          <w:i/>
          <w:iCs/>
          <w:sz w:val="20"/>
          <w:szCs w:val="20"/>
        </w:rPr>
        <w:t>glacialis</w:t>
      </w:r>
      <w:r w:rsidRPr="00D34661">
        <w:rPr>
          <w:sz w:val="20"/>
          <w:szCs w:val="20"/>
        </w:rPr>
        <w:t xml:space="preserve"> (station D-3, 2008): (a) - natural population, from 50 to 68 ind.; (b) - fed females (natural phytoplankton), 50 specimens individually; (c) - starved females, 202 ind. bulk. G1-G5 – gonad stages, accordingly to Table </w:t>
      </w:r>
      <w:r w:rsidRPr="00BC22E9">
        <w:rPr>
          <w:sz w:val="20"/>
          <w:szCs w:val="20"/>
          <w:rPrChange w:id="441" w:author="Николай Усов" w:date="2020-05-18T16:56:00Z">
            <w:rPr>
              <w:sz w:val="20"/>
              <w:szCs w:val="20"/>
              <w:lang w:val="ru-RU"/>
            </w:rPr>
          </w:rPrChange>
        </w:rPr>
        <w:t>2</w:t>
      </w:r>
    </w:p>
    <w:p w14:paraId="759196C9" w14:textId="77777777" w:rsidR="00165AD7" w:rsidRPr="00BE0CF5" w:rsidRDefault="00165AD7" w:rsidP="00796D87">
      <w:pPr>
        <w:autoSpaceDE w:val="0"/>
        <w:autoSpaceDN w:val="0"/>
        <w:adjustRightInd w:val="0"/>
        <w:spacing w:line="360" w:lineRule="auto"/>
        <w:ind w:firstLine="720"/>
        <w:jc w:val="both"/>
        <w:rPr>
          <w:lang w:val="en-GB"/>
        </w:rPr>
      </w:pPr>
    </w:p>
    <w:p w14:paraId="6D528D56" w14:textId="77777777" w:rsidR="009831D1" w:rsidRPr="00E72387" w:rsidRDefault="009831D1" w:rsidP="00796D87">
      <w:pPr>
        <w:spacing w:line="360" w:lineRule="auto"/>
        <w:ind w:firstLine="720"/>
        <w:jc w:val="both"/>
        <w:rPr>
          <w:color w:val="0070C0"/>
          <w:lang w:val="en-GB"/>
        </w:rPr>
      </w:pPr>
    </w:p>
    <w:p w14:paraId="130500E0" w14:textId="77777777" w:rsidR="00247B41" w:rsidRPr="00E72387" w:rsidRDefault="00247B41" w:rsidP="00796D87">
      <w:pPr>
        <w:spacing w:line="360" w:lineRule="auto"/>
        <w:ind w:firstLine="720"/>
        <w:jc w:val="both"/>
        <w:rPr>
          <w:color w:val="0070C0"/>
          <w:lang w:val="en-GB"/>
        </w:rPr>
      </w:pPr>
      <w:commentRangeStart w:id="442"/>
      <w:commentRangeStart w:id="443"/>
      <w:r w:rsidRPr="00E72387">
        <w:rPr>
          <w:color w:val="0070C0"/>
          <w:lang w:val="en-GB"/>
        </w:rPr>
        <w:lastRenderedPageBreak/>
        <w:t>DISCUSSION</w:t>
      </w:r>
    </w:p>
    <w:commentRangeEnd w:id="442"/>
    <w:p w14:paraId="41FF42C1" w14:textId="54AABBAF" w:rsidR="00247B41" w:rsidRPr="00725C50" w:rsidRDefault="00860D93" w:rsidP="00796D87">
      <w:pPr>
        <w:spacing w:line="360" w:lineRule="auto"/>
        <w:ind w:firstLine="720"/>
        <w:jc w:val="both"/>
        <w:rPr>
          <w:color w:val="0070C0"/>
          <w:lang w:val="ru-RU"/>
          <w:rPrChange w:id="444" w:author="Николай Усов" w:date="2020-05-19T11:09:00Z">
            <w:rPr>
              <w:color w:val="0070C0"/>
              <w:lang w:val="en-GB"/>
            </w:rPr>
          </w:rPrChange>
        </w:rPr>
      </w:pPr>
      <w:r w:rsidRPr="00E72387">
        <w:rPr>
          <w:rStyle w:val="a8"/>
          <w:vanish/>
          <w:color w:val="0070C0"/>
          <w:sz w:val="24"/>
        </w:rPr>
        <w:commentReference w:id="442"/>
      </w:r>
      <w:ins w:id="445" w:author="Николай Усов" w:date="2020-05-19T11:09:00Z">
        <w:r w:rsidR="00725C50" w:rsidRPr="0015321D">
          <w:rPr>
            <w:color w:val="FF0000"/>
            <w:rPrChange w:id="446" w:author="Николай Усов" w:date="2020-07-14T08:58:00Z">
              <w:rPr>
                <w:color w:val="0070C0"/>
                <w:lang w:val="ru-RU"/>
              </w:rPr>
            </w:rPrChange>
          </w:rPr>
          <w:t xml:space="preserve">- </w:t>
        </w:r>
        <w:r w:rsidR="00725C50" w:rsidRPr="00725C50">
          <w:rPr>
            <w:color w:val="FF0000"/>
            <w:lang w:val="ru-RU"/>
            <w:rPrChange w:id="447" w:author="Николай Усов" w:date="2020-05-19T11:09:00Z">
              <w:rPr>
                <w:color w:val="0070C0"/>
                <w:lang w:val="ru-RU"/>
              </w:rPr>
            </w:rPrChange>
          </w:rPr>
          <w:t>См</w:t>
        </w:r>
        <w:r w:rsidR="00725C50" w:rsidRPr="0015321D">
          <w:rPr>
            <w:color w:val="FF0000"/>
            <w:rPrChange w:id="448" w:author="Николай Усов" w:date="2020-07-14T08:58:00Z">
              <w:rPr>
                <w:color w:val="0070C0"/>
                <w:lang w:val="ru-RU"/>
              </w:rPr>
            </w:rPrChange>
          </w:rPr>
          <w:t xml:space="preserve">. </w:t>
        </w:r>
        <w:r w:rsidR="00725C50" w:rsidRPr="00725C50">
          <w:rPr>
            <w:color w:val="FF0000"/>
            <w:lang w:val="ru-RU"/>
            <w:rPrChange w:id="449" w:author="Николай Усов" w:date="2020-05-19T11:09:00Z">
              <w:rPr>
                <w:color w:val="0070C0"/>
                <w:lang w:val="ru-RU"/>
              </w:rPr>
            </w:rPrChange>
          </w:rPr>
          <w:t>суточные</w:t>
        </w:r>
        <w:r w:rsidR="00725C50" w:rsidRPr="0015321D">
          <w:rPr>
            <w:color w:val="FF0000"/>
            <w:rPrChange w:id="450" w:author="Николай Усов" w:date="2020-07-14T08:58:00Z">
              <w:rPr>
                <w:color w:val="0070C0"/>
                <w:lang w:val="ru-RU"/>
              </w:rPr>
            </w:rPrChange>
          </w:rPr>
          <w:t xml:space="preserve"> </w:t>
        </w:r>
        <w:r w:rsidR="00725C50" w:rsidRPr="00725C50">
          <w:rPr>
            <w:color w:val="FF0000"/>
            <w:lang w:val="ru-RU"/>
            <w:rPrChange w:id="451" w:author="Николай Усов" w:date="2020-05-19T11:09:00Z">
              <w:rPr>
                <w:color w:val="0070C0"/>
                <w:lang w:val="ru-RU"/>
              </w:rPr>
            </w:rPrChange>
          </w:rPr>
          <w:t>миграции</w:t>
        </w:r>
        <w:r w:rsidR="00725C50" w:rsidRPr="0015321D">
          <w:rPr>
            <w:color w:val="FF0000"/>
            <w:rPrChange w:id="452" w:author="Николай Усов" w:date="2020-07-14T08:58:00Z">
              <w:rPr>
                <w:color w:val="0070C0"/>
                <w:lang w:val="ru-RU"/>
              </w:rPr>
            </w:rPrChange>
          </w:rPr>
          <w:t>.</w:t>
        </w:r>
      </w:ins>
      <w:ins w:id="453" w:author="Николай Усов" w:date="2020-05-19T11:16:00Z">
        <w:r w:rsidR="00725C50" w:rsidRPr="0015321D">
          <w:rPr>
            <w:color w:val="FF0000"/>
            <w:rPrChange w:id="454" w:author="Николай Усов" w:date="2020-07-14T08:58:00Z">
              <w:rPr>
                <w:color w:val="FF0000"/>
                <w:lang w:val="ru-RU"/>
              </w:rPr>
            </w:rPrChange>
          </w:rPr>
          <w:t xml:space="preserve"> </w:t>
        </w:r>
      </w:ins>
      <w:ins w:id="455" w:author="Николай Усов" w:date="2020-05-19T11:17:00Z">
        <w:r w:rsidR="00725C50">
          <w:rPr>
            <w:color w:val="FF0000"/>
            <w:lang w:val="ru-RU"/>
          </w:rPr>
          <w:t>В начале июля суточная динамика освещенности менее выражена.</w:t>
        </w:r>
      </w:ins>
    </w:p>
    <w:commentRangeEnd w:id="443"/>
    <w:p w14:paraId="78B0B47C" w14:textId="77777777" w:rsidR="003D456D" w:rsidRPr="00E72387" w:rsidRDefault="00B32990" w:rsidP="003D456D">
      <w:pPr>
        <w:spacing w:line="360" w:lineRule="auto"/>
        <w:ind w:firstLine="720"/>
        <w:jc w:val="both"/>
        <w:rPr>
          <w:color w:val="0070C0"/>
        </w:rPr>
      </w:pPr>
      <w:r w:rsidRPr="00E72387">
        <w:rPr>
          <w:rStyle w:val="a8"/>
          <w:vanish/>
          <w:color w:val="0070C0"/>
          <w:sz w:val="24"/>
        </w:rPr>
        <w:commentReference w:id="443"/>
      </w:r>
      <w:r w:rsidR="003D456D" w:rsidRPr="0015321D">
        <w:rPr>
          <w:color w:val="0070C0"/>
          <w:rPrChange w:id="456" w:author="Николай Усов" w:date="2020-07-14T08:58:00Z">
            <w:rPr>
              <w:color w:val="0070C0"/>
            </w:rPr>
          </w:rPrChange>
        </w:rPr>
        <w:t xml:space="preserve"> </w:t>
      </w:r>
      <w:r w:rsidR="003D456D" w:rsidRPr="00E72387">
        <w:rPr>
          <w:color w:val="0070C0"/>
        </w:rPr>
        <w:t xml:space="preserve">The White Sea is a semi-closed sub-Arctic region, which exhibits the features of both Arctic and temperate waters </w:t>
      </w:r>
      <w:r w:rsidR="003D456D" w:rsidRPr="00E72387">
        <w:rPr>
          <w:color w:val="0070C0"/>
          <w:highlight w:val="yellow"/>
        </w:rPr>
        <w:t>and is characterized by the lower salinity ranging 25—28 psu</w:t>
      </w:r>
      <w:r w:rsidR="003D456D" w:rsidRPr="00E72387">
        <w:rPr>
          <w:color w:val="0070C0"/>
        </w:rPr>
        <w:t xml:space="preserve"> (Berger et al. 2001). </w:t>
      </w:r>
      <w:r w:rsidR="003D456D" w:rsidRPr="00E72387">
        <w:rPr>
          <w:color w:val="0070C0"/>
          <w:highlight w:val="yellow"/>
        </w:rPr>
        <w:t>The seasonal dynamics of the water temperatures, especially in the upper, productive layers, as well as the seston/phytoplankton dynamics (Berger 2007; present study) impact significantly on the zooplankton species biology.</w:t>
      </w:r>
      <w:r w:rsidR="003D456D" w:rsidRPr="00E72387">
        <w:rPr>
          <w:color w:val="0070C0"/>
        </w:rPr>
        <w:t xml:space="preserve"> The surface water temperatures may reach +20°C in the summer period, averages as +12…+14°C (Berger et al. 2003; present study), while the other sub-Arctic areas are characterized by significantly lower temperatures, which do not exceed +6…+8°C (Coachman and Aagaard 1974). Thus, the period of </w:t>
      </w:r>
      <w:r w:rsidR="003D456D" w:rsidRPr="00E72387">
        <w:rPr>
          <w:color w:val="0070C0"/>
          <w:lang w:val="en-GB"/>
        </w:rPr>
        <w:t xml:space="preserve">coincidence of </w:t>
      </w:r>
      <w:r w:rsidR="003D456D" w:rsidRPr="00E72387">
        <w:rPr>
          <w:color w:val="0070C0"/>
        </w:rPr>
        <w:t xml:space="preserve">high primary production and low temperatures in the White Sea is shortened greatly, when the surface layer water temperature increases up to +10°C in 6-8 weeks after the ice melt. The Arctic herbivores, inhabiting the White Sea, have to deal with such mismatch of the favorable conditions period length and duration of certain life stages. </w:t>
      </w:r>
      <w:r w:rsidR="003D456D" w:rsidRPr="00E72387">
        <w:rPr>
          <w:i/>
          <w:iCs/>
          <w:color w:val="0070C0"/>
        </w:rPr>
        <w:t>C. glacialis</w:t>
      </w:r>
      <w:r w:rsidR="003D456D" w:rsidRPr="00E72387">
        <w:rPr>
          <w:color w:val="0070C0"/>
        </w:rPr>
        <w:t>, nevertheless, evolved several specific features, which allow it to exist in the White Sea successfully.</w:t>
      </w:r>
    </w:p>
    <w:p w14:paraId="2E08F91A" w14:textId="77777777" w:rsidR="00247B41" w:rsidRPr="00E72387" w:rsidRDefault="00247B41" w:rsidP="00796D87">
      <w:pPr>
        <w:spacing w:line="360" w:lineRule="auto"/>
        <w:ind w:firstLine="720"/>
        <w:jc w:val="both"/>
        <w:rPr>
          <w:color w:val="0070C0"/>
        </w:rPr>
      </w:pPr>
      <w:r w:rsidRPr="00E72387">
        <w:rPr>
          <w:color w:val="0070C0"/>
        </w:rPr>
        <w:t>The</w:t>
      </w:r>
      <w:r w:rsidRPr="00E72387">
        <w:rPr>
          <w:color w:val="0070C0"/>
          <w:lang w:val="en-GB"/>
        </w:rPr>
        <w:t xml:space="preserve"> </w:t>
      </w:r>
      <w:r w:rsidRPr="00E72387">
        <w:rPr>
          <w:color w:val="0070C0"/>
        </w:rPr>
        <w:t>life</w:t>
      </w:r>
      <w:r w:rsidRPr="00E72387">
        <w:rPr>
          <w:color w:val="0070C0"/>
          <w:lang w:val="en-GB"/>
        </w:rPr>
        <w:t xml:space="preserve"> </w:t>
      </w:r>
      <w:r w:rsidRPr="00E72387">
        <w:rPr>
          <w:color w:val="0070C0"/>
        </w:rPr>
        <w:t>cycle</w:t>
      </w:r>
      <w:r w:rsidRPr="00E72387">
        <w:rPr>
          <w:color w:val="0070C0"/>
          <w:lang w:val="en-GB"/>
        </w:rPr>
        <w:t xml:space="preserve"> </w:t>
      </w:r>
      <w:r w:rsidRPr="00E72387">
        <w:rPr>
          <w:color w:val="0070C0"/>
        </w:rPr>
        <w:t>of</w:t>
      </w:r>
      <w:r w:rsidRPr="00E72387">
        <w:rPr>
          <w:color w:val="0070C0"/>
          <w:lang w:val="en-GB"/>
        </w:rPr>
        <w:t xml:space="preserve"> </w:t>
      </w:r>
      <w:r w:rsidRPr="00E72387">
        <w:rPr>
          <w:i/>
          <w:iCs/>
          <w:color w:val="0070C0"/>
        </w:rPr>
        <w:t>Calanus</w:t>
      </w:r>
      <w:r w:rsidRPr="00E72387">
        <w:rPr>
          <w:i/>
          <w:iCs/>
          <w:color w:val="0070C0"/>
          <w:lang w:val="en-GB"/>
        </w:rPr>
        <w:t xml:space="preserve"> </w:t>
      </w:r>
      <w:r w:rsidRPr="00E72387">
        <w:rPr>
          <w:i/>
          <w:iCs/>
          <w:color w:val="0070C0"/>
        </w:rPr>
        <w:t>glacialis</w:t>
      </w:r>
      <w:r w:rsidRPr="00E72387">
        <w:rPr>
          <w:color w:val="0070C0"/>
          <w:lang w:val="en-GB"/>
        </w:rPr>
        <w:t xml:space="preserve"> </w:t>
      </w:r>
      <w:r w:rsidRPr="00E72387">
        <w:rPr>
          <w:color w:val="0070C0"/>
        </w:rPr>
        <w:t>in</w:t>
      </w:r>
      <w:r w:rsidRPr="00E72387">
        <w:rPr>
          <w:color w:val="0070C0"/>
          <w:lang w:val="en-GB"/>
        </w:rPr>
        <w:t xml:space="preserve"> </w:t>
      </w:r>
      <w:r w:rsidRPr="00E72387">
        <w:rPr>
          <w:color w:val="0070C0"/>
        </w:rPr>
        <w:t>the</w:t>
      </w:r>
      <w:r w:rsidRPr="00E72387">
        <w:rPr>
          <w:color w:val="0070C0"/>
          <w:lang w:val="en-GB"/>
        </w:rPr>
        <w:t xml:space="preserve"> </w:t>
      </w:r>
      <w:r w:rsidRPr="00E72387">
        <w:rPr>
          <w:color w:val="0070C0"/>
        </w:rPr>
        <w:t>White</w:t>
      </w:r>
      <w:r w:rsidRPr="00E72387">
        <w:rPr>
          <w:color w:val="0070C0"/>
          <w:lang w:val="en-GB"/>
        </w:rPr>
        <w:t xml:space="preserve"> </w:t>
      </w:r>
      <w:r w:rsidRPr="00E72387">
        <w:rPr>
          <w:color w:val="0070C0"/>
        </w:rPr>
        <w:t>Sea</w:t>
      </w:r>
      <w:r w:rsidRPr="00E72387">
        <w:rPr>
          <w:color w:val="0070C0"/>
          <w:lang w:val="en-GB"/>
        </w:rPr>
        <w:t xml:space="preserve"> </w:t>
      </w:r>
      <w:r w:rsidRPr="00E72387">
        <w:rPr>
          <w:color w:val="0070C0"/>
        </w:rPr>
        <w:t>is</w:t>
      </w:r>
      <w:r w:rsidRPr="00E72387">
        <w:rPr>
          <w:color w:val="0070C0"/>
          <w:lang w:val="en-GB"/>
        </w:rPr>
        <w:t xml:space="preserve"> </w:t>
      </w:r>
      <w:r w:rsidRPr="00E72387">
        <w:rPr>
          <w:color w:val="0070C0"/>
        </w:rPr>
        <w:t>considered</w:t>
      </w:r>
      <w:r w:rsidRPr="00E72387">
        <w:rPr>
          <w:color w:val="0070C0"/>
          <w:lang w:val="en-GB"/>
        </w:rPr>
        <w:t xml:space="preserve"> </w:t>
      </w:r>
      <w:r w:rsidRPr="00E72387">
        <w:rPr>
          <w:color w:val="0070C0"/>
        </w:rPr>
        <w:t>to</w:t>
      </w:r>
      <w:r w:rsidRPr="00E72387">
        <w:rPr>
          <w:color w:val="0070C0"/>
          <w:lang w:val="en-GB"/>
        </w:rPr>
        <w:t xml:space="preserve"> </w:t>
      </w:r>
      <w:r w:rsidRPr="00E72387">
        <w:rPr>
          <w:color w:val="0070C0"/>
        </w:rPr>
        <w:t>be</w:t>
      </w:r>
      <w:r w:rsidRPr="00E72387">
        <w:rPr>
          <w:color w:val="0070C0"/>
          <w:lang w:val="en-GB"/>
        </w:rPr>
        <w:t xml:space="preserve"> </w:t>
      </w:r>
      <w:r w:rsidRPr="00E72387">
        <w:rPr>
          <w:color w:val="0070C0"/>
        </w:rPr>
        <w:t>biennial (Prygunkova 1968, 1974)</w:t>
      </w:r>
      <w:r w:rsidRPr="00E72387">
        <w:rPr>
          <w:color w:val="0070C0"/>
          <w:lang w:val="en-GB"/>
        </w:rPr>
        <w:t xml:space="preserve">, </w:t>
      </w:r>
      <w:r w:rsidRPr="00E72387">
        <w:rPr>
          <w:color w:val="0070C0"/>
        </w:rPr>
        <w:t>with</w:t>
      </w:r>
      <w:r w:rsidRPr="00E72387">
        <w:rPr>
          <w:color w:val="0070C0"/>
          <w:lang w:val="en-GB"/>
        </w:rPr>
        <w:t xml:space="preserve"> </w:t>
      </w:r>
      <w:r w:rsidRPr="00E72387">
        <w:rPr>
          <w:color w:val="0070C0"/>
        </w:rPr>
        <w:t xml:space="preserve">possible third </w:t>
      </w:r>
      <w:r w:rsidR="0097248F" w:rsidRPr="00E72387">
        <w:rPr>
          <w:color w:val="0070C0"/>
        </w:rPr>
        <w:t>overwintering</w:t>
      </w:r>
      <w:r w:rsidRPr="00E72387">
        <w:rPr>
          <w:color w:val="0070C0"/>
        </w:rPr>
        <w:t xml:space="preserve"> as a female stage (Kosobokova 1998, 1999).</w:t>
      </w:r>
      <w:r w:rsidRPr="00E72387">
        <w:rPr>
          <w:color w:val="0070C0"/>
          <w:lang w:val="en-GB"/>
        </w:rPr>
        <w:t xml:space="preserve"> </w:t>
      </w:r>
      <w:r w:rsidRPr="00E72387">
        <w:rPr>
          <w:color w:val="0070C0"/>
          <w:highlight w:val="yellow"/>
          <w:lang w:val="en-GB"/>
        </w:rPr>
        <w:t xml:space="preserve">The species biology, including reproduction, feeding and lipid peculiarities, however, was described before in general terms with seasonal data missing, </w:t>
      </w:r>
      <w:r w:rsidRPr="00E72387">
        <w:rPr>
          <w:color w:val="0070C0"/>
          <w:highlight w:val="yellow"/>
        </w:rPr>
        <w:t>implying high similarity to the populations inhabiting other areas of the Arctic. Careful</w:t>
      </w:r>
      <w:r w:rsidRPr="00E72387">
        <w:rPr>
          <w:color w:val="0070C0"/>
          <w:highlight w:val="yellow"/>
          <w:lang w:val="en-GB"/>
        </w:rPr>
        <w:t xml:space="preserve"> </w:t>
      </w:r>
      <w:r w:rsidRPr="00E72387">
        <w:rPr>
          <w:color w:val="0070C0"/>
          <w:highlight w:val="yellow"/>
        </w:rPr>
        <w:t>analysis</w:t>
      </w:r>
      <w:r w:rsidRPr="00E72387">
        <w:rPr>
          <w:color w:val="0070C0"/>
          <w:highlight w:val="yellow"/>
          <w:lang w:val="en-GB"/>
        </w:rPr>
        <w:t xml:space="preserve"> </w:t>
      </w:r>
      <w:r w:rsidRPr="00E72387">
        <w:rPr>
          <w:color w:val="0070C0"/>
          <w:highlight w:val="yellow"/>
        </w:rPr>
        <w:t>of</w:t>
      </w:r>
      <w:r w:rsidRPr="00E72387">
        <w:rPr>
          <w:color w:val="0070C0"/>
          <w:highlight w:val="yellow"/>
          <w:lang w:val="en-GB"/>
        </w:rPr>
        <w:t xml:space="preserve"> </w:t>
      </w:r>
      <w:r w:rsidRPr="00E72387">
        <w:rPr>
          <w:color w:val="0070C0"/>
          <w:highlight w:val="yellow"/>
        </w:rPr>
        <w:t>several</w:t>
      </w:r>
      <w:r w:rsidRPr="00E72387">
        <w:rPr>
          <w:color w:val="0070C0"/>
          <w:highlight w:val="yellow"/>
          <w:lang w:val="en-GB"/>
        </w:rPr>
        <w:t xml:space="preserve"> </w:t>
      </w:r>
      <w:r w:rsidRPr="00E72387">
        <w:rPr>
          <w:color w:val="0070C0"/>
          <w:highlight w:val="yellow"/>
        </w:rPr>
        <w:t>particular</w:t>
      </w:r>
      <w:r w:rsidRPr="00E72387">
        <w:rPr>
          <w:color w:val="0070C0"/>
          <w:highlight w:val="yellow"/>
          <w:lang w:val="en-GB"/>
        </w:rPr>
        <w:t xml:space="preserve"> </w:t>
      </w:r>
      <w:r w:rsidRPr="00E72387">
        <w:rPr>
          <w:color w:val="0070C0"/>
          <w:highlight w:val="yellow"/>
        </w:rPr>
        <w:t xml:space="preserve">features of species biology, presented in this study, allows us to conclude </w:t>
      </w:r>
      <w:r w:rsidR="00F854BD" w:rsidRPr="00E72387">
        <w:rPr>
          <w:color w:val="0070C0"/>
          <w:highlight w:val="yellow"/>
        </w:rPr>
        <w:t xml:space="preserve">on </w:t>
      </w:r>
      <w:r w:rsidRPr="00E72387">
        <w:rPr>
          <w:color w:val="0070C0"/>
          <w:highlight w:val="yellow"/>
        </w:rPr>
        <w:t xml:space="preserve">significant differences in species ecology in the White </w:t>
      </w:r>
      <w:commentRangeStart w:id="457"/>
      <w:r w:rsidRPr="00E72387">
        <w:rPr>
          <w:color w:val="0070C0"/>
          <w:highlight w:val="yellow"/>
        </w:rPr>
        <w:t>Sea</w:t>
      </w:r>
      <w:commentRangeEnd w:id="457"/>
      <w:r w:rsidR="00605F40">
        <w:rPr>
          <w:rStyle w:val="a8"/>
        </w:rPr>
        <w:commentReference w:id="457"/>
      </w:r>
      <w:r w:rsidRPr="00E72387">
        <w:rPr>
          <w:color w:val="0070C0"/>
          <w:highlight w:val="yellow"/>
        </w:rPr>
        <w:t>.</w:t>
      </w:r>
      <w:r w:rsidRPr="00E72387">
        <w:rPr>
          <w:color w:val="0070C0"/>
          <w:lang w:val="en-GB"/>
        </w:rPr>
        <w:t xml:space="preserve"> </w:t>
      </w:r>
    </w:p>
    <w:p w14:paraId="29491E42" w14:textId="5470D250" w:rsidR="00247B41" w:rsidRPr="00E72387" w:rsidRDefault="00247B41" w:rsidP="00796D87">
      <w:pPr>
        <w:spacing w:line="360" w:lineRule="auto"/>
        <w:ind w:firstLine="720"/>
        <w:jc w:val="both"/>
        <w:rPr>
          <w:color w:val="0070C0"/>
        </w:rPr>
      </w:pPr>
      <w:r w:rsidRPr="00E72387">
        <w:rPr>
          <w:color w:val="0070C0"/>
        </w:rPr>
        <w:t xml:space="preserve">The principal scheme of </w:t>
      </w:r>
      <w:r w:rsidRPr="00E72387">
        <w:rPr>
          <w:i/>
          <w:iCs/>
          <w:color w:val="0070C0"/>
        </w:rPr>
        <w:t>C</w:t>
      </w:r>
      <w:r w:rsidR="003B106C" w:rsidRPr="00E72387">
        <w:rPr>
          <w:i/>
          <w:iCs/>
          <w:color w:val="0070C0"/>
        </w:rPr>
        <w:t>.</w:t>
      </w:r>
      <w:r w:rsidRPr="00E72387">
        <w:rPr>
          <w:i/>
          <w:iCs/>
          <w:color w:val="0070C0"/>
        </w:rPr>
        <w:t xml:space="preserve"> glacialis</w:t>
      </w:r>
      <w:r w:rsidRPr="00E72387">
        <w:rPr>
          <w:color w:val="0070C0"/>
        </w:rPr>
        <w:t xml:space="preserve"> </w:t>
      </w:r>
      <w:ins w:id="458" w:author="Николай Усов" w:date="2020-05-19T11:44:00Z">
        <w:r w:rsidR="00605F40">
          <w:rPr>
            <w:color w:val="0070C0"/>
          </w:rPr>
          <w:t>life cycle</w:t>
        </w:r>
        <w:r w:rsidR="00605F40" w:rsidRPr="00605F40">
          <w:rPr>
            <w:color w:val="0070C0"/>
            <w:rPrChange w:id="459" w:author="Николай Усов" w:date="2020-05-19T11:44:00Z">
              <w:rPr>
                <w:color w:val="0070C0"/>
                <w:lang w:val="ru-RU"/>
              </w:rPr>
            </w:rPrChange>
          </w:rPr>
          <w:t xml:space="preserve"> </w:t>
        </w:r>
      </w:ins>
      <w:r w:rsidRPr="00E72387">
        <w:rPr>
          <w:color w:val="0070C0"/>
        </w:rPr>
        <w:t>in the White Sea was suggested by Prygunkova (1968, 1974) and specified by Kosobokova (1998, 1999). The reproduction takes place in May-June, when the females lay the eggs in the upper water layers, rich by phytoplankton. Naupliar growth and molt as well as reaching CIV copepodite stage occur during the first summer. The CIV copepodites store the lipids and winter until the next spring, when they molt to CV, store the lipids again and winter second time, molting to mature stages without any food supply, when they use storage lipids. The females, which have no possibility to finish the reproduction successfully in the third spring of the life history, can resorb the lipids and winter once more. This scheme fits nicely the principal “</w:t>
      </w:r>
      <w:r w:rsidRPr="00E72387">
        <w:rPr>
          <w:i/>
          <w:iCs/>
          <w:color w:val="0070C0"/>
        </w:rPr>
        <w:t>Calanus</w:t>
      </w:r>
      <w:r w:rsidRPr="00E72387">
        <w:rPr>
          <w:color w:val="0070C0"/>
        </w:rPr>
        <w:t xml:space="preserve">” life cycle pattern (Slagstad and Tande 1990; Arnkværn et al. 2005; Falk-Petersen et al. 2009). </w:t>
      </w:r>
      <w:r w:rsidRPr="00E72387">
        <w:rPr>
          <w:color w:val="0070C0"/>
          <w:highlight w:val="yellow"/>
        </w:rPr>
        <w:t xml:space="preserve">However, the present study reveals some special features of </w:t>
      </w:r>
      <w:r w:rsidRPr="00E72387">
        <w:rPr>
          <w:i/>
          <w:iCs/>
          <w:color w:val="0070C0"/>
          <w:highlight w:val="yellow"/>
        </w:rPr>
        <w:t>C</w:t>
      </w:r>
      <w:r w:rsidR="003B106C" w:rsidRPr="00E72387">
        <w:rPr>
          <w:i/>
          <w:iCs/>
          <w:color w:val="0070C0"/>
          <w:highlight w:val="yellow"/>
        </w:rPr>
        <w:t>.</w:t>
      </w:r>
      <w:r w:rsidRPr="00E72387">
        <w:rPr>
          <w:i/>
          <w:iCs/>
          <w:color w:val="0070C0"/>
          <w:highlight w:val="yellow"/>
        </w:rPr>
        <w:t xml:space="preserve"> glacialis</w:t>
      </w:r>
      <w:r w:rsidRPr="00E72387">
        <w:rPr>
          <w:color w:val="0070C0"/>
          <w:highlight w:val="yellow"/>
        </w:rPr>
        <w:t xml:space="preserve"> biology in the White Sea, which are, on the one hand, going in accord with the principal scheme of life cycle proposed </w:t>
      </w:r>
      <w:r w:rsidRPr="00E72387">
        <w:rPr>
          <w:color w:val="0070C0"/>
          <w:highlight w:val="yellow"/>
        </w:rPr>
        <w:lastRenderedPageBreak/>
        <w:t>before and, on the other hand, stating significant regional differences of this species comparing to the populations of the other Arctic areas.</w:t>
      </w:r>
    </w:p>
    <w:p w14:paraId="5AC536E2" w14:textId="126A133D" w:rsidR="00605F40" w:rsidRDefault="00605F40" w:rsidP="00796D87">
      <w:pPr>
        <w:spacing w:line="360" w:lineRule="auto"/>
        <w:ind w:firstLine="720"/>
        <w:jc w:val="both"/>
        <w:rPr>
          <w:ins w:id="460" w:author="Николай Усов" w:date="2020-05-19T11:46:00Z"/>
          <w:color w:val="0070C0"/>
        </w:rPr>
      </w:pPr>
      <w:ins w:id="461" w:author="Николай Усов" w:date="2020-05-19T11:48:00Z">
        <w:r>
          <w:rPr>
            <w:color w:val="0070C0"/>
            <w:highlight w:val="yellow"/>
          </w:rPr>
          <w:t xml:space="preserve">Before we discuss life cycle of </w:t>
        </w:r>
      </w:ins>
      <w:ins w:id="462" w:author="Николай Усов" w:date="2020-05-19T11:49:00Z">
        <w:r>
          <w:rPr>
            <w:color w:val="0070C0"/>
            <w:highlight w:val="yellow"/>
          </w:rPr>
          <w:t xml:space="preserve">a specific organism let's make sure </w:t>
        </w:r>
      </w:ins>
      <w:ins w:id="463" w:author="Николай Усов" w:date="2020-05-19T11:50:00Z">
        <w:r>
          <w:rPr>
            <w:color w:val="0070C0"/>
            <w:highlight w:val="yellow"/>
          </w:rPr>
          <w:t xml:space="preserve">that we are speaking about this very species. </w:t>
        </w:r>
      </w:ins>
      <w:moveToRangeStart w:id="464" w:author="Николай Усов" w:date="2020-05-19T11:46:00Z" w:name="move40781211"/>
      <w:commentRangeStart w:id="465"/>
      <w:moveTo w:id="466" w:author="Николай Усов" w:date="2020-05-19T11:46:00Z">
        <w:r w:rsidRPr="00E72387">
          <w:rPr>
            <w:color w:val="0070C0"/>
            <w:highlight w:val="yellow"/>
          </w:rPr>
          <w:t xml:space="preserve">We have no doubt the only </w:t>
        </w:r>
        <w:commentRangeEnd w:id="465"/>
        <w:r w:rsidRPr="00E72387">
          <w:rPr>
            <w:rStyle w:val="a8"/>
            <w:color w:val="0070C0"/>
          </w:rPr>
          <w:commentReference w:id="465"/>
        </w:r>
        <w:r w:rsidRPr="00E72387">
          <w:rPr>
            <w:i/>
            <w:iCs/>
            <w:color w:val="0070C0"/>
            <w:highlight w:val="yellow"/>
          </w:rPr>
          <w:t>C. glacialis</w:t>
        </w:r>
        <w:r w:rsidRPr="00E72387">
          <w:rPr>
            <w:color w:val="0070C0"/>
            <w:highlight w:val="yellow"/>
          </w:rPr>
          <w:t xml:space="preserve"> species inhabits the White Sea, as it goes from significant similarity of the prosome length in the present study and data of the other authors (Ashjian et al. 2003), as well as previous species reviews (Pertzova and Pantyulin 2005).</w:t>
        </w:r>
        <w:r w:rsidRPr="00E72387">
          <w:rPr>
            <w:color w:val="0070C0"/>
          </w:rPr>
          <w:t xml:space="preserve"> </w:t>
        </w:r>
      </w:moveTo>
      <w:moveToRangeEnd w:id="464"/>
      <w:ins w:id="467" w:author="Николай Усов" w:date="2020-05-19T11:46:00Z">
        <w:r w:rsidRPr="00605F40">
          <w:rPr>
            <w:color w:val="0070C0"/>
            <w:highlight w:val="yellow"/>
            <w:rPrChange w:id="468" w:author="Николай Усов" w:date="2020-05-19T11:47:00Z">
              <w:rPr>
                <w:color w:val="0070C0"/>
              </w:rPr>
            </w:rPrChange>
          </w:rPr>
          <w:t>…</w:t>
        </w:r>
      </w:ins>
    </w:p>
    <w:p w14:paraId="751A8C36" w14:textId="651AA186" w:rsidR="00247B41" w:rsidRPr="00E72387" w:rsidRDefault="00247B41" w:rsidP="00796D87">
      <w:pPr>
        <w:spacing w:line="360" w:lineRule="auto"/>
        <w:ind w:firstLine="720"/>
        <w:jc w:val="both"/>
        <w:rPr>
          <w:color w:val="0070C0"/>
        </w:rPr>
      </w:pPr>
      <w:r w:rsidRPr="00E72387">
        <w:rPr>
          <w:color w:val="0070C0"/>
        </w:rPr>
        <w:t xml:space="preserve">The wider temperature optima </w:t>
      </w:r>
      <w:ins w:id="469" w:author="Николай Усов" w:date="2020-05-19T11:51:00Z">
        <w:r w:rsidR="00605F40">
          <w:rPr>
            <w:color w:val="0070C0"/>
          </w:rPr>
          <w:t>of</w:t>
        </w:r>
      </w:ins>
      <w:del w:id="470" w:author="Николай Усов" w:date="2020-05-19T11:51:00Z">
        <w:r w:rsidRPr="00E72387" w:rsidDel="00605F40">
          <w:rPr>
            <w:color w:val="0070C0"/>
          </w:rPr>
          <w:delText>in</w:delText>
        </w:r>
      </w:del>
      <w:r w:rsidRPr="00E72387">
        <w:rPr>
          <w:color w:val="0070C0"/>
        </w:rPr>
        <w:t xml:space="preserve"> early copepodite stages may be considered as the first adaptation of </w:t>
      </w:r>
      <w:r w:rsidRPr="00E72387">
        <w:rPr>
          <w:i/>
          <w:iCs/>
          <w:color w:val="0070C0"/>
        </w:rPr>
        <w:t>Calanus glacialis</w:t>
      </w:r>
      <w:r w:rsidRPr="00E72387">
        <w:rPr>
          <w:color w:val="0070C0"/>
        </w:rPr>
        <w:t xml:space="preserve"> to unfavorable temperature conditions. </w:t>
      </w:r>
      <w:moveFromRangeStart w:id="471" w:author="Николай Усов" w:date="2020-05-19T11:46:00Z" w:name="move40781211"/>
      <w:commentRangeStart w:id="472"/>
      <w:moveFrom w:id="473" w:author="Николай Усов" w:date="2020-05-19T11:46:00Z">
        <w:r w:rsidRPr="00E72387" w:rsidDel="00605F40">
          <w:rPr>
            <w:color w:val="0070C0"/>
            <w:highlight w:val="yellow"/>
          </w:rPr>
          <w:t xml:space="preserve">We have no doubt the only </w:t>
        </w:r>
        <w:commentRangeEnd w:id="472"/>
        <w:r w:rsidR="00E1375F" w:rsidRPr="00E72387" w:rsidDel="00605F40">
          <w:rPr>
            <w:rStyle w:val="a8"/>
            <w:color w:val="0070C0"/>
          </w:rPr>
          <w:commentReference w:id="472"/>
        </w:r>
        <w:r w:rsidRPr="00E72387" w:rsidDel="00605F40">
          <w:rPr>
            <w:i/>
            <w:iCs/>
            <w:color w:val="0070C0"/>
            <w:highlight w:val="yellow"/>
          </w:rPr>
          <w:t>C. glacialis</w:t>
        </w:r>
        <w:r w:rsidRPr="00E72387" w:rsidDel="00605F40">
          <w:rPr>
            <w:color w:val="0070C0"/>
            <w:highlight w:val="yellow"/>
          </w:rPr>
          <w:t xml:space="preserve"> species inhabits the White Sea, as it goes from significant similarity of the prosome length in the present study and data of the other authors (Ashjian et al. 2003), as well as previous species reviews (Pertzova and Pantyulin 2005).</w:t>
        </w:r>
        <w:r w:rsidRPr="00E72387" w:rsidDel="00605F40">
          <w:rPr>
            <w:color w:val="0070C0"/>
          </w:rPr>
          <w:t xml:space="preserve"> </w:t>
        </w:r>
      </w:moveFrom>
      <w:moveFromRangeEnd w:id="471"/>
      <w:r w:rsidRPr="00E72387">
        <w:rPr>
          <w:color w:val="0070C0"/>
          <w:highlight w:val="lightGray"/>
        </w:rPr>
        <w:t xml:space="preserve">The CI-CIII copepodites exhibit wide temperature optima, with the highest tolerant temperatures reaching +7.7°C, which is significantly higher comparing to the data presented for the other Arctic areas, with upper values of +2.75…+5°C (Hirche 1987; </w:t>
      </w:r>
      <w:commentRangeStart w:id="474"/>
      <w:r w:rsidRPr="00E72387">
        <w:rPr>
          <w:color w:val="0070C0"/>
          <w:highlight w:val="lightGray"/>
        </w:rPr>
        <w:t>Tande</w:t>
      </w:r>
      <w:commentRangeEnd w:id="474"/>
      <w:r w:rsidR="00605F40">
        <w:rPr>
          <w:rStyle w:val="a8"/>
        </w:rPr>
        <w:commentReference w:id="474"/>
      </w:r>
      <w:r w:rsidRPr="00E72387">
        <w:rPr>
          <w:color w:val="0070C0"/>
          <w:highlight w:val="lightGray"/>
        </w:rPr>
        <w:t xml:space="preserve"> 1988; Willis et al. 2006), where this species is described as an indicator of the cold Arctic water masses (Hirche et al. 1994; Auel and Hagen 2002; Head et al. 2003; Daase et al. 2007; Blachowiak-Samolyk et al. 2008).</w:t>
      </w:r>
      <w:r w:rsidRPr="00E72387">
        <w:rPr>
          <w:color w:val="0070C0"/>
        </w:rPr>
        <w:t xml:space="preserve"> On the other hand, naupliar and elder copepodite stages, as well as females, are characterized by narrow temperature optimum range, however, reaching in some cases +6°C. Such narrow temperature optima for nauplii </w:t>
      </w:r>
      <w:commentRangeStart w:id="475"/>
      <w:r w:rsidRPr="00E72387">
        <w:rPr>
          <w:color w:val="0070C0"/>
        </w:rPr>
        <w:t>may be easily explained by short period of these stages presence in the sea</w:t>
      </w:r>
      <w:commentRangeEnd w:id="475"/>
      <w:r w:rsidR="00863580">
        <w:rPr>
          <w:rStyle w:val="a8"/>
        </w:rPr>
        <w:commentReference w:id="475"/>
      </w:r>
      <w:r w:rsidRPr="00E72387">
        <w:rPr>
          <w:color w:val="0070C0"/>
        </w:rPr>
        <w:t xml:space="preserve">, which coincides with the period of the lowest water temperatures in spring. However, the temperature preferences of CIV-CV copepodites and females are quite restricted, and temperature sensitivity of these stages is obvious, especially taking into account their nearly annual presence in plankton. Thus, when the surface waters begin to warm, the elder and mature copepodites descend to deeper layers, as it is described for the other </w:t>
      </w:r>
      <w:r w:rsidRPr="00E72387">
        <w:rPr>
          <w:i/>
          <w:iCs/>
          <w:color w:val="0070C0"/>
        </w:rPr>
        <w:t>C</w:t>
      </w:r>
      <w:r w:rsidR="003B106C" w:rsidRPr="00E72387">
        <w:rPr>
          <w:i/>
          <w:iCs/>
          <w:color w:val="0070C0"/>
        </w:rPr>
        <w:t>.</w:t>
      </w:r>
      <w:r w:rsidRPr="00E72387">
        <w:rPr>
          <w:i/>
          <w:iCs/>
          <w:color w:val="0070C0"/>
        </w:rPr>
        <w:t xml:space="preserve"> glacialis</w:t>
      </w:r>
      <w:r w:rsidRPr="00E72387">
        <w:rPr>
          <w:color w:val="0070C0"/>
        </w:rPr>
        <w:t xml:space="preserve"> populations (Madsen et al. 2001). We assume this makes possible to decrease the food competition between young and elder copepodites and thus impacts to the species success positively.</w:t>
      </w:r>
    </w:p>
    <w:p w14:paraId="1681E357" w14:textId="1BAD4FE3" w:rsidR="00247B41" w:rsidRPr="00E72387" w:rsidRDefault="00247B41" w:rsidP="00796D87">
      <w:pPr>
        <w:spacing w:line="360" w:lineRule="auto"/>
        <w:ind w:firstLine="720"/>
        <w:jc w:val="both"/>
        <w:rPr>
          <w:color w:val="0070C0"/>
        </w:rPr>
      </w:pPr>
      <w:r w:rsidRPr="00E72387">
        <w:rPr>
          <w:color w:val="0070C0"/>
        </w:rPr>
        <w:t>In spring</w:t>
      </w:r>
      <w:r w:rsidR="00F01C12" w:rsidRPr="00E72387">
        <w:rPr>
          <w:color w:val="0070C0"/>
        </w:rPr>
        <w:t>,</w:t>
      </w:r>
      <w:r w:rsidRPr="00E72387">
        <w:rPr>
          <w:color w:val="0070C0"/>
        </w:rPr>
        <w:t xml:space="preserve"> up to </w:t>
      </w:r>
      <w:del w:id="476" w:author="Николай Усов" w:date="2020-05-19T11:53:00Z">
        <w:r w:rsidR="00F01C12" w:rsidRPr="00E72387" w:rsidDel="00863580">
          <w:rPr>
            <w:color w:val="0070C0"/>
          </w:rPr>
          <w:delText>seventy-five</w:delText>
        </w:r>
      </w:del>
      <w:ins w:id="477" w:author="Николай Усов" w:date="2020-05-19T11:53:00Z">
        <w:r w:rsidR="00863580">
          <w:rPr>
            <w:color w:val="0070C0"/>
          </w:rPr>
          <w:t>75</w:t>
        </w:r>
      </w:ins>
      <w:r w:rsidRPr="00E72387">
        <w:rPr>
          <w:color w:val="0070C0"/>
        </w:rPr>
        <w:t xml:space="preserve"> </w:t>
      </w:r>
      <w:del w:id="478" w:author="Николай Усов" w:date="2020-05-19T11:53:00Z">
        <w:r w:rsidRPr="00E72387" w:rsidDel="00863580">
          <w:rPr>
            <w:color w:val="0070C0"/>
          </w:rPr>
          <w:delText xml:space="preserve">percent </w:delText>
        </w:r>
      </w:del>
      <w:ins w:id="479" w:author="Николай Усов" w:date="2020-05-19T11:53:00Z">
        <w:r w:rsidR="00863580">
          <w:rPr>
            <w:color w:val="0070C0"/>
          </w:rPr>
          <w:t>%</w:t>
        </w:r>
        <w:r w:rsidR="00863580" w:rsidRPr="00E72387">
          <w:rPr>
            <w:color w:val="0070C0"/>
          </w:rPr>
          <w:t xml:space="preserve"> </w:t>
        </w:r>
      </w:ins>
      <w:r w:rsidRPr="00E72387">
        <w:rPr>
          <w:color w:val="0070C0"/>
        </w:rPr>
        <w:t xml:space="preserve">of </w:t>
      </w:r>
      <w:r w:rsidRPr="00E72387">
        <w:rPr>
          <w:i/>
          <w:iCs/>
          <w:color w:val="0070C0"/>
        </w:rPr>
        <w:t>Calanus glacialis</w:t>
      </w:r>
      <w:r w:rsidRPr="00E72387">
        <w:rPr>
          <w:color w:val="0070C0"/>
        </w:rPr>
        <w:t xml:space="preserve"> population in the White Sea concentrates in the upper</w:t>
      </w:r>
      <w:r w:rsidR="00F01C12" w:rsidRPr="00E72387">
        <w:rPr>
          <w:color w:val="0070C0"/>
        </w:rPr>
        <w:t xml:space="preserve"> </w:t>
      </w:r>
      <w:r w:rsidRPr="00E72387">
        <w:rPr>
          <w:color w:val="0070C0"/>
        </w:rPr>
        <w:t>productive</w:t>
      </w:r>
      <w:r w:rsidR="00F01C12" w:rsidRPr="00E72387">
        <w:rPr>
          <w:color w:val="0070C0"/>
        </w:rPr>
        <w:t xml:space="preserve"> water layer</w:t>
      </w:r>
      <w:r w:rsidRPr="00E72387">
        <w:rPr>
          <w:color w:val="0070C0"/>
        </w:rPr>
        <w:t xml:space="preserve">, 0-25 m. As it was described before, </w:t>
      </w:r>
      <w:r w:rsidRPr="00E72387">
        <w:rPr>
          <w:i/>
          <w:iCs/>
          <w:color w:val="0070C0"/>
        </w:rPr>
        <w:t>C</w:t>
      </w:r>
      <w:r w:rsidR="003B106C" w:rsidRPr="00E72387">
        <w:rPr>
          <w:i/>
          <w:iCs/>
          <w:color w:val="0070C0"/>
        </w:rPr>
        <w:t>.</w:t>
      </w:r>
      <w:r w:rsidRPr="00E72387">
        <w:rPr>
          <w:i/>
          <w:iCs/>
          <w:color w:val="0070C0"/>
        </w:rPr>
        <w:t xml:space="preserve"> glacialis</w:t>
      </w:r>
      <w:r w:rsidRPr="00E72387">
        <w:rPr>
          <w:color w:val="0070C0"/>
        </w:rPr>
        <w:t xml:space="preserve"> reaches CIV copepodite stage, starting from the egg during the first “summer” (e.g. spring and summer period) of its life cycle (Prygunkova 1974; Kosobokova 1998, 1999). It takes about 8-10 weeks to reach CIV copepodite stage from the egg (present study, </w:t>
      </w:r>
      <w:r w:rsidR="00F02D7F">
        <w:rPr>
          <w:color w:val="0070C0"/>
        </w:rPr>
        <w:t>Fig. 4</w:t>
      </w:r>
      <w:r w:rsidRPr="00E72387">
        <w:rPr>
          <w:color w:val="0070C0"/>
        </w:rPr>
        <w:t xml:space="preserve">a), but molting to CIV stage coincides with significant increase of the upper water layer temperatures. Meantime, CIV copepodites still need significant amount of food supply to store the lipids before the first winter (CIV). We tend to link the diel vertical migrations (DVM) in early and late summer, which are observed exclusively for CIV stages, by lack of food resources in deep layers, high energy requirements and thus by attempt of these copepodites to obtain necessary amount of energy. Feeding </w:t>
      </w:r>
      <w:r w:rsidRPr="00E72387">
        <w:rPr>
          <w:color w:val="0070C0"/>
        </w:rPr>
        <w:lastRenderedPageBreak/>
        <w:t xml:space="preserve">activity patterns and food spectra may prove such suggestion. The feeding activity of CIV copepodites stays nearly the same from March through September, which may indicate </w:t>
      </w:r>
      <w:r w:rsidR="0028553B" w:rsidRPr="00E72387">
        <w:rPr>
          <w:color w:val="0070C0"/>
        </w:rPr>
        <w:t>high-energy</w:t>
      </w:r>
      <w:r w:rsidRPr="00E72387">
        <w:rPr>
          <w:color w:val="0070C0"/>
        </w:rPr>
        <w:t xml:space="preserve"> requirements for CV molting and </w:t>
      </w:r>
      <w:r w:rsidR="0097248F" w:rsidRPr="00E72387">
        <w:rPr>
          <w:color w:val="0070C0"/>
        </w:rPr>
        <w:t>overwintering</w:t>
      </w:r>
      <w:r w:rsidRPr="00E72387">
        <w:rPr>
          <w:color w:val="0070C0"/>
        </w:rPr>
        <w:t xml:space="preserve"> as CIV copepodites. </w:t>
      </w:r>
      <w:commentRangeStart w:id="480"/>
      <w:r w:rsidRPr="00E72387">
        <w:rPr>
          <w:color w:val="0070C0"/>
        </w:rPr>
        <w:t>The FA analysis reveals high relative amount of both bacterial and dinoflagellate fatty acids, which may be consumed as dinoflagellates and particulate organic matter during second half of the summer period.</w:t>
      </w:r>
      <w:commentRangeEnd w:id="480"/>
      <w:r w:rsidR="00B87A60" w:rsidRPr="00E72387">
        <w:rPr>
          <w:rStyle w:val="a8"/>
          <w:vanish/>
          <w:color w:val="0070C0"/>
          <w:sz w:val="24"/>
        </w:rPr>
        <w:commentReference w:id="480"/>
      </w:r>
      <w:r w:rsidRPr="00E72387">
        <w:rPr>
          <w:color w:val="0070C0"/>
        </w:rPr>
        <w:t xml:space="preserve"> </w:t>
      </w:r>
      <w:r w:rsidRPr="00E72387">
        <w:rPr>
          <w:color w:val="0070C0"/>
          <w:highlight w:val="lightGray"/>
        </w:rPr>
        <w:t xml:space="preserve">The last is also supported by significantly low percentage of Chl. </w:t>
      </w:r>
      <w:r w:rsidRPr="00E72387">
        <w:rPr>
          <w:i/>
          <w:iCs/>
          <w:color w:val="0070C0"/>
          <w:highlight w:val="lightGray"/>
        </w:rPr>
        <w:t>a</w:t>
      </w:r>
      <w:r w:rsidRPr="00E72387">
        <w:rPr>
          <w:color w:val="0070C0"/>
          <w:highlight w:val="lightGray"/>
        </w:rPr>
        <w:t xml:space="preserve"> consumed after the spring period ends. Omnivory and even predatory is described for arctic </w:t>
      </w:r>
      <w:r w:rsidRPr="00E72387">
        <w:rPr>
          <w:i/>
          <w:iCs/>
          <w:color w:val="0070C0"/>
          <w:highlight w:val="lightGray"/>
        </w:rPr>
        <w:t>Calanus</w:t>
      </w:r>
      <w:r w:rsidRPr="00E72387">
        <w:rPr>
          <w:color w:val="0070C0"/>
          <w:highlight w:val="lightGray"/>
        </w:rPr>
        <w:t xml:space="preserve"> species, </w:t>
      </w:r>
      <w:r w:rsidRPr="00E72387">
        <w:rPr>
          <w:i/>
          <w:iCs/>
          <w:color w:val="0070C0"/>
          <w:highlight w:val="lightGray"/>
        </w:rPr>
        <w:t>C. glacialis</w:t>
      </w:r>
      <w:r w:rsidRPr="00E72387">
        <w:rPr>
          <w:color w:val="0070C0"/>
          <w:highlight w:val="lightGray"/>
        </w:rPr>
        <w:t xml:space="preserve"> and </w:t>
      </w:r>
      <w:r w:rsidRPr="00E72387">
        <w:rPr>
          <w:i/>
          <w:iCs/>
          <w:color w:val="0070C0"/>
          <w:highlight w:val="lightGray"/>
        </w:rPr>
        <w:t xml:space="preserve">C. finmarchicus </w:t>
      </w:r>
      <w:r w:rsidRPr="00E72387">
        <w:rPr>
          <w:color w:val="0070C0"/>
          <w:highlight w:val="lightGray"/>
        </w:rPr>
        <w:t xml:space="preserve">(Perueva 1977a; </w:t>
      </w:r>
      <w:r w:rsidRPr="00E72387">
        <w:rPr>
          <w:rFonts w:eastAsia="SimSun"/>
          <w:color w:val="0070C0"/>
          <w:highlight w:val="lightGray"/>
          <w:lang w:val="en-GB" w:eastAsia="zh-CN"/>
        </w:rPr>
        <w:t>Nejstgaard</w:t>
      </w:r>
      <w:r w:rsidRPr="00E72387">
        <w:rPr>
          <w:color w:val="0070C0"/>
          <w:highlight w:val="lightGray"/>
        </w:rPr>
        <w:t xml:space="preserve"> et al. 1997; Levinsen e al. 2000; Sato et al. 2002; Stevens et al. 2004 a, c; Basedow and Tande 2006; Castellani et al. 2008),</w:t>
      </w:r>
      <w:r w:rsidRPr="00E72387">
        <w:rPr>
          <w:color w:val="0070C0"/>
        </w:rPr>
        <w:t xml:space="preserve"> with high impact of algal diet in a spring bloom conditions (Smith and Lane 1988; Koski 2007; Saage et al. 2008; Søreide et al. 2008) and significant amount of dinoflagellates in the diet (Madsen et al. 2001; Turner et al. 2001). The dynamics of relative total lipid content as well as high amount of structural lipids in CIV through all the year also exhibit high activity of this copepodite stage, comparing to undoubtedly “normally” diapausing CV copepodites and females. Such activity of CIV copepodites lays out of the scheme described for the high Arctic, when the feeding stops after the spring bloom ends (Levinsen et al. 2000). All these facts allow us concluding quite unfavorable conditions especially for CIV and, possibly, for CIII, copepodites through the summer period, which are, nevertheless, compensated by high food plasticity and diel vertical migrations. The daily feeding dynamics was observed in CIV copepodites of </w:t>
      </w:r>
      <w:r w:rsidRPr="00E72387">
        <w:rPr>
          <w:i/>
          <w:iCs/>
          <w:color w:val="0070C0"/>
        </w:rPr>
        <w:t>C</w:t>
      </w:r>
      <w:r w:rsidR="003B106C" w:rsidRPr="00E72387">
        <w:rPr>
          <w:i/>
          <w:iCs/>
          <w:color w:val="0070C0"/>
        </w:rPr>
        <w:t>.</w:t>
      </w:r>
      <w:r w:rsidRPr="00E72387">
        <w:rPr>
          <w:i/>
          <w:iCs/>
          <w:color w:val="0070C0"/>
        </w:rPr>
        <w:t xml:space="preserve"> glacialis</w:t>
      </w:r>
      <w:r w:rsidRPr="00E72387">
        <w:rPr>
          <w:color w:val="0070C0"/>
        </w:rPr>
        <w:t xml:space="preserve"> in the White Sea in late August also by Perueva (1977b, 1984) and in higher latitudes by Båmstedt (1984) and Cottier et al. (2006). High food plasticity of CIV copepodites of </w:t>
      </w:r>
      <w:r w:rsidRPr="00E72387">
        <w:rPr>
          <w:i/>
          <w:iCs/>
          <w:color w:val="0070C0"/>
        </w:rPr>
        <w:t>C. glacialis</w:t>
      </w:r>
      <w:r w:rsidRPr="00E72387">
        <w:rPr>
          <w:color w:val="0070C0"/>
        </w:rPr>
        <w:t xml:space="preserve"> in the White Sea, when this species consumes dinoflagellates and even naupliar stages of copepods, was also described before (Perueva 1977a). Our data on experimentally obtained data on food spectra and marker FAs allow supposing that not only CIV, but also CV copepodites and females may consume non-algal food, when the algal resources are lacking, and thus complete the lipid storage successfully. Kosobokova (1990) supposed that energy</w:t>
      </w:r>
      <w:r w:rsidRPr="00E72387">
        <w:rPr>
          <w:rFonts w:ascii="AdvTimes" w:eastAsia="SimSun" w:hAnsi="AdvTimes" w:cs="AdvTimes"/>
          <w:color w:val="0070C0"/>
          <w:lang w:val="en-GB" w:eastAsia="zh-CN"/>
        </w:rPr>
        <w:t xml:space="preserve"> accumulation in </w:t>
      </w:r>
      <w:r w:rsidRPr="00E72387">
        <w:rPr>
          <w:rFonts w:ascii="AdvTimes" w:eastAsia="SimSun" w:hAnsi="AdvTimes" w:cs="AdvTimes"/>
          <w:i/>
          <w:iCs/>
          <w:color w:val="0070C0"/>
          <w:lang w:val="en-GB" w:eastAsia="zh-CN"/>
        </w:rPr>
        <w:t>C</w:t>
      </w:r>
      <w:r w:rsidR="003B106C" w:rsidRPr="00E72387">
        <w:rPr>
          <w:rFonts w:ascii="AdvTimes" w:eastAsia="SimSun" w:hAnsi="AdvTimes" w:cs="AdvTimes"/>
          <w:i/>
          <w:iCs/>
          <w:color w:val="0070C0"/>
          <w:lang w:val="en-GB" w:eastAsia="zh-CN"/>
        </w:rPr>
        <w:t>.</w:t>
      </w:r>
      <w:r w:rsidRPr="00E72387">
        <w:rPr>
          <w:rFonts w:ascii="AdvTimes" w:eastAsia="SimSun" w:hAnsi="AdvTimes" w:cs="AdvTimes"/>
          <w:i/>
          <w:iCs/>
          <w:color w:val="0070C0"/>
          <w:lang w:val="en-GB" w:eastAsia="zh-CN"/>
        </w:rPr>
        <w:t xml:space="preserve"> glacialis</w:t>
      </w:r>
      <w:r w:rsidRPr="00E72387">
        <w:rPr>
          <w:rFonts w:ascii="AdvTimes" w:eastAsia="SimSun" w:hAnsi="AdvTimes" w:cs="AdvTimes"/>
          <w:color w:val="0070C0"/>
          <w:lang w:val="en-GB" w:eastAsia="zh-CN"/>
        </w:rPr>
        <w:t xml:space="preserve"> takes place in the spring and summer of the 2nd year; however, we tend to prolong this period in the White Sea for at least until the end of September for CIV copepodites.</w:t>
      </w:r>
    </w:p>
    <w:p w14:paraId="0FFB2D7E" w14:textId="77777777" w:rsidR="00247B41" w:rsidRPr="00E72387" w:rsidRDefault="00247B41" w:rsidP="00796D87">
      <w:pPr>
        <w:spacing w:line="360" w:lineRule="auto"/>
        <w:ind w:firstLine="720"/>
        <w:jc w:val="both"/>
        <w:rPr>
          <w:color w:val="0070C0"/>
        </w:rPr>
      </w:pPr>
      <w:r w:rsidRPr="00E72387">
        <w:rPr>
          <w:color w:val="0070C0"/>
        </w:rPr>
        <w:t>To our opinion, the pattern of CV life stage duration and biology peculiarities of this developmental stage in the White Sea also differ from “classical” model. It was proposed that CIV copepodites molted to CV and stored the lipids during the second spring/summer and molted to mature stages during second winter (Prygunkova 1974; Kosobokova 1998, 1999). The data on L</w:t>
      </w:r>
      <w:r w:rsidRPr="00E72387">
        <w:rPr>
          <w:color w:val="0070C0"/>
          <w:vertAlign w:val="subscript"/>
        </w:rPr>
        <w:t>c</w:t>
      </w:r>
      <w:r w:rsidRPr="00E72387">
        <w:rPr>
          <w:color w:val="0070C0"/>
          <w:lang w:val="en-GB"/>
        </w:rPr>
        <w:t>/</w:t>
      </w:r>
      <w:r w:rsidRPr="00E72387">
        <w:rPr>
          <w:color w:val="0070C0"/>
        </w:rPr>
        <w:t xml:space="preserve">W ratio and lipid classes’ pattern in CV copepodites in late spring tend us to propose one more winter period for at least the part of CV population. As it appears, the “lower” population of CV consists of significantly elongated specimens, while the copepodites found in the upper water layers are characterized by significantly wider cephalosome with the same cephalosome length. Temperature </w:t>
      </w:r>
      <w:r w:rsidRPr="00E72387">
        <w:rPr>
          <w:color w:val="0070C0"/>
        </w:rPr>
        <w:lastRenderedPageBreak/>
        <w:t xml:space="preserve">may </w:t>
      </w:r>
      <w:r w:rsidRPr="00E72387">
        <w:rPr>
          <w:rFonts w:eastAsia="SimSun"/>
          <w:color w:val="0070C0"/>
          <w:lang w:val="en-GB" w:eastAsia="zh-CN"/>
        </w:rPr>
        <w:t>largely alter body volume (e.g. width) rather than body length</w:t>
      </w:r>
      <w:r w:rsidRPr="00E72387">
        <w:rPr>
          <w:color w:val="0070C0"/>
        </w:rPr>
        <w:t xml:space="preserve">, and </w:t>
      </w:r>
      <w:r w:rsidRPr="00E72387">
        <w:rPr>
          <w:rFonts w:eastAsia="SimSun"/>
          <w:color w:val="0070C0"/>
          <w:lang w:val="en-GB" w:eastAsia="zh-CN"/>
        </w:rPr>
        <w:t xml:space="preserve">lipids may reflect more direct effects of food supply </w:t>
      </w:r>
      <w:r w:rsidRPr="00E72387">
        <w:rPr>
          <w:color w:val="0070C0"/>
        </w:rPr>
        <w:t xml:space="preserve">in </w:t>
      </w:r>
      <w:r w:rsidRPr="00E72387">
        <w:rPr>
          <w:i/>
          <w:iCs/>
          <w:color w:val="0070C0"/>
        </w:rPr>
        <w:t>Calanus</w:t>
      </w:r>
      <w:r w:rsidRPr="00E72387">
        <w:rPr>
          <w:color w:val="0070C0"/>
        </w:rPr>
        <w:t xml:space="preserve"> species (Escribano and McLaren 1992). The ratio of structural vs</w:t>
      </w:r>
      <w:r w:rsidR="00FE1E02" w:rsidRPr="00E72387">
        <w:rPr>
          <w:color w:val="0070C0"/>
        </w:rPr>
        <w:t>.</w:t>
      </w:r>
      <w:r w:rsidRPr="00E72387">
        <w:rPr>
          <w:color w:val="0070C0"/>
        </w:rPr>
        <w:t xml:space="preserve"> storage lipids in CV in July exhibits reverse pattern, when active animals with high relative structural lipid content occupy deeper layers. We suppose the molting from CIV to CV takes place in the deeper layers, where the molting specimens have more chances to escape visual predator’s pressure, e.g. adult herring, which concentrates during this period in the surface layers (Prygunkova 1985). The DVM of naupliar stages may be easily explained also by visual predators’ pressure, as it is known </w:t>
      </w:r>
      <w:r w:rsidRPr="00E72387">
        <w:rPr>
          <w:i/>
          <w:iCs/>
          <w:color w:val="0070C0"/>
        </w:rPr>
        <w:t>Calanus</w:t>
      </w:r>
      <w:r w:rsidRPr="00E72387">
        <w:rPr>
          <w:color w:val="0070C0"/>
        </w:rPr>
        <w:t xml:space="preserve"> nauplii are one of the major food resources for the larvae of the White Sea herring (Prygunkova 1985). The midnight sun diel vertical migrations affected by predators’ presence were also found for </w:t>
      </w:r>
      <w:r w:rsidRPr="00E72387">
        <w:rPr>
          <w:i/>
          <w:iCs/>
          <w:color w:val="0070C0"/>
        </w:rPr>
        <w:t>C. glacialis</w:t>
      </w:r>
      <w:r w:rsidRPr="00E72387">
        <w:rPr>
          <w:color w:val="0070C0"/>
        </w:rPr>
        <w:t xml:space="preserve"> in Baffin Bay, 75°00’N (Sameoto 1984) and in Barrow Strait, 74°30’N (Fortier et al. 2001). Meantime, the upper layers are occupied by already wintered CV, which store the lipids for the next winter of maturation, feeding in food-rich layers. It seems discussible that CIV specimens, molted in the end of spring to CV, have a chance to store essential amount of lipids to perform winter molt to mature stage and start to form gonads, which is extremely expensive energy process (Sargent an</w:t>
      </w:r>
      <w:bookmarkStart w:id="481" w:name="_GoBack"/>
      <w:bookmarkEnd w:id="481"/>
      <w:r w:rsidRPr="00E72387">
        <w:rPr>
          <w:color w:val="0070C0"/>
        </w:rPr>
        <w:t xml:space="preserve">d Falk-Petersen 1988; Mayor et al. 2009). After CV store essential amount of lipids they descend to deep layers (Kosobokova 1998, 1999; present study), as it is observed in the other Arctic areas (Basedow et al. </w:t>
      </w:r>
      <w:commentRangeStart w:id="482"/>
      <w:r w:rsidRPr="00E72387">
        <w:rPr>
          <w:color w:val="0070C0"/>
        </w:rPr>
        <w:t>2004</w:t>
      </w:r>
      <w:commentRangeEnd w:id="482"/>
      <w:r w:rsidR="00A00B00">
        <w:rPr>
          <w:rStyle w:val="a8"/>
        </w:rPr>
        <w:commentReference w:id="482"/>
      </w:r>
      <w:r w:rsidRPr="00E72387">
        <w:rPr>
          <w:color w:val="0070C0"/>
        </w:rPr>
        <w:t>).</w:t>
      </w:r>
    </w:p>
    <w:p w14:paraId="320CE6AF" w14:textId="77777777" w:rsidR="00247B41" w:rsidRPr="00E72387" w:rsidRDefault="00247B41" w:rsidP="00796D87">
      <w:pPr>
        <w:spacing w:line="360" w:lineRule="auto"/>
        <w:ind w:firstLine="720"/>
        <w:jc w:val="both"/>
        <w:rPr>
          <w:color w:val="0070C0"/>
        </w:rPr>
      </w:pPr>
      <w:r w:rsidRPr="00E72387">
        <w:rPr>
          <w:color w:val="0070C0"/>
        </w:rPr>
        <w:t xml:space="preserve">Prolonged period of CV to female molting (Kosobokova 1998, 1999) as well as possible food insufficiency during springtime, which appears as a result of short period of cold upper waters and high temperature vulnerability of CV copepodites and females (present study), lead to conclude second possible </w:t>
      </w:r>
      <w:r w:rsidR="0097248F" w:rsidRPr="00E72387">
        <w:rPr>
          <w:color w:val="0070C0"/>
        </w:rPr>
        <w:t>overwintering</w:t>
      </w:r>
      <w:r w:rsidRPr="00E72387">
        <w:rPr>
          <w:color w:val="0070C0"/>
        </w:rPr>
        <w:t xml:space="preserve"> as a female stage in </w:t>
      </w:r>
      <w:r w:rsidRPr="00E72387">
        <w:rPr>
          <w:i/>
          <w:iCs/>
          <w:color w:val="0070C0"/>
        </w:rPr>
        <w:t>Calanus glacialis</w:t>
      </w:r>
      <w:r w:rsidRPr="00E72387">
        <w:rPr>
          <w:color w:val="0070C0"/>
        </w:rPr>
        <w:t xml:space="preserve"> in the White Sea. Suggested by Kosobokova (1998, 1999), this was significantly proved by two female cohorts observed in the early spring, which differed in specimen coloration and gonad development </w:t>
      </w:r>
      <w:r w:rsidR="00A51FAD" w:rsidRPr="00E72387">
        <w:rPr>
          <w:color w:val="0070C0"/>
        </w:rPr>
        <w:t>rates</w:t>
      </w:r>
      <w:r w:rsidRPr="00E72387">
        <w:rPr>
          <w:color w:val="0070C0"/>
        </w:rPr>
        <w:t xml:space="preserve"> (present study). As with CV copepodites, we assume the females, which molt from CV the latest or are exposed to food insufficiency, may winter once more. The gonad development process in females is highly food-dependent, as it is showed here and by the number of publications (Tande et al. 1985; </w:t>
      </w:r>
      <w:r w:rsidRPr="00E72387">
        <w:rPr>
          <w:color w:val="0070C0"/>
          <w:lang w:val="en-GB"/>
        </w:rPr>
        <w:t>Hirche and Bohrer 1987; Kosobokova and Hirche 2001; Hirche and Kwasniewski 1997</w:t>
      </w:r>
      <w:r w:rsidRPr="00E72387">
        <w:rPr>
          <w:color w:val="0070C0"/>
        </w:rPr>
        <w:t xml:space="preserve">). Opposite to, some authors argue for food-independent gonad maturation in </w:t>
      </w:r>
      <w:r w:rsidRPr="00E72387">
        <w:rPr>
          <w:i/>
          <w:iCs/>
          <w:color w:val="0070C0"/>
        </w:rPr>
        <w:t>C</w:t>
      </w:r>
      <w:r w:rsidR="003B106C" w:rsidRPr="00E72387">
        <w:rPr>
          <w:i/>
          <w:iCs/>
          <w:color w:val="0070C0"/>
        </w:rPr>
        <w:t>.</w:t>
      </w:r>
      <w:r w:rsidRPr="00E72387">
        <w:rPr>
          <w:i/>
          <w:iCs/>
          <w:color w:val="0070C0"/>
        </w:rPr>
        <w:t xml:space="preserve"> glacialis</w:t>
      </w:r>
      <w:r w:rsidRPr="00E72387">
        <w:rPr>
          <w:color w:val="0070C0"/>
        </w:rPr>
        <w:t xml:space="preserve"> (</w:t>
      </w:r>
      <w:r w:rsidRPr="00E72387">
        <w:rPr>
          <w:color w:val="0070C0"/>
          <w:lang w:val="en-GB"/>
        </w:rPr>
        <w:t>unpublished data by Conover &amp; Harris in Conover 1988; Smith 1990; Hirche and Kattner 1993; Niehoff et al. 2002</w:t>
      </w:r>
      <w:r w:rsidRPr="00E72387">
        <w:rPr>
          <w:color w:val="0070C0"/>
        </w:rPr>
        <w:t xml:space="preserve">), as it is observed in </w:t>
      </w:r>
      <w:r w:rsidRPr="00E72387">
        <w:rPr>
          <w:i/>
          <w:iCs/>
          <w:color w:val="0070C0"/>
        </w:rPr>
        <w:t>C</w:t>
      </w:r>
      <w:r w:rsidR="003B106C" w:rsidRPr="00E72387">
        <w:rPr>
          <w:i/>
          <w:iCs/>
          <w:color w:val="0070C0"/>
        </w:rPr>
        <w:t>.</w:t>
      </w:r>
      <w:r w:rsidRPr="00E72387">
        <w:rPr>
          <w:i/>
          <w:iCs/>
          <w:color w:val="0070C0"/>
        </w:rPr>
        <w:t xml:space="preserve"> hyperboreus</w:t>
      </w:r>
      <w:r w:rsidRPr="00E72387">
        <w:rPr>
          <w:color w:val="0070C0"/>
        </w:rPr>
        <w:t xml:space="preserve"> (Pasternak et al. 2001; Falk-Petersen et al. 2009). However, we assume that both ene</w:t>
      </w:r>
      <w:r w:rsidR="00426132" w:rsidRPr="00E72387">
        <w:rPr>
          <w:color w:val="0070C0"/>
        </w:rPr>
        <w:t>rgy resources play</w:t>
      </w:r>
      <w:r w:rsidRPr="00E72387">
        <w:rPr>
          <w:color w:val="0070C0"/>
        </w:rPr>
        <w:t xml:space="preserve"> significant role in </w:t>
      </w:r>
      <w:r w:rsidRPr="00E72387">
        <w:rPr>
          <w:i/>
          <w:iCs/>
          <w:color w:val="0070C0"/>
        </w:rPr>
        <w:t>C. glacialis</w:t>
      </w:r>
      <w:r w:rsidRPr="00E72387">
        <w:rPr>
          <w:color w:val="0070C0"/>
        </w:rPr>
        <w:t xml:space="preserve"> population in the White Sea, when early gonad development may occur using the lipid storage</w:t>
      </w:r>
      <w:r w:rsidR="00426132" w:rsidRPr="00E72387">
        <w:rPr>
          <w:color w:val="0070C0"/>
        </w:rPr>
        <w:t>. However,</w:t>
      </w:r>
      <w:r w:rsidRPr="00E72387">
        <w:rPr>
          <w:color w:val="0070C0"/>
        </w:rPr>
        <w:t xml:space="preserve"> females </w:t>
      </w:r>
      <w:r w:rsidR="00BB5A80" w:rsidRPr="00E72387">
        <w:rPr>
          <w:color w:val="0070C0"/>
        </w:rPr>
        <w:t xml:space="preserve">essentially </w:t>
      </w:r>
      <w:r w:rsidRPr="00E72387">
        <w:rPr>
          <w:color w:val="0070C0"/>
        </w:rPr>
        <w:t xml:space="preserve">need the food supply on the latest stages of egg forming and egg releasing to sustain the population, as it was shown for </w:t>
      </w:r>
      <w:r w:rsidRPr="00E72387">
        <w:rPr>
          <w:i/>
          <w:iCs/>
          <w:color w:val="0070C0"/>
        </w:rPr>
        <w:t xml:space="preserve">Calanus </w:t>
      </w:r>
      <w:r w:rsidRPr="00E72387">
        <w:rPr>
          <w:color w:val="0070C0"/>
        </w:rPr>
        <w:t>species in the Arctic</w:t>
      </w:r>
      <w:r w:rsidRPr="00E72387">
        <w:rPr>
          <w:i/>
          <w:iCs/>
          <w:color w:val="0070C0"/>
        </w:rPr>
        <w:t xml:space="preserve"> </w:t>
      </w:r>
      <w:r w:rsidRPr="00E72387">
        <w:rPr>
          <w:color w:val="0070C0"/>
        </w:rPr>
        <w:t xml:space="preserve">(Barthel 1990; Hirche 1989; Hirche et al. 1991; Richardson et al. 1999; Seuthe et al. 2007; Madsen et al. 2008). The dynamics of lipid classes and total lipid </w:t>
      </w:r>
      <w:r w:rsidRPr="00E72387">
        <w:rPr>
          <w:color w:val="0070C0"/>
        </w:rPr>
        <w:lastRenderedPageBreak/>
        <w:t xml:space="preserve">content as well as feeding activity in females exhibits strong seasonal changes. The females are supposed to be active in May and even in September in the upper water layers, while they are characterized by low proportion of phospholipids comparing to the storage lipids in October in deep layers. The female activity in May is understandable, since during this period the reproduction and active feeding take place in the upper water layers. The inactivity of the females and CIV-CV copepodites in October has also no wonder, when the copepods are ready for winter and storage lipids play significant role (Hagen 1999; Hagen and Auel 2001; Scott et al. 2002). The most interesting data are obtained for September. Comparing the ratio of structural lipids between elder copepodite stages, CIV-CVI, in the upper water layers, one can easily recognize the same pattern, when structural lipids play much role than storage lipids, the opposite pattern may be found for the copepods sampled in deep water layers in October. We assume September as a period of activity for those copepodites, which still have to store energy (lipids) before the winter comes. High feeding activity through summer was observed for </w:t>
      </w:r>
      <w:r w:rsidRPr="00E72387">
        <w:rPr>
          <w:i/>
          <w:iCs/>
          <w:color w:val="0070C0"/>
        </w:rPr>
        <w:t>C</w:t>
      </w:r>
      <w:r w:rsidR="003B106C" w:rsidRPr="00E72387">
        <w:rPr>
          <w:i/>
          <w:iCs/>
          <w:color w:val="0070C0"/>
        </w:rPr>
        <w:t>.</w:t>
      </w:r>
      <w:r w:rsidRPr="00E72387">
        <w:rPr>
          <w:i/>
          <w:iCs/>
          <w:color w:val="0070C0"/>
        </w:rPr>
        <w:t xml:space="preserve"> glacialis/marshallae</w:t>
      </w:r>
      <w:r w:rsidRPr="00E72387">
        <w:rPr>
          <w:color w:val="0070C0"/>
        </w:rPr>
        <w:t xml:space="preserve"> in Chukchi and Beaufort seas (Plourde et al. 2005).</w:t>
      </w:r>
    </w:p>
    <w:p w14:paraId="33FA8BFC" w14:textId="4B2ABBD3" w:rsidR="00247B41" w:rsidRDefault="00247B41" w:rsidP="00796D87">
      <w:pPr>
        <w:spacing w:line="360" w:lineRule="auto"/>
        <w:ind w:firstLine="720"/>
        <w:jc w:val="both"/>
        <w:rPr>
          <w:color w:val="0070C0"/>
        </w:rPr>
      </w:pPr>
      <w:r w:rsidRPr="00E72387">
        <w:rPr>
          <w:color w:val="0070C0"/>
        </w:rPr>
        <w:t xml:space="preserve"> To summarize, we propose that </w:t>
      </w:r>
      <w:r w:rsidRPr="00E72387">
        <w:rPr>
          <w:i/>
          <w:iCs/>
          <w:color w:val="0070C0"/>
        </w:rPr>
        <w:t>Calanus glacialis</w:t>
      </w:r>
      <w:r w:rsidRPr="00E72387">
        <w:rPr>
          <w:color w:val="0070C0"/>
        </w:rPr>
        <w:t xml:space="preserve"> population inhabiting the White Sea employs </w:t>
      </w:r>
      <w:r w:rsidR="00BB5A80" w:rsidRPr="00E72387">
        <w:rPr>
          <w:color w:val="0070C0"/>
        </w:rPr>
        <w:t xml:space="preserve">complimentary </w:t>
      </w:r>
      <w:r w:rsidRPr="00E72387">
        <w:rPr>
          <w:color w:val="0070C0"/>
        </w:rPr>
        <w:t xml:space="preserve">biennial life cycle with possible prolongation </w:t>
      </w:r>
      <w:r w:rsidR="007F07CE" w:rsidRPr="00E72387">
        <w:rPr>
          <w:color w:val="0070C0"/>
        </w:rPr>
        <w:t xml:space="preserve">up </w:t>
      </w:r>
      <w:r w:rsidR="007D69A1" w:rsidRPr="00E72387">
        <w:rPr>
          <w:color w:val="0070C0"/>
        </w:rPr>
        <w:t>to three-</w:t>
      </w:r>
      <w:r w:rsidRPr="00E72387">
        <w:rPr>
          <w:color w:val="0070C0"/>
        </w:rPr>
        <w:t xml:space="preserve">four years (Fig. </w:t>
      </w:r>
      <w:del w:id="483" w:author="Николай Усов" w:date="2020-05-18T17:57:00Z">
        <w:r w:rsidRPr="00E72387" w:rsidDel="004211AC">
          <w:rPr>
            <w:color w:val="0070C0"/>
          </w:rPr>
          <w:delText>1</w:delText>
        </w:r>
        <w:r w:rsidR="00165AD7" w:rsidRPr="00165AD7" w:rsidDel="004211AC">
          <w:rPr>
            <w:color w:val="0070C0"/>
          </w:rPr>
          <w:delText>0</w:delText>
        </w:r>
      </w:del>
      <w:ins w:id="484" w:author="Николай Усов" w:date="2020-05-18T17:57:00Z">
        <w:r w:rsidR="004211AC" w:rsidRPr="00E72387">
          <w:rPr>
            <w:color w:val="0070C0"/>
          </w:rPr>
          <w:t>1</w:t>
        </w:r>
        <w:r w:rsidR="004211AC" w:rsidRPr="0015321D">
          <w:rPr>
            <w:color w:val="0070C0"/>
            <w:rPrChange w:id="485" w:author="Николай Усов" w:date="2020-07-14T08:58:00Z">
              <w:rPr>
                <w:color w:val="0070C0"/>
                <w:lang w:val="ru-RU"/>
              </w:rPr>
            </w:rPrChange>
          </w:rPr>
          <w:t>1</w:t>
        </w:r>
      </w:ins>
      <w:r w:rsidRPr="00E72387">
        <w:rPr>
          <w:color w:val="0070C0"/>
        </w:rPr>
        <w:t xml:space="preserve">). The reproduction occurs in May-June; and it takes about 8-10 weeks to reach CIV copepodite stage. The scarcity of food resources due to warming of the productive upper layers evolves wider temperature optima in CI-CIII copepodites. High food plasticity, e.g. omnivorous feeding, is usual for elder copepodite stages, CIV-CVI, in the period of food insufficiency. CIII and CIV copepodites perform diel vertical migrations to the upper water layers with well-expressed daily feeding dynamics at least in early and late summer to molt (CIII) and store significant amount of lipids (CIV) to winter successfully. The feeding activity of CIV copepodites stays high from March through September, as well as high relative amount of structural lipids, which allows us comparing this strategy with the patterns observed for some Antarctic species, which stays active during the austral winter (Kattner et al. 1994; Kattner and Hagen 1995; Albers et al. 1996; Atkinson 1998). The CV copepodites, which have a chance to molt in early spring from CIV and to store the lipids during spring phytoplankton bloom, which occurs in May-June, descend to deep water layers and molt to mature stages, females and </w:t>
      </w:r>
      <w:commentRangeStart w:id="486"/>
      <w:r w:rsidRPr="00E72387">
        <w:rPr>
          <w:color w:val="0070C0"/>
        </w:rPr>
        <w:t>males</w:t>
      </w:r>
      <w:commentRangeEnd w:id="486"/>
      <w:r w:rsidR="0015321D">
        <w:rPr>
          <w:rStyle w:val="a8"/>
        </w:rPr>
        <w:commentReference w:id="486"/>
      </w:r>
      <w:r w:rsidRPr="00E72387">
        <w:rPr>
          <w:color w:val="0070C0"/>
        </w:rPr>
        <w:t xml:space="preserve">, during next winter on lipid resources. Those CV copepodites, which molt the latest, store the lipids and winter as the same developmental stage, getting the chance next spring. The lipid resources may support the early gonad development in females, but the last </w:t>
      </w:r>
      <w:r w:rsidR="007D69A1" w:rsidRPr="00E72387">
        <w:rPr>
          <w:color w:val="0070C0"/>
        </w:rPr>
        <w:t xml:space="preserve">ones </w:t>
      </w:r>
      <w:r w:rsidRPr="00E72387">
        <w:rPr>
          <w:color w:val="0070C0"/>
        </w:rPr>
        <w:t>are highly food-dependent to form ripe gonads and to lay eggs successfully. Those females, which do not reproduce during first “female” spring, due to temperature increase (Kosobokova 1999; Niehoff and Hirche 2005) or food insufficiency, may resorb the gonads back to lipid drop and winter once more.</w:t>
      </w:r>
    </w:p>
    <w:p w14:paraId="2DD9162B" w14:textId="31AC8B6B" w:rsidR="00165AD7" w:rsidRDefault="00071D56" w:rsidP="00796D87">
      <w:pPr>
        <w:spacing w:line="360" w:lineRule="auto"/>
        <w:ind w:firstLine="720"/>
        <w:jc w:val="both"/>
        <w:rPr>
          <w:color w:val="0070C0"/>
        </w:rPr>
      </w:pPr>
      <w:r>
        <w:rPr>
          <w:noProof/>
          <w:color w:val="0070C0"/>
          <w:lang w:val="ru-RU"/>
        </w:rPr>
        <w:lastRenderedPageBreak/>
        <w:drawing>
          <wp:inline distT="0" distB="0" distL="0" distR="0" wp14:anchorId="1C93EFEF" wp14:editId="765EE60E">
            <wp:extent cx="6107430" cy="4103370"/>
            <wp:effectExtent l="0" t="0" r="0" b="0"/>
            <wp:docPr id="14" name="Рисунок 14" descr="fi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7430" cy="4103370"/>
                    </a:xfrm>
                    <a:prstGeom prst="rect">
                      <a:avLst/>
                    </a:prstGeom>
                    <a:noFill/>
                    <a:ln>
                      <a:noFill/>
                    </a:ln>
                  </pic:spPr>
                </pic:pic>
              </a:graphicData>
            </a:graphic>
          </wp:inline>
        </w:drawing>
      </w:r>
    </w:p>
    <w:p w14:paraId="7C343E5E" w14:textId="2F4D69D3" w:rsidR="00165AD7" w:rsidRPr="00D34661" w:rsidRDefault="00165AD7" w:rsidP="00165AD7">
      <w:pPr>
        <w:jc w:val="both"/>
        <w:rPr>
          <w:sz w:val="20"/>
          <w:szCs w:val="20"/>
        </w:rPr>
      </w:pPr>
      <w:r w:rsidRPr="00B1506E">
        <w:rPr>
          <w:b/>
          <w:bCs/>
          <w:sz w:val="20"/>
          <w:szCs w:val="20"/>
        </w:rPr>
        <w:t xml:space="preserve">Fig. </w:t>
      </w:r>
      <w:del w:id="487" w:author="Николай Усов" w:date="2020-05-18T17:57:00Z">
        <w:r w:rsidRPr="00B1506E" w:rsidDel="004211AC">
          <w:rPr>
            <w:b/>
            <w:bCs/>
            <w:sz w:val="20"/>
            <w:szCs w:val="20"/>
          </w:rPr>
          <w:delText>1</w:delText>
        </w:r>
        <w:r w:rsidRPr="00165AD7" w:rsidDel="004211AC">
          <w:rPr>
            <w:b/>
            <w:bCs/>
            <w:sz w:val="20"/>
            <w:szCs w:val="20"/>
          </w:rPr>
          <w:delText>0</w:delText>
        </w:r>
        <w:r w:rsidRPr="00B1506E" w:rsidDel="004211AC">
          <w:rPr>
            <w:sz w:val="20"/>
            <w:szCs w:val="20"/>
          </w:rPr>
          <w:delText xml:space="preserve"> </w:delText>
        </w:r>
      </w:del>
      <w:ins w:id="488" w:author="Николай Усов" w:date="2020-05-18T17:57:00Z">
        <w:r w:rsidR="004211AC" w:rsidRPr="00B1506E">
          <w:rPr>
            <w:b/>
            <w:bCs/>
            <w:sz w:val="20"/>
            <w:szCs w:val="20"/>
          </w:rPr>
          <w:t>1</w:t>
        </w:r>
        <w:r w:rsidR="004211AC" w:rsidRPr="004211AC">
          <w:rPr>
            <w:b/>
            <w:bCs/>
            <w:sz w:val="20"/>
            <w:szCs w:val="20"/>
            <w:rPrChange w:id="489" w:author="Николай Усов" w:date="2020-05-18T17:57:00Z">
              <w:rPr>
                <w:b/>
                <w:bCs/>
                <w:sz w:val="20"/>
                <w:szCs w:val="20"/>
                <w:lang w:val="ru-RU"/>
              </w:rPr>
            </w:rPrChange>
          </w:rPr>
          <w:t>1</w:t>
        </w:r>
        <w:r w:rsidR="004211AC">
          <w:rPr>
            <w:b/>
            <w:bCs/>
            <w:sz w:val="20"/>
            <w:szCs w:val="20"/>
            <w:lang w:val="ru-RU"/>
          </w:rPr>
          <w:t>ю</w:t>
        </w:r>
        <w:r w:rsidR="004211AC" w:rsidRPr="00B1506E">
          <w:rPr>
            <w:sz w:val="20"/>
            <w:szCs w:val="20"/>
          </w:rPr>
          <w:t xml:space="preserve"> </w:t>
        </w:r>
      </w:ins>
      <w:r w:rsidRPr="00B1506E">
        <w:rPr>
          <w:sz w:val="20"/>
          <w:szCs w:val="20"/>
        </w:rPr>
        <w:t xml:space="preserve">Scheme of </w:t>
      </w:r>
      <w:r w:rsidRPr="00B1506E">
        <w:rPr>
          <w:i/>
          <w:iCs/>
          <w:sz w:val="20"/>
          <w:szCs w:val="20"/>
        </w:rPr>
        <w:t>Calanus glacialis</w:t>
      </w:r>
      <w:r w:rsidRPr="00D34661">
        <w:rPr>
          <w:sz w:val="20"/>
          <w:szCs w:val="20"/>
        </w:rPr>
        <w:t xml:space="preserve"> life cycle in the White Sea (compilation </w:t>
      </w:r>
      <w:r>
        <w:rPr>
          <w:sz w:val="20"/>
          <w:szCs w:val="20"/>
        </w:rPr>
        <w:t>of</w:t>
      </w:r>
      <w:r w:rsidRPr="00D34661">
        <w:rPr>
          <w:sz w:val="20"/>
          <w:szCs w:val="20"/>
        </w:rPr>
        <w:t xml:space="preserve"> original </w:t>
      </w:r>
      <w:r>
        <w:rPr>
          <w:sz w:val="20"/>
          <w:szCs w:val="20"/>
        </w:rPr>
        <w:t>results</w:t>
      </w:r>
      <w:r w:rsidRPr="00D34661">
        <w:rPr>
          <w:sz w:val="20"/>
          <w:szCs w:val="20"/>
        </w:rPr>
        <w:t xml:space="preserve"> and data by </w:t>
      </w:r>
      <w:r>
        <w:rPr>
          <w:sz w:val="20"/>
          <w:szCs w:val="20"/>
        </w:rPr>
        <w:t>Prygunkova 1974</w:t>
      </w:r>
      <w:r w:rsidRPr="00D34661">
        <w:rPr>
          <w:sz w:val="20"/>
          <w:szCs w:val="20"/>
        </w:rPr>
        <w:t>; Kosobokova 1998, 1999)</w:t>
      </w:r>
      <w:r>
        <w:rPr>
          <w:sz w:val="20"/>
          <w:szCs w:val="20"/>
        </w:rPr>
        <w:t>. Np – naupliar stages; CI-CV – copepodite stages; dotted lines – molt periods; straight lines – wintering without molt; DVM – diel vertical migrations, late summer period (early summer DVM are not shown); titles and numbers in the brackets indicate possible, but non-obligatory events. Note: the wintering of all diapausing copepodite stages takes place deeper than 25 m depth</w:t>
      </w:r>
    </w:p>
    <w:p w14:paraId="7B4998AD" w14:textId="77777777" w:rsidR="00165AD7" w:rsidRPr="00165AD7" w:rsidRDefault="00165AD7" w:rsidP="00796D87">
      <w:pPr>
        <w:spacing w:line="360" w:lineRule="auto"/>
        <w:ind w:firstLine="720"/>
        <w:jc w:val="both"/>
        <w:rPr>
          <w:color w:val="0070C0"/>
        </w:rPr>
      </w:pPr>
    </w:p>
    <w:p w14:paraId="517320DA" w14:textId="77777777" w:rsidR="00247B41" w:rsidRPr="00E72387" w:rsidRDefault="00247B41" w:rsidP="00796D87">
      <w:pPr>
        <w:spacing w:line="360" w:lineRule="auto"/>
        <w:ind w:firstLine="720"/>
        <w:jc w:val="both"/>
        <w:rPr>
          <w:color w:val="0070C0"/>
          <w:lang w:val="en-GB"/>
        </w:rPr>
      </w:pPr>
      <w:r w:rsidRPr="00E72387">
        <w:rPr>
          <w:color w:val="0070C0"/>
          <w:lang w:val="en-GB"/>
        </w:rPr>
        <w:t xml:space="preserve">The adaptations of the life cycle of </w:t>
      </w:r>
      <w:r w:rsidRPr="00E72387">
        <w:rPr>
          <w:i/>
          <w:iCs/>
          <w:color w:val="0070C0"/>
          <w:lang w:val="en-GB"/>
        </w:rPr>
        <w:t>Calanus glacialis</w:t>
      </w:r>
      <w:r w:rsidRPr="00E72387">
        <w:rPr>
          <w:color w:val="0070C0"/>
          <w:lang w:val="en-GB"/>
        </w:rPr>
        <w:t xml:space="preserve"> to unfavourable summer conditions in the White Sea allow us assuming local ecotype of this species in the studied area. The population of </w:t>
      </w:r>
      <w:r w:rsidRPr="00E72387">
        <w:rPr>
          <w:i/>
          <w:iCs/>
          <w:color w:val="0070C0"/>
          <w:lang w:val="en-GB"/>
        </w:rPr>
        <w:t>C. glacialis</w:t>
      </w:r>
      <w:r w:rsidRPr="00E72387">
        <w:rPr>
          <w:color w:val="0070C0"/>
          <w:lang w:val="en-GB"/>
        </w:rPr>
        <w:t xml:space="preserve"> in the White Sea is isolated from the other Arctic areas by the southern Barents Sea, where </w:t>
      </w:r>
      <w:r w:rsidRPr="00E72387">
        <w:rPr>
          <w:i/>
          <w:iCs/>
          <w:color w:val="0070C0"/>
          <w:lang w:val="en-GB"/>
        </w:rPr>
        <w:t>C</w:t>
      </w:r>
      <w:r w:rsidR="003B106C" w:rsidRPr="00E72387">
        <w:rPr>
          <w:i/>
          <w:iCs/>
          <w:color w:val="0070C0"/>
          <w:lang w:val="en-GB"/>
        </w:rPr>
        <w:t>.</w:t>
      </w:r>
      <w:r w:rsidRPr="00E72387">
        <w:rPr>
          <w:i/>
          <w:iCs/>
          <w:color w:val="0070C0"/>
          <w:lang w:val="en-GB"/>
        </w:rPr>
        <w:t xml:space="preserve"> finmarchicus</w:t>
      </w:r>
      <w:r w:rsidRPr="00E72387">
        <w:rPr>
          <w:color w:val="0070C0"/>
          <w:lang w:val="en-GB"/>
        </w:rPr>
        <w:t xml:space="preserve"> dominates (Pertzova and Pantyulin 2005). The existing as an isolated population for the last 5,000 yrs allows </w:t>
      </w:r>
      <w:r w:rsidRPr="00E72387">
        <w:rPr>
          <w:i/>
          <w:iCs/>
          <w:color w:val="0070C0"/>
          <w:lang w:val="en-GB"/>
        </w:rPr>
        <w:t>C. glacialis</w:t>
      </w:r>
      <w:r w:rsidRPr="00E72387">
        <w:rPr>
          <w:color w:val="0070C0"/>
          <w:lang w:val="en-GB"/>
        </w:rPr>
        <w:t xml:space="preserve"> evolving special adaptations and peculiarities of the life cycle strategy</w:t>
      </w:r>
      <w:r w:rsidR="00A54D49" w:rsidRPr="00E72387">
        <w:rPr>
          <w:color w:val="0070C0"/>
          <w:lang w:val="en-GB"/>
        </w:rPr>
        <w:t xml:space="preserve"> in the White Sea</w:t>
      </w:r>
      <w:r w:rsidRPr="00E72387">
        <w:rPr>
          <w:color w:val="0070C0"/>
          <w:lang w:val="en-GB"/>
        </w:rPr>
        <w:t xml:space="preserve">. Discussing possible impact of the global climate change (Beaugrand 2003; Carmack et al. 2006; Carmack and Wassmann 2006) to </w:t>
      </w:r>
      <w:r w:rsidRPr="00E72387">
        <w:rPr>
          <w:i/>
          <w:iCs/>
          <w:color w:val="0070C0"/>
          <w:lang w:val="en-GB"/>
        </w:rPr>
        <w:t>C</w:t>
      </w:r>
      <w:r w:rsidR="003B106C" w:rsidRPr="00E72387">
        <w:rPr>
          <w:i/>
          <w:iCs/>
          <w:color w:val="0070C0"/>
          <w:lang w:val="en-GB"/>
        </w:rPr>
        <w:t>.</w:t>
      </w:r>
      <w:r w:rsidRPr="00E72387">
        <w:rPr>
          <w:i/>
          <w:iCs/>
          <w:color w:val="0070C0"/>
          <w:lang w:val="en-GB"/>
        </w:rPr>
        <w:t xml:space="preserve"> glacialis</w:t>
      </w:r>
      <w:r w:rsidRPr="00E72387">
        <w:rPr>
          <w:color w:val="0070C0"/>
          <w:lang w:val="en-GB"/>
        </w:rPr>
        <w:t xml:space="preserve"> population in the White Sea we assume female reproduction period as the most vulnerable for the species success. The early ice melt in spring may lead to mismatch between the female readiness to start reproduction and spring phytoplankton bloom, as it is discussed by number of authors (Falk-Petersen et al 2007; Green and Pershing 2007). However, in the White Sea </w:t>
      </w:r>
      <w:r w:rsidRPr="00E72387">
        <w:rPr>
          <w:i/>
          <w:iCs/>
          <w:color w:val="0070C0"/>
          <w:lang w:val="en-GB"/>
        </w:rPr>
        <w:t>C. glacialis</w:t>
      </w:r>
      <w:r w:rsidRPr="00E72387">
        <w:rPr>
          <w:color w:val="0070C0"/>
          <w:lang w:val="en-GB"/>
        </w:rPr>
        <w:t xml:space="preserve"> may get second chance by the cohort of “second-winter” females, which may constitute up to 30% of female population. Wider temperature optima in CI-CIII copepodites and high food plasticity in elder copepodites may also impact positively to the species survival. However, careful genetic analysis and comparison of the White Sea </w:t>
      </w:r>
      <w:r w:rsidRPr="00E72387">
        <w:rPr>
          <w:i/>
          <w:iCs/>
          <w:color w:val="0070C0"/>
          <w:lang w:val="en-GB"/>
        </w:rPr>
        <w:t>C</w:t>
      </w:r>
      <w:r w:rsidR="003B106C" w:rsidRPr="00E72387">
        <w:rPr>
          <w:i/>
          <w:iCs/>
          <w:color w:val="0070C0"/>
          <w:lang w:val="en-GB"/>
        </w:rPr>
        <w:t>.</w:t>
      </w:r>
      <w:r w:rsidRPr="00E72387">
        <w:rPr>
          <w:i/>
          <w:iCs/>
          <w:color w:val="0070C0"/>
          <w:lang w:val="en-GB"/>
        </w:rPr>
        <w:t xml:space="preserve"> glacialis</w:t>
      </w:r>
      <w:r w:rsidRPr="00E72387">
        <w:rPr>
          <w:color w:val="0070C0"/>
          <w:lang w:val="en-GB"/>
        </w:rPr>
        <w:t xml:space="preserve"> population to the populations inhabiting the other Arctic areas </w:t>
      </w:r>
      <w:r w:rsidR="00994AF2" w:rsidRPr="00E72387">
        <w:rPr>
          <w:color w:val="0070C0"/>
          <w:lang w:val="en-GB"/>
        </w:rPr>
        <w:t>are</w:t>
      </w:r>
      <w:r w:rsidRPr="00E72387">
        <w:rPr>
          <w:color w:val="0070C0"/>
          <w:lang w:val="en-GB"/>
        </w:rPr>
        <w:t xml:space="preserve"> essential.</w:t>
      </w:r>
    </w:p>
    <w:p w14:paraId="48C03CB6" w14:textId="77777777" w:rsidR="00247B41" w:rsidRPr="00BE0CF5" w:rsidRDefault="00247B41" w:rsidP="00796D87">
      <w:pPr>
        <w:spacing w:line="360" w:lineRule="auto"/>
        <w:ind w:firstLine="720"/>
        <w:jc w:val="both"/>
        <w:rPr>
          <w:lang w:val="en-GB"/>
        </w:rPr>
      </w:pPr>
    </w:p>
    <w:p w14:paraId="11E5F314" w14:textId="77777777" w:rsidR="00247B41" w:rsidRPr="00BE0CF5" w:rsidRDefault="00247B41" w:rsidP="00796D87">
      <w:pPr>
        <w:spacing w:line="360" w:lineRule="auto"/>
        <w:ind w:firstLine="720"/>
        <w:jc w:val="both"/>
        <w:rPr>
          <w:lang w:val="en-GB"/>
        </w:rPr>
      </w:pPr>
      <w:r w:rsidRPr="00BE0CF5">
        <w:rPr>
          <w:lang w:val="en-GB"/>
        </w:rPr>
        <w:t>ACKNOWLEDGEMENTS</w:t>
      </w:r>
    </w:p>
    <w:p w14:paraId="3DAAFB64" w14:textId="77777777" w:rsidR="00247B41" w:rsidRPr="00BE0CF5" w:rsidRDefault="00247B41" w:rsidP="00796D87">
      <w:pPr>
        <w:spacing w:line="360" w:lineRule="auto"/>
        <w:ind w:firstLine="720"/>
        <w:jc w:val="both"/>
        <w:rPr>
          <w:lang w:val="en-GB"/>
        </w:rPr>
      </w:pPr>
      <w:r w:rsidRPr="00BE0CF5">
        <w:rPr>
          <w:lang w:val="en-GB"/>
        </w:rPr>
        <w:t xml:space="preserve">The present study was supported by </w:t>
      </w:r>
      <w:r w:rsidRPr="00BE0CF5">
        <w:rPr>
          <w:rFonts w:eastAsia="MS PGothic"/>
          <w:iCs/>
          <w:lang w:val="en-GB" w:eastAsia="ja-JP"/>
        </w:rPr>
        <w:t>EUR-OCEANS (Network of Excellence funded by the European Commission, contract 511106-2)</w:t>
      </w:r>
      <w:r w:rsidRPr="00BE0CF5">
        <w:rPr>
          <w:lang w:val="en-GB"/>
        </w:rPr>
        <w:t>, Otto Schmidt Laboratory Fellowship (project OSL-07-11)</w:t>
      </w:r>
      <w:r w:rsidR="00710F01" w:rsidRPr="00BE0CF5">
        <w:rPr>
          <w:lang w:val="en-GB"/>
        </w:rPr>
        <w:t xml:space="preserve">, </w:t>
      </w:r>
      <w:r w:rsidR="007F75B1" w:rsidRPr="007F75B1">
        <w:rPr>
          <w:highlight w:val="yellow"/>
          <w:lang w:val="ru-RU"/>
        </w:rPr>
        <w:t>НАША</w:t>
      </w:r>
      <w:r w:rsidR="007F75B1" w:rsidRPr="007F75B1">
        <w:rPr>
          <w:highlight w:val="yellow"/>
        </w:rPr>
        <w:t xml:space="preserve"> </w:t>
      </w:r>
      <w:r w:rsidR="007F75B1" w:rsidRPr="007F75B1">
        <w:rPr>
          <w:highlight w:val="yellow"/>
          <w:lang w:val="ru-RU"/>
        </w:rPr>
        <w:t>НОВАЯ</w:t>
      </w:r>
      <w:r w:rsidR="007F75B1" w:rsidRPr="007F75B1">
        <w:rPr>
          <w:highlight w:val="yellow"/>
        </w:rPr>
        <w:t xml:space="preserve"> </w:t>
      </w:r>
      <w:r w:rsidR="007F75B1" w:rsidRPr="007F75B1">
        <w:rPr>
          <w:highlight w:val="yellow"/>
          <w:lang w:val="ru-RU"/>
        </w:rPr>
        <w:t>ТЕМА</w:t>
      </w:r>
      <w:r w:rsidR="007F75B1" w:rsidRPr="007F75B1">
        <w:t>,</w:t>
      </w:r>
      <w:r w:rsidRPr="00BE0CF5">
        <w:rPr>
          <w:lang w:val="en-GB"/>
        </w:rPr>
        <w:t xml:space="preserve"> and Russian Foundation for Basic Researches, RFBR (projects N</w:t>
      </w:r>
      <w:r w:rsidRPr="00BE0CF5">
        <w:t>08-04-01691-</w:t>
      </w:r>
      <w:proofErr w:type="gramStart"/>
      <w:r w:rsidRPr="00BE0CF5">
        <w:t>a</w:t>
      </w:r>
      <w:proofErr w:type="gramEnd"/>
      <w:r w:rsidRPr="00BE0CF5">
        <w:t xml:space="preserve"> and 08-04-98843-p_sever_a)</w:t>
      </w:r>
      <w:r w:rsidRPr="00BE0CF5">
        <w:rPr>
          <w:lang w:val="en-GB"/>
        </w:rPr>
        <w:t xml:space="preserve">. </w:t>
      </w:r>
      <w:r w:rsidRPr="007F75B1">
        <w:rPr>
          <w:lang w:val="en-GB"/>
        </w:rPr>
        <w:t>We are grateful to Prof. Ulrich Bathmann (AWI</w:t>
      </w:r>
      <w:r w:rsidR="007F75B1" w:rsidRPr="007F75B1">
        <w:t>, IOW</w:t>
      </w:r>
      <w:r w:rsidRPr="007F75B1">
        <w:rPr>
          <w:lang w:val="en-GB"/>
        </w:rPr>
        <w:t>), Dr. Ev</w:t>
      </w:r>
      <w:r w:rsidR="007F75B1">
        <w:rPr>
          <w:lang w:val="en-GB"/>
        </w:rPr>
        <w:t>a-Maria Noethig (AWI), Dr. Heidemarie</w:t>
      </w:r>
      <w:r w:rsidRPr="007F75B1">
        <w:rPr>
          <w:lang w:val="en-GB"/>
        </w:rPr>
        <w:t xml:space="preserve"> Kassens (IFM-GEOMAR) for invaluable support; </w:t>
      </w:r>
      <w:r w:rsidRPr="007F75B1">
        <w:rPr>
          <w:bdr w:val="single" w:sz="4" w:space="0" w:color="auto"/>
          <w:lang w:val="en-GB"/>
        </w:rPr>
        <w:t>Dr. I. Primakov</w:t>
      </w:r>
      <w:r w:rsidRPr="007F75B1">
        <w:rPr>
          <w:lang w:val="en-GB"/>
        </w:rPr>
        <w:t xml:space="preserve"> (ZIN RAS), Christiane Lorenzen (AWI), </w:t>
      </w:r>
      <w:r w:rsidR="00003961" w:rsidRPr="007F75B1">
        <w:rPr>
          <w:lang w:val="en-GB"/>
        </w:rPr>
        <w:t xml:space="preserve">and </w:t>
      </w:r>
      <w:r w:rsidRPr="007F75B1">
        <w:rPr>
          <w:lang w:val="en-GB"/>
        </w:rPr>
        <w:t>Sandra Murawski (AWI) for the help in sampling and sample processing.</w:t>
      </w:r>
    </w:p>
    <w:p w14:paraId="637AFCD9" w14:textId="77777777" w:rsidR="00247B41" w:rsidRPr="00BE0CF5" w:rsidRDefault="00247B41" w:rsidP="00796D87">
      <w:pPr>
        <w:spacing w:line="360" w:lineRule="auto"/>
        <w:ind w:firstLine="720"/>
        <w:jc w:val="both"/>
        <w:rPr>
          <w:lang w:val="en-GB"/>
        </w:rPr>
      </w:pPr>
    </w:p>
    <w:p w14:paraId="004302A7" w14:textId="77777777" w:rsidR="00247B41" w:rsidRPr="00BE0CF5" w:rsidRDefault="00247B41" w:rsidP="00796D87">
      <w:pPr>
        <w:spacing w:line="360" w:lineRule="auto"/>
        <w:ind w:firstLine="709"/>
        <w:jc w:val="both"/>
      </w:pPr>
      <w:r w:rsidRPr="00BE0CF5">
        <w:t>REFERENCES</w:t>
      </w:r>
    </w:p>
    <w:p w14:paraId="25C970C6"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Albers CS, Kattner G, Hagen W (1996) The composition of wax esters, tryacilglycerols and phospholipids in Arctic and Antarctic copepods: evidence of energetic adaptations. Marine Chemistry 55:347-358.</w:t>
      </w:r>
    </w:p>
    <w:p w14:paraId="3BF826EF"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eastAsia="zh-CN"/>
        </w:rPr>
        <w:t>Arashkevich</w:t>
      </w:r>
      <w:r w:rsidRPr="00BE0CF5">
        <w:rPr>
          <w:rFonts w:eastAsia="SimSun"/>
          <w:lang w:val="en-GB" w:eastAsia="zh-CN"/>
        </w:rPr>
        <w:t xml:space="preserve"> </w:t>
      </w:r>
      <w:r w:rsidRPr="00BE0CF5">
        <w:rPr>
          <w:rFonts w:eastAsia="SimSun"/>
          <w:lang w:eastAsia="zh-CN"/>
        </w:rPr>
        <w:t>EG</w:t>
      </w:r>
      <w:r w:rsidRPr="00BE0CF5">
        <w:rPr>
          <w:rFonts w:eastAsia="SimSun"/>
          <w:lang w:val="en-GB" w:eastAsia="zh-CN"/>
        </w:rPr>
        <w:t xml:space="preserve">, </w:t>
      </w:r>
      <w:r w:rsidRPr="00BE0CF5">
        <w:rPr>
          <w:rFonts w:eastAsia="SimSun"/>
          <w:lang w:eastAsia="zh-CN"/>
        </w:rPr>
        <w:t>Drits</w:t>
      </w:r>
      <w:r w:rsidRPr="00BE0CF5">
        <w:rPr>
          <w:rFonts w:eastAsia="SimSun"/>
          <w:lang w:val="en-GB" w:eastAsia="zh-CN"/>
        </w:rPr>
        <w:t xml:space="preserve"> </w:t>
      </w:r>
      <w:r w:rsidRPr="00BE0CF5">
        <w:rPr>
          <w:rFonts w:eastAsia="SimSun"/>
          <w:lang w:eastAsia="zh-CN"/>
        </w:rPr>
        <w:t>AV</w:t>
      </w:r>
      <w:r w:rsidRPr="00BE0CF5">
        <w:rPr>
          <w:rFonts w:eastAsia="SimSun"/>
          <w:lang w:val="en-GB" w:eastAsia="zh-CN"/>
        </w:rPr>
        <w:t xml:space="preserve"> (1984) </w:t>
      </w:r>
      <w:r w:rsidRPr="00BE0CF5">
        <w:rPr>
          <w:rFonts w:eastAsia="SimSun"/>
          <w:lang w:eastAsia="zh-CN"/>
        </w:rPr>
        <w:t>Experimental feeding in copepods</w:t>
      </w:r>
      <w:r w:rsidRPr="00BE0CF5">
        <w:rPr>
          <w:rFonts w:eastAsia="SimSun"/>
          <w:lang w:val="en-GB" w:eastAsia="zh-CN"/>
        </w:rPr>
        <w:t xml:space="preserve"> </w:t>
      </w:r>
      <w:r w:rsidRPr="00BE0CF5">
        <w:rPr>
          <w:rFonts w:eastAsia="SimSun"/>
          <w:i/>
          <w:iCs/>
          <w:lang w:eastAsia="zh-CN"/>
        </w:rPr>
        <w:t>Calanus</w:t>
      </w:r>
      <w:r w:rsidRPr="00BE0CF5">
        <w:rPr>
          <w:rFonts w:eastAsia="SimSun"/>
          <w:i/>
          <w:iCs/>
          <w:lang w:val="en-GB" w:eastAsia="zh-CN"/>
        </w:rPr>
        <w:t xml:space="preserve"> </w:t>
      </w:r>
      <w:r w:rsidRPr="00BE0CF5">
        <w:rPr>
          <w:rFonts w:eastAsia="SimSun"/>
          <w:i/>
          <w:iCs/>
          <w:lang w:eastAsia="zh-CN"/>
        </w:rPr>
        <w:t>helgolandicus</w:t>
      </w:r>
      <w:r w:rsidRPr="00BE0CF5">
        <w:rPr>
          <w:rFonts w:eastAsia="SimSun"/>
          <w:lang w:val="en-GB" w:eastAsia="zh-CN"/>
        </w:rPr>
        <w:t xml:space="preserve"> </w:t>
      </w:r>
      <w:r w:rsidRPr="00BE0CF5">
        <w:rPr>
          <w:rFonts w:eastAsia="SimSun"/>
          <w:lang w:eastAsia="zh-CN"/>
        </w:rPr>
        <w:t>and</w:t>
      </w:r>
      <w:r w:rsidRPr="00BE0CF5">
        <w:rPr>
          <w:rFonts w:eastAsia="SimSun"/>
          <w:lang w:val="en-GB" w:eastAsia="zh-CN"/>
        </w:rPr>
        <w:t xml:space="preserve"> </w:t>
      </w:r>
      <w:r w:rsidRPr="00BE0CF5">
        <w:rPr>
          <w:rFonts w:eastAsia="SimSun"/>
          <w:i/>
          <w:iCs/>
          <w:lang w:val="ru-RU" w:eastAsia="zh-CN"/>
        </w:rPr>
        <w:t>С</w:t>
      </w:r>
      <w:r w:rsidRPr="00BE0CF5">
        <w:rPr>
          <w:rFonts w:eastAsia="SimSun"/>
          <w:i/>
          <w:iCs/>
          <w:lang w:val="en-GB" w:eastAsia="zh-CN"/>
        </w:rPr>
        <w:t xml:space="preserve">. </w:t>
      </w:r>
      <w:r w:rsidRPr="00BE0CF5">
        <w:rPr>
          <w:rFonts w:eastAsia="SimSun"/>
          <w:i/>
          <w:iCs/>
          <w:lang w:eastAsia="zh-CN"/>
        </w:rPr>
        <w:t>glacialis</w:t>
      </w:r>
      <w:r w:rsidRPr="00BE0CF5">
        <w:rPr>
          <w:rFonts w:eastAsia="SimSun"/>
          <w:lang w:val="en-GB" w:eastAsia="zh-CN"/>
        </w:rPr>
        <w:t xml:space="preserve"> </w:t>
      </w:r>
      <w:r w:rsidRPr="00BE0CF5">
        <w:rPr>
          <w:rFonts w:eastAsia="SimSun"/>
          <w:lang w:eastAsia="zh-CN"/>
        </w:rPr>
        <w:t>at various food concentrations</w:t>
      </w:r>
      <w:r w:rsidRPr="00BE0CF5">
        <w:rPr>
          <w:rFonts w:eastAsia="SimSun"/>
          <w:lang w:val="en-GB" w:eastAsia="zh-CN"/>
        </w:rPr>
        <w:t xml:space="preserve">. </w:t>
      </w:r>
      <w:r w:rsidRPr="00BE0CF5">
        <w:rPr>
          <w:rFonts w:eastAsia="SimSun"/>
          <w:lang w:eastAsia="zh-CN"/>
        </w:rPr>
        <w:t>Oceanology</w:t>
      </w:r>
      <w:r w:rsidRPr="00BE0CF5">
        <w:rPr>
          <w:rFonts w:eastAsia="SimSun"/>
          <w:lang w:val="en-GB" w:eastAsia="zh-CN"/>
        </w:rPr>
        <w:t xml:space="preserve"> 24:316-322. </w:t>
      </w:r>
      <w:r w:rsidRPr="00BE0CF5">
        <w:rPr>
          <w:rFonts w:ascii="AdvTimes" w:eastAsia="SimSun" w:hAnsi="AdvTimes" w:cs="AdvTimes"/>
          <w:lang w:val="en-GB" w:eastAsia="zh-CN"/>
        </w:rPr>
        <w:t xml:space="preserve">[In Russian with English abstract] </w:t>
      </w:r>
    </w:p>
    <w:p w14:paraId="39FA803B"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eastAsia="zh-CN"/>
        </w:rPr>
        <w:t>Arashkevich</w:t>
      </w:r>
      <w:r w:rsidRPr="00BE0CF5">
        <w:rPr>
          <w:rFonts w:eastAsia="SimSun"/>
          <w:lang w:val="en-GB" w:eastAsia="zh-CN"/>
        </w:rPr>
        <w:t xml:space="preserve"> </w:t>
      </w:r>
      <w:r w:rsidRPr="00BE0CF5">
        <w:rPr>
          <w:rFonts w:eastAsia="SimSun"/>
          <w:lang w:eastAsia="zh-CN"/>
        </w:rPr>
        <w:t>EG</w:t>
      </w:r>
      <w:r w:rsidRPr="00BE0CF5">
        <w:rPr>
          <w:rFonts w:eastAsia="SimSun"/>
          <w:lang w:val="en-GB" w:eastAsia="zh-CN"/>
        </w:rPr>
        <w:t xml:space="preserve">, </w:t>
      </w:r>
      <w:r w:rsidRPr="00BE0CF5">
        <w:rPr>
          <w:rFonts w:eastAsia="SimSun"/>
          <w:lang w:eastAsia="zh-CN"/>
        </w:rPr>
        <w:t>Kosobokova</w:t>
      </w:r>
      <w:r w:rsidRPr="00BE0CF5">
        <w:rPr>
          <w:rFonts w:eastAsia="SimSun"/>
          <w:lang w:val="en-GB" w:eastAsia="zh-CN"/>
        </w:rPr>
        <w:t xml:space="preserve"> </w:t>
      </w:r>
      <w:r w:rsidRPr="00BE0CF5">
        <w:rPr>
          <w:rFonts w:eastAsia="SimSun"/>
          <w:lang w:eastAsia="zh-CN"/>
        </w:rPr>
        <w:t>KN</w:t>
      </w:r>
      <w:r w:rsidRPr="00BE0CF5">
        <w:rPr>
          <w:rFonts w:eastAsia="SimSun"/>
          <w:lang w:val="en-GB" w:eastAsia="zh-CN"/>
        </w:rPr>
        <w:t xml:space="preserve"> (1988) </w:t>
      </w:r>
      <w:r w:rsidRPr="00BE0CF5">
        <w:rPr>
          <w:rFonts w:eastAsia="SimSun"/>
          <w:lang w:eastAsia="zh-CN"/>
        </w:rPr>
        <w:t xml:space="preserve">To the problem of life-strategy of herbivorous copepods: Physiology and biochemical composition of the overwintering </w:t>
      </w:r>
      <w:r w:rsidRPr="00BE0CF5">
        <w:rPr>
          <w:rFonts w:eastAsia="SimSun"/>
          <w:i/>
          <w:iCs/>
          <w:lang w:val="en-GB" w:eastAsia="zh-CN"/>
        </w:rPr>
        <w:t>Calanus glacialis</w:t>
      </w:r>
      <w:r w:rsidRPr="00BE0CF5">
        <w:rPr>
          <w:rFonts w:eastAsia="SimSun"/>
          <w:lang w:val="en-GB" w:eastAsia="zh-CN"/>
        </w:rPr>
        <w:t xml:space="preserve"> </w:t>
      </w:r>
      <w:r w:rsidRPr="00BE0CF5">
        <w:rPr>
          <w:rFonts w:eastAsia="SimSun"/>
          <w:lang w:eastAsia="zh-CN"/>
        </w:rPr>
        <w:t>in starvation conditions</w:t>
      </w:r>
      <w:r w:rsidRPr="00BE0CF5">
        <w:rPr>
          <w:rFonts w:eastAsia="SimSun"/>
          <w:lang w:val="en-GB" w:eastAsia="zh-CN"/>
        </w:rPr>
        <w:t xml:space="preserve">. </w:t>
      </w:r>
      <w:r w:rsidRPr="00BE0CF5">
        <w:rPr>
          <w:rFonts w:eastAsia="SimSun"/>
          <w:lang w:eastAsia="zh-CN"/>
        </w:rPr>
        <w:t>Oceanology</w:t>
      </w:r>
      <w:r w:rsidRPr="00BE0CF5">
        <w:rPr>
          <w:rFonts w:eastAsia="SimSun"/>
          <w:lang w:val="en-GB" w:eastAsia="zh-CN"/>
        </w:rPr>
        <w:t xml:space="preserve"> 28:657-662. </w:t>
      </w:r>
      <w:r w:rsidRPr="00BE0CF5">
        <w:rPr>
          <w:rFonts w:ascii="AdvTimes" w:eastAsia="SimSun" w:hAnsi="AdvTimes" w:cs="AdvTimes"/>
          <w:lang w:val="en-GB" w:eastAsia="zh-CN"/>
        </w:rPr>
        <w:t xml:space="preserve">[In Russian with English abstract] </w:t>
      </w:r>
    </w:p>
    <w:p w14:paraId="5A16365E"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lang w:val="en-GB"/>
        </w:rPr>
        <w:t xml:space="preserve">Arashkevich EG, Sergeeva OM (1991) Feeding rates of the White Sea copepod species </w:t>
      </w:r>
      <w:r w:rsidRPr="00BE0CF5">
        <w:rPr>
          <w:i/>
          <w:iCs/>
          <w:lang w:val="en-GB"/>
        </w:rPr>
        <w:t>Calanus glacialis</w:t>
      </w:r>
      <w:r w:rsidRPr="00BE0CF5">
        <w:rPr>
          <w:lang w:val="en-GB"/>
        </w:rPr>
        <w:t xml:space="preserve"> on different phytoplankton species, its faecal pellet production rates and pellet sinking rates. In: Monitoring investigations of phytoplankton in the Baltic and other USSR seas. Gidrometeoizdat, Moscow, p. 285-294 </w:t>
      </w:r>
      <w:r w:rsidRPr="00BE0CF5">
        <w:rPr>
          <w:rFonts w:eastAsia="SimSun"/>
          <w:lang w:val="en-GB" w:eastAsia="zh-CN"/>
        </w:rPr>
        <w:t xml:space="preserve">[In Russian] </w:t>
      </w:r>
    </w:p>
    <w:p w14:paraId="2130934F"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Arnkværn G, Daase M, Eiane K (2005) Dynamics of coexisting </w:t>
      </w:r>
      <w:r w:rsidRPr="00BE0CF5">
        <w:rPr>
          <w:rFonts w:eastAsia="SimSun"/>
          <w:i/>
          <w:iCs/>
          <w:lang w:val="en-GB" w:eastAsia="zh-CN"/>
        </w:rPr>
        <w:t>Calanus finmarchicus</w:t>
      </w:r>
      <w:r w:rsidRPr="00BE0CF5">
        <w:rPr>
          <w:rFonts w:eastAsia="SimSun"/>
          <w:lang w:val="en-GB" w:eastAsia="zh-CN"/>
        </w:rPr>
        <w:t xml:space="preserve">, </w:t>
      </w:r>
      <w:r w:rsidRPr="00BE0CF5">
        <w:rPr>
          <w:rFonts w:eastAsia="SimSun"/>
          <w:i/>
          <w:iCs/>
          <w:lang w:val="en-GB" w:eastAsia="zh-CN"/>
        </w:rPr>
        <w:t>Calanus glacialis</w:t>
      </w:r>
      <w:r w:rsidRPr="00BE0CF5">
        <w:rPr>
          <w:rFonts w:eastAsia="SimSun"/>
          <w:lang w:val="en-GB" w:eastAsia="zh-CN"/>
        </w:rPr>
        <w:t xml:space="preserve"> and </w:t>
      </w:r>
      <w:r w:rsidRPr="00BE0CF5">
        <w:rPr>
          <w:rFonts w:eastAsia="SimSun"/>
          <w:i/>
          <w:iCs/>
          <w:lang w:val="en-GB" w:eastAsia="zh-CN"/>
        </w:rPr>
        <w:t>Calanus hyperboreus</w:t>
      </w:r>
      <w:r w:rsidRPr="00BE0CF5">
        <w:rPr>
          <w:rFonts w:eastAsia="SimSun"/>
          <w:lang w:val="en-GB" w:eastAsia="zh-CN"/>
        </w:rPr>
        <w:t xml:space="preserve"> populations in a </w:t>
      </w:r>
      <w:proofErr w:type="gramStart"/>
      <w:r w:rsidRPr="00BE0CF5">
        <w:rPr>
          <w:rFonts w:eastAsia="SimSun"/>
          <w:lang w:val="en-GB" w:eastAsia="zh-CN"/>
        </w:rPr>
        <w:t>high</w:t>
      </w:r>
      <w:proofErr w:type="gramEnd"/>
      <w:r w:rsidRPr="00BE0CF5">
        <w:rPr>
          <w:rFonts w:eastAsia="SimSun"/>
          <w:lang w:val="en-GB" w:eastAsia="zh-CN"/>
        </w:rPr>
        <w:t>-Arctic fjord. Polar Biology 28:528-538.</w:t>
      </w:r>
    </w:p>
    <w:p w14:paraId="5F900B66"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Ashjian CJ, Campbell RG, Welch HE, Butler M, Van Keuren D (2003) Annual cycle in abundance, distribution, and size in relation to hydrography of important copepod species in the Western Arctic Ocean. Deep-Sea Res I 50:1235-1261.</w:t>
      </w:r>
    </w:p>
    <w:p w14:paraId="34122FC2"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Atkinson A (1998) Life cycle strategies of epipelagic copepods in the Southern Ocean. J Mar Sys 15:289-311. </w:t>
      </w:r>
    </w:p>
    <w:p w14:paraId="38BEE7F0"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Auel H, Hagen W (2002) Mesozooplankton community structure, abundance and biomass in the Central Arctic ocean. Marine Biology 140:1013-1021. </w:t>
      </w:r>
    </w:p>
    <w:p w14:paraId="0ED4C073" w14:textId="77777777" w:rsidR="00247B41" w:rsidRPr="00BE0CF5" w:rsidRDefault="00247B41" w:rsidP="00796D87">
      <w:pPr>
        <w:autoSpaceDE w:val="0"/>
        <w:autoSpaceDN w:val="0"/>
        <w:adjustRightInd w:val="0"/>
        <w:snapToGrid w:val="0"/>
        <w:ind w:left="720" w:hanging="720"/>
        <w:jc w:val="both"/>
        <w:rPr>
          <w:rFonts w:eastAsia="SimSun"/>
          <w:lang w:eastAsia="zh-CN"/>
        </w:rPr>
      </w:pPr>
      <w:r w:rsidRPr="00BE0CF5">
        <w:rPr>
          <w:rFonts w:eastAsia="SimSun"/>
          <w:lang w:val="en-GB" w:eastAsia="zh-CN"/>
        </w:rPr>
        <w:t xml:space="preserve">Barthel KG (1990) Relationships of food uptake and body components of </w:t>
      </w:r>
      <w:r w:rsidRPr="00BE0CF5">
        <w:rPr>
          <w:rFonts w:eastAsia="SimSun"/>
          <w:i/>
          <w:iCs/>
          <w:lang w:val="en-GB" w:eastAsia="zh-CN"/>
        </w:rPr>
        <w:t xml:space="preserve">Calanus finmarchicus, C. glacialis </w:t>
      </w:r>
      <w:r w:rsidRPr="00BE0CF5">
        <w:rPr>
          <w:rFonts w:eastAsia="SimSun"/>
          <w:lang w:val="en-GB" w:eastAsia="zh-CN"/>
        </w:rPr>
        <w:t xml:space="preserve">and </w:t>
      </w:r>
      <w:r w:rsidRPr="00BE0CF5">
        <w:rPr>
          <w:rFonts w:eastAsia="SimSun"/>
          <w:i/>
          <w:iCs/>
          <w:lang w:val="en-GB" w:eastAsia="zh-CN"/>
        </w:rPr>
        <w:t xml:space="preserve">C. hyperboreus </w:t>
      </w:r>
      <w:r w:rsidRPr="00BE0CF5">
        <w:rPr>
          <w:rFonts w:eastAsia="SimSun"/>
          <w:lang w:val="en-GB" w:eastAsia="zh-CN"/>
        </w:rPr>
        <w:t>to particulate matter and water characteristics in Fram Strait. Polar Biol 10:343-350</w:t>
      </w:r>
      <w:r w:rsidRPr="00BE0CF5">
        <w:rPr>
          <w:rFonts w:eastAsia="SimSun"/>
          <w:lang w:eastAsia="zh-CN"/>
        </w:rPr>
        <w:t xml:space="preserve">. </w:t>
      </w:r>
    </w:p>
    <w:p w14:paraId="12E7C296"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Basedow SL, Eiane K, Tverberg V, Spindler M (2004) Advection of zooplankton in an Arctic fjord (Kongsfjorden, Svalbard). Estuar Coast Shelf Sci 60:113-124.</w:t>
      </w:r>
    </w:p>
    <w:p w14:paraId="6020C0EB" w14:textId="77777777" w:rsidR="00247B41" w:rsidRPr="00BE0CF5" w:rsidRDefault="00247B41" w:rsidP="00796D87">
      <w:pPr>
        <w:autoSpaceDE w:val="0"/>
        <w:autoSpaceDN w:val="0"/>
        <w:adjustRightInd w:val="0"/>
        <w:snapToGrid w:val="0"/>
        <w:ind w:left="720" w:hanging="720"/>
        <w:jc w:val="both"/>
      </w:pPr>
      <w:r w:rsidRPr="00BE0CF5">
        <w:t xml:space="preserve">Basedow S, Tande K (2006) </w:t>
      </w:r>
      <w:r w:rsidRPr="00BE0CF5">
        <w:rPr>
          <w:rFonts w:ascii="Candida-Bold" w:eastAsia="SimSun" w:hAnsi="Candida-Bold" w:cs="Candida-Bold"/>
          <w:lang w:val="en-GB" w:eastAsia="zh-CN"/>
        </w:rPr>
        <w:t xml:space="preserve">Cannibalism by female </w:t>
      </w:r>
      <w:r w:rsidRPr="00BE0CF5">
        <w:rPr>
          <w:rFonts w:ascii="ObliqueStraightBold" w:eastAsia="SimSun" w:hAnsi="ObliqueStraightBold" w:cs="ObliqueStraightBold"/>
          <w:i/>
          <w:iCs/>
          <w:lang w:val="en-GB" w:eastAsia="zh-CN"/>
        </w:rPr>
        <w:t xml:space="preserve">Calanus finmarchicus </w:t>
      </w:r>
      <w:r w:rsidRPr="00BE0CF5">
        <w:rPr>
          <w:rFonts w:ascii="Candida-Bold" w:eastAsia="SimSun" w:hAnsi="Candida-Bold" w:cs="Candida-Bold"/>
          <w:lang w:val="en-GB" w:eastAsia="zh-CN"/>
        </w:rPr>
        <w:t>on naupliar stages</w:t>
      </w:r>
      <w:r w:rsidRPr="00BE0CF5">
        <w:rPr>
          <w:rFonts w:ascii="Candida-Bold" w:eastAsia="SimSun" w:hAnsi="Candida-Bold" w:cs="Candida-Bold"/>
          <w:lang w:eastAsia="zh-CN"/>
        </w:rPr>
        <w:t>. Mar Ecol Progr Ser 327:237-245.</w:t>
      </w:r>
    </w:p>
    <w:p w14:paraId="6395DBB3" w14:textId="77777777" w:rsidR="00247B41" w:rsidRPr="00BE0CF5" w:rsidRDefault="00247B41" w:rsidP="00796D87">
      <w:pPr>
        <w:autoSpaceDE w:val="0"/>
        <w:autoSpaceDN w:val="0"/>
        <w:adjustRightInd w:val="0"/>
        <w:snapToGrid w:val="0"/>
        <w:ind w:left="720" w:hanging="720"/>
        <w:jc w:val="both"/>
      </w:pPr>
      <w:r w:rsidRPr="00BE0CF5">
        <w:t xml:space="preserve">Bathmann U, Liebezeit G (1986) Chlorophyll in copepod faecal pellets: changes in pellet numbers and pigment content during a declining Baltic spring bloom. </w:t>
      </w:r>
      <w:r w:rsidRPr="00BE0CF5">
        <w:rPr>
          <w:iCs/>
        </w:rPr>
        <w:t>Marine Ecology - Pub Staz Zool Napoli</w:t>
      </w:r>
      <w:r w:rsidRPr="00BE0CF5">
        <w:t xml:space="preserve"> I 7:59-73. </w:t>
      </w:r>
    </w:p>
    <w:p w14:paraId="071A4430"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B</w:t>
      </w:r>
      <w:r w:rsidRPr="00BE0CF5">
        <w:t>å</w:t>
      </w:r>
      <w:r w:rsidRPr="00BE0CF5">
        <w:rPr>
          <w:rFonts w:eastAsia="SimSun"/>
          <w:lang w:val="en-GB" w:eastAsia="zh-CN"/>
        </w:rPr>
        <w:t xml:space="preserve">mstedt U (1984) Diel variations in the nutritional physiology of </w:t>
      </w:r>
      <w:r w:rsidRPr="00BE0CF5">
        <w:rPr>
          <w:rFonts w:eastAsia="SimSun"/>
          <w:i/>
          <w:iCs/>
          <w:lang w:val="en-GB" w:eastAsia="zh-CN"/>
        </w:rPr>
        <w:t xml:space="preserve">Calanus glacialis </w:t>
      </w:r>
      <w:r w:rsidRPr="00BE0CF5">
        <w:rPr>
          <w:rFonts w:eastAsia="SimSun"/>
          <w:lang w:val="en-GB" w:eastAsia="zh-CN"/>
        </w:rPr>
        <w:t>from Lat. 78°N in the summer. Mar Biol 79:257-267.</w:t>
      </w:r>
    </w:p>
    <w:p w14:paraId="15B696F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lastRenderedPageBreak/>
        <w:t>Beaugrand G, Reid PC, Ibanez F, Lindley JA, Edwards M (2002) Reorganization of North Atlantic marine copepod biodiversity and climate. Science 296:1692-1694.</w:t>
      </w:r>
    </w:p>
    <w:p w14:paraId="18CA5E0B" w14:textId="77777777" w:rsidR="00247B41" w:rsidRPr="00BE0CF5" w:rsidRDefault="00247B41" w:rsidP="00796D87">
      <w:pPr>
        <w:ind w:left="720" w:hanging="720"/>
        <w:jc w:val="both"/>
      </w:pPr>
      <w:r w:rsidRPr="00BE0CF5">
        <w:t>Beaugrand G (2003) Long-term changes in copepod abundance and diversity in the north-east Atlantic in relation to fluctuations in the hydroclimatic environment. Fisheries Oceanography 12 (4-5) 270–283</w:t>
      </w:r>
    </w:p>
    <w:p w14:paraId="26869D72" w14:textId="77777777" w:rsidR="00247B41" w:rsidRPr="00BE0CF5" w:rsidRDefault="00247B41" w:rsidP="00796D87">
      <w:pPr>
        <w:ind w:left="720" w:hanging="720"/>
        <w:jc w:val="both"/>
        <w:rPr>
          <w:snapToGrid w:val="0"/>
        </w:rPr>
      </w:pPr>
      <w:r w:rsidRPr="00BE0CF5">
        <w:rPr>
          <w:snapToGrid w:val="0"/>
        </w:rPr>
        <w:t xml:space="preserve">Berger V, Dahle S, Galaktionov K, Kosobokova X, Naumov A, Rat'kova T, Savinov V, Savinova T (2001) </w:t>
      </w:r>
      <w:r w:rsidRPr="00BE0CF5">
        <w:rPr>
          <w:iCs/>
          <w:snapToGrid w:val="0"/>
        </w:rPr>
        <w:t>White Sea. Ecology and Environment</w:t>
      </w:r>
      <w:r w:rsidRPr="00BE0CF5">
        <w:rPr>
          <w:snapToGrid w:val="0"/>
        </w:rPr>
        <w:t xml:space="preserve">. Derzavets Publisher, </w:t>
      </w:r>
      <w:proofErr w:type="gramStart"/>
      <w:r w:rsidRPr="00BE0CF5">
        <w:rPr>
          <w:snapToGrid w:val="0"/>
        </w:rPr>
        <w:t>St.Petersburg</w:t>
      </w:r>
      <w:proofErr w:type="gramEnd"/>
      <w:r w:rsidRPr="00BE0CF5">
        <w:rPr>
          <w:snapToGrid w:val="0"/>
        </w:rPr>
        <w:t>-Tromsø.</w:t>
      </w:r>
    </w:p>
    <w:p w14:paraId="1552E2E7" w14:textId="77777777" w:rsidR="00247B41" w:rsidRPr="00BE0CF5" w:rsidRDefault="00247B41" w:rsidP="00796D87">
      <w:pPr>
        <w:autoSpaceDE w:val="0"/>
        <w:autoSpaceDN w:val="0"/>
        <w:adjustRightInd w:val="0"/>
        <w:ind w:left="720" w:hanging="720"/>
        <w:jc w:val="both"/>
      </w:pPr>
      <w:r w:rsidRPr="00BE0CF5">
        <w:t xml:space="preserve">Berger VJa, Naumov AD, Usov N, Zubaha M, Smolyar I, Tatusko R, Levitus S (2003) 36-year time series (1963-1998) of zooplankton, salinity and temperature in the White Sea. </w:t>
      </w:r>
      <w:r w:rsidRPr="00BE0CF5">
        <w:rPr>
          <w:iCs/>
        </w:rPr>
        <w:t>NOAA Atlas NESDIS</w:t>
      </w:r>
      <w:r w:rsidRPr="00BE0CF5">
        <w:t xml:space="preserve">, </w:t>
      </w:r>
      <w:r w:rsidRPr="00BE0CF5">
        <w:rPr>
          <w:bCs/>
        </w:rPr>
        <w:t>57</w:t>
      </w:r>
      <w:r w:rsidRPr="00BE0CF5">
        <w:t xml:space="preserve">. </w:t>
      </w:r>
    </w:p>
    <w:p w14:paraId="27D76C25" w14:textId="77777777" w:rsidR="00247B41" w:rsidRPr="00BE0CF5" w:rsidRDefault="00247B41" w:rsidP="00796D87">
      <w:pPr>
        <w:autoSpaceDE w:val="0"/>
        <w:autoSpaceDN w:val="0"/>
        <w:adjustRightInd w:val="0"/>
        <w:ind w:left="720" w:hanging="720"/>
        <w:jc w:val="both"/>
      </w:pPr>
      <w:r w:rsidRPr="00BE0CF5">
        <w:t xml:space="preserve">Berger VJa (2007) Production potential of the White Sea. Exploration of Fauna of the Seas. Russian Academy of Sciences, </w:t>
      </w:r>
      <w:proofErr w:type="gramStart"/>
      <w:r w:rsidRPr="00BE0CF5">
        <w:t>St.Petersburg</w:t>
      </w:r>
      <w:proofErr w:type="gramEnd"/>
      <w:r w:rsidRPr="00BE0CF5">
        <w:t>. [In Russian]</w:t>
      </w:r>
    </w:p>
    <w:p w14:paraId="0E5C9213"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Blachowiak-Samolyk K, Kwasniewski S, Hop H, Falk-Petersen S (2008) Magnitude of mesozooplankton variability: a case study from the Marginal Ice Zone of the Barents Sea in spring. J Plank Res 30(3):311-323.</w:t>
      </w:r>
    </w:p>
    <w:p w14:paraId="105C9316"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Calbet A, Saiz E, Alcaraz M (2002) Copepod egg production in the NW Mediterranean: effects of winter environmental conditions. Mar Ecol Prog Ser 237:173–184. </w:t>
      </w:r>
    </w:p>
    <w:p w14:paraId="4A835E9A"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Carmack E, Barber D, Christensen J, Macdonald R, Rudels B, Sakshaug E (2006) Climate variability and physical forcing of the food webs and the carbon budget on panarctic shelves. Progress in Oceanography 71 (1) 145–181</w:t>
      </w:r>
    </w:p>
    <w:p w14:paraId="2CD108D9" w14:textId="77777777" w:rsidR="00247B41" w:rsidRPr="00BE0CF5" w:rsidRDefault="00247B41" w:rsidP="00796D87">
      <w:pPr>
        <w:autoSpaceDE w:val="0"/>
        <w:autoSpaceDN w:val="0"/>
        <w:adjustRightInd w:val="0"/>
        <w:snapToGrid w:val="0"/>
        <w:ind w:left="720" w:hanging="720"/>
        <w:jc w:val="both"/>
      </w:pPr>
      <w:r w:rsidRPr="00BE0CF5">
        <w:t xml:space="preserve">Carmack E, Wassmann P (2006) Food webs and physical-biological coupling on Pan-Arctic shelves: unifying concepts and comprehensive perspectives. </w:t>
      </w:r>
      <w:r w:rsidRPr="00BE0CF5">
        <w:rPr>
          <w:iCs/>
        </w:rPr>
        <w:t>Progress in Oceanography</w:t>
      </w:r>
      <w:r w:rsidRPr="00BE0CF5">
        <w:t xml:space="preserve"> </w:t>
      </w:r>
      <w:r w:rsidRPr="00BE0CF5">
        <w:rPr>
          <w:bCs/>
        </w:rPr>
        <w:t>71</w:t>
      </w:r>
      <w:r w:rsidRPr="00BE0CF5">
        <w:t xml:space="preserve">:446-477. </w:t>
      </w:r>
    </w:p>
    <w:p w14:paraId="6A4D2A92" w14:textId="77777777" w:rsidR="00247B41" w:rsidRPr="00BE0CF5" w:rsidRDefault="00247B41" w:rsidP="00796D87">
      <w:pPr>
        <w:autoSpaceDE w:val="0"/>
        <w:autoSpaceDN w:val="0"/>
        <w:adjustRightInd w:val="0"/>
        <w:snapToGrid w:val="0"/>
        <w:ind w:left="720" w:hanging="720"/>
        <w:jc w:val="both"/>
        <w:rPr>
          <w:rFonts w:ascii="AdvTTe6aaaab8" w:eastAsia="SimSun" w:hAnsi="AdvTTe6aaaab8" w:cs="AdvTTe6aaaab8"/>
          <w:lang w:val="en-GB" w:eastAsia="zh-CN"/>
        </w:rPr>
      </w:pPr>
      <w:r w:rsidRPr="00BE0CF5">
        <w:rPr>
          <w:rFonts w:eastAsia="SimSun"/>
          <w:lang w:val="en-GB" w:eastAsia="zh-CN"/>
        </w:rPr>
        <w:t xml:space="preserve">Castellani C, Irigoien X, Mayor DJ, Harris RP, Wilson D (2008) Feeding of </w:t>
      </w:r>
      <w:r w:rsidRPr="00BE0CF5">
        <w:rPr>
          <w:rFonts w:eastAsia="SimSun"/>
          <w:i/>
          <w:iCs/>
          <w:lang w:val="en-GB" w:eastAsia="zh-CN"/>
        </w:rPr>
        <w:t>Calanus finmarchicus</w:t>
      </w:r>
      <w:r w:rsidRPr="00BE0CF5">
        <w:rPr>
          <w:rFonts w:eastAsia="SimSun"/>
          <w:lang w:val="en-GB" w:eastAsia="zh-CN"/>
        </w:rPr>
        <w:t xml:space="preserve"> and </w:t>
      </w:r>
      <w:r w:rsidRPr="00BE0CF5">
        <w:rPr>
          <w:rFonts w:eastAsia="SimSun"/>
          <w:i/>
          <w:iCs/>
          <w:lang w:val="en-GB" w:eastAsia="zh-CN"/>
        </w:rPr>
        <w:t>Oithona similis</w:t>
      </w:r>
      <w:r w:rsidRPr="00BE0CF5">
        <w:rPr>
          <w:rFonts w:eastAsia="SimSun"/>
          <w:lang w:val="en-GB" w:eastAsia="zh-CN"/>
        </w:rPr>
        <w:t xml:space="preserve"> on the microplankton assemblage in the</w:t>
      </w:r>
      <w:r w:rsidRPr="00BE0CF5">
        <w:rPr>
          <w:rFonts w:ascii="AdvTTe6aaaab8" w:eastAsia="SimSun" w:hAnsi="AdvTTe6aaaab8" w:cs="AdvTTe6aaaab8"/>
          <w:lang w:val="en-GB" w:eastAsia="zh-CN"/>
        </w:rPr>
        <w:t xml:space="preserve"> Irminger Sea, North Atlantic. J Plankt Res 30(10):1095-1116.</w:t>
      </w:r>
    </w:p>
    <w:p w14:paraId="2D6716A8" w14:textId="77777777" w:rsidR="00247B41" w:rsidRPr="00BE0CF5" w:rsidRDefault="00247B41" w:rsidP="00796D87">
      <w:pPr>
        <w:autoSpaceDE w:val="0"/>
        <w:autoSpaceDN w:val="0"/>
        <w:adjustRightInd w:val="0"/>
        <w:snapToGrid w:val="0"/>
        <w:ind w:left="720" w:hanging="720"/>
        <w:jc w:val="both"/>
      </w:pPr>
      <w:r w:rsidRPr="00BE0CF5">
        <w:t>Chesson J (1983) The estimation and analysis of preference and its relationship to foraging models. Ecology 64:1297-1304.</w:t>
      </w:r>
    </w:p>
    <w:p w14:paraId="66DCE8EC" w14:textId="77777777" w:rsidR="00247B41" w:rsidRPr="00BE0CF5" w:rsidRDefault="00247B41" w:rsidP="00796D87">
      <w:pPr>
        <w:autoSpaceDE w:val="0"/>
        <w:autoSpaceDN w:val="0"/>
        <w:adjustRightInd w:val="0"/>
        <w:snapToGrid w:val="0"/>
        <w:ind w:left="720" w:hanging="720"/>
        <w:jc w:val="both"/>
      </w:pPr>
      <w:r w:rsidRPr="00BE0CF5">
        <w:t>Coachman LK, Aagaard K (1974) Physical Oceanography of Arctic and Subarctic Seas, Springer, New York.</w:t>
      </w:r>
    </w:p>
    <w:p w14:paraId="43E080EC"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eastAsia="zh-CN"/>
        </w:rPr>
      </w:pPr>
      <w:r w:rsidRPr="00BE0CF5">
        <w:rPr>
          <w:rFonts w:ascii="AdvTimes" w:eastAsia="SimSun" w:hAnsi="AdvTimes" w:cs="AdvTimes"/>
          <w:lang w:val="en-GB" w:eastAsia="zh-CN"/>
        </w:rPr>
        <w:t xml:space="preserve">Conover RJ (1988) Comparative life histories in the genera </w:t>
      </w:r>
      <w:r w:rsidRPr="00BE0CF5">
        <w:rPr>
          <w:rFonts w:ascii="AdvTimes-i" w:eastAsia="SimSun" w:hAnsi="AdvTimes-i" w:cs="AdvTimes-i"/>
          <w:i/>
          <w:iCs/>
          <w:lang w:val="en-GB" w:eastAsia="zh-CN"/>
        </w:rPr>
        <w:t>Calanus</w:t>
      </w:r>
      <w:r w:rsidRPr="00BE0CF5">
        <w:rPr>
          <w:rFonts w:ascii="AdvTimes-i" w:eastAsia="SimSun" w:hAnsi="AdvTimes-i" w:cs="AdvTimes-i"/>
          <w:lang w:val="en-GB" w:eastAsia="zh-CN"/>
        </w:rPr>
        <w:t xml:space="preserve"> </w:t>
      </w:r>
      <w:r w:rsidRPr="00BE0CF5">
        <w:rPr>
          <w:rFonts w:ascii="AdvTimes" w:eastAsia="SimSun" w:hAnsi="AdvTimes" w:cs="AdvTimes"/>
          <w:lang w:val="en-GB" w:eastAsia="zh-CN"/>
        </w:rPr>
        <w:t xml:space="preserve">and </w:t>
      </w:r>
      <w:r w:rsidRPr="00BE0CF5">
        <w:rPr>
          <w:rFonts w:ascii="AdvTimes-i" w:eastAsia="SimSun" w:hAnsi="AdvTimes-i" w:cs="AdvTimes-i"/>
          <w:i/>
          <w:iCs/>
          <w:lang w:val="en-GB" w:eastAsia="zh-CN"/>
        </w:rPr>
        <w:t>Neocalanus</w:t>
      </w:r>
      <w:r w:rsidRPr="00BE0CF5">
        <w:rPr>
          <w:rFonts w:ascii="AdvTimes-i" w:eastAsia="SimSun" w:hAnsi="AdvTimes-i" w:cs="AdvTimes-i"/>
          <w:lang w:val="en-GB" w:eastAsia="zh-CN"/>
        </w:rPr>
        <w:t xml:space="preserve"> </w:t>
      </w:r>
      <w:r w:rsidRPr="00BE0CF5">
        <w:rPr>
          <w:rFonts w:ascii="AdvTimes" w:eastAsia="SimSun" w:hAnsi="AdvTimes" w:cs="AdvTimes"/>
          <w:lang w:val="en-GB" w:eastAsia="zh-CN"/>
        </w:rPr>
        <w:t>in high latitudes of the northern hemisphere. Hydrobiologia 167/168:127-142.</w:t>
      </w:r>
    </w:p>
    <w:p w14:paraId="16BEB9C0"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Conover RJ, Huntley M (1991) Copepods in ice-covered seas - distribution adaptations to seasonally limited food metabolism growth patterns and life cycle strategies in polar seas. Journal of Marine Systems 2:1-41. </w:t>
      </w:r>
    </w:p>
    <w:p w14:paraId="2DE8B053"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Cottier FR, Tarling GA, Wold A, Falk-Petersen S (2006) Unsynchronized and synchronized vertical migration of zooplankton in a high Arctic fjord. Limnol Oceanogr 51:2586-2599. </w:t>
      </w:r>
    </w:p>
    <w:p w14:paraId="52C1351F" w14:textId="77777777" w:rsidR="00247B41" w:rsidRPr="00BE0CF5" w:rsidRDefault="00247B41" w:rsidP="00796D87">
      <w:pPr>
        <w:autoSpaceDE w:val="0"/>
        <w:autoSpaceDN w:val="0"/>
        <w:adjustRightInd w:val="0"/>
        <w:snapToGrid w:val="0"/>
        <w:ind w:left="720" w:hanging="720"/>
        <w:jc w:val="both"/>
        <w:rPr>
          <w:rFonts w:ascii="TimesNewRomanPSMT" w:eastAsia="SimSun" w:hAnsi="TimesNewRomanPSMT" w:cs="TimesNewRomanPSMT"/>
          <w:lang w:val="en-GB" w:eastAsia="zh-CN"/>
        </w:rPr>
      </w:pPr>
      <w:r w:rsidRPr="00BE0CF5">
        <w:rPr>
          <w:rFonts w:eastAsia="SimSun"/>
          <w:lang w:val="en-GB" w:eastAsia="zh-CN"/>
        </w:rPr>
        <w:t xml:space="preserve">Daase M, Vik JO, </w:t>
      </w:r>
      <w:r w:rsidRPr="00BE0CF5">
        <w:rPr>
          <w:rFonts w:ascii="TimesNewRomanPSMT" w:eastAsia="SimSun" w:hAnsi="TimesNewRomanPSMT" w:cs="TimesNewRomanPSMT"/>
          <w:lang w:val="en-GB" w:eastAsia="zh-CN"/>
        </w:rPr>
        <w:t>Bagøien</w:t>
      </w:r>
      <w:r w:rsidRPr="00BE0CF5">
        <w:rPr>
          <w:rFonts w:eastAsia="SimSun"/>
          <w:lang w:val="en-GB" w:eastAsia="zh-CN"/>
        </w:rPr>
        <w:t xml:space="preserve"> E, </w:t>
      </w:r>
      <w:r w:rsidRPr="00BE0CF5">
        <w:rPr>
          <w:rFonts w:ascii="TimesNewRomanPSMT" w:eastAsia="SimSun" w:hAnsi="TimesNewRomanPSMT" w:cs="TimesNewRomanPSMT"/>
          <w:lang w:val="en-GB" w:eastAsia="zh-CN"/>
        </w:rPr>
        <w:t xml:space="preserve">Stenseth </w:t>
      </w:r>
      <w:proofErr w:type="gramStart"/>
      <w:r w:rsidRPr="00BE0CF5">
        <w:rPr>
          <w:rFonts w:ascii="TimesNewRomanPSMT" w:eastAsia="SimSun" w:hAnsi="TimesNewRomanPSMT" w:cs="TimesNewRomanPSMT"/>
          <w:lang w:val="en-GB" w:eastAsia="zh-CN"/>
        </w:rPr>
        <w:t xml:space="preserve">NC, </w:t>
      </w:r>
      <w:r w:rsidRPr="00BE0CF5">
        <w:rPr>
          <w:rFonts w:eastAsia="SimSun"/>
          <w:lang w:val="en-GB" w:eastAsia="zh-CN"/>
        </w:rPr>
        <w:t xml:space="preserve"> </w:t>
      </w:r>
      <w:r w:rsidRPr="00BE0CF5">
        <w:rPr>
          <w:rFonts w:ascii="TimesNewRomanPSMT" w:eastAsia="SimSun" w:hAnsi="TimesNewRomanPSMT" w:cs="TimesNewRomanPSMT"/>
          <w:lang w:val="en-GB" w:eastAsia="zh-CN"/>
        </w:rPr>
        <w:t>Eiane</w:t>
      </w:r>
      <w:proofErr w:type="gramEnd"/>
      <w:r w:rsidRPr="00BE0CF5">
        <w:rPr>
          <w:rFonts w:eastAsia="SimSun"/>
          <w:lang w:val="en-GB" w:eastAsia="zh-CN"/>
        </w:rPr>
        <w:t xml:space="preserve"> K (2007) The influence of advection on </w:t>
      </w:r>
      <w:r w:rsidRPr="00BE0CF5">
        <w:rPr>
          <w:rFonts w:eastAsia="SimSun"/>
          <w:i/>
          <w:iCs/>
          <w:lang w:val="en-GB" w:eastAsia="zh-CN"/>
        </w:rPr>
        <w:t xml:space="preserve">Calanus </w:t>
      </w:r>
      <w:r w:rsidRPr="00BE0CF5">
        <w:rPr>
          <w:rFonts w:eastAsia="SimSun"/>
          <w:lang w:val="en-GB" w:eastAsia="zh-CN"/>
        </w:rPr>
        <w:t>near Svalbard: statistical relations between salinity, temperature and copepod abundance. J Plankt Res 29</w:t>
      </w:r>
    </w:p>
    <w:p w14:paraId="591FBF5A"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Daly KL (1997) Flux of particulate matter through the copepods in the Northeast Water Polynya. J Mar Sys 10:319-342. </w:t>
      </w:r>
    </w:p>
    <w:p w14:paraId="31FCB869"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Eilertsen HC, Tande K, Taasen JP (1989) Vertical distribution of primary production and grazing by </w:t>
      </w:r>
      <w:r w:rsidRPr="00BE0CF5">
        <w:rPr>
          <w:rFonts w:eastAsia="SimSun"/>
          <w:i/>
          <w:iCs/>
          <w:lang w:val="en-GB" w:eastAsia="zh-CN"/>
        </w:rPr>
        <w:t>Calanus glacialis</w:t>
      </w:r>
      <w:r w:rsidRPr="00BE0CF5">
        <w:rPr>
          <w:rFonts w:eastAsia="SimSun"/>
          <w:lang w:val="en-GB" w:eastAsia="zh-CN"/>
        </w:rPr>
        <w:t xml:space="preserve"> Jashnov and </w:t>
      </w:r>
      <w:r w:rsidRPr="00BE0CF5">
        <w:rPr>
          <w:rFonts w:eastAsia="SimSun"/>
          <w:i/>
          <w:iCs/>
          <w:lang w:val="en-GB" w:eastAsia="zh-CN"/>
        </w:rPr>
        <w:t>C. hyperboreus</w:t>
      </w:r>
      <w:r w:rsidRPr="00BE0CF5">
        <w:rPr>
          <w:rFonts w:eastAsia="SimSun"/>
          <w:lang w:val="en-GB" w:eastAsia="zh-CN"/>
        </w:rPr>
        <w:t xml:space="preserve"> Kroyer in Arctic waters (Barents Sea). Polar Biology 9:253-260. </w:t>
      </w:r>
    </w:p>
    <w:p w14:paraId="473B7062"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Escribano R, McLaren IA (1992) Influence of food and temperature on lengths and weights of two marine copepods. J Exp Mar Biol Ecol 159:77-88.</w:t>
      </w:r>
    </w:p>
    <w:p w14:paraId="4E532A14" w14:textId="77777777" w:rsidR="00247B41" w:rsidRPr="00BE0CF5" w:rsidRDefault="00247B41" w:rsidP="00796D87">
      <w:pPr>
        <w:autoSpaceDE w:val="0"/>
        <w:autoSpaceDN w:val="0"/>
        <w:adjustRightInd w:val="0"/>
        <w:snapToGrid w:val="0"/>
        <w:ind w:left="720" w:hanging="720"/>
        <w:jc w:val="both"/>
      </w:pPr>
      <w:r w:rsidRPr="00BE0CF5">
        <w:rPr>
          <w:snapToGrid w:val="0"/>
          <w:lang w:val="de-DE"/>
        </w:rPr>
        <w:t>Evans CA, O'Reilly JE, Thomas JP (</w:t>
      </w:r>
      <w:r w:rsidRPr="00BE0CF5">
        <w:rPr>
          <w:snapToGrid w:val="0"/>
        </w:rPr>
        <w:t xml:space="preserve">1987) </w:t>
      </w:r>
      <w:r w:rsidRPr="00BE0CF5">
        <w:t xml:space="preserve">A Handbook for the measurement of chlorophyll </w:t>
      </w:r>
      <w:r w:rsidRPr="00BE0CF5">
        <w:rPr>
          <w:i/>
          <w:iCs/>
        </w:rPr>
        <w:t>a</w:t>
      </w:r>
      <w:r w:rsidRPr="00BE0CF5">
        <w:t xml:space="preserve"> and primary production. Biological Investigations of Marine Antarctic Systems and Stocks (BIOMASS).</w:t>
      </w:r>
      <w:r w:rsidRPr="00BE0CF5">
        <w:rPr>
          <w:i/>
          <w:iCs/>
        </w:rPr>
        <w:t xml:space="preserve"> </w:t>
      </w:r>
      <w:r w:rsidRPr="00BE0CF5">
        <w:t xml:space="preserve">Texas A&amp;M University, College Station, Texas, USA. </w:t>
      </w:r>
    </w:p>
    <w:p w14:paraId="6782303B"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Falk-Petersen S, Sargent JR, Tande K (1987) Lipid composition of zooplankton in relation to the Sub-Arctic food web. Polar Biology 8:115-120.</w:t>
      </w:r>
    </w:p>
    <w:p w14:paraId="08814804" w14:textId="77777777" w:rsidR="00247B41" w:rsidRPr="00BE0CF5" w:rsidRDefault="00247B41" w:rsidP="00796D87">
      <w:pPr>
        <w:autoSpaceDE w:val="0"/>
        <w:autoSpaceDN w:val="0"/>
        <w:adjustRightInd w:val="0"/>
        <w:snapToGrid w:val="0"/>
        <w:ind w:left="720" w:hanging="720"/>
        <w:jc w:val="both"/>
      </w:pPr>
      <w:r w:rsidRPr="00BE0CF5">
        <w:lastRenderedPageBreak/>
        <w:t xml:space="preserve">Falk-Petersen S, Timofeev S, Pavlov V, Sargent JR (2007) Climate variability and possible effects on arctic food chains: The role of </w:t>
      </w:r>
      <w:r w:rsidRPr="00BE0CF5">
        <w:rPr>
          <w:i/>
        </w:rPr>
        <w:t>Calanus</w:t>
      </w:r>
      <w:r w:rsidRPr="00BE0CF5">
        <w:t xml:space="preserve">. Pages 147-166 in: Ørbæk, J.B., Tombre, T., Kallenborn, R., Hegseth, E., Falk-Petersen, S. and Hoel, A.H. (Eds.), Arctic Alpine Ecosystems and People in a Changing Environment, Springer Verlag, Berlin. 433 p. </w:t>
      </w:r>
    </w:p>
    <w:p w14:paraId="62B4693D" w14:textId="77777777" w:rsidR="00247B41" w:rsidRPr="00BE0CF5" w:rsidRDefault="00247B41" w:rsidP="00796D87">
      <w:pPr>
        <w:autoSpaceDE w:val="0"/>
        <w:autoSpaceDN w:val="0"/>
        <w:adjustRightInd w:val="0"/>
        <w:snapToGrid w:val="0"/>
        <w:ind w:left="720" w:hanging="720"/>
        <w:jc w:val="both"/>
      </w:pPr>
      <w:r w:rsidRPr="00BE0CF5">
        <w:t xml:space="preserve">Falk-Petersen S, Mayzaud P, Kattner G, Sargent JR (2009) Lipids and life strategy of Arctic </w:t>
      </w:r>
      <w:r w:rsidRPr="00BE0CF5">
        <w:rPr>
          <w:i/>
          <w:iCs/>
        </w:rPr>
        <w:t>Calanus</w:t>
      </w:r>
      <w:r w:rsidRPr="00BE0CF5">
        <w:t>. Marine Biology Research 5(1):18-39.</w:t>
      </w:r>
    </w:p>
    <w:p w14:paraId="3E36344F" w14:textId="77777777" w:rsidR="00247B41" w:rsidRPr="00BE0CF5" w:rsidRDefault="00247B41" w:rsidP="00796D87">
      <w:pPr>
        <w:autoSpaceDE w:val="0"/>
        <w:autoSpaceDN w:val="0"/>
        <w:adjustRightInd w:val="0"/>
        <w:snapToGrid w:val="0"/>
        <w:ind w:left="720" w:hanging="720"/>
        <w:jc w:val="both"/>
        <w:rPr>
          <w:color w:val="000000"/>
        </w:rPr>
      </w:pPr>
      <w:r w:rsidRPr="00BE0CF5">
        <w:t>Folch J, Lees M, Sloane-Stanley</w:t>
      </w:r>
      <w:r w:rsidRPr="00BE0CF5">
        <w:rPr>
          <w:caps/>
          <w:color w:val="000000"/>
        </w:rPr>
        <w:t xml:space="preserve"> SH (</w:t>
      </w:r>
      <w:r w:rsidRPr="00BE0CF5">
        <w:rPr>
          <w:color w:val="000000"/>
        </w:rPr>
        <w:t>1957) A simple method for isolating total lipids from animal tissues. J Biol Chem 226:497–509.</w:t>
      </w:r>
    </w:p>
    <w:p w14:paraId="40818ACC" w14:textId="77777777" w:rsidR="00247B41" w:rsidRPr="00BE0CF5" w:rsidRDefault="00247B41" w:rsidP="00796D87">
      <w:pPr>
        <w:autoSpaceDE w:val="0"/>
        <w:autoSpaceDN w:val="0"/>
        <w:adjustRightInd w:val="0"/>
        <w:snapToGrid w:val="0"/>
        <w:ind w:left="720" w:hanging="720"/>
        <w:jc w:val="both"/>
      </w:pPr>
      <w:r w:rsidRPr="00BE0CF5">
        <w:t xml:space="preserve">Frost BW (1972) Effect of size and concentration of food on the feeding behavior of marine planktonic copepod </w:t>
      </w:r>
      <w:r w:rsidRPr="00BE0CF5">
        <w:rPr>
          <w:i/>
          <w:iCs/>
        </w:rPr>
        <w:t>Calanus pacificus</w:t>
      </w:r>
      <w:r w:rsidRPr="00BE0CF5">
        <w:t xml:space="preserve">. Limnol Oceanogr 17:805-816. </w:t>
      </w:r>
    </w:p>
    <w:p w14:paraId="44B6949E" w14:textId="77777777" w:rsidR="00247B41" w:rsidRPr="00BE0CF5" w:rsidRDefault="00247B41" w:rsidP="00796D87">
      <w:pPr>
        <w:autoSpaceDE w:val="0"/>
        <w:autoSpaceDN w:val="0"/>
        <w:adjustRightInd w:val="0"/>
        <w:snapToGrid w:val="0"/>
        <w:ind w:left="720" w:hanging="720"/>
        <w:jc w:val="both"/>
      </w:pPr>
      <w:r w:rsidRPr="00BE0CF5">
        <w:rPr>
          <w:rStyle w:val="af0"/>
          <w:b w:val="0"/>
        </w:rPr>
        <w:t>Greene</w:t>
      </w:r>
      <w:r w:rsidRPr="00BE0CF5">
        <w:t xml:space="preserve"> CH, </w:t>
      </w:r>
      <w:r w:rsidRPr="00BE0CF5">
        <w:rPr>
          <w:rStyle w:val="af0"/>
          <w:b w:val="0"/>
        </w:rPr>
        <w:t>Pershing</w:t>
      </w:r>
      <w:r w:rsidRPr="00BE0CF5">
        <w:t xml:space="preserve"> AJ (</w:t>
      </w:r>
      <w:r w:rsidRPr="00BE0CF5">
        <w:rPr>
          <w:rStyle w:val="af0"/>
          <w:b w:val="0"/>
        </w:rPr>
        <w:t>2007</w:t>
      </w:r>
      <w:r w:rsidRPr="00BE0CF5">
        <w:t xml:space="preserve">) Climate drives sea change. Science 315:1084-1085. </w:t>
      </w:r>
    </w:p>
    <w:p w14:paraId="2B704971" w14:textId="77777777" w:rsidR="00247B41" w:rsidRPr="00BE0CF5" w:rsidRDefault="00247B41" w:rsidP="00796D87">
      <w:pPr>
        <w:autoSpaceDE w:val="0"/>
        <w:autoSpaceDN w:val="0"/>
        <w:adjustRightInd w:val="0"/>
        <w:snapToGrid w:val="0"/>
        <w:ind w:left="720" w:hanging="720"/>
        <w:jc w:val="both"/>
        <w:rPr>
          <w:lang w:val="en-GB"/>
        </w:rPr>
      </w:pPr>
      <w:r w:rsidRPr="00BE0CF5">
        <w:t>Graeve M, Hagen W, Kattner G</w:t>
      </w:r>
      <w:r w:rsidRPr="00BE0CF5">
        <w:rPr>
          <w:lang w:val="en-GB"/>
        </w:rPr>
        <w:t xml:space="preserve"> (1994a) Herbivorous or omnivorous? On the significance of lipid compositions as trophic markers in Antarctic copepods. Deep Sea Res I 41:915-924. </w:t>
      </w:r>
    </w:p>
    <w:p w14:paraId="0DBE37F0" w14:textId="77777777" w:rsidR="00247B41" w:rsidRPr="00BE0CF5" w:rsidRDefault="00247B41" w:rsidP="00796D87">
      <w:pPr>
        <w:autoSpaceDE w:val="0"/>
        <w:autoSpaceDN w:val="0"/>
        <w:adjustRightInd w:val="0"/>
        <w:snapToGrid w:val="0"/>
        <w:ind w:left="720" w:hanging="720"/>
        <w:jc w:val="both"/>
        <w:rPr>
          <w:lang w:val="en-GB"/>
        </w:rPr>
      </w:pPr>
      <w:r w:rsidRPr="00BE0CF5">
        <w:t>Graeve M, Hagen W, Kattner G</w:t>
      </w:r>
      <w:r w:rsidRPr="00BE0CF5">
        <w:rPr>
          <w:lang w:val="en-GB"/>
        </w:rPr>
        <w:t xml:space="preserve"> (1994b) Diet-induced changes in the fatty acids composition of Arctic herbivorous copepods: experimental evidence of trophic markers. J Exp Mar Biol Ecol 182: 97-110.</w:t>
      </w:r>
    </w:p>
    <w:p w14:paraId="5574BB64" w14:textId="77777777" w:rsidR="00247B41" w:rsidRPr="00BE0CF5" w:rsidRDefault="00247B41" w:rsidP="00796D87">
      <w:pPr>
        <w:autoSpaceDE w:val="0"/>
        <w:autoSpaceDN w:val="0"/>
        <w:adjustRightInd w:val="0"/>
        <w:ind w:left="720" w:hanging="720"/>
        <w:jc w:val="both"/>
        <w:rPr>
          <w:lang w:val="en-GB"/>
        </w:rPr>
      </w:pPr>
      <w:r w:rsidRPr="00BE0CF5">
        <w:t xml:space="preserve">Hagen W (1999) Reproductive </w:t>
      </w:r>
      <w:r w:rsidRPr="00BE0CF5">
        <w:rPr>
          <w:lang w:val="en-GB"/>
        </w:rPr>
        <w:t>s</w:t>
      </w:r>
      <w:r w:rsidRPr="00BE0CF5">
        <w:t xml:space="preserve">trategies and </w:t>
      </w:r>
      <w:r w:rsidRPr="00BE0CF5">
        <w:rPr>
          <w:lang w:val="en-GB"/>
        </w:rPr>
        <w:t>e</w:t>
      </w:r>
      <w:r w:rsidRPr="00BE0CF5">
        <w:t xml:space="preserve">nergetic </w:t>
      </w:r>
      <w:r w:rsidRPr="00BE0CF5">
        <w:rPr>
          <w:lang w:val="en-GB"/>
        </w:rPr>
        <w:t>a</w:t>
      </w:r>
      <w:r w:rsidRPr="00BE0CF5">
        <w:t xml:space="preserve">daptations of </w:t>
      </w:r>
      <w:r w:rsidRPr="00BE0CF5">
        <w:rPr>
          <w:lang w:val="en-GB"/>
        </w:rPr>
        <w:t>p</w:t>
      </w:r>
      <w:r w:rsidRPr="00BE0CF5">
        <w:t xml:space="preserve">olar </w:t>
      </w:r>
      <w:r w:rsidRPr="00BE0CF5">
        <w:rPr>
          <w:lang w:val="en-GB"/>
        </w:rPr>
        <w:t>z</w:t>
      </w:r>
      <w:r w:rsidRPr="00BE0CF5">
        <w:t>ooplankton. Invertebrate Reproduction &amp; Development</w:t>
      </w:r>
      <w:r w:rsidRPr="00BE0CF5">
        <w:rPr>
          <w:lang w:val="en-GB"/>
        </w:rPr>
        <w:t xml:space="preserve"> </w:t>
      </w:r>
      <w:r w:rsidRPr="00BE0CF5">
        <w:t>36</w:t>
      </w:r>
      <w:r w:rsidRPr="00BE0CF5">
        <w:rPr>
          <w:lang w:val="en-GB"/>
        </w:rPr>
        <w:t>:</w:t>
      </w:r>
      <w:r w:rsidRPr="00BE0CF5">
        <w:t>25-34</w:t>
      </w:r>
      <w:r w:rsidRPr="00BE0CF5">
        <w:rPr>
          <w:lang w:val="en-GB"/>
        </w:rPr>
        <w:t xml:space="preserve">. </w:t>
      </w:r>
    </w:p>
    <w:p w14:paraId="7A45D6EC" w14:textId="77777777" w:rsidR="00247B41" w:rsidRPr="00BE0CF5" w:rsidRDefault="00247B41" w:rsidP="00796D87">
      <w:pPr>
        <w:autoSpaceDE w:val="0"/>
        <w:autoSpaceDN w:val="0"/>
        <w:adjustRightInd w:val="0"/>
        <w:ind w:left="720" w:hanging="720"/>
        <w:jc w:val="both"/>
        <w:rPr>
          <w:lang w:val="en-GB"/>
        </w:rPr>
      </w:pPr>
      <w:r w:rsidRPr="00BE0CF5">
        <w:rPr>
          <w:lang w:val="en-GB"/>
        </w:rPr>
        <w:t xml:space="preserve">Hagen W, Auel H (2001) Seasonal adaptations and the role of lipids in oceanic zooplankton. Zoology-Analysis of Complex Systems. 104(3-4):313-326. </w:t>
      </w:r>
    </w:p>
    <w:p w14:paraId="645315A4" w14:textId="77777777" w:rsidR="00247B41" w:rsidRPr="00BE0CF5" w:rsidRDefault="00247B41" w:rsidP="00796D87">
      <w:pPr>
        <w:autoSpaceDE w:val="0"/>
        <w:autoSpaceDN w:val="0"/>
        <w:adjustRightInd w:val="0"/>
        <w:ind w:left="720" w:hanging="720"/>
        <w:jc w:val="both"/>
        <w:rPr>
          <w:iCs/>
        </w:rPr>
      </w:pPr>
      <w:r w:rsidRPr="00BE0CF5">
        <w:rPr>
          <w:rStyle w:val="hit"/>
        </w:rPr>
        <w:t>Hansen AS</w:t>
      </w:r>
      <w:r w:rsidRPr="00BE0CF5">
        <w:t xml:space="preserve">, Nielsen TG, Levinsen H, Madsen SD, Thingstad TF, </w:t>
      </w:r>
      <w:r w:rsidRPr="00BE0CF5">
        <w:rPr>
          <w:rStyle w:val="hit"/>
        </w:rPr>
        <w:t>Hansen</w:t>
      </w:r>
      <w:r w:rsidRPr="00BE0CF5">
        <w:rPr>
          <w:rStyle w:val="bf"/>
        </w:rPr>
        <w:t xml:space="preserve"> BW (2003) Impact of changing ice cover on pelagic productivity and food web structure in Disko Bay, West</w:t>
      </w:r>
      <w:r w:rsidRPr="00BE0CF5">
        <w:rPr>
          <w:rStyle w:val="hit"/>
        </w:rPr>
        <w:t xml:space="preserve"> Greenland</w:t>
      </w:r>
      <w:r w:rsidRPr="00BE0CF5">
        <w:rPr>
          <w:rStyle w:val="bf"/>
        </w:rPr>
        <w:t>: a dynamic model approach</w:t>
      </w:r>
      <w:r w:rsidRPr="00BE0CF5">
        <w:t xml:space="preserve"> // </w:t>
      </w:r>
      <w:r w:rsidRPr="00BE0CF5">
        <w:rPr>
          <w:rStyle w:val="hit"/>
          <w:iCs/>
        </w:rPr>
        <w:t>Deep Sea</w:t>
      </w:r>
      <w:r w:rsidRPr="00BE0CF5">
        <w:rPr>
          <w:iCs/>
        </w:rPr>
        <w:t xml:space="preserve"> Research Part I: Oceanographic Research Papers</w:t>
      </w:r>
      <w:r w:rsidRPr="00BE0CF5">
        <w:t>,</w:t>
      </w:r>
      <w:r w:rsidRPr="00BE0CF5">
        <w:rPr>
          <w:iCs/>
        </w:rPr>
        <w:t xml:space="preserve"> 50 (1) 171-187 </w:t>
      </w:r>
    </w:p>
    <w:p w14:paraId="627222CC" w14:textId="77777777" w:rsidR="00247B41" w:rsidRPr="00BE0CF5" w:rsidRDefault="00247B41" w:rsidP="00796D87">
      <w:pPr>
        <w:autoSpaceDE w:val="0"/>
        <w:autoSpaceDN w:val="0"/>
        <w:adjustRightInd w:val="0"/>
        <w:ind w:left="720" w:hanging="720"/>
        <w:jc w:val="both"/>
        <w:rPr>
          <w:lang w:val="en-GB"/>
        </w:rPr>
      </w:pPr>
      <w:r w:rsidRPr="00BE0CF5">
        <w:t xml:space="preserve">Harris RP, Lenz J, Wiebe PH, Huntley ME, Skjoldal HR (2000) </w:t>
      </w:r>
      <w:r w:rsidRPr="00BE0CF5">
        <w:rPr>
          <w:iCs/>
        </w:rPr>
        <w:t>Zooplankton Methodological Manual</w:t>
      </w:r>
      <w:r w:rsidRPr="00BE0CF5">
        <w:t>. Academic Press,</w:t>
      </w:r>
      <w:r w:rsidRPr="00BE0CF5">
        <w:rPr>
          <w:lang w:val="en-GB"/>
        </w:rPr>
        <w:t xml:space="preserve"> NY. </w:t>
      </w:r>
    </w:p>
    <w:p w14:paraId="4FADCD5E" w14:textId="77777777" w:rsidR="00247B41" w:rsidRPr="00BE0CF5" w:rsidRDefault="00247B41" w:rsidP="00796D87">
      <w:pPr>
        <w:autoSpaceDE w:val="0"/>
        <w:autoSpaceDN w:val="0"/>
        <w:adjustRightInd w:val="0"/>
        <w:ind w:left="720" w:hanging="720"/>
        <w:jc w:val="both"/>
        <w:rPr>
          <w:rFonts w:eastAsia="SimSun"/>
          <w:lang w:val="en-GB" w:eastAsia="zh-CN"/>
        </w:rPr>
      </w:pPr>
      <w:r w:rsidRPr="00BE0CF5">
        <w:rPr>
          <w:rFonts w:eastAsia="SimSun"/>
          <w:lang w:val="en-GB" w:eastAsia="zh-CN"/>
        </w:rPr>
        <w:t xml:space="preserve">Head EJH, Harris LR, Yashayaev I (2003) Distributions of </w:t>
      </w:r>
      <w:r w:rsidRPr="00BE0CF5">
        <w:rPr>
          <w:rFonts w:eastAsia="SimSun"/>
          <w:i/>
          <w:iCs/>
          <w:lang w:val="en-GB" w:eastAsia="zh-CN"/>
        </w:rPr>
        <w:t>Calanus</w:t>
      </w:r>
      <w:r w:rsidRPr="00BE0CF5">
        <w:rPr>
          <w:rFonts w:eastAsia="SimSun"/>
          <w:lang w:val="en-GB" w:eastAsia="zh-CN"/>
        </w:rPr>
        <w:t xml:space="preserve"> spp. and other mesozooplankton in the Labrador Sea in relation to hydrography in spring and summer (1995-2000). Progr Oceanogr 59:1-30.</w:t>
      </w:r>
    </w:p>
    <w:p w14:paraId="59AC6025"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Heath MR, Robertson W, Gurney WSC, Mardaljevic J (1997) Modelling the population dynamics of </w:t>
      </w:r>
      <w:r w:rsidRPr="00BE0CF5">
        <w:rPr>
          <w:rFonts w:eastAsia="SimSun"/>
          <w:i/>
          <w:iCs/>
          <w:lang w:val="en-GB" w:eastAsia="zh-CN"/>
        </w:rPr>
        <w:t>Calanus</w:t>
      </w:r>
      <w:r w:rsidRPr="00BE0CF5">
        <w:rPr>
          <w:rFonts w:eastAsia="SimSun"/>
          <w:lang w:val="en-GB" w:eastAsia="zh-CN"/>
        </w:rPr>
        <w:t xml:space="preserve"> in the Fair Isle Current </w:t>
      </w:r>
      <w:proofErr w:type="gramStart"/>
      <w:r w:rsidRPr="00BE0CF5">
        <w:rPr>
          <w:rFonts w:eastAsia="SimSun"/>
          <w:lang w:val="en-GB" w:eastAsia="zh-CN"/>
        </w:rPr>
        <w:t>off</w:t>
      </w:r>
      <w:proofErr w:type="gramEnd"/>
      <w:r w:rsidRPr="00BE0CF5">
        <w:rPr>
          <w:rFonts w:eastAsia="SimSun"/>
          <w:lang w:val="en-GB" w:eastAsia="zh-CN"/>
        </w:rPr>
        <w:t xml:space="preserve"> Northern Scotland. Journal of Sea Research 38:381-412. </w:t>
      </w:r>
    </w:p>
    <w:p w14:paraId="44F152D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Hirche H-J (1987) Temperature and plankton. II. Effect on respiration and swimming activity in copepods from the Greenland Sea. Mar Biol 94:347-356.</w:t>
      </w:r>
    </w:p>
    <w:p w14:paraId="7903F56B"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Hirche H-J, Bohrer RN (1987) Reproduction of the Arctic copepod </w:t>
      </w:r>
      <w:r w:rsidRPr="00BE0CF5">
        <w:rPr>
          <w:rFonts w:eastAsia="SimSun"/>
          <w:i/>
          <w:iCs/>
          <w:lang w:val="en-GB" w:eastAsia="zh-CN"/>
        </w:rPr>
        <w:t>Calanus glacialis</w:t>
      </w:r>
      <w:r w:rsidRPr="00BE0CF5">
        <w:rPr>
          <w:rFonts w:eastAsia="SimSun"/>
          <w:lang w:val="en-GB" w:eastAsia="zh-CN"/>
        </w:rPr>
        <w:t xml:space="preserve"> in Fram Strait. Mar Biol 94:11-17. </w:t>
      </w:r>
    </w:p>
    <w:p w14:paraId="27EAF89E"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Hirche HJ (1989) Egg production of the Arctic copepod </w:t>
      </w:r>
      <w:r w:rsidRPr="00BE0CF5">
        <w:rPr>
          <w:rFonts w:eastAsia="SimSun"/>
          <w:i/>
          <w:iCs/>
          <w:lang w:val="en-GB" w:eastAsia="zh-CN"/>
        </w:rPr>
        <w:t xml:space="preserve">Calanus glacialis: </w:t>
      </w:r>
      <w:r w:rsidRPr="00BE0CF5">
        <w:rPr>
          <w:rFonts w:eastAsia="SimSun"/>
          <w:lang w:val="en-GB" w:eastAsia="zh-CN"/>
        </w:rPr>
        <w:t>laboratory experiments. Mar Biol 103:311-318.</w:t>
      </w:r>
    </w:p>
    <w:p w14:paraId="7C508ADB"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Hirche H-J, Baumann MEM, Kattner G, Gradinger R (1991) Plankton distribution and the impact of copepod grazing on primary production in Fram Strait, Greenland Sea. J Mar Sys 2: 477-494. </w:t>
      </w:r>
    </w:p>
    <w:p w14:paraId="38EBDC02"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Hirche H-J, Kattner G (1993) Egg production and lipid content of </w:t>
      </w:r>
      <w:r w:rsidRPr="00BE0CF5">
        <w:rPr>
          <w:rFonts w:eastAsia="SimSun"/>
          <w:i/>
          <w:iCs/>
          <w:lang w:val="en-GB" w:eastAsia="zh-CN"/>
        </w:rPr>
        <w:t xml:space="preserve">Calanus glacialis </w:t>
      </w:r>
      <w:r w:rsidRPr="00BE0CF5">
        <w:rPr>
          <w:rFonts w:eastAsia="SimSun"/>
          <w:lang w:val="en-GB" w:eastAsia="zh-CN"/>
        </w:rPr>
        <w:t>in spring:</w:t>
      </w:r>
      <w:r w:rsidRPr="00BE0CF5">
        <w:rPr>
          <w:rFonts w:eastAsia="SimSun"/>
          <w:i/>
          <w:iCs/>
          <w:lang w:val="en-GB" w:eastAsia="zh-CN"/>
        </w:rPr>
        <w:t xml:space="preserve"> </w:t>
      </w:r>
      <w:r w:rsidRPr="00BE0CF5">
        <w:rPr>
          <w:rFonts w:eastAsia="SimSun"/>
          <w:lang w:val="en-GB" w:eastAsia="zh-CN"/>
        </w:rPr>
        <w:t xml:space="preserve">indication of a food-dependent and food-independent reproductive mode. Mar Biol 117:615-622. </w:t>
      </w:r>
    </w:p>
    <w:p w14:paraId="4B641AA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Hirche HJ, Hagen W, Mumm N, Ritcher C (1994) The Northeast Water Polynya, Greenland Sea. III. Meso- and macrozooplankton distribution and production of dominant herbivorous copepods during spring. Polar Biol 14:491-503.</w:t>
      </w:r>
    </w:p>
    <w:p w14:paraId="5A5F8861"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Hirche H-J, Kwasniewski S (1997) Distribution, reproduction and development of </w:t>
      </w:r>
      <w:r w:rsidRPr="00BE0CF5">
        <w:rPr>
          <w:rFonts w:eastAsia="SimSun"/>
          <w:i/>
          <w:iCs/>
          <w:lang w:val="en-GB" w:eastAsia="zh-CN"/>
        </w:rPr>
        <w:t>Calanus</w:t>
      </w:r>
      <w:r w:rsidRPr="00BE0CF5">
        <w:rPr>
          <w:rFonts w:eastAsia="SimSun"/>
          <w:lang w:val="en-GB" w:eastAsia="zh-CN"/>
        </w:rPr>
        <w:t xml:space="preserve"> species in the Northeast Water in relation to environmental conditions. J Mar Sys 10:299-317.</w:t>
      </w:r>
    </w:p>
    <w:p w14:paraId="1DFFD9EA"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Huntley M.E. (1988) Feeding biology of </w:t>
      </w:r>
      <w:r w:rsidRPr="00BE0CF5">
        <w:rPr>
          <w:rFonts w:eastAsia="SimSun"/>
          <w:i/>
          <w:iCs/>
          <w:lang w:val="en-GB" w:eastAsia="zh-CN"/>
        </w:rPr>
        <w:t>Calanus</w:t>
      </w:r>
      <w:r w:rsidRPr="00BE0CF5">
        <w:rPr>
          <w:rFonts w:eastAsia="SimSun"/>
          <w:lang w:val="en-GB" w:eastAsia="zh-CN"/>
        </w:rPr>
        <w:t xml:space="preserve">: a new perspective. Hydrobiologia 167/168:83-99. </w:t>
      </w:r>
    </w:p>
    <w:p w14:paraId="7B57B654"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ascii="AdvTimes" w:eastAsia="SimSun" w:hAnsi="AdvTimes" w:cs="AdvTimes"/>
          <w:lang w:val="en-GB" w:eastAsia="zh-CN"/>
        </w:rPr>
        <w:t xml:space="preserve">Huntley M, Strong KW, Dengler AT (1983) Dynamics and community structure of zooplankton in the Davis Strait and Northern Labrador Sea. Arctic 36:143-161. </w:t>
      </w:r>
    </w:p>
    <w:p w14:paraId="6EFAA9ED" w14:textId="77777777" w:rsidR="00247B41" w:rsidRPr="00BE0CF5" w:rsidRDefault="00247B41" w:rsidP="00796D87">
      <w:pPr>
        <w:autoSpaceDE w:val="0"/>
        <w:autoSpaceDN w:val="0"/>
        <w:adjustRightInd w:val="0"/>
        <w:ind w:left="720" w:hanging="720"/>
        <w:jc w:val="both"/>
        <w:rPr>
          <w:lang w:val="en-GB"/>
        </w:rPr>
      </w:pPr>
      <w:r w:rsidRPr="00BE0CF5">
        <w:rPr>
          <w:lang w:val="en-GB"/>
        </w:rPr>
        <w:t xml:space="preserve">IPCC Report (2007) Intergovernmental Panel on Climate Change. Climate Change 2007: The Physical Science Basis (Summary for Policymakers). http://www.ipcc.ch </w:t>
      </w:r>
    </w:p>
    <w:p w14:paraId="2155DB37" w14:textId="77777777" w:rsidR="00247B41" w:rsidRPr="00BE0CF5" w:rsidRDefault="00247B41" w:rsidP="00796D87">
      <w:pPr>
        <w:autoSpaceDE w:val="0"/>
        <w:autoSpaceDN w:val="0"/>
        <w:adjustRightInd w:val="0"/>
        <w:ind w:left="720" w:hanging="720"/>
        <w:jc w:val="both"/>
        <w:rPr>
          <w:rFonts w:eastAsia="SimSun"/>
          <w:lang w:val="en-GB" w:eastAsia="zh-CN"/>
        </w:rPr>
      </w:pPr>
      <w:r w:rsidRPr="00BE0CF5">
        <w:rPr>
          <w:rFonts w:eastAsia="SimSun"/>
          <w:lang w:val="en-GB" w:eastAsia="zh-CN"/>
        </w:rPr>
        <w:lastRenderedPageBreak/>
        <w:t>Juul-Pedersen T, Nielsen TG, Michel C, Møller EF, Tiselius P, Thor P, Olesen M, Selander E, Gooding S (2006) Sedimentation following the spring bloom in Disko Bay, West Greenland, with special emphasis on the role of copepods. Mar Ecol Progr Ser 314: 239–255.</w:t>
      </w:r>
    </w:p>
    <w:p w14:paraId="75C79908" w14:textId="77777777" w:rsidR="00247B41" w:rsidRPr="00BE0CF5" w:rsidRDefault="00247B41" w:rsidP="00796D87">
      <w:pPr>
        <w:autoSpaceDE w:val="0"/>
        <w:autoSpaceDN w:val="0"/>
        <w:adjustRightInd w:val="0"/>
        <w:snapToGrid w:val="0"/>
        <w:ind w:left="720" w:hanging="720"/>
        <w:jc w:val="both"/>
      </w:pPr>
      <w:r w:rsidRPr="00BE0CF5">
        <w:t xml:space="preserve">Kaartvedt, S. (2008) </w:t>
      </w:r>
      <w:r w:rsidRPr="00BE0CF5">
        <w:rPr>
          <w:bCs/>
        </w:rPr>
        <w:t>Photoperiod may constrain the effect of global warming in arctic marine systems</w:t>
      </w:r>
      <w:r w:rsidRPr="00BE0CF5">
        <w:rPr>
          <w:b/>
          <w:bCs/>
        </w:rPr>
        <w:t>.</w:t>
      </w:r>
      <w:r w:rsidRPr="00BE0CF5">
        <w:t xml:space="preserve"> </w:t>
      </w:r>
      <w:r w:rsidRPr="00BE0CF5">
        <w:rPr>
          <w:iCs/>
        </w:rPr>
        <w:t>J Plank Res</w:t>
      </w:r>
      <w:r w:rsidRPr="00BE0CF5">
        <w:rPr>
          <w:i/>
          <w:iCs/>
        </w:rPr>
        <w:t xml:space="preserve"> </w:t>
      </w:r>
      <w:r w:rsidRPr="00BE0CF5">
        <w:rPr>
          <w:bCs/>
        </w:rPr>
        <w:t>30</w:t>
      </w:r>
      <w:r w:rsidRPr="00BE0CF5">
        <w:t>:1203-1206.</w:t>
      </w:r>
    </w:p>
    <w:p w14:paraId="0546AFC3" w14:textId="77777777" w:rsidR="00247B41" w:rsidRPr="00BE0CF5" w:rsidRDefault="00247B41" w:rsidP="00796D87">
      <w:pPr>
        <w:autoSpaceDE w:val="0"/>
        <w:autoSpaceDN w:val="0"/>
        <w:adjustRightInd w:val="0"/>
        <w:snapToGrid w:val="0"/>
        <w:ind w:left="720" w:hanging="720"/>
        <w:jc w:val="both"/>
        <w:rPr>
          <w:lang w:val="en-GB"/>
        </w:rPr>
      </w:pPr>
      <w:r w:rsidRPr="00BE0CF5">
        <w:t>Kattner G, Fricke HSG</w:t>
      </w:r>
      <w:r w:rsidRPr="00BE0CF5">
        <w:rPr>
          <w:caps/>
          <w:lang w:val="en-GB"/>
        </w:rPr>
        <w:t xml:space="preserve"> (</w:t>
      </w:r>
      <w:r w:rsidRPr="00BE0CF5">
        <w:rPr>
          <w:lang w:val="en-GB"/>
        </w:rPr>
        <w:t xml:space="preserve">1986) Simple gas-liquid chromatographic method for the simultaneous determination of fatty acids and alcohols in wax esters of marine organisms. </w:t>
      </w:r>
      <w:r w:rsidRPr="00BE0CF5">
        <w:rPr>
          <w:bCs/>
          <w:iCs/>
          <w:lang w:val="en-GB"/>
        </w:rPr>
        <w:t>Journal of Chromatography</w:t>
      </w:r>
      <w:r w:rsidRPr="00BE0CF5">
        <w:rPr>
          <w:lang w:val="en-GB"/>
        </w:rPr>
        <w:t xml:space="preserve"> </w:t>
      </w:r>
      <w:r w:rsidRPr="00BE0CF5">
        <w:rPr>
          <w:bCs/>
          <w:iCs/>
          <w:lang w:val="en-GB"/>
        </w:rPr>
        <w:t>361</w:t>
      </w:r>
      <w:r w:rsidRPr="00BE0CF5">
        <w:rPr>
          <w:lang w:val="en-GB"/>
        </w:rPr>
        <w:t>:263-268.</w:t>
      </w:r>
    </w:p>
    <w:p w14:paraId="03D17607" w14:textId="77777777" w:rsidR="00247B41" w:rsidRPr="00BE0CF5" w:rsidRDefault="00247B41" w:rsidP="00796D87">
      <w:pPr>
        <w:autoSpaceDE w:val="0"/>
        <w:autoSpaceDN w:val="0"/>
        <w:adjustRightInd w:val="0"/>
        <w:snapToGrid w:val="0"/>
        <w:ind w:left="720" w:hanging="720"/>
        <w:jc w:val="both"/>
        <w:rPr>
          <w:lang w:val="en-GB"/>
        </w:rPr>
      </w:pPr>
      <w:r w:rsidRPr="00BE0CF5">
        <w:t>Kattner G, Graeve M, Hagen</w:t>
      </w:r>
      <w:r w:rsidRPr="00BE0CF5">
        <w:rPr>
          <w:caps/>
          <w:lang w:val="en-GB"/>
        </w:rPr>
        <w:t xml:space="preserve"> W (</w:t>
      </w:r>
      <w:r w:rsidRPr="00BE0CF5">
        <w:rPr>
          <w:lang w:val="en-GB"/>
        </w:rPr>
        <w:t xml:space="preserve">1994) Ontogenetic and seasonal changes in fatty acid/alcohol compositions of the dominant Antarctic copepod </w:t>
      </w:r>
      <w:r w:rsidRPr="00BE0CF5">
        <w:rPr>
          <w:i/>
          <w:iCs/>
          <w:lang w:val="en-GB"/>
        </w:rPr>
        <w:t>Calanus propinquus, Calanoides acutus</w:t>
      </w:r>
      <w:r w:rsidRPr="00BE0CF5">
        <w:rPr>
          <w:lang w:val="en-GB"/>
        </w:rPr>
        <w:t xml:space="preserve"> and </w:t>
      </w:r>
      <w:r w:rsidRPr="00BE0CF5">
        <w:rPr>
          <w:i/>
          <w:iCs/>
          <w:lang w:val="en-GB"/>
        </w:rPr>
        <w:t>Rhincalanus gigas</w:t>
      </w:r>
      <w:r w:rsidRPr="00BE0CF5">
        <w:rPr>
          <w:lang w:val="en-GB"/>
        </w:rPr>
        <w:t xml:space="preserve">. Marine Biology 118: 637-644. </w:t>
      </w:r>
    </w:p>
    <w:p w14:paraId="15A9A823"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Kattner G, Hagen W (1995) Polar herbivorous copepods - different pathways in lipid biosynthesis. ICES J Marine Sci 52:329-335.</w:t>
      </w:r>
    </w:p>
    <w:p w14:paraId="28A4060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lang w:val="en-GB"/>
        </w:rPr>
        <w:t xml:space="preserve">Koski M (2007) </w:t>
      </w:r>
      <w:r w:rsidRPr="00BE0CF5">
        <w:rPr>
          <w:rFonts w:eastAsia="SimSun"/>
          <w:lang w:val="en-GB" w:eastAsia="zh-CN"/>
        </w:rPr>
        <w:t xml:space="preserve">High reproduction of </w:t>
      </w:r>
      <w:r w:rsidRPr="00BE0CF5">
        <w:rPr>
          <w:rFonts w:eastAsia="SimSun"/>
          <w:i/>
          <w:iCs/>
          <w:lang w:val="en-GB" w:eastAsia="zh-CN"/>
        </w:rPr>
        <w:t xml:space="preserve">Calanus finmarchicus </w:t>
      </w:r>
      <w:r w:rsidRPr="00BE0CF5">
        <w:rPr>
          <w:rFonts w:eastAsia="SimSun"/>
          <w:lang w:val="en-GB" w:eastAsia="zh-CN"/>
        </w:rPr>
        <w:t>during a diatom-dominated spring bloom</w:t>
      </w:r>
      <w:r w:rsidRPr="00BE0CF5">
        <w:rPr>
          <w:rFonts w:eastAsia="SimSun"/>
          <w:b/>
          <w:bCs/>
          <w:lang w:eastAsia="zh-CN"/>
        </w:rPr>
        <w:t xml:space="preserve">. </w:t>
      </w:r>
      <w:r w:rsidRPr="00BE0CF5">
        <w:rPr>
          <w:rFonts w:eastAsia="SimSun"/>
          <w:lang w:val="en-GB" w:eastAsia="zh-CN"/>
        </w:rPr>
        <w:t>Mar Biol 151:1785-1798. DOI 10.1007/s00227-007-0615-2</w:t>
      </w:r>
    </w:p>
    <w:p w14:paraId="3788270A"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val="en-GB" w:eastAsia="zh-CN"/>
        </w:rPr>
        <w:t xml:space="preserve">Kosobokova KN (1990) Age-related and seasonal changes in the biochemical makeup of the copepod </w:t>
      </w:r>
      <w:r w:rsidRPr="00BE0CF5">
        <w:rPr>
          <w:rFonts w:eastAsia="SimSun"/>
          <w:i/>
          <w:iCs/>
          <w:lang w:val="en-GB" w:eastAsia="zh-CN"/>
        </w:rPr>
        <w:t>Calanus</w:t>
      </w:r>
      <w:r w:rsidRPr="00BE0CF5">
        <w:rPr>
          <w:rFonts w:ascii="AdvTimes-i" w:eastAsia="SimSun" w:hAnsi="AdvTimes-i" w:cs="AdvTimes-i"/>
          <w:i/>
          <w:iCs/>
          <w:lang w:val="en-GB" w:eastAsia="zh-CN"/>
        </w:rPr>
        <w:t xml:space="preserve"> glacialis</w:t>
      </w:r>
      <w:r w:rsidRPr="00BE0CF5">
        <w:rPr>
          <w:rFonts w:ascii="AdvTimes-i" w:eastAsia="SimSun" w:hAnsi="AdvTimes-i" w:cs="AdvTimes-i"/>
          <w:lang w:val="en-GB" w:eastAsia="zh-CN"/>
        </w:rPr>
        <w:t xml:space="preserve"> </w:t>
      </w:r>
      <w:r w:rsidRPr="00BE0CF5">
        <w:rPr>
          <w:rFonts w:ascii="AdvTimes" w:eastAsia="SimSun" w:hAnsi="AdvTimes" w:cs="AdvTimes"/>
          <w:lang w:val="en-GB" w:eastAsia="zh-CN"/>
        </w:rPr>
        <w:t xml:space="preserve">Jaschnov as related to the characteristics of its life cycle in the White Sea. Oceanology 30:103-109. [In Russian with English abstract] </w:t>
      </w:r>
    </w:p>
    <w:p w14:paraId="7D4E8511"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ascii="AdvTimes" w:eastAsia="SimSun" w:hAnsi="AdvTimes" w:cs="AdvTimes"/>
          <w:lang w:val="en-GB" w:eastAsia="zh-CN"/>
        </w:rPr>
        <w:t xml:space="preserve">Kosobokova KN (1993) Reproduction and egg production of the White Sea copepod </w:t>
      </w:r>
      <w:r w:rsidRPr="00BE0CF5">
        <w:rPr>
          <w:rFonts w:ascii="AdvTimes-i" w:eastAsia="SimSun" w:hAnsi="AdvTimes-i" w:cs="AdvTimes-i"/>
          <w:lang w:val="en-GB" w:eastAsia="zh-CN"/>
        </w:rPr>
        <w:t xml:space="preserve">Calanus glacialis </w:t>
      </w:r>
      <w:r w:rsidRPr="00BE0CF5">
        <w:rPr>
          <w:rFonts w:ascii="AdvTimes" w:eastAsia="SimSun" w:hAnsi="AdvTimes" w:cs="AdvTimes"/>
          <w:lang w:val="en-GB" w:eastAsia="zh-CN"/>
        </w:rPr>
        <w:t xml:space="preserve">under experimental conditions. Oceanology 33:337-340. [In Russian with English abstract] </w:t>
      </w:r>
    </w:p>
    <w:p w14:paraId="4853E698"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val="en-GB" w:eastAsia="zh-CN"/>
        </w:rPr>
        <w:t xml:space="preserve">Kosobokova KN (1998) New data on the life cycle of </w:t>
      </w:r>
      <w:r w:rsidRPr="00BE0CF5">
        <w:rPr>
          <w:rFonts w:eastAsia="SimSun"/>
          <w:i/>
          <w:iCs/>
          <w:lang w:val="en-GB" w:eastAsia="zh-CN"/>
        </w:rPr>
        <w:t>Calanus glacialis</w:t>
      </w:r>
      <w:r w:rsidRPr="00BE0CF5">
        <w:rPr>
          <w:rFonts w:eastAsia="SimSun"/>
          <w:lang w:val="en-GB" w:eastAsia="zh-CN"/>
        </w:rPr>
        <w:t xml:space="preserve"> in the White Sea (based on seasonal observations of its genital system development). Oceanology 38(3):347-355. </w:t>
      </w:r>
      <w:r w:rsidRPr="00BE0CF5">
        <w:rPr>
          <w:rFonts w:ascii="AdvTimes" w:eastAsia="SimSun" w:hAnsi="AdvTimes" w:cs="AdvTimes"/>
          <w:lang w:val="en-GB" w:eastAsia="zh-CN"/>
        </w:rPr>
        <w:t xml:space="preserve">[In Russian with English abstract] </w:t>
      </w:r>
    </w:p>
    <w:p w14:paraId="55C23427"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Kosobokova KN (1999) The reproductive cycle and life history of the arctic copepod </w:t>
      </w:r>
      <w:r w:rsidRPr="00BE0CF5">
        <w:rPr>
          <w:rFonts w:eastAsia="SimSun"/>
          <w:i/>
          <w:iCs/>
          <w:lang w:val="en-GB" w:eastAsia="zh-CN"/>
        </w:rPr>
        <w:t>Calanus glacialis</w:t>
      </w:r>
      <w:r w:rsidRPr="00BE0CF5">
        <w:rPr>
          <w:rFonts w:eastAsia="SimSun"/>
          <w:lang w:val="en-GB" w:eastAsia="zh-CN"/>
        </w:rPr>
        <w:t xml:space="preserve"> in the White Sea. Polar Biology 22:254-263. </w:t>
      </w:r>
    </w:p>
    <w:p w14:paraId="16579B54"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Kosobokova KN, Hirche HJ (2001) Reproduction of </w:t>
      </w:r>
      <w:r w:rsidRPr="00BE0CF5">
        <w:rPr>
          <w:rFonts w:eastAsia="SimSun"/>
          <w:i/>
          <w:iCs/>
          <w:lang w:val="en-GB" w:eastAsia="zh-CN"/>
        </w:rPr>
        <w:t>Calanus glacialis</w:t>
      </w:r>
      <w:r w:rsidRPr="00BE0CF5">
        <w:rPr>
          <w:rFonts w:eastAsia="SimSun"/>
          <w:lang w:val="en-GB" w:eastAsia="zh-CN"/>
        </w:rPr>
        <w:t xml:space="preserve"> in the Laptev Sea, Arctic Ocean. Polar Biology 24:33-43.</w:t>
      </w:r>
    </w:p>
    <w:p w14:paraId="39EEB33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Levinsen H, Turner JT, Nielsen TG, Hansen BW (2000) On the trophic coupling between protists and copepods in arctic marine ecosystems. Mar Ecol Progr Ser 204:65-77.</w:t>
      </w:r>
    </w:p>
    <w:p w14:paraId="155E2CAF"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Madsen SD, Nielsen TG, Hansen BW (2001) Annual population development and production by </w:t>
      </w:r>
      <w:r w:rsidRPr="00BE0CF5">
        <w:rPr>
          <w:rFonts w:eastAsia="SimSun"/>
          <w:i/>
          <w:iCs/>
          <w:lang w:val="en-GB" w:eastAsia="zh-CN"/>
        </w:rPr>
        <w:t>Calanus finmarchicus</w:t>
      </w:r>
      <w:r w:rsidRPr="00BE0CF5">
        <w:rPr>
          <w:rFonts w:eastAsia="SimSun"/>
          <w:lang w:val="en-GB" w:eastAsia="zh-CN"/>
        </w:rPr>
        <w:t xml:space="preserve">, </w:t>
      </w:r>
      <w:r w:rsidRPr="00BE0CF5">
        <w:rPr>
          <w:rFonts w:eastAsia="SimSun"/>
          <w:i/>
          <w:iCs/>
          <w:lang w:val="en-GB" w:eastAsia="zh-CN"/>
        </w:rPr>
        <w:t>C. glacialis</w:t>
      </w:r>
      <w:r w:rsidRPr="00BE0CF5">
        <w:rPr>
          <w:rFonts w:eastAsia="SimSun"/>
          <w:lang w:val="en-GB" w:eastAsia="zh-CN"/>
        </w:rPr>
        <w:t xml:space="preserve"> and </w:t>
      </w:r>
      <w:r w:rsidRPr="00BE0CF5">
        <w:rPr>
          <w:rFonts w:eastAsia="SimSun"/>
          <w:i/>
          <w:iCs/>
          <w:lang w:val="en-GB" w:eastAsia="zh-CN"/>
        </w:rPr>
        <w:t>C. hyperboreus</w:t>
      </w:r>
      <w:r w:rsidRPr="00BE0CF5">
        <w:rPr>
          <w:rFonts w:eastAsia="SimSun"/>
          <w:lang w:val="en-GB" w:eastAsia="zh-CN"/>
        </w:rPr>
        <w:t xml:space="preserve"> in Disco Bay, Western Greenland. Mar Biol 139:75-93. </w:t>
      </w:r>
    </w:p>
    <w:p w14:paraId="58E4F809" w14:textId="77777777" w:rsidR="00247B41" w:rsidRPr="00BE0CF5" w:rsidRDefault="00247B41" w:rsidP="00796D87">
      <w:pPr>
        <w:autoSpaceDE w:val="0"/>
        <w:autoSpaceDN w:val="0"/>
        <w:adjustRightInd w:val="0"/>
        <w:snapToGrid w:val="0"/>
        <w:ind w:left="720" w:hanging="720"/>
        <w:jc w:val="both"/>
        <w:rPr>
          <w:rFonts w:eastAsia="SimSun"/>
          <w:b/>
          <w:bCs/>
          <w:color w:val="231F20"/>
          <w:lang w:val="en-GB" w:eastAsia="zh-CN"/>
        </w:rPr>
      </w:pPr>
      <w:r w:rsidRPr="00BE0CF5">
        <w:rPr>
          <w:rFonts w:eastAsia="SimSun"/>
          <w:lang w:val="en-GB" w:eastAsia="zh-CN"/>
        </w:rPr>
        <w:t xml:space="preserve">Madsen SD, Nielsen TG, Tervo OM, </w:t>
      </w:r>
      <w:r w:rsidRPr="00BE0CF5">
        <w:rPr>
          <w:rFonts w:eastAsia="SimSun"/>
          <w:color w:val="231F20"/>
          <w:lang w:val="en-GB" w:eastAsia="zh-CN"/>
        </w:rPr>
        <w:t xml:space="preserve">Söderkvist J (2008) Importance of feeding for egg production in </w:t>
      </w:r>
      <w:r w:rsidRPr="00BE0CF5">
        <w:rPr>
          <w:rFonts w:eastAsia="SimSun"/>
          <w:i/>
          <w:iCs/>
          <w:color w:val="231F20"/>
          <w:lang w:val="en-GB" w:eastAsia="zh-CN"/>
        </w:rPr>
        <w:t xml:space="preserve">Calanus finmarchicus </w:t>
      </w:r>
      <w:r w:rsidRPr="00BE0CF5">
        <w:rPr>
          <w:rFonts w:eastAsia="SimSun"/>
          <w:color w:val="231F20"/>
          <w:lang w:val="en-GB" w:eastAsia="zh-CN"/>
        </w:rPr>
        <w:t xml:space="preserve">and </w:t>
      </w:r>
      <w:r w:rsidRPr="00BE0CF5">
        <w:rPr>
          <w:rFonts w:eastAsia="SimSun"/>
          <w:i/>
          <w:iCs/>
          <w:color w:val="231F20"/>
          <w:lang w:val="en-GB" w:eastAsia="zh-CN"/>
        </w:rPr>
        <w:t xml:space="preserve">C. glacialis </w:t>
      </w:r>
      <w:r w:rsidRPr="00BE0CF5">
        <w:rPr>
          <w:rFonts w:eastAsia="SimSun"/>
          <w:color w:val="231F20"/>
          <w:lang w:val="en-GB" w:eastAsia="zh-CN"/>
        </w:rPr>
        <w:t xml:space="preserve">during the Arctic spring. </w:t>
      </w:r>
      <w:r w:rsidRPr="00BE0CF5">
        <w:rPr>
          <w:rFonts w:eastAsia="SimSun"/>
          <w:lang w:val="en-GB" w:eastAsia="zh-CN"/>
        </w:rPr>
        <w:t>Mar Ecol Progr Ser 252:177-190. doi: 10.3354/meps07129</w:t>
      </w:r>
    </w:p>
    <w:p w14:paraId="630C4F87" w14:textId="77777777" w:rsidR="00247B41" w:rsidRPr="00BE0CF5" w:rsidRDefault="00247B41" w:rsidP="00796D87">
      <w:pPr>
        <w:autoSpaceDE w:val="0"/>
        <w:autoSpaceDN w:val="0"/>
        <w:adjustRightInd w:val="0"/>
        <w:snapToGrid w:val="0"/>
        <w:ind w:left="720" w:hanging="720"/>
        <w:jc w:val="both"/>
      </w:pPr>
      <w:r w:rsidRPr="00BE0CF5">
        <w:t>Manly BFJ, Miller P, Cook LM (1972) Analysis of a selective predation experiment. American Naturalist 106:719-736.</w:t>
      </w:r>
    </w:p>
    <w:p w14:paraId="6A53DB36" w14:textId="77777777" w:rsidR="00247B41" w:rsidRPr="00BE0CF5" w:rsidRDefault="00247B41" w:rsidP="00796D87">
      <w:pPr>
        <w:autoSpaceDE w:val="0"/>
        <w:autoSpaceDN w:val="0"/>
        <w:adjustRightInd w:val="0"/>
        <w:snapToGrid w:val="0"/>
        <w:ind w:left="720" w:hanging="720"/>
        <w:jc w:val="both"/>
      </w:pPr>
      <w:r w:rsidRPr="00BE0CF5">
        <w:t xml:space="preserve">Mayor DJ, </w:t>
      </w:r>
      <w:r w:rsidRPr="00BE0CF5">
        <w:rPr>
          <w:rStyle w:val="ae"/>
          <w:b w:val="0"/>
          <w:bCs w:val="0"/>
        </w:rPr>
        <w:t>Anderson TR, Pond DW, Irigoien X (2009)</w:t>
      </w:r>
      <w:r w:rsidRPr="00BE0CF5">
        <w:rPr>
          <w:rStyle w:val="ae"/>
        </w:rPr>
        <w:t xml:space="preserve"> </w:t>
      </w:r>
      <w:r w:rsidRPr="00BE0CF5">
        <w:t xml:space="preserve">Egg production and associated losses of carbon, nitrogen and fatty acids from maternal biomass in </w:t>
      </w:r>
      <w:r w:rsidRPr="00BE0CF5">
        <w:rPr>
          <w:i/>
          <w:iCs/>
        </w:rPr>
        <w:t>Calanus finmarchicus</w:t>
      </w:r>
      <w:r w:rsidRPr="00BE0CF5">
        <w:t xml:space="preserve"> before the spring bloom. J Mar Sys 78(4):505-510. </w:t>
      </w:r>
    </w:p>
    <w:p w14:paraId="2E0D9969"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Nejstgaard J, Gismervik I, Solberg PT (1997) Feeding and reproduction by </w:t>
      </w:r>
      <w:r w:rsidRPr="00BE0CF5">
        <w:rPr>
          <w:rFonts w:eastAsia="SimSun"/>
          <w:i/>
          <w:iCs/>
          <w:lang w:val="en-GB" w:eastAsia="zh-CN"/>
        </w:rPr>
        <w:t xml:space="preserve">Calanus finmarchicus, </w:t>
      </w:r>
      <w:r w:rsidRPr="00BE0CF5">
        <w:rPr>
          <w:rFonts w:eastAsia="SimSun"/>
          <w:lang w:val="en-GB" w:eastAsia="zh-CN"/>
        </w:rPr>
        <w:t xml:space="preserve">and microzooplankton grazing during mesocosm blooms of diatoms and the coccolithophore </w:t>
      </w:r>
      <w:r w:rsidRPr="00BE0CF5">
        <w:rPr>
          <w:rFonts w:eastAsia="SimSun"/>
          <w:i/>
          <w:iCs/>
          <w:lang w:val="en-GB" w:eastAsia="zh-CN"/>
        </w:rPr>
        <w:t xml:space="preserve">Emiliania huxleyi. </w:t>
      </w:r>
      <w:r w:rsidRPr="00BE0CF5">
        <w:rPr>
          <w:rFonts w:eastAsia="SimSun"/>
          <w:lang w:val="en-GB" w:eastAsia="zh-CN"/>
        </w:rPr>
        <w:t>Mar Ecol Progr Ser 147:197-217.</w:t>
      </w:r>
    </w:p>
    <w:p w14:paraId="5AC30F1C"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Niehoff B (1998) The gonad morphology and maturation in Arctic </w:t>
      </w:r>
      <w:r w:rsidRPr="00BE0CF5">
        <w:rPr>
          <w:rFonts w:eastAsia="SimSun"/>
          <w:i/>
          <w:iCs/>
          <w:lang w:val="en-GB" w:eastAsia="zh-CN"/>
        </w:rPr>
        <w:t xml:space="preserve">Calanus </w:t>
      </w:r>
      <w:r w:rsidRPr="00BE0CF5">
        <w:rPr>
          <w:rFonts w:eastAsia="SimSun"/>
          <w:lang w:val="en-GB" w:eastAsia="zh-CN"/>
        </w:rPr>
        <w:t xml:space="preserve">species. </w:t>
      </w:r>
      <w:r w:rsidRPr="00BE0CF5">
        <w:t xml:space="preserve">J Mar Sys </w:t>
      </w:r>
      <w:r w:rsidRPr="00BE0CF5">
        <w:rPr>
          <w:rFonts w:eastAsia="SimSun"/>
          <w:lang w:val="en-GB" w:eastAsia="zh-CN"/>
        </w:rPr>
        <w:t>15:53-59.</w:t>
      </w:r>
    </w:p>
    <w:p w14:paraId="08278755"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Niehoff B, Madsen SD, Hansen BW, Nielsen TG (2002) Reproductive cycles of three dominant Calanus species in Disko Bay, West Greenland. Marine Biology 140:567-576.</w:t>
      </w:r>
    </w:p>
    <w:p w14:paraId="6F7F7967"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Niehoff B, Hirche H-J (2005) Reproduction of </w:t>
      </w:r>
      <w:r w:rsidRPr="00BE0CF5">
        <w:rPr>
          <w:rFonts w:eastAsia="SimSun"/>
          <w:i/>
          <w:iCs/>
          <w:lang w:val="en-GB" w:eastAsia="zh-CN"/>
        </w:rPr>
        <w:t xml:space="preserve">Calanus glacialis </w:t>
      </w:r>
      <w:r w:rsidRPr="00BE0CF5">
        <w:rPr>
          <w:rFonts w:eastAsia="SimSun"/>
          <w:lang w:val="en-GB" w:eastAsia="zh-CN"/>
        </w:rPr>
        <w:t>in the Lurefjord (western Norway): indication for temperature-induced female dormancy. Mar Ecol Progr Ser 285:107-115.</w:t>
      </w:r>
    </w:p>
    <w:p w14:paraId="08616719" w14:textId="77777777" w:rsidR="00247B41" w:rsidRPr="00BE0CF5" w:rsidRDefault="00247B41" w:rsidP="00796D87">
      <w:pPr>
        <w:autoSpaceDE w:val="0"/>
        <w:autoSpaceDN w:val="0"/>
        <w:adjustRightInd w:val="0"/>
        <w:snapToGrid w:val="0"/>
        <w:ind w:left="720" w:hanging="720"/>
        <w:jc w:val="both"/>
        <w:rPr>
          <w:rFonts w:eastAsia="SimSun"/>
          <w:lang w:eastAsia="zh-CN"/>
        </w:rPr>
      </w:pPr>
      <w:r w:rsidRPr="00BE0CF5">
        <w:rPr>
          <w:rFonts w:eastAsia="SimSun"/>
          <w:lang w:val="en-GB" w:eastAsia="zh-CN"/>
        </w:rPr>
        <w:lastRenderedPageBreak/>
        <w:t>Niehoff B (2007) Life history strategies in zooplankton communities: The significance of female gonad morphology and maturation types for the reproductive biology of marine calanoid copepods. Progr Ocean 74:1-47</w:t>
      </w:r>
      <w:r w:rsidRPr="00BE0CF5">
        <w:rPr>
          <w:rFonts w:eastAsia="SimSun"/>
          <w:lang w:eastAsia="zh-CN"/>
        </w:rPr>
        <w:t xml:space="preserve">. </w:t>
      </w:r>
    </w:p>
    <w:p w14:paraId="1BBCD52B" w14:textId="77777777" w:rsidR="00247B41" w:rsidRPr="00BE0CF5" w:rsidRDefault="00247B41" w:rsidP="00796D87">
      <w:pPr>
        <w:autoSpaceDE w:val="0"/>
        <w:autoSpaceDN w:val="0"/>
        <w:adjustRightInd w:val="0"/>
        <w:snapToGrid w:val="0"/>
        <w:ind w:left="720" w:hanging="720"/>
        <w:jc w:val="both"/>
      </w:pPr>
      <w:r w:rsidRPr="00BE0CF5">
        <w:t xml:space="preserve">Olli K, Wassmann P, Reigstad M, Ratkova TN, Arashkevich E, Pasternak A, Matrai PA, Knulst J, Tranvik L, Klais R, Jacobsen A (2007) The fate of production in the Central Arctic Ocean - Top-Down regulation by zooplankton expatriates? </w:t>
      </w:r>
      <w:r w:rsidRPr="00BE0CF5">
        <w:rPr>
          <w:iCs/>
        </w:rPr>
        <w:t>Progr Oceanogr</w:t>
      </w:r>
      <w:r w:rsidRPr="00BE0CF5">
        <w:rPr>
          <w:i/>
          <w:iCs/>
        </w:rPr>
        <w:t xml:space="preserve"> </w:t>
      </w:r>
      <w:r w:rsidRPr="00BE0CF5">
        <w:rPr>
          <w:bCs/>
        </w:rPr>
        <w:t>72</w:t>
      </w:r>
      <w:r w:rsidRPr="00BE0CF5">
        <w:t xml:space="preserve">:84-113. </w:t>
      </w:r>
    </w:p>
    <w:p w14:paraId="364A971B"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Pasternak A, Arashkevich E, Tande K, Falkenhaug T (2001) Seasonal changes in feeding, gonad development and lipid stores in </w:t>
      </w:r>
      <w:r w:rsidRPr="00BE0CF5">
        <w:rPr>
          <w:rFonts w:eastAsia="SimSun"/>
          <w:i/>
          <w:iCs/>
          <w:lang w:val="en-GB" w:eastAsia="zh-CN"/>
        </w:rPr>
        <w:t>Calanus finmarchicus</w:t>
      </w:r>
      <w:r w:rsidRPr="00BE0CF5">
        <w:rPr>
          <w:rFonts w:eastAsia="SimSun"/>
          <w:lang w:val="en-GB" w:eastAsia="zh-CN"/>
        </w:rPr>
        <w:t xml:space="preserve"> and </w:t>
      </w:r>
      <w:r w:rsidRPr="00BE0CF5">
        <w:rPr>
          <w:rFonts w:eastAsia="SimSun"/>
          <w:i/>
          <w:iCs/>
          <w:lang w:val="en-GB" w:eastAsia="zh-CN"/>
        </w:rPr>
        <w:t>C. hyperboreus</w:t>
      </w:r>
      <w:r w:rsidRPr="00BE0CF5">
        <w:rPr>
          <w:rFonts w:eastAsia="SimSun"/>
          <w:lang w:val="en-GB" w:eastAsia="zh-CN"/>
        </w:rPr>
        <w:t xml:space="preserve"> from Malangen, northern Norway. Mar Biol 138:1141-1152.</w:t>
      </w:r>
    </w:p>
    <w:p w14:paraId="6693C165" w14:textId="77777777" w:rsidR="00247B41" w:rsidRPr="00BE0CF5" w:rsidRDefault="00247B41" w:rsidP="00796D87">
      <w:pPr>
        <w:autoSpaceDE w:val="0"/>
        <w:autoSpaceDN w:val="0"/>
        <w:adjustRightInd w:val="0"/>
        <w:snapToGrid w:val="0"/>
        <w:ind w:left="720" w:hanging="720"/>
        <w:jc w:val="both"/>
      </w:pPr>
      <w:r w:rsidRPr="00BE0CF5">
        <w:t xml:space="preserve">Pertsova NM, Pantyulin AN (2005) Interrelationships </w:t>
      </w:r>
      <w:r w:rsidRPr="00BE0CF5">
        <w:rPr>
          <w:lang w:val="en-GB"/>
        </w:rPr>
        <w:t>b</w:t>
      </w:r>
      <w:r w:rsidRPr="00BE0CF5">
        <w:t xml:space="preserve">etween </w:t>
      </w:r>
      <w:r w:rsidRPr="00BE0CF5">
        <w:rPr>
          <w:lang w:val="en-GB"/>
        </w:rPr>
        <w:t>c</w:t>
      </w:r>
      <w:r w:rsidRPr="00BE0CF5">
        <w:t xml:space="preserve">opepods (Copepoda, Calanoida) of the White and Barents </w:t>
      </w:r>
      <w:r w:rsidRPr="00BE0CF5">
        <w:rPr>
          <w:lang w:val="en-GB"/>
        </w:rPr>
        <w:t>s</w:t>
      </w:r>
      <w:r w:rsidRPr="00BE0CF5">
        <w:t xml:space="preserve">eas and </w:t>
      </w:r>
      <w:r w:rsidRPr="00BE0CF5">
        <w:rPr>
          <w:lang w:val="en-GB"/>
        </w:rPr>
        <w:t>m</w:t>
      </w:r>
      <w:r w:rsidRPr="00BE0CF5">
        <w:t xml:space="preserve">echanisms of the </w:t>
      </w:r>
      <w:r w:rsidRPr="00BE0CF5">
        <w:rPr>
          <w:lang w:val="en-GB"/>
        </w:rPr>
        <w:t>i</w:t>
      </w:r>
      <w:r w:rsidRPr="00BE0CF5">
        <w:t xml:space="preserve">ndependence of the White Sea </w:t>
      </w:r>
      <w:r w:rsidRPr="00BE0CF5">
        <w:rPr>
          <w:lang w:val="en-GB"/>
        </w:rPr>
        <w:t>p</w:t>
      </w:r>
      <w:r w:rsidRPr="00BE0CF5">
        <w:t>opulation. Zoologichesky Zhurnal 84:948-956.</w:t>
      </w:r>
    </w:p>
    <w:p w14:paraId="4D6F30AF" w14:textId="77777777" w:rsidR="00247B41" w:rsidRPr="00BE0CF5" w:rsidRDefault="00247B41" w:rsidP="00796D87">
      <w:pPr>
        <w:autoSpaceDE w:val="0"/>
        <w:autoSpaceDN w:val="0"/>
        <w:adjustRightInd w:val="0"/>
        <w:snapToGrid w:val="0"/>
        <w:ind w:left="720" w:hanging="720"/>
        <w:jc w:val="both"/>
        <w:rPr>
          <w:rFonts w:eastAsia="SimSun"/>
          <w:lang w:eastAsia="zh-CN"/>
        </w:rPr>
      </w:pPr>
      <w:r w:rsidRPr="00BE0CF5">
        <w:rPr>
          <w:rFonts w:eastAsia="SimSun"/>
          <w:lang w:eastAsia="zh-CN"/>
        </w:rPr>
        <w:t xml:space="preserve">Perueva EG (1977a) Some experimental information on the feeding of IV copepodite stage of </w:t>
      </w:r>
      <w:r w:rsidRPr="00BE0CF5">
        <w:rPr>
          <w:rFonts w:eastAsia="SimSun"/>
          <w:i/>
          <w:iCs/>
          <w:lang w:eastAsia="zh-CN"/>
        </w:rPr>
        <w:t>Calanus glacialis</w:t>
      </w:r>
      <w:r w:rsidRPr="00BE0CF5">
        <w:rPr>
          <w:rFonts w:eastAsia="SimSun"/>
          <w:lang w:eastAsia="zh-CN"/>
        </w:rPr>
        <w:t xml:space="preserve"> Jashnov. Qualitative composition of food</w:t>
      </w:r>
      <w:r w:rsidRPr="00BE0CF5">
        <w:rPr>
          <w:rFonts w:eastAsia="SimSun"/>
          <w:lang w:val="en-GB" w:eastAsia="zh-CN"/>
        </w:rPr>
        <w:t xml:space="preserve">. </w:t>
      </w:r>
      <w:r w:rsidRPr="00BE0CF5">
        <w:rPr>
          <w:rFonts w:eastAsia="SimSun"/>
          <w:lang w:eastAsia="zh-CN"/>
        </w:rPr>
        <w:t>Oceanology</w:t>
      </w:r>
      <w:r w:rsidRPr="00BE0CF5">
        <w:rPr>
          <w:rFonts w:eastAsia="SimSun"/>
          <w:lang w:val="en-GB" w:eastAsia="zh-CN"/>
        </w:rPr>
        <w:t xml:space="preserve"> 17:890-895</w:t>
      </w:r>
      <w:r w:rsidRPr="00BE0CF5">
        <w:rPr>
          <w:rFonts w:eastAsia="SimSun"/>
          <w:lang w:eastAsia="zh-CN"/>
        </w:rPr>
        <w:t xml:space="preserve">. </w:t>
      </w:r>
      <w:r w:rsidRPr="00BE0CF5">
        <w:rPr>
          <w:rFonts w:ascii="AdvTimes" w:eastAsia="SimSun" w:hAnsi="AdvTimes" w:cs="AdvTimes"/>
          <w:lang w:val="en-GB" w:eastAsia="zh-CN"/>
        </w:rPr>
        <w:t>[In Russian with English abstract]</w:t>
      </w:r>
    </w:p>
    <w:p w14:paraId="3DAB801E" w14:textId="77777777" w:rsidR="00247B41" w:rsidRPr="00BE0CF5" w:rsidRDefault="00247B41" w:rsidP="00796D87">
      <w:pPr>
        <w:autoSpaceDE w:val="0"/>
        <w:autoSpaceDN w:val="0"/>
        <w:adjustRightInd w:val="0"/>
        <w:snapToGrid w:val="0"/>
        <w:ind w:left="720" w:hanging="720"/>
        <w:jc w:val="both"/>
        <w:rPr>
          <w:rFonts w:eastAsia="SimSun"/>
          <w:lang w:eastAsia="zh-CN"/>
        </w:rPr>
      </w:pPr>
      <w:r w:rsidRPr="00BE0CF5">
        <w:rPr>
          <w:rFonts w:eastAsia="SimSun"/>
          <w:lang w:eastAsia="zh-CN"/>
        </w:rPr>
        <w:t xml:space="preserve">Perueva EG (1977b) The diurnal feeding rhythm of IV copepodite stage of </w:t>
      </w:r>
      <w:r w:rsidRPr="00BE0CF5">
        <w:rPr>
          <w:rFonts w:eastAsia="SimSun"/>
          <w:i/>
          <w:iCs/>
          <w:lang w:eastAsia="zh-CN"/>
        </w:rPr>
        <w:t xml:space="preserve">Calanus glacialis </w:t>
      </w:r>
      <w:r w:rsidRPr="00BE0CF5">
        <w:rPr>
          <w:rFonts w:eastAsia="SimSun"/>
          <w:lang w:eastAsia="zh-CN"/>
        </w:rPr>
        <w:t xml:space="preserve">Jashnov. Oceanology 17:1085-1089. </w:t>
      </w:r>
      <w:r w:rsidRPr="00BE0CF5">
        <w:rPr>
          <w:rFonts w:ascii="AdvTimes" w:eastAsia="SimSun" w:hAnsi="AdvTimes" w:cs="AdvTimes"/>
          <w:lang w:val="en-GB" w:eastAsia="zh-CN"/>
        </w:rPr>
        <w:t>[In Russian with English abstract]</w:t>
      </w:r>
    </w:p>
    <w:p w14:paraId="775ED0DE"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eastAsia="zh-CN"/>
        </w:rPr>
        <w:t xml:space="preserve">Perueva EG (1984) On feeding of IV copepodite stage of </w:t>
      </w:r>
      <w:r w:rsidRPr="00BE0CF5">
        <w:rPr>
          <w:rFonts w:eastAsia="SimSun"/>
          <w:i/>
          <w:iCs/>
          <w:lang w:eastAsia="zh-CN"/>
        </w:rPr>
        <w:t>Calanus glacialis</w:t>
      </w:r>
      <w:r w:rsidRPr="00BE0CF5">
        <w:rPr>
          <w:rFonts w:eastAsia="SimSun"/>
          <w:lang w:eastAsia="zh-CN"/>
        </w:rPr>
        <w:t xml:space="preserve"> from the Kandalaksha Bay of the White Sea. Quantitative characteristics of feeding</w:t>
      </w:r>
      <w:r w:rsidRPr="00BE0CF5">
        <w:rPr>
          <w:rFonts w:eastAsia="SimSun"/>
          <w:lang w:val="en-GB" w:eastAsia="zh-CN"/>
        </w:rPr>
        <w:t xml:space="preserve">. </w:t>
      </w:r>
      <w:r w:rsidRPr="00BE0CF5">
        <w:rPr>
          <w:rFonts w:eastAsia="SimSun"/>
          <w:lang w:eastAsia="zh-CN"/>
        </w:rPr>
        <w:t>Oceanology</w:t>
      </w:r>
      <w:r w:rsidRPr="00BE0CF5">
        <w:rPr>
          <w:rFonts w:eastAsia="SimSun"/>
          <w:lang w:val="en-GB" w:eastAsia="zh-CN"/>
        </w:rPr>
        <w:t xml:space="preserve"> 24:323-328</w:t>
      </w:r>
      <w:r w:rsidRPr="00BE0CF5">
        <w:rPr>
          <w:rFonts w:eastAsia="SimSun"/>
          <w:lang w:eastAsia="zh-CN"/>
        </w:rPr>
        <w:t xml:space="preserve">. </w:t>
      </w:r>
      <w:r w:rsidRPr="00BE0CF5">
        <w:rPr>
          <w:rFonts w:ascii="AdvTimes" w:eastAsia="SimSun" w:hAnsi="AdvTimes" w:cs="AdvTimes"/>
          <w:lang w:val="en-GB" w:eastAsia="zh-CN"/>
        </w:rPr>
        <w:t>[In Russian with English abstract]</w:t>
      </w:r>
    </w:p>
    <w:p w14:paraId="0B7FC9EA"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Plourde S, Campbell RG, Ashjian CJ, Stockwell DA (2005) Seasonal and regional patterns in egg production of </w:t>
      </w:r>
      <w:r w:rsidRPr="00BE0CF5">
        <w:rPr>
          <w:rFonts w:eastAsia="SimSun"/>
          <w:i/>
          <w:iCs/>
          <w:lang w:val="en-GB" w:eastAsia="zh-CN"/>
        </w:rPr>
        <w:t>Calanus glacialis/marshallae</w:t>
      </w:r>
      <w:r w:rsidRPr="00BE0CF5">
        <w:rPr>
          <w:rFonts w:eastAsia="SimSun"/>
          <w:lang w:val="en-GB" w:eastAsia="zh-CN"/>
        </w:rPr>
        <w:t xml:space="preserve"> in the Chukchi and Beaufort seas during spring and summer, 2002. Deep-Sea Res II 52:3411-3426.</w:t>
      </w:r>
    </w:p>
    <w:p w14:paraId="4071D3D3"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Prygunkova RV (1968) On the cycle of development of </w:t>
      </w:r>
      <w:r w:rsidRPr="00BE0CF5">
        <w:rPr>
          <w:i/>
          <w:iCs/>
          <w:lang w:val="en-GB"/>
        </w:rPr>
        <w:t>Calanus</w:t>
      </w:r>
      <w:r w:rsidRPr="00BE0CF5">
        <w:rPr>
          <w:lang w:val="en-GB"/>
        </w:rPr>
        <w:t xml:space="preserve"> (</w:t>
      </w:r>
      <w:r w:rsidRPr="00BE0CF5">
        <w:rPr>
          <w:i/>
          <w:lang w:val="en-GB"/>
        </w:rPr>
        <w:t>Calanus glacialis</w:t>
      </w:r>
      <w:r w:rsidRPr="00BE0CF5">
        <w:rPr>
          <w:lang w:val="en-GB"/>
        </w:rPr>
        <w:t xml:space="preserve"> Jaschnov) in the White Sea. Doklady Akademii nauk USSR 182:1447-1450. [in Russian]</w:t>
      </w:r>
    </w:p>
    <w:p w14:paraId="69D819DF" w14:textId="77777777" w:rsidR="00247B41" w:rsidRPr="00BE0CF5" w:rsidRDefault="00247B41" w:rsidP="00796D87">
      <w:pPr>
        <w:autoSpaceDE w:val="0"/>
        <w:autoSpaceDN w:val="0"/>
        <w:adjustRightInd w:val="0"/>
        <w:snapToGrid w:val="0"/>
        <w:ind w:left="720" w:hanging="720"/>
        <w:jc w:val="both"/>
      </w:pPr>
      <w:r w:rsidRPr="00BE0CF5">
        <w:t>Prygunkova</w:t>
      </w:r>
      <w:r w:rsidRPr="00BE0CF5">
        <w:rPr>
          <w:lang w:val="en-GB"/>
        </w:rPr>
        <w:t xml:space="preserve"> </w:t>
      </w:r>
      <w:r w:rsidRPr="00BE0CF5">
        <w:t>RV</w:t>
      </w:r>
      <w:r w:rsidRPr="00BE0CF5">
        <w:rPr>
          <w:lang w:val="en-GB"/>
        </w:rPr>
        <w:t xml:space="preserve"> (1974) </w:t>
      </w:r>
      <w:r w:rsidRPr="00BE0CF5">
        <w:t>Some</w:t>
      </w:r>
      <w:r w:rsidRPr="00BE0CF5">
        <w:rPr>
          <w:lang w:val="en-GB"/>
        </w:rPr>
        <w:t xml:space="preserve"> </w:t>
      </w:r>
      <w:r w:rsidRPr="00BE0CF5">
        <w:t>features</w:t>
      </w:r>
      <w:r w:rsidRPr="00BE0CF5">
        <w:rPr>
          <w:lang w:val="en-GB"/>
        </w:rPr>
        <w:t xml:space="preserve"> </w:t>
      </w:r>
      <w:r w:rsidRPr="00BE0CF5">
        <w:t>of</w:t>
      </w:r>
      <w:r w:rsidRPr="00BE0CF5">
        <w:rPr>
          <w:lang w:val="en-GB"/>
        </w:rPr>
        <w:t xml:space="preserve"> </w:t>
      </w:r>
      <w:r w:rsidRPr="00BE0CF5">
        <w:t>zooplankton</w:t>
      </w:r>
      <w:r w:rsidRPr="00BE0CF5">
        <w:rPr>
          <w:lang w:val="en-GB"/>
        </w:rPr>
        <w:t xml:space="preserve"> </w:t>
      </w:r>
      <w:r w:rsidRPr="00BE0CF5">
        <w:t>seasonal</w:t>
      </w:r>
      <w:r w:rsidRPr="00BE0CF5">
        <w:rPr>
          <w:lang w:val="en-GB"/>
        </w:rPr>
        <w:t xml:space="preserve"> </w:t>
      </w:r>
      <w:r w:rsidRPr="00BE0CF5">
        <w:t>changes</w:t>
      </w:r>
      <w:r w:rsidRPr="00BE0CF5">
        <w:rPr>
          <w:lang w:val="en-GB"/>
        </w:rPr>
        <w:t xml:space="preserve"> </w:t>
      </w:r>
      <w:r w:rsidRPr="00BE0CF5">
        <w:t>in</w:t>
      </w:r>
      <w:r w:rsidRPr="00BE0CF5">
        <w:rPr>
          <w:lang w:val="en-GB"/>
        </w:rPr>
        <w:t xml:space="preserve"> </w:t>
      </w:r>
      <w:r w:rsidRPr="00BE0CF5">
        <w:t>Chupa</w:t>
      </w:r>
      <w:r w:rsidRPr="00BE0CF5">
        <w:rPr>
          <w:lang w:val="en-GB"/>
        </w:rPr>
        <w:t xml:space="preserve"> </w:t>
      </w:r>
      <w:r w:rsidRPr="00BE0CF5">
        <w:t>Inlet</w:t>
      </w:r>
      <w:r w:rsidRPr="00BE0CF5">
        <w:rPr>
          <w:lang w:val="en-GB"/>
        </w:rPr>
        <w:t xml:space="preserve">, </w:t>
      </w:r>
      <w:r w:rsidRPr="00BE0CF5">
        <w:t>the</w:t>
      </w:r>
      <w:r w:rsidRPr="00BE0CF5">
        <w:rPr>
          <w:lang w:val="en-GB"/>
        </w:rPr>
        <w:t xml:space="preserve"> </w:t>
      </w:r>
      <w:r w:rsidRPr="00BE0CF5">
        <w:t>White</w:t>
      </w:r>
      <w:r w:rsidRPr="00BE0CF5">
        <w:rPr>
          <w:lang w:val="en-GB"/>
        </w:rPr>
        <w:t xml:space="preserve"> </w:t>
      </w:r>
      <w:r w:rsidRPr="00BE0CF5">
        <w:t>Sea</w:t>
      </w:r>
      <w:r w:rsidRPr="00BE0CF5">
        <w:rPr>
          <w:lang w:val="en-GB"/>
        </w:rPr>
        <w:t xml:space="preserve"> (</w:t>
      </w:r>
      <w:r w:rsidRPr="00BE0CF5">
        <w:t>Nekotorye</w:t>
      </w:r>
      <w:r w:rsidRPr="00BE0CF5">
        <w:rPr>
          <w:lang w:val="en-GB"/>
        </w:rPr>
        <w:t xml:space="preserve"> </w:t>
      </w:r>
      <w:r w:rsidRPr="00BE0CF5">
        <w:t>osobennosti</w:t>
      </w:r>
      <w:r w:rsidRPr="00BE0CF5">
        <w:rPr>
          <w:lang w:val="en-GB"/>
        </w:rPr>
        <w:t xml:space="preserve"> </w:t>
      </w:r>
      <w:r w:rsidRPr="00BE0CF5">
        <w:t>sezonnogo</w:t>
      </w:r>
      <w:r w:rsidRPr="00BE0CF5">
        <w:rPr>
          <w:lang w:val="en-GB"/>
        </w:rPr>
        <w:t xml:space="preserve"> </w:t>
      </w:r>
      <w:r w:rsidRPr="00BE0CF5">
        <w:t>razvitiya</w:t>
      </w:r>
      <w:r w:rsidRPr="00BE0CF5">
        <w:rPr>
          <w:lang w:val="en-GB"/>
        </w:rPr>
        <w:t xml:space="preserve"> </w:t>
      </w:r>
      <w:r w:rsidRPr="00BE0CF5">
        <w:t>zooplanktona</w:t>
      </w:r>
      <w:r w:rsidRPr="00BE0CF5">
        <w:rPr>
          <w:lang w:val="en-GB"/>
        </w:rPr>
        <w:t xml:space="preserve"> </w:t>
      </w:r>
      <w:r w:rsidRPr="00BE0CF5">
        <w:t>guby</w:t>
      </w:r>
      <w:r w:rsidRPr="00BE0CF5">
        <w:rPr>
          <w:lang w:val="en-GB"/>
        </w:rPr>
        <w:t xml:space="preserve"> </w:t>
      </w:r>
      <w:r w:rsidRPr="00BE0CF5">
        <w:t>Chupa</w:t>
      </w:r>
      <w:r w:rsidRPr="00BE0CF5">
        <w:rPr>
          <w:lang w:val="en-GB"/>
        </w:rPr>
        <w:t xml:space="preserve"> </w:t>
      </w:r>
      <w:r w:rsidRPr="00BE0CF5">
        <w:t>Belogo</w:t>
      </w:r>
      <w:r w:rsidRPr="00BE0CF5">
        <w:rPr>
          <w:lang w:val="en-GB"/>
        </w:rPr>
        <w:t xml:space="preserve"> </w:t>
      </w:r>
      <w:r w:rsidRPr="00BE0CF5">
        <w:t>morya</w:t>
      </w:r>
      <w:r w:rsidRPr="00BE0CF5">
        <w:rPr>
          <w:lang w:val="en-GB"/>
        </w:rPr>
        <w:t xml:space="preserve">). </w:t>
      </w:r>
      <w:r w:rsidRPr="00BE0CF5">
        <w:rPr>
          <w:iCs/>
        </w:rPr>
        <w:t>Seasonal changes in the White and Barents Seas</w:t>
      </w:r>
      <w:r w:rsidRPr="00BE0CF5">
        <w:t xml:space="preserve"> (Sezonnye yavleniya v zhizni Belogo i Barentseva morey). Leningrad, pp 4-55. [In Russian] </w:t>
      </w:r>
    </w:p>
    <w:p w14:paraId="22656026"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Prygunkova RV (1985) About interannual impact of Copepoda dynamics to herring fishery in Kandalaksha Bay. Problems of investigations and sustainable use of the White Sea, Arkhangelsk, p 165-167. [in Russian]</w:t>
      </w:r>
    </w:p>
    <w:p w14:paraId="26264701"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Richardson K, Jonasdottir S, Hay SJ, Christoffersen A (1999) </w:t>
      </w:r>
      <w:r w:rsidRPr="00BE0CF5">
        <w:rPr>
          <w:rFonts w:eastAsia="SimSun"/>
          <w:i/>
          <w:iCs/>
          <w:lang w:val="en-GB" w:eastAsia="zh-CN"/>
        </w:rPr>
        <w:t>Calanus finmarchicus</w:t>
      </w:r>
      <w:r w:rsidRPr="00BE0CF5">
        <w:rPr>
          <w:rFonts w:eastAsia="SimSun"/>
          <w:lang w:val="en-GB" w:eastAsia="zh-CN"/>
        </w:rPr>
        <w:t xml:space="preserve"> egg production and food availability in the Faroe-Shetland Channel and northern North Sea: October-March. Fish Oceanogr 8(S1):153-162.</w:t>
      </w:r>
    </w:p>
    <w:p w14:paraId="257EC9DB" w14:textId="77777777" w:rsidR="00247B41" w:rsidRPr="00BE0CF5" w:rsidRDefault="00247B41" w:rsidP="00796D87">
      <w:pPr>
        <w:autoSpaceDE w:val="0"/>
        <w:autoSpaceDN w:val="0"/>
        <w:adjustRightInd w:val="0"/>
        <w:snapToGrid w:val="0"/>
        <w:ind w:left="720" w:hanging="720"/>
        <w:jc w:val="both"/>
        <w:rPr>
          <w:rFonts w:eastAsia="SimSun"/>
          <w:lang w:val="en-GB" w:eastAsia="zh-CN"/>
        </w:rPr>
      </w:pPr>
      <w:commentRangeStart w:id="490"/>
      <w:r w:rsidRPr="00BE0CF5">
        <w:rPr>
          <w:rFonts w:eastAsia="SimSun"/>
          <w:lang w:val="en-GB" w:eastAsia="zh-CN"/>
        </w:rPr>
        <w:t xml:space="preserve">Riser CW, Reigstad M, Wassman P, Arashkevich E, Falk-Petersen S (2007) Export or retention? Copepod abundance, faecal pellet production and vertical flux in the marginal ice zone through snap shots from the northern Barents Sea. Polar Biol. </w:t>
      </w:r>
      <w:r w:rsidRPr="00BE0CF5">
        <w:rPr>
          <w:rFonts w:eastAsia="SimSun"/>
          <w:lang w:eastAsia="zh-CN"/>
        </w:rPr>
        <w:t>doi</w:t>
      </w:r>
      <w:r w:rsidRPr="00BE0CF5">
        <w:rPr>
          <w:rFonts w:eastAsia="SimSun"/>
          <w:lang w:val="en-GB" w:eastAsia="zh-CN"/>
        </w:rPr>
        <w:t xml:space="preserve"> 10.1007/s00300-006-0229-z </w:t>
      </w:r>
    </w:p>
    <w:commentRangeEnd w:id="490"/>
    <w:p w14:paraId="0C129DE5" w14:textId="77777777" w:rsidR="00247B41" w:rsidRPr="00BE0CF5" w:rsidRDefault="008F27BF" w:rsidP="00796D87">
      <w:pPr>
        <w:autoSpaceDE w:val="0"/>
        <w:autoSpaceDN w:val="0"/>
        <w:adjustRightInd w:val="0"/>
        <w:snapToGrid w:val="0"/>
        <w:ind w:left="720" w:hanging="720"/>
        <w:jc w:val="both"/>
        <w:rPr>
          <w:rFonts w:eastAsia="SimSun"/>
          <w:lang w:eastAsia="zh-CN"/>
        </w:rPr>
      </w:pPr>
      <w:r w:rsidRPr="00BE0CF5">
        <w:rPr>
          <w:rStyle w:val="a8"/>
          <w:vanish/>
          <w:sz w:val="24"/>
        </w:rPr>
        <w:commentReference w:id="490"/>
      </w:r>
      <w:r w:rsidR="00247B41" w:rsidRPr="00BE0CF5">
        <w:rPr>
          <w:rFonts w:eastAsia="SimSun"/>
          <w:lang w:val="en-GB" w:eastAsia="zh-CN"/>
        </w:rPr>
        <w:t xml:space="preserve">Saage A, Altin D, Vadstein O, Sommer U (2008) Trophic position of </w:t>
      </w:r>
      <w:r w:rsidR="00247B41" w:rsidRPr="00BE0CF5">
        <w:rPr>
          <w:rFonts w:eastAsia="SimSun"/>
          <w:i/>
          <w:iCs/>
          <w:lang w:val="en-GB" w:eastAsia="zh-CN"/>
        </w:rPr>
        <w:t>Calanus finmarchicus</w:t>
      </w:r>
      <w:r w:rsidR="00247B41" w:rsidRPr="00BE0CF5">
        <w:rPr>
          <w:rFonts w:eastAsia="SimSun"/>
          <w:lang w:val="en-GB" w:eastAsia="zh-CN"/>
        </w:rPr>
        <w:t xml:space="preserve"> (Copepoda, Calanoida) in the Trondheim Fjord. </w:t>
      </w:r>
      <w:r w:rsidR="00247B41" w:rsidRPr="00BE0CF5">
        <w:rPr>
          <w:rFonts w:eastAsia="SimSun"/>
          <w:lang w:eastAsia="zh-CN"/>
        </w:rPr>
        <w:t>J</w:t>
      </w:r>
      <w:r w:rsidR="00247B41" w:rsidRPr="00BE0CF5">
        <w:rPr>
          <w:rFonts w:eastAsia="SimSun"/>
          <w:lang w:val="en-GB" w:eastAsia="zh-CN"/>
        </w:rPr>
        <w:t xml:space="preserve"> Sea Res 59</w:t>
      </w:r>
      <w:r w:rsidR="00247B41" w:rsidRPr="00BE0CF5">
        <w:rPr>
          <w:rFonts w:eastAsia="SimSun"/>
          <w:lang w:eastAsia="zh-CN"/>
        </w:rPr>
        <w:t xml:space="preserve">: </w:t>
      </w:r>
      <w:r w:rsidR="00247B41" w:rsidRPr="00BE0CF5">
        <w:rPr>
          <w:rFonts w:eastAsia="SimSun"/>
          <w:lang w:val="en-GB" w:eastAsia="zh-CN"/>
        </w:rPr>
        <w:t>162–172</w:t>
      </w:r>
      <w:r w:rsidR="00247B41" w:rsidRPr="00BE0CF5">
        <w:rPr>
          <w:rFonts w:eastAsia="SimSun"/>
          <w:lang w:eastAsia="zh-CN"/>
        </w:rPr>
        <w:t>.</w:t>
      </w:r>
    </w:p>
    <w:p w14:paraId="41400AAC"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Safronov SG (1984) Ecology of the copepod </w:t>
      </w:r>
      <w:r w:rsidRPr="00BE0CF5">
        <w:rPr>
          <w:rFonts w:eastAsia="SimSun"/>
          <w:i/>
          <w:iCs/>
          <w:lang w:val="en-GB" w:eastAsia="zh-CN"/>
        </w:rPr>
        <w:t>Calanus glacial</w:t>
      </w:r>
      <w:r w:rsidRPr="00BE0CF5">
        <w:rPr>
          <w:rFonts w:ascii="AdvTimes-i" w:eastAsia="SimSun" w:hAnsi="AdvTimes-i" w:cs="AdvTimes-i"/>
          <w:i/>
          <w:iCs/>
          <w:lang w:val="en-GB" w:eastAsia="zh-CN"/>
        </w:rPr>
        <w:t>is</w:t>
      </w:r>
      <w:r w:rsidRPr="00BE0CF5">
        <w:rPr>
          <w:rFonts w:ascii="AdvTimes-i" w:eastAsia="SimSun" w:hAnsi="AdvTimes-i" w:cs="AdvTimes-i"/>
          <w:lang w:val="en-GB" w:eastAsia="zh-CN"/>
        </w:rPr>
        <w:t xml:space="preserve"> </w:t>
      </w:r>
      <w:r w:rsidRPr="00BE0CF5">
        <w:rPr>
          <w:rFonts w:eastAsia="SimSun"/>
          <w:lang w:val="en-GB" w:eastAsia="zh-CN"/>
        </w:rPr>
        <w:t>from the Sea of Okhotsk (in Russian). Sov J Mar Biol 10:200-203.</w:t>
      </w:r>
    </w:p>
    <w:p w14:paraId="50E62FF7" w14:textId="77777777" w:rsidR="00247B41" w:rsidRPr="00BE0CF5" w:rsidRDefault="00247B41" w:rsidP="00796D87">
      <w:pPr>
        <w:autoSpaceDE w:val="0"/>
        <w:autoSpaceDN w:val="0"/>
        <w:adjustRightInd w:val="0"/>
        <w:snapToGrid w:val="0"/>
        <w:ind w:left="720" w:hanging="720"/>
        <w:jc w:val="both"/>
        <w:rPr>
          <w:lang w:val="en-GB"/>
        </w:rPr>
      </w:pPr>
      <w:r w:rsidRPr="00BE0CF5">
        <w:t>Sargent JR, Falk-Petersen</w:t>
      </w:r>
      <w:r w:rsidRPr="00BE0CF5">
        <w:rPr>
          <w:caps/>
          <w:lang w:val="en-GB"/>
        </w:rPr>
        <w:t xml:space="preserve"> S (</w:t>
      </w:r>
      <w:r w:rsidRPr="00BE0CF5">
        <w:rPr>
          <w:lang w:val="en-GB"/>
        </w:rPr>
        <w:t>1988) The lipid biochemistry of calanoid copepods. Hydrobiologia 167/168:101-114.</w:t>
      </w:r>
    </w:p>
    <w:p w14:paraId="29CAFB83"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Sato M, Sasaki H, Fukuchi M (2002) Stable isotopic compositions of overwintering copepods in the Arctic and Subarctic waters and implications to the feeding history. J Mar Sys 38:165-174.</w:t>
      </w:r>
    </w:p>
    <w:p w14:paraId="6B1F8FD4"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Schwamborn R, Bonecker SLC, Galvao IB, Silva TA, Neumann-Leitao S (2004) Mesozooplankton grazing under conditions of extreme eutrophication in Guanabara Bay, Brazil. J Plankt Res 26:983-992. </w:t>
      </w:r>
    </w:p>
    <w:p w14:paraId="34DD9D8B"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lastRenderedPageBreak/>
        <w:t xml:space="preserve">Schwamborn R, Ekau W, Silva AP, Schwamborn SHL, Silva TA, Neumann-Leitao S, Saint-Paul U (2006) Ingestion of large centric diatoms, mangrove detritus, and zooplankton by zoeae of </w:t>
      </w:r>
      <w:r w:rsidRPr="00BE0CF5">
        <w:rPr>
          <w:i/>
          <w:iCs/>
          <w:lang w:val="en-GB"/>
        </w:rPr>
        <w:t>Aratus pisonii</w:t>
      </w:r>
      <w:r w:rsidRPr="00BE0CF5">
        <w:rPr>
          <w:lang w:val="en-GB"/>
        </w:rPr>
        <w:t xml:space="preserve"> (Crustacea: Brachyura: Grapsidae). Hydrobiologia 560:1-13.</w:t>
      </w:r>
    </w:p>
    <w:p w14:paraId="34F1BC22"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Scott CL, Kwasniewski S, Falk-Petersen S, Sargent JR (2000) Lipids and life strategies of </w:t>
      </w:r>
      <w:r w:rsidRPr="00BE0CF5">
        <w:rPr>
          <w:rFonts w:eastAsia="SimSun"/>
          <w:i/>
          <w:iCs/>
          <w:lang w:val="en-GB" w:eastAsia="zh-CN"/>
        </w:rPr>
        <w:t xml:space="preserve">Calanus finmarchicus, Calanus glacialis </w:t>
      </w:r>
      <w:r w:rsidRPr="00BE0CF5">
        <w:rPr>
          <w:rFonts w:eastAsia="SimSun"/>
          <w:lang w:val="en-GB" w:eastAsia="zh-CN"/>
        </w:rPr>
        <w:t xml:space="preserve">and </w:t>
      </w:r>
      <w:r w:rsidRPr="00BE0CF5">
        <w:rPr>
          <w:rFonts w:eastAsia="SimSun"/>
          <w:i/>
          <w:iCs/>
          <w:lang w:val="en-GB" w:eastAsia="zh-CN"/>
        </w:rPr>
        <w:t>Calanus hyperboreus</w:t>
      </w:r>
      <w:r w:rsidRPr="00BE0CF5">
        <w:rPr>
          <w:rFonts w:eastAsia="SimSun"/>
          <w:lang w:val="en-GB" w:eastAsia="zh-CN"/>
        </w:rPr>
        <w:t xml:space="preserve"> in late autumn, Kongsfjorden, Svalbard. Polar Biology 23:510-516.</w:t>
      </w:r>
    </w:p>
    <w:p w14:paraId="38CB27A3"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Seuthe L, Darnis G, Riser CW, Wassmann P, Fortier L (2007) Winter-spring feeding and metabolism of Arctic copepods: insights from faecal pellet production and respiration measurements in the Southeastern Beaufort Sea. Polar Biology 30:427-436. </w:t>
      </w:r>
    </w:p>
    <w:p w14:paraId="64BC7666"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Slagstad D, Tande KS (1990) </w:t>
      </w:r>
      <w:r w:rsidRPr="00BE0CF5">
        <w:rPr>
          <w:rFonts w:eastAsia="SimSun"/>
          <w:lang w:val="en-GB" w:eastAsia="zh-CN"/>
        </w:rPr>
        <w:t xml:space="preserve">Growth and production dynamics of </w:t>
      </w:r>
      <w:r w:rsidRPr="00BE0CF5">
        <w:rPr>
          <w:rFonts w:eastAsia="SimSun"/>
          <w:i/>
          <w:iCs/>
          <w:lang w:val="en-GB" w:eastAsia="zh-CN"/>
        </w:rPr>
        <w:t xml:space="preserve">Calanus glacialis </w:t>
      </w:r>
      <w:r w:rsidRPr="00BE0CF5">
        <w:rPr>
          <w:rFonts w:eastAsia="SimSun"/>
          <w:lang w:val="en-GB" w:eastAsia="zh-CN"/>
        </w:rPr>
        <w:t>in an arctic pelagic food web. Mar Ecol Progr Ser 63: 189-199.</w:t>
      </w:r>
      <w:r w:rsidRPr="00BE0CF5">
        <w:rPr>
          <w:lang w:val="en-GB"/>
        </w:rPr>
        <w:t xml:space="preserve"> </w:t>
      </w:r>
    </w:p>
    <w:p w14:paraId="2D170D42"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Smith SL, Lane PVZ (1988) </w:t>
      </w:r>
      <w:r w:rsidRPr="00BE0CF5">
        <w:rPr>
          <w:rFonts w:eastAsia="SimSun"/>
          <w:lang w:val="en-GB" w:eastAsia="zh-CN"/>
        </w:rPr>
        <w:t>Grazing of the spring diatom bloom in the New York Bight by</w:t>
      </w:r>
      <w:r w:rsidRPr="00BE0CF5">
        <w:rPr>
          <w:rFonts w:eastAsia="SimSun"/>
          <w:b/>
          <w:bCs/>
          <w:lang w:val="en-GB" w:eastAsia="zh-CN"/>
        </w:rPr>
        <w:t xml:space="preserve"> </w:t>
      </w:r>
      <w:r w:rsidRPr="00BE0CF5">
        <w:rPr>
          <w:rFonts w:eastAsia="SimSun"/>
          <w:lang w:val="en-GB" w:eastAsia="zh-CN"/>
        </w:rPr>
        <w:t xml:space="preserve">the calanoid copepods </w:t>
      </w:r>
      <w:r w:rsidRPr="00BE0CF5">
        <w:rPr>
          <w:rFonts w:eastAsia="SimSun"/>
          <w:i/>
          <w:iCs/>
          <w:lang w:val="en-GB" w:eastAsia="zh-CN"/>
        </w:rPr>
        <w:t xml:space="preserve">Calanus finmarchicus, Metridia lucens </w:t>
      </w:r>
      <w:r w:rsidRPr="00BE0CF5">
        <w:rPr>
          <w:rFonts w:eastAsia="SimSun"/>
          <w:lang w:val="en-GB" w:eastAsia="zh-CN"/>
        </w:rPr>
        <w:t>and</w:t>
      </w:r>
      <w:r w:rsidRPr="00BE0CF5">
        <w:rPr>
          <w:rFonts w:eastAsia="SimSun"/>
          <w:i/>
          <w:iCs/>
          <w:lang w:val="en-GB" w:eastAsia="zh-CN"/>
        </w:rPr>
        <w:t xml:space="preserve"> Centropages typicus.</w:t>
      </w:r>
      <w:r w:rsidRPr="00BE0CF5">
        <w:rPr>
          <w:rFonts w:eastAsia="SimSun"/>
          <w:lang w:val="en-GB" w:eastAsia="zh-CN"/>
        </w:rPr>
        <w:t xml:space="preserve"> Cont Shelf Res 8(5-7):485-509.</w:t>
      </w:r>
    </w:p>
    <w:p w14:paraId="68646D86" w14:textId="77777777" w:rsidR="00247B41" w:rsidRPr="00BE0CF5" w:rsidRDefault="00247B41" w:rsidP="00796D87">
      <w:pPr>
        <w:autoSpaceDE w:val="0"/>
        <w:autoSpaceDN w:val="0"/>
        <w:adjustRightInd w:val="0"/>
        <w:snapToGrid w:val="0"/>
        <w:ind w:left="720" w:hanging="720"/>
        <w:jc w:val="both"/>
        <w:rPr>
          <w:rFonts w:ascii="AdvTimes" w:eastAsia="SimSun" w:hAnsi="AdvTimes" w:cs="AdvTimes"/>
          <w:lang w:val="en-GB" w:eastAsia="zh-CN"/>
        </w:rPr>
      </w:pPr>
      <w:r w:rsidRPr="00BE0CF5">
        <w:rPr>
          <w:rFonts w:eastAsia="SimSun"/>
          <w:lang w:val="en-GB" w:eastAsia="zh-CN"/>
        </w:rPr>
        <w:t>Smith SL (1990) Egg production and feeding by copepods prior to the</w:t>
      </w:r>
      <w:r w:rsidRPr="00BE0CF5">
        <w:rPr>
          <w:rFonts w:ascii="AdvTimes" w:eastAsia="SimSun" w:hAnsi="AdvTimes" w:cs="AdvTimes"/>
          <w:lang w:val="en-GB" w:eastAsia="zh-CN"/>
        </w:rPr>
        <w:t xml:space="preserve"> spring bloom of phytoplankton in Fram Strait, Greenland Sea. Mar Biol 106:59-69.</w:t>
      </w:r>
    </w:p>
    <w:p w14:paraId="6FCA91A2" w14:textId="77777777" w:rsidR="00247B41" w:rsidRPr="00BE0CF5" w:rsidRDefault="00247B41" w:rsidP="00796D87">
      <w:pPr>
        <w:autoSpaceDE w:val="0"/>
        <w:autoSpaceDN w:val="0"/>
        <w:adjustRightInd w:val="0"/>
        <w:snapToGrid w:val="0"/>
        <w:ind w:left="720" w:hanging="720"/>
        <w:jc w:val="both"/>
      </w:pPr>
      <w:r w:rsidRPr="00BE0CF5">
        <w:t xml:space="preserve">Søreide JE, Falk-Petersen S, Hegseth EN, Hop H, Carroll ML, Hobson KA, Blachowiak-Samolyk K (2008) Seasonal feeding strategies of </w:t>
      </w:r>
      <w:r w:rsidRPr="00BE0CF5">
        <w:rPr>
          <w:rFonts w:ascii="BKNJC P+ Adv Gulliver" w:hAnsi="BKNJC P+ Adv Gulliver" w:cs="BKNJC P+ Adv Gulliver"/>
          <w:i/>
          <w:iCs/>
        </w:rPr>
        <w:t>Calanus</w:t>
      </w:r>
      <w:r w:rsidRPr="00BE0CF5">
        <w:rPr>
          <w:rFonts w:ascii="BKNJC P+ Adv Gulliver" w:hAnsi="BKNJC P+ Adv Gulliver" w:cs="BKNJC P+ Adv Gulliver"/>
        </w:rPr>
        <w:t xml:space="preserve"> </w:t>
      </w:r>
      <w:r w:rsidRPr="00BE0CF5">
        <w:t xml:space="preserve">in the </w:t>
      </w:r>
      <w:proofErr w:type="gramStart"/>
      <w:r w:rsidRPr="00BE0CF5">
        <w:t>high</w:t>
      </w:r>
      <w:proofErr w:type="gramEnd"/>
      <w:r w:rsidRPr="00BE0CF5">
        <w:t>-Arctic Svalbard region. Deep-Sea Res II 55: 2225– 2244.</w:t>
      </w:r>
    </w:p>
    <w:p w14:paraId="4941D987" w14:textId="77777777" w:rsidR="00247B41" w:rsidRPr="00BE0CF5" w:rsidRDefault="00247B41" w:rsidP="00796D87">
      <w:pPr>
        <w:autoSpaceDE w:val="0"/>
        <w:autoSpaceDN w:val="0"/>
        <w:adjustRightInd w:val="0"/>
        <w:snapToGrid w:val="0"/>
        <w:ind w:left="720" w:hanging="720"/>
        <w:jc w:val="both"/>
        <w:rPr>
          <w:lang w:val="en-GB"/>
        </w:rPr>
      </w:pPr>
      <w:r w:rsidRPr="00BE0CF5">
        <w:t>Stevens CJ, Deibel D, Parrish</w:t>
      </w:r>
      <w:r w:rsidRPr="00BE0CF5">
        <w:rPr>
          <w:caps/>
          <w:lang w:val="en-GB"/>
        </w:rPr>
        <w:t xml:space="preserve"> CC</w:t>
      </w:r>
      <w:r w:rsidRPr="00BE0CF5">
        <w:rPr>
          <w:lang w:val="en-GB"/>
        </w:rPr>
        <w:t xml:space="preserve"> (2004a) Copepod omnivory in the North Water Polynya (Baffin Bay) during autumn: spatial patterns in lipid composition. Deep-Sea Res Part I 51:1637-1658.</w:t>
      </w:r>
    </w:p>
    <w:p w14:paraId="7E42FC9C"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Stevens CJ, Deibel D, Parrish CC (2004b) Incorporation of bacterial fatty acids and changes in a wax ester-based omnivory index during a long-term incubation experiment with </w:t>
      </w:r>
      <w:r w:rsidRPr="00BE0CF5">
        <w:rPr>
          <w:rFonts w:eastAsia="SimSun"/>
          <w:i/>
          <w:iCs/>
          <w:lang w:val="en-GB" w:eastAsia="zh-CN"/>
        </w:rPr>
        <w:t>Calanus glacialis</w:t>
      </w:r>
      <w:r w:rsidRPr="00BE0CF5">
        <w:rPr>
          <w:rFonts w:eastAsia="SimSun"/>
          <w:lang w:val="en-GB" w:eastAsia="zh-CN"/>
        </w:rPr>
        <w:t xml:space="preserve"> Jaschnov. J Exp Mar Biol Ecol 303:135-156.</w:t>
      </w:r>
    </w:p>
    <w:p w14:paraId="6AE1F471" w14:textId="77777777" w:rsidR="00247B41" w:rsidRPr="00BE0CF5" w:rsidRDefault="00247B41" w:rsidP="00796D87">
      <w:pPr>
        <w:autoSpaceDE w:val="0"/>
        <w:autoSpaceDN w:val="0"/>
        <w:adjustRightInd w:val="0"/>
        <w:snapToGrid w:val="0"/>
        <w:ind w:left="720" w:hanging="720"/>
        <w:jc w:val="both"/>
        <w:rPr>
          <w:lang w:val="en-GB"/>
        </w:rPr>
      </w:pPr>
      <w:r w:rsidRPr="00BE0CF5">
        <w:t>Stevens CJ, Deibel D, Parrish</w:t>
      </w:r>
      <w:r w:rsidRPr="00BE0CF5">
        <w:rPr>
          <w:caps/>
          <w:lang w:val="en-GB"/>
        </w:rPr>
        <w:t xml:space="preserve"> CC</w:t>
      </w:r>
      <w:r w:rsidRPr="00BE0CF5">
        <w:rPr>
          <w:lang w:val="en-GB"/>
        </w:rPr>
        <w:t xml:space="preserve"> (2004c) Species-specific differences in lipid composition and omnivory indices in Arctic copepods collected in deep water during autumn (North Water Polynya). Marine Biology 144: 905-915.</w:t>
      </w:r>
    </w:p>
    <w:p w14:paraId="796B71FB" w14:textId="77777777" w:rsidR="00247B41" w:rsidRPr="00BE0CF5" w:rsidRDefault="00247B41" w:rsidP="00796D87">
      <w:pPr>
        <w:autoSpaceDE w:val="0"/>
        <w:autoSpaceDN w:val="0"/>
        <w:adjustRightInd w:val="0"/>
        <w:snapToGrid w:val="0"/>
        <w:ind w:left="720" w:hanging="720"/>
        <w:jc w:val="both"/>
      </w:pPr>
      <w:r w:rsidRPr="00BE0CF5">
        <w:t>Tackx MLM, van de Vrie EM (1985) Calculations of results in grazing experiments using the counting method. Hydrobiological Bulletin 19:29-36.</w:t>
      </w:r>
    </w:p>
    <w:p w14:paraId="2A00AFC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Tamelander T, Renaud PE, Hop H, Carroll ML, Ambrose Jr WG, Hobson KA (2006) Trophic relationships and pelagic-benthic coupling during summer in the </w:t>
      </w:r>
      <w:proofErr w:type="gramStart"/>
      <w:r w:rsidRPr="00BE0CF5">
        <w:rPr>
          <w:rFonts w:eastAsia="SimSun"/>
          <w:lang w:val="en-GB" w:eastAsia="zh-CN"/>
        </w:rPr>
        <w:t>Barents sea</w:t>
      </w:r>
      <w:proofErr w:type="gramEnd"/>
      <w:r w:rsidRPr="00BE0CF5">
        <w:rPr>
          <w:rFonts w:eastAsia="SimSun"/>
          <w:lang w:val="en-GB" w:eastAsia="zh-CN"/>
        </w:rPr>
        <w:t xml:space="preserve"> Marginal Ice Zone, revealed by stable carbon and nitrogen isotope measurements. Mar Ecol Progr Ser 310:33-46. </w:t>
      </w:r>
    </w:p>
    <w:p w14:paraId="77646066"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Tande K (1988) The effects of temperature on metabolic rates of different life stages of </w:t>
      </w:r>
      <w:r w:rsidRPr="00BE0CF5">
        <w:rPr>
          <w:rFonts w:eastAsia="SimSun"/>
          <w:i/>
          <w:iCs/>
          <w:lang w:val="en-GB" w:eastAsia="zh-CN"/>
        </w:rPr>
        <w:t xml:space="preserve">Calanus glacialis </w:t>
      </w:r>
      <w:r w:rsidRPr="00BE0CF5">
        <w:rPr>
          <w:rFonts w:eastAsia="SimSun"/>
          <w:lang w:val="en-GB" w:eastAsia="zh-CN"/>
        </w:rPr>
        <w:t>in the Barents Sea. Polar Biol 8:457-461.</w:t>
      </w:r>
    </w:p>
    <w:p w14:paraId="60D3139A"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 xml:space="preserve">Tande K, Henderson RJ (1988) Lipid composition of copepodite stages and adult females of </w:t>
      </w:r>
      <w:r w:rsidRPr="00BE0CF5">
        <w:rPr>
          <w:rFonts w:eastAsia="SimSun"/>
          <w:i/>
          <w:iCs/>
          <w:lang w:val="en-GB" w:eastAsia="zh-CN"/>
        </w:rPr>
        <w:t>Calanus glacialis</w:t>
      </w:r>
      <w:r w:rsidRPr="00BE0CF5">
        <w:rPr>
          <w:rFonts w:eastAsia="SimSun"/>
          <w:lang w:val="en-GB" w:eastAsia="zh-CN"/>
        </w:rPr>
        <w:t xml:space="preserve"> in Arctic waters of the Barents Sea. Polar Biology 8:333-339.</w:t>
      </w:r>
    </w:p>
    <w:p w14:paraId="1CA3E02D"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 xml:space="preserve">Tande KS, Hassel A, Slagstad D (1985) Gonad maturation and possible life cycle strategies in </w:t>
      </w:r>
      <w:r w:rsidRPr="00BE0CF5">
        <w:rPr>
          <w:i/>
          <w:lang w:val="en-GB"/>
        </w:rPr>
        <w:t>Calanus finmarchicus</w:t>
      </w:r>
      <w:r w:rsidRPr="00BE0CF5">
        <w:rPr>
          <w:lang w:val="en-GB"/>
        </w:rPr>
        <w:t xml:space="preserve"> and </w:t>
      </w:r>
      <w:r w:rsidRPr="00BE0CF5">
        <w:rPr>
          <w:i/>
          <w:lang w:val="en-GB"/>
        </w:rPr>
        <w:t>Calanus glacialis</w:t>
      </w:r>
      <w:r w:rsidRPr="00BE0CF5">
        <w:rPr>
          <w:lang w:val="en-GB"/>
        </w:rPr>
        <w:t xml:space="preserve"> in the northwestern part of the Barents Sea. In: Gray JS, Christiansen ME (eds) Marine biology of polar regions and effects of stress on marine organisms. Wiley, Chichester, pp 141-155.</w:t>
      </w:r>
    </w:p>
    <w:p w14:paraId="55DBE108"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Thibault D, Head EJH, Wheeler PA (1999) Mesozooplankton in the Arctic Ocean in summer. Deep-Sea Res I 46:1391-1415.</w:t>
      </w:r>
    </w:p>
    <w:p w14:paraId="6F54E312" w14:textId="77777777" w:rsidR="00247B41" w:rsidRPr="00BE0CF5" w:rsidRDefault="00247B41" w:rsidP="00796D87">
      <w:pPr>
        <w:autoSpaceDE w:val="0"/>
        <w:autoSpaceDN w:val="0"/>
        <w:adjustRightInd w:val="0"/>
        <w:snapToGrid w:val="0"/>
        <w:ind w:left="720" w:hanging="720"/>
        <w:jc w:val="both"/>
        <w:rPr>
          <w:rFonts w:eastAsia="SimSun"/>
          <w:lang w:eastAsia="zh-CN"/>
        </w:rPr>
      </w:pPr>
      <w:r w:rsidRPr="00BE0CF5">
        <w:rPr>
          <w:rFonts w:eastAsia="SimSun"/>
          <w:lang w:eastAsia="zh-CN"/>
        </w:rPr>
        <w:t>Tsyban</w:t>
      </w:r>
      <w:r w:rsidRPr="00BE0CF5">
        <w:rPr>
          <w:rFonts w:eastAsia="SimSun"/>
          <w:lang w:val="en-GB" w:eastAsia="zh-CN"/>
        </w:rPr>
        <w:t xml:space="preserve"> </w:t>
      </w:r>
      <w:r w:rsidRPr="00BE0CF5">
        <w:rPr>
          <w:rFonts w:eastAsia="SimSun"/>
          <w:lang w:eastAsia="zh-CN"/>
        </w:rPr>
        <w:t>AV</w:t>
      </w:r>
      <w:r w:rsidRPr="00BE0CF5">
        <w:rPr>
          <w:rFonts w:eastAsia="SimSun"/>
          <w:lang w:val="en-GB" w:eastAsia="zh-CN"/>
        </w:rPr>
        <w:t xml:space="preserve"> (</w:t>
      </w:r>
      <w:r w:rsidRPr="00BE0CF5">
        <w:rPr>
          <w:rFonts w:eastAsia="SimSun"/>
          <w:lang w:eastAsia="zh-CN"/>
        </w:rPr>
        <w:t>Ed</w:t>
      </w:r>
      <w:r w:rsidRPr="00BE0CF5">
        <w:rPr>
          <w:rFonts w:eastAsia="SimSun"/>
          <w:lang w:val="en-GB" w:eastAsia="zh-CN"/>
        </w:rPr>
        <w:t xml:space="preserve">.) (1980) </w:t>
      </w:r>
      <w:r w:rsidRPr="00BE0CF5">
        <w:rPr>
          <w:rFonts w:eastAsia="SimSun"/>
          <w:lang w:eastAsia="zh-CN"/>
        </w:rPr>
        <w:t>Handbook</w:t>
      </w:r>
      <w:r w:rsidRPr="00BE0CF5">
        <w:rPr>
          <w:rFonts w:eastAsia="SimSun"/>
          <w:lang w:val="en-GB" w:eastAsia="zh-CN"/>
        </w:rPr>
        <w:t xml:space="preserve"> </w:t>
      </w:r>
      <w:r w:rsidRPr="00BE0CF5">
        <w:rPr>
          <w:rFonts w:eastAsia="SimSun"/>
          <w:lang w:eastAsia="zh-CN"/>
        </w:rPr>
        <w:t>on</w:t>
      </w:r>
      <w:r w:rsidRPr="00BE0CF5">
        <w:rPr>
          <w:rFonts w:eastAsia="SimSun"/>
          <w:lang w:val="en-GB" w:eastAsia="zh-CN"/>
        </w:rPr>
        <w:t xml:space="preserve"> </w:t>
      </w:r>
      <w:r w:rsidRPr="00BE0CF5">
        <w:rPr>
          <w:rFonts w:eastAsia="SimSun"/>
          <w:lang w:eastAsia="zh-CN"/>
        </w:rPr>
        <w:t>methods</w:t>
      </w:r>
      <w:r w:rsidRPr="00BE0CF5">
        <w:rPr>
          <w:rFonts w:eastAsia="SimSun"/>
          <w:lang w:val="en-GB" w:eastAsia="zh-CN"/>
        </w:rPr>
        <w:t xml:space="preserve"> </w:t>
      </w:r>
      <w:r w:rsidRPr="00BE0CF5">
        <w:rPr>
          <w:rFonts w:eastAsia="SimSun"/>
          <w:lang w:eastAsia="zh-CN"/>
        </w:rPr>
        <w:t>of</w:t>
      </w:r>
      <w:r w:rsidRPr="00BE0CF5">
        <w:rPr>
          <w:rFonts w:eastAsia="SimSun"/>
          <w:lang w:val="en-GB" w:eastAsia="zh-CN"/>
        </w:rPr>
        <w:t xml:space="preserve"> </w:t>
      </w:r>
      <w:r w:rsidRPr="00BE0CF5">
        <w:rPr>
          <w:rFonts w:eastAsia="SimSun"/>
          <w:lang w:eastAsia="zh-CN"/>
        </w:rPr>
        <w:t>biological</w:t>
      </w:r>
      <w:r w:rsidRPr="00BE0CF5">
        <w:rPr>
          <w:rFonts w:eastAsia="SimSun"/>
          <w:lang w:val="en-GB" w:eastAsia="zh-CN"/>
        </w:rPr>
        <w:t xml:space="preserve"> </w:t>
      </w:r>
      <w:r w:rsidRPr="00BE0CF5">
        <w:rPr>
          <w:rFonts w:eastAsia="SimSun"/>
          <w:lang w:eastAsia="zh-CN"/>
        </w:rPr>
        <w:t>analysis</w:t>
      </w:r>
      <w:r w:rsidRPr="00BE0CF5">
        <w:rPr>
          <w:rFonts w:eastAsia="SimSun"/>
          <w:lang w:val="en-GB" w:eastAsia="zh-CN"/>
        </w:rPr>
        <w:t xml:space="preserve"> </w:t>
      </w:r>
      <w:r w:rsidRPr="00BE0CF5">
        <w:rPr>
          <w:rFonts w:eastAsia="SimSun"/>
          <w:lang w:eastAsia="zh-CN"/>
        </w:rPr>
        <w:t>of</w:t>
      </w:r>
      <w:r w:rsidRPr="00BE0CF5">
        <w:rPr>
          <w:rFonts w:eastAsia="SimSun"/>
          <w:lang w:val="en-GB" w:eastAsia="zh-CN"/>
        </w:rPr>
        <w:t xml:space="preserve"> </w:t>
      </w:r>
      <w:r w:rsidRPr="00BE0CF5">
        <w:rPr>
          <w:rFonts w:eastAsia="SimSun"/>
          <w:lang w:eastAsia="zh-CN"/>
        </w:rPr>
        <w:t>the</w:t>
      </w:r>
      <w:r w:rsidRPr="00BE0CF5">
        <w:rPr>
          <w:rFonts w:eastAsia="SimSun"/>
          <w:lang w:val="en-GB" w:eastAsia="zh-CN"/>
        </w:rPr>
        <w:t xml:space="preserve"> </w:t>
      </w:r>
      <w:r w:rsidRPr="00BE0CF5">
        <w:rPr>
          <w:rFonts w:eastAsia="SimSun"/>
          <w:lang w:eastAsia="zh-CN"/>
        </w:rPr>
        <w:t>marine</w:t>
      </w:r>
      <w:r w:rsidRPr="00BE0CF5">
        <w:rPr>
          <w:rFonts w:eastAsia="SimSun"/>
          <w:lang w:val="en-GB" w:eastAsia="zh-CN"/>
        </w:rPr>
        <w:t xml:space="preserve"> </w:t>
      </w:r>
      <w:r w:rsidRPr="00BE0CF5">
        <w:rPr>
          <w:rFonts w:eastAsia="SimSun"/>
          <w:lang w:eastAsia="zh-CN"/>
        </w:rPr>
        <w:t>water</w:t>
      </w:r>
      <w:r w:rsidRPr="00BE0CF5">
        <w:rPr>
          <w:rFonts w:eastAsia="SimSun"/>
          <w:lang w:val="en-GB" w:eastAsia="zh-CN"/>
        </w:rPr>
        <w:t xml:space="preserve"> </w:t>
      </w:r>
      <w:r w:rsidRPr="00BE0CF5">
        <w:rPr>
          <w:rFonts w:eastAsia="SimSun"/>
          <w:lang w:eastAsia="zh-CN"/>
        </w:rPr>
        <w:t>and</w:t>
      </w:r>
      <w:r w:rsidRPr="00BE0CF5">
        <w:rPr>
          <w:rFonts w:eastAsia="SimSun"/>
          <w:lang w:val="en-GB" w:eastAsia="zh-CN"/>
        </w:rPr>
        <w:t xml:space="preserve"> </w:t>
      </w:r>
      <w:r w:rsidRPr="00BE0CF5">
        <w:rPr>
          <w:rFonts w:eastAsia="SimSun"/>
          <w:lang w:eastAsia="zh-CN"/>
        </w:rPr>
        <w:t xml:space="preserve">sediments. Leningrad, Gidrometeoizdat. [In Rissian]. </w:t>
      </w:r>
    </w:p>
    <w:p w14:paraId="26980A59"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Turner JT, Levinsen H, Nielsen TG, Hansen BW (2001) Zooplankton feeding ecology: grazing on phytoplankton and predation on protozoans by copepod and barnacle nauplii in Disko Bay, West Greenland. Mar Ecol Progr Ser 221:209-219.</w:t>
      </w:r>
    </w:p>
    <w:p w14:paraId="31D1C5E2"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t>Usov NV, Zubakha MA (</w:t>
      </w:r>
      <w:r w:rsidRPr="00BE0CF5">
        <w:t xml:space="preserve">2004) </w:t>
      </w:r>
      <w:r w:rsidRPr="00BE0CF5">
        <w:rPr>
          <w:lang w:val="en-GB"/>
        </w:rPr>
        <w:t xml:space="preserve">Temperature optimums of the White Sea zooplankton. </w:t>
      </w:r>
      <w:r w:rsidRPr="00BE0CF5">
        <w:rPr>
          <w:iCs/>
          <w:lang w:val="en-GB"/>
        </w:rPr>
        <w:t>Biologya morya (Russian Journal of Marine Biology)</w:t>
      </w:r>
      <w:r w:rsidRPr="00BE0CF5">
        <w:t xml:space="preserve"> </w:t>
      </w:r>
      <w:r w:rsidRPr="00BE0CF5">
        <w:rPr>
          <w:bCs/>
        </w:rPr>
        <w:t>30</w:t>
      </w:r>
      <w:r w:rsidRPr="00BE0CF5">
        <w:t>:</w:t>
      </w:r>
      <w:r w:rsidRPr="00BE0CF5">
        <w:rPr>
          <w:lang w:val="en-GB"/>
        </w:rPr>
        <w:t>34-43.</w:t>
      </w:r>
    </w:p>
    <w:p w14:paraId="57A148DD" w14:textId="77777777" w:rsidR="00247B41" w:rsidRPr="00BE0CF5" w:rsidRDefault="00247B41" w:rsidP="00796D87">
      <w:pPr>
        <w:autoSpaceDE w:val="0"/>
        <w:autoSpaceDN w:val="0"/>
        <w:adjustRightInd w:val="0"/>
        <w:snapToGrid w:val="0"/>
        <w:ind w:left="720" w:hanging="720"/>
        <w:jc w:val="both"/>
      </w:pPr>
      <w:r w:rsidRPr="00BE0CF5">
        <w:rPr>
          <w:lang w:val="de-DE"/>
        </w:rPr>
        <w:t>Utermöhl H (1958) Zur Vervollkommnung der quantitativen Phytoplankton-Methodik. Mitteilungen Internationale Vereinigung Theoretische und Angewandte Limnologie 9:1-38.</w:t>
      </w:r>
      <w:r w:rsidRPr="00BE0CF5">
        <w:t xml:space="preserve"> </w:t>
      </w:r>
    </w:p>
    <w:p w14:paraId="6175375A" w14:textId="77777777" w:rsidR="00247B41" w:rsidRPr="00BE0CF5" w:rsidRDefault="00247B41" w:rsidP="00796D87">
      <w:pPr>
        <w:autoSpaceDE w:val="0"/>
        <w:autoSpaceDN w:val="0"/>
        <w:adjustRightInd w:val="0"/>
        <w:snapToGrid w:val="0"/>
        <w:ind w:left="720" w:hanging="720"/>
        <w:jc w:val="both"/>
        <w:rPr>
          <w:lang w:val="en-GB"/>
        </w:rPr>
      </w:pPr>
      <w:r w:rsidRPr="00BE0CF5">
        <w:rPr>
          <w:lang w:val="en-GB"/>
        </w:rPr>
        <w:lastRenderedPageBreak/>
        <w:t>Walsh JE, Timlin MS (2002) Northern Hemisphere sea ice simulations by global climate models. Polar Res 22:75-82.</w:t>
      </w:r>
    </w:p>
    <w:p w14:paraId="68D95534" w14:textId="77777777" w:rsidR="00247B41" w:rsidRPr="00BE0CF5" w:rsidRDefault="00247B41" w:rsidP="00796D87">
      <w:pPr>
        <w:autoSpaceDE w:val="0"/>
        <w:autoSpaceDN w:val="0"/>
        <w:adjustRightInd w:val="0"/>
        <w:snapToGrid w:val="0"/>
        <w:ind w:left="720" w:hanging="720"/>
        <w:jc w:val="both"/>
      </w:pPr>
      <w:r w:rsidRPr="00BE0CF5">
        <w:t xml:space="preserve">Wassmann P (2006) Structure and function of contemporary food webs on Arctic shelves: a </w:t>
      </w:r>
      <w:proofErr w:type="gramStart"/>
      <w:r w:rsidRPr="00BE0CF5">
        <w:t>pan</w:t>
      </w:r>
      <w:proofErr w:type="gramEnd"/>
      <w:r w:rsidRPr="00BE0CF5">
        <w:t>-Arctic comparison.</w:t>
      </w:r>
      <w:r w:rsidRPr="00BE0CF5">
        <w:rPr>
          <w:b/>
          <w:bCs/>
        </w:rPr>
        <w:t xml:space="preserve"> </w:t>
      </w:r>
      <w:r w:rsidRPr="00BE0CF5">
        <w:rPr>
          <w:bCs/>
        </w:rPr>
        <w:t>Progr Oceanogr</w:t>
      </w:r>
      <w:r w:rsidRPr="00BE0CF5">
        <w:t xml:space="preserve"> 71(2-4):123-128.</w:t>
      </w:r>
    </w:p>
    <w:p w14:paraId="74A6A01A" w14:textId="77777777" w:rsidR="00247B41" w:rsidRPr="00BE0CF5" w:rsidRDefault="00247B41" w:rsidP="00796D87">
      <w:pPr>
        <w:autoSpaceDE w:val="0"/>
        <w:autoSpaceDN w:val="0"/>
        <w:adjustRightInd w:val="0"/>
        <w:snapToGrid w:val="0"/>
        <w:ind w:left="720" w:hanging="720"/>
        <w:jc w:val="both"/>
        <w:rPr>
          <w:rFonts w:eastAsia="SimSun"/>
          <w:lang w:val="en-GB" w:eastAsia="zh-CN"/>
        </w:rPr>
      </w:pPr>
      <w:r w:rsidRPr="00BE0CF5">
        <w:rPr>
          <w:rFonts w:eastAsia="SimSun"/>
          <w:lang w:val="en-GB" w:eastAsia="zh-CN"/>
        </w:rPr>
        <w:t>Willis K, Cottier F, Kwasniewski S, Wold A, Falk-Petersen S (2006) The influence of advection on zooplankton community composition in an arctic fjord (Kongsfjorden, Svalbard). J Mar Sys 61:39-54.</w:t>
      </w:r>
    </w:p>
    <w:p w14:paraId="3758FB15" w14:textId="77777777" w:rsidR="00247B41" w:rsidRPr="00BE0CF5" w:rsidRDefault="00247B41" w:rsidP="00796D87">
      <w:pPr>
        <w:autoSpaceDE w:val="0"/>
        <w:autoSpaceDN w:val="0"/>
        <w:adjustRightInd w:val="0"/>
        <w:snapToGrid w:val="0"/>
        <w:ind w:left="720" w:hanging="720"/>
        <w:jc w:val="both"/>
      </w:pPr>
      <w:r w:rsidRPr="00BE0CF5">
        <w:t xml:space="preserve"> Zar J (1996) Biostatistical Analysis (3rd edn.). Prentice-Hall, Englewood Cliffs, NJ.</w:t>
      </w:r>
    </w:p>
    <w:p w14:paraId="6BA5355C" w14:textId="77777777" w:rsidR="00247B41" w:rsidRPr="00BE0CF5" w:rsidRDefault="00247B41" w:rsidP="00796D87">
      <w:pPr>
        <w:autoSpaceDE w:val="0"/>
        <w:autoSpaceDN w:val="0"/>
        <w:adjustRightInd w:val="0"/>
        <w:rPr>
          <w:rFonts w:eastAsia="SimSun"/>
          <w:lang w:eastAsia="zh-CN"/>
        </w:rPr>
      </w:pPr>
      <w:r w:rsidRPr="00BE0CF5">
        <w:rPr>
          <w:rFonts w:eastAsia="SimSun"/>
          <w:lang w:eastAsia="zh-CN"/>
        </w:rPr>
        <w:t>Zhadin</w:t>
      </w:r>
      <w:r w:rsidRPr="00BE0CF5">
        <w:rPr>
          <w:rFonts w:eastAsia="SimSun"/>
          <w:lang w:val="en-GB" w:eastAsia="zh-CN"/>
        </w:rPr>
        <w:t xml:space="preserve"> </w:t>
      </w:r>
      <w:r w:rsidRPr="00BE0CF5">
        <w:rPr>
          <w:rFonts w:eastAsia="SimSun"/>
          <w:lang w:eastAsia="zh-CN"/>
        </w:rPr>
        <w:t>VI</w:t>
      </w:r>
      <w:r w:rsidRPr="00BE0CF5">
        <w:rPr>
          <w:rFonts w:eastAsia="SimSun"/>
          <w:lang w:val="en-GB" w:eastAsia="zh-CN"/>
        </w:rPr>
        <w:t xml:space="preserve"> (1960) </w:t>
      </w:r>
      <w:r w:rsidRPr="00BE0CF5">
        <w:rPr>
          <w:rFonts w:eastAsia="SimSun"/>
          <w:lang w:eastAsia="zh-CN"/>
        </w:rPr>
        <w:t xml:space="preserve">Methods of hydrobiological research. </w:t>
      </w:r>
      <w:r w:rsidRPr="00BE0CF5">
        <w:rPr>
          <w:rFonts w:eastAsia="SimSun"/>
          <w:lang w:val="ru-RU" w:eastAsia="zh-CN"/>
        </w:rPr>
        <w:t>М</w:t>
      </w:r>
      <w:r w:rsidRPr="00BE0CF5">
        <w:rPr>
          <w:rFonts w:eastAsia="SimSun"/>
          <w:lang w:eastAsia="zh-CN"/>
        </w:rPr>
        <w:t>oscow, Vysshaya Shkola. [In Russian]</w:t>
      </w:r>
    </w:p>
    <w:p w14:paraId="3BFCF75E" w14:textId="77777777" w:rsidR="009831D1" w:rsidRPr="00BE0CF5" w:rsidRDefault="009831D1" w:rsidP="00796D87">
      <w:pPr>
        <w:jc w:val="both"/>
        <w:rPr>
          <w:bCs/>
        </w:rPr>
      </w:pPr>
    </w:p>
    <w:p w14:paraId="72AAAF2E" w14:textId="77777777" w:rsidR="00247B41" w:rsidRPr="00BE0CF5" w:rsidRDefault="00247B41" w:rsidP="00796D87">
      <w:pPr>
        <w:jc w:val="both"/>
      </w:pPr>
      <w:commentRangeStart w:id="491"/>
      <w:r w:rsidRPr="00BE0CF5">
        <w:rPr>
          <w:bCs/>
        </w:rPr>
        <w:t>FIGURE LEGEND</w:t>
      </w:r>
    </w:p>
    <w:commentRangeEnd w:id="491"/>
    <w:p w14:paraId="190F7658" w14:textId="77777777" w:rsidR="00247B41" w:rsidRPr="00BE0CF5" w:rsidRDefault="00536693" w:rsidP="00796D87">
      <w:pPr>
        <w:jc w:val="both"/>
      </w:pPr>
      <w:r w:rsidRPr="00BE0CF5">
        <w:rPr>
          <w:rStyle w:val="a8"/>
          <w:vanish/>
          <w:sz w:val="24"/>
        </w:rPr>
        <w:commentReference w:id="491"/>
      </w:r>
    </w:p>
    <w:p w14:paraId="013BC08D" w14:textId="77777777" w:rsidR="00247B41" w:rsidRPr="00BE0CF5" w:rsidRDefault="00247B41" w:rsidP="00796D87">
      <w:pPr>
        <w:jc w:val="both"/>
      </w:pPr>
      <w:commentRangeStart w:id="492"/>
      <w:commentRangeStart w:id="493"/>
      <w:r w:rsidRPr="00BE0CF5">
        <w:rPr>
          <w:b/>
          <w:bCs/>
        </w:rPr>
        <w:t>Fig. 1</w:t>
      </w:r>
      <w:r w:rsidRPr="00BE0CF5">
        <w:t xml:space="preserve"> Sampling site map, the White Sea</w:t>
      </w:r>
      <w:commentRangeEnd w:id="492"/>
      <w:r w:rsidR="00CB290A">
        <w:rPr>
          <w:rStyle w:val="a8"/>
        </w:rPr>
        <w:commentReference w:id="492"/>
      </w:r>
      <w:commentRangeEnd w:id="493"/>
      <w:r w:rsidR="00CB290A">
        <w:rPr>
          <w:rStyle w:val="a8"/>
        </w:rPr>
        <w:commentReference w:id="493"/>
      </w:r>
    </w:p>
    <w:p w14:paraId="6C5685A3" w14:textId="77777777" w:rsidR="00247B41" w:rsidRDefault="00247B41" w:rsidP="00796D87">
      <w:pPr>
        <w:jc w:val="both"/>
      </w:pPr>
    </w:p>
    <w:p w14:paraId="4E51A2B2" w14:textId="77777777" w:rsidR="00CF6C3D" w:rsidRDefault="00CF6C3D" w:rsidP="00796D87">
      <w:pPr>
        <w:jc w:val="both"/>
      </w:pPr>
    </w:p>
    <w:p w14:paraId="2CDB5C02" w14:textId="77777777" w:rsidR="00CF6C3D" w:rsidRPr="00B45CD8" w:rsidRDefault="00CF6C3D" w:rsidP="00796D87">
      <w:r w:rsidRPr="00CF6C3D">
        <w:rPr>
          <w:lang w:val="ru-RU"/>
        </w:rPr>
        <w:t xml:space="preserve">Сезонная динамика численности </w:t>
      </w:r>
      <w:r w:rsidRPr="00B45CD8">
        <w:t>Calanus</w:t>
      </w:r>
      <w:r w:rsidRPr="00CF6C3D">
        <w:rPr>
          <w:lang w:val="ru-RU"/>
        </w:rPr>
        <w:t xml:space="preserve">, температуры и солености на станции Д-1 в трех слоях водной толщи. </w:t>
      </w:r>
      <w:r w:rsidRPr="00B45CD8">
        <w:t>Приведены стандартные ошибки средних.</w:t>
      </w:r>
      <w:r>
        <w:t xml:space="preserve"> </w:t>
      </w:r>
      <w:r w:rsidRPr="00E243F0">
        <w:rPr>
          <w:color w:val="FF0000"/>
        </w:rPr>
        <w:t>(Вместо рис. 2)</w:t>
      </w:r>
    </w:p>
    <w:p w14:paraId="76658E4B" w14:textId="32205E75" w:rsidR="00CF6C3D" w:rsidRPr="00BE0CF5" w:rsidRDefault="00071D56" w:rsidP="00796D87">
      <w:pPr>
        <w:jc w:val="both"/>
      </w:pPr>
      <w:r w:rsidRPr="00CF6C3D">
        <w:rPr>
          <w:noProof/>
          <w:lang w:val="ru-RU"/>
        </w:rPr>
        <w:drawing>
          <wp:inline distT="0" distB="0" distL="0" distR="0" wp14:anchorId="72685E7E" wp14:editId="55C643B5">
            <wp:extent cx="2895600" cy="5339715"/>
            <wp:effectExtent l="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5339715"/>
                    </a:xfrm>
                    <a:prstGeom prst="rect">
                      <a:avLst/>
                    </a:prstGeom>
                    <a:noFill/>
                    <a:ln>
                      <a:noFill/>
                    </a:ln>
                  </pic:spPr>
                </pic:pic>
              </a:graphicData>
            </a:graphic>
          </wp:inline>
        </w:drawing>
      </w:r>
    </w:p>
    <w:p w14:paraId="3110BDB8" w14:textId="77777777" w:rsidR="00247B41" w:rsidRPr="00BE0CF5" w:rsidRDefault="00084E5E" w:rsidP="00796D87">
      <w:pPr>
        <w:jc w:val="both"/>
      </w:pPr>
      <w:r>
        <w:rPr>
          <w:b/>
          <w:bCs/>
        </w:rPr>
        <w:t>Fig. 1</w:t>
      </w:r>
      <w:commentRangeStart w:id="494"/>
      <w:r w:rsidR="00247B41" w:rsidRPr="00BE0CF5">
        <w:t xml:space="preserve"> Annual temperature curves recalculated for 1964-2007, station D-1. Dots – decadal mean temperature for the indicated water layer, vertical lines – standard error</w:t>
      </w:r>
    </w:p>
    <w:p w14:paraId="6A4B1A07" w14:textId="77777777" w:rsidR="00CF6C3D" w:rsidRPr="00BE0CF5" w:rsidRDefault="00CF6C3D" w:rsidP="00796D87">
      <w:r w:rsidRPr="00CF6C3D">
        <w:rPr>
          <w:lang w:val="ru-RU"/>
        </w:rPr>
        <w:t xml:space="preserve">Сезонная динамика численности </w:t>
      </w:r>
      <w:r w:rsidRPr="00B45CD8">
        <w:t>Calanus</w:t>
      </w:r>
      <w:r w:rsidRPr="00CF6C3D">
        <w:rPr>
          <w:lang w:val="ru-RU"/>
        </w:rPr>
        <w:t xml:space="preserve">, температуры и солености на станции Д-1 в трех слоях водной толщи. </w:t>
      </w:r>
      <w:r w:rsidRPr="00B45CD8">
        <w:t>Приведены стандартные ошибки средних.</w:t>
      </w:r>
      <w:r>
        <w:t xml:space="preserve"> </w:t>
      </w:r>
      <w:r w:rsidRPr="00E243F0">
        <w:rPr>
          <w:color w:val="FF0000"/>
        </w:rPr>
        <w:t>(Вместо рис. 2)</w:t>
      </w:r>
    </w:p>
    <w:commentRangeEnd w:id="494"/>
    <w:p w14:paraId="5E3264BE" w14:textId="77777777" w:rsidR="00CF6C3D" w:rsidRDefault="00860D93" w:rsidP="00796D87">
      <w:pPr>
        <w:jc w:val="both"/>
        <w:rPr>
          <w:b/>
          <w:bCs/>
        </w:rPr>
      </w:pPr>
      <w:r w:rsidRPr="00BE0CF5">
        <w:rPr>
          <w:rStyle w:val="a8"/>
          <w:vanish/>
          <w:sz w:val="24"/>
        </w:rPr>
        <w:commentReference w:id="494"/>
      </w:r>
    </w:p>
    <w:p w14:paraId="4E4FC3EF" w14:textId="77777777" w:rsidR="00CF6C3D" w:rsidRDefault="00CF6C3D" w:rsidP="00796D87">
      <w:pPr>
        <w:jc w:val="both"/>
        <w:rPr>
          <w:b/>
          <w:bCs/>
        </w:rPr>
      </w:pPr>
    </w:p>
    <w:p w14:paraId="651C8BC7" w14:textId="77777777" w:rsidR="00B822D8" w:rsidRDefault="00B822D8" w:rsidP="00796D87">
      <w:pPr>
        <w:jc w:val="both"/>
        <w:rPr>
          <w:b/>
          <w:bCs/>
        </w:rPr>
      </w:pPr>
    </w:p>
    <w:p w14:paraId="132B36F9" w14:textId="77777777" w:rsidR="00247B41" w:rsidRDefault="00F02D7F" w:rsidP="00796D87">
      <w:pPr>
        <w:jc w:val="both"/>
      </w:pPr>
      <w:r>
        <w:rPr>
          <w:b/>
          <w:bCs/>
          <w:highlight w:val="yellow"/>
        </w:rPr>
        <w:t>EXCLUDED</w:t>
      </w:r>
      <w:commentRangeStart w:id="495"/>
      <w:r w:rsidR="00247B41" w:rsidRPr="00B822D8">
        <w:rPr>
          <w:highlight w:val="yellow"/>
        </w:rPr>
        <w:t xml:space="preserve"> Spring and early summer periods, defined by temperature peculiarities, station D-1 (1964-2007). For the period definition please refer to </w:t>
      </w:r>
      <w:r>
        <w:rPr>
          <w:highlight w:val="yellow"/>
        </w:rPr>
        <w:t>Table 3</w:t>
      </w:r>
      <w:commentRangeEnd w:id="495"/>
      <w:r w:rsidR="00B822D8">
        <w:rPr>
          <w:rStyle w:val="a8"/>
        </w:rPr>
        <w:commentReference w:id="495"/>
      </w:r>
    </w:p>
    <w:p w14:paraId="7BE8B496" w14:textId="77777777" w:rsidR="00CF6C3D" w:rsidRDefault="00CF6C3D" w:rsidP="00796D87">
      <w:pPr>
        <w:jc w:val="both"/>
      </w:pPr>
    </w:p>
    <w:p w14:paraId="2964DF4C" w14:textId="77777777" w:rsidR="00CF6C3D" w:rsidRDefault="00CF6C3D" w:rsidP="00796D87">
      <w:pPr>
        <w:jc w:val="both"/>
      </w:pPr>
    </w:p>
    <w:p w14:paraId="1DD72361" w14:textId="77777777" w:rsidR="00CF6C3D" w:rsidRPr="00742049" w:rsidRDefault="00CF6C3D" w:rsidP="00796D87">
      <w:pPr>
        <w:rPr>
          <w:rPrChange w:id="496" w:author="Николай Усов" w:date="2020-05-19T08:50:00Z">
            <w:rPr>
              <w:lang w:val="ru-RU"/>
            </w:rPr>
          </w:rPrChange>
        </w:rPr>
      </w:pPr>
      <w:r w:rsidRPr="00742049">
        <w:rPr>
          <w:rPrChange w:id="497" w:author="Николай Усов" w:date="2020-05-19T08:50:00Z">
            <w:rPr>
              <w:lang w:val="ru-RU"/>
            </w:rPr>
          </w:rPrChange>
        </w:rPr>
        <w:t xml:space="preserve">2) </w:t>
      </w:r>
      <w:r w:rsidRPr="00CF6C3D">
        <w:rPr>
          <w:lang w:val="ru-RU"/>
        </w:rPr>
        <w:t>Вертикальное</w:t>
      </w:r>
      <w:r w:rsidRPr="00742049">
        <w:rPr>
          <w:rPrChange w:id="498" w:author="Николай Усов" w:date="2020-05-19T08:50:00Z">
            <w:rPr>
              <w:lang w:val="ru-RU"/>
            </w:rPr>
          </w:rPrChange>
        </w:rPr>
        <w:t xml:space="preserve"> </w:t>
      </w:r>
      <w:r w:rsidRPr="00CF6C3D">
        <w:rPr>
          <w:lang w:val="ru-RU"/>
        </w:rPr>
        <w:t>распределение</w:t>
      </w:r>
      <w:r w:rsidRPr="00742049">
        <w:rPr>
          <w:rPrChange w:id="499" w:author="Николай Усов" w:date="2020-05-19T08:50:00Z">
            <w:rPr>
              <w:lang w:val="ru-RU"/>
            </w:rPr>
          </w:rPrChange>
        </w:rPr>
        <w:t xml:space="preserve"> </w:t>
      </w:r>
      <w:r w:rsidRPr="00742049">
        <w:rPr>
          <w:color w:val="FF0000"/>
          <w:rPrChange w:id="500" w:author="Николай Усов" w:date="2020-05-19T08:50:00Z">
            <w:rPr>
              <w:color w:val="FF0000"/>
              <w:lang w:val="ru-RU"/>
            </w:rPr>
          </w:rPrChange>
        </w:rPr>
        <w:t>(</w:t>
      </w:r>
      <w:r w:rsidRPr="00CF6C3D">
        <w:rPr>
          <w:color w:val="FF0000"/>
          <w:lang w:val="ru-RU"/>
        </w:rPr>
        <w:t>после</w:t>
      </w:r>
      <w:r w:rsidRPr="00742049">
        <w:rPr>
          <w:color w:val="FF0000"/>
          <w:rPrChange w:id="501" w:author="Николай Усов" w:date="2020-05-19T08:50:00Z">
            <w:rPr>
              <w:color w:val="FF0000"/>
              <w:lang w:val="ru-RU"/>
            </w:rPr>
          </w:rPrChange>
        </w:rPr>
        <w:t xml:space="preserve"> </w:t>
      </w:r>
      <w:r w:rsidRPr="00CF6C3D">
        <w:rPr>
          <w:color w:val="FF0000"/>
          <w:lang w:val="ru-RU"/>
        </w:rPr>
        <w:t>рис</w:t>
      </w:r>
      <w:r w:rsidRPr="00742049">
        <w:rPr>
          <w:color w:val="FF0000"/>
          <w:rPrChange w:id="502" w:author="Николай Усов" w:date="2020-05-19T08:50:00Z">
            <w:rPr>
              <w:color w:val="FF0000"/>
              <w:lang w:val="ru-RU"/>
            </w:rPr>
          </w:rPrChange>
        </w:rPr>
        <w:t xml:space="preserve">. 3, </w:t>
      </w:r>
      <w:r w:rsidRPr="00CF6C3D">
        <w:rPr>
          <w:color w:val="FF0000"/>
          <w:lang w:val="ru-RU"/>
        </w:rPr>
        <w:t>перед</w:t>
      </w:r>
      <w:r w:rsidRPr="00742049">
        <w:rPr>
          <w:color w:val="FF0000"/>
          <w:rPrChange w:id="503" w:author="Николай Усов" w:date="2020-05-19T08:50:00Z">
            <w:rPr>
              <w:color w:val="FF0000"/>
              <w:lang w:val="ru-RU"/>
            </w:rPr>
          </w:rPrChange>
        </w:rPr>
        <w:t xml:space="preserve"> </w:t>
      </w:r>
      <w:r w:rsidRPr="00CF6C3D">
        <w:rPr>
          <w:color w:val="FF0000"/>
          <w:lang w:val="ru-RU"/>
        </w:rPr>
        <w:t>суточными</w:t>
      </w:r>
      <w:r w:rsidRPr="00742049">
        <w:rPr>
          <w:color w:val="FF0000"/>
          <w:rPrChange w:id="504" w:author="Николай Усов" w:date="2020-05-19T08:50:00Z">
            <w:rPr>
              <w:color w:val="FF0000"/>
              <w:lang w:val="ru-RU"/>
            </w:rPr>
          </w:rPrChange>
        </w:rPr>
        <w:t xml:space="preserve"> </w:t>
      </w:r>
      <w:r w:rsidRPr="00CF6C3D">
        <w:rPr>
          <w:color w:val="FF0000"/>
          <w:lang w:val="ru-RU"/>
        </w:rPr>
        <w:t>миграциями</w:t>
      </w:r>
      <w:r w:rsidRPr="00742049">
        <w:rPr>
          <w:color w:val="FF0000"/>
          <w:rPrChange w:id="505" w:author="Николай Усов" w:date="2020-05-19T08:50:00Z">
            <w:rPr>
              <w:color w:val="FF0000"/>
              <w:lang w:val="ru-RU"/>
            </w:rPr>
          </w:rPrChange>
        </w:rPr>
        <w:t>)</w:t>
      </w:r>
    </w:p>
    <w:p w14:paraId="6174FFA0" w14:textId="7C16ED0D" w:rsidR="00CF6C3D" w:rsidRPr="00B45CD8" w:rsidRDefault="00071D56" w:rsidP="00796D87">
      <w:r w:rsidRPr="00CF6C3D">
        <w:rPr>
          <w:noProof/>
          <w:lang w:val="ru-RU"/>
        </w:rPr>
        <w:drawing>
          <wp:inline distT="0" distB="0" distL="0" distR="0" wp14:anchorId="28FDEA3B" wp14:editId="21F982AD">
            <wp:extent cx="5368925" cy="193421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925" cy="1934210"/>
                    </a:xfrm>
                    <a:prstGeom prst="rect">
                      <a:avLst/>
                    </a:prstGeom>
                    <a:noFill/>
                    <a:ln>
                      <a:noFill/>
                    </a:ln>
                  </pic:spPr>
                </pic:pic>
              </a:graphicData>
            </a:graphic>
          </wp:inline>
        </w:drawing>
      </w:r>
    </w:p>
    <w:p w14:paraId="607F9096" w14:textId="77777777" w:rsidR="00CF6C3D" w:rsidRPr="00CF6C3D" w:rsidRDefault="00CF6C3D" w:rsidP="00796D87">
      <w:pPr>
        <w:rPr>
          <w:lang w:val="ru-RU"/>
        </w:rPr>
      </w:pPr>
      <w:r w:rsidRPr="00CF6C3D">
        <w:rPr>
          <w:lang w:val="ru-RU"/>
        </w:rPr>
        <w:t xml:space="preserve">Рис. Вертикальное распределение </w:t>
      </w:r>
      <w:r w:rsidRPr="00B45CD8">
        <w:t>Calanus</w:t>
      </w:r>
      <w:r w:rsidRPr="00CF6C3D">
        <w:rPr>
          <w:lang w:val="ru-RU"/>
        </w:rPr>
        <w:t xml:space="preserve"> на глубоководной (</w:t>
      </w:r>
      <w:r w:rsidRPr="00B45CD8">
        <w:t>D</w:t>
      </w:r>
      <w:r w:rsidRPr="00CF6C3D">
        <w:rPr>
          <w:lang w:val="ru-RU"/>
        </w:rPr>
        <w:t>-3) и мелководной (</w:t>
      </w:r>
      <w:r w:rsidRPr="00B45CD8">
        <w:t>D</w:t>
      </w:r>
      <w:r w:rsidRPr="00CF6C3D">
        <w:rPr>
          <w:lang w:val="ru-RU"/>
        </w:rPr>
        <w:t xml:space="preserve">-1) станциях в течение теплого периода (когда отбирали пробы на </w:t>
      </w:r>
      <w:r w:rsidRPr="00B45CD8">
        <w:t>D</w:t>
      </w:r>
      <w:r w:rsidRPr="00CF6C3D">
        <w:rPr>
          <w:lang w:val="ru-RU"/>
        </w:rPr>
        <w:t xml:space="preserve">-3). </w:t>
      </w:r>
    </w:p>
    <w:p w14:paraId="18DAC72D" w14:textId="77777777" w:rsidR="00CF6C3D" w:rsidRPr="00CF6C3D" w:rsidRDefault="00CF6C3D" w:rsidP="00796D87">
      <w:pPr>
        <w:jc w:val="both"/>
        <w:rPr>
          <w:lang w:val="ru-RU"/>
        </w:rPr>
      </w:pPr>
    </w:p>
    <w:p w14:paraId="1C17C66B" w14:textId="77777777" w:rsidR="00247B41" w:rsidRPr="00CF6C3D" w:rsidRDefault="00247B41" w:rsidP="00796D87">
      <w:pPr>
        <w:jc w:val="both"/>
        <w:rPr>
          <w:lang w:val="ru-RU"/>
        </w:rPr>
      </w:pPr>
    </w:p>
    <w:p w14:paraId="5723ABC5" w14:textId="77777777" w:rsidR="00247B41" w:rsidRDefault="00F02D7F" w:rsidP="00796D87">
      <w:pPr>
        <w:jc w:val="both"/>
      </w:pPr>
      <w:r>
        <w:rPr>
          <w:b/>
          <w:bCs/>
          <w:highlight w:val="yellow"/>
        </w:rPr>
        <w:t>Fig. 2</w:t>
      </w:r>
      <w:r w:rsidR="00247B41" w:rsidRPr="00BE0CF5">
        <w:rPr>
          <w:highlight w:val="yellow"/>
        </w:rPr>
        <w:t xml:space="preserve"> Temperature and salinity dynamics on diel stations, D-2: (a) early summer, July, 1-2, 1998; (b) late summer, Sept, 27-28, 1997. Vertical lines – daily variability</w:t>
      </w:r>
    </w:p>
    <w:p w14:paraId="0E81878D" w14:textId="77777777" w:rsidR="006102B9" w:rsidRDefault="006102B9" w:rsidP="00796D87">
      <w:pPr>
        <w:jc w:val="both"/>
      </w:pPr>
    </w:p>
    <w:p w14:paraId="1A39DDAE" w14:textId="77777777" w:rsidR="006102B9" w:rsidRPr="00BE0CF5" w:rsidRDefault="006102B9" w:rsidP="00796D87">
      <w:pPr>
        <w:jc w:val="both"/>
      </w:pPr>
    </w:p>
    <w:p w14:paraId="38FA0B31" w14:textId="77777777" w:rsidR="00247B41" w:rsidRPr="00BE0CF5" w:rsidRDefault="00247B41" w:rsidP="00796D87">
      <w:pPr>
        <w:jc w:val="both"/>
      </w:pPr>
      <w:commentRangeStart w:id="506"/>
    </w:p>
    <w:p w14:paraId="6B8C2C5E" w14:textId="77777777" w:rsidR="00247B41" w:rsidRPr="00BE0CF5" w:rsidRDefault="00F02D7F" w:rsidP="00796D87">
      <w:pPr>
        <w:jc w:val="both"/>
      </w:pPr>
      <w:r>
        <w:rPr>
          <w:b/>
          <w:bCs/>
        </w:rPr>
        <w:t>Fig. 3</w:t>
      </w:r>
      <w:commentRangeStart w:id="507"/>
      <w:r w:rsidR="00247B41" w:rsidRPr="00BE0CF5">
        <w:t xml:space="preserve"> Seasonal dynamics of major seston characteristics, station D-1 (2000-2008): (a) C</w:t>
      </w:r>
      <w:r w:rsidR="00247B41" w:rsidRPr="00BE0CF5">
        <w:rPr>
          <w:vertAlign w:val="subscript"/>
        </w:rPr>
        <w:t>org</w:t>
      </w:r>
      <w:r w:rsidR="00247B41" w:rsidRPr="00BE0CF5">
        <w:t xml:space="preserve"> and Chl. </w:t>
      </w:r>
      <w:r w:rsidR="00247B41" w:rsidRPr="00BE0CF5">
        <w:rPr>
          <w:i/>
          <w:iCs/>
        </w:rPr>
        <w:t>a</w:t>
      </w:r>
      <w:r w:rsidR="00247B41" w:rsidRPr="00BE0CF5">
        <w:t xml:space="preserve"> concentration; (b) key phytoplankton taxa concentration</w:t>
      </w:r>
    </w:p>
    <w:commentRangeEnd w:id="507"/>
    <w:p w14:paraId="7B8EFC9E" w14:textId="77777777" w:rsidR="00247B41" w:rsidRPr="00BE0CF5" w:rsidRDefault="00887FF3" w:rsidP="00796D87">
      <w:pPr>
        <w:jc w:val="both"/>
      </w:pPr>
      <w:r w:rsidRPr="00BE0CF5">
        <w:rPr>
          <w:rStyle w:val="a8"/>
          <w:vanish/>
          <w:sz w:val="24"/>
        </w:rPr>
        <w:commentReference w:id="507"/>
      </w:r>
    </w:p>
    <w:commentRangeEnd w:id="506"/>
    <w:p w14:paraId="377E3DF3" w14:textId="77777777" w:rsidR="00B822D8" w:rsidRDefault="006B1573" w:rsidP="00796D87">
      <w:pPr>
        <w:jc w:val="both"/>
        <w:rPr>
          <w:b/>
          <w:bCs/>
        </w:rPr>
      </w:pPr>
      <w:r w:rsidRPr="00BE0CF5">
        <w:rPr>
          <w:rStyle w:val="a8"/>
          <w:vanish/>
          <w:sz w:val="24"/>
        </w:rPr>
        <w:commentReference w:id="506"/>
      </w:r>
    </w:p>
    <w:p w14:paraId="011B5332" w14:textId="77777777" w:rsidR="00B822D8" w:rsidRPr="00B822D8" w:rsidRDefault="00B822D8" w:rsidP="00796D87">
      <w:pPr>
        <w:rPr>
          <w:lang w:val="ru-RU"/>
        </w:rPr>
      </w:pPr>
      <w:r w:rsidRPr="00B822D8">
        <w:rPr>
          <w:lang w:val="ru-RU"/>
        </w:rPr>
        <w:t xml:space="preserve">) Изменение состава популяции в течение сезона </w:t>
      </w:r>
      <w:r w:rsidRPr="00B822D8">
        <w:rPr>
          <w:color w:val="FF0000"/>
          <w:lang w:val="ru-RU"/>
        </w:rPr>
        <w:t>(Вместо рис. 6.)</w:t>
      </w:r>
    </w:p>
    <w:p w14:paraId="10535652" w14:textId="09580D25" w:rsidR="00B822D8" w:rsidRPr="00B45CD8" w:rsidRDefault="00071D56" w:rsidP="00796D87">
      <w:r w:rsidRPr="00B822D8">
        <w:rPr>
          <w:noProof/>
          <w:lang w:val="ru-RU"/>
        </w:rPr>
        <w:lastRenderedPageBreak/>
        <w:drawing>
          <wp:inline distT="0" distB="0" distL="0" distR="0" wp14:anchorId="300FA6FC" wp14:editId="3AE8A03D">
            <wp:extent cx="5726430" cy="7367905"/>
            <wp:effectExtent l="0" t="0" r="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6430" cy="7367905"/>
                    </a:xfrm>
                    <a:prstGeom prst="rect">
                      <a:avLst/>
                    </a:prstGeom>
                    <a:noFill/>
                    <a:ln>
                      <a:noFill/>
                    </a:ln>
                  </pic:spPr>
                </pic:pic>
              </a:graphicData>
            </a:graphic>
          </wp:inline>
        </w:drawing>
      </w:r>
    </w:p>
    <w:p w14:paraId="68234142" w14:textId="77777777" w:rsidR="00B822D8" w:rsidRPr="00B45CD8" w:rsidRDefault="00B822D8" w:rsidP="00796D87"/>
    <w:p w14:paraId="2B8B7288" w14:textId="77777777" w:rsidR="00B822D8" w:rsidRPr="00BE0CF5" w:rsidRDefault="00F02D7F" w:rsidP="00796D87">
      <w:pPr>
        <w:jc w:val="both"/>
      </w:pPr>
      <w:r>
        <w:rPr>
          <w:b/>
          <w:bCs/>
        </w:rPr>
        <w:t>Fig. 4</w:t>
      </w:r>
      <w:r w:rsidR="00B822D8" w:rsidRPr="00BE0CF5">
        <w:t xml:space="preserve"> Annual dynamics in vertical distribution of copepodite stages (a) and layers occupied (b) by </w:t>
      </w:r>
      <w:r w:rsidR="00B822D8" w:rsidRPr="00BE0CF5">
        <w:rPr>
          <w:i/>
          <w:iCs/>
        </w:rPr>
        <w:t>Calanus glacialis</w:t>
      </w:r>
      <w:r w:rsidR="00B822D8" w:rsidRPr="00BE0CF5">
        <w:t xml:space="preserve"> on station D-1 (average for the period 1964-2007). Bars – decadal means; right inset – except naupliar stages. Np – nauplii; CI-CV – immature copepodites; fem – CVI, females</w:t>
      </w:r>
    </w:p>
    <w:p w14:paraId="1FB59CA1" w14:textId="77777777" w:rsidR="00B822D8" w:rsidRPr="00B45CD8" w:rsidRDefault="00B822D8" w:rsidP="00796D87">
      <w:r w:rsidRPr="00B822D8">
        <w:rPr>
          <w:lang w:val="ru-RU"/>
        </w:rPr>
        <w:t>Рис. Изменение состава популяции в течение года на глубоководной станции (А, на врезках – состав популяции без науплиев), на декадной станции (</w:t>
      </w:r>
      <w:r w:rsidRPr="00B45CD8">
        <w:t>B</w:t>
      </w:r>
      <w:r w:rsidRPr="00B822D8">
        <w:rPr>
          <w:lang w:val="ru-RU"/>
        </w:rPr>
        <w:t>) и на декадной станции без науплиев (</w:t>
      </w:r>
      <w:r w:rsidRPr="00B45CD8">
        <w:t>C</w:t>
      </w:r>
      <w:r w:rsidRPr="00B822D8">
        <w:rPr>
          <w:lang w:val="ru-RU"/>
        </w:rPr>
        <w:t xml:space="preserve">). Сплошной линией обозначена суммарная плотность популяции. Левая ось ординат – доля конкретной стадии развития в популяции; правая – плотность популяции. </w:t>
      </w:r>
      <w:r w:rsidRPr="00E243F0">
        <w:rPr>
          <w:color w:val="FF0000"/>
        </w:rPr>
        <w:t>(Вместо рис. 6.)</w:t>
      </w:r>
    </w:p>
    <w:p w14:paraId="1546A26F" w14:textId="77777777" w:rsidR="00B822D8" w:rsidRDefault="00B822D8" w:rsidP="00796D87">
      <w:pPr>
        <w:jc w:val="both"/>
        <w:rPr>
          <w:b/>
          <w:bCs/>
        </w:rPr>
      </w:pPr>
    </w:p>
    <w:p w14:paraId="51D23CE9" w14:textId="77777777" w:rsidR="00247B41" w:rsidRPr="00BE0CF5" w:rsidRDefault="00247B41" w:rsidP="00796D87">
      <w:pPr>
        <w:jc w:val="both"/>
      </w:pPr>
    </w:p>
    <w:p w14:paraId="0977A684" w14:textId="77777777" w:rsidR="00247B41" w:rsidRPr="00BE0CF5" w:rsidRDefault="00F02D7F" w:rsidP="00796D87">
      <w:pPr>
        <w:jc w:val="both"/>
      </w:pPr>
      <w:r>
        <w:rPr>
          <w:b/>
          <w:bCs/>
          <w:highlight w:val="yellow"/>
        </w:rPr>
        <w:t>Fig. 5</w:t>
      </w:r>
      <w:commentRangeStart w:id="508"/>
      <w:commentRangeStart w:id="509"/>
      <w:r w:rsidR="00247B41" w:rsidRPr="00BE0CF5">
        <w:rPr>
          <w:highlight w:val="yellow"/>
        </w:rPr>
        <w:t xml:space="preserve"> Daily vertical distribution of different developmental stages of </w:t>
      </w:r>
      <w:r w:rsidR="00247B41" w:rsidRPr="00BE0CF5">
        <w:rPr>
          <w:i/>
          <w:iCs/>
          <w:highlight w:val="yellow"/>
        </w:rPr>
        <w:t>Calanus glacialis</w:t>
      </w:r>
      <w:r w:rsidR="00247B41" w:rsidRPr="00BE0CF5">
        <w:rPr>
          <w:highlight w:val="yellow"/>
        </w:rPr>
        <w:t xml:space="preserve"> on diel stations, D-2: (a) early summer, July, 1-2, 1998; (b) late summer, Sept, 27-28, 1997. Bars – daily mean; vertical lines – daily variability</w:t>
      </w:r>
      <w:r w:rsidR="0097248F" w:rsidRPr="00BE0CF5">
        <w:rPr>
          <w:highlight w:val="yellow"/>
        </w:rPr>
        <w:t xml:space="preserve"> (differences between population depth location observed</w:t>
      </w:r>
      <w:r w:rsidR="00887FF3" w:rsidRPr="00BE0CF5">
        <w:rPr>
          <w:highlight w:val="yellow"/>
        </w:rPr>
        <w:t xml:space="preserve"> during daytime and night time)</w:t>
      </w:r>
      <w:commentRangeEnd w:id="508"/>
      <w:r w:rsidR="00DC1EBD" w:rsidRPr="00BE0CF5">
        <w:rPr>
          <w:rStyle w:val="a8"/>
          <w:vanish/>
          <w:sz w:val="24"/>
        </w:rPr>
        <w:commentReference w:id="508"/>
      </w:r>
    </w:p>
    <w:commentRangeEnd w:id="509"/>
    <w:p w14:paraId="4E3BD0B2" w14:textId="77777777" w:rsidR="00247B41" w:rsidRPr="00BE0CF5" w:rsidRDefault="008E0BF9" w:rsidP="00796D87">
      <w:pPr>
        <w:jc w:val="both"/>
      </w:pPr>
      <w:r w:rsidRPr="00BE0CF5">
        <w:rPr>
          <w:rStyle w:val="a8"/>
          <w:vanish/>
          <w:sz w:val="24"/>
        </w:rPr>
        <w:commentReference w:id="509"/>
      </w:r>
    </w:p>
    <w:p w14:paraId="67C22616" w14:textId="77777777" w:rsidR="00247B41" w:rsidRPr="00BE0CF5" w:rsidRDefault="007358F2" w:rsidP="00796D87">
      <w:pPr>
        <w:jc w:val="both"/>
        <w:rPr>
          <w:b/>
          <w:bCs/>
        </w:rPr>
      </w:pPr>
      <w:r>
        <w:rPr>
          <w:b/>
          <w:bCs/>
          <w:highlight w:val="yellow"/>
        </w:rPr>
        <w:t>EXCLUDED</w:t>
      </w:r>
      <w:commentRangeStart w:id="510"/>
      <w:r w:rsidR="00247B41" w:rsidRPr="00BE0CF5">
        <w:rPr>
          <w:highlight w:val="yellow"/>
        </w:rPr>
        <w:t xml:space="preserve"> Temperature optima (recalculated range, 1964-2007) for different developmental stages of </w:t>
      </w:r>
      <w:r w:rsidR="00247B41" w:rsidRPr="00BE0CF5">
        <w:rPr>
          <w:i/>
          <w:iCs/>
          <w:highlight w:val="yellow"/>
        </w:rPr>
        <w:t>Calanus glacialis</w:t>
      </w:r>
      <w:r w:rsidR="00247B41" w:rsidRPr="00BE0CF5">
        <w:rPr>
          <w:highlight w:val="yellow"/>
        </w:rPr>
        <w:t>. Upper bar borders – maximal temperature, when 75% of population still stays in 0-25 m water layer. Upper lines show absolute maxima</w:t>
      </w:r>
      <w:r w:rsidR="004F558F" w:rsidRPr="00BE0CF5">
        <w:rPr>
          <w:highlight w:val="yellow"/>
        </w:rPr>
        <w:t xml:space="preserve"> </w:t>
      </w:r>
      <w:r w:rsidR="004F558F" w:rsidRPr="00BE0CF5">
        <w:rPr>
          <w:b/>
          <w:bCs/>
          <w:highlight w:val="yellow"/>
        </w:rPr>
        <w:t>– was transferred to Arctic Species Satellite ms!</w:t>
      </w:r>
    </w:p>
    <w:commentRangeEnd w:id="510"/>
    <w:p w14:paraId="1E3C09A3" w14:textId="77777777" w:rsidR="00247B41" w:rsidRPr="00BE0CF5" w:rsidRDefault="00860D93" w:rsidP="00796D87">
      <w:pPr>
        <w:jc w:val="both"/>
      </w:pPr>
      <w:r w:rsidRPr="00BE0CF5">
        <w:rPr>
          <w:rStyle w:val="a8"/>
          <w:vanish/>
          <w:sz w:val="24"/>
        </w:rPr>
        <w:commentReference w:id="510"/>
      </w:r>
    </w:p>
    <w:p w14:paraId="004A7E6C" w14:textId="77777777" w:rsidR="006102B9" w:rsidRDefault="006102B9" w:rsidP="00796D87">
      <w:pPr>
        <w:jc w:val="both"/>
        <w:rPr>
          <w:b/>
          <w:bCs/>
        </w:rPr>
      </w:pPr>
    </w:p>
    <w:p w14:paraId="44E09E4C" w14:textId="77777777" w:rsidR="006102B9" w:rsidRDefault="006102B9" w:rsidP="00796D87">
      <w:pPr>
        <w:jc w:val="both"/>
        <w:rPr>
          <w:b/>
          <w:bCs/>
        </w:rPr>
      </w:pPr>
    </w:p>
    <w:p w14:paraId="782591C4" w14:textId="77777777" w:rsidR="00247B41" w:rsidRPr="00BE0CF5" w:rsidRDefault="007358F2" w:rsidP="00796D87">
      <w:pPr>
        <w:jc w:val="both"/>
      </w:pPr>
      <w:r>
        <w:rPr>
          <w:b/>
          <w:bCs/>
        </w:rPr>
        <w:t>Fig. 6</w:t>
      </w:r>
      <w:r w:rsidR="00247B41" w:rsidRPr="00BE0CF5">
        <w:t xml:space="preserve"> Spring and early summer dynamics in L</w:t>
      </w:r>
      <w:r w:rsidR="00247B41" w:rsidRPr="00BE0CF5">
        <w:rPr>
          <w:vertAlign w:val="subscript"/>
        </w:rPr>
        <w:t>c</w:t>
      </w:r>
      <w:r w:rsidR="00247B41" w:rsidRPr="00BE0CF5">
        <w:t xml:space="preserve">/W ratio in </w:t>
      </w:r>
      <w:r w:rsidR="00247B41" w:rsidRPr="00BE0CF5">
        <w:rPr>
          <w:i/>
          <w:iCs/>
        </w:rPr>
        <w:t>Calanus glacialis</w:t>
      </w:r>
      <w:r w:rsidR="00247B41" w:rsidRPr="00BE0CF5">
        <w:t xml:space="preserve"> (2005-2008): (a) CIV copepodites; (b) CV copepodites; (c) CVI, females. Bars – mean ± </w:t>
      </w:r>
      <w:r w:rsidR="00247B41" w:rsidRPr="00BE0CF5">
        <w:rPr>
          <w:i/>
          <w:iCs/>
        </w:rPr>
        <w:t>SE</w:t>
      </w:r>
      <w:r w:rsidR="00247B41" w:rsidRPr="00BE0CF5">
        <w:t xml:space="preserve">; vertical lines – </w:t>
      </w:r>
      <w:r w:rsidR="00247B41" w:rsidRPr="00BE0CF5">
        <w:rPr>
          <w:i/>
          <w:iCs/>
        </w:rPr>
        <w:t>max</w:t>
      </w:r>
      <w:r w:rsidR="00247B41" w:rsidRPr="00BE0CF5">
        <w:t xml:space="preserve"> and </w:t>
      </w:r>
      <w:r w:rsidR="00247B41" w:rsidRPr="00BE0CF5">
        <w:rPr>
          <w:i/>
          <w:iCs/>
        </w:rPr>
        <w:t>min</w:t>
      </w:r>
      <w:r w:rsidR="00247B41" w:rsidRPr="00BE0CF5">
        <w:t xml:space="preserve"> values. For the period definition please refer to </w:t>
      </w:r>
      <w:r w:rsidR="00F02D7F">
        <w:t>Table 3</w:t>
      </w:r>
      <w:r w:rsidR="00247B41" w:rsidRPr="00BE0CF5">
        <w:t>. 0-25 and 25-65 – sampling water layers, m</w:t>
      </w:r>
    </w:p>
    <w:p w14:paraId="5455F15B" w14:textId="77777777" w:rsidR="00247B41" w:rsidRDefault="00247B41" w:rsidP="00796D87">
      <w:pPr>
        <w:jc w:val="both"/>
      </w:pPr>
    </w:p>
    <w:p w14:paraId="0019124B" w14:textId="0EBA0313" w:rsidR="00491C4F" w:rsidRPr="00BE0CF5" w:rsidRDefault="00071D56" w:rsidP="00796D87">
      <w:pPr>
        <w:jc w:val="both"/>
      </w:pPr>
      <w:r w:rsidRPr="00491C4F">
        <w:rPr>
          <w:noProof/>
          <w:lang w:val="ru-RU"/>
        </w:rPr>
        <w:lastRenderedPageBreak/>
        <w:drawing>
          <wp:inline distT="0" distB="0" distL="0" distR="0" wp14:anchorId="6385EB4F" wp14:editId="2596369E">
            <wp:extent cx="6104255" cy="3685540"/>
            <wp:effectExtent l="0" t="0" r="0" b="0"/>
            <wp:docPr id="18"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491C4F">
        <w:rPr>
          <w:noProof/>
          <w:lang w:val="ru-RU"/>
        </w:rPr>
        <w:drawing>
          <wp:inline distT="0" distB="0" distL="0" distR="0" wp14:anchorId="23A126C5" wp14:editId="57DC36FA">
            <wp:extent cx="6104255" cy="3880485"/>
            <wp:effectExtent l="0" t="0" r="0" b="0"/>
            <wp:docPr id="19"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CDF7FBE" w14:textId="77777777" w:rsidR="00247B41" w:rsidRPr="00BE0CF5" w:rsidRDefault="008740A7" w:rsidP="00796D87">
      <w:pPr>
        <w:jc w:val="both"/>
      </w:pPr>
      <w:r>
        <w:rPr>
          <w:b/>
          <w:bCs/>
        </w:rPr>
        <w:t>Fig. 7</w:t>
      </w:r>
      <w:r w:rsidR="00247B41" w:rsidRPr="00BE0CF5">
        <w:t xml:space="preserve"> Seasonal dynamics in </w:t>
      </w:r>
      <w:r w:rsidR="00491C4F">
        <w:t xml:space="preserve">relative </w:t>
      </w:r>
      <w:r w:rsidR="00247B41" w:rsidRPr="00BE0CF5">
        <w:t xml:space="preserve">lipid content in elder copepodites (CIV-CV) and females (fem) of </w:t>
      </w:r>
      <w:r w:rsidR="00247B41" w:rsidRPr="00BE0CF5">
        <w:rPr>
          <w:i/>
          <w:iCs/>
        </w:rPr>
        <w:t>Calanus glacialis</w:t>
      </w:r>
      <w:r w:rsidR="00491C4F">
        <w:t>: (a)</w:t>
      </w:r>
      <w:r w:rsidR="00247B41" w:rsidRPr="00BE0CF5">
        <w:t xml:space="preserve"> WE – wax esters; TAG – tryacilglycerols; PL – phospholipids</w:t>
      </w:r>
      <w:r w:rsidR="00491C4F">
        <w:t>; (b) – total lipids</w:t>
      </w:r>
      <w:r w:rsidR="00247B41" w:rsidRPr="00BE0CF5">
        <w:t>. 0-25 m and 25-100 m – sampling layers</w:t>
      </w:r>
    </w:p>
    <w:p w14:paraId="05347438" w14:textId="77777777" w:rsidR="00247B41" w:rsidRDefault="00247B41" w:rsidP="00796D87">
      <w:pPr>
        <w:jc w:val="both"/>
      </w:pPr>
    </w:p>
    <w:p w14:paraId="485B4170" w14:textId="77777777" w:rsidR="00491C4F" w:rsidRPr="00BE0CF5" w:rsidRDefault="00491C4F" w:rsidP="00796D87">
      <w:pPr>
        <w:jc w:val="both"/>
      </w:pPr>
    </w:p>
    <w:p w14:paraId="6FEA4F42" w14:textId="77777777" w:rsidR="00247B41" w:rsidRPr="00BE0CF5" w:rsidRDefault="008740A7" w:rsidP="00796D87">
      <w:pPr>
        <w:jc w:val="both"/>
      </w:pPr>
      <w:r>
        <w:rPr>
          <w:b/>
          <w:bCs/>
        </w:rPr>
        <w:t>Fig. 8</w:t>
      </w:r>
      <w:r w:rsidR="00247B41" w:rsidRPr="00BE0CF5">
        <w:t xml:space="preserve"> Seasonal feeding characteristics of </w:t>
      </w:r>
      <w:r w:rsidR="00247B41" w:rsidRPr="00BE0CF5">
        <w:rPr>
          <w:i/>
          <w:iCs/>
        </w:rPr>
        <w:t>Calanus</w:t>
      </w:r>
      <w:r w:rsidR="00247B41" w:rsidRPr="00BE0CF5">
        <w:t xml:space="preserve"> </w:t>
      </w:r>
      <w:r w:rsidR="00247B41" w:rsidRPr="00BE0CF5">
        <w:rPr>
          <w:i/>
          <w:iCs/>
        </w:rPr>
        <w:t>glacialis</w:t>
      </w:r>
      <w:r w:rsidR="00247B41" w:rsidRPr="00BE0CF5">
        <w:t xml:space="preserve"> in the White Sea: (a) absolute daily ration; (b) relative daily ration; (c) percent of algal food ingested, recalculated by impact of Chl. </w:t>
      </w:r>
      <w:proofErr w:type="gramStart"/>
      <w:r w:rsidR="00247B41" w:rsidRPr="00BE0CF5">
        <w:rPr>
          <w:i/>
          <w:iCs/>
        </w:rPr>
        <w:t>a</w:t>
      </w:r>
      <w:proofErr w:type="gramEnd"/>
      <w:r w:rsidR="00247B41" w:rsidRPr="00BE0CF5">
        <w:t xml:space="preserve"> as C</w:t>
      </w:r>
      <w:r w:rsidR="00247B41" w:rsidRPr="00BE0CF5">
        <w:rPr>
          <w:vertAlign w:val="subscript"/>
        </w:rPr>
        <w:t>org</w:t>
      </w:r>
      <w:r w:rsidR="00247B41" w:rsidRPr="00BE0CF5">
        <w:t xml:space="preserve"> in total C</w:t>
      </w:r>
      <w:r w:rsidR="00247B41" w:rsidRPr="00BE0CF5">
        <w:rPr>
          <w:vertAlign w:val="subscript"/>
        </w:rPr>
        <w:t>org</w:t>
      </w:r>
      <w:r w:rsidR="00247B41" w:rsidRPr="00BE0CF5">
        <w:t xml:space="preserve"> consumed. One asterisk* - ice algae were suggested as food; two asterisks** - animals sampled in deep layers (25-100 m) were fed by surface seston</w:t>
      </w:r>
    </w:p>
    <w:p w14:paraId="0AEF948F" w14:textId="77777777" w:rsidR="00247B41" w:rsidRDefault="00247B41" w:rsidP="00796D87">
      <w:pPr>
        <w:jc w:val="both"/>
      </w:pPr>
    </w:p>
    <w:p w14:paraId="2422F5E9" w14:textId="77777777" w:rsidR="00E41F87" w:rsidRPr="00BE0CF5" w:rsidRDefault="00E41F87" w:rsidP="00796D87">
      <w:pPr>
        <w:jc w:val="both"/>
      </w:pPr>
    </w:p>
    <w:p w14:paraId="6C40BBD1" w14:textId="77777777" w:rsidR="00247B41" w:rsidRPr="00BE0CF5" w:rsidRDefault="00165AD7" w:rsidP="00796D87">
      <w:pPr>
        <w:jc w:val="both"/>
      </w:pPr>
      <w:r>
        <w:rPr>
          <w:b/>
          <w:bCs/>
        </w:rPr>
        <w:t>Fig. 9</w:t>
      </w:r>
      <w:r w:rsidR="00247B41" w:rsidRPr="00BE0CF5">
        <w:t xml:space="preserve"> </w:t>
      </w:r>
      <w:r w:rsidR="00E41F87">
        <w:t xml:space="preserve">The </w:t>
      </w:r>
      <w:r w:rsidR="00247B41" w:rsidRPr="00BE0CF5">
        <w:t>dynamics</w:t>
      </w:r>
      <w:r w:rsidR="00E41F87">
        <w:t xml:space="preserve"> of </w:t>
      </w:r>
      <w:r w:rsidR="00E41F87" w:rsidRPr="00BE0CF5">
        <w:rPr>
          <w:i/>
          <w:iCs/>
        </w:rPr>
        <w:t>Calanus</w:t>
      </w:r>
      <w:r w:rsidR="00E41F87" w:rsidRPr="00BE0CF5">
        <w:t xml:space="preserve"> </w:t>
      </w:r>
      <w:r w:rsidR="00E41F87" w:rsidRPr="00BE0CF5">
        <w:rPr>
          <w:i/>
          <w:iCs/>
        </w:rPr>
        <w:t>glacialis</w:t>
      </w:r>
      <w:r w:rsidR="00E41F87" w:rsidRPr="00BE0CF5">
        <w:t xml:space="preserve"> female gonad state </w:t>
      </w:r>
      <w:r w:rsidR="00247B41" w:rsidRPr="00BE0CF5">
        <w:t xml:space="preserve">in </w:t>
      </w:r>
      <w:r w:rsidR="00E41F87">
        <w:t>e</w:t>
      </w:r>
      <w:r w:rsidR="00E41F87" w:rsidRPr="00BE0CF5">
        <w:t xml:space="preserve">arly spring </w:t>
      </w:r>
      <w:r w:rsidR="00247B41" w:rsidRPr="00BE0CF5">
        <w:t xml:space="preserve">(station D-3): (a) - natural population, from 50 to 68 ind.; (b) - fed females (natural phytoplankton), 50 specimens individually; (c) - starved females, 202 ind. bulk. G1-G5 – gonad stages, accordingly to </w:t>
      </w:r>
      <w:r w:rsidR="00F02D7F">
        <w:t>Table 3</w:t>
      </w:r>
    </w:p>
    <w:p w14:paraId="0A722868" w14:textId="77777777" w:rsidR="00247B41" w:rsidRDefault="00247B41" w:rsidP="00796D87">
      <w:pPr>
        <w:jc w:val="both"/>
      </w:pPr>
    </w:p>
    <w:p w14:paraId="5884CB69" w14:textId="360D41AD" w:rsidR="00E41F87" w:rsidRDefault="00071D56" w:rsidP="00796D87">
      <w:pPr>
        <w:jc w:val="both"/>
      </w:pPr>
      <w:r w:rsidRPr="00E41F87">
        <w:rPr>
          <w:noProof/>
          <w:lang w:val="ru-RU"/>
        </w:rPr>
        <w:drawing>
          <wp:inline distT="0" distB="0" distL="0" distR="0" wp14:anchorId="78590AB6" wp14:editId="341F7661">
            <wp:extent cx="6142990" cy="4103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2990" cy="4103370"/>
                    </a:xfrm>
                    <a:prstGeom prst="rect">
                      <a:avLst/>
                    </a:prstGeom>
                    <a:noFill/>
                    <a:ln>
                      <a:noFill/>
                    </a:ln>
                  </pic:spPr>
                </pic:pic>
              </a:graphicData>
            </a:graphic>
          </wp:inline>
        </w:drawing>
      </w:r>
    </w:p>
    <w:p w14:paraId="797C6CBC" w14:textId="77777777" w:rsidR="00E41F87" w:rsidRPr="00BE0CF5" w:rsidRDefault="00E41F87" w:rsidP="00796D87">
      <w:pPr>
        <w:jc w:val="both"/>
      </w:pPr>
    </w:p>
    <w:p w14:paraId="35645039" w14:textId="77777777" w:rsidR="00247B41" w:rsidRPr="00BE0CF5" w:rsidRDefault="00247B41" w:rsidP="00796D87">
      <w:pPr>
        <w:jc w:val="both"/>
        <w:rPr>
          <w:rFonts w:ascii="Candida-Roman" w:eastAsia="SimSun" w:hAnsi="Candida-Roman" w:cs="Candida-Roman"/>
          <w:lang w:eastAsia="zh-CN"/>
        </w:rPr>
      </w:pPr>
      <w:commentRangeStart w:id="511"/>
      <w:r w:rsidRPr="00BE0CF5">
        <w:rPr>
          <w:b/>
          <w:bCs/>
        </w:rPr>
        <w:t>Fig. 13</w:t>
      </w:r>
      <w:r w:rsidRPr="00BE0CF5">
        <w:t xml:space="preserve"> Scheme of </w:t>
      </w:r>
      <w:r w:rsidRPr="00BE0CF5">
        <w:rPr>
          <w:i/>
          <w:iCs/>
        </w:rPr>
        <w:t>Calanus glacialis</w:t>
      </w:r>
      <w:r w:rsidRPr="00BE0CF5">
        <w:t xml:space="preserve"> life cycle in the White Sea (compilation of original results and data by Prygunkova 1974; Kosobokova 1998, 1999). Np – naupliar stages; CI-CV – copepodite stages; dotted lines – molt periods; straight lines – </w:t>
      </w:r>
      <w:r w:rsidR="0097248F" w:rsidRPr="00BE0CF5">
        <w:t>overwintering</w:t>
      </w:r>
      <w:r w:rsidRPr="00BE0CF5">
        <w:t xml:space="preserve"> without molt; </w:t>
      </w:r>
      <w:r w:rsidRPr="00BE0CF5">
        <w:rPr>
          <w:highlight w:val="yellow"/>
        </w:rPr>
        <w:t>DVM – diel vertical migrations</w:t>
      </w:r>
      <w:r w:rsidR="00E14AE4" w:rsidRPr="00BE0CF5">
        <w:rPr>
          <w:highlight w:val="yellow"/>
        </w:rPr>
        <w:t xml:space="preserve"> (schematically)</w:t>
      </w:r>
      <w:r w:rsidRPr="00BE0CF5">
        <w:rPr>
          <w:highlight w:val="yellow"/>
        </w:rPr>
        <w:t>,</w:t>
      </w:r>
      <w:r w:rsidRPr="00BE0CF5">
        <w:t xml:space="preserve"> </w:t>
      </w:r>
      <w:r w:rsidRPr="00BE0CF5">
        <w:rPr>
          <w:highlight w:val="yellow"/>
        </w:rPr>
        <w:t>late summer period (early summer DVM are not shown);</w:t>
      </w:r>
      <w:r w:rsidRPr="00BE0CF5">
        <w:t xml:space="preserve"> titles and numbers in the brackets indicate possible, but non-obligatory events. Note: the </w:t>
      </w:r>
      <w:r w:rsidR="0097248F" w:rsidRPr="00BE0CF5">
        <w:t>overwintering</w:t>
      </w:r>
      <w:r w:rsidRPr="00BE0CF5">
        <w:t xml:space="preserve"> of all diapausing copepodite stages takes place deeper than 25 m depth</w:t>
      </w:r>
      <w:commentRangeEnd w:id="511"/>
      <w:r w:rsidR="00E41F87">
        <w:rPr>
          <w:rStyle w:val="a8"/>
        </w:rPr>
        <w:commentReference w:id="511"/>
      </w:r>
    </w:p>
    <w:p w14:paraId="64667225" w14:textId="77777777" w:rsidR="00C8416D" w:rsidRPr="00BE0CF5" w:rsidRDefault="00C8416D" w:rsidP="00796D87"/>
    <w:sectPr w:rsidR="00C8416D" w:rsidRPr="00BE0CF5" w:rsidSect="009831D1">
      <w:pgSz w:w="11906" w:h="16838" w:code="9"/>
      <w:pgMar w:top="1134" w:right="851" w:bottom="1134" w:left="1440" w:header="709" w:footer="709"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aria Martynova" w:date="2020-04-28T11:37:00Z" w:initials="DM">
    <w:p w14:paraId="219D783B" w14:textId="77777777" w:rsidR="00742049" w:rsidRDefault="00742049">
      <w:pPr>
        <w:pStyle w:val="a9"/>
        <w:rPr>
          <w:sz w:val="32"/>
          <w:lang w:val="ru-RU"/>
        </w:rPr>
      </w:pPr>
      <w:r w:rsidRPr="00DC170A">
        <w:rPr>
          <w:rStyle w:val="a8"/>
          <w:sz w:val="22"/>
        </w:rPr>
        <w:annotationRef/>
      </w:r>
      <w:r w:rsidRPr="00DC170A">
        <w:rPr>
          <w:sz w:val="32"/>
          <w:lang w:val="ru-RU"/>
        </w:rPr>
        <w:t xml:space="preserve">Всю статью разворачиваем в сторону жизни гляциалиса на краю ареала и его адаптивных черт. Говорим о том, что Кособокова сотоварищи прям молодец, но многие стороны биологии вида пока были обойдены стороной. Мы как раз хотим понять ПОЧЕМУ </w:t>
      </w:r>
      <w:r>
        <w:rPr>
          <w:sz w:val="32"/>
          <w:lang w:val="ru-RU"/>
        </w:rPr>
        <w:t xml:space="preserve">и КАК </w:t>
      </w:r>
      <w:r w:rsidRPr="00DC170A">
        <w:rPr>
          <w:sz w:val="32"/>
          <w:lang w:val="ru-RU"/>
        </w:rPr>
        <w:t xml:space="preserve">калянусу это удаётся, а не просто подтвердить уже известные данные. </w:t>
      </w:r>
    </w:p>
    <w:p w14:paraId="311A309F" w14:textId="77777777" w:rsidR="00742049" w:rsidRDefault="00742049">
      <w:pPr>
        <w:pStyle w:val="a9"/>
        <w:rPr>
          <w:sz w:val="32"/>
          <w:lang w:val="ru-RU"/>
        </w:rPr>
      </w:pPr>
    </w:p>
    <w:p w14:paraId="54C81EA6" w14:textId="77777777" w:rsidR="00742049" w:rsidRDefault="00742049">
      <w:pPr>
        <w:pStyle w:val="a9"/>
        <w:rPr>
          <w:sz w:val="32"/>
          <w:lang w:val="ru-RU"/>
        </w:rPr>
      </w:pPr>
      <w:r w:rsidRPr="00F20803">
        <w:rPr>
          <w:sz w:val="32"/>
          <w:highlight w:val="yellow"/>
          <w:lang w:val="ru-RU"/>
        </w:rPr>
        <w:t xml:space="preserve">Не забыть добавить ссылку на статью </w:t>
      </w:r>
      <w:r w:rsidRPr="00F20803">
        <w:rPr>
          <w:sz w:val="32"/>
          <w:highlight w:val="yellow"/>
        </w:rPr>
        <w:t>Martynova</w:t>
      </w:r>
      <w:r w:rsidRPr="00F20803">
        <w:rPr>
          <w:sz w:val="32"/>
          <w:highlight w:val="yellow"/>
          <w:lang w:val="ru-RU"/>
        </w:rPr>
        <w:t xml:space="preserve"> &amp; </w:t>
      </w:r>
      <w:r w:rsidRPr="00F20803">
        <w:rPr>
          <w:sz w:val="32"/>
          <w:highlight w:val="yellow"/>
        </w:rPr>
        <w:t>Ivankovich</w:t>
      </w:r>
      <w:r w:rsidRPr="00F20803">
        <w:rPr>
          <w:sz w:val="32"/>
          <w:highlight w:val="yellow"/>
          <w:lang w:val="ru-RU"/>
        </w:rPr>
        <w:t xml:space="preserve"> (</w:t>
      </w:r>
      <w:r w:rsidRPr="00F20803">
        <w:rPr>
          <w:sz w:val="32"/>
          <w:highlight w:val="yellow"/>
        </w:rPr>
        <w:t>salinity</w:t>
      </w:r>
      <w:r w:rsidRPr="00F20803">
        <w:rPr>
          <w:sz w:val="32"/>
          <w:highlight w:val="yellow"/>
          <w:lang w:val="ru-RU"/>
        </w:rPr>
        <w:t xml:space="preserve"> </w:t>
      </w:r>
      <w:r w:rsidRPr="00F20803">
        <w:rPr>
          <w:sz w:val="32"/>
          <w:highlight w:val="yellow"/>
        </w:rPr>
        <w:t>tolerance</w:t>
      </w:r>
      <w:r w:rsidRPr="00F20803">
        <w:rPr>
          <w:sz w:val="32"/>
          <w:highlight w:val="yellow"/>
          <w:lang w:val="ru-RU"/>
        </w:rPr>
        <w:t>)</w:t>
      </w:r>
    </w:p>
    <w:p w14:paraId="1C4CACCF" w14:textId="77777777" w:rsidR="00742049" w:rsidRDefault="00742049">
      <w:pPr>
        <w:pStyle w:val="a9"/>
        <w:rPr>
          <w:sz w:val="32"/>
          <w:lang w:val="ru-RU"/>
        </w:rPr>
      </w:pPr>
    </w:p>
    <w:p w14:paraId="448E4742" w14:textId="77777777" w:rsidR="00742049" w:rsidRDefault="00742049">
      <w:pPr>
        <w:pStyle w:val="a9"/>
        <w:rPr>
          <w:sz w:val="32"/>
          <w:lang w:val="ru-RU"/>
        </w:rPr>
      </w:pPr>
      <w:r>
        <w:rPr>
          <w:sz w:val="32"/>
          <w:lang w:val="ru-RU"/>
        </w:rPr>
        <w:t>И ещё я убрала из названия отсылку к климату. Мы можем по этому вопросу потом пройтись в Обсуждении.</w:t>
      </w:r>
    </w:p>
    <w:p w14:paraId="21508273" w14:textId="77777777" w:rsidR="00742049" w:rsidRDefault="00742049">
      <w:pPr>
        <w:pStyle w:val="a9"/>
        <w:rPr>
          <w:sz w:val="32"/>
          <w:lang w:val="ru-RU"/>
        </w:rPr>
      </w:pPr>
    </w:p>
    <w:p w14:paraId="28A93698" w14:textId="77777777" w:rsidR="00742049" w:rsidRPr="00DC170A" w:rsidRDefault="00742049">
      <w:pPr>
        <w:pStyle w:val="a9"/>
        <w:rPr>
          <w:sz w:val="32"/>
          <w:lang w:val="ru-RU"/>
        </w:rPr>
      </w:pPr>
      <w:r w:rsidRPr="00EC476E">
        <w:rPr>
          <w:sz w:val="32"/>
          <w:highlight w:val="yellow"/>
          <w:lang w:val="ru-RU"/>
        </w:rPr>
        <w:t>Ещё надо не забыть отбиться заранее от всяких разных, которые будут верещать по поводу «а где у Вас генетика?»</w:t>
      </w:r>
    </w:p>
  </w:comment>
  <w:comment w:id="1" w:author="Daria Martynova" w:date="2012-02-10T13:26:00Z" w:initials="DM">
    <w:p w14:paraId="7EA01D43" w14:textId="77777777" w:rsidR="00742049" w:rsidRDefault="00742049">
      <w:pPr>
        <w:pStyle w:val="a9"/>
      </w:pPr>
      <w:r>
        <w:rPr>
          <w:rStyle w:val="a8"/>
        </w:rPr>
        <w:annotationRef/>
      </w:r>
      <w:r w:rsidRPr="00D21E2B">
        <w:rPr>
          <w:lang w:val="en-GB"/>
        </w:rPr>
        <w:t xml:space="preserve">Although the information presented by the authors is very interesting and deserves publication, it is necessary to underline that the presented </w:t>
      </w:r>
      <w:r w:rsidRPr="00C74B9A">
        <w:rPr>
          <w:highlight w:val="green"/>
          <w:lang w:val="en-GB"/>
        </w:rPr>
        <w:t xml:space="preserve">manuscript should give more information about the life cycle of Calanus glacialis in the </w:t>
      </w:r>
      <w:smartTag w:uri="urn:schemas-microsoft-com:office:smarttags" w:element="place">
        <w:r w:rsidRPr="00C74B9A">
          <w:rPr>
            <w:highlight w:val="green"/>
            <w:lang w:val="en-GB"/>
          </w:rPr>
          <w:t>White Sea</w:t>
        </w:r>
      </w:smartTag>
      <w:r w:rsidRPr="00C74B9A">
        <w:rPr>
          <w:highlight w:val="green"/>
          <w:lang w:val="en-GB"/>
        </w:rPr>
        <w:t xml:space="preserve"> and provide a summary of past investigations</w:t>
      </w:r>
      <w:r w:rsidRPr="00D21E2B">
        <w:rPr>
          <w:lang w:val="en-GB"/>
        </w:rPr>
        <w:t>.</w:t>
      </w:r>
    </w:p>
  </w:comment>
  <w:comment w:id="2" w:author="Daria Martynova" w:date="2012-02-10T13:26:00Z" w:initials="DM">
    <w:p w14:paraId="5F8F8E72" w14:textId="77777777" w:rsidR="00742049" w:rsidRDefault="00742049">
      <w:pPr>
        <w:pStyle w:val="a9"/>
      </w:pPr>
      <w:r>
        <w:rPr>
          <w:rStyle w:val="a8"/>
        </w:rPr>
        <w:annotationRef/>
      </w:r>
      <w:r w:rsidRPr="00C74B9A">
        <w:rPr>
          <w:highlight w:val="green"/>
          <w:lang w:val="en-GB"/>
        </w:rPr>
        <w:t xml:space="preserve">In the present manuscript, I lack analyses on the longterm variations in population dynamics, and if there </w:t>
      </w:r>
      <w:proofErr w:type="gramStart"/>
      <w:r w:rsidRPr="00C74B9A">
        <w:rPr>
          <w:highlight w:val="green"/>
          <w:lang w:val="en-GB"/>
        </w:rPr>
        <w:t>is</w:t>
      </w:r>
      <w:proofErr w:type="gramEnd"/>
      <w:r w:rsidRPr="00C74B9A">
        <w:rPr>
          <w:highlight w:val="green"/>
          <w:lang w:val="en-GB"/>
        </w:rPr>
        <w:t xml:space="preserve"> any correlations to for example temperature or ice break-up.</w:t>
      </w:r>
    </w:p>
  </w:comment>
  <w:comment w:id="7" w:author="Daria Martynova" w:date="2012-02-10T13:25:00Z" w:initials="DM">
    <w:p w14:paraId="2158960A" w14:textId="77777777" w:rsidR="00742049" w:rsidRDefault="00742049">
      <w:pPr>
        <w:pStyle w:val="a9"/>
      </w:pPr>
      <w:r>
        <w:rPr>
          <w:rStyle w:val="a8"/>
        </w:rPr>
        <w:annotationRef/>
      </w:r>
      <w:r w:rsidRPr="00C74B9A">
        <w:rPr>
          <w:highlight w:val="green"/>
          <w:lang w:val="en-GB"/>
        </w:rPr>
        <w:t>1/ Key words: in many journals, words appearing in the title should not be repeated as "key words"</w:t>
      </w:r>
      <w:r w:rsidRPr="00D21E2B">
        <w:rPr>
          <w:lang w:val="en-GB"/>
        </w:rPr>
        <w:br/>
      </w:r>
    </w:p>
  </w:comment>
  <w:comment w:id="8" w:author="Daria Martynova" w:date="2020-04-28T09:20:00Z" w:initials="DM">
    <w:p w14:paraId="5E80C351" w14:textId="77777777" w:rsidR="00742049" w:rsidRPr="00BE0CF5" w:rsidRDefault="00742049" w:rsidP="00BE0CF5">
      <w:pPr>
        <w:rPr>
          <w:lang w:val="en-GB"/>
        </w:rPr>
      </w:pPr>
      <w:r>
        <w:rPr>
          <w:rStyle w:val="a8"/>
        </w:rPr>
        <w:annotationRef/>
      </w:r>
      <w:r w:rsidRPr="00C74B9A">
        <w:rPr>
          <w:highlight w:val="green"/>
          <w:lang w:val="en-GB"/>
        </w:rPr>
        <w:t>The introduction needs to be rewritten in its entirety to be understandable</w:t>
      </w:r>
      <w:r w:rsidRPr="00D21E2B">
        <w:rPr>
          <w:lang w:val="en-GB"/>
        </w:rPr>
        <w:t xml:space="preserve">. </w:t>
      </w:r>
    </w:p>
  </w:comment>
  <w:comment w:id="9" w:author="Daria Martynova" w:date="2020-05-06T09:51:00Z" w:initials="DM">
    <w:p w14:paraId="0CD1D16C" w14:textId="77777777" w:rsidR="00742049" w:rsidRPr="00A8414B" w:rsidRDefault="00742049">
      <w:pPr>
        <w:pStyle w:val="a9"/>
        <w:rPr>
          <w:lang w:val="ru-RU"/>
        </w:rPr>
      </w:pPr>
      <w:r>
        <w:rPr>
          <w:rStyle w:val="a8"/>
        </w:rPr>
        <w:annotationRef/>
      </w:r>
      <w:r>
        <w:rPr>
          <w:lang w:val="ru-RU"/>
        </w:rPr>
        <w:t>Всё Введение нужно будет переработать, но это в самую последнюю очередь. Не надо сейчас тратить на него время, мы после того, как напием Обсуждение, легко напишем и Введение.</w:t>
      </w:r>
    </w:p>
  </w:comment>
  <w:comment w:id="10" w:author="Daria Martynova" w:date="2012-02-10T13:15:00Z" w:initials="DM">
    <w:p w14:paraId="685BCB4A" w14:textId="77777777" w:rsidR="00742049" w:rsidRDefault="00742049" w:rsidP="0001325A">
      <w:pPr>
        <w:pStyle w:val="a9"/>
      </w:pPr>
      <w:r>
        <w:rPr>
          <w:rStyle w:val="a8"/>
        </w:rPr>
        <w:annotationRef/>
      </w:r>
      <w:r w:rsidRPr="004B7461">
        <w:rPr>
          <w:highlight w:val="lightGray"/>
        </w:rPr>
        <w:t xml:space="preserve">Grey </w:t>
      </w:r>
      <w:r>
        <w:rPr>
          <w:highlight w:val="lightGray"/>
        </w:rPr>
        <w:t>indicates</w:t>
      </w:r>
      <w:r w:rsidRPr="004B7461">
        <w:rPr>
          <w:highlight w:val="lightGray"/>
        </w:rPr>
        <w:t xml:space="preserve"> over</w:t>
      </w:r>
      <w:r>
        <w:rPr>
          <w:highlight w:val="lightGray"/>
        </w:rPr>
        <w:t>-</w:t>
      </w:r>
      <w:r w:rsidRPr="004B7461">
        <w:rPr>
          <w:highlight w:val="lightGray"/>
        </w:rPr>
        <w:t>citing the statements</w:t>
      </w:r>
    </w:p>
  </w:comment>
  <w:comment w:id="11" w:author="Daria Martynova" w:date="2012-02-10T15:04:00Z" w:initials="DM">
    <w:p w14:paraId="2492B26C" w14:textId="77777777" w:rsidR="00742049" w:rsidRPr="00A8414B" w:rsidRDefault="00742049" w:rsidP="00C1617B">
      <w:pPr>
        <w:pStyle w:val="a9"/>
        <w:rPr>
          <w:lang w:val="ru-RU"/>
        </w:rPr>
      </w:pPr>
      <w:r>
        <w:rPr>
          <w:rStyle w:val="a8"/>
        </w:rPr>
        <w:annotationRef/>
      </w:r>
      <w:r>
        <w:rPr>
          <w:lang w:val="ru-RU"/>
        </w:rPr>
        <w:t>Раскидать ссылки по 2-3 штуки по отдельным конкретным утверждениям, добавить работы после 2008 года!</w:t>
      </w:r>
    </w:p>
  </w:comment>
  <w:comment w:id="12" w:author="Николай Усов" w:date="2020-07-14T09:49:00Z" w:initials="НУ">
    <w:p w14:paraId="69B3F624" w14:textId="0F28D856" w:rsidR="000B256A" w:rsidRPr="000B256A" w:rsidRDefault="000B256A">
      <w:pPr>
        <w:pStyle w:val="a9"/>
      </w:pPr>
      <w:r>
        <w:rPr>
          <w:rStyle w:val="a8"/>
        </w:rPr>
        <w:annotationRef/>
      </w:r>
      <w:r>
        <w:rPr>
          <w:lang w:val="ru-RU"/>
        </w:rPr>
        <w:t>Про</w:t>
      </w:r>
      <w:r w:rsidRPr="000B256A">
        <w:t xml:space="preserve"> </w:t>
      </w:r>
      <w:r>
        <w:rPr>
          <w:lang w:val="ru-RU"/>
        </w:rPr>
        <w:t>генетическую</w:t>
      </w:r>
      <w:r w:rsidRPr="000B256A">
        <w:t xml:space="preserve"> </w:t>
      </w:r>
      <w:r>
        <w:rPr>
          <w:lang w:val="ru-RU"/>
        </w:rPr>
        <w:t>близость</w:t>
      </w:r>
      <w:r w:rsidRPr="000B256A">
        <w:t xml:space="preserve"> </w:t>
      </w:r>
      <w:r>
        <w:rPr>
          <w:lang w:val="ru-RU"/>
        </w:rPr>
        <w:t>популяций</w:t>
      </w:r>
      <w:r w:rsidRPr="000B256A">
        <w:t xml:space="preserve"> </w:t>
      </w:r>
      <w:r>
        <w:t>C</w:t>
      </w:r>
      <w:r w:rsidRPr="000B256A">
        <w:t xml:space="preserve">. </w:t>
      </w:r>
      <w:r>
        <w:t>glacialis</w:t>
      </w:r>
      <w:r w:rsidRPr="000B256A">
        <w:t xml:space="preserve"> </w:t>
      </w:r>
      <w:r>
        <w:rPr>
          <w:lang w:val="ru-RU"/>
        </w:rPr>
        <w:t>в</w:t>
      </w:r>
      <w:r w:rsidRPr="000B256A">
        <w:t xml:space="preserve"> </w:t>
      </w:r>
      <w:r>
        <w:rPr>
          <w:lang w:val="ru-RU"/>
        </w:rPr>
        <w:t>Арктике</w:t>
      </w:r>
      <w:r w:rsidRPr="000B256A">
        <w:t xml:space="preserve">: </w:t>
      </w:r>
      <w:r>
        <w:t>Weidmann</w:t>
      </w:r>
      <w:r w:rsidRPr="000B256A">
        <w:t xml:space="preserve"> </w:t>
      </w:r>
      <w:r>
        <w:t>et</w:t>
      </w:r>
      <w:r w:rsidRPr="000B256A">
        <w:t xml:space="preserve"> </w:t>
      </w:r>
      <w:r>
        <w:t>al</w:t>
      </w:r>
      <w:r w:rsidRPr="000B256A">
        <w:t>., 2016 (</w:t>
      </w:r>
      <w:r>
        <w:t>Pan</w:t>
      </w:r>
      <w:r w:rsidRPr="000B256A">
        <w:t>-</w:t>
      </w:r>
      <w:r>
        <w:t>Arctic</w:t>
      </w:r>
      <w:r w:rsidRPr="000B256A">
        <w:t xml:space="preserve"> </w:t>
      </w:r>
      <w:r>
        <w:t>population</w:t>
      </w:r>
      <w:r w:rsidRPr="000B256A">
        <w:t xml:space="preserve"> </w:t>
      </w:r>
      <w:r>
        <w:t>of</w:t>
      </w:r>
      <w:r w:rsidRPr="000B256A">
        <w:t xml:space="preserve"> </w:t>
      </w:r>
      <w:r>
        <w:t>the</w:t>
      </w:r>
      <w:r w:rsidRPr="000B256A">
        <w:t xml:space="preserve"> </w:t>
      </w:r>
      <w:r>
        <w:t>keystone</w:t>
      </w:r>
      <w:r w:rsidRPr="000B256A">
        <w:t xml:space="preserve"> </w:t>
      </w:r>
      <w:r>
        <w:t>copepod</w:t>
      </w:r>
      <w:r w:rsidRPr="000B256A">
        <w:t xml:space="preserve"> </w:t>
      </w:r>
      <w:r>
        <w:t>Calanus</w:t>
      </w:r>
      <w:r w:rsidRPr="000B256A">
        <w:t xml:space="preserve"> </w:t>
      </w:r>
      <w:r>
        <w:t>glacialis)</w:t>
      </w:r>
    </w:p>
  </w:comment>
  <w:comment w:id="20" w:author="Daria Martynova" w:date="2020-05-06T09:20:00Z" w:initials="DM">
    <w:p w14:paraId="6DED88F5" w14:textId="77777777" w:rsidR="00742049" w:rsidRPr="00494487" w:rsidRDefault="00742049" w:rsidP="00CC1A9E">
      <w:pPr>
        <w:pStyle w:val="a9"/>
        <w:rPr>
          <w:lang w:val="ru-RU"/>
        </w:rPr>
      </w:pPr>
      <w:r>
        <w:rPr>
          <w:rStyle w:val="a8"/>
        </w:rPr>
        <w:annotationRef/>
      </w:r>
      <w:r>
        <w:rPr>
          <w:lang w:val="ru-RU"/>
        </w:rPr>
        <w:t>Эти ссылки оставить, поскольку наш мониторинг начинался задолго до публикации 2000 г.</w:t>
      </w:r>
    </w:p>
  </w:comment>
  <w:comment w:id="61" w:author="Daria Martynova" w:date="2020-05-06T09:20:00Z" w:initials="DM">
    <w:p w14:paraId="2AD3993A" w14:textId="77777777" w:rsidR="00742049" w:rsidRPr="00494487" w:rsidRDefault="00742049">
      <w:pPr>
        <w:pStyle w:val="a9"/>
        <w:rPr>
          <w:lang w:val="ru-RU"/>
        </w:rPr>
      </w:pPr>
      <w:r>
        <w:rPr>
          <w:rStyle w:val="a8"/>
        </w:rPr>
        <w:annotationRef/>
      </w:r>
      <w:r>
        <w:rPr>
          <w:lang w:val="ru-RU"/>
        </w:rPr>
        <w:t>Эти ссылки оставить, поскольку наш мониторинг начинался задолго до публикации 2000 г.</w:t>
      </w:r>
    </w:p>
  </w:comment>
  <w:comment w:id="95" w:author="Daria Martynova" w:date="2020-05-06T09:22:00Z" w:initials="DM">
    <w:p w14:paraId="12A9FE32" w14:textId="77777777" w:rsidR="00742049" w:rsidRPr="004C5218" w:rsidRDefault="00742049">
      <w:pPr>
        <w:pStyle w:val="a9"/>
        <w:rPr>
          <w:lang w:val="ru-RU"/>
        </w:rPr>
      </w:pPr>
      <w:r>
        <w:rPr>
          <w:rStyle w:val="a8"/>
        </w:rPr>
        <w:annotationRef/>
      </w:r>
      <w:r>
        <w:rPr>
          <w:lang w:val="ru-RU"/>
        </w:rPr>
        <w:t>Коля, тебе карты в руки здесь. Коротко описать. Где-то уже есть, я пока пишу только здесь, не отвлекаясь, чтобы получалось продуктивнее.</w:t>
      </w:r>
    </w:p>
  </w:comment>
  <w:comment w:id="200" w:author="Николай Усов" w:date="2020-05-19T11:05:00Z" w:initials="НУ">
    <w:p w14:paraId="6E126B37" w14:textId="27FDCA2B" w:rsidR="0055580A" w:rsidRPr="0055580A" w:rsidRDefault="0055580A">
      <w:pPr>
        <w:pStyle w:val="a9"/>
        <w:rPr>
          <w:lang w:val="ru-RU"/>
        </w:rPr>
      </w:pPr>
      <w:r>
        <w:rPr>
          <w:rStyle w:val="a8"/>
        </w:rPr>
        <w:annotationRef/>
      </w:r>
      <w:r>
        <w:rPr>
          <w:lang w:val="ru-RU"/>
        </w:rPr>
        <w:t>Не ясно, зачем привязка к приливам, если далее речь идет про день/ночь. Может, не писать здесь это – только периодичность (раз в 3 часа)?</w:t>
      </w:r>
      <w:r w:rsidR="00725C50">
        <w:rPr>
          <w:lang w:val="ru-RU"/>
        </w:rPr>
        <w:t xml:space="preserve"> </w:t>
      </w:r>
    </w:p>
  </w:comment>
  <w:comment w:id="264" w:author="Daria Martynova" w:date="2020-05-07T10:57:00Z" w:initials="DM">
    <w:p w14:paraId="1E897984" w14:textId="77777777" w:rsidR="00742049" w:rsidRPr="00E03A42" w:rsidRDefault="00742049">
      <w:pPr>
        <w:pStyle w:val="a9"/>
        <w:rPr>
          <w:lang w:val="ru-RU"/>
        </w:rPr>
      </w:pPr>
      <w:r>
        <w:rPr>
          <w:rStyle w:val="a8"/>
        </w:rPr>
        <w:annotationRef/>
      </w:r>
      <w:r>
        <w:rPr>
          <w:lang w:val="ru-RU"/>
        </w:rPr>
        <w:t>Я вообще не трогала этот абзац. Его надо полностью пересмотреть в связи с расширением материалов и методов по этому направлению.</w:t>
      </w:r>
    </w:p>
  </w:comment>
  <w:comment w:id="265" w:author="Николай Усов" w:date="2020-05-19T09:05:00Z" w:initials="НУ">
    <w:p w14:paraId="48BAAF5D" w14:textId="0A5880A0" w:rsidR="00A87021" w:rsidRPr="00A87021" w:rsidRDefault="00A87021">
      <w:pPr>
        <w:pStyle w:val="a9"/>
        <w:rPr>
          <w:lang w:val="ru-RU"/>
        </w:rPr>
      </w:pPr>
      <w:r>
        <w:rPr>
          <w:rStyle w:val="a8"/>
        </w:rPr>
        <w:annotationRef/>
      </w:r>
      <w:r>
        <w:rPr>
          <w:lang w:val="ru-RU"/>
        </w:rPr>
        <w:t>Не уверен, что это вообще стоит писать. Только запутывает читателя. Вряд ли вообще возникнет вопрос об этом.</w:t>
      </w:r>
    </w:p>
  </w:comment>
  <w:comment w:id="266" w:author="Daria Martynova" w:date="2020-04-28T14:32:00Z" w:initials="DM">
    <w:p w14:paraId="1B077D05" w14:textId="77777777" w:rsidR="00742049" w:rsidRPr="00E03A42" w:rsidRDefault="00742049" w:rsidP="00C55214">
      <w:pPr>
        <w:pStyle w:val="a9"/>
        <w:rPr>
          <w:lang w:val="ru-RU"/>
        </w:rPr>
      </w:pPr>
      <w:r>
        <w:rPr>
          <w:rStyle w:val="a8"/>
        </w:rPr>
        <w:annotationRef/>
      </w:r>
      <w:r w:rsidRPr="00AA5F17">
        <w:rPr>
          <w:highlight w:val="yellow"/>
        </w:rPr>
        <w:t>Pay attention to these data! Microzooplankton</w:t>
      </w:r>
      <w:r w:rsidRPr="00E03A42">
        <w:rPr>
          <w:highlight w:val="yellow"/>
          <w:lang w:val="ru-RU"/>
        </w:rPr>
        <w:t xml:space="preserve"> </w:t>
      </w:r>
      <w:r w:rsidRPr="00AA5F17">
        <w:rPr>
          <w:highlight w:val="yellow"/>
        </w:rPr>
        <w:t>indirect</w:t>
      </w:r>
      <w:r w:rsidRPr="00E03A42">
        <w:rPr>
          <w:highlight w:val="yellow"/>
          <w:lang w:val="ru-RU"/>
        </w:rPr>
        <w:t xml:space="preserve"> </w:t>
      </w:r>
      <w:r w:rsidRPr="00AA5F17">
        <w:rPr>
          <w:highlight w:val="yellow"/>
        </w:rPr>
        <w:t>evidence</w:t>
      </w:r>
      <w:r w:rsidRPr="00E03A42">
        <w:rPr>
          <w:highlight w:val="yellow"/>
          <w:lang w:val="ru-RU"/>
        </w:rPr>
        <w:t>!</w:t>
      </w:r>
    </w:p>
  </w:comment>
  <w:comment w:id="267" w:author="Daria Martynova" w:date="2020-04-28T14:34:00Z" w:initials="DM">
    <w:p w14:paraId="0953E7E9" w14:textId="77777777" w:rsidR="00742049" w:rsidRPr="00AA5F17" w:rsidRDefault="00742049" w:rsidP="00C55214">
      <w:pPr>
        <w:pStyle w:val="a9"/>
        <w:rPr>
          <w:lang w:val="ru-RU"/>
        </w:rPr>
      </w:pPr>
      <w:r>
        <w:rPr>
          <w:rStyle w:val="a8"/>
        </w:rPr>
        <w:annotationRef/>
      </w:r>
      <w:r w:rsidRPr="00AA5F17">
        <w:rPr>
          <w:highlight w:val="yellow"/>
          <w:lang w:val="ru-RU"/>
        </w:rPr>
        <w:t>Внимательно</w:t>
      </w:r>
      <w:r w:rsidRPr="00E03A42">
        <w:rPr>
          <w:highlight w:val="yellow"/>
          <w:lang w:val="ru-RU"/>
        </w:rPr>
        <w:t xml:space="preserve"> </w:t>
      </w:r>
      <w:r w:rsidRPr="00AA5F17">
        <w:rPr>
          <w:highlight w:val="yellow"/>
          <w:lang w:val="ru-RU"/>
        </w:rPr>
        <w:t>посмотерть</w:t>
      </w:r>
      <w:r w:rsidRPr="00E03A42">
        <w:rPr>
          <w:highlight w:val="yellow"/>
          <w:lang w:val="ru-RU"/>
        </w:rPr>
        <w:t xml:space="preserve"> </w:t>
      </w:r>
      <w:r w:rsidRPr="00AA5F17">
        <w:rPr>
          <w:highlight w:val="yellow"/>
          <w:lang w:val="ru-RU"/>
        </w:rPr>
        <w:t>на</w:t>
      </w:r>
      <w:r w:rsidRPr="00E03A42">
        <w:rPr>
          <w:highlight w:val="yellow"/>
          <w:lang w:val="ru-RU"/>
        </w:rPr>
        <w:t xml:space="preserve"> </w:t>
      </w:r>
      <w:r w:rsidRPr="00AA5F17">
        <w:rPr>
          <w:highlight w:val="yellow"/>
          <w:lang w:val="ru-RU"/>
        </w:rPr>
        <w:t>данные</w:t>
      </w:r>
      <w:r w:rsidRPr="00E03A42">
        <w:rPr>
          <w:highlight w:val="yellow"/>
          <w:lang w:val="ru-RU"/>
        </w:rPr>
        <w:t xml:space="preserve"> </w:t>
      </w:r>
      <w:r w:rsidRPr="00AA5F17">
        <w:rPr>
          <w:highlight w:val="yellow"/>
          <w:lang w:val="ru-RU"/>
        </w:rPr>
        <w:t>по</w:t>
      </w:r>
      <w:r w:rsidRPr="00E03A42">
        <w:rPr>
          <w:highlight w:val="yellow"/>
          <w:lang w:val="ru-RU"/>
        </w:rPr>
        <w:t xml:space="preserve"> </w:t>
      </w:r>
      <w:r w:rsidRPr="00AA5F17">
        <w:rPr>
          <w:highlight w:val="yellow"/>
          <w:lang w:val="ru-RU"/>
        </w:rPr>
        <w:t>питанию</w:t>
      </w:r>
      <w:r w:rsidRPr="00E03A42">
        <w:rPr>
          <w:highlight w:val="yellow"/>
          <w:lang w:val="ru-RU"/>
        </w:rPr>
        <w:t xml:space="preserve"> </w:t>
      </w:r>
      <w:r w:rsidRPr="00AA5F17">
        <w:rPr>
          <w:highlight w:val="yellow"/>
          <w:lang w:val="ru-RU"/>
        </w:rPr>
        <w:t>осенью</w:t>
      </w:r>
      <w:r w:rsidRPr="00E03A42">
        <w:rPr>
          <w:highlight w:val="yellow"/>
          <w:lang w:val="ru-RU"/>
        </w:rPr>
        <w:t xml:space="preserve">! </w:t>
      </w:r>
      <w:r w:rsidRPr="00AA5F17">
        <w:rPr>
          <w:highlight w:val="yellow"/>
          <w:lang w:val="ru-RU"/>
        </w:rPr>
        <w:t xml:space="preserve">Они должны «добирать» </w:t>
      </w:r>
      <w:proofErr w:type="gramStart"/>
      <w:r w:rsidRPr="00AA5F17">
        <w:rPr>
          <w:highlight w:val="yellow"/>
          <w:lang w:val="ru-RU"/>
        </w:rPr>
        <w:t>энергию</w:t>
      </w:r>
      <w:proofErr w:type="gramEnd"/>
      <w:r w:rsidRPr="00AA5F17">
        <w:rPr>
          <w:highlight w:val="yellow"/>
          <w:lang w:val="ru-RU"/>
        </w:rPr>
        <w:t xml:space="preserve"> недополученную с лета за счёт не-хлорофилльного планктона!</w:t>
      </w:r>
    </w:p>
  </w:comment>
  <w:comment w:id="268" w:author="Daria Martynova" w:date="2020-04-28T09:21:00Z" w:initials="DM">
    <w:p w14:paraId="72F486DF" w14:textId="77777777" w:rsidR="00742049" w:rsidRPr="00FD5FB0" w:rsidRDefault="00742049" w:rsidP="00C55214">
      <w:pPr>
        <w:pStyle w:val="a9"/>
        <w:rPr>
          <w:lang w:val="ru-RU"/>
        </w:rPr>
      </w:pPr>
      <w:r>
        <w:rPr>
          <w:rStyle w:val="a8"/>
        </w:rPr>
        <w:annotationRef/>
      </w:r>
      <w:r w:rsidRPr="00FD5FB0">
        <w:rPr>
          <w:highlight w:val="yellow"/>
          <w:lang w:val="ru-RU"/>
        </w:rPr>
        <w:t xml:space="preserve">Где-то надо обязательно указать, что, хотя и показана </w:t>
      </w:r>
      <w:r w:rsidRPr="00FD5FB0">
        <w:rPr>
          <w:highlight w:val="yellow"/>
        </w:rPr>
        <w:t>significant</w:t>
      </w:r>
      <w:r w:rsidRPr="00FD5FB0">
        <w:rPr>
          <w:highlight w:val="yellow"/>
          <w:lang w:val="ru-RU"/>
        </w:rPr>
        <w:t xml:space="preserve"> </w:t>
      </w:r>
      <w:r w:rsidRPr="00FD5FB0">
        <w:rPr>
          <w:highlight w:val="yellow"/>
        </w:rPr>
        <w:t>role</w:t>
      </w:r>
      <w:r w:rsidRPr="00FD5FB0">
        <w:rPr>
          <w:highlight w:val="yellow"/>
          <w:lang w:val="ru-RU"/>
        </w:rPr>
        <w:t xml:space="preserve"> </w:t>
      </w:r>
      <w:r w:rsidRPr="00FD5FB0">
        <w:rPr>
          <w:highlight w:val="yellow"/>
        </w:rPr>
        <w:t>of</w:t>
      </w:r>
      <w:r w:rsidRPr="00FD5FB0">
        <w:rPr>
          <w:highlight w:val="yellow"/>
          <w:lang w:val="ru-RU"/>
        </w:rPr>
        <w:t xml:space="preserve"> </w:t>
      </w:r>
      <w:r w:rsidRPr="00FD5FB0">
        <w:rPr>
          <w:highlight w:val="yellow"/>
        </w:rPr>
        <w:t>microzooplankton</w:t>
      </w:r>
      <w:r w:rsidRPr="00FD5FB0">
        <w:rPr>
          <w:highlight w:val="yellow"/>
          <w:lang w:val="ru-RU"/>
        </w:rPr>
        <w:t xml:space="preserve"> </w:t>
      </w:r>
      <w:r w:rsidRPr="00FD5FB0">
        <w:rPr>
          <w:highlight w:val="yellow"/>
        </w:rPr>
        <w:t>in</w:t>
      </w:r>
      <w:r w:rsidRPr="00FD5FB0">
        <w:rPr>
          <w:highlight w:val="yellow"/>
          <w:lang w:val="ru-RU"/>
        </w:rPr>
        <w:t xml:space="preserve"> </w:t>
      </w:r>
      <w:r w:rsidRPr="00FD5FB0">
        <w:rPr>
          <w:highlight w:val="yellow"/>
        </w:rPr>
        <w:t>Calanus</w:t>
      </w:r>
      <w:r w:rsidRPr="00FD5FB0">
        <w:rPr>
          <w:highlight w:val="yellow"/>
          <w:lang w:val="ru-RU"/>
        </w:rPr>
        <w:t xml:space="preserve"> </w:t>
      </w:r>
      <w:r w:rsidRPr="00FD5FB0">
        <w:rPr>
          <w:highlight w:val="yellow"/>
        </w:rPr>
        <w:t>diet</w:t>
      </w:r>
      <w:r w:rsidRPr="00FD5FB0">
        <w:rPr>
          <w:highlight w:val="yellow"/>
          <w:lang w:val="ru-RU"/>
        </w:rPr>
        <w:t xml:space="preserve">, тем не менее, фитопланктон играет большую роль, особенно в период размножения. Нужно также постараться рассчитать </w:t>
      </w:r>
      <w:r w:rsidRPr="00FD5FB0">
        <w:rPr>
          <w:highlight w:val="yellow"/>
        </w:rPr>
        <w:t>energy</w:t>
      </w:r>
      <w:r w:rsidRPr="00FD5FB0">
        <w:rPr>
          <w:highlight w:val="yellow"/>
          <w:lang w:val="ru-RU"/>
        </w:rPr>
        <w:t xml:space="preserve"> </w:t>
      </w:r>
      <w:r w:rsidRPr="00FD5FB0">
        <w:rPr>
          <w:highlight w:val="yellow"/>
        </w:rPr>
        <w:t>value</w:t>
      </w:r>
      <w:r w:rsidRPr="00FD5FB0">
        <w:rPr>
          <w:highlight w:val="yellow"/>
          <w:lang w:val="ru-RU"/>
        </w:rPr>
        <w:t xml:space="preserve"> </w:t>
      </w:r>
      <w:r w:rsidRPr="00FD5FB0">
        <w:rPr>
          <w:highlight w:val="yellow"/>
        </w:rPr>
        <w:t>of</w:t>
      </w:r>
      <w:r w:rsidRPr="00FD5FB0">
        <w:rPr>
          <w:highlight w:val="yellow"/>
          <w:lang w:val="ru-RU"/>
        </w:rPr>
        <w:t xml:space="preserve"> </w:t>
      </w:r>
      <w:r w:rsidRPr="00FD5FB0">
        <w:rPr>
          <w:highlight w:val="yellow"/>
        </w:rPr>
        <w:t>phytoplankton</w:t>
      </w:r>
      <w:r w:rsidRPr="00FD5FB0">
        <w:rPr>
          <w:highlight w:val="yellow"/>
          <w:lang w:val="ru-RU"/>
        </w:rPr>
        <w:t xml:space="preserve"> и показать, что в Белом море калянус точно зависит от микрозоопланктона.</w:t>
      </w:r>
    </w:p>
  </w:comment>
  <w:comment w:id="269" w:author="Николай Усов" w:date="2020-05-19T09:15:00Z" w:initials="НУ">
    <w:p w14:paraId="35953ADD" w14:textId="32A3D375" w:rsidR="00A87021" w:rsidRPr="0015321D" w:rsidRDefault="00A87021">
      <w:pPr>
        <w:pStyle w:val="a9"/>
      </w:pPr>
      <w:r>
        <w:rPr>
          <w:rStyle w:val="a8"/>
        </w:rPr>
        <w:annotationRef/>
      </w:r>
      <w:r>
        <w:rPr>
          <w:lang w:val="ru-RU"/>
        </w:rPr>
        <w:t>Почему</w:t>
      </w:r>
      <w:r w:rsidRPr="0015321D">
        <w:t xml:space="preserve"> </w:t>
      </w:r>
      <w:r>
        <w:rPr>
          <w:lang w:val="ru-RU"/>
        </w:rPr>
        <w:t>выделено</w:t>
      </w:r>
      <w:r w:rsidRPr="0015321D">
        <w:t>?</w:t>
      </w:r>
    </w:p>
  </w:comment>
  <w:comment w:id="273" w:author="Daria Martynova" w:date="2012-02-10T13:23:00Z" w:initials="DM">
    <w:p w14:paraId="29E6FFD1" w14:textId="77777777" w:rsidR="00742049" w:rsidRDefault="00742049">
      <w:pPr>
        <w:pStyle w:val="a9"/>
      </w:pPr>
      <w:r>
        <w:rPr>
          <w:rStyle w:val="a8"/>
        </w:rPr>
        <w:annotationRef/>
      </w:r>
      <w:r w:rsidRPr="00C74B9A">
        <w:rPr>
          <w:highlight w:val="green"/>
          <w:lang w:val="en-GB"/>
        </w:rPr>
        <w:t>b/In the same chapter, the sentence: "Additionally, six periods were defined for spring early summer period" (Table 2) should be omitted or removed to the chapter Seasonal and diel dynamics of Calanus glacialis vertical distribution -to fourth paragraph</w:t>
      </w:r>
      <w:r w:rsidRPr="00D21E2B">
        <w:rPr>
          <w:lang w:val="en-GB"/>
        </w:rPr>
        <w:t>.</w:t>
      </w:r>
      <w:r w:rsidRPr="00D21E2B">
        <w:rPr>
          <w:lang w:val="en-GB"/>
        </w:rPr>
        <w:br/>
      </w:r>
    </w:p>
  </w:comment>
  <w:comment w:id="284" w:author="Daria Martynova" w:date="2020-05-18T09:27:00Z" w:initials="DM">
    <w:p w14:paraId="1DF0B07F" w14:textId="77777777" w:rsidR="00742049" w:rsidRPr="00BE0A52" w:rsidRDefault="00742049">
      <w:pPr>
        <w:pStyle w:val="a9"/>
        <w:rPr>
          <w:lang w:val="ru-RU"/>
        </w:rPr>
      </w:pPr>
      <w:r>
        <w:rPr>
          <w:rStyle w:val="a8"/>
        </w:rPr>
        <w:annotationRef/>
      </w:r>
      <w:r>
        <w:rPr>
          <w:lang w:val="ru-RU"/>
        </w:rPr>
        <w:t xml:space="preserve">Нам бы сюда ещё картинку по Д-3, отдельно (а – </w:t>
      </w:r>
      <w:r>
        <w:t>D</w:t>
      </w:r>
      <w:r>
        <w:rPr>
          <w:lang w:val="ru-RU"/>
        </w:rPr>
        <w:t xml:space="preserve">-1, </w:t>
      </w:r>
      <w:r>
        <w:t>b</w:t>
      </w:r>
      <w:r w:rsidRPr="00084E5E">
        <w:rPr>
          <w:lang w:val="ru-RU"/>
        </w:rPr>
        <w:t xml:space="preserve"> – </w:t>
      </w:r>
      <w:r>
        <w:t>D</w:t>
      </w:r>
      <w:r w:rsidRPr="00084E5E">
        <w:rPr>
          <w:lang w:val="ru-RU"/>
        </w:rPr>
        <w:t>-3)</w:t>
      </w:r>
    </w:p>
  </w:comment>
  <w:comment w:id="295" w:author="Daria Martynova" w:date="2020-05-18T09:28:00Z" w:initials="DM">
    <w:p w14:paraId="35AFBB20" w14:textId="77777777" w:rsidR="00742049" w:rsidRPr="00BE0A52" w:rsidRDefault="00742049">
      <w:pPr>
        <w:pStyle w:val="a9"/>
        <w:rPr>
          <w:lang w:val="ru-RU"/>
        </w:rPr>
      </w:pPr>
      <w:r>
        <w:rPr>
          <w:rStyle w:val="a8"/>
        </w:rPr>
        <w:annotationRef/>
      </w:r>
      <w:r>
        <w:rPr>
          <w:lang w:val="ru-RU"/>
        </w:rPr>
        <w:t>Я бы её вообще убрала, если честно. Она малоинформативна, основные моменты можно отобразить в тексте. Что думаете?</w:t>
      </w:r>
    </w:p>
  </w:comment>
  <w:comment w:id="296" w:author="Николай Усов" w:date="2020-05-18T12:07:00Z" w:initials="НУ">
    <w:p w14:paraId="0A099508" w14:textId="5E04643B" w:rsidR="00742049" w:rsidRPr="00AF464A" w:rsidRDefault="00742049">
      <w:pPr>
        <w:pStyle w:val="a9"/>
        <w:rPr>
          <w:lang w:val="ru-RU"/>
        </w:rPr>
      </w:pPr>
      <w:r>
        <w:rPr>
          <w:rStyle w:val="a8"/>
        </w:rPr>
        <w:annotationRef/>
      </w:r>
      <w:r>
        <w:rPr>
          <w:lang w:val="ru-RU"/>
        </w:rPr>
        <w:t>Нет, эта картинка полезна для того, чтобы понять фон для вертикальных миграций.</w:t>
      </w:r>
    </w:p>
  </w:comment>
  <w:comment w:id="305" w:author="Николай Усов" w:date="2020-05-18T12:42:00Z" w:initials="НУ">
    <w:p w14:paraId="1E154784" w14:textId="3D08B2CA" w:rsidR="00742049" w:rsidRPr="003A7A57" w:rsidRDefault="00742049">
      <w:pPr>
        <w:pStyle w:val="a9"/>
        <w:rPr>
          <w:lang w:val="ru-RU"/>
        </w:rPr>
      </w:pPr>
      <w:r>
        <w:rPr>
          <w:rStyle w:val="a8"/>
        </w:rPr>
        <w:annotationRef/>
      </w:r>
      <w:r w:rsidR="003A7A57" w:rsidRPr="003A7A57">
        <w:rPr>
          <w:lang w:val="ru-RU"/>
        </w:rPr>
        <w:t>"</w:t>
      </w:r>
      <w:r w:rsidR="003A7A57">
        <w:t>upper</w:t>
      </w:r>
      <w:r w:rsidR="003A7A57" w:rsidRPr="003A7A57">
        <w:rPr>
          <w:lang w:val="ru-RU"/>
        </w:rPr>
        <w:t xml:space="preserve">" </w:t>
      </w:r>
      <w:proofErr w:type="gramStart"/>
      <w:r w:rsidR="003A7A57" w:rsidRPr="003A7A57">
        <w:rPr>
          <w:lang w:val="ru-RU"/>
        </w:rPr>
        <w:t>–</w:t>
      </w:r>
      <w:r w:rsidR="003A7A57">
        <w:rPr>
          <w:lang w:val="ru-RU"/>
        </w:rPr>
        <w:t xml:space="preserve"> ?</w:t>
      </w:r>
      <w:proofErr w:type="gramEnd"/>
      <w:r w:rsidR="003A7A57">
        <w:rPr>
          <w:lang w:val="ru-RU"/>
        </w:rPr>
        <w:t xml:space="preserve"> Для Д-1 – это вся толща воды. Да и далее </w:t>
      </w:r>
      <w:r w:rsidR="003A7A57" w:rsidRPr="003A7A57">
        <w:rPr>
          <w:lang w:val="ru-RU"/>
        </w:rPr>
        <w:t>"</w:t>
      </w:r>
      <w:r w:rsidR="003A7A57">
        <w:t>upper</w:t>
      </w:r>
      <w:r w:rsidR="003A7A57" w:rsidRPr="003A7A57">
        <w:rPr>
          <w:lang w:val="ru-RU"/>
        </w:rPr>
        <w:t>"</w:t>
      </w:r>
      <w:r w:rsidR="003A7A57">
        <w:rPr>
          <w:lang w:val="ru-RU"/>
        </w:rPr>
        <w:t xml:space="preserve"> – уже слой 0-25 м. Путаница.</w:t>
      </w:r>
    </w:p>
  </w:comment>
  <w:comment w:id="373" w:author="Николай Усов" w:date="2020-05-19T09:31:00Z" w:initials="НУ">
    <w:p w14:paraId="2B2E046C" w14:textId="0EFBDA1E" w:rsidR="008C7470" w:rsidRPr="0015321D" w:rsidRDefault="008C7470">
      <w:pPr>
        <w:pStyle w:val="a9"/>
        <w:rPr>
          <w:lang w:val="ru-RU"/>
        </w:rPr>
      </w:pPr>
      <w:r>
        <w:rPr>
          <w:rStyle w:val="a8"/>
        </w:rPr>
        <w:annotationRef/>
      </w:r>
      <w:r w:rsidRPr="008C7470">
        <w:rPr>
          <w:lang w:val="ru-RU"/>
        </w:rPr>
        <w:t xml:space="preserve">Я сделал бы так. В обсуждении объяснил бы вертикальные миграции через оптимальную температуру. </w:t>
      </w:r>
      <w:r w:rsidRPr="0015321D">
        <w:rPr>
          <w:lang w:val="ru-RU"/>
        </w:rPr>
        <w:t>И следующий абзац не нужен!</w:t>
      </w:r>
    </w:p>
  </w:comment>
  <w:comment w:id="382" w:author="Николай Усов" w:date="2020-05-18T12:22:00Z" w:initials="НУ">
    <w:p w14:paraId="1BD83EF4" w14:textId="308B685C" w:rsidR="00742049" w:rsidRPr="009D6601" w:rsidRDefault="00742049" w:rsidP="00F26737">
      <w:pPr>
        <w:pStyle w:val="a9"/>
        <w:rPr>
          <w:lang w:val="ru-RU"/>
        </w:rPr>
      </w:pPr>
      <w:r>
        <w:rPr>
          <w:rStyle w:val="a8"/>
        </w:rPr>
        <w:annotationRef/>
      </w:r>
      <w:r>
        <w:rPr>
          <w:lang w:val="ru-RU"/>
        </w:rPr>
        <w:t>Надо понять, используются ли эти данные далее. На качественном уровне у нас это все описано в рис. 4 и выше – словами: кто, когда и куда перемещается. Если поднапрячься, из рисунков (в т.ч. рис 1) можно и цифры вытащить. К тому же, в предыдущем абзаце информация, более ценная для жизненного цикла. Здесь же – более физиология. Так я думаю…</w:t>
      </w:r>
    </w:p>
  </w:comment>
  <w:comment w:id="377" w:author="Daria Martynova" w:date="2020-05-16T16:02:00Z" w:initials="DM">
    <w:p w14:paraId="51F3D3A2" w14:textId="77777777" w:rsidR="00742049" w:rsidRPr="00E16874" w:rsidRDefault="00742049" w:rsidP="00F26737">
      <w:pPr>
        <w:pStyle w:val="a9"/>
        <w:rPr>
          <w:lang w:val="ru-RU"/>
        </w:rPr>
      </w:pPr>
      <w:r>
        <w:rPr>
          <w:rStyle w:val="a8"/>
        </w:rPr>
        <w:annotationRef/>
      </w:r>
      <w:r>
        <w:rPr>
          <w:lang w:val="ru-RU"/>
        </w:rPr>
        <w:t>Это спорный абзац, поскольку тут использовались данные по дискретным измерениям температуры до эры зондов + отбор зоопланктона шёл по стандартным слоям. Предлагаю либо подумать над методикой расчёта по имеющимся данным, либо убрать этот абзац совсем.</w:t>
      </w:r>
    </w:p>
  </w:comment>
  <w:comment w:id="345" w:author="Daria Martynova" w:date="2012-02-10T13:21:00Z" w:initials="DM">
    <w:p w14:paraId="31AA7CF0" w14:textId="77777777" w:rsidR="00742049" w:rsidRDefault="00742049">
      <w:pPr>
        <w:pStyle w:val="a9"/>
      </w:pPr>
      <w:r>
        <w:rPr>
          <w:rStyle w:val="a8"/>
        </w:rPr>
        <w:annotationRef/>
      </w:r>
      <w:r w:rsidRPr="00C74B9A">
        <w:rPr>
          <w:highlight w:val="green"/>
          <w:lang w:val="en-GB"/>
        </w:rPr>
        <w:t>c/In next chapter (Seasonal and diel dynamics of Calanus glacialis vertical distribution) the Authors write: "It is necessary to mention that CIV-CVI copepodites are presented in the upper water layers (0-65 m) all the year round. The vertical distribution of all copepodite stages depends on the season greatly (Fig. 6b)" but when I looked at figure 6b, I have not seen stage CVI - it should be explained because it is not clear.</w:t>
      </w:r>
      <w:r w:rsidRPr="00D21E2B">
        <w:rPr>
          <w:lang w:val="en-GB"/>
        </w:rPr>
        <w:br/>
      </w:r>
    </w:p>
  </w:comment>
  <w:comment w:id="393" w:author="Николай Усов" w:date="2020-05-18T12:32:00Z" w:initials="НУ">
    <w:p w14:paraId="5E4B5012" w14:textId="7467A906" w:rsidR="00742049" w:rsidRPr="00F26737" w:rsidRDefault="00742049">
      <w:pPr>
        <w:pStyle w:val="a9"/>
        <w:rPr>
          <w:lang w:val="ru-RU"/>
        </w:rPr>
      </w:pPr>
      <w:r>
        <w:rPr>
          <w:rStyle w:val="a8"/>
        </w:rPr>
        <w:annotationRef/>
      </w:r>
      <w:r>
        <w:rPr>
          <w:lang w:val="ru-RU"/>
        </w:rPr>
        <w:t>Цветной рисунок более информативный и наглядный. Но менее строгий. Я оставил бы цветной. Шкалы можно исправить.</w:t>
      </w:r>
    </w:p>
  </w:comment>
  <w:comment w:id="390" w:author="Daria Martynova" w:date="2020-05-18T09:34:00Z" w:initials="DM">
    <w:p w14:paraId="7487D382" w14:textId="77777777" w:rsidR="00742049" w:rsidRPr="006355DB" w:rsidRDefault="00742049">
      <w:pPr>
        <w:pStyle w:val="a9"/>
        <w:rPr>
          <w:lang w:val="ru-RU"/>
        </w:rPr>
      </w:pPr>
      <w:r>
        <w:rPr>
          <w:rStyle w:val="a8"/>
        </w:rPr>
        <w:annotationRef/>
      </w:r>
      <w:r>
        <w:rPr>
          <w:lang w:val="ru-RU"/>
        </w:rPr>
        <w:t>Надо подумать, какой из рисунков нам подходит лучше всего. Они вроде как повторяют друг друга, но разница всё же есть. Если оставлять оба (или цветной), то цветной рисунок нужно редактировать (там непонятная цветовая шкала с ужасно мелким шагом).</w:t>
      </w:r>
    </w:p>
  </w:comment>
  <w:comment w:id="394" w:author="Николай Усов" w:date="2020-05-19T10:59:00Z" w:initials="НУ">
    <w:p w14:paraId="23E9ED2B" w14:textId="77E63F2B" w:rsidR="0055580A" w:rsidRPr="0055580A" w:rsidRDefault="0055580A">
      <w:pPr>
        <w:pStyle w:val="a9"/>
        <w:rPr>
          <w:lang w:val="ru-RU"/>
        </w:rPr>
      </w:pPr>
      <w:r>
        <w:rPr>
          <w:rStyle w:val="a8"/>
        </w:rPr>
        <w:annotationRef/>
      </w:r>
      <w:r>
        <w:rPr>
          <w:lang w:val="ru-RU"/>
        </w:rPr>
        <w:t>Непонятная фраза. Различается у разных стадий?</w:t>
      </w:r>
    </w:p>
  </w:comment>
  <w:comment w:id="403" w:author="Николай Усов" w:date="2020-05-18T12:22:00Z" w:initials="НУ">
    <w:p w14:paraId="455AD38D" w14:textId="1B70D060" w:rsidR="00742049" w:rsidRPr="00202A18" w:rsidRDefault="00742049">
      <w:pPr>
        <w:pStyle w:val="a9"/>
        <w:rPr>
          <w:lang w:val="ru-RU"/>
        </w:rPr>
      </w:pPr>
      <w:r>
        <w:rPr>
          <w:rStyle w:val="a8"/>
        </w:rPr>
        <w:annotationRef/>
      </w:r>
      <w:r>
        <w:rPr>
          <w:lang w:val="ru-RU"/>
        </w:rPr>
        <w:t xml:space="preserve">Надо понять, используются ли эти данные далее. На качественном уровне у нас это все описано выше – </w:t>
      </w:r>
      <w:proofErr w:type="gramStart"/>
      <w:r>
        <w:rPr>
          <w:lang w:val="ru-RU"/>
        </w:rPr>
        <w:t>кто</w:t>
      </w:r>
      <w:proofErr w:type="gramEnd"/>
      <w:r>
        <w:rPr>
          <w:lang w:val="ru-RU"/>
        </w:rPr>
        <w:t xml:space="preserve"> когда куда перемещается и какие слои когда прогреваются. Если поднапрячься, из рисунков можно и цифры вытащить.</w:t>
      </w:r>
    </w:p>
  </w:comment>
  <w:comment w:id="401" w:author="Daria Martynova" w:date="2020-05-16T16:02:00Z" w:initials="DM">
    <w:p w14:paraId="19CA17A4" w14:textId="77777777" w:rsidR="00742049" w:rsidRPr="00E16874" w:rsidRDefault="00742049">
      <w:pPr>
        <w:pStyle w:val="a9"/>
        <w:rPr>
          <w:lang w:val="ru-RU"/>
        </w:rPr>
      </w:pPr>
      <w:r>
        <w:rPr>
          <w:rStyle w:val="a8"/>
        </w:rPr>
        <w:annotationRef/>
      </w:r>
      <w:r>
        <w:rPr>
          <w:lang w:val="ru-RU"/>
        </w:rPr>
        <w:t>Это спорный абзац, поскольку тут использовались данные по дискретным измерениям температуры до эры зондов + отбор зоопланктона шёл по стандартным слоям. Предлагаю либо подумать над методикой расчёта по имеющимся данным, либо убрать этот абзац совсем.</w:t>
      </w:r>
    </w:p>
  </w:comment>
  <w:comment w:id="404" w:author="Daria Martynova" w:date="2020-05-16T16:07:00Z" w:initials="DM">
    <w:p w14:paraId="78F9BA54" w14:textId="77777777" w:rsidR="00742049" w:rsidRPr="007358F2" w:rsidRDefault="00742049">
      <w:pPr>
        <w:pStyle w:val="a9"/>
        <w:rPr>
          <w:lang w:val="ru-RU"/>
        </w:rPr>
      </w:pPr>
      <w:r>
        <w:rPr>
          <w:rStyle w:val="a8"/>
        </w:rPr>
        <w:annotationRef/>
      </w:r>
      <w:r>
        <w:rPr>
          <w:lang w:val="ru-RU"/>
        </w:rPr>
        <w:t>Этот рисунок тоже нужно переделать, я пока не понимаю, как.</w:t>
      </w:r>
    </w:p>
  </w:comment>
  <w:comment w:id="407" w:author="Николай Усов" w:date="2020-05-18T17:34:00Z" w:initials="НУ">
    <w:p w14:paraId="49ED386A" w14:textId="4E1338BA" w:rsidR="00742049" w:rsidRPr="004D073B" w:rsidRDefault="00742049">
      <w:pPr>
        <w:pStyle w:val="a9"/>
        <w:rPr>
          <w:lang w:val="ru-RU"/>
        </w:rPr>
      </w:pPr>
      <w:r>
        <w:rPr>
          <w:rStyle w:val="a8"/>
        </w:rPr>
        <w:annotationRef/>
      </w:r>
      <w:r>
        <w:rPr>
          <w:lang w:val="ru-RU"/>
        </w:rPr>
        <w:t>Можно повернуть вертикально – так нагляднее. Не понятно, что такое "</w:t>
      </w:r>
      <w:r w:rsidRPr="00D34661">
        <w:rPr>
          <w:sz w:val="20"/>
          <w:szCs w:val="20"/>
        </w:rPr>
        <w:t>daily</w:t>
      </w:r>
      <w:r w:rsidRPr="004D073B">
        <w:rPr>
          <w:sz w:val="20"/>
          <w:szCs w:val="20"/>
          <w:lang w:val="ru-RU"/>
        </w:rPr>
        <w:t xml:space="preserve"> </w:t>
      </w:r>
      <w:r w:rsidRPr="00D34661">
        <w:rPr>
          <w:sz w:val="20"/>
          <w:szCs w:val="20"/>
        </w:rPr>
        <w:t>variability</w:t>
      </w:r>
      <w:r>
        <w:rPr>
          <w:rStyle w:val="a8"/>
        </w:rPr>
        <w:annotationRef/>
      </w:r>
      <w:r>
        <w:rPr>
          <w:sz w:val="20"/>
          <w:szCs w:val="20"/>
          <w:lang w:val="ru-RU"/>
        </w:rPr>
        <w:t>" – минимум-максимум?</w:t>
      </w:r>
    </w:p>
  </w:comment>
  <w:comment w:id="414" w:author="Daria Martynova" w:date="2020-05-16T16:08:00Z" w:initials="DM">
    <w:p w14:paraId="1F6E1ADC" w14:textId="77777777" w:rsidR="00742049" w:rsidRPr="00742049" w:rsidRDefault="00742049">
      <w:pPr>
        <w:pStyle w:val="a9"/>
      </w:pPr>
      <w:r>
        <w:rPr>
          <w:rStyle w:val="a8"/>
        </w:rPr>
        <w:annotationRef/>
      </w:r>
      <w:r>
        <w:rPr>
          <w:lang w:val="ru-RU"/>
        </w:rPr>
        <w:t xml:space="preserve">Отредактировать – там есть ссылки на </w:t>
      </w:r>
      <w:r>
        <w:t>period</w:t>
      </w:r>
      <w:r w:rsidRPr="007358F2">
        <w:rPr>
          <w:lang w:val="ru-RU"/>
        </w:rPr>
        <w:t xml:space="preserve"> 1-6</w:t>
      </w:r>
      <w:r>
        <w:rPr>
          <w:lang w:val="ru-RU"/>
        </w:rPr>
        <w:t xml:space="preserve"> (см. табл. 3), надо подумать, как лучше это отобразить. Ещё</w:t>
      </w:r>
      <w:r w:rsidRPr="00742049">
        <w:t xml:space="preserve"> </w:t>
      </w:r>
      <w:r>
        <w:rPr>
          <w:lang w:val="ru-RU"/>
        </w:rPr>
        <w:t>нужно</w:t>
      </w:r>
      <w:r w:rsidRPr="00742049">
        <w:t xml:space="preserve"> </w:t>
      </w:r>
      <w:r>
        <w:rPr>
          <w:lang w:val="ru-RU"/>
        </w:rPr>
        <w:t>привести</w:t>
      </w:r>
      <w:r w:rsidRPr="00742049">
        <w:t xml:space="preserve"> </w:t>
      </w:r>
      <w:r>
        <w:rPr>
          <w:lang w:val="ru-RU"/>
        </w:rPr>
        <w:t>размерность</w:t>
      </w:r>
      <w:r w:rsidRPr="00742049">
        <w:t xml:space="preserve"> </w:t>
      </w:r>
      <w:r>
        <w:rPr>
          <w:lang w:val="ru-RU"/>
        </w:rPr>
        <w:t>оси</w:t>
      </w:r>
      <w:r w:rsidRPr="00742049">
        <w:t xml:space="preserve"> </w:t>
      </w:r>
      <w:r>
        <w:rPr>
          <w:lang w:val="ru-RU"/>
        </w:rPr>
        <w:t>ординат</w:t>
      </w:r>
      <w:r w:rsidRPr="00742049">
        <w:t xml:space="preserve"> </w:t>
      </w:r>
      <w:r>
        <w:rPr>
          <w:lang w:val="ru-RU"/>
        </w:rPr>
        <w:t>к</w:t>
      </w:r>
      <w:r w:rsidRPr="00742049">
        <w:t xml:space="preserve"> </w:t>
      </w:r>
      <w:r>
        <w:rPr>
          <w:lang w:val="ru-RU"/>
        </w:rPr>
        <w:t>единому</w:t>
      </w:r>
      <w:r w:rsidRPr="00742049">
        <w:t xml:space="preserve"> </w:t>
      </w:r>
      <w:r>
        <w:rPr>
          <w:lang w:val="ru-RU"/>
        </w:rPr>
        <w:t>знаменателю</w:t>
      </w:r>
      <w:r w:rsidRPr="00742049">
        <w:t>.</w:t>
      </w:r>
    </w:p>
  </w:comment>
  <w:comment w:id="442" w:author="Daria Martynova" w:date="2012-02-10T13:27:00Z" w:initials="DM">
    <w:p w14:paraId="5E092497" w14:textId="77777777" w:rsidR="00742049" w:rsidRDefault="00742049" w:rsidP="00860D93">
      <w:pPr>
        <w:rPr>
          <w:lang w:val="en-GB"/>
        </w:rPr>
      </w:pPr>
      <w:r>
        <w:rPr>
          <w:rStyle w:val="a8"/>
        </w:rPr>
        <w:annotationRef/>
      </w:r>
      <w:r w:rsidRPr="00C74B9A">
        <w:rPr>
          <w:highlight w:val="green"/>
          <w:lang w:val="en-GB"/>
        </w:rPr>
        <w:t xml:space="preserve">The discussion of the differences between C. glacialis in the </w:t>
      </w:r>
      <w:smartTag w:uri="urn:schemas-microsoft-com:office:smarttags" w:element="place">
        <w:r w:rsidRPr="00C74B9A">
          <w:rPr>
            <w:highlight w:val="green"/>
            <w:lang w:val="en-GB"/>
          </w:rPr>
          <w:t>White Sea</w:t>
        </w:r>
      </w:smartTag>
      <w:r w:rsidRPr="00C74B9A">
        <w:rPr>
          <w:highlight w:val="green"/>
          <w:lang w:val="en-GB"/>
        </w:rPr>
        <w:t xml:space="preserve"> and other Arctic areas could probably be attempted through niche theory (i.e., to compare the amplitude and superposition of the realized niches of C. glacialis in different areas).</w:t>
      </w:r>
    </w:p>
    <w:p w14:paraId="1FCD9750" w14:textId="77777777" w:rsidR="00742049" w:rsidRDefault="00742049" w:rsidP="00860D93">
      <w:pPr>
        <w:rPr>
          <w:lang w:val="en-GB"/>
        </w:rPr>
      </w:pPr>
    </w:p>
    <w:p w14:paraId="2D32A577" w14:textId="77777777" w:rsidR="00742049" w:rsidRDefault="00742049" w:rsidP="00860D93">
      <w:pPr>
        <w:rPr>
          <w:lang w:val="en-GB"/>
        </w:rPr>
      </w:pPr>
      <w:r w:rsidRPr="00DE1C6E">
        <w:rPr>
          <w:highlight w:val="green"/>
          <w:lang w:val="en-GB"/>
        </w:rPr>
        <w:t xml:space="preserve">Although niche theory seems out of fashion, with an extra analytical effort towards the genetic comparison of the species in the </w:t>
      </w:r>
      <w:smartTag w:uri="urn:schemas-microsoft-com:office:smarttags" w:element="place">
        <w:r w:rsidRPr="00DE1C6E">
          <w:rPr>
            <w:highlight w:val="green"/>
            <w:lang w:val="en-GB"/>
          </w:rPr>
          <w:t>White Sea</w:t>
        </w:r>
      </w:smartTag>
      <w:r w:rsidRPr="00DE1C6E">
        <w:rPr>
          <w:highlight w:val="green"/>
          <w:lang w:val="en-GB"/>
        </w:rPr>
        <w:t xml:space="preserve"> and other Arctic localities will be very interesting.</w:t>
      </w:r>
      <w:r w:rsidRPr="00D21E2B">
        <w:rPr>
          <w:lang w:val="en-GB"/>
        </w:rPr>
        <w:t xml:space="preserve"> </w:t>
      </w:r>
    </w:p>
    <w:p w14:paraId="0B029210" w14:textId="77777777" w:rsidR="00742049" w:rsidRDefault="00742049">
      <w:pPr>
        <w:pStyle w:val="a9"/>
      </w:pPr>
    </w:p>
  </w:comment>
  <w:comment w:id="443" w:author="Daria Martynova" w:date="2012-02-10T13:16:00Z" w:initials="DM">
    <w:p w14:paraId="7CAA1C64" w14:textId="77777777" w:rsidR="00742049" w:rsidRDefault="00742049" w:rsidP="00B32990">
      <w:pPr>
        <w:rPr>
          <w:lang w:val="en-GB"/>
        </w:rPr>
      </w:pPr>
      <w:r>
        <w:rPr>
          <w:rStyle w:val="a8"/>
        </w:rPr>
        <w:annotationRef/>
      </w:r>
      <w:r w:rsidRPr="00C74B9A">
        <w:rPr>
          <w:highlight w:val="green"/>
          <w:lang w:val="en-GB"/>
        </w:rPr>
        <w:t>The discussion is partly repetitive of the introduction and also here the language is poor and as it is right now, it is hard to follow the train of thought.</w:t>
      </w:r>
      <w:r w:rsidRPr="00D21E2B">
        <w:rPr>
          <w:lang w:val="en-GB"/>
        </w:rPr>
        <w:t xml:space="preserve"> </w:t>
      </w:r>
    </w:p>
    <w:p w14:paraId="25102B74" w14:textId="77777777" w:rsidR="00742049" w:rsidRDefault="00742049">
      <w:pPr>
        <w:pStyle w:val="a9"/>
      </w:pPr>
    </w:p>
  </w:comment>
  <w:comment w:id="457" w:author="Николай Усов" w:date="2020-05-19T11:42:00Z" w:initials="НУ">
    <w:p w14:paraId="01295408" w14:textId="740161A4" w:rsidR="00605F40" w:rsidRPr="00605F40" w:rsidRDefault="00605F40">
      <w:pPr>
        <w:pStyle w:val="a9"/>
        <w:rPr>
          <w:b/>
          <w:lang w:val="ru-RU"/>
        </w:rPr>
      </w:pPr>
      <w:r w:rsidRPr="00605F40">
        <w:rPr>
          <w:rStyle w:val="a8"/>
          <w:b/>
        </w:rPr>
        <w:annotationRef/>
      </w:r>
      <w:r w:rsidRPr="00605F40">
        <w:rPr>
          <w:b/>
          <w:lang w:val="ru-RU"/>
        </w:rPr>
        <w:t>Первые два абзаца однозначно – во Введение!</w:t>
      </w:r>
    </w:p>
  </w:comment>
  <w:comment w:id="465" w:author="Daria Martynova" w:date="2020-04-28T11:43:00Z" w:initials="DM">
    <w:p w14:paraId="3DAACFF6" w14:textId="77777777" w:rsidR="00605F40" w:rsidRPr="00E1375F" w:rsidRDefault="00605F40" w:rsidP="00605F40">
      <w:pPr>
        <w:pStyle w:val="a9"/>
        <w:rPr>
          <w:lang w:val="ru-RU"/>
        </w:rPr>
      </w:pPr>
      <w:r>
        <w:rPr>
          <w:rStyle w:val="a8"/>
        </w:rPr>
        <w:annotationRef/>
      </w:r>
      <w:r>
        <w:rPr>
          <w:lang w:val="ru-RU"/>
        </w:rPr>
        <w:t>Статья по генетике калянуса 2018 г.</w:t>
      </w:r>
    </w:p>
  </w:comment>
  <w:comment w:id="472" w:author="Daria Martynova" w:date="2020-04-28T11:43:00Z" w:initials="DM">
    <w:p w14:paraId="785FD62E" w14:textId="77777777" w:rsidR="00742049" w:rsidRPr="00E1375F" w:rsidRDefault="00742049">
      <w:pPr>
        <w:pStyle w:val="a9"/>
        <w:rPr>
          <w:lang w:val="ru-RU"/>
        </w:rPr>
      </w:pPr>
      <w:r>
        <w:rPr>
          <w:rStyle w:val="a8"/>
        </w:rPr>
        <w:annotationRef/>
      </w:r>
      <w:r>
        <w:rPr>
          <w:lang w:val="ru-RU"/>
        </w:rPr>
        <w:t>Статья по генетике калянуса 2018 г.</w:t>
      </w:r>
    </w:p>
  </w:comment>
  <w:comment w:id="474" w:author="Николай Усов" w:date="2020-05-19T11:41:00Z" w:initials="НУ">
    <w:p w14:paraId="12A3B73E" w14:textId="4B1FC155" w:rsidR="00605F40" w:rsidRPr="00605F40" w:rsidRDefault="00605F40">
      <w:pPr>
        <w:pStyle w:val="a9"/>
        <w:rPr>
          <w:lang w:val="ru-RU"/>
        </w:rPr>
      </w:pPr>
      <w:r>
        <w:rPr>
          <w:rStyle w:val="a8"/>
        </w:rPr>
        <w:annotationRef/>
      </w:r>
      <w:r>
        <w:rPr>
          <w:lang w:val="ru-RU"/>
        </w:rPr>
        <w:t>Какие стадии рассматривались в этих работах?</w:t>
      </w:r>
    </w:p>
  </w:comment>
  <w:comment w:id="475" w:author="Николай Усов" w:date="2020-05-19T11:56:00Z" w:initials="НУ">
    <w:p w14:paraId="50F74E6B" w14:textId="06CF65DB" w:rsidR="00863580" w:rsidRPr="00863580" w:rsidRDefault="00863580">
      <w:pPr>
        <w:pStyle w:val="a9"/>
        <w:rPr>
          <w:lang w:val="ru-RU"/>
        </w:rPr>
      </w:pPr>
      <w:r>
        <w:rPr>
          <w:rStyle w:val="a8"/>
        </w:rPr>
        <w:annotationRef/>
      </w:r>
      <w:r>
        <w:rPr>
          <w:lang w:val="ru-RU"/>
        </w:rPr>
        <w:t>А может, наоборот, - короткий период присутствия объясняет узкий оптимум? Или связь вообще не причинно-следственная, а просто совпадение?</w:t>
      </w:r>
      <w:r w:rsidR="003A300F">
        <w:rPr>
          <w:lang w:val="ru-RU"/>
        </w:rPr>
        <w:t xml:space="preserve"> Организму надо быстро пройти уязвимый период жизни…</w:t>
      </w:r>
    </w:p>
  </w:comment>
  <w:comment w:id="480" w:author="Daria Martynova" w:date="2012-02-10T13:29:00Z" w:initials="DM">
    <w:p w14:paraId="0FA8A923" w14:textId="77777777" w:rsidR="00742049" w:rsidRDefault="00742049">
      <w:pPr>
        <w:pStyle w:val="a9"/>
      </w:pPr>
      <w:r>
        <w:rPr>
          <w:rStyle w:val="a8"/>
        </w:rPr>
        <w:annotationRef/>
      </w:r>
      <w:r w:rsidRPr="00D21E2B">
        <w:rPr>
          <w:lang w:val="en-GB"/>
        </w:rPr>
        <w:t xml:space="preserve">I would suggest the authors </w:t>
      </w:r>
      <w:r w:rsidRPr="00C74B9A">
        <w:rPr>
          <w:highlight w:val="green"/>
          <w:lang w:val="en-GB"/>
        </w:rPr>
        <w:t>to change the structure of the paper and carefully select the data, rejecting those not essential or not enough sound (i.e., those about the composition of phytoplankton, considered as the copepod's food environment. Naked forms like dinoflagellates or ciliates, very important items in the diet of C. glacialis and other Arctic copepods have been ignored),</w:t>
      </w:r>
      <w:r w:rsidRPr="00D21E2B">
        <w:rPr>
          <w:lang w:val="en-GB"/>
        </w:rPr>
        <w:t xml:space="preserve"> and </w:t>
      </w:r>
      <w:r w:rsidRPr="00C74B9A">
        <w:rPr>
          <w:highlight w:val="green"/>
          <w:lang w:val="en-GB"/>
        </w:rPr>
        <w:t>improve the description of the methods</w:t>
      </w:r>
      <w:r w:rsidRPr="00D21E2B">
        <w:rPr>
          <w:lang w:val="en-GB"/>
        </w:rPr>
        <w:t>.</w:t>
      </w:r>
    </w:p>
  </w:comment>
  <w:comment w:id="482" w:author="Николай Усов" w:date="2020-07-14T11:58:00Z" w:initials="НУ">
    <w:p w14:paraId="103B7EEC" w14:textId="5DD50BB4" w:rsidR="00A00B00" w:rsidRPr="00A00B00" w:rsidRDefault="00A00B00">
      <w:pPr>
        <w:pStyle w:val="a9"/>
      </w:pPr>
      <w:r>
        <w:rPr>
          <w:rStyle w:val="a8"/>
        </w:rPr>
        <w:annotationRef/>
      </w:r>
      <w:r>
        <w:rPr>
          <w:lang w:val="ru-RU"/>
        </w:rPr>
        <w:t>Влияние</w:t>
      </w:r>
      <w:r w:rsidRPr="00A00B00">
        <w:t xml:space="preserve"> </w:t>
      </w:r>
      <w:r>
        <w:rPr>
          <w:lang w:val="ru-RU"/>
        </w:rPr>
        <w:t>накопления</w:t>
      </w:r>
      <w:r w:rsidRPr="00A00B00">
        <w:t xml:space="preserve"> </w:t>
      </w:r>
      <w:r>
        <w:rPr>
          <w:lang w:val="ru-RU"/>
        </w:rPr>
        <w:t>запасных</w:t>
      </w:r>
      <w:r w:rsidRPr="00A00B00">
        <w:t xml:space="preserve"> </w:t>
      </w:r>
      <w:r>
        <w:rPr>
          <w:lang w:val="ru-RU"/>
        </w:rPr>
        <w:t>липидов</w:t>
      </w:r>
      <w:r w:rsidRPr="00A00B00">
        <w:t xml:space="preserve"> </w:t>
      </w:r>
      <w:r>
        <w:rPr>
          <w:lang w:val="ru-RU"/>
        </w:rPr>
        <w:t>на</w:t>
      </w:r>
      <w:r w:rsidRPr="00A00B00">
        <w:t xml:space="preserve"> </w:t>
      </w:r>
      <w:r>
        <w:rPr>
          <w:lang w:val="ru-RU"/>
        </w:rPr>
        <w:t>вертикальные</w:t>
      </w:r>
      <w:r w:rsidRPr="00A00B00">
        <w:t xml:space="preserve"> </w:t>
      </w:r>
      <w:r>
        <w:rPr>
          <w:lang w:val="ru-RU"/>
        </w:rPr>
        <w:t>миграции</w:t>
      </w:r>
      <w:r w:rsidRPr="00A00B00">
        <w:t>: Schmid et al., 2018 (Lipid load triggers migration to diapause in Arctic Calanus copepods—insights from underwater imaging)</w:t>
      </w:r>
    </w:p>
  </w:comment>
  <w:comment w:id="486" w:author="Николай Усов" w:date="2020-07-14T09:27:00Z" w:initials="НУ">
    <w:p w14:paraId="1C1CD280" w14:textId="505B2055" w:rsidR="0015321D" w:rsidRDefault="0015321D">
      <w:pPr>
        <w:pStyle w:val="a9"/>
      </w:pPr>
      <w:r>
        <w:rPr>
          <w:rStyle w:val="a8"/>
        </w:rPr>
        <w:annotationRef/>
      </w:r>
      <w:r>
        <w:t>Daase et al., 2018 (New insights into the biology of Calanus spp.(Copepoda) males in the Arctic)</w:t>
      </w:r>
    </w:p>
  </w:comment>
  <w:comment w:id="490" w:author="Daria Martynova" w:date="2012-02-10T13:20:00Z" w:initials="DM">
    <w:p w14:paraId="546D5218" w14:textId="77777777" w:rsidR="00742049" w:rsidRDefault="00742049">
      <w:pPr>
        <w:pStyle w:val="a9"/>
      </w:pPr>
      <w:r>
        <w:rPr>
          <w:rStyle w:val="a8"/>
        </w:rPr>
        <w:annotationRef/>
      </w:r>
      <w:r w:rsidRPr="00C74B9A">
        <w:rPr>
          <w:highlight w:val="green"/>
          <w:lang w:val="en-GB"/>
        </w:rPr>
        <w:t>6/ References: Riser CW et al. (2007) - The Authors should write the number of Polar Biology and pages, not only the doi</w:t>
      </w:r>
      <w:r w:rsidRPr="00D21E2B">
        <w:rPr>
          <w:lang w:val="en-GB"/>
        </w:rPr>
        <w:t>.</w:t>
      </w:r>
    </w:p>
  </w:comment>
  <w:comment w:id="491" w:author="Daria Martynova" w:date="2012-02-10T13:15:00Z" w:initials="DM">
    <w:p w14:paraId="00F34D45" w14:textId="77777777" w:rsidR="00742049" w:rsidRDefault="00742049">
      <w:pPr>
        <w:pStyle w:val="a9"/>
      </w:pPr>
      <w:r>
        <w:rPr>
          <w:rStyle w:val="a8"/>
        </w:rPr>
        <w:annotationRef/>
      </w:r>
      <w:r w:rsidRPr="00C74B9A">
        <w:rPr>
          <w:highlight w:val="green"/>
          <w:lang w:val="en-GB"/>
        </w:rPr>
        <w:t>The authors should also consider reducing the number of figures and the figure text needs to be clearer.</w:t>
      </w:r>
      <w:r w:rsidRPr="00D21E2B">
        <w:rPr>
          <w:lang w:val="en-GB"/>
        </w:rPr>
        <w:br/>
      </w:r>
    </w:p>
  </w:comment>
  <w:comment w:id="492" w:author="Daria Martynova" w:date="2020-04-28T11:27:00Z" w:initials="DM">
    <w:p w14:paraId="10E80EC9" w14:textId="77777777" w:rsidR="00742049" w:rsidRPr="00CB290A" w:rsidRDefault="00742049" w:rsidP="00CB290A">
      <w:pPr>
        <w:rPr>
          <w:b/>
          <w:lang w:val="ru-RU"/>
        </w:rPr>
      </w:pPr>
      <w:r>
        <w:rPr>
          <w:rStyle w:val="a8"/>
        </w:rPr>
        <w:annotationRef/>
      </w:r>
      <w:r w:rsidRPr="00CB290A">
        <w:rPr>
          <w:b/>
          <w:lang w:val="ru-RU"/>
        </w:rPr>
        <w:t>Вопросы и предложения</w:t>
      </w:r>
      <w:r>
        <w:rPr>
          <w:b/>
          <w:lang w:val="ru-RU"/>
        </w:rPr>
        <w:t xml:space="preserve"> от Коли:</w:t>
      </w:r>
    </w:p>
    <w:p w14:paraId="318BE9C5" w14:textId="77777777" w:rsidR="00742049" w:rsidRPr="00CB290A" w:rsidRDefault="00742049" w:rsidP="00CB290A">
      <w:pPr>
        <w:rPr>
          <w:lang w:val="ru-RU"/>
        </w:rPr>
      </w:pPr>
      <w:r w:rsidRPr="00CB290A">
        <w:rPr>
          <w:lang w:val="ru-RU"/>
        </w:rPr>
        <w:t>- Рис. 1: поменять.</w:t>
      </w:r>
    </w:p>
    <w:p w14:paraId="5F940B1C" w14:textId="77777777" w:rsidR="00742049" w:rsidRPr="00CB290A" w:rsidRDefault="00742049" w:rsidP="00CB290A">
      <w:pPr>
        <w:rPr>
          <w:lang w:val="ru-RU"/>
        </w:rPr>
      </w:pPr>
      <w:r w:rsidRPr="00CB290A">
        <w:rPr>
          <w:lang w:val="ru-RU"/>
        </w:rPr>
        <w:t xml:space="preserve">- Как выделяли периоды для рис. 3 и табл. 2? Есть формальная процедура? </w:t>
      </w:r>
    </w:p>
    <w:p w14:paraId="4D7B1FE1" w14:textId="77777777" w:rsidR="00742049" w:rsidRPr="00CB290A" w:rsidRDefault="00742049" w:rsidP="00CB290A">
      <w:pPr>
        <w:rPr>
          <w:lang w:val="ru-RU"/>
        </w:rPr>
      </w:pPr>
      <w:r w:rsidRPr="00CB290A">
        <w:rPr>
          <w:lang w:val="ru-RU"/>
        </w:rPr>
        <w:t>- Рис. 4 можно повернуть.</w:t>
      </w:r>
    </w:p>
    <w:p w14:paraId="0782CFB6" w14:textId="77777777" w:rsidR="00742049" w:rsidRPr="00CB290A" w:rsidRDefault="00742049" w:rsidP="00CB290A">
      <w:pPr>
        <w:rPr>
          <w:lang w:val="ru-RU"/>
        </w:rPr>
      </w:pPr>
      <w:r w:rsidRPr="00CB290A">
        <w:rPr>
          <w:lang w:val="ru-RU"/>
        </w:rPr>
        <w:t>- Рис. 4 и 7 лучше поставить рядом – одна тема.</w:t>
      </w:r>
    </w:p>
    <w:p w14:paraId="40672BD8" w14:textId="77777777" w:rsidR="00742049" w:rsidRPr="00CB290A" w:rsidRDefault="00742049" w:rsidP="00CB290A">
      <w:pPr>
        <w:rPr>
          <w:lang w:val="ru-RU"/>
        </w:rPr>
      </w:pPr>
      <w:r w:rsidRPr="00CB290A">
        <w:rPr>
          <w:lang w:val="ru-RU"/>
        </w:rPr>
        <w:t>- Рис. 8 – необязателен, можно словами сказать.</w:t>
      </w:r>
    </w:p>
    <w:p w14:paraId="5109D62F" w14:textId="77777777" w:rsidR="00742049" w:rsidRPr="00CB290A" w:rsidRDefault="00742049" w:rsidP="00CB290A">
      <w:pPr>
        <w:rPr>
          <w:lang w:val="ru-RU"/>
        </w:rPr>
      </w:pPr>
    </w:p>
    <w:p w14:paraId="016AA551" w14:textId="77777777" w:rsidR="00742049" w:rsidRPr="00CB290A" w:rsidRDefault="00742049" w:rsidP="00CB290A">
      <w:pPr>
        <w:rPr>
          <w:lang w:val="ru-RU"/>
        </w:rPr>
      </w:pPr>
      <w:r w:rsidRPr="00CB290A">
        <w:rPr>
          <w:lang w:val="ru-RU"/>
        </w:rPr>
        <w:t xml:space="preserve">Основное дополнение – Сезонная динамика, вертикальное распределение и изменение состава популяции в течение года на Д-1 и </w:t>
      </w:r>
      <w:r w:rsidRPr="00CB290A">
        <w:rPr>
          <w:b/>
          <w:lang w:val="ru-RU"/>
        </w:rPr>
        <w:t>Д-3</w:t>
      </w:r>
      <w:r w:rsidRPr="00CB290A">
        <w:rPr>
          <w:lang w:val="ru-RU"/>
        </w:rPr>
        <w:t>.</w:t>
      </w:r>
    </w:p>
    <w:p w14:paraId="7354B88A" w14:textId="77777777" w:rsidR="00742049" w:rsidRPr="00CB290A" w:rsidRDefault="00742049">
      <w:pPr>
        <w:pStyle w:val="a9"/>
        <w:rPr>
          <w:lang w:val="ru-RU"/>
        </w:rPr>
      </w:pPr>
    </w:p>
  </w:comment>
  <w:comment w:id="493" w:author="Daria Martynova" w:date="2020-04-28T11:30:00Z" w:initials="DM">
    <w:p w14:paraId="1438751B" w14:textId="77777777" w:rsidR="00742049" w:rsidRPr="00CB290A" w:rsidRDefault="00742049">
      <w:pPr>
        <w:pStyle w:val="a9"/>
        <w:rPr>
          <w:lang w:val="ru-RU"/>
        </w:rPr>
      </w:pPr>
      <w:r>
        <w:rPr>
          <w:rStyle w:val="a8"/>
        </w:rPr>
        <w:annotationRef/>
      </w:r>
      <w:r>
        <w:rPr>
          <w:lang w:val="ru-RU"/>
        </w:rPr>
        <w:t>Я бы рисунок 1 вообще бы убрала. Дала бы просто координаты двух точек, и всё.</w:t>
      </w:r>
    </w:p>
  </w:comment>
  <w:comment w:id="494" w:author="Daria Martynova" w:date="2012-02-10T13:28:00Z" w:initials="DM">
    <w:p w14:paraId="54F14C46" w14:textId="77777777" w:rsidR="00742049" w:rsidRDefault="00742049">
      <w:pPr>
        <w:pStyle w:val="a9"/>
      </w:pPr>
      <w:r>
        <w:rPr>
          <w:rStyle w:val="a8"/>
        </w:rPr>
        <w:annotationRef/>
      </w:r>
      <w:r w:rsidRPr="00D21E2B">
        <w:rPr>
          <w:lang w:val="en-GB"/>
        </w:rPr>
        <w:t xml:space="preserve">, </w:t>
      </w:r>
      <w:r w:rsidRPr="00C74B9A">
        <w:rPr>
          <w:highlight w:val="green"/>
          <w:lang w:val="en-GB"/>
        </w:rPr>
        <w:t>the average temperature cycle will be more informative if a 2-D profile (time-depth-temperature) would substitute Fig. 2.</w:t>
      </w:r>
    </w:p>
  </w:comment>
  <w:comment w:id="495" w:author="Daria Martynova" w:date="2020-04-28T11:14:00Z" w:initials="DM">
    <w:p w14:paraId="4807ED80" w14:textId="77777777" w:rsidR="00742049" w:rsidRPr="00B822D8" w:rsidRDefault="00742049">
      <w:pPr>
        <w:pStyle w:val="a9"/>
        <w:rPr>
          <w:lang w:val="ru-RU"/>
        </w:rPr>
      </w:pPr>
      <w:r>
        <w:rPr>
          <w:rStyle w:val="a8"/>
        </w:rPr>
        <w:annotationRef/>
      </w:r>
      <w:r>
        <w:rPr>
          <w:lang w:val="ru-RU"/>
        </w:rPr>
        <w:t>Убрать отсюда и из текста + все ссылки (оставить только на таблицу 2 (если надо), а лучше – на нашу многострадальную статью</w:t>
      </w:r>
    </w:p>
  </w:comment>
  <w:comment w:id="507" w:author="Daria Martynova" w:date="2012-02-10T13:11:00Z" w:initials="DM">
    <w:p w14:paraId="732F19B2" w14:textId="77777777" w:rsidR="00742049" w:rsidRDefault="00742049">
      <w:pPr>
        <w:pStyle w:val="a9"/>
      </w:pPr>
      <w:r>
        <w:rPr>
          <w:rStyle w:val="a8"/>
        </w:rPr>
        <w:annotationRef/>
      </w:r>
      <w:r w:rsidRPr="00C74B9A">
        <w:rPr>
          <w:highlight w:val="green"/>
          <w:lang w:val="en-GB"/>
        </w:rPr>
        <w:t>Figure 5: I find the date on the x-axis confusing: The figure shows the "seasonal dynamics of the seston characteristics" from 2000-2008. Does that mean the average concentration in those years and if so why are there exact dates on the x-axis? Where samples taken at on exactly the same date every year?</w:t>
      </w:r>
      <w:r w:rsidRPr="00D21E2B">
        <w:rPr>
          <w:lang w:val="en-GB"/>
        </w:rPr>
        <w:br/>
      </w:r>
    </w:p>
  </w:comment>
  <w:comment w:id="506" w:author="Daria Martynova" w:date="2012-02-10T13:19:00Z" w:initials="DM">
    <w:p w14:paraId="70F9A577" w14:textId="77777777" w:rsidR="00742049" w:rsidRDefault="00742049">
      <w:pPr>
        <w:pStyle w:val="a9"/>
      </w:pPr>
      <w:r>
        <w:rPr>
          <w:rStyle w:val="a8"/>
        </w:rPr>
        <w:annotationRef/>
      </w:r>
      <w:r w:rsidRPr="00C74B9A">
        <w:rPr>
          <w:highlight w:val="green"/>
          <w:lang w:val="en-GB"/>
        </w:rPr>
        <w:t>7/ Figure 5: What do the authors mean by phytoplankton 'concentration' - does this refer to abundance or biomass. Planktonologists generally use the term  abundance or density to explain how many phytoplankton cells or units there are per ml, while the terms  biomass/dry weight refers to the mass of algae in the water (mg ml-1).</w:t>
      </w:r>
      <w:r w:rsidRPr="00C74B9A">
        <w:rPr>
          <w:highlight w:val="green"/>
          <w:lang w:val="en-GB"/>
        </w:rPr>
        <w:br/>
        <w:t>In the figure legend, I think it would be better to use the English names  for the phytoplankton groups: dinoflagellata - dinophlagelates; diatomea - diatoms</w:t>
      </w:r>
      <w:r w:rsidRPr="00D21E2B">
        <w:rPr>
          <w:lang w:val="en-GB"/>
        </w:rPr>
        <w:t>.</w:t>
      </w:r>
    </w:p>
  </w:comment>
  <w:comment w:id="508" w:author="Daria Martynova" w:date="2012-02-10T13:12:00Z" w:initials="DM">
    <w:p w14:paraId="344DC456" w14:textId="77777777" w:rsidR="00742049" w:rsidRDefault="00742049">
      <w:pPr>
        <w:pStyle w:val="a9"/>
      </w:pPr>
      <w:r>
        <w:rPr>
          <w:rStyle w:val="a8"/>
        </w:rPr>
        <w:annotationRef/>
      </w:r>
      <w:r w:rsidRPr="00C74B9A">
        <w:rPr>
          <w:highlight w:val="green"/>
          <w:lang w:val="en-GB"/>
        </w:rPr>
        <w:t xml:space="preserve">Figure 7: In how far does that figure show DVM? It shows the vertical distribution of the different copepodite stages, but is this during night or day? Or are the error bars </w:t>
      </w:r>
      <w:proofErr w:type="gramStart"/>
      <w:r w:rsidRPr="00C74B9A">
        <w:rPr>
          <w:highlight w:val="green"/>
          <w:lang w:val="en-GB"/>
        </w:rPr>
        <w:t>suppose</w:t>
      </w:r>
      <w:proofErr w:type="gramEnd"/>
      <w:r w:rsidRPr="00C74B9A">
        <w:rPr>
          <w:highlight w:val="green"/>
          <w:lang w:val="en-GB"/>
        </w:rPr>
        <w:t xml:space="preserve"> to indicate the difference in vertical distribution between day and night?</w:t>
      </w:r>
    </w:p>
  </w:comment>
  <w:comment w:id="509" w:author="Daria Martynova" w:date="2012-02-10T13:17:00Z" w:initials="DM">
    <w:p w14:paraId="2671E5B2" w14:textId="77777777" w:rsidR="00742049" w:rsidRDefault="00742049">
      <w:pPr>
        <w:pStyle w:val="a9"/>
      </w:pPr>
      <w:r>
        <w:rPr>
          <w:rStyle w:val="a8"/>
        </w:rPr>
        <w:annotationRef/>
      </w:r>
      <w:r w:rsidRPr="00C74B9A">
        <w:rPr>
          <w:highlight w:val="green"/>
          <w:lang w:val="en-GB"/>
        </w:rPr>
        <w:t>8/ Figure 7: On Y axis title, the authors should use the word - Percentage instead %.</w:t>
      </w:r>
    </w:p>
  </w:comment>
  <w:comment w:id="510" w:author="Daria Martynova" w:date="2012-02-10T13:28:00Z" w:initials="DM">
    <w:p w14:paraId="7A8597F4" w14:textId="77777777" w:rsidR="00742049" w:rsidRDefault="00742049">
      <w:pPr>
        <w:pStyle w:val="a9"/>
      </w:pPr>
      <w:r>
        <w:rPr>
          <w:rStyle w:val="a8"/>
        </w:rPr>
        <w:annotationRef/>
      </w:r>
      <w:r w:rsidRPr="00D21E2B">
        <w:rPr>
          <w:lang w:val="en-GB"/>
        </w:rPr>
        <w:t xml:space="preserve">The </w:t>
      </w:r>
      <w:r w:rsidRPr="00C74B9A">
        <w:rPr>
          <w:highlight w:val="green"/>
          <w:lang w:val="en-GB"/>
        </w:rPr>
        <w:t xml:space="preserve">temperature optimum and tolerance for copepodites could be also better represented by the frequency for each temperature, instead of the bars of </w:t>
      </w:r>
      <w:r>
        <w:rPr>
          <w:highlight w:val="green"/>
          <w:lang w:val="en-GB"/>
        </w:rPr>
        <w:t>EXCLUDED</w:t>
      </w:r>
      <w:r w:rsidRPr="00C74B9A">
        <w:rPr>
          <w:highlight w:val="green"/>
          <w:lang w:val="en-GB"/>
        </w:rPr>
        <w:t>, and the same can be said for other variables.</w:t>
      </w:r>
      <w:r w:rsidRPr="00D21E2B">
        <w:rPr>
          <w:lang w:val="en-GB"/>
        </w:rPr>
        <w:br/>
      </w:r>
    </w:p>
  </w:comment>
  <w:comment w:id="511" w:author="Daria Martynova" w:date="2020-04-28T09:52:00Z" w:initials="DM">
    <w:p w14:paraId="722377FB" w14:textId="77777777" w:rsidR="00742049" w:rsidRPr="00E41F87" w:rsidRDefault="00742049">
      <w:pPr>
        <w:pStyle w:val="a9"/>
        <w:rPr>
          <w:lang w:val="ru-RU"/>
        </w:rPr>
      </w:pPr>
      <w:r>
        <w:rPr>
          <w:rStyle w:val="a8"/>
        </w:rPr>
        <w:annotationRef/>
      </w:r>
      <w:r w:rsidRPr="00E41F87">
        <w:rPr>
          <w:highlight w:val="yellow"/>
          <w:lang w:val="ru-RU"/>
        </w:rPr>
        <w:t>Обсудить схожесть с гипербореусом, у которого жизненный цикл растянут в высокой Арктике аж на 5-6 лет. У гляциалиса в Белом море сходные механизмы – короткий период «холодная вода + еда» = дольше сидим в планктоне. Кстати, у меня в холодной калянусы самки и старшие стадии прекрасно жили при =10С в течение 2 недель со смертностью менее 5%.</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A93698" w15:done="0"/>
  <w15:commentEx w15:paraId="7EA01D43" w15:done="0"/>
  <w15:commentEx w15:paraId="5F8F8E72" w15:done="0"/>
  <w15:commentEx w15:paraId="2158960A" w15:done="0"/>
  <w15:commentEx w15:paraId="5E80C351" w15:done="0"/>
  <w15:commentEx w15:paraId="0CD1D16C" w15:done="0"/>
  <w15:commentEx w15:paraId="685BCB4A" w15:done="0"/>
  <w15:commentEx w15:paraId="2492B26C" w15:done="0"/>
  <w15:commentEx w15:paraId="69B3F624" w15:done="0"/>
  <w15:commentEx w15:paraId="6DED88F5" w15:done="0"/>
  <w15:commentEx w15:paraId="2AD3993A" w15:done="0"/>
  <w15:commentEx w15:paraId="12A9FE32" w15:done="0"/>
  <w15:commentEx w15:paraId="6E126B37" w15:done="0"/>
  <w15:commentEx w15:paraId="1E897984" w15:done="0"/>
  <w15:commentEx w15:paraId="48BAAF5D" w15:done="0"/>
  <w15:commentEx w15:paraId="1B077D05" w15:done="0"/>
  <w15:commentEx w15:paraId="0953E7E9" w15:done="0"/>
  <w15:commentEx w15:paraId="72F486DF" w15:done="0"/>
  <w15:commentEx w15:paraId="35953ADD" w15:done="0"/>
  <w15:commentEx w15:paraId="29E6FFD1" w15:done="0"/>
  <w15:commentEx w15:paraId="1DF0B07F" w15:done="0"/>
  <w15:commentEx w15:paraId="35AFBB20" w15:done="0"/>
  <w15:commentEx w15:paraId="0A099508" w15:done="0"/>
  <w15:commentEx w15:paraId="1E154784" w15:done="0"/>
  <w15:commentEx w15:paraId="2B2E046C" w15:done="0"/>
  <w15:commentEx w15:paraId="1BD83EF4" w15:done="0"/>
  <w15:commentEx w15:paraId="51F3D3A2" w15:done="0"/>
  <w15:commentEx w15:paraId="31AA7CF0" w15:done="0"/>
  <w15:commentEx w15:paraId="5E4B5012" w15:done="0"/>
  <w15:commentEx w15:paraId="7487D382" w15:done="0"/>
  <w15:commentEx w15:paraId="23E9ED2B" w15:done="0"/>
  <w15:commentEx w15:paraId="455AD38D" w15:done="0"/>
  <w15:commentEx w15:paraId="19CA17A4" w15:done="0"/>
  <w15:commentEx w15:paraId="78F9BA54" w15:done="0"/>
  <w15:commentEx w15:paraId="49ED386A" w15:done="0"/>
  <w15:commentEx w15:paraId="1F6E1ADC" w15:done="0"/>
  <w15:commentEx w15:paraId="0B029210" w15:done="0"/>
  <w15:commentEx w15:paraId="25102B74" w15:done="0"/>
  <w15:commentEx w15:paraId="01295408" w15:done="0"/>
  <w15:commentEx w15:paraId="3DAACFF6" w15:done="0"/>
  <w15:commentEx w15:paraId="785FD62E" w15:done="0"/>
  <w15:commentEx w15:paraId="12A3B73E" w15:done="0"/>
  <w15:commentEx w15:paraId="50F74E6B" w15:done="0"/>
  <w15:commentEx w15:paraId="0FA8A923" w15:done="0"/>
  <w15:commentEx w15:paraId="103B7EEC" w15:done="0"/>
  <w15:commentEx w15:paraId="1C1CD280" w15:done="0"/>
  <w15:commentEx w15:paraId="546D5218" w15:done="0"/>
  <w15:commentEx w15:paraId="00F34D45" w15:done="0"/>
  <w15:commentEx w15:paraId="7354B88A" w15:done="0"/>
  <w15:commentEx w15:paraId="1438751B" w15:paraIdParent="7354B88A" w15:done="0"/>
  <w15:commentEx w15:paraId="54F14C46" w15:done="0"/>
  <w15:commentEx w15:paraId="4807ED80" w15:done="0"/>
  <w15:commentEx w15:paraId="732F19B2" w15:done="0"/>
  <w15:commentEx w15:paraId="70F9A577" w15:done="0"/>
  <w15:commentEx w15:paraId="344DC456" w15:done="0"/>
  <w15:commentEx w15:paraId="2671E5B2" w15:done="0"/>
  <w15:commentEx w15:paraId="7A8597F4" w15:done="0"/>
  <w15:commentEx w15:paraId="722377F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D6B9D" w14:textId="77777777" w:rsidR="00B67887" w:rsidRDefault="00B67887">
      <w:r>
        <w:separator/>
      </w:r>
    </w:p>
  </w:endnote>
  <w:endnote w:type="continuationSeparator" w:id="0">
    <w:p w14:paraId="162693B4" w14:textId="77777777" w:rsidR="00B67887" w:rsidRDefault="00B67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NewRoman">
    <w:altName w:val="Cambria"/>
    <w:panose1 w:val="00000000000000000000"/>
    <w:charset w:val="4D"/>
    <w:family w:val="auto"/>
    <w:notTrueType/>
    <w:pitch w:val="default"/>
    <w:sig w:usb0="00000003" w:usb1="00000000" w:usb2="00000000" w:usb3="00000000" w:csb0="00000001" w:csb1="00000000"/>
  </w:font>
  <w:font w:name="MS Sans Serif">
    <w:altName w:val="Arial"/>
    <w:panose1 w:val="00000000000000000000"/>
    <w:charset w:val="00"/>
    <w:family w:val="swiss"/>
    <w:notTrueType/>
    <w:pitch w:val="variable"/>
    <w:sig w:usb0="00000203" w:usb1="00000000" w:usb2="00000000" w:usb3="00000000" w:csb0="00000005" w:csb1="00000000"/>
  </w:font>
  <w:font w:name="Batang">
    <w:altName w:val="바탕"/>
    <w:panose1 w:val="02030600000101010101"/>
    <w:charset w:val="81"/>
    <w:family w:val="auto"/>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AdvTimes">
    <w:altName w:val="Times New Roman"/>
    <w:panose1 w:val="00000000000000000000"/>
    <w:charset w:val="00"/>
    <w:family w:val="auto"/>
    <w:notTrueType/>
    <w:pitch w:val="default"/>
    <w:sig w:usb0="00000003" w:usb1="00000000" w:usb2="00000000" w:usb3="00000000" w:csb0="00000001" w:csb1="00000000"/>
  </w:font>
  <w:font w:name="AdvTimes-i">
    <w:altName w:val="Times New Roman"/>
    <w:panose1 w:val="00000000000000000000"/>
    <w:charset w:val="00"/>
    <w:family w:val="auto"/>
    <w:notTrueType/>
    <w:pitch w:val="default"/>
    <w:sig w:usb0="00000003" w:usb1="00000000" w:usb2="00000000" w:usb3="00000000" w:csb0="00000001" w:csb1="00000000"/>
  </w:font>
  <w:font w:name="Candida-Roman">
    <w:altName w:val="Times New Roman"/>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ndida-Bold">
    <w:altName w:val="Times New Roman"/>
    <w:panose1 w:val="00000000000000000000"/>
    <w:charset w:val="00"/>
    <w:family w:val="roman"/>
    <w:notTrueType/>
    <w:pitch w:val="default"/>
    <w:sig w:usb0="00000003" w:usb1="00000000" w:usb2="00000000" w:usb3="00000000" w:csb0="00000001" w:csb1="00000000"/>
  </w:font>
  <w:font w:name="ObliqueStraightBold">
    <w:altName w:val="Times New Roman"/>
    <w:panose1 w:val="00000000000000000000"/>
    <w:charset w:val="00"/>
    <w:family w:val="roman"/>
    <w:notTrueType/>
    <w:pitch w:val="default"/>
    <w:sig w:usb0="00000003" w:usb1="00000000" w:usb2="00000000" w:usb3="00000000" w:csb0="00000001" w:csb1="00000000"/>
  </w:font>
  <w:font w:name="AdvTTe6aaaab8">
    <w:altName w:val="Times New Roman"/>
    <w:panose1 w:val="00000000000000000000"/>
    <w:charset w:val="00"/>
    <w:family w:val="roman"/>
    <w:notTrueType/>
    <w:pitch w:val="default"/>
    <w:sig w:usb0="00000003" w:usb1="00000000" w:usb2="00000000" w:usb3="00000000" w:csb0="00000001" w:csb1="00000000"/>
  </w:font>
  <w:font w:name="TimesNewRomanPSMT">
    <w:altName w:val="Yu Gothic UI"/>
    <w:panose1 w:val="00000000000000000000"/>
    <w:charset w:val="80"/>
    <w:family w:val="auto"/>
    <w:notTrueType/>
    <w:pitch w:val="default"/>
    <w:sig w:usb0="00000000" w:usb1="08070000" w:usb2="00000010" w:usb3="00000000" w:csb0="00020001" w:csb1="00000000"/>
  </w:font>
  <w:font w:name="BKNJC P+ Adv Gulliver">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5053A" w14:textId="77777777" w:rsidR="00B67887" w:rsidRDefault="00B67887">
      <w:r>
        <w:separator/>
      </w:r>
    </w:p>
  </w:footnote>
  <w:footnote w:type="continuationSeparator" w:id="0">
    <w:p w14:paraId="17E5E953" w14:textId="77777777" w:rsidR="00B67887" w:rsidRDefault="00B678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273A5" w14:textId="77777777" w:rsidR="00742049" w:rsidRDefault="00742049">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729B5635" w14:textId="77777777" w:rsidR="00742049" w:rsidRDefault="00742049">
    <w:pPr>
      <w:pStyle w:val="a4"/>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540A6" w14:textId="5C9B1864" w:rsidR="00742049" w:rsidRDefault="00742049">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A00B00">
      <w:rPr>
        <w:rStyle w:val="a5"/>
        <w:noProof/>
      </w:rPr>
      <w:t>43</w:t>
    </w:r>
    <w:r>
      <w:rPr>
        <w:rStyle w:val="a5"/>
      </w:rPr>
      <w:fldChar w:fldCharType="end"/>
    </w:r>
  </w:p>
  <w:p w14:paraId="5BCE0502" w14:textId="77777777" w:rsidR="00742049" w:rsidRDefault="00742049">
    <w:pPr>
      <w:pStyle w:val="a4"/>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24477"/>
    <w:multiLevelType w:val="hybridMultilevel"/>
    <w:tmpl w:val="CDF828F6"/>
    <w:lvl w:ilvl="0" w:tplc="7362F608">
      <w:numFmt w:val="bullet"/>
      <w:lvlText w:val="-"/>
      <w:lvlJc w:val="left"/>
      <w:pPr>
        <w:tabs>
          <w:tab w:val="num" w:pos="720"/>
        </w:tabs>
        <w:ind w:left="720" w:hanging="360"/>
      </w:pPr>
      <w:rPr>
        <w:rFonts w:ascii="Times New Roman" w:eastAsia="Times New Roman" w:hAnsi="Times New Roman" w:cs="Times New Roman" w:hint="default"/>
      </w:rPr>
    </w:lvl>
    <w:lvl w:ilvl="1" w:tplc="2DA6A7EE" w:tentative="1">
      <w:start w:val="1"/>
      <w:numFmt w:val="bullet"/>
      <w:lvlText w:val="o"/>
      <w:lvlJc w:val="left"/>
      <w:pPr>
        <w:tabs>
          <w:tab w:val="num" w:pos="1440"/>
        </w:tabs>
        <w:ind w:left="1440" w:hanging="360"/>
      </w:pPr>
      <w:rPr>
        <w:rFonts w:ascii="Courier New" w:hAnsi="Courier New" w:cs="Arial" w:hint="default"/>
      </w:rPr>
    </w:lvl>
    <w:lvl w:ilvl="2" w:tplc="D598DAB2" w:tentative="1">
      <w:start w:val="1"/>
      <w:numFmt w:val="bullet"/>
      <w:lvlText w:val=""/>
      <w:lvlJc w:val="left"/>
      <w:pPr>
        <w:tabs>
          <w:tab w:val="num" w:pos="2160"/>
        </w:tabs>
        <w:ind w:left="2160" w:hanging="360"/>
      </w:pPr>
      <w:rPr>
        <w:rFonts w:ascii="Wingdings" w:hAnsi="Wingdings" w:hint="default"/>
      </w:rPr>
    </w:lvl>
    <w:lvl w:ilvl="3" w:tplc="6DA00434" w:tentative="1">
      <w:start w:val="1"/>
      <w:numFmt w:val="bullet"/>
      <w:lvlText w:val=""/>
      <w:lvlJc w:val="left"/>
      <w:pPr>
        <w:tabs>
          <w:tab w:val="num" w:pos="2880"/>
        </w:tabs>
        <w:ind w:left="2880" w:hanging="360"/>
      </w:pPr>
      <w:rPr>
        <w:rFonts w:ascii="Symbol" w:hAnsi="Symbol" w:hint="default"/>
      </w:rPr>
    </w:lvl>
    <w:lvl w:ilvl="4" w:tplc="8D34AF54" w:tentative="1">
      <w:start w:val="1"/>
      <w:numFmt w:val="bullet"/>
      <w:lvlText w:val="o"/>
      <w:lvlJc w:val="left"/>
      <w:pPr>
        <w:tabs>
          <w:tab w:val="num" w:pos="3600"/>
        </w:tabs>
        <w:ind w:left="3600" w:hanging="360"/>
      </w:pPr>
      <w:rPr>
        <w:rFonts w:ascii="Courier New" w:hAnsi="Courier New" w:cs="Arial" w:hint="default"/>
      </w:rPr>
    </w:lvl>
    <w:lvl w:ilvl="5" w:tplc="984AF488" w:tentative="1">
      <w:start w:val="1"/>
      <w:numFmt w:val="bullet"/>
      <w:lvlText w:val=""/>
      <w:lvlJc w:val="left"/>
      <w:pPr>
        <w:tabs>
          <w:tab w:val="num" w:pos="4320"/>
        </w:tabs>
        <w:ind w:left="4320" w:hanging="360"/>
      </w:pPr>
      <w:rPr>
        <w:rFonts w:ascii="Wingdings" w:hAnsi="Wingdings" w:hint="default"/>
      </w:rPr>
    </w:lvl>
    <w:lvl w:ilvl="6" w:tplc="C07CFD16" w:tentative="1">
      <w:start w:val="1"/>
      <w:numFmt w:val="bullet"/>
      <w:lvlText w:val=""/>
      <w:lvlJc w:val="left"/>
      <w:pPr>
        <w:tabs>
          <w:tab w:val="num" w:pos="5040"/>
        </w:tabs>
        <w:ind w:left="5040" w:hanging="360"/>
      </w:pPr>
      <w:rPr>
        <w:rFonts w:ascii="Symbol" w:hAnsi="Symbol" w:hint="default"/>
      </w:rPr>
    </w:lvl>
    <w:lvl w:ilvl="7" w:tplc="E86C03DC" w:tentative="1">
      <w:start w:val="1"/>
      <w:numFmt w:val="bullet"/>
      <w:lvlText w:val="o"/>
      <w:lvlJc w:val="left"/>
      <w:pPr>
        <w:tabs>
          <w:tab w:val="num" w:pos="5760"/>
        </w:tabs>
        <w:ind w:left="5760" w:hanging="360"/>
      </w:pPr>
      <w:rPr>
        <w:rFonts w:ascii="Courier New" w:hAnsi="Courier New" w:cs="Arial" w:hint="default"/>
      </w:rPr>
    </w:lvl>
    <w:lvl w:ilvl="8" w:tplc="4E94069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6F08A1"/>
    <w:multiLevelType w:val="multilevel"/>
    <w:tmpl w:val="5B10C64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52C47655"/>
    <w:multiLevelType w:val="hybridMultilevel"/>
    <w:tmpl w:val="E6DACC3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59EB441D"/>
    <w:multiLevelType w:val="hybridMultilevel"/>
    <w:tmpl w:val="93BAAA98"/>
    <w:lvl w:ilvl="0" w:tplc="0419000F">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15:restartNumberingAfterBreak="0">
    <w:nsid w:val="6BDF1C23"/>
    <w:multiLevelType w:val="hybridMultilevel"/>
    <w:tmpl w:val="12F49B2E"/>
    <w:lvl w:ilvl="0" w:tplc="234EF000">
      <w:start w:val="1"/>
      <w:numFmt w:val="upperLetter"/>
      <w:lvlText w:val="%1."/>
      <w:lvlJc w:val="left"/>
      <w:pPr>
        <w:tabs>
          <w:tab w:val="num" w:pos="1069"/>
        </w:tabs>
        <w:ind w:left="1069" w:hanging="360"/>
      </w:pPr>
      <w:rPr>
        <w:rFonts w:hint="default"/>
      </w:rPr>
    </w:lvl>
    <w:lvl w:ilvl="1" w:tplc="CBA622E2" w:tentative="1">
      <w:start w:val="1"/>
      <w:numFmt w:val="lowerLetter"/>
      <w:lvlText w:val="%2."/>
      <w:lvlJc w:val="left"/>
      <w:pPr>
        <w:tabs>
          <w:tab w:val="num" w:pos="1789"/>
        </w:tabs>
        <w:ind w:left="1789" w:hanging="360"/>
      </w:pPr>
    </w:lvl>
    <w:lvl w:ilvl="2" w:tplc="BB8EED58" w:tentative="1">
      <w:start w:val="1"/>
      <w:numFmt w:val="lowerRoman"/>
      <w:lvlText w:val="%3."/>
      <w:lvlJc w:val="right"/>
      <w:pPr>
        <w:tabs>
          <w:tab w:val="num" w:pos="2509"/>
        </w:tabs>
        <w:ind w:left="2509" w:hanging="180"/>
      </w:pPr>
    </w:lvl>
    <w:lvl w:ilvl="3" w:tplc="0666B6F2" w:tentative="1">
      <w:start w:val="1"/>
      <w:numFmt w:val="decimal"/>
      <w:lvlText w:val="%4."/>
      <w:lvlJc w:val="left"/>
      <w:pPr>
        <w:tabs>
          <w:tab w:val="num" w:pos="3229"/>
        </w:tabs>
        <w:ind w:left="3229" w:hanging="360"/>
      </w:pPr>
    </w:lvl>
    <w:lvl w:ilvl="4" w:tplc="10FA8DC4" w:tentative="1">
      <w:start w:val="1"/>
      <w:numFmt w:val="lowerLetter"/>
      <w:lvlText w:val="%5."/>
      <w:lvlJc w:val="left"/>
      <w:pPr>
        <w:tabs>
          <w:tab w:val="num" w:pos="3949"/>
        </w:tabs>
        <w:ind w:left="3949" w:hanging="360"/>
      </w:pPr>
    </w:lvl>
    <w:lvl w:ilvl="5" w:tplc="36E41CCA" w:tentative="1">
      <w:start w:val="1"/>
      <w:numFmt w:val="lowerRoman"/>
      <w:lvlText w:val="%6."/>
      <w:lvlJc w:val="right"/>
      <w:pPr>
        <w:tabs>
          <w:tab w:val="num" w:pos="4669"/>
        </w:tabs>
        <w:ind w:left="4669" w:hanging="180"/>
      </w:pPr>
    </w:lvl>
    <w:lvl w:ilvl="6" w:tplc="D10C3FEA" w:tentative="1">
      <w:start w:val="1"/>
      <w:numFmt w:val="decimal"/>
      <w:lvlText w:val="%7."/>
      <w:lvlJc w:val="left"/>
      <w:pPr>
        <w:tabs>
          <w:tab w:val="num" w:pos="5389"/>
        </w:tabs>
        <w:ind w:left="5389" w:hanging="360"/>
      </w:pPr>
    </w:lvl>
    <w:lvl w:ilvl="7" w:tplc="644064DE" w:tentative="1">
      <w:start w:val="1"/>
      <w:numFmt w:val="lowerLetter"/>
      <w:lvlText w:val="%8."/>
      <w:lvlJc w:val="left"/>
      <w:pPr>
        <w:tabs>
          <w:tab w:val="num" w:pos="6109"/>
        </w:tabs>
        <w:ind w:left="6109" w:hanging="360"/>
      </w:pPr>
    </w:lvl>
    <w:lvl w:ilvl="8" w:tplc="2DA226A6" w:tentative="1">
      <w:start w:val="1"/>
      <w:numFmt w:val="lowerRoman"/>
      <w:lvlText w:val="%9."/>
      <w:lvlJc w:val="right"/>
      <w:pPr>
        <w:tabs>
          <w:tab w:val="num" w:pos="6829"/>
        </w:tabs>
        <w:ind w:left="6829" w:hanging="180"/>
      </w:p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Усов">
    <w15:presenceInfo w15:providerId="Windows Live" w15:userId="936f1ac7884d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ctiveWritingStyle w:appName="MSWord" w:lang="en-US" w:vendorID="6" w:dllVersion="2" w:checkStyle="1"/>
  <w:activeWritingStyle w:appName="MSWord" w:lang="ru-RU" w:vendorID="1"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formatting="0"/>
  <w:trackRevisions/>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98C"/>
    <w:rsid w:val="0000299E"/>
    <w:rsid w:val="00003961"/>
    <w:rsid w:val="0001325A"/>
    <w:rsid w:val="000160DB"/>
    <w:rsid w:val="000269D4"/>
    <w:rsid w:val="00026DE5"/>
    <w:rsid w:val="0004243B"/>
    <w:rsid w:val="0005794D"/>
    <w:rsid w:val="00071D56"/>
    <w:rsid w:val="00084E5E"/>
    <w:rsid w:val="00095F0D"/>
    <w:rsid w:val="000A6AE6"/>
    <w:rsid w:val="000B256A"/>
    <w:rsid w:val="000C49F3"/>
    <w:rsid w:val="000D00BA"/>
    <w:rsid w:val="000D0511"/>
    <w:rsid w:val="000F7F6C"/>
    <w:rsid w:val="00105348"/>
    <w:rsid w:val="0011627C"/>
    <w:rsid w:val="00116954"/>
    <w:rsid w:val="0012599B"/>
    <w:rsid w:val="0015321D"/>
    <w:rsid w:val="001575B2"/>
    <w:rsid w:val="0016346E"/>
    <w:rsid w:val="00164559"/>
    <w:rsid w:val="0016546F"/>
    <w:rsid w:val="00165AD7"/>
    <w:rsid w:val="00167A07"/>
    <w:rsid w:val="00195F65"/>
    <w:rsid w:val="00197D8D"/>
    <w:rsid w:val="001A1671"/>
    <w:rsid w:val="001B4764"/>
    <w:rsid w:val="001D05A7"/>
    <w:rsid w:val="001E3C9B"/>
    <w:rsid w:val="00202A18"/>
    <w:rsid w:val="002052D3"/>
    <w:rsid w:val="00243ADD"/>
    <w:rsid w:val="00247B41"/>
    <w:rsid w:val="00250D6C"/>
    <w:rsid w:val="00262E5E"/>
    <w:rsid w:val="002767BF"/>
    <w:rsid w:val="002820E2"/>
    <w:rsid w:val="0028553B"/>
    <w:rsid w:val="0028589B"/>
    <w:rsid w:val="0029068F"/>
    <w:rsid w:val="00293AC8"/>
    <w:rsid w:val="002A2470"/>
    <w:rsid w:val="002A5974"/>
    <w:rsid w:val="002B1F67"/>
    <w:rsid w:val="002C58BB"/>
    <w:rsid w:val="002C67E0"/>
    <w:rsid w:val="002D4BD8"/>
    <w:rsid w:val="002E11EF"/>
    <w:rsid w:val="002E2339"/>
    <w:rsid w:val="00316520"/>
    <w:rsid w:val="00335E4A"/>
    <w:rsid w:val="00340D99"/>
    <w:rsid w:val="00343293"/>
    <w:rsid w:val="003448BB"/>
    <w:rsid w:val="00353192"/>
    <w:rsid w:val="00372C3A"/>
    <w:rsid w:val="00377DEE"/>
    <w:rsid w:val="0038498C"/>
    <w:rsid w:val="00391963"/>
    <w:rsid w:val="00394241"/>
    <w:rsid w:val="0039503A"/>
    <w:rsid w:val="00395A81"/>
    <w:rsid w:val="00397D5D"/>
    <w:rsid w:val="003A300F"/>
    <w:rsid w:val="003A7A57"/>
    <w:rsid w:val="003B106C"/>
    <w:rsid w:val="003C1E65"/>
    <w:rsid w:val="003C210A"/>
    <w:rsid w:val="003C5113"/>
    <w:rsid w:val="003D16AF"/>
    <w:rsid w:val="003D1D91"/>
    <w:rsid w:val="003D2AEA"/>
    <w:rsid w:val="003D456D"/>
    <w:rsid w:val="003E1780"/>
    <w:rsid w:val="003E2055"/>
    <w:rsid w:val="003F1782"/>
    <w:rsid w:val="003F7A5E"/>
    <w:rsid w:val="004002BB"/>
    <w:rsid w:val="004211AC"/>
    <w:rsid w:val="00426132"/>
    <w:rsid w:val="00432C9D"/>
    <w:rsid w:val="0043404F"/>
    <w:rsid w:val="00442AA9"/>
    <w:rsid w:val="00447F77"/>
    <w:rsid w:val="00453EF4"/>
    <w:rsid w:val="00461274"/>
    <w:rsid w:val="00472D1F"/>
    <w:rsid w:val="00491C4F"/>
    <w:rsid w:val="00494487"/>
    <w:rsid w:val="004A6ABC"/>
    <w:rsid w:val="004B7461"/>
    <w:rsid w:val="004C0E56"/>
    <w:rsid w:val="004C5218"/>
    <w:rsid w:val="004D073B"/>
    <w:rsid w:val="004D5F96"/>
    <w:rsid w:val="004E3F42"/>
    <w:rsid w:val="004F0844"/>
    <w:rsid w:val="004F2D65"/>
    <w:rsid w:val="004F558F"/>
    <w:rsid w:val="0050143A"/>
    <w:rsid w:val="00517EF3"/>
    <w:rsid w:val="00536693"/>
    <w:rsid w:val="0055580A"/>
    <w:rsid w:val="00571131"/>
    <w:rsid w:val="005802CD"/>
    <w:rsid w:val="00581D0C"/>
    <w:rsid w:val="0058697F"/>
    <w:rsid w:val="005869AF"/>
    <w:rsid w:val="00594A19"/>
    <w:rsid w:val="00595705"/>
    <w:rsid w:val="005A0AE0"/>
    <w:rsid w:val="005A57D8"/>
    <w:rsid w:val="005B13F6"/>
    <w:rsid w:val="005C13EE"/>
    <w:rsid w:val="005D6547"/>
    <w:rsid w:val="005D7569"/>
    <w:rsid w:val="005E25E0"/>
    <w:rsid w:val="0060135E"/>
    <w:rsid w:val="00605F40"/>
    <w:rsid w:val="006102B9"/>
    <w:rsid w:val="00624540"/>
    <w:rsid w:val="006312C4"/>
    <w:rsid w:val="00632E1A"/>
    <w:rsid w:val="006355DB"/>
    <w:rsid w:val="00637FDD"/>
    <w:rsid w:val="0064268F"/>
    <w:rsid w:val="00643031"/>
    <w:rsid w:val="00647DC8"/>
    <w:rsid w:val="00650F1B"/>
    <w:rsid w:val="006615A3"/>
    <w:rsid w:val="00676C6D"/>
    <w:rsid w:val="0068366D"/>
    <w:rsid w:val="00690A09"/>
    <w:rsid w:val="006914F3"/>
    <w:rsid w:val="006A18B0"/>
    <w:rsid w:val="006A3AF8"/>
    <w:rsid w:val="006B1573"/>
    <w:rsid w:val="006B28D5"/>
    <w:rsid w:val="006D19B6"/>
    <w:rsid w:val="006D2C51"/>
    <w:rsid w:val="006D3C91"/>
    <w:rsid w:val="006E3C30"/>
    <w:rsid w:val="006F1428"/>
    <w:rsid w:val="006F207C"/>
    <w:rsid w:val="00710F01"/>
    <w:rsid w:val="007152F6"/>
    <w:rsid w:val="00721E05"/>
    <w:rsid w:val="00723432"/>
    <w:rsid w:val="00725C50"/>
    <w:rsid w:val="007358F2"/>
    <w:rsid w:val="0073686E"/>
    <w:rsid w:val="00737D49"/>
    <w:rsid w:val="00742049"/>
    <w:rsid w:val="007638C3"/>
    <w:rsid w:val="00765E5B"/>
    <w:rsid w:val="00767CDF"/>
    <w:rsid w:val="00770714"/>
    <w:rsid w:val="007737AD"/>
    <w:rsid w:val="007761B2"/>
    <w:rsid w:val="00776FD4"/>
    <w:rsid w:val="00786CEB"/>
    <w:rsid w:val="00794390"/>
    <w:rsid w:val="00796D87"/>
    <w:rsid w:val="007B63B7"/>
    <w:rsid w:val="007B79C2"/>
    <w:rsid w:val="007C1C78"/>
    <w:rsid w:val="007D6830"/>
    <w:rsid w:val="007D69A1"/>
    <w:rsid w:val="007D6CCA"/>
    <w:rsid w:val="007E1126"/>
    <w:rsid w:val="007F07CE"/>
    <w:rsid w:val="007F087B"/>
    <w:rsid w:val="007F6059"/>
    <w:rsid w:val="007F75B1"/>
    <w:rsid w:val="00810827"/>
    <w:rsid w:val="0082536B"/>
    <w:rsid w:val="0083438E"/>
    <w:rsid w:val="00844C73"/>
    <w:rsid w:val="008502AC"/>
    <w:rsid w:val="00856D06"/>
    <w:rsid w:val="00860D93"/>
    <w:rsid w:val="00863580"/>
    <w:rsid w:val="008740A7"/>
    <w:rsid w:val="00887FF3"/>
    <w:rsid w:val="008A3171"/>
    <w:rsid w:val="008A4AE9"/>
    <w:rsid w:val="008A5099"/>
    <w:rsid w:val="008C7470"/>
    <w:rsid w:val="008D6A36"/>
    <w:rsid w:val="008E0BF9"/>
    <w:rsid w:val="008F27BF"/>
    <w:rsid w:val="0093022E"/>
    <w:rsid w:val="00936CAE"/>
    <w:rsid w:val="00936F09"/>
    <w:rsid w:val="00947192"/>
    <w:rsid w:val="00947FDB"/>
    <w:rsid w:val="009549F3"/>
    <w:rsid w:val="009607C8"/>
    <w:rsid w:val="00965D13"/>
    <w:rsid w:val="0096737E"/>
    <w:rsid w:val="009700F9"/>
    <w:rsid w:val="0097248F"/>
    <w:rsid w:val="00980CDE"/>
    <w:rsid w:val="009831D1"/>
    <w:rsid w:val="00994AF2"/>
    <w:rsid w:val="00996E9B"/>
    <w:rsid w:val="009C17FA"/>
    <w:rsid w:val="009C1D9F"/>
    <w:rsid w:val="009D6601"/>
    <w:rsid w:val="009D699F"/>
    <w:rsid w:val="009E09A9"/>
    <w:rsid w:val="009E12A2"/>
    <w:rsid w:val="009F077C"/>
    <w:rsid w:val="009F494B"/>
    <w:rsid w:val="00A00B00"/>
    <w:rsid w:val="00A03B85"/>
    <w:rsid w:val="00A05522"/>
    <w:rsid w:val="00A0574B"/>
    <w:rsid w:val="00A441FC"/>
    <w:rsid w:val="00A51FAD"/>
    <w:rsid w:val="00A54D49"/>
    <w:rsid w:val="00A6679B"/>
    <w:rsid w:val="00A75E41"/>
    <w:rsid w:val="00A80648"/>
    <w:rsid w:val="00A8414B"/>
    <w:rsid w:val="00A87021"/>
    <w:rsid w:val="00A972CE"/>
    <w:rsid w:val="00AA16CB"/>
    <w:rsid w:val="00AA3B7F"/>
    <w:rsid w:val="00AA5F17"/>
    <w:rsid w:val="00AB7830"/>
    <w:rsid w:val="00AC0973"/>
    <w:rsid w:val="00AC6372"/>
    <w:rsid w:val="00AC6FF0"/>
    <w:rsid w:val="00AE57BA"/>
    <w:rsid w:val="00AF464A"/>
    <w:rsid w:val="00B0327B"/>
    <w:rsid w:val="00B3274D"/>
    <w:rsid w:val="00B32990"/>
    <w:rsid w:val="00B350A1"/>
    <w:rsid w:val="00B67887"/>
    <w:rsid w:val="00B7550B"/>
    <w:rsid w:val="00B822D8"/>
    <w:rsid w:val="00B84DE0"/>
    <w:rsid w:val="00B87A60"/>
    <w:rsid w:val="00B91A42"/>
    <w:rsid w:val="00B91EB9"/>
    <w:rsid w:val="00B94843"/>
    <w:rsid w:val="00B97467"/>
    <w:rsid w:val="00BB0688"/>
    <w:rsid w:val="00BB5A80"/>
    <w:rsid w:val="00BB766D"/>
    <w:rsid w:val="00BC22E9"/>
    <w:rsid w:val="00BE0A52"/>
    <w:rsid w:val="00BE0CF5"/>
    <w:rsid w:val="00BE34BD"/>
    <w:rsid w:val="00BE4286"/>
    <w:rsid w:val="00BE697A"/>
    <w:rsid w:val="00BF55BA"/>
    <w:rsid w:val="00BF5BBC"/>
    <w:rsid w:val="00C1617B"/>
    <w:rsid w:val="00C22E56"/>
    <w:rsid w:val="00C247DB"/>
    <w:rsid w:val="00C266DF"/>
    <w:rsid w:val="00C374E6"/>
    <w:rsid w:val="00C41175"/>
    <w:rsid w:val="00C464B8"/>
    <w:rsid w:val="00C468D6"/>
    <w:rsid w:val="00C55214"/>
    <w:rsid w:val="00C57F66"/>
    <w:rsid w:val="00C71C69"/>
    <w:rsid w:val="00C7431E"/>
    <w:rsid w:val="00C7437C"/>
    <w:rsid w:val="00C750CC"/>
    <w:rsid w:val="00C80A6A"/>
    <w:rsid w:val="00C82D48"/>
    <w:rsid w:val="00C8416D"/>
    <w:rsid w:val="00C92023"/>
    <w:rsid w:val="00C93586"/>
    <w:rsid w:val="00CB290A"/>
    <w:rsid w:val="00CC1A9E"/>
    <w:rsid w:val="00CE759F"/>
    <w:rsid w:val="00CF6C3D"/>
    <w:rsid w:val="00D00304"/>
    <w:rsid w:val="00D16EC1"/>
    <w:rsid w:val="00D27E7C"/>
    <w:rsid w:val="00D3629F"/>
    <w:rsid w:val="00D372A0"/>
    <w:rsid w:val="00D42F3D"/>
    <w:rsid w:val="00D83F9D"/>
    <w:rsid w:val="00D921BA"/>
    <w:rsid w:val="00D92F4C"/>
    <w:rsid w:val="00DA0173"/>
    <w:rsid w:val="00DA2C92"/>
    <w:rsid w:val="00DC0894"/>
    <w:rsid w:val="00DC170A"/>
    <w:rsid w:val="00DC1EBD"/>
    <w:rsid w:val="00DC7928"/>
    <w:rsid w:val="00DD02E4"/>
    <w:rsid w:val="00DD2074"/>
    <w:rsid w:val="00E03A42"/>
    <w:rsid w:val="00E1375F"/>
    <w:rsid w:val="00E14AE4"/>
    <w:rsid w:val="00E16874"/>
    <w:rsid w:val="00E347C8"/>
    <w:rsid w:val="00E41F87"/>
    <w:rsid w:val="00E57080"/>
    <w:rsid w:val="00E618B5"/>
    <w:rsid w:val="00E72387"/>
    <w:rsid w:val="00E83DBD"/>
    <w:rsid w:val="00E94F95"/>
    <w:rsid w:val="00EA4EAB"/>
    <w:rsid w:val="00EB34E9"/>
    <w:rsid w:val="00EB6AFF"/>
    <w:rsid w:val="00EC476E"/>
    <w:rsid w:val="00EE1278"/>
    <w:rsid w:val="00EE77F1"/>
    <w:rsid w:val="00F01C12"/>
    <w:rsid w:val="00F02D7F"/>
    <w:rsid w:val="00F1497E"/>
    <w:rsid w:val="00F1601C"/>
    <w:rsid w:val="00F20803"/>
    <w:rsid w:val="00F26737"/>
    <w:rsid w:val="00F33AD4"/>
    <w:rsid w:val="00F43384"/>
    <w:rsid w:val="00F64AFE"/>
    <w:rsid w:val="00F71229"/>
    <w:rsid w:val="00F77054"/>
    <w:rsid w:val="00F81087"/>
    <w:rsid w:val="00F827B9"/>
    <w:rsid w:val="00F854BD"/>
    <w:rsid w:val="00FA3400"/>
    <w:rsid w:val="00FC34D6"/>
    <w:rsid w:val="00FC4451"/>
    <w:rsid w:val="00FC4854"/>
    <w:rsid w:val="00FD5FB0"/>
    <w:rsid w:val="00FE1906"/>
    <w:rsid w:val="00FE1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35C666A"/>
  <w15:chartTrackingRefBased/>
  <w15:docId w15:val="{62CAC40D-FB66-4043-AA4F-CB2896C8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en-US"/>
    </w:rPr>
  </w:style>
  <w:style w:type="paragraph" w:styleId="1">
    <w:name w:val="heading 1"/>
    <w:basedOn w:val="a"/>
    <w:next w:val="a"/>
    <w:qFormat/>
    <w:rsid w:val="00247B41"/>
    <w:pPr>
      <w:keepNext/>
      <w:spacing w:before="240" w:after="60"/>
      <w:outlineLvl w:val="0"/>
    </w:pPr>
    <w:rPr>
      <w:rFonts w:ascii="Arial" w:hAnsi="Arial" w:cs="Arial"/>
      <w:b/>
      <w:bCs/>
      <w:kern w:val="32"/>
      <w:sz w:val="32"/>
      <w:szCs w:val="32"/>
    </w:rPr>
  </w:style>
  <w:style w:type="paragraph" w:styleId="2">
    <w:name w:val="heading 2"/>
    <w:basedOn w:val="a"/>
    <w:qFormat/>
    <w:pPr>
      <w:spacing w:before="100" w:beforeAutospacing="1" w:after="100" w:afterAutospacing="1"/>
      <w:outlineLvl w:val="1"/>
    </w:pPr>
    <w:rPr>
      <w:b/>
      <w:bCs/>
      <w:sz w:val="36"/>
      <w:szCs w:val="36"/>
      <w:lang w:val="ru-RU"/>
    </w:rPr>
  </w:style>
  <w:style w:type="paragraph" w:styleId="3">
    <w:name w:val="heading 3"/>
    <w:basedOn w:val="a"/>
    <w:qFormat/>
    <w:pPr>
      <w:spacing w:before="100" w:beforeAutospacing="1" w:after="100" w:afterAutospacing="1" w:line="240" w:lineRule="atLeast"/>
      <w:outlineLvl w:val="2"/>
    </w:pPr>
    <w:rPr>
      <w:rFonts w:ascii="Arial" w:hAnsi="Arial" w:cs="Arial"/>
      <w:b/>
      <w:bCs/>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sz w:val="28"/>
      <w:szCs w:val="20"/>
      <w:lang w:val="ru-RU" w:eastAsia="de-DE"/>
    </w:rPr>
  </w:style>
  <w:style w:type="paragraph" w:customStyle="1" w:styleId="adiss">
    <w:name w:val="Обычный.a diss"/>
    <w:rPr>
      <w:snapToGrid w:val="0"/>
      <w:sz w:val="24"/>
    </w:rPr>
  </w:style>
  <w:style w:type="paragraph" w:styleId="a4">
    <w:name w:val="header"/>
    <w:basedOn w:val="a"/>
    <w:pPr>
      <w:tabs>
        <w:tab w:val="center" w:pos="4677"/>
        <w:tab w:val="right" w:pos="9355"/>
      </w:tabs>
    </w:pPr>
  </w:style>
  <w:style w:type="character" w:styleId="a5">
    <w:name w:val="page number"/>
    <w:basedOn w:val="a0"/>
  </w:style>
  <w:style w:type="paragraph" w:styleId="a6">
    <w:name w:val="footnote text"/>
    <w:basedOn w:val="a"/>
    <w:semiHidden/>
    <w:pPr>
      <w:autoSpaceDE w:val="0"/>
      <w:autoSpaceDN w:val="0"/>
    </w:pPr>
    <w:rPr>
      <w:sz w:val="20"/>
      <w:szCs w:val="20"/>
    </w:rPr>
  </w:style>
  <w:style w:type="paragraph" w:styleId="a7">
    <w:name w:val="Balloon Text"/>
    <w:basedOn w:val="a"/>
    <w:semiHidden/>
    <w:rPr>
      <w:rFonts w:ascii="Tahoma" w:hAnsi="Tahoma" w:cs="TimesNewRoman"/>
      <w:sz w:val="16"/>
      <w:szCs w:val="16"/>
    </w:rPr>
  </w:style>
  <w:style w:type="character" w:styleId="a8">
    <w:name w:val="annotation reference"/>
    <w:semiHidden/>
    <w:rPr>
      <w:sz w:val="18"/>
    </w:rPr>
  </w:style>
  <w:style w:type="paragraph" w:styleId="a9">
    <w:name w:val="annotation text"/>
    <w:basedOn w:val="a"/>
    <w:link w:val="aa"/>
    <w:semiHidden/>
  </w:style>
  <w:style w:type="paragraph" w:styleId="ab">
    <w:name w:val="annotation subject"/>
    <w:basedOn w:val="a9"/>
    <w:next w:val="a9"/>
    <w:semiHidden/>
    <w:rPr>
      <w:b/>
      <w:bCs/>
      <w:sz w:val="20"/>
      <w:szCs w:val="20"/>
    </w:rPr>
  </w:style>
  <w:style w:type="character" w:styleId="ac">
    <w:name w:val="line number"/>
    <w:basedOn w:val="a0"/>
  </w:style>
  <w:style w:type="character" w:styleId="ad">
    <w:name w:val="Hyperlink"/>
    <w:rPr>
      <w:color w:val="0000FF"/>
      <w:u w:val="single"/>
    </w:rPr>
  </w:style>
  <w:style w:type="character" w:styleId="ae">
    <w:name w:val="Strong"/>
    <w:qFormat/>
    <w:rPr>
      <w:b/>
      <w:bCs/>
    </w:rPr>
  </w:style>
  <w:style w:type="paragraph" w:styleId="af">
    <w:name w:val="Plain Text"/>
    <w:basedOn w:val="a"/>
    <w:rsid w:val="00247B41"/>
    <w:rPr>
      <w:rFonts w:ascii="Courier New" w:hAnsi="Courier New" w:cs="Courier New"/>
      <w:sz w:val="20"/>
      <w:szCs w:val="20"/>
    </w:rPr>
  </w:style>
  <w:style w:type="paragraph" w:customStyle="1" w:styleId="Normal1">
    <w:name w:val="Normal1"/>
    <w:rsid w:val="00247B41"/>
    <w:rPr>
      <w:rFonts w:ascii="MS Sans Serif" w:hAnsi="MS Sans Serif"/>
      <w:snapToGrid w:val="0"/>
    </w:rPr>
  </w:style>
  <w:style w:type="paragraph" w:customStyle="1" w:styleId="30">
    <w:name w:val="Стиль Заголовок 3 + не курсив"/>
    <w:basedOn w:val="3"/>
    <w:rsid w:val="00247B41"/>
    <w:pPr>
      <w:keepNext/>
      <w:spacing w:before="240" w:beforeAutospacing="0" w:after="60" w:afterAutospacing="0" w:line="240" w:lineRule="auto"/>
    </w:pPr>
    <w:rPr>
      <w:rFonts w:eastAsia="Batang"/>
      <w:i/>
      <w:sz w:val="26"/>
      <w:szCs w:val="26"/>
      <w:lang w:eastAsia="ko-KR"/>
    </w:rPr>
  </w:style>
  <w:style w:type="paragraph" w:customStyle="1" w:styleId="newslist">
    <w:name w:val="newslist"/>
    <w:basedOn w:val="a"/>
    <w:rsid w:val="00247B41"/>
    <w:pPr>
      <w:spacing w:before="100" w:beforeAutospacing="1" w:after="100" w:afterAutospacing="1"/>
    </w:pPr>
    <w:rPr>
      <w:rFonts w:eastAsia="SimSun"/>
      <w:lang w:val="ru-RU" w:eastAsia="zh-CN"/>
    </w:rPr>
  </w:style>
  <w:style w:type="character" w:styleId="af0">
    <w:name w:val="Emphasis"/>
    <w:qFormat/>
    <w:rsid w:val="00247B41"/>
    <w:rPr>
      <w:b/>
      <w:bCs/>
      <w:i w:val="0"/>
      <w:iCs w:val="0"/>
    </w:rPr>
  </w:style>
  <w:style w:type="character" w:customStyle="1" w:styleId="bf">
    <w:name w:val="bf"/>
    <w:basedOn w:val="a0"/>
    <w:rsid w:val="00247B41"/>
  </w:style>
  <w:style w:type="character" w:customStyle="1" w:styleId="hit">
    <w:name w:val="hit"/>
    <w:basedOn w:val="a0"/>
    <w:rsid w:val="00247B41"/>
  </w:style>
  <w:style w:type="table" w:styleId="af1">
    <w:name w:val="Table Grid"/>
    <w:basedOn w:val="a1"/>
    <w:rsid w:val="00BE34B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Текст примечания Знак"/>
    <w:link w:val="a9"/>
    <w:semiHidden/>
    <w:rsid w:val="006355DB"/>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2459352">
      <w:bodyDiv w:val="1"/>
      <w:marLeft w:val="0"/>
      <w:marRight w:val="0"/>
      <w:marTop w:val="0"/>
      <w:marBottom w:val="0"/>
      <w:divBdr>
        <w:top w:val="none" w:sz="0" w:space="0" w:color="auto"/>
        <w:left w:val="none" w:sz="0" w:space="0" w:color="auto"/>
        <w:bottom w:val="none" w:sz="0" w:space="0" w:color="auto"/>
        <w:right w:val="none" w:sz="0" w:space="0" w:color="auto"/>
      </w:divBdr>
      <w:divsChild>
        <w:div w:id="263854078">
          <w:marLeft w:val="0"/>
          <w:marRight w:val="0"/>
          <w:marTop w:val="0"/>
          <w:marBottom w:val="0"/>
          <w:divBdr>
            <w:top w:val="none" w:sz="0" w:space="0" w:color="auto"/>
            <w:left w:val="none" w:sz="0" w:space="0" w:color="auto"/>
            <w:bottom w:val="none" w:sz="0" w:space="0" w:color="auto"/>
            <w:right w:val="none" w:sz="0" w:space="0" w:color="auto"/>
          </w:divBdr>
        </w:div>
        <w:div w:id="203168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6.png"/><Relationship Id="rId10" Type="http://schemas.openxmlformats.org/officeDocument/2006/relationships/hyperlink" Target="mailto:daria.martynova@gmail.com" TargetMode="External"/><Relationship Id="rId19" Type="http://schemas.openxmlformats.org/officeDocument/2006/relationships/image" Target="media/image9.jpeg"/><Relationship Id="rId31" Type="http://schemas.openxmlformats.org/officeDocument/2006/relationships/image" Target="media/image1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chart" Target="charts/chart2.xml"/><Relationship Id="rId8" Type="http://schemas.openxmlformats.org/officeDocument/2006/relationships/comments" Target="comments.xml"/></Relationships>
</file>

<file path=word/charts/_rels/chart1.xml.rels><?xml version="1.0" encoding="UTF-8" standalone="yes"?>
<Relationships xmlns="http://schemas.openxmlformats.org/package/2006/relationships"><Relationship Id="rId2" Type="http://schemas.openxmlformats.org/officeDocument/2006/relationships/oleObject" Target="file:///H:\Backup%20total\sci%20data\manuscripts\04%20to%20edit%20after%20submission\WS%20glacialis%20lipids%20genitals\NEW%20SUBMISSION\calanus%20lipids_Fig%2010.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H:\Backup%20total\sci%20data\manuscripts\04%20to%20edit%20after%20submission\WS%20glacialis%20lipids%20genitals\NEW%20SUBMISSION\calanus%20lipids_Fig%2010.xls"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0" i="0" u="none" strike="noStrike" baseline="0">
                <a:solidFill>
                  <a:srgbClr val="000000"/>
                </a:solidFill>
                <a:latin typeface="Arial Cyr"/>
                <a:ea typeface="Arial Cyr"/>
                <a:cs typeface="Arial Cyr"/>
              </a:defRPr>
            </a:pPr>
            <a:r>
              <a:rPr lang="en-US" sz="1400" b="0"/>
              <a:t>0-25 m                                                      25-100 m</a:t>
            </a:r>
          </a:p>
        </c:rich>
      </c:tx>
      <c:layout>
        <c:manualLayout>
          <c:xMode val="edge"/>
          <c:yMode val="edge"/>
          <c:x val="0.22799208704253215"/>
          <c:y val="0.89762489762489761"/>
        </c:manualLayout>
      </c:layout>
      <c:overlay val="0"/>
      <c:spPr>
        <a:noFill/>
        <a:ln w="25400">
          <a:noFill/>
        </a:ln>
      </c:spPr>
    </c:title>
    <c:autoTitleDeleted val="0"/>
    <c:plotArea>
      <c:layout>
        <c:manualLayout>
          <c:layoutTarget val="inner"/>
          <c:xMode val="edge"/>
          <c:yMode val="edge"/>
          <c:x val="0.11869436201780416"/>
          <c:y val="8.1081081081081086E-2"/>
          <c:w val="0.83086053412462912"/>
          <c:h val="0.68304668304668303"/>
        </c:manualLayout>
      </c:layout>
      <c:barChart>
        <c:barDir val="col"/>
        <c:grouping val="percentStacked"/>
        <c:varyColors val="0"/>
        <c:ser>
          <c:idx val="0"/>
          <c:order val="0"/>
          <c:tx>
            <c:strRef>
              <c:f>Лист3!$D$38</c:f>
              <c:strCache>
                <c:ptCount val="1"/>
                <c:pt idx="0">
                  <c:v>PL</c:v>
                </c:pt>
              </c:strCache>
            </c:strRef>
          </c:tx>
          <c:spPr>
            <a:solidFill>
              <a:srgbClr val="000000"/>
            </a:solidFill>
            <a:ln w="12700">
              <a:solidFill>
                <a:srgbClr val="000000"/>
              </a:solidFill>
              <a:prstDash val="solid"/>
            </a:ln>
          </c:spPr>
          <c:invertIfNegative val="0"/>
          <c:cat>
            <c:multiLvlStrRef>
              <c:f>Лист3!$B$39:$C$52</c:f>
              <c:multiLvlStrCache>
                <c:ptCount val="14"/>
                <c:lvl>
                  <c:pt idx="0">
                    <c:v>CV</c:v>
                  </c:pt>
                  <c:pt idx="1">
                    <c:v>fem</c:v>
                  </c:pt>
                  <c:pt idx="2">
                    <c:v>CIV</c:v>
                  </c:pt>
                  <c:pt idx="3">
                    <c:v>CV</c:v>
                  </c:pt>
                  <c:pt idx="4">
                    <c:v>CIV</c:v>
                  </c:pt>
                  <c:pt idx="5">
                    <c:v>CV</c:v>
                  </c:pt>
                  <c:pt idx="6">
                    <c:v>fem</c:v>
                  </c:pt>
                  <c:pt idx="8">
                    <c:v>CIV</c:v>
                  </c:pt>
                  <c:pt idx="9">
                    <c:v>CV</c:v>
                  </c:pt>
                  <c:pt idx="10">
                    <c:v>CV</c:v>
                  </c:pt>
                  <c:pt idx="11">
                    <c:v>CV</c:v>
                  </c:pt>
                  <c:pt idx="12">
                    <c:v>CV</c:v>
                  </c:pt>
                  <c:pt idx="13">
                    <c:v>fem</c:v>
                  </c:pt>
                </c:lvl>
                <c:lvl>
                  <c:pt idx="0">
                    <c:v>March</c:v>
                  </c:pt>
                  <c:pt idx="1">
                    <c:v>May</c:v>
                  </c:pt>
                  <c:pt idx="2">
                    <c:v>July</c:v>
                  </c:pt>
                  <c:pt idx="3">
                    <c:v>July</c:v>
                  </c:pt>
                  <c:pt idx="4">
                    <c:v>Sept</c:v>
                  </c:pt>
                  <c:pt idx="5">
                    <c:v>Sept</c:v>
                  </c:pt>
                  <c:pt idx="6">
                    <c:v>Sept</c:v>
                  </c:pt>
                  <c:pt idx="7">
                    <c:v> </c:v>
                  </c:pt>
                  <c:pt idx="8">
                    <c:v>March</c:v>
                  </c:pt>
                  <c:pt idx="9">
                    <c:v>March</c:v>
                  </c:pt>
                  <c:pt idx="10">
                    <c:v>May</c:v>
                  </c:pt>
                  <c:pt idx="11">
                    <c:v>July</c:v>
                  </c:pt>
                  <c:pt idx="12">
                    <c:v>Oct</c:v>
                  </c:pt>
                  <c:pt idx="13">
                    <c:v>Oct</c:v>
                  </c:pt>
                </c:lvl>
              </c:multiLvlStrCache>
            </c:multiLvlStrRef>
          </c:cat>
          <c:val>
            <c:numRef>
              <c:f>Лист3!$D$39:$D$52</c:f>
              <c:numCache>
                <c:formatCode>General</c:formatCode>
                <c:ptCount val="14"/>
                <c:pt idx="0">
                  <c:v>2.0628056566045916</c:v>
                </c:pt>
                <c:pt idx="1">
                  <c:v>63.678007348380014</c:v>
                </c:pt>
                <c:pt idx="2">
                  <c:v>67.846384576529573</c:v>
                </c:pt>
                <c:pt idx="3">
                  <c:v>11.118148027501487</c:v>
                </c:pt>
                <c:pt idx="4">
                  <c:v>78.040002716140648</c:v>
                </c:pt>
                <c:pt idx="5">
                  <c:v>68.398382002950044</c:v>
                </c:pt>
                <c:pt idx="6">
                  <c:v>86.409802564317232</c:v>
                </c:pt>
                <c:pt idx="8">
                  <c:v>72.277515027798657</c:v>
                </c:pt>
                <c:pt idx="9">
                  <c:v>7.8291359955089934</c:v>
                </c:pt>
                <c:pt idx="10">
                  <c:v>17.443534751124961</c:v>
                </c:pt>
                <c:pt idx="11">
                  <c:v>67.299354835991537</c:v>
                </c:pt>
                <c:pt idx="12">
                  <c:v>1.7313833781620329</c:v>
                </c:pt>
                <c:pt idx="13">
                  <c:v>1.7894063158566338</c:v>
                </c:pt>
              </c:numCache>
            </c:numRef>
          </c:val>
          <c:extLst>
            <c:ext xmlns:c16="http://schemas.microsoft.com/office/drawing/2014/chart" uri="{C3380CC4-5D6E-409C-BE32-E72D297353CC}">
              <c16:uniqueId val="{00000000-7B05-49A9-84CC-A3B09AD079E1}"/>
            </c:ext>
          </c:extLst>
        </c:ser>
        <c:ser>
          <c:idx val="1"/>
          <c:order val="1"/>
          <c:tx>
            <c:strRef>
              <c:f>Лист3!$E$38</c:f>
              <c:strCache>
                <c:ptCount val="1"/>
                <c:pt idx="0">
                  <c:v>TAG</c:v>
                </c:pt>
              </c:strCache>
            </c:strRef>
          </c:tx>
          <c:spPr>
            <a:solidFill>
              <a:srgbClr val="FFFFFF"/>
            </a:solidFill>
            <a:ln w="12700">
              <a:solidFill>
                <a:srgbClr val="000000"/>
              </a:solidFill>
              <a:prstDash val="solid"/>
            </a:ln>
          </c:spPr>
          <c:invertIfNegative val="0"/>
          <c:cat>
            <c:multiLvlStrRef>
              <c:f>Лист3!$B$39:$C$52</c:f>
              <c:multiLvlStrCache>
                <c:ptCount val="14"/>
                <c:lvl>
                  <c:pt idx="0">
                    <c:v>CV</c:v>
                  </c:pt>
                  <c:pt idx="1">
                    <c:v>fem</c:v>
                  </c:pt>
                  <c:pt idx="2">
                    <c:v>CIV</c:v>
                  </c:pt>
                  <c:pt idx="3">
                    <c:v>CV</c:v>
                  </c:pt>
                  <c:pt idx="4">
                    <c:v>CIV</c:v>
                  </c:pt>
                  <c:pt idx="5">
                    <c:v>CV</c:v>
                  </c:pt>
                  <c:pt idx="6">
                    <c:v>fem</c:v>
                  </c:pt>
                  <c:pt idx="8">
                    <c:v>CIV</c:v>
                  </c:pt>
                  <c:pt idx="9">
                    <c:v>CV</c:v>
                  </c:pt>
                  <c:pt idx="10">
                    <c:v>CV</c:v>
                  </c:pt>
                  <c:pt idx="11">
                    <c:v>CV</c:v>
                  </c:pt>
                  <c:pt idx="12">
                    <c:v>CV</c:v>
                  </c:pt>
                  <c:pt idx="13">
                    <c:v>fem</c:v>
                  </c:pt>
                </c:lvl>
                <c:lvl>
                  <c:pt idx="0">
                    <c:v>March</c:v>
                  </c:pt>
                  <c:pt idx="1">
                    <c:v>May</c:v>
                  </c:pt>
                  <c:pt idx="2">
                    <c:v>July</c:v>
                  </c:pt>
                  <c:pt idx="3">
                    <c:v>July</c:v>
                  </c:pt>
                  <c:pt idx="4">
                    <c:v>Sept</c:v>
                  </c:pt>
                  <c:pt idx="5">
                    <c:v>Sept</c:v>
                  </c:pt>
                  <c:pt idx="6">
                    <c:v>Sept</c:v>
                  </c:pt>
                  <c:pt idx="7">
                    <c:v> </c:v>
                  </c:pt>
                  <c:pt idx="8">
                    <c:v>March</c:v>
                  </c:pt>
                  <c:pt idx="9">
                    <c:v>March</c:v>
                  </c:pt>
                  <c:pt idx="10">
                    <c:v>May</c:v>
                  </c:pt>
                  <c:pt idx="11">
                    <c:v>July</c:v>
                  </c:pt>
                  <c:pt idx="12">
                    <c:v>Oct</c:v>
                  </c:pt>
                  <c:pt idx="13">
                    <c:v>Oct</c:v>
                  </c:pt>
                </c:lvl>
              </c:multiLvlStrCache>
            </c:multiLvlStrRef>
          </c:cat>
          <c:val>
            <c:numRef>
              <c:f>Лист3!$E$39:$E$52</c:f>
              <c:numCache>
                <c:formatCode>General</c:formatCode>
                <c:ptCount val="14"/>
                <c:pt idx="0">
                  <c:v>60.980751162398512</c:v>
                </c:pt>
                <c:pt idx="1">
                  <c:v>22.665457842248411</c:v>
                </c:pt>
                <c:pt idx="2">
                  <c:v>17.837892769878543</c:v>
                </c:pt>
                <c:pt idx="3">
                  <c:v>24.220989784999237</c:v>
                </c:pt>
                <c:pt idx="4">
                  <c:v>11.883115413343793</c:v>
                </c:pt>
                <c:pt idx="5">
                  <c:v>16.062330893065599</c:v>
                </c:pt>
                <c:pt idx="6">
                  <c:v>10.834022190435872</c:v>
                </c:pt>
                <c:pt idx="8">
                  <c:v>5.0378138306125786</c:v>
                </c:pt>
                <c:pt idx="9">
                  <c:v>30.860977176103024</c:v>
                </c:pt>
                <c:pt idx="10">
                  <c:v>3.8209264499812603</c:v>
                </c:pt>
                <c:pt idx="11">
                  <c:v>16.205962626717504</c:v>
                </c:pt>
                <c:pt idx="12">
                  <c:v>39.977707060368083</c:v>
                </c:pt>
                <c:pt idx="13">
                  <c:v>77.38310042806188</c:v>
                </c:pt>
              </c:numCache>
            </c:numRef>
          </c:val>
          <c:extLst>
            <c:ext xmlns:c16="http://schemas.microsoft.com/office/drawing/2014/chart" uri="{C3380CC4-5D6E-409C-BE32-E72D297353CC}">
              <c16:uniqueId val="{00000001-7B05-49A9-84CC-A3B09AD079E1}"/>
            </c:ext>
          </c:extLst>
        </c:ser>
        <c:ser>
          <c:idx val="2"/>
          <c:order val="2"/>
          <c:tx>
            <c:strRef>
              <c:f>Лист3!$F$38</c:f>
              <c:strCache>
                <c:ptCount val="1"/>
                <c:pt idx="0">
                  <c:v>WE</c:v>
                </c:pt>
              </c:strCache>
            </c:strRef>
          </c:tx>
          <c:spPr>
            <a:solidFill>
              <a:srgbClr val="969696"/>
            </a:solidFill>
            <a:ln w="12700">
              <a:solidFill>
                <a:srgbClr val="000000"/>
              </a:solidFill>
              <a:prstDash val="solid"/>
            </a:ln>
          </c:spPr>
          <c:invertIfNegative val="0"/>
          <c:cat>
            <c:multiLvlStrRef>
              <c:f>Лист3!$B$39:$C$52</c:f>
              <c:multiLvlStrCache>
                <c:ptCount val="14"/>
                <c:lvl>
                  <c:pt idx="0">
                    <c:v>CV</c:v>
                  </c:pt>
                  <c:pt idx="1">
                    <c:v>fem</c:v>
                  </c:pt>
                  <c:pt idx="2">
                    <c:v>CIV</c:v>
                  </c:pt>
                  <c:pt idx="3">
                    <c:v>CV</c:v>
                  </c:pt>
                  <c:pt idx="4">
                    <c:v>CIV</c:v>
                  </c:pt>
                  <c:pt idx="5">
                    <c:v>CV</c:v>
                  </c:pt>
                  <c:pt idx="6">
                    <c:v>fem</c:v>
                  </c:pt>
                  <c:pt idx="8">
                    <c:v>CIV</c:v>
                  </c:pt>
                  <c:pt idx="9">
                    <c:v>CV</c:v>
                  </c:pt>
                  <c:pt idx="10">
                    <c:v>CV</c:v>
                  </c:pt>
                  <c:pt idx="11">
                    <c:v>CV</c:v>
                  </c:pt>
                  <c:pt idx="12">
                    <c:v>CV</c:v>
                  </c:pt>
                  <c:pt idx="13">
                    <c:v>fem</c:v>
                  </c:pt>
                </c:lvl>
                <c:lvl>
                  <c:pt idx="0">
                    <c:v>March</c:v>
                  </c:pt>
                  <c:pt idx="1">
                    <c:v>May</c:v>
                  </c:pt>
                  <c:pt idx="2">
                    <c:v>July</c:v>
                  </c:pt>
                  <c:pt idx="3">
                    <c:v>July</c:v>
                  </c:pt>
                  <c:pt idx="4">
                    <c:v>Sept</c:v>
                  </c:pt>
                  <c:pt idx="5">
                    <c:v>Sept</c:v>
                  </c:pt>
                  <c:pt idx="6">
                    <c:v>Sept</c:v>
                  </c:pt>
                  <c:pt idx="7">
                    <c:v> </c:v>
                  </c:pt>
                  <c:pt idx="8">
                    <c:v>March</c:v>
                  </c:pt>
                  <c:pt idx="9">
                    <c:v>March</c:v>
                  </c:pt>
                  <c:pt idx="10">
                    <c:v>May</c:v>
                  </c:pt>
                  <c:pt idx="11">
                    <c:v>July</c:v>
                  </c:pt>
                  <c:pt idx="12">
                    <c:v>Oct</c:v>
                  </c:pt>
                  <c:pt idx="13">
                    <c:v>Oct</c:v>
                  </c:pt>
                </c:lvl>
              </c:multiLvlStrCache>
            </c:multiLvlStrRef>
          </c:cat>
          <c:val>
            <c:numRef>
              <c:f>Лист3!$F$39:$F$52</c:f>
              <c:numCache>
                <c:formatCode>General</c:formatCode>
                <c:ptCount val="14"/>
                <c:pt idx="0">
                  <c:v>41.082054494206076</c:v>
                </c:pt>
                <c:pt idx="1">
                  <c:v>13.656534809371569</c:v>
                </c:pt>
                <c:pt idx="2">
                  <c:v>14.3157226535919</c:v>
                </c:pt>
                <c:pt idx="3">
                  <c:v>70.032503268663049</c:v>
                </c:pt>
                <c:pt idx="4">
                  <c:v>10.076881870515539</c:v>
                </c:pt>
                <c:pt idx="5">
                  <c:v>15.539287103984362</c:v>
                </c:pt>
                <c:pt idx="6">
                  <c:v>2.7561752452468857</c:v>
                </c:pt>
                <c:pt idx="8">
                  <c:v>22.684671141588765</c:v>
                </c:pt>
                <c:pt idx="9">
                  <c:v>76.968158819405971</c:v>
                </c:pt>
                <c:pt idx="10">
                  <c:v>78.735538798893771</c:v>
                </c:pt>
                <c:pt idx="11">
                  <c:v>16.494682537290956</c:v>
                </c:pt>
                <c:pt idx="12">
                  <c:v>60.3721592638083</c:v>
                </c:pt>
                <c:pt idx="13">
                  <c:v>20.827493256081485</c:v>
                </c:pt>
              </c:numCache>
            </c:numRef>
          </c:val>
          <c:extLst>
            <c:ext xmlns:c16="http://schemas.microsoft.com/office/drawing/2014/chart" uri="{C3380CC4-5D6E-409C-BE32-E72D297353CC}">
              <c16:uniqueId val="{00000002-7B05-49A9-84CC-A3B09AD079E1}"/>
            </c:ext>
          </c:extLst>
        </c:ser>
        <c:dLbls>
          <c:showLegendKey val="0"/>
          <c:showVal val="0"/>
          <c:showCatName val="0"/>
          <c:showSerName val="0"/>
          <c:showPercent val="0"/>
          <c:showBubbleSize val="0"/>
        </c:dLbls>
        <c:gapWidth val="150"/>
        <c:overlap val="100"/>
        <c:axId val="335212488"/>
        <c:axId val="335212880"/>
      </c:barChart>
      <c:catAx>
        <c:axId val="33521248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Narrow"/>
                <a:ea typeface="Arial Narrow"/>
                <a:cs typeface="Arial Narrow"/>
              </a:defRPr>
            </a:pPr>
            <a:endParaRPr lang="ru-RU"/>
          </a:p>
        </c:txPr>
        <c:crossAx val="335212880"/>
        <c:crosses val="autoZero"/>
        <c:auto val="1"/>
        <c:lblAlgn val="ctr"/>
        <c:lblOffset val="100"/>
        <c:tickLblSkip val="1"/>
        <c:tickMarkSkip val="1"/>
        <c:noMultiLvlLbl val="0"/>
      </c:catAx>
      <c:valAx>
        <c:axId val="335212880"/>
        <c:scaling>
          <c:orientation val="minMax"/>
        </c:scaling>
        <c:delete val="0"/>
        <c:axPos val="l"/>
        <c:majorGridlines/>
        <c:numFmt formatCode="0%"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Cyr"/>
                <a:ea typeface="Arial Cyr"/>
                <a:cs typeface="Arial Cyr"/>
              </a:defRPr>
            </a:pPr>
            <a:endParaRPr lang="ru-RU"/>
          </a:p>
        </c:txPr>
        <c:crossAx val="335212488"/>
        <c:crosses val="autoZero"/>
        <c:crossBetween val="between"/>
        <c:majorUnit val="0.2"/>
      </c:valAx>
      <c:spPr>
        <a:noFill/>
        <a:ln w="25400">
          <a:noFill/>
        </a:ln>
      </c:spPr>
    </c:plotArea>
    <c:legend>
      <c:legendPos val="r"/>
      <c:layout>
        <c:manualLayout>
          <c:xMode val="edge"/>
          <c:yMode val="edge"/>
          <c:x val="0.51780415430267057"/>
          <c:y val="0.26781326781326786"/>
          <c:w val="8.6053412462908013E-2"/>
          <c:h val="0.16625716625716624"/>
        </c:manualLayout>
      </c:layout>
      <c:overlay val="0"/>
      <c:spPr>
        <a:solidFill>
          <a:schemeClr val="bg1"/>
        </a:solidFill>
        <a:ln w="3175">
          <a:noFill/>
          <a:prstDash val="solid"/>
        </a:ln>
      </c:spPr>
      <c:txPr>
        <a:bodyPr/>
        <a:lstStyle/>
        <a:p>
          <a:pPr>
            <a:defRPr sz="1050" b="0" i="0" u="none" strike="noStrike" baseline="0">
              <a:solidFill>
                <a:srgbClr val="000000"/>
              </a:solidFill>
              <a:latin typeface="Arial Cyr"/>
              <a:ea typeface="Arial Cyr"/>
              <a:cs typeface="Arial Cyr"/>
            </a:defRPr>
          </a:pPr>
          <a:endParaRPr lang="ru-RU"/>
        </a:p>
      </c:txPr>
    </c:legend>
    <c:plotVisOnly val="1"/>
    <c:dispBlanksAs val="gap"/>
    <c:showDLblsOverMax val="0"/>
  </c:chart>
  <c:spPr>
    <a:ln w="9525">
      <a:noFill/>
    </a:ln>
  </c:spPr>
  <c:txPr>
    <a:bodyPr/>
    <a:lstStyle/>
    <a:p>
      <a:pPr>
        <a:defRPr sz="1200" b="0" i="0" u="none" strike="noStrike" baseline="0">
          <a:solidFill>
            <a:srgbClr val="000000"/>
          </a:solidFill>
          <a:latin typeface="Arial Cyr"/>
          <a:ea typeface="Arial Cyr"/>
          <a:cs typeface="Arial Cy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03101920236337"/>
          <c:y val="6.7469958901965957E-2"/>
          <c:w val="0.82422451994091583"/>
          <c:h val="0.8153002502594151"/>
        </c:manualLayout>
      </c:layout>
      <c:barChart>
        <c:barDir val="col"/>
        <c:grouping val="clustered"/>
        <c:varyColors val="0"/>
        <c:ser>
          <c:idx val="0"/>
          <c:order val="0"/>
          <c:tx>
            <c:strRef>
              <c:f>'[1]%ЖК (2)'!$B$54</c:f>
              <c:strCache>
                <c:ptCount val="1"/>
                <c:pt idx="0">
                  <c:v>CIV</c:v>
                </c:pt>
              </c:strCache>
            </c:strRef>
          </c:tx>
          <c:spPr>
            <a:solidFill>
              <a:srgbClr val="808080"/>
            </a:solidFill>
            <a:ln w="12700">
              <a:solidFill>
                <a:srgbClr val="000000"/>
              </a:solidFill>
              <a:prstDash val="solid"/>
            </a:ln>
          </c:spPr>
          <c:invertIfNegative val="0"/>
          <c:errBars>
            <c:errBarType val="both"/>
            <c:errValType val="cust"/>
            <c:noEndCap val="0"/>
            <c:plus>
              <c:numRef>
                <c:f>'[1]%ЖК (2)'!$C$57:$G$57</c:f>
                <c:numCache>
                  <c:formatCode>General</c:formatCode>
                  <c:ptCount val="5"/>
                  <c:pt idx="0">
                    <c:v>16.438356164383563</c:v>
                  </c:pt>
                  <c:pt idx="1">
                    <c:v>5.0847457627118642</c:v>
                  </c:pt>
                  <c:pt idx="2">
                    <c:v>3.9370078740157481</c:v>
                  </c:pt>
                  <c:pt idx="3">
                    <c:v>8.4905660377358494</c:v>
                  </c:pt>
                  <c:pt idx="4">
                    <c:v>9.6491228070175445</c:v>
                  </c:pt>
                </c:numCache>
              </c:numRef>
            </c:plus>
            <c:minus>
              <c:numRef>
                <c:f>'[1]%ЖК (2)'!$C$57:$G$57</c:f>
                <c:numCache>
                  <c:formatCode>General</c:formatCode>
                  <c:ptCount val="5"/>
                  <c:pt idx="0">
                    <c:v>16.438356164383563</c:v>
                  </c:pt>
                  <c:pt idx="1">
                    <c:v>5.0847457627118642</c:v>
                  </c:pt>
                  <c:pt idx="2">
                    <c:v>3.9370078740157481</c:v>
                  </c:pt>
                  <c:pt idx="3">
                    <c:v>8.4905660377358494</c:v>
                  </c:pt>
                  <c:pt idx="4">
                    <c:v>9.6491228070175445</c:v>
                  </c:pt>
                </c:numCache>
              </c:numRef>
            </c:minus>
            <c:spPr>
              <a:ln w="12700">
                <a:solidFill>
                  <a:srgbClr val="000000"/>
                </a:solidFill>
                <a:prstDash val="solid"/>
              </a:ln>
            </c:spPr>
          </c:errBars>
          <c:cat>
            <c:strRef>
              <c:f>'[1]%ЖК (2)'!$C$53:$G$53</c:f>
              <c:strCache>
                <c:ptCount val="5"/>
                <c:pt idx="0">
                  <c:v>March</c:v>
                </c:pt>
                <c:pt idx="1">
                  <c:v>May</c:v>
                </c:pt>
                <c:pt idx="2">
                  <c:v>July</c:v>
                </c:pt>
                <c:pt idx="3">
                  <c:v>Sept</c:v>
                </c:pt>
                <c:pt idx="4">
                  <c:v>Oct</c:v>
                </c:pt>
              </c:strCache>
            </c:strRef>
          </c:cat>
          <c:val>
            <c:numRef>
              <c:f>'[1]%ЖК (2)'!$C$54:$G$54</c:f>
              <c:numCache>
                <c:formatCode>General</c:formatCode>
                <c:ptCount val="5"/>
                <c:pt idx="0">
                  <c:v>41.095890410958901</c:v>
                </c:pt>
                <c:pt idx="1">
                  <c:v>16.949152542372882</c:v>
                </c:pt>
                <c:pt idx="2">
                  <c:v>15.748031496062993</c:v>
                </c:pt>
                <c:pt idx="3">
                  <c:v>28.30188679245283</c:v>
                </c:pt>
                <c:pt idx="4">
                  <c:v>52.631578947368418</c:v>
                </c:pt>
              </c:numCache>
            </c:numRef>
          </c:val>
          <c:extLst>
            <c:ext xmlns:c16="http://schemas.microsoft.com/office/drawing/2014/chart" uri="{C3380CC4-5D6E-409C-BE32-E72D297353CC}">
              <c16:uniqueId val="{00000000-17C8-4243-BC17-FB5CADCC2A7C}"/>
            </c:ext>
          </c:extLst>
        </c:ser>
        <c:ser>
          <c:idx val="1"/>
          <c:order val="1"/>
          <c:tx>
            <c:strRef>
              <c:f>'[1]%ЖК (2)'!$B$55</c:f>
              <c:strCache>
                <c:ptCount val="1"/>
                <c:pt idx="0">
                  <c:v>CV</c:v>
                </c:pt>
              </c:strCache>
            </c:strRef>
          </c:tx>
          <c:spPr>
            <a:pattFill prst="wdUpDiag">
              <a:fgClr>
                <a:srgbClr xmlns:mc="http://schemas.openxmlformats.org/markup-compatibility/2006" xmlns:a14="http://schemas.microsoft.com/office/drawing/2010/main" val="000000" mc:Ignorable="a14" a14:legacySpreadsheetColorIndex="8"/>
              </a:fgClr>
              <a:bgClr>
                <a:srgbClr xmlns:mc="http://schemas.openxmlformats.org/markup-compatibility/2006" xmlns:a14="http://schemas.microsoft.com/office/drawing/2010/main" val="FFFFFF" mc:Ignorable="a14" a14:legacySpreadsheetColorIndex="9"/>
              </a:bgClr>
            </a:pattFill>
            <a:ln w="12700">
              <a:solidFill>
                <a:srgbClr val="000000"/>
              </a:solidFill>
              <a:prstDash val="solid"/>
            </a:ln>
          </c:spPr>
          <c:invertIfNegative val="0"/>
          <c:errBars>
            <c:errBarType val="both"/>
            <c:errValType val="cust"/>
            <c:noEndCap val="0"/>
            <c:plus>
              <c:numRef>
                <c:f>'[1]%ЖК (2)'!$C$58:$G$58</c:f>
                <c:numCache>
                  <c:formatCode>General</c:formatCode>
                  <c:ptCount val="5"/>
                  <c:pt idx="0">
                    <c:v>9.7949886104783594</c:v>
                  </c:pt>
                  <c:pt idx="1">
                    <c:v>4.1975308641975309</c:v>
                  </c:pt>
                  <c:pt idx="2">
                    <c:v>1.8518518518518519</c:v>
                  </c:pt>
                  <c:pt idx="3">
                    <c:v>3.4557235421166306</c:v>
                  </c:pt>
                  <c:pt idx="4">
                    <c:v>5.4945054945054945</c:v>
                  </c:pt>
                </c:numCache>
              </c:numRef>
            </c:plus>
            <c:minus>
              <c:numRef>
                <c:f>'[1]%ЖК (2)'!$C$58:$G$58</c:f>
                <c:numCache>
                  <c:formatCode>General</c:formatCode>
                  <c:ptCount val="5"/>
                  <c:pt idx="0">
                    <c:v>9.7949886104783594</c:v>
                  </c:pt>
                  <c:pt idx="1">
                    <c:v>4.1975308641975309</c:v>
                  </c:pt>
                  <c:pt idx="2">
                    <c:v>1.8518518518518519</c:v>
                  </c:pt>
                  <c:pt idx="3">
                    <c:v>3.4557235421166306</c:v>
                  </c:pt>
                  <c:pt idx="4">
                    <c:v>5.4945054945054945</c:v>
                  </c:pt>
                </c:numCache>
              </c:numRef>
            </c:minus>
            <c:spPr>
              <a:ln w="12700">
                <a:solidFill>
                  <a:srgbClr val="000000"/>
                </a:solidFill>
                <a:prstDash val="solid"/>
              </a:ln>
            </c:spPr>
          </c:errBars>
          <c:cat>
            <c:strRef>
              <c:f>'[1]%ЖК (2)'!$C$53:$G$53</c:f>
              <c:strCache>
                <c:ptCount val="5"/>
                <c:pt idx="0">
                  <c:v>March</c:v>
                </c:pt>
                <c:pt idx="1">
                  <c:v>May</c:v>
                </c:pt>
                <c:pt idx="2">
                  <c:v>July</c:v>
                </c:pt>
                <c:pt idx="3">
                  <c:v>Sept</c:v>
                </c:pt>
                <c:pt idx="4">
                  <c:v>Oct</c:v>
                </c:pt>
              </c:strCache>
            </c:strRef>
          </c:cat>
          <c:val>
            <c:numRef>
              <c:f>'[1]%ЖК (2)'!$C$55:$G$55</c:f>
              <c:numCache>
                <c:formatCode>General</c:formatCode>
                <c:ptCount val="5"/>
                <c:pt idx="0">
                  <c:v>27.33485193621868</c:v>
                </c:pt>
                <c:pt idx="1">
                  <c:v>19.753086419753085</c:v>
                </c:pt>
                <c:pt idx="2">
                  <c:v>18.518518518518519</c:v>
                </c:pt>
                <c:pt idx="3">
                  <c:v>21.598272138228943</c:v>
                </c:pt>
                <c:pt idx="4">
                  <c:v>30.219780219780219</c:v>
                </c:pt>
              </c:numCache>
            </c:numRef>
          </c:val>
          <c:extLst>
            <c:ext xmlns:c16="http://schemas.microsoft.com/office/drawing/2014/chart" uri="{C3380CC4-5D6E-409C-BE32-E72D297353CC}">
              <c16:uniqueId val="{00000001-17C8-4243-BC17-FB5CADCC2A7C}"/>
            </c:ext>
          </c:extLst>
        </c:ser>
        <c:ser>
          <c:idx val="2"/>
          <c:order val="2"/>
          <c:tx>
            <c:strRef>
              <c:f>'[1]%ЖК (2)'!$B$56</c:f>
              <c:strCache>
                <c:ptCount val="1"/>
                <c:pt idx="0">
                  <c:v>fem</c:v>
                </c:pt>
              </c:strCache>
            </c:strRef>
          </c:tx>
          <c:spPr>
            <a:solidFill>
              <a:srgbClr val="FFFFFF"/>
            </a:solidFill>
            <a:ln w="12700">
              <a:solidFill>
                <a:srgbClr val="000000"/>
              </a:solidFill>
              <a:prstDash val="solid"/>
            </a:ln>
          </c:spPr>
          <c:invertIfNegative val="0"/>
          <c:errBars>
            <c:errBarType val="both"/>
            <c:errValType val="cust"/>
            <c:noEndCap val="0"/>
            <c:plus>
              <c:numRef>
                <c:f>'[1]%ЖК (2)'!$C$59:$G$59</c:f>
                <c:numCache>
                  <c:formatCode>General</c:formatCode>
                  <c:ptCount val="5"/>
                  <c:pt idx="0">
                    <c:v>5.0073637702503682</c:v>
                  </c:pt>
                  <c:pt idx="1">
                    <c:v>4.2830540037243949</c:v>
                  </c:pt>
                  <c:pt idx="3">
                    <c:v>8.8797814207650276</c:v>
                  </c:pt>
                  <c:pt idx="4">
                    <c:v>8.7882822902796267</c:v>
                  </c:pt>
                </c:numCache>
              </c:numRef>
            </c:plus>
            <c:minus>
              <c:numRef>
                <c:f>'[1]%ЖК (2)'!$C$59:$G$59</c:f>
                <c:numCache>
                  <c:formatCode>General</c:formatCode>
                  <c:ptCount val="5"/>
                  <c:pt idx="0">
                    <c:v>5.0073637702503682</c:v>
                  </c:pt>
                  <c:pt idx="1">
                    <c:v>4.2830540037243949</c:v>
                  </c:pt>
                  <c:pt idx="3">
                    <c:v>8.8797814207650276</c:v>
                  </c:pt>
                  <c:pt idx="4">
                    <c:v>8.7882822902796267</c:v>
                  </c:pt>
                </c:numCache>
              </c:numRef>
            </c:minus>
            <c:spPr>
              <a:ln w="12700">
                <a:solidFill>
                  <a:srgbClr val="000000"/>
                </a:solidFill>
                <a:prstDash val="solid"/>
              </a:ln>
            </c:spPr>
          </c:errBars>
          <c:cat>
            <c:strRef>
              <c:f>'[1]%ЖК (2)'!$C$53:$G$53</c:f>
              <c:strCache>
                <c:ptCount val="5"/>
                <c:pt idx="0">
                  <c:v>March</c:v>
                </c:pt>
                <c:pt idx="1">
                  <c:v>May</c:v>
                </c:pt>
                <c:pt idx="2">
                  <c:v>July</c:v>
                </c:pt>
                <c:pt idx="3">
                  <c:v>Sept</c:v>
                </c:pt>
                <c:pt idx="4">
                  <c:v>Oct</c:v>
                </c:pt>
              </c:strCache>
            </c:strRef>
          </c:cat>
          <c:val>
            <c:numRef>
              <c:f>'[1]%ЖК (2)'!$C$56:$G$56</c:f>
              <c:numCache>
                <c:formatCode>General</c:formatCode>
                <c:ptCount val="5"/>
                <c:pt idx="0">
                  <c:v>24.447717231222384</c:v>
                </c:pt>
                <c:pt idx="1">
                  <c:v>15.828677839851025</c:v>
                </c:pt>
                <c:pt idx="3">
                  <c:v>37.568306010928964</c:v>
                </c:pt>
                <c:pt idx="4">
                  <c:v>37.28362183754993</c:v>
                </c:pt>
              </c:numCache>
            </c:numRef>
          </c:val>
          <c:extLst>
            <c:ext xmlns:c16="http://schemas.microsoft.com/office/drawing/2014/chart" uri="{C3380CC4-5D6E-409C-BE32-E72D297353CC}">
              <c16:uniqueId val="{00000002-17C8-4243-BC17-FB5CADCC2A7C}"/>
            </c:ext>
          </c:extLst>
        </c:ser>
        <c:dLbls>
          <c:showLegendKey val="0"/>
          <c:showVal val="0"/>
          <c:showCatName val="0"/>
          <c:showSerName val="0"/>
          <c:showPercent val="0"/>
          <c:showBubbleSize val="0"/>
        </c:dLbls>
        <c:gapWidth val="150"/>
        <c:axId val="260534448"/>
        <c:axId val="260534840"/>
      </c:barChart>
      <c:catAx>
        <c:axId val="2605344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Narrow"/>
                <a:ea typeface="Arial Narrow"/>
                <a:cs typeface="Arial Narrow"/>
              </a:defRPr>
            </a:pPr>
            <a:endParaRPr lang="ru-RU"/>
          </a:p>
        </c:txPr>
        <c:crossAx val="260534840"/>
        <c:crosses val="autoZero"/>
        <c:auto val="1"/>
        <c:lblAlgn val="ctr"/>
        <c:lblOffset val="100"/>
        <c:tickLblSkip val="1"/>
        <c:tickMarkSkip val="1"/>
        <c:noMultiLvlLbl val="0"/>
      </c:catAx>
      <c:valAx>
        <c:axId val="260534840"/>
        <c:scaling>
          <c:orientation val="minMax"/>
        </c:scaling>
        <c:delete val="0"/>
        <c:axPos val="l"/>
        <c:majorGridlines/>
        <c:title>
          <c:tx>
            <c:rich>
              <a:bodyPr/>
              <a:lstStyle/>
              <a:p>
                <a:pPr>
                  <a:defRPr sz="1200" b="0" i="1" u="none" strike="noStrike" baseline="0">
                    <a:solidFill>
                      <a:srgbClr val="000000"/>
                    </a:solidFill>
                    <a:latin typeface="Arial"/>
                    <a:ea typeface="Arial"/>
                    <a:cs typeface="Arial"/>
                  </a:defRPr>
                </a:pPr>
                <a:r>
                  <a:rPr lang="en-US"/>
                  <a:t>total lipids, %DW</a:t>
                </a:r>
              </a:p>
            </c:rich>
          </c:tx>
          <c:layout>
            <c:manualLayout>
              <c:xMode val="edge"/>
              <c:yMode val="edge"/>
              <c:x val="1.6248153618906941E-2"/>
              <c:y val="0.2771087597759315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ru-RU"/>
          </a:p>
        </c:txPr>
        <c:crossAx val="260534448"/>
        <c:crosses val="autoZero"/>
        <c:crossBetween val="between"/>
      </c:valAx>
      <c:spPr>
        <a:noFill/>
        <a:ln w="12700">
          <a:solidFill>
            <a:srgbClr val="808080"/>
          </a:solidFill>
          <a:prstDash val="solid"/>
        </a:ln>
      </c:spPr>
    </c:plotArea>
    <c:legend>
      <c:legendPos val="r"/>
      <c:layout>
        <c:manualLayout>
          <c:xMode val="edge"/>
          <c:yMode val="edge"/>
          <c:x val="0.25012309207287053"/>
          <c:y val="7.7865266841644826E-2"/>
          <c:w val="0.49039881831610044"/>
          <c:h val="8.5711242616412095E-2"/>
        </c:manualLayout>
      </c:layout>
      <c:overlay val="0"/>
      <c:spPr>
        <a:solidFill>
          <a:srgbClr val="FFFFFF"/>
        </a:solidFill>
        <a:ln w="25400">
          <a:noFill/>
        </a:ln>
      </c:spPr>
      <c:txPr>
        <a:bodyPr/>
        <a:lstStyle/>
        <a:p>
          <a:pPr>
            <a:defRPr sz="1400" b="0" i="0" u="none" strike="noStrike" baseline="0">
              <a:solidFill>
                <a:srgbClr val="000000"/>
              </a:solidFill>
              <a:latin typeface="Arial"/>
              <a:ea typeface="Arial"/>
              <a:cs typeface="Arial"/>
            </a:defRPr>
          </a:pPr>
          <a:endParaRPr lang="ru-RU"/>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Arial"/>
          <a:ea typeface="Arial"/>
          <a:cs typeface="Arial"/>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8EEF8-4673-45BC-B26A-91040D64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48</Pages>
  <Words>13384</Words>
  <Characters>76294</Characters>
  <Application>Microsoft Office Word</Application>
  <DocSecurity>0</DocSecurity>
  <Lines>635</Lines>
  <Paragraphs>178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GRAZING AND FAECAL PELLET IMPACT OF CENTROPAGOID COPEPODS DURING THE ICE-FREE SEASON IN THE WHITE SEA</vt:lpstr>
      <vt:lpstr>GRAZING AND FAECAL PELLET IMPACT OF CENTROPAGOID COPEPODS DURING THE ICE-FREE SEASON IN THE WHITE SEA </vt:lpstr>
    </vt:vector>
  </TitlesOfParts>
  <Company/>
  <LinksUpToDate>false</LinksUpToDate>
  <CharactersWithSpaces>89500</CharactersWithSpaces>
  <SharedDoc>false</SharedDoc>
  <HLinks>
    <vt:vector size="6" baseType="variant">
      <vt:variant>
        <vt:i4>1638500</vt:i4>
      </vt:variant>
      <vt:variant>
        <vt:i4>0</vt:i4>
      </vt:variant>
      <vt:variant>
        <vt:i4>0</vt:i4>
      </vt:variant>
      <vt:variant>
        <vt:i4>5</vt:i4>
      </vt:variant>
      <vt:variant>
        <vt:lpwstr>mailto:daria.martynova@gmail.com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GRAZING AND FAECAL PELLET IMPACT OF CENTROPAGOID COPEPODS DURING THE ICE-FREE SEASON IN THE WHITE SEA</dc:title>
  <dc:subject/>
  <dc:creator>Daria</dc:creator>
  <cp:keywords/>
  <dc:description/>
  <cp:lastModifiedBy>Николай Усов</cp:lastModifiedBy>
  <cp:revision>4</cp:revision>
  <cp:lastPrinted>2007-12-06T10:12:00Z</cp:lastPrinted>
  <dcterms:created xsi:type="dcterms:W3CDTF">2020-07-14T06:29:00Z</dcterms:created>
  <dcterms:modified xsi:type="dcterms:W3CDTF">2020-07-14T09:03:00Z</dcterms:modified>
</cp:coreProperties>
</file>