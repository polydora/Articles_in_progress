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pacing w:val="2"/>
          <w:sz w:val="24"/>
          <w:szCs w:val="24"/>
        </w:rPr>
      </w:pPr>
      <w:r>
        <w:rPr>
          <w:rFonts w:ascii="Times New Roman" w:hAnsi="Times New Roman" w:cs="Times New Roman"/>
          <w:spacing w:val="2"/>
          <w:sz w:val="24"/>
          <w:szCs w:val="24"/>
        </w:rPr>
        <w:t>Санкт-Петербургский государственный университет</w:t>
      </w: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i/>
          <w:sz w:val="24"/>
          <w:szCs w:val="24"/>
        </w:rPr>
      </w:pPr>
      <w:r>
        <w:rPr>
          <w:rFonts w:ascii="Times New Roman" w:hAnsi="Times New Roman" w:cs="Times New Roman"/>
          <w:b/>
          <w:bCs/>
          <w:i/>
          <w:position w:val="-1"/>
          <w:sz w:val="24"/>
          <w:szCs w:val="24"/>
        </w:rPr>
        <w:t>КОВАЛЕВ Антон Алексеевич</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w:t>Выпускная квалификационная работа</w:t>
      </w:r>
    </w:p>
    <w:p>
      <w:pPr>
        <w:jc w:val="center"/>
        <w:rPr>
          <w:rFonts w:ascii="Times New Roman" w:hAnsi="Times New Roman" w:cs="Times New Roman"/>
          <w:b/>
          <w:bCs/>
          <w:sz w:val="24"/>
          <w:szCs w:val="24"/>
        </w:rPr>
      </w:pPr>
    </w:p>
    <w:p>
      <w:pPr>
        <w:jc w:val="center"/>
        <w:rPr>
          <w:rFonts w:ascii="Times New Roman" w:hAnsi="Times New Roman" w:cs="Times New Roman"/>
          <w:b/>
          <w:bCs/>
          <w:i/>
          <w:sz w:val="24"/>
          <w:szCs w:val="24"/>
        </w:rPr>
      </w:pPr>
      <w:r>
        <w:rPr>
          <w:rFonts w:ascii="Times New Roman" w:hAnsi="Times New Roman" w:cs="Times New Roman"/>
          <w:b/>
          <w:bCs/>
          <w:i/>
          <w:sz w:val="24"/>
          <w:szCs w:val="24"/>
        </w:rPr>
        <w:t xml:space="preserve">Физиологические различия криптических видов р. </w:t>
      </w:r>
      <w:r>
        <w:rPr>
          <w:rFonts w:ascii="Times New Roman" w:hAnsi="Times New Roman" w:cs="Times New Roman"/>
          <w:b/>
          <w:bCs/>
          <w:i/>
          <w:sz w:val="24"/>
          <w:szCs w:val="24"/>
          <w:lang w:val="en-US"/>
        </w:rPr>
        <w:t>Mytilus</w:t>
      </w:r>
      <w:r>
        <w:rPr>
          <w:rFonts w:ascii="Times New Roman" w:hAnsi="Times New Roman" w:cs="Times New Roman"/>
          <w:b/>
          <w:bCs/>
          <w:i/>
          <w:sz w:val="24"/>
          <w:szCs w:val="24"/>
        </w:rPr>
        <w:t xml:space="preserve"> в условиях совместных поселений</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spacing w:val="-1"/>
          <w:sz w:val="24"/>
          <w:szCs w:val="24"/>
        </w:rPr>
      </w:pPr>
      <w:r>
        <w:rPr>
          <w:rFonts w:ascii="Times New Roman" w:hAnsi="Times New Roman" w:cs="Times New Roman"/>
          <w:spacing w:val="-1"/>
          <w:sz w:val="24"/>
          <w:szCs w:val="24"/>
        </w:rPr>
        <w:t>Уровень образования: аспирантура</w:t>
      </w:r>
    </w:p>
    <w:p>
      <w:pPr>
        <w:jc w:val="center"/>
        <w:rPr>
          <w:rFonts w:ascii="Times New Roman" w:hAnsi="Times New Roman" w:cs="Times New Roman"/>
          <w:spacing w:val="-1"/>
          <w:sz w:val="24"/>
          <w:szCs w:val="24"/>
        </w:rPr>
      </w:pPr>
      <w:r>
        <w:rPr>
          <w:rFonts w:ascii="Times New Roman" w:hAnsi="Times New Roman" w:cs="Times New Roman"/>
          <w:spacing w:val="-1"/>
          <w:sz w:val="24"/>
          <w:szCs w:val="24"/>
        </w:rPr>
        <w:t xml:space="preserve">Направление </w:t>
      </w:r>
      <w:r>
        <w:rPr>
          <w:rFonts w:ascii="Times New Roman" w:hAnsi="Times New Roman" w:cs="Times New Roman"/>
          <w:i/>
          <w:spacing w:val="-1"/>
          <w:sz w:val="24"/>
          <w:szCs w:val="24"/>
        </w:rPr>
        <w:t>06.06.01 «Биологические науки»</w:t>
      </w:r>
    </w:p>
    <w:p>
      <w:pPr>
        <w:jc w:val="center"/>
        <w:rPr>
          <w:rFonts w:ascii="Times New Roman" w:hAnsi="Times New Roman" w:cs="Times New Roman"/>
          <w:spacing w:val="-1"/>
          <w:sz w:val="24"/>
          <w:szCs w:val="24"/>
        </w:rPr>
      </w:pPr>
      <w:r>
        <w:rPr>
          <w:rFonts w:ascii="Times New Roman" w:hAnsi="Times New Roman" w:cs="Times New Roman"/>
          <w:spacing w:val="-1"/>
          <w:sz w:val="24"/>
          <w:szCs w:val="24"/>
        </w:rPr>
        <w:t xml:space="preserve">Основная образовательная программа </w:t>
      </w:r>
      <w:r>
        <w:rPr>
          <w:rFonts w:ascii="Times New Roman" w:hAnsi="Times New Roman" w:cs="Times New Roman"/>
          <w:i/>
          <w:spacing w:val="-1"/>
          <w:sz w:val="24"/>
          <w:szCs w:val="24"/>
        </w:rPr>
        <w:t>МК3015 «Биоразнообразие»</w:t>
      </w:r>
    </w:p>
    <w:p>
      <w:pPr>
        <w:jc w:val="center"/>
        <w:rPr>
          <w:rFonts w:ascii="Times New Roman" w:hAnsi="Times New Roman" w:cs="Times New Roman"/>
          <w:sz w:val="24"/>
          <w:szCs w:val="24"/>
        </w:rPr>
      </w:pPr>
      <w:r>
        <w:rPr>
          <w:rFonts w:ascii="Times New Roman" w:hAnsi="Times New Roman" w:cs="Times New Roman"/>
          <w:spacing w:val="-1"/>
          <w:sz w:val="24"/>
          <w:szCs w:val="24"/>
        </w:rPr>
        <w:t xml:space="preserve">Профиль </w:t>
      </w:r>
      <w:r>
        <w:rPr>
          <w:rFonts w:ascii="Times New Roman" w:hAnsi="Times New Roman" w:cs="Times New Roman"/>
          <w:sz w:val="24"/>
          <w:szCs w:val="24"/>
        </w:rPr>
        <w:t>_____</w:t>
      </w:r>
      <w:r>
        <w:rPr>
          <w:rFonts w:ascii="Times New Roman" w:hAnsi="Times New Roman" w:cs="Times New Roman"/>
          <w:sz w:val="24"/>
          <w:szCs w:val="24"/>
          <w:u w:val="single"/>
        </w:rPr>
        <w:t>Зоология</w:t>
      </w:r>
      <w:r>
        <w:rPr>
          <w:rFonts w:ascii="Times New Roman" w:hAnsi="Times New Roman" w:cs="Times New Roman"/>
          <w:sz w:val="24"/>
          <w:szCs w:val="24"/>
        </w:rPr>
        <w:t>______</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ind w:left="5954"/>
        <w:rPr>
          <w:ins w:id="0" w:author="polyd" w:date="2023-06-15T11:14:26Z"/>
          <w:rFonts w:ascii="Times New Roman" w:hAnsi="Times New Roman" w:cs="Times New Roman"/>
          <w:spacing w:val="-2"/>
          <w:sz w:val="24"/>
          <w:szCs w:val="24"/>
        </w:rPr>
      </w:pPr>
      <w:r>
        <w:rPr>
          <w:rFonts w:ascii="Times New Roman" w:hAnsi="Times New Roman" w:cs="Times New Roman"/>
          <w:sz w:val="24"/>
          <w:szCs w:val="24"/>
        </w:rPr>
        <w:t>Н</w:t>
      </w:r>
      <w:r>
        <w:rPr>
          <w:rFonts w:ascii="Times New Roman" w:hAnsi="Times New Roman" w:cs="Times New Roman"/>
          <w:spacing w:val="4"/>
          <w:sz w:val="24"/>
          <w:szCs w:val="24"/>
        </w:rPr>
        <w:t>а</w:t>
      </w:r>
      <w:r>
        <w:rPr>
          <w:rFonts w:ascii="Times New Roman" w:hAnsi="Times New Roman" w:cs="Times New Roman"/>
          <w:spacing w:val="-9"/>
          <w:sz w:val="24"/>
          <w:szCs w:val="24"/>
        </w:rPr>
        <w:t>у</w:t>
      </w:r>
      <w:r>
        <w:rPr>
          <w:rFonts w:ascii="Times New Roman" w:hAnsi="Times New Roman" w:cs="Times New Roman"/>
          <w:sz w:val="24"/>
          <w:szCs w:val="24"/>
        </w:rPr>
        <w:t>ч</w:t>
      </w:r>
      <w:r>
        <w:rPr>
          <w:rFonts w:ascii="Times New Roman" w:hAnsi="Times New Roman" w:cs="Times New Roman"/>
          <w:spacing w:val="1"/>
          <w:sz w:val="24"/>
          <w:szCs w:val="24"/>
        </w:rPr>
        <w:t>н</w:t>
      </w:r>
      <w:r>
        <w:rPr>
          <w:rFonts w:ascii="Times New Roman" w:hAnsi="Times New Roman" w:cs="Times New Roman"/>
          <w:spacing w:val="2"/>
          <w:sz w:val="24"/>
          <w:szCs w:val="24"/>
        </w:rPr>
        <w:t>ы</w:t>
      </w:r>
      <w:r>
        <w:rPr>
          <w:rFonts w:ascii="Times New Roman" w:hAnsi="Times New Roman" w:cs="Times New Roman"/>
          <w:sz w:val="24"/>
          <w:szCs w:val="24"/>
        </w:rPr>
        <w:t>й</w:t>
      </w:r>
      <w:r>
        <w:rPr>
          <w:rFonts w:ascii="Times New Roman" w:hAnsi="Times New Roman" w:cs="Times New Roman"/>
          <w:spacing w:val="-5"/>
          <w:sz w:val="24"/>
          <w:szCs w:val="24"/>
        </w:rPr>
        <w:t xml:space="preserve"> </w:t>
      </w:r>
      <w:r>
        <w:rPr>
          <w:rFonts w:ascii="Times New Roman" w:hAnsi="Times New Roman" w:cs="Times New Roman"/>
          <w:spacing w:val="5"/>
          <w:sz w:val="24"/>
          <w:szCs w:val="24"/>
        </w:rPr>
        <w:t>р</w:t>
      </w:r>
      <w:r>
        <w:rPr>
          <w:rFonts w:ascii="Times New Roman" w:hAnsi="Times New Roman" w:cs="Times New Roman"/>
          <w:spacing w:val="-9"/>
          <w:sz w:val="24"/>
          <w:szCs w:val="24"/>
        </w:rPr>
        <w:t>у</w:t>
      </w:r>
      <w:r>
        <w:rPr>
          <w:rFonts w:ascii="Times New Roman" w:hAnsi="Times New Roman" w:cs="Times New Roman"/>
          <w:spacing w:val="-1"/>
          <w:sz w:val="24"/>
          <w:szCs w:val="24"/>
        </w:rPr>
        <w:t>к</w:t>
      </w:r>
      <w:r>
        <w:rPr>
          <w:rFonts w:ascii="Times New Roman" w:hAnsi="Times New Roman" w:cs="Times New Roman"/>
          <w:spacing w:val="5"/>
          <w:sz w:val="24"/>
          <w:szCs w:val="24"/>
        </w:rPr>
        <w:t>о</w:t>
      </w:r>
      <w:r>
        <w:rPr>
          <w:rFonts w:ascii="Times New Roman" w:hAnsi="Times New Roman" w:cs="Times New Roman"/>
          <w:spacing w:val="2"/>
          <w:sz w:val="24"/>
          <w:szCs w:val="24"/>
        </w:rPr>
        <w:t>в</w:t>
      </w:r>
      <w:r>
        <w:rPr>
          <w:rFonts w:ascii="Times New Roman" w:hAnsi="Times New Roman" w:cs="Times New Roman"/>
          <w:spacing w:val="5"/>
          <w:sz w:val="24"/>
          <w:szCs w:val="24"/>
        </w:rPr>
        <w:t>о</w:t>
      </w:r>
      <w:r>
        <w:rPr>
          <w:rFonts w:ascii="Times New Roman" w:hAnsi="Times New Roman" w:cs="Times New Roman"/>
          <w:spacing w:val="-2"/>
          <w:sz w:val="24"/>
          <w:szCs w:val="24"/>
        </w:rPr>
        <w:t>д</w:t>
      </w:r>
      <w:r>
        <w:rPr>
          <w:rFonts w:ascii="Times New Roman" w:hAnsi="Times New Roman" w:cs="Times New Roman"/>
          <w:spacing w:val="1"/>
          <w:sz w:val="24"/>
          <w:szCs w:val="24"/>
        </w:rPr>
        <w:t>ит</w:t>
      </w:r>
      <w:r>
        <w:rPr>
          <w:rFonts w:ascii="Times New Roman" w:hAnsi="Times New Roman" w:cs="Times New Roman"/>
          <w:spacing w:val="-1"/>
          <w:sz w:val="24"/>
          <w:szCs w:val="24"/>
        </w:rPr>
        <w:t>е</w:t>
      </w:r>
      <w:r>
        <w:rPr>
          <w:rFonts w:ascii="Times New Roman" w:hAnsi="Times New Roman" w:cs="Times New Roman"/>
          <w:sz w:val="24"/>
          <w:szCs w:val="24"/>
        </w:rPr>
        <w:t>л</w:t>
      </w:r>
      <w:r>
        <w:rPr>
          <w:rFonts w:ascii="Times New Roman" w:hAnsi="Times New Roman" w:cs="Times New Roman"/>
          <w:spacing w:val="1"/>
          <w:sz w:val="24"/>
          <w:szCs w:val="24"/>
        </w:rPr>
        <w:t>ь</w:t>
      </w:r>
      <w:r>
        <w:rPr>
          <w:rFonts w:ascii="Times New Roman" w:hAnsi="Times New Roman" w:cs="Times New Roman"/>
          <w:sz w:val="24"/>
          <w:szCs w:val="24"/>
        </w:rPr>
        <w:t xml:space="preserve">: </w:t>
      </w:r>
      <w:ins w:id="1" w:author="polyd" w:date="2023-06-15T11:14:07Z">
        <w:r>
          <w:rPr>
            <w:rFonts w:hint="default" w:ascii="Times New Roman" w:hAnsi="Times New Roman" w:cs="Times New Roman"/>
            <w:sz w:val="24"/>
            <w:szCs w:val="24"/>
            <w:lang w:val="ru-RU"/>
          </w:rPr>
          <w:t>ста</w:t>
        </w:r>
      </w:ins>
      <w:ins w:id="2" w:author="polyd" w:date="2023-06-15T11:14:08Z">
        <w:r>
          <w:rPr>
            <w:rFonts w:hint="default" w:ascii="Times New Roman" w:hAnsi="Times New Roman" w:cs="Times New Roman"/>
            <w:sz w:val="24"/>
            <w:szCs w:val="24"/>
            <w:lang w:val="ru-RU"/>
          </w:rPr>
          <w:t>р</w:t>
        </w:r>
      </w:ins>
      <w:ins w:id="3" w:author="polyd" w:date="2023-06-15T11:14:09Z">
        <w:r>
          <w:rPr>
            <w:rFonts w:hint="default" w:ascii="Times New Roman" w:hAnsi="Times New Roman" w:cs="Times New Roman"/>
            <w:sz w:val="24"/>
            <w:szCs w:val="24"/>
            <w:lang w:val="ru-RU"/>
          </w:rPr>
          <w:t>ший</w:t>
        </w:r>
      </w:ins>
      <w:ins w:id="4" w:author="polyd" w:date="2023-06-15T11:14:10Z">
        <w:r>
          <w:rPr>
            <w:rFonts w:hint="default" w:ascii="Times New Roman" w:hAnsi="Times New Roman" w:cs="Times New Roman"/>
            <w:sz w:val="24"/>
            <w:szCs w:val="24"/>
            <w:lang w:val="ru-RU"/>
          </w:rPr>
          <w:t xml:space="preserve"> </w:t>
        </w:r>
      </w:ins>
      <w:ins w:id="5" w:author="polyd" w:date="2023-06-15T11:14:11Z">
        <w:r>
          <w:rPr>
            <w:rFonts w:hint="default" w:ascii="Times New Roman" w:hAnsi="Times New Roman" w:cs="Times New Roman"/>
            <w:sz w:val="24"/>
            <w:szCs w:val="24"/>
            <w:lang w:val="ru-RU"/>
          </w:rPr>
          <w:t>на</w:t>
        </w:r>
      </w:ins>
      <w:ins w:id="6" w:author="polyd" w:date="2023-06-15T11:14:12Z">
        <w:r>
          <w:rPr>
            <w:rFonts w:hint="default" w:ascii="Times New Roman" w:hAnsi="Times New Roman" w:cs="Times New Roman"/>
            <w:sz w:val="24"/>
            <w:szCs w:val="24"/>
            <w:lang w:val="ru-RU"/>
          </w:rPr>
          <w:t>учн</w:t>
        </w:r>
      </w:ins>
      <w:ins w:id="7" w:author="polyd" w:date="2023-06-15T11:14:13Z">
        <w:r>
          <w:rPr>
            <w:rFonts w:hint="default" w:ascii="Times New Roman" w:hAnsi="Times New Roman" w:cs="Times New Roman"/>
            <w:sz w:val="24"/>
            <w:szCs w:val="24"/>
            <w:lang w:val="ru-RU"/>
          </w:rPr>
          <w:t xml:space="preserve">ый </w:t>
        </w:r>
      </w:ins>
      <w:ins w:id="8" w:author="polyd" w:date="2023-06-15T11:14:14Z">
        <w:r>
          <w:rPr>
            <w:rFonts w:hint="default" w:ascii="Times New Roman" w:hAnsi="Times New Roman" w:cs="Times New Roman"/>
            <w:sz w:val="24"/>
            <w:szCs w:val="24"/>
            <w:lang w:val="ru-RU"/>
          </w:rPr>
          <w:t>сотр</w:t>
        </w:r>
      </w:ins>
      <w:ins w:id="9" w:author="polyd" w:date="2023-06-15T11:14:15Z">
        <w:r>
          <w:rPr>
            <w:rFonts w:hint="default" w:ascii="Times New Roman" w:hAnsi="Times New Roman" w:cs="Times New Roman"/>
            <w:sz w:val="24"/>
            <w:szCs w:val="24"/>
            <w:lang w:val="ru-RU"/>
          </w:rPr>
          <w:t>удни</w:t>
        </w:r>
      </w:ins>
      <w:ins w:id="10" w:author="polyd" w:date="2023-06-15T11:14:16Z">
        <w:r>
          <w:rPr>
            <w:rFonts w:hint="default" w:ascii="Times New Roman" w:hAnsi="Times New Roman" w:cs="Times New Roman"/>
            <w:sz w:val="24"/>
            <w:szCs w:val="24"/>
            <w:lang w:val="ru-RU"/>
          </w:rPr>
          <w:t>к</w:t>
        </w:r>
      </w:ins>
      <w:r>
        <w:rPr>
          <w:rFonts w:ascii="Times New Roman" w:hAnsi="Times New Roman" w:cs="Times New Roman"/>
          <w:spacing w:val="-2"/>
          <w:sz w:val="24"/>
          <w:szCs w:val="24"/>
        </w:rPr>
        <w:t xml:space="preserve">, кафедра Зоологии Беспозвоночных, к.б.н., </w:t>
      </w:r>
    </w:p>
    <w:p>
      <w:pPr>
        <w:ind w:left="5954"/>
        <w:rPr>
          <w:rFonts w:ascii="Times New Roman" w:hAnsi="Times New Roman" w:cs="Times New Roman"/>
          <w:sz w:val="24"/>
          <w:szCs w:val="24"/>
        </w:rPr>
      </w:pPr>
      <w:r>
        <w:rPr>
          <w:rFonts w:ascii="Times New Roman" w:hAnsi="Times New Roman" w:cs="Times New Roman"/>
          <w:spacing w:val="-2"/>
          <w:sz w:val="24"/>
          <w:szCs w:val="24"/>
        </w:rPr>
        <w:t>Хайтов Вадим Михайлович</w:t>
      </w:r>
    </w:p>
    <w:p>
      <w:pPr>
        <w:ind w:left="5954"/>
        <w:rPr>
          <w:rFonts w:ascii="Times New Roman" w:hAnsi="Times New Roman" w:cs="Times New Roman"/>
          <w:sz w:val="24"/>
          <w:szCs w:val="24"/>
        </w:rPr>
      </w:pPr>
    </w:p>
    <w:p>
      <w:pPr>
        <w:ind w:left="5954"/>
        <w:rPr>
          <w:ins w:id="11" w:author="polyd" w:date="2023-06-15T11:14:36Z"/>
          <w:rFonts w:ascii="Times New Roman" w:hAnsi="Times New Roman" w:cs="Times New Roman"/>
          <w:spacing w:val="-2"/>
          <w:sz w:val="24"/>
          <w:szCs w:val="24"/>
        </w:rPr>
      </w:pPr>
      <w:r>
        <w:rPr>
          <w:rFonts w:ascii="Times New Roman" w:hAnsi="Times New Roman" w:cs="Times New Roman"/>
          <w:sz w:val="24"/>
          <w:szCs w:val="24"/>
        </w:rPr>
        <w:t xml:space="preserve">Рецензент: </w:t>
      </w:r>
      <w:r>
        <w:rPr>
          <w:rFonts w:ascii="Times New Roman" w:hAnsi="Times New Roman" w:cs="Times New Roman"/>
          <w:spacing w:val="-2"/>
          <w:sz w:val="24"/>
          <w:szCs w:val="24"/>
        </w:rPr>
        <w:t xml:space="preserve">научный сотрудник, ББС, Зоологический Институт РАН, к.б.н., </w:t>
      </w:r>
    </w:p>
    <w:p>
      <w:pPr>
        <w:ind w:left="5954"/>
        <w:rPr>
          <w:rFonts w:ascii="Times New Roman" w:hAnsi="Times New Roman" w:cs="Times New Roman"/>
          <w:sz w:val="24"/>
          <w:szCs w:val="24"/>
        </w:rPr>
      </w:pPr>
      <w:r>
        <w:rPr>
          <w:rFonts w:ascii="Times New Roman" w:hAnsi="Times New Roman" w:cs="Times New Roman"/>
          <w:spacing w:val="-2"/>
          <w:sz w:val="24"/>
          <w:szCs w:val="24"/>
        </w:rPr>
        <w:t>Аристов Дмитрий Алексеевич</w:t>
      </w:r>
    </w:p>
    <w:p>
      <w:pPr>
        <w:jc w:val="center"/>
        <w:rPr>
          <w:rFonts w:ascii="Times New Roman" w:hAnsi="Times New Roman" w:cs="Times New Roman"/>
          <w:spacing w:val="2"/>
          <w:sz w:val="24"/>
          <w:szCs w:val="24"/>
        </w:rPr>
      </w:pPr>
    </w:p>
    <w:p>
      <w:pPr>
        <w:rPr>
          <w:rFonts w:ascii="Times New Roman" w:hAnsi="Times New Roman" w:cs="Times New Roman"/>
          <w:spacing w:val="2"/>
          <w:sz w:val="24"/>
          <w:szCs w:val="24"/>
        </w:rPr>
      </w:pPr>
    </w:p>
    <w:p>
      <w:pPr>
        <w:jc w:val="center"/>
        <w:rPr>
          <w:del w:id="12" w:author="polyd" w:date="2023-06-15T11:14:41Z"/>
          <w:rFonts w:ascii="Times New Roman" w:hAnsi="Times New Roman" w:cs="Times New Roman"/>
          <w:spacing w:val="2"/>
          <w:sz w:val="24"/>
          <w:szCs w:val="24"/>
        </w:rPr>
      </w:pPr>
    </w:p>
    <w:p>
      <w:pPr>
        <w:jc w:val="center"/>
        <w:rPr>
          <w:rFonts w:ascii="Times New Roman" w:hAnsi="Times New Roman" w:cs="Times New Roman"/>
          <w:spacing w:val="2"/>
          <w:sz w:val="24"/>
          <w:szCs w:val="24"/>
        </w:rPr>
      </w:pPr>
      <w:r>
        <w:rPr>
          <w:rFonts w:ascii="Times New Roman" w:hAnsi="Times New Roman" w:cs="Times New Roman"/>
          <w:spacing w:val="2"/>
          <w:sz w:val="24"/>
          <w:szCs w:val="24"/>
        </w:rPr>
        <w:t>Санкт-Петербург</w:t>
      </w:r>
    </w:p>
    <w:p>
      <w:pPr>
        <w:jc w:val="center"/>
        <w:rPr>
          <w:rFonts w:ascii="Times New Roman" w:hAnsi="Times New Roman" w:cs="Times New Roman"/>
          <w:spacing w:val="2"/>
          <w:sz w:val="24"/>
          <w:szCs w:val="24"/>
        </w:rPr>
      </w:pPr>
      <w:r>
        <w:rPr>
          <w:rFonts w:ascii="Times New Roman" w:hAnsi="Times New Roman" w:cs="Times New Roman"/>
          <w:spacing w:val="2"/>
          <w:sz w:val="24"/>
          <w:szCs w:val="24"/>
        </w:rPr>
        <w:t>2023</w:t>
      </w:r>
    </w:p>
    <w:p>
      <w:pPr>
        <w:jc w:val="center"/>
        <w:rPr>
          <w:rFonts w:ascii="Times New Roman" w:hAnsi="Times New Roman" w:cs="Times New Roman"/>
          <w:spacing w:val="2"/>
          <w:sz w:val="24"/>
          <w:szCs w:val="24"/>
        </w:rPr>
      </w:pPr>
      <w:r>
        <w:rPr>
          <w:rFonts w:ascii="Times New Roman" w:hAnsi="Times New Roman" w:cs="Times New Roman"/>
          <w:spacing w:val="2"/>
          <w:sz w:val="24"/>
          <w:szCs w:val="24"/>
        </w:rPr>
        <w:t>Оглавление</w:t>
      </w:r>
    </w:p>
    <w:p>
      <w:pPr>
        <w:rPr>
          <w:rFonts w:ascii="Times New Roman" w:hAnsi="Times New Roman" w:cs="Times New Roman"/>
          <w:spacing w:val="2"/>
          <w:sz w:val="24"/>
          <w:szCs w:val="24"/>
        </w:rPr>
      </w:pPr>
      <w:r>
        <w:rPr>
          <w:rFonts w:ascii="Times New Roman" w:hAnsi="Times New Roman" w:cs="Times New Roman"/>
          <w:spacing w:val="2"/>
          <w:sz w:val="24"/>
          <w:szCs w:val="24"/>
        </w:rPr>
        <w:t>Введение……………………………………………………………………………………3</w:t>
      </w:r>
    </w:p>
    <w:p>
      <w:pPr>
        <w:rPr>
          <w:rFonts w:ascii="Times New Roman" w:hAnsi="Times New Roman" w:cs="Times New Roman"/>
          <w:spacing w:val="2"/>
          <w:sz w:val="24"/>
          <w:szCs w:val="24"/>
        </w:rPr>
      </w:pPr>
      <w:r>
        <w:rPr>
          <w:rFonts w:ascii="Times New Roman" w:hAnsi="Times New Roman" w:cs="Times New Roman"/>
          <w:spacing w:val="2"/>
          <w:sz w:val="24"/>
          <w:szCs w:val="24"/>
        </w:rPr>
        <w:t>Глава 1. Обзор литературы………………………………………………………………..6</w:t>
      </w:r>
    </w:p>
    <w:p>
      <w:pPr>
        <w:rPr>
          <w:rFonts w:ascii="Times New Roman" w:hAnsi="Times New Roman" w:cs="Times New Roman"/>
          <w:spacing w:val="2"/>
          <w:sz w:val="24"/>
          <w:szCs w:val="24"/>
        </w:rPr>
      </w:pPr>
      <w:r>
        <w:rPr>
          <w:rFonts w:ascii="Times New Roman" w:hAnsi="Times New Roman" w:cs="Times New Roman"/>
          <w:spacing w:val="2"/>
          <w:sz w:val="24"/>
          <w:szCs w:val="24"/>
        </w:rPr>
        <w:t>Глава 2. Материалы и методы………………………………………………………..….19</w:t>
      </w:r>
    </w:p>
    <w:p>
      <w:pPr>
        <w:rPr>
          <w:rFonts w:ascii="Times New Roman" w:hAnsi="Times New Roman" w:cs="Times New Roman"/>
          <w:spacing w:val="2"/>
          <w:sz w:val="24"/>
          <w:szCs w:val="24"/>
        </w:rPr>
      </w:pPr>
      <w:r>
        <w:rPr>
          <w:rFonts w:ascii="Times New Roman" w:hAnsi="Times New Roman" w:cs="Times New Roman"/>
          <w:spacing w:val="2"/>
          <w:sz w:val="24"/>
          <w:szCs w:val="24"/>
        </w:rPr>
        <w:t>Глава 3. Результаты……………………………………………………………...……….36</w:t>
      </w:r>
    </w:p>
    <w:p>
      <w:pPr>
        <w:rPr>
          <w:rFonts w:ascii="Times New Roman" w:hAnsi="Times New Roman" w:cs="Times New Roman"/>
          <w:spacing w:val="2"/>
          <w:sz w:val="24"/>
          <w:szCs w:val="24"/>
        </w:rPr>
      </w:pPr>
      <w:r>
        <w:rPr>
          <w:rFonts w:ascii="Times New Roman" w:hAnsi="Times New Roman" w:cs="Times New Roman"/>
          <w:spacing w:val="2"/>
          <w:sz w:val="24"/>
          <w:szCs w:val="24"/>
        </w:rPr>
        <w:t>Глава 4. Обсуждение……………………………………………………………………. 57</w:t>
      </w:r>
    </w:p>
    <w:p>
      <w:pPr>
        <w:rPr>
          <w:rFonts w:ascii="Times New Roman" w:hAnsi="Times New Roman" w:cs="Times New Roman"/>
          <w:spacing w:val="2"/>
          <w:sz w:val="24"/>
          <w:szCs w:val="24"/>
        </w:rPr>
      </w:pPr>
      <w:r>
        <w:rPr>
          <w:rFonts w:ascii="Times New Roman" w:hAnsi="Times New Roman" w:cs="Times New Roman"/>
          <w:spacing w:val="2"/>
          <w:sz w:val="24"/>
          <w:szCs w:val="24"/>
        </w:rPr>
        <w:t>Выводы……………………………………………………………………………………69</w:t>
      </w:r>
    </w:p>
    <w:p>
      <w:pPr>
        <w:rPr>
          <w:rFonts w:ascii="Times New Roman" w:hAnsi="Times New Roman" w:cs="Times New Roman"/>
          <w:spacing w:val="2"/>
          <w:sz w:val="24"/>
          <w:szCs w:val="24"/>
        </w:rPr>
      </w:pPr>
      <w:r>
        <w:rPr>
          <w:rFonts w:ascii="Times New Roman" w:hAnsi="Times New Roman" w:cs="Times New Roman"/>
          <w:spacing w:val="2"/>
          <w:sz w:val="24"/>
          <w:szCs w:val="24"/>
        </w:rPr>
        <w:t>Благодарности……………………………………………………………………………70</w:t>
      </w:r>
    </w:p>
    <w:p>
      <w:pPr>
        <w:rPr>
          <w:rFonts w:ascii="Times New Roman" w:hAnsi="Times New Roman" w:cs="Times New Roman"/>
          <w:spacing w:val="2"/>
          <w:sz w:val="24"/>
          <w:szCs w:val="24"/>
        </w:rPr>
      </w:pPr>
      <w:r>
        <w:rPr>
          <w:rFonts w:ascii="Times New Roman" w:hAnsi="Times New Roman" w:cs="Times New Roman"/>
          <w:spacing w:val="2"/>
          <w:sz w:val="24"/>
          <w:szCs w:val="24"/>
        </w:rPr>
        <w:t>Список литературы………………………………………………………………………71</w:t>
      </w:r>
    </w:p>
    <w:p>
      <w:pPr>
        <w:rPr>
          <w:rFonts w:ascii="Times New Roman" w:hAnsi="Times New Roman" w:cs="Times New Roman"/>
          <w:spacing w:val="2"/>
          <w:sz w:val="24"/>
          <w:szCs w:val="24"/>
        </w:rPr>
      </w:pPr>
      <w:r>
        <w:rPr>
          <w:rFonts w:ascii="Times New Roman" w:hAnsi="Times New Roman" w:cs="Times New Roman"/>
          <w:spacing w:val="2"/>
          <w:sz w:val="24"/>
          <w:szCs w:val="24"/>
        </w:rPr>
        <w:t>Приложение………………………………………………………………………………80</w:t>
      </w:r>
    </w:p>
    <w:p>
      <w:pPr>
        <w:jc w:val="center"/>
        <w:rPr>
          <w:rFonts w:ascii="Times New Roman" w:hAnsi="Times New Roman" w:cs="Times New Roman"/>
          <w:spacing w:val="2"/>
          <w:sz w:val="24"/>
          <w:szCs w:val="24"/>
        </w:rPr>
      </w:pPr>
    </w:p>
    <w:p>
      <w:pPr>
        <w:spacing w:after="0" w:line="240" w:lineRule="auto"/>
        <w:rPr>
          <w:rFonts w:ascii="Times New Roman" w:hAnsi="Times New Roman" w:cs="Times New Roman"/>
          <w:spacing w:val="2"/>
        </w:rPr>
      </w:pPr>
      <w:r>
        <w:rPr>
          <w:rFonts w:ascii="Times New Roman" w:hAnsi="Times New Roman" w:cs="Times New Roman"/>
          <w:spacing w:val="2"/>
        </w:rPr>
        <w:br w:type="page"/>
      </w:r>
    </w:p>
    <w:p>
      <w:pPr>
        <w:spacing w:line="360" w:lineRule="auto"/>
        <w:jc w:val="center"/>
        <w:rPr>
          <w:rFonts w:ascii="Times New Roman" w:hAnsi="Times New Roman" w:cs="Times New Roman"/>
          <w:b/>
          <w:spacing w:val="2"/>
          <w:sz w:val="24"/>
          <w:szCs w:val="24"/>
        </w:rPr>
      </w:pPr>
      <w:r>
        <w:rPr>
          <w:rFonts w:ascii="Times New Roman" w:hAnsi="Times New Roman" w:cs="Times New Roman"/>
          <w:b/>
          <w:spacing w:val="2"/>
          <w:sz w:val="24"/>
          <w:szCs w:val="24"/>
        </w:rPr>
        <w:t>Введение</w:t>
      </w:r>
    </w:p>
    <w:p>
      <w:p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ab/>
      </w:r>
      <w:r>
        <w:rPr>
          <w:rFonts w:ascii="Times New Roman" w:hAnsi="Times New Roman" w:cs="Times New Roman"/>
          <w:spacing w:val="2"/>
          <w:sz w:val="24"/>
          <w:szCs w:val="24"/>
        </w:rPr>
        <w:t xml:space="preserve">Морские двустворчатые моллюски комплекса </w:t>
      </w:r>
      <w:ins w:id="13" w:author="polyd" w:date="2023-06-15T11:15:33Z">
        <w:r>
          <w:rPr>
            <w:rFonts w:hint="default" w:ascii="Times New Roman" w:hAnsi="Times New Roman" w:cs="Times New Roman"/>
            <w:spacing w:val="2"/>
            <w:sz w:val="24"/>
            <w:szCs w:val="24"/>
            <w:lang w:val="ru-RU"/>
          </w:rPr>
          <w:t>«</w:t>
        </w:r>
      </w:ins>
      <w:commentRangeStart w:id="0"/>
      <w:r>
        <w:rPr>
          <w:rFonts w:ascii="Times New Roman" w:hAnsi="Times New Roman" w:cs="Times New Roman"/>
          <w:i/>
          <w:iCs/>
          <w:spacing w:val="2"/>
          <w:sz w:val="24"/>
          <w:szCs w:val="24"/>
          <w:lang w:val="en-US"/>
          <w:rPrChange w:id="14" w:author="polyd" w:date="2023-06-15T11:15:09Z">
            <w:rPr>
              <w:rFonts w:ascii="Times New Roman" w:hAnsi="Times New Roman" w:cs="Times New Roman"/>
              <w:spacing w:val="2"/>
              <w:sz w:val="24"/>
              <w:szCs w:val="24"/>
              <w:lang w:val="en-US"/>
            </w:rPr>
          </w:rPrChange>
        </w:rPr>
        <w:t>Mytilus</w:t>
      </w:r>
      <w:r>
        <w:rPr>
          <w:rFonts w:ascii="Times New Roman" w:hAnsi="Times New Roman" w:cs="Times New Roman"/>
          <w:i/>
          <w:iCs/>
          <w:spacing w:val="2"/>
          <w:sz w:val="24"/>
          <w:szCs w:val="24"/>
          <w:rPrChange w:id="15" w:author="polyd" w:date="2023-06-15T11:15:09Z">
            <w:rPr>
              <w:rFonts w:ascii="Times New Roman" w:hAnsi="Times New Roman" w:cs="Times New Roman"/>
              <w:spacing w:val="2"/>
              <w:sz w:val="24"/>
              <w:szCs w:val="24"/>
            </w:rPr>
          </w:rPrChange>
        </w:rPr>
        <w:t xml:space="preserve"> </w:t>
      </w:r>
      <w:r>
        <w:rPr>
          <w:rFonts w:ascii="Times New Roman" w:hAnsi="Times New Roman" w:cs="Times New Roman"/>
          <w:i/>
          <w:iCs/>
          <w:spacing w:val="2"/>
          <w:sz w:val="24"/>
          <w:szCs w:val="24"/>
          <w:lang w:val="en-US"/>
          <w:rPrChange w:id="16" w:author="polyd" w:date="2023-06-15T11:15:09Z">
            <w:rPr>
              <w:rFonts w:ascii="Times New Roman" w:hAnsi="Times New Roman" w:cs="Times New Roman"/>
              <w:spacing w:val="2"/>
              <w:sz w:val="24"/>
              <w:szCs w:val="24"/>
              <w:lang w:val="en-US"/>
            </w:rPr>
          </w:rPrChange>
        </w:rPr>
        <w:t>edulis</w:t>
      </w:r>
      <w:ins w:id="17" w:author="polyd" w:date="2023-06-15T11:15:37Z">
        <w:r>
          <w:rPr>
            <w:rFonts w:hint="default" w:ascii="Times New Roman" w:hAnsi="Times New Roman" w:cs="Times New Roman"/>
            <w:i/>
            <w:iCs/>
            <w:spacing w:val="2"/>
            <w:sz w:val="24"/>
            <w:szCs w:val="24"/>
            <w:lang w:val="ru-RU"/>
          </w:rPr>
          <w:t>»</w:t>
        </w:r>
      </w:ins>
      <w:r>
        <w:rPr>
          <w:rFonts w:ascii="Times New Roman" w:hAnsi="Times New Roman" w:cs="Times New Roman"/>
          <w:i/>
          <w:iCs/>
          <w:spacing w:val="2"/>
          <w:sz w:val="24"/>
          <w:szCs w:val="24"/>
          <w:rPrChange w:id="18" w:author="polyd" w:date="2023-06-15T11:15:09Z">
            <w:rPr>
              <w:rFonts w:ascii="Times New Roman" w:hAnsi="Times New Roman" w:cs="Times New Roman"/>
              <w:spacing w:val="2"/>
              <w:sz w:val="24"/>
              <w:szCs w:val="24"/>
            </w:rPr>
          </w:rPrChange>
        </w:rPr>
        <w:t xml:space="preserve"> </w:t>
      </w:r>
      <w:commentRangeEnd w:id="0"/>
      <w:r>
        <w:commentReference w:id="0"/>
      </w:r>
      <w:r>
        <w:rPr>
          <w:rFonts w:ascii="Times New Roman" w:hAnsi="Times New Roman" w:cs="Times New Roman"/>
          <w:spacing w:val="2"/>
          <w:sz w:val="24"/>
          <w:szCs w:val="24"/>
        </w:rPr>
        <w:t>(</w:t>
      </w:r>
      <w:commentRangeStart w:id="1"/>
      <w:r>
        <w:rPr>
          <w:rFonts w:ascii="Times New Roman" w:hAnsi="Times New Roman" w:cs="Times New Roman"/>
          <w:spacing w:val="2"/>
          <w:sz w:val="24"/>
          <w:szCs w:val="24"/>
          <w:lang w:val="en-US"/>
        </w:rPr>
        <w:t>M</w:t>
      </w:r>
      <w:ins w:id="19" w:author="polyd" w:date="2023-06-15T11:15:43Z">
        <w:r>
          <w:rPr>
            <w:rFonts w:hint="default" w:ascii="Times New Roman" w:hAnsi="Times New Roman" w:cs="Times New Roman"/>
            <w:spacing w:val="2"/>
            <w:sz w:val="24"/>
            <w:szCs w:val="24"/>
            <w:lang w:val="ru-RU"/>
          </w:rPr>
          <w:t>.</w:t>
        </w:r>
      </w:ins>
      <w:del w:id="20" w:author="polyd" w:date="2023-06-15T11:15:41Z">
        <w:r>
          <w:rPr>
            <w:rFonts w:ascii="Times New Roman" w:hAnsi="Times New Roman" w:cs="Times New Roman"/>
            <w:spacing w:val="2"/>
            <w:sz w:val="24"/>
            <w:szCs w:val="24"/>
            <w:lang w:val="en-US"/>
          </w:rPr>
          <w:delText>ytilus</w:delText>
        </w:r>
      </w:del>
      <w:del w:id="21" w:author="polyd" w:date="2023-06-15T11:15:41Z">
        <w:r>
          <w:rPr>
            <w:rFonts w:ascii="Times New Roman" w:hAnsi="Times New Roman" w:cs="Times New Roman"/>
            <w:spacing w:val="2"/>
            <w:sz w:val="24"/>
            <w:szCs w:val="24"/>
          </w:rPr>
          <w:delText xml:space="preserve"> </w:delText>
        </w:r>
      </w:del>
      <w:r>
        <w:rPr>
          <w:rFonts w:ascii="Times New Roman" w:hAnsi="Times New Roman" w:cs="Times New Roman"/>
          <w:spacing w:val="2"/>
          <w:sz w:val="24"/>
          <w:szCs w:val="24"/>
          <w:lang w:val="en-US"/>
        </w:rPr>
        <w:t>edulis</w:t>
      </w:r>
      <w:r>
        <w:rPr>
          <w:rFonts w:ascii="Times New Roman" w:hAnsi="Times New Roman" w:cs="Times New Roman"/>
          <w:spacing w:val="2"/>
          <w:sz w:val="24"/>
          <w:szCs w:val="24"/>
        </w:rPr>
        <w:t xml:space="preserve">, </w:t>
      </w:r>
      <w:r>
        <w:rPr>
          <w:rFonts w:ascii="Times New Roman" w:hAnsi="Times New Roman" w:cs="Times New Roman"/>
          <w:spacing w:val="2"/>
          <w:sz w:val="24"/>
          <w:szCs w:val="24"/>
          <w:lang w:val="en-US"/>
        </w:rPr>
        <w:t>M</w:t>
      </w:r>
      <w:ins w:id="22" w:author="polyd" w:date="2023-06-15T11:15:47Z">
        <w:r>
          <w:rPr>
            <w:rFonts w:hint="default" w:ascii="Times New Roman" w:hAnsi="Times New Roman" w:cs="Times New Roman"/>
            <w:spacing w:val="2"/>
            <w:sz w:val="24"/>
            <w:szCs w:val="24"/>
            <w:lang w:val="ru-RU"/>
          </w:rPr>
          <w:t>.</w:t>
        </w:r>
      </w:ins>
      <w:del w:id="23" w:author="polyd" w:date="2023-06-15T11:15:47Z">
        <w:r>
          <w:rPr>
            <w:rFonts w:ascii="Times New Roman" w:hAnsi="Times New Roman" w:cs="Times New Roman"/>
            <w:spacing w:val="2"/>
            <w:sz w:val="24"/>
            <w:szCs w:val="24"/>
            <w:lang w:val="en-US"/>
          </w:rPr>
          <w:delText>ytilus</w:delText>
        </w:r>
      </w:del>
      <w:del w:id="24" w:author="polyd" w:date="2023-06-15T11:15:47Z">
        <w:r>
          <w:rPr>
            <w:rFonts w:ascii="Times New Roman" w:hAnsi="Times New Roman" w:cs="Times New Roman"/>
            <w:spacing w:val="2"/>
            <w:sz w:val="24"/>
            <w:szCs w:val="24"/>
          </w:rPr>
          <w:delText xml:space="preserve"> </w:delText>
        </w:r>
      </w:del>
      <w:r>
        <w:rPr>
          <w:rFonts w:ascii="Times New Roman" w:hAnsi="Times New Roman" w:cs="Times New Roman"/>
          <w:spacing w:val="2"/>
          <w:sz w:val="24"/>
          <w:szCs w:val="24"/>
          <w:lang w:val="en-US"/>
        </w:rPr>
        <w:t>trossulus</w:t>
      </w:r>
      <w:r>
        <w:rPr>
          <w:rFonts w:ascii="Times New Roman" w:hAnsi="Times New Roman" w:cs="Times New Roman"/>
          <w:spacing w:val="2"/>
          <w:sz w:val="24"/>
          <w:szCs w:val="24"/>
        </w:rPr>
        <w:t xml:space="preserve">, </w:t>
      </w:r>
      <w:r>
        <w:rPr>
          <w:rFonts w:ascii="Times New Roman" w:hAnsi="Times New Roman" w:cs="Times New Roman"/>
          <w:spacing w:val="2"/>
          <w:sz w:val="24"/>
          <w:szCs w:val="24"/>
          <w:lang w:val="en-US"/>
        </w:rPr>
        <w:t>M</w:t>
      </w:r>
      <w:ins w:id="25" w:author="polyd" w:date="2023-06-15T11:15:53Z">
        <w:r>
          <w:rPr>
            <w:rFonts w:hint="default" w:ascii="Times New Roman" w:hAnsi="Times New Roman" w:cs="Times New Roman"/>
            <w:spacing w:val="2"/>
            <w:sz w:val="24"/>
            <w:szCs w:val="24"/>
            <w:lang w:val="ru-RU"/>
          </w:rPr>
          <w:t xml:space="preserve">. </w:t>
        </w:r>
      </w:ins>
      <w:del w:id="26" w:author="polyd" w:date="2023-06-15T11:15:52Z">
        <w:r>
          <w:rPr>
            <w:rFonts w:ascii="Times New Roman" w:hAnsi="Times New Roman" w:cs="Times New Roman"/>
            <w:spacing w:val="2"/>
            <w:sz w:val="24"/>
            <w:szCs w:val="24"/>
            <w:lang w:val="en-US"/>
          </w:rPr>
          <w:delText>ytilus</w:delText>
        </w:r>
      </w:del>
      <w:del w:id="27" w:author="polyd" w:date="2023-06-15T11:15:52Z">
        <w:r>
          <w:rPr>
            <w:rFonts w:ascii="Times New Roman" w:hAnsi="Times New Roman" w:cs="Times New Roman"/>
            <w:spacing w:val="2"/>
            <w:sz w:val="24"/>
            <w:szCs w:val="24"/>
          </w:rPr>
          <w:delText xml:space="preserve"> </w:delText>
        </w:r>
      </w:del>
      <w:r>
        <w:rPr>
          <w:rFonts w:ascii="Times New Roman" w:hAnsi="Times New Roman" w:cs="Times New Roman"/>
          <w:spacing w:val="2"/>
          <w:sz w:val="24"/>
          <w:szCs w:val="24"/>
          <w:lang w:val="en-US"/>
        </w:rPr>
        <w:t>galloprovincialis</w:t>
      </w:r>
      <w:r>
        <w:rPr>
          <w:rFonts w:ascii="Times New Roman" w:hAnsi="Times New Roman" w:cs="Times New Roman"/>
          <w:spacing w:val="2"/>
          <w:sz w:val="24"/>
          <w:szCs w:val="24"/>
        </w:rPr>
        <w:t>)</w:t>
      </w:r>
      <w:commentRangeEnd w:id="1"/>
      <w:r>
        <w:commentReference w:id="1"/>
      </w:r>
      <w:r>
        <w:rPr>
          <w:rFonts w:ascii="Times New Roman" w:hAnsi="Times New Roman" w:cs="Times New Roman"/>
          <w:spacing w:val="2"/>
          <w:sz w:val="24"/>
          <w:szCs w:val="24"/>
        </w:rPr>
        <w:t xml:space="preserve"> распространены в арктических, субарктических и умеренных областях Северного полушария </w:t>
      </w:r>
      <w:r>
        <w:rPr>
          <w:rFonts w:ascii="Times New Roman" w:hAnsi="Times New Roman" w:cs="Times New Roman"/>
          <w:spacing w:val="2"/>
          <w:sz w:val="24"/>
          <w:szCs w:val="24"/>
        </w:rPr>
        <w:fldChar w:fldCharType="begin" w:fldLock="1"/>
      </w:r>
      <w:r>
        <w:rPr>
          <w:rFonts w:ascii="Times New Roman" w:hAnsi="Times New Roman" w:cs="Times New Roman"/>
          <w:spacing w:val="2"/>
          <w:sz w:val="24"/>
          <w:szCs w:val="24"/>
        </w:rPr>
        <w:instrText xml:space="preserve">ADDIN CSL_CITATION {"citationItems":[{"id":"ITEM-1","itemData":{"ISBN":"0852382340","author":[{"dropping-particle":"","family":"Gosling","given":"Elizabeth","non-dropping-particle":"","parse-names":false,"suffix":""}],"id":"ITEM-1","issued":{"date-parts":[["2004"]]},"title":"Bivalve Molluscs","type":"book"},"uris":["http://www.mendeley.com/documents/?uuid=aca7ce6f-25eb-43fa-8cd0-4c038848bb34"]}],"mendeley":{"formattedCitation":"(Gosling, 2004)","plainTextFormattedCitation":"(Gosling, 2004)","previouslyFormattedCitation":"(Gosling, 2004)"},"properties":{"noteIndex":0},"schema":"https://github.com/citation-style-language/schema/raw/master/csl-citation.json"}</w:instrText>
      </w:r>
      <w:r>
        <w:rPr>
          <w:rFonts w:ascii="Times New Roman" w:hAnsi="Times New Roman" w:cs="Times New Roman"/>
          <w:spacing w:val="2"/>
          <w:sz w:val="24"/>
          <w:szCs w:val="24"/>
        </w:rPr>
        <w:fldChar w:fldCharType="separate"/>
      </w:r>
      <w:r>
        <w:rPr>
          <w:rFonts w:ascii="Times New Roman" w:hAnsi="Times New Roman" w:cs="Times New Roman"/>
          <w:spacing w:val="2"/>
          <w:sz w:val="24"/>
          <w:szCs w:val="24"/>
        </w:rPr>
        <w:t>(Gosling, 2004)</w:t>
      </w:r>
      <w:r>
        <w:rPr>
          <w:rFonts w:ascii="Times New Roman" w:hAnsi="Times New Roman" w:cs="Times New Roman"/>
          <w:spacing w:val="2"/>
          <w:sz w:val="24"/>
          <w:szCs w:val="24"/>
        </w:rPr>
        <w:fldChar w:fldCharType="end"/>
      </w:r>
      <w:r>
        <w:rPr>
          <w:rFonts w:ascii="Times New Roman" w:hAnsi="Times New Roman" w:cs="Times New Roman"/>
          <w:spacing w:val="2"/>
          <w:sz w:val="24"/>
          <w:szCs w:val="24"/>
        </w:rPr>
        <w:t xml:space="preserve">. Мидии являются массовым видом и играют огромную роль в прибрежных экосистемах, они являются «экосистемными инженерами» и формируют уникальные сообщества </w:t>
      </w:r>
      <w:r>
        <w:rPr>
          <w:rFonts w:ascii="Times New Roman" w:hAnsi="Times New Roman" w:cs="Times New Roman"/>
          <w:spacing w:val="2"/>
          <w:sz w:val="24"/>
          <w:szCs w:val="24"/>
        </w:rPr>
        <w:fldChar w:fldCharType="begin" w:fldLock="1"/>
      </w:r>
      <w:r>
        <w:rPr>
          <w:rFonts w:ascii="Times New Roman" w:hAnsi="Times New Roman" w:cs="Times New Roman"/>
          <w:spacing w:val="2"/>
          <w:sz w:val="24"/>
          <w:szCs w:val="24"/>
        </w:rPr>
        <w:instrText xml:space="preserve">ADDIN CSL_CITATION {"citationItems":[{"id":"ITEM-1","itemData":{"DOI":"10.1034/j.1600-0706.2003.12322.x","ISSN":"00301299","abstract":"Mollusk shells are abundant, persistent, ubiquitous physical structures in aquatic habitats. Using an ecosystem engineering perspective, we identify general roles of mollusk shell production in aquatic ecosystems. Shells are substrata for attachment of epibionts, provide refuges from predation, physical or physiological stress, and control transport of solutes and particles in the benthic environment. Changes in availability of these resources caused by shell production have important consequences for other organisms. Colonization of shelled habitat depends on individual shell traits and spatial arrangement of shells, which determine access of organisms to resources and the degree to which biotic or abiotic forces are modulated. Shell production will increase species richness at the landscape level if shells create resources that are not otherwise available and species are present that use these resources. Changes in the availability of resources caused by shells and the resulting effects on other organisms have both positive and negative feedbacks to these engineers. Positive feedbacks appear to be most frequently mediated by changes in resource availability, whereas negative feedbacks appear to be most frequently mediated by organisms. Given the diversity of species that depend upon resources controlled by shells and rapid changes in global shell production that are occurring due to human activities, we suggest that shell producers should not be neglected as a targets of conservation, restoration and habitat management.","author":[{"dropping-particle":"","family":"Gutiérrez","given":"Jorge L.","non-dropping-particle":"","parse-names":false,"suffix":""},{"dropping-particle":"","family":"Jones","given":"Clive G.","non-dropping-particle":"","parse-names":false,"suffix":""},{"dropping-particle":"","family":"Strayer","given":"David L.","non-dropping-particle":"","parse-names":false,"suffix":""},{"dropping-particle":"","family":"Iribarne","given":"Oscar O.","non-dropping-particle":"","parse-names":false,"suffix":""}],"container-title":"Oikos","id":"ITEM-1","issue":"1","issued":{"date-parts":[["2003"]]},"page":"79-90","title":"Mollusks as ecosystem engineers: The role of shell production in aquatic habitats","type":"article-journal","volume":"101"},"uris":["http://www.mendeley.com/documents/?uuid=cf190299-f711-4dd2-977e-19bae9e15fbe"]}],"mendeley":{"formattedCitation":"(Gutiérrez et al., 2003)","plainTextFormattedCitation":"(Gutiérrez et al., 2003)","previouslyFormattedCitation":"(Gutiérrez et al., 2003)"},"properties":{"noteIndex":0},"schema":"https://github.com/citation-style-language/schema/raw/master/csl-citation.json"}</w:instrText>
      </w:r>
      <w:r>
        <w:rPr>
          <w:rFonts w:ascii="Times New Roman" w:hAnsi="Times New Roman" w:cs="Times New Roman"/>
          <w:spacing w:val="2"/>
          <w:sz w:val="24"/>
          <w:szCs w:val="24"/>
        </w:rPr>
        <w:fldChar w:fldCharType="separate"/>
      </w:r>
      <w:r>
        <w:rPr>
          <w:rFonts w:ascii="Times New Roman" w:hAnsi="Times New Roman" w:cs="Times New Roman"/>
          <w:spacing w:val="2"/>
          <w:sz w:val="24"/>
          <w:szCs w:val="24"/>
        </w:rPr>
        <w:t>(Gutiérrez et al., 2003)</w:t>
      </w:r>
      <w:r>
        <w:rPr>
          <w:rFonts w:ascii="Times New Roman" w:hAnsi="Times New Roman" w:cs="Times New Roman"/>
          <w:spacing w:val="2"/>
          <w:sz w:val="24"/>
          <w:szCs w:val="24"/>
        </w:rPr>
        <w:fldChar w:fldCharType="end"/>
      </w:r>
      <w:r>
        <w:rPr>
          <w:rFonts w:ascii="Times New Roman" w:hAnsi="Times New Roman" w:cs="Times New Roman"/>
          <w:spacing w:val="2"/>
          <w:sz w:val="24"/>
          <w:szCs w:val="24"/>
        </w:rPr>
        <w:t xml:space="preserve">. Сложно переоценить и их значение для человека. Кроме того, что мидии являются одним из самых ценных объектов марикультуры, они наносят вред гидротехническим сооружениям и судам, поскольку являются обрастателями. </w:t>
      </w:r>
      <w:r>
        <w:rPr>
          <w:rFonts w:ascii="Times New Roman" w:hAnsi="Times New Roman" w:cs="Times New Roman"/>
          <w:spacing w:val="2"/>
          <w:sz w:val="24"/>
          <w:szCs w:val="24"/>
        </w:rPr>
        <w:tab/>
      </w:r>
      <w:r>
        <w:rPr>
          <w:rFonts w:ascii="Times New Roman" w:hAnsi="Times New Roman" w:cs="Times New Roman"/>
          <w:spacing w:val="2"/>
          <w:sz w:val="24"/>
          <w:szCs w:val="24"/>
        </w:rPr>
        <w:t xml:space="preserve">Все виды комплекса </w:t>
      </w:r>
      <w:ins w:id="28" w:author="polyd" w:date="2023-06-15T11:16:53Z">
        <w:r>
          <w:rPr>
            <w:rFonts w:hint="default" w:ascii="Times New Roman" w:hAnsi="Times New Roman" w:cs="Times New Roman"/>
            <w:spacing w:val="2"/>
            <w:sz w:val="24"/>
            <w:szCs w:val="24"/>
            <w:lang w:val="ru-RU"/>
          </w:rPr>
          <w:t>«</w:t>
        </w:r>
      </w:ins>
      <w:r>
        <w:rPr>
          <w:rFonts w:ascii="Times New Roman" w:hAnsi="Times New Roman" w:cs="Times New Roman"/>
          <w:i/>
          <w:iCs/>
          <w:spacing w:val="2"/>
          <w:sz w:val="24"/>
          <w:szCs w:val="24"/>
          <w:lang w:val="en-US"/>
          <w:rPrChange w:id="29" w:author="polyd" w:date="2023-06-15T11:16:49Z">
            <w:rPr>
              <w:rFonts w:ascii="Times New Roman" w:hAnsi="Times New Roman" w:cs="Times New Roman"/>
              <w:spacing w:val="2"/>
              <w:sz w:val="24"/>
              <w:szCs w:val="24"/>
              <w:lang w:val="en-US"/>
            </w:rPr>
          </w:rPrChange>
        </w:rPr>
        <w:t>Mytilus</w:t>
      </w:r>
      <w:r>
        <w:rPr>
          <w:rFonts w:ascii="Times New Roman" w:hAnsi="Times New Roman" w:cs="Times New Roman"/>
          <w:i/>
          <w:iCs/>
          <w:spacing w:val="2"/>
          <w:sz w:val="24"/>
          <w:szCs w:val="24"/>
          <w:rPrChange w:id="30" w:author="polyd" w:date="2023-06-15T11:16:49Z">
            <w:rPr>
              <w:rFonts w:ascii="Times New Roman" w:hAnsi="Times New Roman" w:cs="Times New Roman"/>
              <w:spacing w:val="2"/>
              <w:sz w:val="24"/>
              <w:szCs w:val="24"/>
            </w:rPr>
          </w:rPrChange>
        </w:rPr>
        <w:t xml:space="preserve"> </w:t>
      </w:r>
      <w:r>
        <w:rPr>
          <w:rFonts w:ascii="Times New Roman" w:hAnsi="Times New Roman" w:cs="Times New Roman"/>
          <w:i/>
          <w:iCs/>
          <w:spacing w:val="2"/>
          <w:sz w:val="24"/>
          <w:szCs w:val="24"/>
          <w:lang w:val="en-US"/>
          <w:rPrChange w:id="31" w:author="polyd" w:date="2023-06-15T11:16:49Z">
            <w:rPr>
              <w:rFonts w:ascii="Times New Roman" w:hAnsi="Times New Roman" w:cs="Times New Roman"/>
              <w:spacing w:val="2"/>
              <w:sz w:val="24"/>
              <w:szCs w:val="24"/>
              <w:lang w:val="en-US"/>
            </w:rPr>
          </w:rPrChange>
        </w:rPr>
        <w:t>edulis</w:t>
      </w:r>
      <w:ins w:id="32" w:author="polyd" w:date="2023-06-15T11:16:56Z">
        <w:r>
          <w:rPr>
            <w:rFonts w:hint="default" w:ascii="Times New Roman" w:hAnsi="Times New Roman" w:cs="Times New Roman"/>
            <w:i/>
            <w:iCs/>
            <w:spacing w:val="2"/>
            <w:sz w:val="24"/>
            <w:szCs w:val="24"/>
            <w:lang w:val="ru-RU"/>
          </w:rPr>
          <w:t>»</w:t>
        </w:r>
      </w:ins>
      <w:r>
        <w:rPr>
          <w:rFonts w:ascii="Times New Roman" w:hAnsi="Times New Roman" w:cs="Times New Roman"/>
          <w:spacing w:val="2"/>
          <w:sz w:val="24"/>
          <w:szCs w:val="24"/>
        </w:rPr>
        <w:t xml:space="preserve"> являются криптическими видами. Криптические виды – это такие виды, которые невозможно или практически невозможно различить на основе морфологических признаков </w:t>
      </w:r>
      <w:r>
        <w:rPr>
          <w:rFonts w:ascii="Times New Roman" w:hAnsi="Times New Roman" w:cs="Times New Roman"/>
          <w:spacing w:val="2"/>
          <w:sz w:val="24"/>
          <w:szCs w:val="24"/>
        </w:rPr>
        <w:fldChar w:fldCharType="begin" w:fldLock="1"/>
      </w:r>
      <w:r>
        <w:rPr>
          <w:rFonts w:ascii="Times New Roman" w:hAnsi="Times New Roman" w:cs="Times New Roman"/>
          <w:spacing w:val="2"/>
          <w:sz w:val="24"/>
          <w:szCs w:val="24"/>
        </w:rPr>
        <w:instrText xml:space="preserve">ADDIN CSL_CITATION {"citationItems":[{"id":"ITEM-1","itemData":{"DOI":"10.1016/j.tree.2017.11.007","ISSN":"01695347","PMID":"29241941","abstract":"Cryptic species could represent a substantial fraction of biodiversity. However, inconsistent definitions and taxonomic treatment of cryptic species prevent informed estimates of their contribution to biodiversity and impede our understanding of their evolutionary and ecological significance. We propose a conceptual framework that recognizes cryptic species based on their low levels of phenotypic (morphological) disparity relative to their degree of genetic differentiation and divergence times as compared with non-cryptic species. We discuss how application of a more rigorous definition of cryptic species in taxonomic practice will lead to more accurate estimates of their prevalence in nature, better understanding of their distribution patterns on the tree of life, and increased abilities to resolve the processes underlying their evolution.","author":[{"dropping-particle":"","family":"Struck","given":"Torsten H.","non-dropping-particle":"","parse-names":false,"suffix":""},{"dropping-particle":"","family":"Feder","given":"Jeffrey L.","non-dropping-particle":"","parse-names":false,"suffix":""},{"dropping-particle":"","family":"Bendiksby","given":"Mika","non-dropping-particle":"","parse-names":false,"suffix":""},{"dropping-particle":"","family":"Birkeland","given":"Siri","non-dropping-particle":"","parse-names":false,"suffix":""},{"dropping-particle":"","family":"Cerca","given":"José","non-dropping-particle":"","parse-names":false,"suffix":""},{"dropping-particle":"","family":"Gusarov","given":"Vladimir I.","non-dropping-particle":"","parse-names":false,"suffix":""},{"dropping-particle":"","family":"Kistenich","given":"Sonja","non-dropping-particle":"","parse-names":false,"suffix":""},{"dropping-particle":"","family":"Larsson","given":"Karl Henrik","non-dropping-particle":"","parse-names":false,"suffix":""},{"dropping-particle":"","family":"Liow","given":"Lee Hsiang","non-dropping-particle":"","parse-names":false,"suffix":""},{"dropping-particle":"","family":"Nowak","given":"Michael D.","non-dropping-particle":"","parse-names":false,"suffix":""},{"dropping-particle":"","family":"Stedje","given":"Brita","non-dropping-particle":"","parse-names":false,"suffix":""},{"dropping-particle":"","family":"Bachmann","given":"Lutz","non-dropping-particle":"","parse-names":false,"suffix":""},{"dropping-particle":"","family":"Dimitrov","given":"Dimitar","non-dropping-particle":"","parse-names":false,"suffix":""}],"container-title":"Trends in Ecology and Evolution","id":"ITEM-1","issue":"3","issued":{"date-parts":[["2018"]]},"page":"153-163","publisher":"Elsevier Ltd","title":"Finding Evolutionary Processes Hidden in Cryptic Species","type":"article-journal","volume":"33"},"uris":["http://www.mendeley.com/documents/?uuid=c56f6066-01ff-496a-a34d-f1c218e4cace"]},{"id":"ITEM-2","itemData":{"author":[{"dropping-particle":"","family":"Mayr","given":"Ernst","non-dropping-particle":"","parse-names":false,"suffix":""},{"dropping-particle":"","family":"Ashlock","given":"Peter D.","non-dropping-particle":"","parse-names":false,"suffix":""}],"id":"ITEM-2","issued":{"date-parts":[["1991"]]},"publisher":"McGraw-Hill","publisher-place":"New York","title":"Priciples of systematic zoology","type":"book"},"uris":["http://www.mendeley.com/documents/?uuid=d4a7e2c4-7069-4663-bc99-b4d767ac937e"]}],"mendeley":{"formattedCitation":"(Mayr &amp; Ashlock, 1991; Struck et al., 2018)","plainTextFormattedCitation":"(Mayr &amp; Ashlock, 1991; Struck et al., 2018)","previouslyFormattedCitation":"(Mayr &amp; Ashlock, 1991; Struck et al., 2018)"},"properties":{"noteIndex":0},"schema":"https://github.com/citation-style-language/schema/raw/master/csl-citation.json"}</w:instrText>
      </w:r>
      <w:r>
        <w:rPr>
          <w:rFonts w:ascii="Times New Roman" w:hAnsi="Times New Roman" w:cs="Times New Roman"/>
          <w:spacing w:val="2"/>
          <w:sz w:val="24"/>
          <w:szCs w:val="24"/>
        </w:rPr>
        <w:fldChar w:fldCharType="separate"/>
      </w:r>
      <w:r>
        <w:rPr>
          <w:rFonts w:ascii="Times New Roman" w:hAnsi="Times New Roman" w:cs="Times New Roman"/>
          <w:spacing w:val="2"/>
          <w:sz w:val="24"/>
          <w:szCs w:val="24"/>
        </w:rPr>
        <w:t>(Mayr &amp; Ashlock, 1991; Struck et al., 2018)</w:t>
      </w:r>
      <w:r>
        <w:rPr>
          <w:rFonts w:ascii="Times New Roman" w:hAnsi="Times New Roman" w:cs="Times New Roman"/>
          <w:spacing w:val="2"/>
          <w:sz w:val="24"/>
          <w:szCs w:val="24"/>
        </w:rPr>
        <w:fldChar w:fldCharType="end"/>
      </w:r>
      <w:r>
        <w:rPr>
          <w:rFonts w:ascii="Times New Roman" w:hAnsi="Times New Roman" w:cs="Times New Roman"/>
          <w:spacing w:val="2"/>
          <w:sz w:val="24"/>
          <w:szCs w:val="24"/>
        </w:rPr>
        <w:t xml:space="preserve">. Развитие молекулярных методов идентификации видов открыло перед исследователями практически безграничные горизонты ранее скрытого биоразнообразия.  Несмотря на то, что исследователи затрудняются в различении криптических видов, и состоятельность «вновь» открытых таксонов активно дебатируется – сами организмы, безусловно, могут отличать друг друга в своих тонких взаимодействиях. Зачастую, само существование таких «спорных» таксонов связано с недостатком данных об их физиологии, генетике, различии в местах обитания и эволюционной истории </w:t>
      </w:r>
      <w:r>
        <w:rPr>
          <w:rFonts w:ascii="Times New Roman" w:hAnsi="Times New Roman" w:cs="Times New Roman"/>
          <w:spacing w:val="2"/>
          <w:sz w:val="24"/>
          <w:szCs w:val="24"/>
        </w:rPr>
        <w:fldChar w:fldCharType="begin" w:fldLock="1"/>
      </w:r>
      <w:r>
        <w:rPr>
          <w:rFonts w:ascii="Times New Roman" w:hAnsi="Times New Roman" w:cs="Times New Roman"/>
          <w:spacing w:val="2"/>
          <w:sz w:val="24"/>
          <w:szCs w:val="24"/>
        </w:rPr>
        <w:instrText xml:space="preserve">ADDIN CSL_CITATION {"citationItems":[{"id":"ITEM-1","itemData":{"author":[{"dropping-particle":"","family":"Knowlton","given":"Nancy","non-dropping-particle":"","parse-names":false,"suffix":""}],"container-title":"Annual Review of Ecology and Systematics","id":"ITEM-1","issued":{"date-parts":[["1993"]]},"page":"189-216","title":"SIBLING SPECIES IN THE SEA","type":"article-journal","volume":"24"},"uris":["http://www.mendeley.com/documents/?uuid=34da47e5-6f94-4d58-9b24-4d23de533779"]}],"mendeley":{"formattedCitation":"(Knowlton, 1993)","plainTextFormattedCitation":"(Knowlton, 1993)","previouslyFormattedCitation":"(Knowlton, 1993)"},"properties":{"noteIndex":0},"schema":"https://github.com/citation-style-language/schema/raw/master/csl-citation.json"}</w:instrText>
      </w:r>
      <w:r>
        <w:rPr>
          <w:rFonts w:ascii="Times New Roman" w:hAnsi="Times New Roman" w:cs="Times New Roman"/>
          <w:spacing w:val="2"/>
          <w:sz w:val="24"/>
          <w:szCs w:val="24"/>
        </w:rPr>
        <w:fldChar w:fldCharType="separate"/>
      </w:r>
      <w:r>
        <w:rPr>
          <w:rFonts w:ascii="Times New Roman" w:hAnsi="Times New Roman" w:cs="Times New Roman"/>
          <w:spacing w:val="2"/>
          <w:sz w:val="24"/>
          <w:szCs w:val="24"/>
        </w:rPr>
        <w:t>(Knowlton, 1993)</w:t>
      </w:r>
      <w:r>
        <w:rPr>
          <w:rFonts w:ascii="Times New Roman" w:hAnsi="Times New Roman" w:cs="Times New Roman"/>
          <w:spacing w:val="2"/>
          <w:sz w:val="24"/>
          <w:szCs w:val="24"/>
        </w:rPr>
        <w:fldChar w:fldCharType="end"/>
      </w:r>
      <w:r>
        <w:rPr>
          <w:rFonts w:ascii="Times New Roman" w:hAnsi="Times New Roman" w:cs="Times New Roman"/>
          <w:spacing w:val="2"/>
          <w:sz w:val="24"/>
          <w:szCs w:val="24"/>
        </w:rPr>
        <w:t xml:space="preserve">. </w:t>
      </w:r>
    </w:p>
    <w:p>
      <w:p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ab/>
      </w:r>
      <w:del w:id="33" w:author="polyd" w:date="2023-06-15T11:17:38Z">
        <w:r>
          <w:rPr>
            <w:rFonts w:ascii="Times New Roman" w:hAnsi="Times New Roman" w:cs="Times New Roman"/>
            <w:spacing w:val="2"/>
            <w:sz w:val="24"/>
            <w:szCs w:val="24"/>
          </w:rPr>
          <w:tab/>
        </w:r>
      </w:del>
      <w:r>
        <w:rPr>
          <w:rFonts w:ascii="Times New Roman" w:hAnsi="Times New Roman" w:cs="Times New Roman"/>
          <w:spacing w:val="2"/>
          <w:sz w:val="24"/>
          <w:szCs w:val="24"/>
        </w:rPr>
        <w:t xml:space="preserve">Необходимость понимания того, как функционируют системы криптических видов, становится особенно актуальной в контексте биоинвазий. Вопрос о том, как взаимодействуют очень близкие и похожие в своих экологических нишах криптические виды в сценарии «нативный вид против интродуцента», лежит в основе оценки структуры и функционирования экосистем, прогнозирования рисков для промышленности и природоохранных рекомендаций. </w:t>
      </w:r>
    </w:p>
    <w:p>
      <w:pPr>
        <w:spacing w:line="360" w:lineRule="auto"/>
        <w:ind w:firstLine="708"/>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Все виды комплекса криптических видов </w:t>
      </w:r>
      <w:ins w:id="34" w:author="polyd" w:date="2023-06-15T11:18:18Z">
        <w:r>
          <w:rPr>
            <w:rFonts w:hint="default" w:ascii="Times New Roman" w:hAnsi="Times New Roman" w:cs="Times New Roman"/>
            <w:spacing w:val="2"/>
            <w:sz w:val="24"/>
            <w:szCs w:val="24"/>
            <w:lang w:val="ru-RU"/>
          </w:rPr>
          <w:t>«</w:t>
        </w:r>
      </w:ins>
      <w:r>
        <w:rPr>
          <w:rFonts w:ascii="Times New Roman" w:hAnsi="Times New Roman" w:cs="Times New Roman"/>
          <w:i/>
          <w:spacing w:val="2"/>
          <w:sz w:val="24"/>
          <w:szCs w:val="24"/>
          <w:lang w:val="en-US"/>
        </w:rPr>
        <w:t>Mytilus</w:t>
      </w:r>
      <w:r>
        <w:rPr>
          <w:rFonts w:ascii="Times New Roman" w:hAnsi="Times New Roman" w:cs="Times New Roman"/>
          <w:i/>
          <w:spacing w:val="2"/>
          <w:sz w:val="24"/>
          <w:szCs w:val="24"/>
        </w:rPr>
        <w:t xml:space="preserve"> </w:t>
      </w:r>
      <w:r>
        <w:rPr>
          <w:rFonts w:ascii="Times New Roman" w:hAnsi="Times New Roman" w:cs="Times New Roman"/>
          <w:i/>
          <w:spacing w:val="2"/>
          <w:sz w:val="24"/>
          <w:szCs w:val="24"/>
          <w:lang w:val="en-US"/>
        </w:rPr>
        <w:t>edulis</w:t>
      </w:r>
      <w:ins w:id="35" w:author="polyd" w:date="2023-06-15T11:18:21Z">
        <w:r>
          <w:rPr>
            <w:rFonts w:hint="default" w:ascii="Times New Roman" w:hAnsi="Times New Roman" w:cs="Times New Roman"/>
            <w:i/>
            <w:spacing w:val="2"/>
            <w:sz w:val="24"/>
            <w:szCs w:val="24"/>
            <w:lang w:val="ru-RU"/>
          </w:rPr>
          <w:t>»</w:t>
        </w:r>
      </w:ins>
      <w:r>
        <w:rPr>
          <w:rFonts w:ascii="Times New Roman" w:hAnsi="Times New Roman" w:cs="Times New Roman"/>
          <w:spacing w:val="2"/>
          <w:sz w:val="24"/>
          <w:szCs w:val="24"/>
        </w:rPr>
        <w:t xml:space="preserve"> являются потомками предковой формы мидий, обитавших в Тихом океане и заселивших Арктику и Атлантику в результате череды естественных и антропогенных инвазий </w:t>
      </w:r>
      <w:r>
        <w:rPr>
          <w:rFonts w:ascii="Times New Roman" w:hAnsi="Times New Roman" w:cs="Times New Roman"/>
          <w:spacing w:val="2"/>
          <w:sz w:val="24"/>
          <w:szCs w:val="24"/>
        </w:rPr>
        <w:fldChar w:fldCharType="begin" w:fldLock="1"/>
      </w:r>
      <w:r>
        <w:rPr>
          <w:rFonts w:ascii="Times New Roman" w:hAnsi="Times New Roman" w:cs="Times New Roman"/>
          <w:spacing w:val="2"/>
          <w:sz w:val="24"/>
          <w:szCs w:val="24"/>
        </w:rPr>
        <w:instrText xml:space="preserve">ADDIN CSL_CITATION {"citationItems":[{"id":"ITEM-1","itemData":{"DOI":"10.1111/j.1365-294X.2004.02379.x","ISSN":"09621083","PMID":"15660932","abstract":"Few marine hybrid zones have been studied extensively, the major exception being the hybrid zone between the mussels Mytilus edulis and Mytilus galloprovincialis in southwestern Europe. Here, we focus on two less studied hybrid zones that also involve Mytilus spp.; Mytilus edulis and Mytilus trossulus are sympatric and hybridize on both western and eastern coasts of the Atlantic Ocean. We review the dynamics of hybridization in these two hybrid zones and evaluate the role of local adaptation for maintaining species boundaries. In Scandinavia, hybridization and gene introgression is so extensive that no individuals with pure M. trossulus genotypes have been found. However, M. trossulus alleles are maintained at high frequencies in the extremely low salinity Baltic Sea for some allozyme genes. A synthesis of reciprocal transplantation experiments between different salinity regimes shows that unlinked Gpi and Pgm alleles change frequency following transplantation, such that posttransplantation allelic composition resembles native populations found in the same salinity. These experiments provide strong evidence for salinity adaptation at Gpi and Pgm (or genes linked to them). In the Canadian Maritimes, pure M. edulis and M. trossulus individuals are abundant, and limited data suggest that M. edulis predominates in low salinity and sheltered conditions, whereas M. trossulus are more abundant on the wave-exposed open coasts. We suggest that these conflicting patterns of species segregation are, in part, caused by local adaptation of Scandinavian M. trossulus to the extremely low salinity Baltic Sea environment.","author":[{"dropping-particle":"","family":"Riginos","given":"C.","non-dropping-particle":"","parse-names":false,"suffix":""},{"dropping-particle":"","family":"Cunningham","given":"C. W.","non-dropping-particle":"","parse-names":false,"suffix":""}],"container-title":"Molecular Ecology","id":"ITEM-1","issue":"2","issued":{"date-parts":[["2005"]]},"page":"381-400","title":"Local adaptation and species segregation in two mussel ( Mytilus edulis × Mytilus trossulus ) hybrid zones","type":"article-journal","volume":"14"},"uris":["http://www.mendeley.com/documents/?uuid=3bd3fca8-3462-4753-b018-a85c0ab41aed"]}],"mendeley":{"formattedCitation":"(Riginos &amp; Cunningham, 2005)","plainTextFormattedCitation":"(Riginos &amp; Cunningham, 2005)","previouslyFormattedCitation":"(Riginos &amp; Cunningham, 2005)"},"properties":{"noteIndex":0},"schema":"https://github.com/citation-style-language/schema/raw/master/csl-citation.json"}</w:instrText>
      </w:r>
      <w:r>
        <w:rPr>
          <w:rFonts w:ascii="Times New Roman" w:hAnsi="Times New Roman" w:cs="Times New Roman"/>
          <w:spacing w:val="2"/>
          <w:sz w:val="24"/>
          <w:szCs w:val="24"/>
        </w:rPr>
        <w:fldChar w:fldCharType="separate"/>
      </w:r>
      <w:r>
        <w:rPr>
          <w:rFonts w:ascii="Times New Roman" w:hAnsi="Times New Roman" w:cs="Times New Roman"/>
          <w:spacing w:val="2"/>
          <w:sz w:val="24"/>
          <w:szCs w:val="24"/>
        </w:rPr>
        <w:t>(Riginos &amp; Cunningham, 2005)</w:t>
      </w:r>
      <w:r>
        <w:rPr>
          <w:rFonts w:ascii="Times New Roman" w:hAnsi="Times New Roman" w:cs="Times New Roman"/>
          <w:spacing w:val="2"/>
          <w:sz w:val="24"/>
          <w:szCs w:val="24"/>
        </w:rPr>
        <w:fldChar w:fldCharType="end"/>
      </w:r>
      <w:r>
        <w:rPr>
          <w:rFonts w:ascii="Times New Roman" w:hAnsi="Times New Roman" w:cs="Times New Roman"/>
          <w:spacing w:val="2"/>
          <w:sz w:val="24"/>
          <w:szCs w:val="24"/>
        </w:rPr>
        <w:t>. На начальных этапах видообразование имело алопатрический характер. Однако, в настоящий момент популяции трех видов широко населяют побережья Сверной Атлантики и Арктики, образуя</w:t>
      </w:r>
      <w:ins w:id="36" w:author="polyd" w:date="2023-06-15T11:19:15Z">
        <w:r>
          <w:rPr>
            <w:rFonts w:hint="default" w:ascii="Times New Roman" w:hAnsi="Times New Roman" w:cs="Times New Roman"/>
            <w:spacing w:val="2"/>
            <w:sz w:val="24"/>
            <w:szCs w:val="24"/>
            <w:lang w:val="ru-RU"/>
          </w:rPr>
          <w:t xml:space="preserve"> </w:t>
        </w:r>
      </w:ins>
      <w:ins w:id="37" w:author="polyd" w:date="2023-06-15T11:19:17Z">
        <w:r>
          <w:rPr>
            <w:rFonts w:hint="default" w:ascii="Times New Roman" w:hAnsi="Times New Roman" w:cs="Times New Roman"/>
            <w:spacing w:val="2"/>
            <w:sz w:val="24"/>
            <w:szCs w:val="24"/>
            <w:lang w:val="ru-RU"/>
          </w:rPr>
          <w:t>си</w:t>
        </w:r>
      </w:ins>
      <w:ins w:id="38" w:author="polyd" w:date="2023-06-15T11:19:18Z">
        <w:r>
          <w:rPr>
            <w:rFonts w:hint="default" w:ascii="Times New Roman" w:hAnsi="Times New Roman" w:cs="Times New Roman"/>
            <w:spacing w:val="2"/>
            <w:sz w:val="24"/>
            <w:szCs w:val="24"/>
            <w:lang w:val="ru-RU"/>
          </w:rPr>
          <w:t>мпатри</w:t>
        </w:r>
      </w:ins>
      <w:ins w:id="39" w:author="polyd" w:date="2023-06-15T11:19:19Z">
        <w:r>
          <w:rPr>
            <w:rFonts w:hint="default" w:ascii="Times New Roman" w:hAnsi="Times New Roman" w:cs="Times New Roman"/>
            <w:spacing w:val="2"/>
            <w:sz w:val="24"/>
            <w:szCs w:val="24"/>
            <w:lang w:val="ru-RU"/>
          </w:rPr>
          <w:t>чес</w:t>
        </w:r>
      </w:ins>
      <w:ins w:id="40" w:author="polyd" w:date="2023-06-15T11:19:20Z">
        <w:r>
          <w:rPr>
            <w:rFonts w:hint="default" w:ascii="Times New Roman" w:hAnsi="Times New Roman" w:cs="Times New Roman"/>
            <w:spacing w:val="2"/>
            <w:sz w:val="24"/>
            <w:szCs w:val="24"/>
            <w:lang w:val="ru-RU"/>
          </w:rPr>
          <w:t xml:space="preserve">кие </w:t>
        </w:r>
      </w:ins>
      <w:ins w:id="41" w:author="polyd" w:date="2023-06-15T11:19:21Z">
        <w:r>
          <w:rPr>
            <w:rFonts w:hint="default" w:ascii="Times New Roman" w:hAnsi="Times New Roman" w:cs="Times New Roman"/>
            <w:spacing w:val="2"/>
            <w:sz w:val="24"/>
            <w:szCs w:val="24"/>
            <w:lang w:val="ru-RU"/>
          </w:rPr>
          <w:t>п</w:t>
        </w:r>
      </w:ins>
      <w:ins w:id="42" w:author="polyd" w:date="2023-06-15T11:19:22Z">
        <w:r>
          <w:rPr>
            <w:rFonts w:hint="default" w:ascii="Times New Roman" w:hAnsi="Times New Roman" w:cs="Times New Roman"/>
            <w:spacing w:val="2"/>
            <w:sz w:val="24"/>
            <w:szCs w:val="24"/>
            <w:lang w:val="ru-RU"/>
          </w:rPr>
          <w:t>опул</w:t>
        </w:r>
      </w:ins>
      <w:ins w:id="43" w:author="polyd" w:date="2023-06-15T11:19:23Z">
        <w:r>
          <w:rPr>
            <w:rFonts w:hint="default" w:ascii="Times New Roman" w:hAnsi="Times New Roman" w:cs="Times New Roman"/>
            <w:spacing w:val="2"/>
            <w:sz w:val="24"/>
            <w:szCs w:val="24"/>
            <w:lang w:val="ru-RU"/>
          </w:rPr>
          <w:t>яции</w:t>
        </w:r>
      </w:ins>
      <w:r>
        <w:rPr>
          <w:rFonts w:ascii="Times New Roman" w:hAnsi="Times New Roman" w:cs="Times New Roman"/>
          <w:spacing w:val="2"/>
          <w:sz w:val="24"/>
          <w:szCs w:val="24"/>
        </w:rPr>
        <w:t xml:space="preserve"> </w:t>
      </w:r>
      <w:r>
        <w:rPr>
          <w:rFonts w:ascii="Times New Roman" w:hAnsi="Times New Roman" w:cs="Times New Roman"/>
          <w:strike/>
          <w:spacing w:val="2"/>
          <w:sz w:val="24"/>
          <w:szCs w:val="24"/>
          <w:rPrChange w:id="44" w:author="polyd" w:date="2023-06-15T11:19:06Z">
            <w:rPr>
              <w:rFonts w:ascii="Times New Roman" w:hAnsi="Times New Roman" w:cs="Times New Roman"/>
              <w:spacing w:val="2"/>
              <w:sz w:val="24"/>
              <w:szCs w:val="24"/>
            </w:rPr>
          </w:rPrChange>
        </w:rPr>
        <w:t>совместные поселения, в которых их взаимодействие описывается как симпатрия</w:t>
      </w:r>
      <w:r>
        <w:rPr>
          <w:rFonts w:ascii="Times New Roman" w:hAnsi="Times New Roman" w:cs="Times New Roman"/>
          <w:spacing w:val="2"/>
          <w:sz w:val="24"/>
          <w:szCs w:val="24"/>
        </w:rPr>
        <w:t xml:space="preserve">. Более того, в местах совместных поселений эти криптичсекие виды </w:t>
      </w:r>
      <w:ins w:id="45" w:author="polyd" w:date="2023-06-15T11:19:44Z">
        <w:r>
          <w:rPr>
            <w:rFonts w:ascii="Times New Roman" w:hAnsi="Times New Roman" w:cs="Times New Roman"/>
            <w:spacing w:val="2"/>
            <w:sz w:val="24"/>
            <w:szCs w:val="24"/>
            <w:lang w:val="ru-RU"/>
          </w:rPr>
          <w:t>в</w:t>
        </w:r>
      </w:ins>
      <w:ins w:id="46" w:author="polyd" w:date="2023-06-15T11:19:45Z">
        <w:r>
          <w:rPr>
            <w:rFonts w:ascii="Times New Roman" w:hAnsi="Times New Roman" w:cs="Times New Roman"/>
            <w:spacing w:val="2"/>
            <w:sz w:val="24"/>
            <w:szCs w:val="24"/>
            <w:lang w:val="ru-RU"/>
          </w:rPr>
          <w:t>ступ</w:t>
        </w:r>
      </w:ins>
      <w:ins w:id="47" w:author="polyd" w:date="2023-06-15T11:19:46Z">
        <w:r>
          <w:rPr>
            <w:rFonts w:ascii="Times New Roman" w:hAnsi="Times New Roman" w:cs="Times New Roman"/>
            <w:spacing w:val="2"/>
            <w:sz w:val="24"/>
            <w:szCs w:val="24"/>
            <w:lang w:val="ru-RU"/>
          </w:rPr>
          <w:t>ают</w:t>
        </w:r>
      </w:ins>
      <w:ins w:id="48" w:author="polyd" w:date="2023-06-15T11:19:47Z">
        <w:r>
          <w:rPr>
            <w:rFonts w:ascii="Times New Roman" w:hAnsi="Times New Roman" w:cs="Times New Roman"/>
            <w:spacing w:val="2"/>
            <w:sz w:val="24"/>
            <w:szCs w:val="24"/>
            <w:lang w:val="ru-RU"/>
          </w:rPr>
          <w:t>в</w:t>
        </w:r>
      </w:ins>
      <w:ins w:id="49" w:author="polyd" w:date="2023-06-15T11:19:47Z">
        <w:r>
          <w:rPr>
            <w:rFonts w:hint="default" w:ascii="Times New Roman" w:hAnsi="Times New Roman" w:cs="Times New Roman"/>
            <w:spacing w:val="2"/>
            <w:sz w:val="24"/>
            <w:szCs w:val="24"/>
            <w:lang w:val="ru-RU"/>
          </w:rPr>
          <w:t xml:space="preserve"> </w:t>
        </w:r>
      </w:ins>
      <w:ins w:id="50" w:author="polyd" w:date="2023-06-15T11:19:48Z">
        <w:r>
          <w:rPr>
            <w:rFonts w:hint="default" w:ascii="Times New Roman" w:hAnsi="Times New Roman" w:cs="Times New Roman"/>
            <w:spacing w:val="2"/>
            <w:sz w:val="24"/>
            <w:szCs w:val="24"/>
            <w:lang w:val="ru-RU"/>
          </w:rPr>
          <w:t xml:space="preserve">в </w:t>
        </w:r>
      </w:ins>
      <w:ins w:id="51" w:author="polyd" w:date="2023-06-15T11:19:50Z">
        <w:r>
          <w:rPr>
            <w:rFonts w:hint="default" w:ascii="Times New Roman" w:hAnsi="Times New Roman" w:cs="Times New Roman"/>
            <w:spacing w:val="2"/>
            <w:sz w:val="24"/>
            <w:szCs w:val="24"/>
            <w:lang w:val="ru-RU"/>
          </w:rPr>
          <w:t>огра</w:t>
        </w:r>
      </w:ins>
      <w:ins w:id="52" w:author="polyd" w:date="2023-06-15T11:19:51Z">
        <w:r>
          <w:rPr>
            <w:rFonts w:hint="default" w:ascii="Times New Roman" w:hAnsi="Times New Roman" w:cs="Times New Roman"/>
            <w:spacing w:val="2"/>
            <w:sz w:val="24"/>
            <w:szCs w:val="24"/>
            <w:lang w:val="ru-RU"/>
          </w:rPr>
          <w:t>ниченн</w:t>
        </w:r>
      </w:ins>
      <w:ins w:id="53" w:author="polyd" w:date="2023-06-15T11:19:52Z">
        <w:r>
          <w:rPr>
            <w:rFonts w:hint="default" w:ascii="Times New Roman" w:hAnsi="Times New Roman" w:cs="Times New Roman"/>
            <w:spacing w:val="2"/>
            <w:sz w:val="24"/>
            <w:szCs w:val="24"/>
            <w:lang w:val="ru-RU"/>
          </w:rPr>
          <w:t xml:space="preserve">ую </w:t>
        </w:r>
      </w:ins>
      <w:del w:id="54" w:author="polyd" w:date="2023-06-15T11:19:54Z">
        <w:r>
          <w:rPr>
            <w:rFonts w:ascii="Times New Roman" w:hAnsi="Times New Roman" w:cs="Times New Roman"/>
            <w:spacing w:val="2"/>
            <w:sz w:val="24"/>
            <w:szCs w:val="24"/>
          </w:rPr>
          <w:delText>активно гибридиз</w:delText>
        </w:r>
      </w:del>
      <w:ins w:id="55" w:author="polyd" w:date="2023-06-15T11:19:54Z">
        <w:r>
          <w:rPr>
            <w:rFonts w:ascii="Times New Roman" w:hAnsi="Times New Roman" w:cs="Times New Roman"/>
            <w:spacing w:val="2"/>
            <w:sz w:val="24"/>
            <w:szCs w:val="24"/>
            <w:lang w:val="ru-RU"/>
          </w:rPr>
          <w:t>ги</w:t>
        </w:r>
      </w:ins>
      <w:ins w:id="56" w:author="polyd" w:date="2023-06-15T11:19:55Z">
        <w:r>
          <w:rPr>
            <w:rFonts w:ascii="Times New Roman" w:hAnsi="Times New Roman" w:cs="Times New Roman"/>
            <w:spacing w:val="2"/>
            <w:sz w:val="24"/>
            <w:szCs w:val="24"/>
            <w:lang w:val="ru-RU"/>
          </w:rPr>
          <w:t>бриди</w:t>
        </w:r>
      </w:ins>
      <w:ins w:id="57" w:author="polyd" w:date="2023-06-15T11:19:56Z">
        <w:r>
          <w:rPr>
            <w:rFonts w:ascii="Times New Roman" w:hAnsi="Times New Roman" w:cs="Times New Roman"/>
            <w:spacing w:val="2"/>
            <w:sz w:val="24"/>
            <w:szCs w:val="24"/>
            <w:lang w:val="ru-RU"/>
          </w:rPr>
          <w:t>заци</w:t>
        </w:r>
      </w:ins>
      <w:ins w:id="58" w:author="polyd" w:date="2023-06-15T11:19:57Z">
        <w:r>
          <w:rPr>
            <w:rFonts w:ascii="Times New Roman" w:hAnsi="Times New Roman" w:cs="Times New Roman"/>
            <w:spacing w:val="2"/>
            <w:sz w:val="24"/>
            <w:szCs w:val="24"/>
            <w:lang w:val="ru-RU"/>
          </w:rPr>
          <w:t>ю</w:t>
        </w:r>
      </w:ins>
      <w:del w:id="59" w:author="polyd" w:date="2023-06-15T11:19:36Z">
        <w:r>
          <w:rPr>
            <w:rFonts w:ascii="Times New Roman" w:hAnsi="Times New Roman" w:cs="Times New Roman"/>
            <w:spacing w:val="2"/>
            <w:sz w:val="24"/>
            <w:szCs w:val="24"/>
          </w:rPr>
          <w:delText>уются</w:delText>
        </w:r>
      </w:del>
      <w:r>
        <w:rPr>
          <w:rFonts w:ascii="Times New Roman" w:hAnsi="Times New Roman" w:cs="Times New Roman"/>
          <w:spacing w:val="2"/>
          <w:sz w:val="24"/>
          <w:szCs w:val="24"/>
        </w:rPr>
        <w:t xml:space="preserve">. Исследователями выделяется несколько гибридных зон в Северной Атлантике и Арктике, которые различаются по степени гибридизации критических видов мидий в них, степени интрогрессии генов, а самое главное – различаются абиотическими и биотическими факторами, которые, вероятно, определяют функционирование и развитие этих гибридных зон. </w:t>
      </w:r>
    </w:p>
    <w:p>
      <w:pPr>
        <w:spacing w:line="360" w:lineRule="auto"/>
        <w:ind w:firstLine="708"/>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Поскольку криптическое биоразнообразие мидий в Северной Атлантике было «переоткрыто» совсем недавно, исследователи в своих попытках понять, как устроено взаимодействие видов в гибридных зонах, сталкиваются с тем, что большинство существующих в литературе данных по физиологии и экологии мидий </w:t>
      </w:r>
      <w:ins w:id="60" w:author="polyd" w:date="2023-06-15T11:20:49Z">
        <w:r>
          <w:rPr>
            <w:rFonts w:ascii="Times New Roman" w:hAnsi="Times New Roman" w:cs="Times New Roman"/>
            <w:spacing w:val="2"/>
            <w:sz w:val="24"/>
            <w:szCs w:val="24"/>
            <w:lang w:val="ru-RU"/>
          </w:rPr>
          <w:t>в</w:t>
        </w:r>
      </w:ins>
      <w:ins w:id="61" w:author="polyd" w:date="2023-06-15T11:20:49Z">
        <w:r>
          <w:rPr>
            <w:rFonts w:hint="default" w:ascii="Times New Roman" w:hAnsi="Times New Roman" w:cs="Times New Roman"/>
            <w:spacing w:val="2"/>
            <w:sz w:val="24"/>
            <w:szCs w:val="24"/>
            <w:lang w:val="ru-RU"/>
          </w:rPr>
          <w:t xml:space="preserve"> </w:t>
        </w:r>
      </w:ins>
      <w:r>
        <w:rPr>
          <w:rFonts w:ascii="Times New Roman" w:hAnsi="Times New Roman" w:cs="Times New Roman"/>
          <w:spacing w:val="2"/>
          <w:sz w:val="24"/>
          <w:szCs w:val="24"/>
        </w:rPr>
        <w:t xml:space="preserve">Северной Атлантике теперь попросту не валидны. Последние тридцать лет исследователями предпринимаются попытки выявить физиологические и экологические различия между криптическими видами мидий, однако такие исследования немногочисленны. Более того, во многих исследованиях, не затрагивающих тему устройства гибридных зон, авторы предпочитают игнорировать генетическую гетерогенность мидий в Северной Атлантике и в своих работах обозначают таксономическую принадлежность материала, как </w:t>
      </w:r>
      <w:r>
        <w:rPr>
          <w:rFonts w:ascii="Times New Roman" w:hAnsi="Times New Roman" w:cs="Times New Roman"/>
          <w:spacing w:val="2"/>
          <w:sz w:val="24"/>
          <w:szCs w:val="24"/>
          <w:lang w:val="en-US"/>
        </w:rPr>
        <w:t>Mytilus</w:t>
      </w:r>
      <w:r>
        <w:rPr>
          <w:rFonts w:ascii="Times New Roman" w:hAnsi="Times New Roman" w:cs="Times New Roman"/>
          <w:spacing w:val="2"/>
          <w:sz w:val="24"/>
          <w:szCs w:val="24"/>
        </w:rPr>
        <w:t xml:space="preserve"> </w:t>
      </w:r>
      <w:r>
        <w:rPr>
          <w:rFonts w:ascii="Times New Roman" w:hAnsi="Times New Roman" w:cs="Times New Roman"/>
          <w:spacing w:val="2"/>
          <w:sz w:val="24"/>
          <w:szCs w:val="24"/>
          <w:lang w:val="en-US"/>
        </w:rPr>
        <w:t>spp</w:t>
      </w:r>
      <w:ins w:id="62" w:author="polyd" w:date="2023-06-15T11:21:29Z">
        <w:r>
          <w:rPr>
            <w:rFonts w:hint="default" w:ascii="Times New Roman" w:hAnsi="Times New Roman" w:cs="Times New Roman"/>
            <w:spacing w:val="2"/>
            <w:sz w:val="24"/>
            <w:szCs w:val="24"/>
            <w:lang w:val="ru-RU"/>
          </w:rPr>
          <w:t>.</w:t>
        </w:r>
      </w:ins>
      <w:r>
        <w:rPr>
          <w:rFonts w:ascii="Times New Roman" w:hAnsi="Times New Roman" w:cs="Times New Roman"/>
          <w:spacing w:val="2"/>
          <w:sz w:val="24"/>
          <w:szCs w:val="24"/>
        </w:rPr>
        <w:t xml:space="preserve"> (в лучшем случае), или </w:t>
      </w:r>
      <w:r>
        <w:rPr>
          <w:rFonts w:ascii="Times New Roman" w:hAnsi="Times New Roman" w:cs="Times New Roman"/>
          <w:spacing w:val="2"/>
          <w:sz w:val="24"/>
          <w:szCs w:val="24"/>
          <w:lang w:val="en-US"/>
        </w:rPr>
        <w:t>Mytilus</w:t>
      </w:r>
      <w:r>
        <w:rPr>
          <w:rFonts w:ascii="Times New Roman" w:hAnsi="Times New Roman" w:cs="Times New Roman"/>
          <w:spacing w:val="2"/>
          <w:sz w:val="24"/>
          <w:szCs w:val="24"/>
        </w:rPr>
        <w:t xml:space="preserve"> </w:t>
      </w:r>
      <w:r>
        <w:rPr>
          <w:rFonts w:ascii="Times New Roman" w:hAnsi="Times New Roman" w:cs="Times New Roman"/>
          <w:spacing w:val="2"/>
          <w:sz w:val="24"/>
          <w:szCs w:val="24"/>
          <w:lang w:val="en-US"/>
        </w:rPr>
        <w:t>edulis</w:t>
      </w:r>
      <w:r>
        <w:rPr>
          <w:rFonts w:ascii="Times New Roman" w:hAnsi="Times New Roman" w:cs="Times New Roman"/>
          <w:spacing w:val="2"/>
          <w:sz w:val="24"/>
          <w:szCs w:val="24"/>
        </w:rPr>
        <w:t xml:space="preserve"> (в худшем случае)</w:t>
      </w:r>
      <w:ins w:id="63" w:author="polyd" w:date="2023-06-15T11:21:36Z">
        <w:r>
          <w:rPr>
            <w:rFonts w:hint="default" w:ascii="Times New Roman" w:hAnsi="Times New Roman" w:cs="Times New Roman"/>
            <w:spacing w:val="2"/>
            <w:sz w:val="24"/>
            <w:szCs w:val="24"/>
            <w:lang w:val="ru-RU"/>
          </w:rPr>
          <w:t xml:space="preserve"> (</w:t>
        </w:r>
      </w:ins>
      <w:ins w:id="64" w:author="polyd" w:date="2023-06-15T11:21:38Z">
        <w:r>
          <w:rPr>
            <w:rFonts w:hint="default" w:ascii="Times New Roman" w:hAnsi="Times New Roman" w:cs="Times New Roman"/>
            <w:spacing w:val="2"/>
            <w:sz w:val="24"/>
            <w:szCs w:val="24"/>
            <w:lang w:val="ru-RU"/>
          </w:rPr>
          <w:t>С</w:t>
        </w:r>
      </w:ins>
      <w:ins w:id="65" w:author="polyd" w:date="2023-06-15T11:21:39Z">
        <w:r>
          <w:rPr>
            <w:rFonts w:hint="default" w:ascii="Times New Roman" w:hAnsi="Times New Roman" w:cs="Times New Roman"/>
            <w:spacing w:val="2"/>
            <w:sz w:val="24"/>
            <w:szCs w:val="24"/>
            <w:lang w:val="ru-RU"/>
          </w:rPr>
          <w:t>сы</w:t>
        </w:r>
      </w:ins>
      <w:ins w:id="66" w:author="polyd" w:date="2023-06-15T11:21:40Z">
        <w:r>
          <w:rPr>
            <w:rFonts w:hint="default" w:ascii="Times New Roman" w:hAnsi="Times New Roman" w:cs="Times New Roman"/>
            <w:spacing w:val="2"/>
            <w:sz w:val="24"/>
            <w:szCs w:val="24"/>
            <w:lang w:val="ru-RU"/>
          </w:rPr>
          <w:t>лки</w:t>
        </w:r>
      </w:ins>
      <w:ins w:id="67" w:author="polyd" w:date="2023-06-15T11:21:41Z">
        <w:r>
          <w:rPr>
            <w:rFonts w:hint="default" w:ascii="Times New Roman" w:hAnsi="Times New Roman" w:cs="Times New Roman"/>
            <w:spacing w:val="2"/>
            <w:sz w:val="24"/>
            <w:szCs w:val="24"/>
            <w:lang w:val="ru-RU"/>
          </w:rPr>
          <w:t xml:space="preserve"> </w:t>
        </w:r>
      </w:ins>
      <w:ins w:id="68" w:author="polyd" w:date="2023-06-15T11:21:43Z">
        <w:r>
          <w:rPr>
            <w:rFonts w:hint="default" w:ascii="Times New Roman" w:hAnsi="Times New Roman" w:cs="Times New Roman"/>
            <w:spacing w:val="2"/>
            <w:sz w:val="24"/>
            <w:szCs w:val="24"/>
            <w:lang w:val="ru-RU"/>
          </w:rPr>
          <w:t>++++</w:t>
        </w:r>
      </w:ins>
      <w:ins w:id="69" w:author="polyd" w:date="2023-06-15T11:21:44Z">
        <w:r>
          <w:rPr>
            <w:rFonts w:hint="default" w:ascii="Times New Roman" w:hAnsi="Times New Roman" w:cs="Times New Roman"/>
            <w:spacing w:val="2"/>
            <w:sz w:val="24"/>
            <w:szCs w:val="24"/>
            <w:lang w:val="ru-RU"/>
          </w:rPr>
          <w:t>+</w:t>
        </w:r>
      </w:ins>
      <w:ins w:id="70" w:author="polyd" w:date="2023-06-15T11:21:47Z">
        <w:r>
          <w:rPr>
            <w:rFonts w:hint="default" w:ascii="Times New Roman" w:hAnsi="Times New Roman" w:cs="Times New Roman"/>
            <w:spacing w:val="2"/>
            <w:sz w:val="24"/>
            <w:szCs w:val="24"/>
            <w:lang w:val="en-US"/>
          </w:rPr>
          <w:t xml:space="preserve"> </w:t>
        </w:r>
      </w:ins>
      <w:ins w:id="71" w:author="polyd" w:date="2023-06-15T11:21:48Z">
        <w:r>
          <w:rPr>
            <w:rFonts w:hint="default" w:ascii="Times New Roman" w:hAnsi="Times New Roman" w:cs="Times New Roman"/>
            <w:spacing w:val="2"/>
            <w:sz w:val="24"/>
            <w:szCs w:val="24"/>
            <w:lang w:val="en-US"/>
          </w:rPr>
          <w:t>K</w:t>
        </w:r>
      </w:ins>
      <w:ins w:id="72" w:author="polyd" w:date="2023-06-15T11:21:49Z">
        <w:r>
          <w:rPr>
            <w:rFonts w:hint="default" w:ascii="Times New Roman" w:hAnsi="Times New Roman" w:cs="Times New Roman"/>
            <w:spacing w:val="2"/>
            <w:sz w:val="24"/>
            <w:szCs w:val="24"/>
            <w:lang w:val="en-US"/>
          </w:rPr>
          <w:t>ha</w:t>
        </w:r>
      </w:ins>
      <w:ins w:id="73" w:author="polyd" w:date="2023-06-15T11:21:50Z">
        <w:r>
          <w:rPr>
            <w:rFonts w:hint="default" w:ascii="Times New Roman" w:hAnsi="Times New Roman" w:cs="Times New Roman"/>
            <w:spacing w:val="2"/>
            <w:sz w:val="24"/>
            <w:szCs w:val="24"/>
            <w:lang w:val="en-US"/>
          </w:rPr>
          <w:t>la</w:t>
        </w:r>
      </w:ins>
      <w:ins w:id="74" w:author="polyd" w:date="2023-06-15T11:21:51Z">
        <w:r>
          <w:rPr>
            <w:rFonts w:hint="default" w:ascii="Times New Roman" w:hAnsi="Times New Roman" w:cs="Times New Roman"/>
            <w:spacing w:val="2"/>
            <w:sz w:val="24"/>
            <w:szCs w:val="24"/>
            <w:lang w:val="en-US"/>
          </w:rPr>
          <w:t>man</w:t>
        </w:r>
      </w:ins>
      <w:ins w:id="75" w:author="polyd" w:date="2023-06-15T11:21:55Z">
        <w:r>
          <w:rPr>
            <w:rFonts w:hint="default" w:ascii="Times New Roman" w:hAnsi="Times New Roman" w:cs="Times New Roman"/>
            <w:spacing w:val="2"/>
            <w:sz w:val="24"/>
            <w:szCs w:val="24"/>
            <w:lang w:val="en-US"/>
          </w:rPr>
          <w:t xml:space="preserve"> </w:t>
        </w:r>
      </w:ins>
      <w:ins w:id="76" w:author="polyd" w:date="2023-06-15T11:21:56Z">
        <w:r>
          <w:rPr>
            <w:rFonts w:hint="default" w:ascii="Times New Roman" w:hAnsi="Times New Roman" w:cs="Times New Roman"/>
            <w:spacing w:val="2"/>
            <w:sz w:val="24"/>
            <w:szCs w:val="24"/>
            <w:lang w:val="en-US"/>
          </w:rPr>
          <w:t xml:space="preserve">et </w:t>
        </w:r>
      </w:ins>
      <w:ins w:id="77" w:author="polyd" w:date="2023-06-15T11:21:57Z">
        <w:r>
          <w:rPr>
            <w:rFonts w:hint="default" w:ascii="Times New Roman" w:hAnsi="Times New Roman" w:cs="Times New Roman"/>
            <w:spacing w:val="2"/>
            <w:sz w:val="24"/>
            <w:szCs w:val="24"/>
            <w:lang w:val="en-US"/>
          </w:rPr>
          <w:t>al</w:t>
        </w:r>
      </w:ins>
      <w:r>
        <w:rPr>
          <w:rFonts w:ascii="Times New Roman" w:hAnsi="Times New Roman" w:cs="Times New Roman"/>
          <w:spacing w:val="2"/>
          <w:sz w:val="24"/>
          <w:szCs w:val="24"/>
        </w:rPr>
        <w:t>.</w:t>
      </w:r>
      <w:ins w:id="78" w:author="polyd" w:date="2023-06-15T11:22:00Z">
        <w:r>
          <w:rPr>
            <w:rFonts w:hint="default" w:ascii="Times New Roman" w:hAnsi="Times New Roman" w:cs="Times New Roman"/>
            <w:spacing w:val="2"/>
            <w:sz w:val="24"/>
            <w:szCs w:val="24"/>
            <w:lang w:val="en-US"/>
          </w:rPr>
          <w:t xml:space="preserve"> </w:t>
        </w:r>
      </w:ins>
      <w:ins w:id="79" w:author="polyd" w:date="2023-06-15T11:22:01Z">
        <w:r>
          <w:rPr>
            <w:rFonts w:hint="default" w:ascii="Times New Roman" w:hAnsi="Times New Roman" w:cs="Times New Roman"/>
            <w:spacing w:val="2"/>
            <w:sz w:val="24"/>
            <w:szCs w:val="24"/>
            <w:lang w:val="en-US"/>
          </w:rPr>
          <w:t>+++</w:t>
        </w:r>
      </w:ins>
      <w:ins w:id="80" w:author="polyd" w:date="2023-06-15T11:22:09Z">
        <w:r>
          <w:rPr>
            <w:rFonts w:hint="default" w:ascii="Times New Roman" w:hAnsi="Times New Roman" w:cs="Times New Roman"/>
            <w:spacing w:val="2"/>
            <w:sz w:val="24"/>
            <w:szCs w:val="24"/>
            <w:lang w:val="en-US"/>
          </w:rPr>
          <w:t xml:space="preserve"> </w:t>
        </w:r>
      </w:ins>
      <w:ins w:id="81" w:author="polyd" w:date="2023-06-15T11:22:13Z">
        <w:r>
          <w:rPr>
            <w:rFonts w:hint="default" w:ascii="Times New Roman" w:hAnsi="Times New Roman" w:cs="Times New Roman"/>
            <w:spacing w:val="2"/>
            <w:sz w:val="24"/>
            <w:szCs w:val="24"/>
            <w:lang w:val="ru-RU"/>
          </w:rPr>
          <w:t>др</w:t>
        </w:r>
      </w:ins>
      <w:ins w:id="82" w:author="polyd" w:date="2023-06-15T11:22:14Z">
        <w:r>
          <w:rPr>
            <w:rFonts w:hint="default" w:ascii="Times New Roman" w:hAnsi="Times New Roman" w:cs="Times New Roman"/>
            <w:spacing w:val="2"/>
            <w:sz w:val="24"/>
            <w:szCs w:val="24"/>
            <w:lang w:val="ru-RU"/>
          </w:rPr>
          <w:t>.)</w:t>
        </w:r>
      </w:ins>
      <w:ins w:id="83" w:author="polyd" w:date="2023-06-15T11:22:15Z">
        <w:r>
          <w:rPr>
            <w:rFonts w:hint="default" w:ascii="Times New Roman" w:hAnsi="Times New Roman" w:cs="Times New Roman"/>
            <w:spacing w:val="2"/>
            <w:sz w:val="24"/>
            <w:szCs w:val="24"/>
            <w:lang w:val="ru-RU"/>
          </w:rPr>
          <w:t>.</w:t>
        </w:r>
      </w:ins>
      <w:r>
        <w:rPr>
          <w:rFonts w:ascii="Times New Roman" w:hAnsi="Times New Roman" w:cs="Times New Roman"/>
          <w:spacing w:val="2"/>
          <w:sz w:val="24"/>
          <w:szCs w:val="24"/>
        </w:rPr>
        <w:t xml:space="preserve"> </w:t>
      </w:r>
    </w:p>
    <w:p>
      <w:pPr>
        <w:spacing w:line="360" w:lineRule="auto"/>
        <w:ind w:firstLine="708"/>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Кроме того, те немногие исследования, ставящие своей целью понимание различий в экофизиологии криптических видов мидий, ограничиваются просто сравнением толерантных диапазонов видов к тем или иным биотичсеким и абиотическим факторам, и, к сожалению, абсолютно игнорируют вероятные конкурентные отношения мидий разных видов в совместных поселениях. Речь идет не только о приобретении конкурентного преимущества в результате наличия различий в адаптации к абиотичсеким факторам, но и о влиянии самого фактора совместного поселения, и о том, как криптичсекие виды в совместном поселении влияют непосредственно друг на друга. Насколько нам известно, исследований, которые бы освещали конкурентные процессы в совместных поселениях видов комплекса </w:t>
      </w:r>
      <w:r>
        <w:rPr>
          <w:rFonts w:ascii="Times New Roman" w:hAnsi="Times New Roman" w:cs="Times New Roman"/>
          <w:i/>
          <w:spacing w:val="2"/>
          <w:sz w:val="24"/>
          <w:szCs w:val="24"/>
          <w:lang w:val="en-US"/>
        </w:rPr>
        <w:t>Mytilus</w:t>
      </w:r>
      <w:r>
        <w:rPr>
          <w:rFonts w:ascii="Times New Roman" w:hAnsi="Times New Roman" w:cs="Times New Roman"/>
          <w:i/>
          <w:spacing w:val="2"/>
          <w:sz w:val="24"/>
          <w:szCs w:val="24"/>
        </w:rPr>
        <w:t xml:space="preserve"> </w:t>
      </w:r>
      <w:r>
        <w:rPr>
          <w:rFonts w:ascii="Times New Roman" w:hAnsi="Times New Roman" w:cs="Times New Roman"/>
          <w:i/>
          <w:spacing w:val="2"/>
          <w:sz w:val="24"/>
          <w:szCs w:val="24"/>
          <w:lang w:val="en-US"/>
        </w:rPr>
        <w:t>edulis</w:t>
      </w:r>
      <w:r>
        <w:rPr>
          <w:rFonts w:ascii="Times New Roman" w:hAnsi="Times New Roman" w:cs="Times New Roman"/>
          <w:spacing w:val="2"/>
          <w:sz w:val="24"/>
          <w:szCs w:val="24"/>
        </w:rPr>
        <w:t xml:space="preserve"> – вообще нет в литературе</w:t>
      </w:r>
      <w:ins w:id="84" w:author="polyd" w:date="2023-06-15T11:23:04Z">
        <w:r>
          <w:rPr>
            <w:rFonts w:hint="default" w:ascii="Times New Roman" w:hAnsi="Times New Roman" w:cs="Times New Roman"/>
            <w:spacing w:val="2"/>
            <w:sz w:val="24"/>
            <w:szCs w:val="24"/>
            <w:lang w:val="ru-RU"/>
          </w:rPr>
          <w:t xml:space="preserve"> </w:t>
        </w:r>
      </w:ins>
      <w:ins w:id="85" w:author="polyd" w:date="2023-06-15T11:23:05Z">
        <w:r>
          <w:rPr>
            <w:rFonts w:hint="default" w:ascii="Times New Roman" w:hAnsi="Times New Roman" w:cs="Times New Roman"/>
            <w:spacing w:val="2"/>
            <w:sz w:val="24"/>
            <w:szCs w:val="24"/>
            <w:lang w:val="ru-RU"/>
          </w:rPr>
          <w:t>(</w:t>
        </w:r>
      </w:ins>
      <w:ins w:id="86" w:author="polyd" w:date="2023-06-15T11:23:06Z">
        <w:r>
          <w:rPr>
            <w:rFonts w:hint="default" w:ascii="Times New Roman" w:hAnsi="Times New Roman" w:cs="Times New Roman"/>
            <w:spacing w:val="2"/>
            <w:sz w:val="24"/>
            <w:szCs w:val="24"/>
            <w:highlight w:val="yellow"/>
            <w:lang w:val="ru-RU"/>
            <w:rPrChange w:id="87" w:author="polyd" w:date="2023-06-15T11:24:43Z">
              <w:rPr>
                <w:rFonts w:hint="default" w:ascii="Times New Roman" w:hAnsi="Times New Roman" w:cs="Times New Roman"/>
                <w:spacing w:val="2"/>
                <w:sz w:val="24"/>
                <w:szCs w:val="24"/>
                <w:lang w:val="ru-RU"/>
              </w:rPr>
            </w:rPrChange>
          </w:rPr>
          <w:t>Это н</w:t>
        </w:r>
      </w:ins>
      <w:ins w:id="89" w:author="polyd" w:date="2023-06-15T11:23:07Z">
        <w:r>
          <w:rPr>
            <w:rFonts w:hint="default" w:ascii="Times New Roman" w:hAnsi="Times New Roman" w:cs="Times New Roman"/>
            <w:spacing w:val="2"/>
            <w:sz w:val="24"/>
            <w:szCs w:val="24"/>
            <w:highlight w:val="yellow"/>
            <w:lang w:val="ru-RU"/>
            <w:rPrChange w:id="90" w:author="polyd" w:date="2023-06-15T11:24:43Z">
              <w:rPr>
                <w:rFonts w:hint="default" w:ascii="Times New Roman" w:hAnsi="Times New Roman" w:cs="Times New Roman"/>
                <w:spacing w:val="2"/>
                <w:sz w:val="24"/>
                <w:szCs w:val="24"/>
                <w:lang w:val="ru-RU"/>
              </w:rPr>
            </w:rPrChange>
          </w:rPr>
          <w:t>е та</w:t>
        </w:r>
      </w:ins>
      <w:ins w:id="92" w:author="polyd" w:date="2023-06-15T11:23:08Z">
        <w:r>
          <w:rPr>
            <w:rFonts w:hint="default" w:ascii="Times New Roman" w:hAnsi="Times New Roman" w:cs="Times New Roman"/>
            <w:spacing w:val="2"/>
            <w:sz w:val="24"/>
            <w:szCs w:val="24"/>
            <w:highlight w:val="yellow"/>
            <w:lang w:val="ru-RU"/>
            <w:rPrChange w:id="93" w:author="polyd" w:date="2023-06-15T11:24:43Z">
              <w:rPr>
                <w:rFonts w:hint="default" w:ascii="Times New Roman" w:hAnsi="Times New Roman" w:cs="Times New Roman"/>
                <w:spacing w:val="2"/>
                <w:sz w:val="24"/>
                <w:szCs w:val="24"/>
                <w:lang w:val="ru-RU"/>
              </w:rPr>
            </w:rPrChange>
          </w:rPr>
          <w:t xml:space="preserve">к! </w:t>
        </w:r>
      </w:ins>
      <w:ins w:id="95" w:author="polyd" w:date="2023-06-15T11:23:09Z">
        <w:r>
          <w:rPr>
            <w:rFonts w:hint="default" w:ascii="Times New Roman" w:hAnsi="Times New Roman" w:cs="Times New Roman"/>
            <w:spacing w:val="2"/>
            <w:sz w:val="24"/>
            <w:szCs w:val="24"/>
            <w:highlight w:val="yellow"/>
            <w:lang w:val="ru-RU"/>
            <w:rPrChange w:id="96" w:author="polyd" w:date="2023-06-15T11:24:43Z">
              <w:rPr>
                <w:rFonts w:hint="default" w:ascii="Times New Roman" w:hAnsi="Times New Roman" w:cs="Times New Roman"/>
                <w:spacing w:val="2"/>
                <w:sz w:val="24"/>
                <w:szCs w:val="24"/>
                <w:lang w:val="ru-RU"/>
              </w:rPr>
            </w:rPrChange>
          </w:rPr>
          <w:t>Есть</w:t>
        </w:r>
      </w:ins>
      <w:ins w:id="98" w:author="polyd" w:date="2023-06-15T11:23:10Z">
        <w:r>
          <w:rPr>
            <w:rFonts w:hint="default" w:ascii="Times New Roman" w:hAnsi="Times New Roman" w:cs="Times New Roman"/>
            <w:spacing w:val="2"/>
            <w:sz w:val="24"/>
            <w:szCs w:val="24"/>
            <w:highlight w:val="yellow"/>
            <w:lang w:val="ru-RU"/>
            <w:rPrChange w:id="99" w:author="polyd" w:date="2023-06-15T11:24:43Z">
              <w:rPr>
                <w:rFonts w:hint="default" w:ascii="Times New Roman" w:hAnsi="Times New Roman" w:cs="Times New Roman"/>
                <w:spacing w:val="2"/>
                <w:sz w:val="24"/>
                <w:szCs w:val="24"/>
                <w:lang w:val="ru-RU"/>
              </w:rPr>
            </w:rPrChange>
          </w:rPr>
          <w:t xml:space="preserve"> </w:t>
        </w:r>
      </w:ins>
      <w:ins w:id="101" w:author="polyd" w:date="2023-06-15T11:23:12Z">
        <w:r>
          <w:rPr>
            <w:rFonts w:hint="default" w:ascii="Times New Roman" w:hAnsi="Times New Roman" w:cs="Times New Roman"/>
            <w:spacing w:val="2"/>
            <w:sz w:val="24"/>
            <w:szCs w:val="24"/>
            <w:highlight w:val="yellow"/>
            <w:lang w:val="ru-RU"/>
            <w:rPrChange w:id="102" w:author="polyd" w:date="2023-06-15T11:24:43Z">
              <w:rPr>
                <w:rFonts w:hint="default" w:ascii="Times New Roman" w:hAnsi="Times New Roman" w:cs="Times New Roman"/>
                <w:spacing w:val="2"/>
                <w:sz w:val="24"/>
                <w:szCs w:val="24"/>
                <w:lang w:val="ru-RU"/>
              </w:rPr>
            </w:rPrChange>
          </w:rPr>
          <w:t>же</w:t>
        </w:r>
      </w:ins>
      <w:ins w:id="104" w:author="polyd" w:date="2023-06-15T11:23:13Z">
        <w:r>
          <w:rPr>
            <w:rFonts w:hint="default" w:ascii="Times New Roman" w:hAnsi="Times New Roman" w:cs="Times New Roman"/>
            <w:spacing w:val="2"/>
            <w:sz w:val="24"/>
            <w:szCs w:val="24"/>
            <w:highlight w:val="yellow"/>
            <w:lang w:val="ru-RU"/>
            <w:rPrChange w:id="105" w:author="polyd" w:date="2023-06-15T11:24:43Z">
              <w:rPr>
                <w:rFonts w:hint="default" w:ascii="Times New Roman" w:hAnsi="Times New Roman" w:cs="Times New Roman"/>
                <w:spacing w:val="2"/>
                <w:sz w:val="24"/>
                <w:szCs w:val="24"/>
                <w:lang w:val="ru-RU"/>
              </w:rPr>
            </w:rPrChange>
          </w:rPr>
          <w:t xml:space="preserve"> д</w:t>
        </w:r>
      </w:ins>
      <w:ins w:id="107" w:author="polyd" w:date="2023-06-15T11:23:14Z">
        <w:r>
          <w:rPr>
            <w:rFonts w:hint="default" w:ascii="Times New Roman" w:hAnsi="Times New Roman" w:cs="Times New Roman"/>
            <w:spacing w:val="2"/>
            <w:sz w:val="24"/>
            <w:szCs w:val="24"/>
            <w:highlight w:val="yellow"/>
            <w:lang w:val="ru-RU"/>
            <w:rPrChange w:id="108" w:author="polyd" w:date="2023-06-15T11:24:43Z">
              <w:rPr>
                <w:rFonts w:hint="default" w:ascii="Times New Roman" w:hAnsi="Times New Roman" w:cs="Times New Roman"/>
                <w:spacing w:val="2"/>
                <w:sz w:val="24"/>
                <w:szCs w:val="24"/>
                <w:lang w:val="ru-RU"/>
              </w:rPr>
            </w:rPrChange>
          </w:rPr>
          <w:t>о</w:t>
        </w:r>
      </w:ins>
      <w:ins w:id="110" w:author="polyd" w:date="2023-06-15T11:23:19Z">
        <w:r>
          <w:rPr>
            <w:rFonts w:hint="default" w:ascii="Times New Roman" w:hAnsi="Times New Roman" w:cs="Times New Roman"/>
            <w:spacing w:val="2"/>
            <w:sz w:val="24"/>
            <w:szCs w:val="24"/>
            <w:highlight w:val="yellow"/>
            <w:lang w:val="ru-RU"/>
            <w:rPrChange w:id="111" w:author="polyd" w:date="2023-06-15T11:24:43Z">
              <w:rPr>
                <w:rFonts w:hint="default" w:ascii="Times New Roman" w:hAnsi="Times New Roman" w:cs="Times New Roman"/>
                <w:spacing w:val="2"/>
                <w:sz w:val="24"/>
                <w:szCs w:val="24"/>
                <w:lang w:val="ru-RU"/>
              </w:rPr>
            </w:rPrChange>
          </w:rPr>
          <w:t xml:space="preserve"> </w:t>
        </w:r>
      </w:ins>
      <w:ins w:id="113" w:author="polyd" w:date="2023-06-15T11:23:14Z">
        <w:r>
          <w:rPr>
            <w:rFonts w:hint="default" w:ascii="Times New Roman" w:hAnsi="Times New Roman" w:cs="Times New Roman"/>
            <w:spacing w:val="2"/>
            <w:sz w:val="24"/>
            <w:szCs w:val="24"/>
            <w:highlight w:val="yellow"/>
            <w:lang w:val="ru-RU"/>
            <w:rPrChange w:id="114" w:author="polyd" w:date="2023-06-15T11:24:43Z">
              <w:rPr>
                <w:rFonts w:hint="default" w:ascii="Times New Roman" w:hAnsi="Times New Roman" w:cs="Times New Roman"/>
                <w:spacing w:val="2"/>
                <w:sz w:val="24"/>
                <w:szCs w:val="24"/>
                <w:lang w:val="ru-RU"/>
              </w:rPr>
            </w:rPrChange>
          </w:rPr>
          <w:t>ф</w:t>
        </w:r>
      </w:ins>
      <w:ins w:id="116" w:author="polyd" w:date="2023-06-15T11:23:21Z">
        <w:r>
          <w:rPr>
            <w:rFonts w:hint="default" w:ascii="Times New Roman" w:hAnsi="Times New Roman" w:cs="Times New Roman"/>
            <w:spacing w:val="2"/>
            <w:sz w:val="24"/>
            <w:szCs w:val="24"/>
            <w:highlight w:val="yellow"/>
            <w:lang w:val="ru-RU"/>
            <w:rPrChange w:id="117" w:author="polyd" w:date="2023-06-15T11:24:43Z">
              <w:rPr>
                <w:rFonts w:hint="default" w:ascii="Times New Roman" w:hAnsi="Times New Roman" w:cs="Times New Roman"/>
                <w:spacing w:val="2"/>
                <w:sz w:val="24"/>
                <w:szCs w:val="24"/>
                <w:lang w:val="ru-RU"/>
              </w:rPr>
            </w:rPrChange>
          </w:rPr>
          <w:t>и</w:t>
        </w:r>
      </w:ins>
      <w:ins w:id="119" w:author="polyd" w:date="2023-06-15T11:23:16Z">
        <w:r>
          <w:rPr>
            <w:rFonts w:hint="default" w:ascii="Times New Roman" w:hAnsi="Times New Roman" w:cs="Times New Roman"/>
            <w:spacing w:val="2"/>
            <w:sz w:val="24"/>
            <w:szCs w:val="24"/>
            <w:highlight w:val="yellow"/>
            <w:lang w:val="ru-RU"/>
            <w:rPrChange w:id="120" w:author="polyd" w:date="2023-06-15T11:24:43Z">
              <w:rPr>
                <w:rFonts w:hint="default" w:ascii="Times New Roman" w:hAnsi="Times New Roman" w:cs="Times New Roman"/>
                <w:spacing w:val="2"/>
                <w:sz w:val="24"/>
                <w:szCs w:val="24"/>
                <w:lang w:val="ru-RU"/>
              </w:rPr>
            </w:rPrChange>
          </w:rPr>
          <w:t>га</w:t>
        </w:r>
      </w:ins>
      <w:ins w:id="122" w:author="polyd" w:date="2023-06-15T11:23:22Z">
        <w:r>
          <w:rPr>
            <w:rFonts w:hint="default" w:ascii="Times New Roman" w:hAnsi="Times New Roman" w:cs="Times New Roman"/>
            <w:spacing w:val="2"/>
            <w:sz w:val="24"/>
            <w:szCs w:val="24"/>
            <w:highlight w:val="yellow"/>
            <w:lang w:val="ru-RU"/>
            <w:rPrChange w:id="123" w:author="polyd" w:date="2023-06-15T11:24:43Z">
              <w:rPr>
                <w:rFonts w:hint="default" w:ascii="Times New Roman" w:hAnsi="Times New Roman" w:cs="Times New Roman"/>
                <w:spacing w:val="2"/>
                <w:sz w:val="24"/>
                <w:szCs w:val="24"/>
                <w:lang w:val="ru-RU"/>
              </w:rPr>
            </w:rPrChange>
          </w:rPr>
          <w:t xml:space="preserve"> иссл</w:t>
        </w:r>
      </w:ins>
      <w:ins w:id="125" w:author="polyd" w:date="2023-06-15T11:23:23Z">
        <w:r>
          <w:rPr>
            <w:rFonts w:hint="default" w:ascii="Times New Roman" w:hAnsi="Times New Roman" w:cs="Times New Roman"/>
            <w:spacing w:val="2"/>
            <w:sz w:val="24"/>
            <w:szCs w:val="24"/>
            <w:highlight w:val="yellow"/>
            <w:lang w:val="ru-RU"/>
            <w:rPrChange w:id="126" w:author="polyd" w:date="2023-06-15T11:24:43Z">
              <w:rPr>
                <w:rFonts w:hint="default" w:ascii="Times New Roman" w:hAnsi="Times New Roman" w:cs="Times New Roman"/>
                <w:spacing w:val="2"/>
                <w:sz w:val="24"/>
                <w:szCs w:val="24"/>
                <w:lang w:val="ru-RU"/>
              </w:rPr>
            </w:rPrChange>
          </w:rPr>
          <w:t>дова</w:t>
        </w:r>
      </w:ins>
      <w:ins w:id="128" w:author="polyd" w:date="2023-06-15T11:23:24Z">
        <w:r>
          <w:rPr>
            <w:rFonts w:hint="default" w:ascii="Times New Roman" w:hAnsi="Times New Roman" w:cs="Times New Roman"/>
            <w:spacing w:val="2"/>
            <w:sz w:val="24"/>
            <w:szCs w:val="24"/>
            <w:highlight w:val="yellow"/>
            <w:lang w:val="ru-RU"/>
            <w:rPrChange w:id="129" w:author="polyd" w:date="2023-06-15T11:24:43Z">
              <w:rPr>
                <w:rFonts w:hint="default" w:ascii="Times New Roman" w:hAnsi="Times New Roman" w:cs="Times New Roman"/>
                <w:spacing w:val="2"/>
                <w:sz w:val="24"/>
                <w:szCs w:val="24"/>
                <w:lang w:val="ru-RU"/>
              </w:rPr>
            </w:rPrChange>
          </w:rPr>
          <w:t xml:space="preserve">ний </w:t>
        </w:r>
      </w:ins>
      <w:ins w:id="131" w:author="polyd" w:date="2023-06-15T11:23:25Z">
        <w:r>
          <w:rPr>
            <w:rFonts w:hint="default" w:ascii="Times New Roman" w:hAnsi="Times New Roman" w:cs="Times New Roman"/>
            <w:spacing w:val="2"/>
            <w:sz w:val="24"/>
            <w:szCs w:val="24"/>
            <w:highlight w:val="yellow"/>
            <w:lang w:val="ru-RU"/>
            <w:rPrChange w:id="132" w:author="polyd" w:date="2023-06-15T11:24:43Z">
              <w:rPr>
                <w:rFonts w:hint="default" w:ascii="Times New Roman" w:hAnsi="Times New Roman" w:cs="Times New Roman"/>
                <w:spacing w:val="2"/>
                <w:sz w:val="24"/>
                <w:szCs w:val="24"/>
                <w:lang w:val="ru-RU"/>
              </w:rPr>
            </w:rPrChange>
          </w:rPr>
          <w:t>гд</w:t>
        </w:r>
      </w:ins>
      <w:ins w:id="134" w:author="polyd" w:date="2023-06-15T11:23:26Z">
        <w:r>
          <w:rPr>
            <w:rFonts w:hint="default" w:ascii="Times New Roman" w:hAnsi="Times New Roman" w:cs="Times New Roman"/>
            <w:spacing w:val="2"/>
            <w:sz w:val="24"/>
            <w:szCs w:val="24"/>
            <w:highlight w:val="yellow"/>
            <w:lang w:val="ru-RU"/>
            <w:rPrChange w:id="135" w:author="polyd" w:date="2023-06-15T11:24:43Z">
              <w:rPr>
                <w:rFonts w:hint="default" w:ascii="Times New Roman" w:hAnsi="Times New Roman" w:cs="Times New Roman"/>
                <w:spacing w:val="2"/>
                <w:sz w:val="24"/>
                <w:szCs w:val="24"/>
                <w:lang w:val="ru-RU"/>
              </w:rPr>
            </w:rPrChange>
          </w:rPr>
          <w:t xml:space="preserve">е </w:t>
        </w:r>
      </w:ins>
      <w:ins w:id="137" w:author="polyd" w:date="2023-06-15T11:23:28Z">
        <w:r>
          <w:rPr>
            <w:rFonts w:hint="default" w:ascii="Times New Roman" w:hAnsi="Times New Roman" w:cs="Times New Roman"/>
            <w:spacing w:val="2"/>
            <w:sz w:val="24"/>
            <w:szCs w:val="24"/>
            <w:highlight w:val="yellow"/>
            <w:lang w:val="ru-RU"/>
            <w:rPrChange w:id="138" w:author="polyd" w:date="2023-06-15T11:24:43Z">
              <w:rPr>
                <w:rFonts w:hint="default" w:ascii="Times New Roman" w:hAnsi="Times New Roman" w:cs="Times New Roman"/>
                <w:spacing w:val="2"/>
                <w:sz w:val="24"/>
                <w:szCs w:val="24"/>
                <w:lang w:val="ru-RU"/>
              </w:rPr>
            </w:rPrChange>
          </w:rPr>
          <w:t>расс</w:t>
        </w:r>
      </w:ins>
      <w:ins w:id="140" w:author="polyd" w:date="2023-06-15T11:23:29Z">
        <w:r>
          <w:rPr>
            <w:rFonts w:hint="default" w:ascii="Times New Roman" w:hAnsi="Times New Roman" w:cs="Times New Roman"/>
            <w:spacing w:val="2"/>
            <w:sz w:val="24"/>
            <w:szCs w:val="24"/>
            <w:highlight w:val="yellow"/>
            <w:lang w:val="ru-RU"/>
            <w:rPrChange w:id="141" w:author="polyd" w:date="2023-06-15T11:24:43Z">
              <w:rPr>
                <w:rFonts w:hint="default" w:ascii="Times New Roman" w:hAnsi="Times New Roman" w:cs="Times New Roman"/>
                <w:spacing w:val="2"/>
                <w:sz w:val="24"/>
                <w:szCs w:val="24"/>
                <w:lang w:val="ru-RU"/>
              </w:rPr>
            </w:rPrChange>
          </w:rPr>
          <w:t>матрива</w:t>
        </w:r>
      </w:ins>
      <w:ins w:id="143" w:author="polyd" w:date="2023-06-15T11:23:30Z">
        <w:r>
          <w:rPr>
            <w:rFonts w:hint="default" w:ascii="Times New Roman" w:hAnsi="Times New Roman" w:cs="Times New Roman"/>
            <w:spacing w:val="2"/>
            <w:sz w:val="24"/>
            <w:szCs w:val="24"/>
            <w:highlight w:val="yellow"/>
            <w:lang w:val="ru-RU"/>
            <w:rPrChange w:id="144" w:author="polyd" w:date="2023-06-15T11:24:43Z">
              <w:rPr>
                <w:rFonts w:hint="default" w:ascii="Times New Roman" w:hAnsi="Times New Roman" w:cs="Times New Roman"/>
                <w:spacing w:val="2"/>
                <w:sz w:val="24"/>
                <w:szCs w:val="24"/>
                <w:lang w:val="ru-RU"/>
              </w:rPr>
            </w:rPrChange>
          </w:rPr>
          <w:t xml:space="preserve">ется </w:t>
        </w:r>
      </w:ins>
      <w:ins w:id="146" w:author="polyd" w:date="2023-06-15T11:23:32Z">
        <w:r>
          <w:rPr>
            <w:rFonts w:hint="default" w:ascii="Times New Roman" w:hAnsi="Times New Roman" w:cs="Times New Roman"/>
            <w:spacing w:val="2"/>
            <w:sz w:val="24"/>
            <w:szCs w:val="24"/>
            <w:highlight w:val="yellow"/>
            <w:lang w:val="ru-RU"/>
            <w:rPrChange w:id="147" w:author="polyd" w:date="2023-06-15T11:24:43Z">
              <w:rPr>
                <w:rFonts w:hint="default" w:ascii="Times New Roman" w:hAnsi="Times New Roman" w:cs="Times New Roman"/>
                <w:spacing w:val="2"/>
                <w:sz w:val="24"/>
                <w:szCs w:val="24"/>
                <w:lang w:val="ru-RU"/>
              </w:rPr>
            </w:rPrChange>
          </w:rPr>
          <w:t>кон</w:t>
        </w:r>
      </w:ins>
      <w:ins w:id="149" w:author="polyd" w:date="2023-06-15T11:23:33Z">
        <w:r>
          <w:rPr>
            <w:rFonts w:hint="default" w:ascii="Times New Roman" w:hAnsi="Times New Roman" w:cs="Times New Roman"/>
            <w:spacing w:val="2"/>
            <w:sz w:val="24"/>
            <w:szCs w:val="24"/>
            <w:highlight w:val="yellow"/>
            <w:lang w:val="ru-RU"/>
            <w:rPrChange w:id="150" w:author="polyd" w:date="2023-06-15T11:24:43Z">
              <w:rPr>
                <w:rFonts w:hint="default" w:ascii="Times New Roman" w:hAnsi="Times New Roman" w:cs="Times New Roman"/>
                <w:spacing w:val="2"/>
                <w:sz w:val="24"/>
                <w:szCs w:val="24"/>
                <w:lang w:val="ru-RU"/>
              </w:rPr>
            </w:rPrChange>
          </w:rPr>
          <w:t>куренц</w:t>
        </w:r>
      </w:ins>
      <w:ins w:id="152" w:author="polyd" w:date="2023-06-15T11:23:34Z">
        <w:r>
          <w:rPr>
            <w:rFonts w:hint="default" w:ascii="Times New Roman" w:hAnsi="Times New Roman" w:cs="Times New Roman"/>
            <w:spacing w:val="2"/>
            <w:sz w:val="24"/>
            <w:szCs w:val="24"/>
            <w:highlight w:val="yellow"/>
            <w:lang w:val="ru-RU"/>
            <w:rPrChange w:id="153" w:author="polyd" w:date="2023-06-15T11:24:43Z">
              <w:rPr>
                <w:rFonts w:hint="default" w:ascii="Times New Roman" w:hAnsi="Times New Roman" w:cs="Times New Roman"/>
                <w:spacing w:val="2"/>
                <w:sz w:val="24"/>
                <w:szCs w:val="24"/>
                <w:lang w:val="ru-RU"/>
              </w:rPr>
            </w:rPrChange>
          </w:rPr>
          <w:t xml:space="preserve">ия </w:t>
        </w:r>
      </w:ins>
      <w:ins w:id="155" w:author="polyd" w:date="2023-06-15T11:23:36Z">
        <w:r>
          <w:rPr>
            <w:rFonts w:hint="default" w:ascii="Times New Roman" w:hAnsi="Times New Roman" w:cs="Times New Roman"/>
            <w:spacing w:val="2"/>
            <w:sz w:val="24"/>
            <w:szCs w:val="24"/>
            <w:highlight w:val="yellow"/>
            <w:lang w:val="en-US"/>
            <w:rPrChange w:id="156" w:author="polyd" w:date="2023-06-15T11:24:43Z">
              <w:rPr>
                <w:rFonts w:hint="default" w:ascii="Times New Roman" w:hAnsi="Times New Roman" w:cs="Times New Roman"/>
                <w:spacing w:val="2"/>
                <w:sz w:val="24"/>
                <w:szCs w:val="24"/>
                <w:lang w:val="en-US"/>
              </w:rPr>
            </w:rPrChange>
          </w:rPr>
          <w:t>M.</w:t>
        </w:r>
      </w:ins>
      <w:ins w:id="158" w:author="polyd" w:date="2023-06-15T11:23:37Z">
        <w:r>
          <w:rPr>
            <w:rFonts w:hint="default" w:ascii="Times New Roman" w:hAnsi="Times New Roman" w:cs="Times New Roman"/>
            <w:spacing w:val="2"/>
            <w:sz w:val="24"/>
            <w:szCs w:val="24"/>
            <w:highlight w:val="yellow"/>
            <w:lang w:val="en-US"/>
            <w:rPrChange w:id="159" w:author="polyd" w:date="2023-06-15T11:24:43Z">
              <w:rPr>
                <w:rFonts w:hint="default" w:ascii="Times New Roman" w:hAnsi="Times New Roman" w:cs="Times New Roman"/>
                <w:spacing w:val="2"/>
                <w:sz w:val="24"/>
                <w:szCs w:val="24"/>
                <w:lang w:val="en-US"/>
              </w:rPr>
            </w:rPrChange>
          </w:rPr>
          <w:t>trossu</w:t>
        </w:r>
      </w:ins>
      <w:ins w:id="161" w:author="polyd" w:date="2023-06-15T11:23:38Z">
        <w:r>
          <w:rPr>
            <w:rFonts w:hint="default" w:ascii="Times New Roman" w:hAnsi="Times New Roman" w:cs="Times New Roman"/>
            <w:spacing w:val="2"/>
            <w:sz w:val="24"/>
            <w:szCs w:val="24"/>
            <w:highlight w:val="yellow"/>
            <w:lang w:val="en-US"/>
            <w:rPrChange w:id="162" w:author="polyd" w:date="2023-06-15T11:24:43Z">
              <w:rPr>
                <w:rFonts w:hint="default" w:ascii="Times New Roman" w:hAnsi="Times New Roman" w:cs="Times New Roman"/>
                <w:spacing w:val="2"/>
                <w:sz w:val="24"/>
                <w:szCs w:val="24"/>
                <w:lang w:val="en-US"/>
              </w:rPr>
            </w:rPrChange>
          </w:rPr>
          <w:t xml:space="preserve">lus </w:t>
        </w:r>
      </w:ins>
      <w:ins w:id="164" w:author="polyd" w:date="2023-06-15T11:23:39Z">
        <w:r>
          <w:rPr>
            <w:rFonts w:hint="default" w:ascii="Times New Roman" w:hAnsi="Times New Roman" w:cs="Times New Roman"/>
            <w:spacing w:val="2"/>
            <w:sz w:val="24"/>
            <w:szCs w:val="24"/>
            <w:highlight w:val="yellow"/>
            <w:lang w:val="ru-RU"/>
            <w:rPrChange w:id="165" w:author="polyd" w:date="2023-06-15T11:24:43Z">
              <w:rPr>
                <w:rFonts w:hint="default" w:ascii="Times New Roman" w:hAnsi="Times New Roman" w:cs="Times New Roman"/>
                <w:spacing w:val="2"/>
                <w:sz w:val="24"/>
                <w:szCs w:val="24"/>
                <w:lang w:val="ru-RU"/>
              </w:rPr>
            </w:rPrChange>
          </w:rPr>
          <w:t>как</w:t>
        </w:r>
      </w:ins>
      <w:ins w:id="167" w:author="polyd" w:date="2023-06-15T11:23:40Z">
        <w:r>
          <w:rPr>
            <w:rFonts w:hint="default" w:ascii="Times New Roman" w:hAnsi="Times New Roman" w:cs="Times New Roman"/>
            <w:spacing w:val="2"/>
            <w:sz w:val="24"/>
            <w:szCs w:val="24"/>
            <w:highlight w:val="yellow"/>
            <w:lang w:val="ru-RU"/>
            <w:rPrChange w:id="168" w:author="polyd" w:date="2023-06-15T11:24:43Z">
              <w:rPr>
                <w:rFonts w:hint="default" w:ascii="Times New Roman" w:hAnsi="Times New Roman" w:cs="Times New Roman"/>
                <w:spacing w:val="2"/>
                <w:sz w:val="24"/>
                <w:szCs w:val="24"/>
                <w:lang w:val="ru-RU"/>
              </w:rPr>
            </w:rPrChange>
          </w:rPr>
          <w:t xml:space="preserve"> нат</w:t>
        </w:r>
      </w:ins>
      <w:ins w:id="170" w:author="polyd" w:date="2023-06-15T11:23:41Z">
        <w:r>
          <w:rPr>
            <w:rFonts w:hint="default" w:ascii="Times New Roman" w:hAnsi="Times New Roman" w:cs="Times New Roman"/>
            <w:spacing w:val="2"/>
            <w:sz w:val="24"/>
            <w:szCs w:val="24"/>
            <w:highlight w:val="yellow"/>
            <w:lang w:val="ru-RU"/>
            <w:rPrChange w:id="171" w:author="polyd" w:date="2023-06-15T11:24:43Z">
              <w:rPr>
                <w:rFonts w:hint="default" w:ascii="Times New Roman" w:hAnsi="Times New Roman" w:cs="Times New Roman"/>
                <w:spacing w:val="2"/>
                <w:sz w:val="24"/>
                <w:szCs w:val="24"/>
                <w:lang w:val="ru-RU"/>
              </w:rPr>
            </w:rPrChange>
          </w:rPr>
          <w:t>ивного</w:t>
        </w:r>
      </w:ins>
      <w:ins w:id="173" w:author="polyd" w:date="2023-06-15T11:23:42Z">
        <w:r>
          <w:rPr>
            <w:rFonts w:hint="default" w:ascii="Times New Roman" w:hAnsi="Times New Roman" w:cs="Times New Roman"/>
            <w:spacing w:val="2"/>
            <w:sz w:val="24"/>
            <w:szCs w:val="24"/>
            <w:highlight w:val="yellow"/>
            <w:lang w:val="ru-RU"/>
            <w:rPrChange w:id="174" w:author="polyd" w:date="2023-06-15T11:24:43Z">
              <w:rPr>
                <w:rFonts w:hint="default" w:ascii="Times New Roman" w:hAnsi="Times New Roman" w:cs="Times New Roman"/>
                <w:spacing w:val="2"/>
                <w:sz w:val="24"/>
                <w:szCs w:val="24"/>
                <w:lang w:val="ru-RU"/>
              </w:rPr>
            </w:rPrChange>
          </w:rPr>
          <w:t xml:space="preserve"> в</w:t>
        </w:r>
      </w:ins>
      <w:ins w:id="176" w:author="polyd" w:date="2023-06-15T11:23:43Z">
        <w:r>
          <w:rPr>
            <w:rFonts w:hint="default" w:ascii="Times New Roman" w:hAnsi="Times New Roman" w:cs="Times New Roman"/>
            <w:spacing w:val="2"/>
            <w:sz w:val="24"/>
            <w:szCs w:val="24"/>
            <w:highlight w:val="yellow"/>
            <w:lang w:val="ru-RU"/>
            <w:rPrChange w:id="177" w:author="polyd" w:date="2023-06-15T11:24:43Z">
              <w:rPr>
                <w:rFonts w:hint="default" w:ascii="Times New Roman" w:hAnsi="Times New Roman" w:cs="Times New Roman"/>
                <w:spacing w:val="2"/>
                <w:sz w:val="24"/>
                <w:szCs w:val="24"/>
                <w:lang w:val="ru-RU"/>
              </w:rPr>
            </w:rPrChange>
          </w:rPr>
          <w:t>ида и</w:t>
        </w:r>
      </w:ins>
      <w:ins w:id="179" w:author="polyd" w:date="2023-06-15T11:23:44Z">
        <w:r>
          <w:rPr>
            <w:rFonts w:hint="default" w:ascii="Times New Roman" w:hAnsi="Times New Roman" w:cs="Times New Roman"/>
            <w:spacing w:val="2"/>
            <w:sz w:val="24"/>
            <w:szCs w:val="24"/>
            <w:highlight w:val="yellow"/>
            <w:lang w:val="ru-RU"/>
            <w:rPrChange w:id="180" w:author="polyd" w:date="2023-06-15T11:24:43Z">
              <w:rPr>
                <w:rFonts w:hint="default" w:ascii="Times New Roman" w:hAnsi="Times New Roman" w:cs="Times New Roman"/>
                <w:spacing w:val="2"/>
                <w:sz w:val="24"/>
                <w:szCs w:val="24"/>
                <w:lang w:val="ru-RU"/>
              </w:rPr>
            </w:rPrChange>
          </w:rPr>
          <w:t xml:space="preserve"> </w:t>
        </w:r>
      </w:ins>
      <w:ins w:id="182" w:author="polyd" w:date="2023-06-15T11:23:44Z">
        <w:r>
          <w:rPr>
            <w:rFonts w:hint="default" w:ascii="Times New Roman" w:hAnsi="Times New Roman" w:cs="Times New Roman"/>
            <w:spacing w:val="2"/>
            <w:sz w:val="24"/>
            <w:szCs w:val="24"/>
            <w:highlight w:val="yellow"/>
            <w:lang w:val="en-US"/>
            <w:rPrChange w:id="183" w:author="polyd" w:date="2023-06-15T11:24:43Z">
              <w:rPr>
                <w:rFonts w:hint="default" w:ascii="Times New Roman" w:hAnsi="Times New Roman" w:cs="Times New Roman"/>
                <w:spacing w:val="2"/>
                <w:sz w:val="24"/>
                <w:szCs w:val="24"/>
                <w:lang w:val="en-US"/>
              </w:rPr>
            </w:rPrChange>
          </w:rPr>
          <w:t>M</w:t>
        </w:r>
      </w:ins>
      <w:ins w:id="185" w:author="polyd" w:date="2023-06-15T11:23:45Z">
        <w:r>
          <w:rPr>
            <w:rFonts w:hint="default" w:ascii="Times New Roman" w:hAnsi="Times New Roman" w:cs="Times New Roman"/>
            <w:spacing w:val="2"/>
            <w:sz w:val="24"/>
            <w:szCs w:val="24"/>
            <w:highlight w:val="yellow"/>
            <w:lang w:val="en-US"/>
            <w:rPrChange w:id="186" w:author="polyd" w:date="2023-06-15T11:24:43Z">
              <w:rPr>
                <w:rFonts w:hint="default" w:ascii="Times New Roman" w:hAnsi="Times New Roman" w:cs="Times New Roman"/>
                <w:spacing w:val="2"/>
                <w:sz w:val="24"/>
                <w:szCs w:val="24"/>
                <w:lang w:val="en-US"/>
              </w:rPr>
            </w:rPrChange>
          </w:rPr>
          <w:t>.</w:t>
        </w:r>
      </w:ins>
      <w:ins w:id="188" w:author="polyd" w:date="2023-06-15T11:23:46Z">
        <w:r>
          <w:rPr>
            <w:rFonts w:hint="default" w:ascii="Times New Roman" w:hAnsi="Times New Roman" w:cs="Times New Roman"/>
            <w:spacing w:val="2"/>
            <w:sz w:val="24"/>
            <w:szCs w:val="24"/>
            <w:highlight w:val="yellow"/>
            <w:lang w:val="en-US"/>
            <w:rPrChange w:id="189" w:author="polyd" w:date="2023-06-15T11:24:43Z">
              <w:rPr>
                <w:rFonts w:hint="default" w:ascii="Times New Roman" w:hAnsi="Times New Roman" w:cs="Times New Roman"/>
                <w:spacing w:val="2"/>
                <w:sz w:val="24"/>
                <w:szCs w:val="24"/>
                <w:lang w:val="en-US"/>
              </w:rPr>
            </w:rPrChange>
          </w:rPr>
          <w:t>ga</w:t>
        </w:r>
      </w:ins>
      <w:ins w:id="191" w:author="polyd" w:date="2023-06-15T11:23:47Z">
        <w:r>
          <w:rPr>
            <w:rFonts w:hint="default" w:ascii="Times New Roman" w:hAnsi="Times New Roman" w:cs="Times New Roman"/>
            <w:spacing w:val="2"/>
            <w:sz w:val="24"/>
            <w:szCs w:val="24"/>
            <w:highlight w:val="yellow"/>
            <w:lang w:val="en-US"/>
            <w:rPrChange w:id="192" w:author="polyd" w:date="2023-06-15T11:24:43Z">
              <w:rPr>
                <w:rFonts w:hint="default" w:ascii="Times New Roman" w:hAnsi="Times New Roman" w:cs="Times New Roman"/>
                <w:spacing w:val="2"/>
                <w:sz w:val="24"/>
                <w:szCs w:val="24"/>
                <w:lang w:val="en-US"/>
              </w:rPr>
            </w:rPrChange>
          </w:rPr>
          <w:t>llo</w:t>
        </w:r>
      </w:ins>
      <w:ins w:id="194" w:author="polyd" w:date="2023-06-15T11:23:48Z">
        <w:r>
          <w:rPr>
            <w:rFonts w:hint="default" w:ascii="Times New Roman" w:hAnsi="Times New Roman" w:cs="Times New Roman"/>
            <w:spacing w:val="2"/>
            <w:sz w:val="24"/>
            <w:szCs w:val="24"/>
            <w:highlight w:val="yellow"/>
            <w:lang w:val="en-US"/>
            <w:rPrChange w:id="195" w:author="polyd" w:date="2023-06-15T11:24:43Z">
              <w:rPr>
                <w:rFonts w:hint="default" w:ascii="Times New Roman" w:hAnsi="Times New Roman" w:cs="Times New Roman"/>
                <w:spacing w:val="2"/>
                <w:sz w:val="24"/>
                <w:szCs w:val="24"/>
                <w:lang w:val="en-US"/>
              </w:rPr>
            </w:rPrChange>
          </w:rPr>
          <w:t>pro</w:t>
        </w:r>
      </w:ins>
      <w:ins w:id="197" w:author="polyd" w:date="2023-06-15T11:23:49Z">
        <w:r>
          <w:rPr>
            <w:rFonts w:hint="default" w:ascii="Times New Roman" w:hAnsi="Times New Roman" w:cs="Times New Roman"/>
            <w:spacing w:val="2"/>
            <w:sz w:val="24"/>
            <w:szCs w:val="24"/>
            <w:highlight w:val="yellow"/>
            <w:lang w:val="en-US"/>
            <w:rPrChange w:id="198" w:author="polyd" w:date="2023-06-15T11:24:43Z">
              <w:rPr>
                <w:rFonts w:hint="default" w:ascii="Times New Roman" w:hAnsi="Times New Roman" w:cs="Times New Roman"/>
                <w:spacing w:val="2"/>
                <w:sz w:val="24"/>
                <w:szCs w:val="24"/>
                <w:lang w:val="en-US"/>
              </w:rPr>
            </w:rPrChange>
          </w:rPr>
          <w:t>v</w:t>
        </w:r>
      </w:ins>
      <w:ins w:id="200" w:author="polyd" w:date="2023-06-15T11:23:50Z">
        <w:r>
          <w:rPr>
            <w:rFonts w:hint="default" w:ascii="Times New Roman" w:hAnsi="Times New Roman" w:cs="Times New Roman"/>
            <w:spacing w:val="2"/>
            <w:sz w:val="24"/>
            <w:szCs w:val="24"/>
            <w:highlight w:val="yellow"/>
            <w:lang w:val="en-US"/>
            <w:rPrChange w:id="201" w:author="polyd" w:date="2023-06-15T11:24:43Z">
              <w:rPr>
                <w:rFonts w:hint="default" w:ascii="Times New Roman" w:hAnsi="Times New Roman" w:cs="Times New Roman"/>
                <w:spacing w:val="2"/>
                <w:sz w:val="24"/>
                <w:szCs w:val="24"/>
                <w:lang w:val="en-US"/>
              </w:rPr>
            </w:rPrChange>
          </w:rPr>
          <w:t>i</w:t>
        </w:r>
      </w:ins>
      <w:ins w:id="203" w:author="polyd" w:date="2023-06-15T11:23:51Z">
        <w:r>
          <w:rPr>
            <w:rFonts w:hint="default" w:ascii="Times New Roman" w:hAnsi="Times New Roman" w:cs="Times New Roman"/>
            <w:spacing w:val="2"/>
            <w:sz w:val="24"/>
            <w:szCs w:val="24"/>
            <w:highlight w:val="yellow"/>
            <w:lang w:val="en-US"/>
            <w:rPrChange w:id="204" w:author="polyd" w:date="2023-06-15T11:24:43Z">
              <w:rPr>
                <w:rFonts w:hint="default" w:ascii="Times New Roman" w:hAnsi="Times New Roman" w:cs="Times New Roman"/>
                <w:spacing w:val="2"/>
                <w:sz w:val="24"/>
                <w:szCs w:val="24"/>
                <w:lang w:val="en-US"/>
              </w:rPr>
            </w:rPrChange>
          </w:rPr>
          <w:t>ncial</w:t>
        </w:r>
      </w:ins>
      <w:ins w:id="206" w:author="polyd" w:date="2023-06-15T11:23:52Z">
        <w:r>
          <w:rPr>
            <w:rFonts w:hint="default" w:ascii="Times New Roman" w:hAnsi="Times New Roman" w:cs="Times New Roman"/>
            <w:spacing w:val="2"/>
            <w:sz w:val="24"/>
            <w:szCs w:val="24"/>
            <w:highlight w:val="yellow"/>
            <w:lang w:val="en-US"/>
            <w:rPrChange w:id="207" w:author="polyd" w:date="2023-06-15T11:24:43Z">
              <w:rPr>
                <w:rFonts w:hint="default" w:ascii="Times New Roman" w:hAnsi="Times New Roman" w:cs="Times New Roman"/>
                <w:spacing w:val="2"/>
                <w:sz w:val="24"/>
                <w:szCs w:val="24"/>
                <w:lang w:val="en-US"/>
              </w:rPr>
            </w:rPrChange>
          </w:rPr>
          <w:t>is</w:t>
        </w:r>
      </w:ins>
      <w:ins w:id="209" w:author="polyd" w:date="2023-06-15T11:23:59Z">
        <w:r>
          <w:rPr>
            <w:rFonts w:hint="default" w:ascii="Times New Roman" w:hAnsi="Times New Roman" w:cs="Times New Roman"/>
            <w:spacing w:val="2"/>
            <w:sz w:val="24"/>
            <w:szCs w:val="24"/>
            <w:highlight w:val="yellow"/>
            <w:lang w:val="ru-RU"/>
            <w:rPrChange w:id="210" w:author="polyd" w:date="2023-06-15T11:24:43Z">
              <w:rPr>
                <w:rFonts w:hint="default" w:ascii="Times New Roman" w:hAnsi="Times New Roman" w:cs="Times New Roman"/>
                <w:spacing w:val="2"/>
                <w:sz w:val="24"/>
                <w:szCs w:val="24"/>
                <w:lang w:val="ru-RU"/>
              </w:rPr>
            </w:rPrChange>
          </w:rPr>
          <w:t xml:space="preserve">, </w:t>
        </w:r>
      </w:ins>
      <w:ins w:id="212" w:author="polyd" w:date="2023-06-15T11:24:00Z">
        <w:r>
          <w:rPr>
            <w:rFonts w:hint="default" w:ascii="Times New Roman" w:hAnsi="Times New Roman" w:cs="Times New Roman"/>
            <w:spacing w:val="2"/>
            <w:sz w:val="24"/>
            <w:szCs w:val="24"/>
            <w:highlight w:val="yellow"/>
            <w:lang w:val="ru-RU"/>
            <w:rPrChange w:id="213" w:author="polyd" w:date="2023-06-15T11:24:43Z">
              <w:rPr>
                <w:rFonts w:hint="default" w:ascii="Times New Roman" w:hAnsi="Times New Roman" w:cs="Times New Roman"/>
                <w:spacing w:val="2"/>
                <w:sz w:val="24"/>
                <w:szCs w:val="24"/>
                <w:lang w:val="ru-RU"/>
              </w:rPr>
            </w:rPrChange>
          </w:rPr>
          <w:t xml:space="preserve">как </w:t>
        </w:r>
      </w:ins>
      <w:ins w:id="215" w:author="polyd" w:date="2023-06-15T11:24:01Z">
        <w:r>
          <w:rPr>
            <w:rFonts w:hint="default" w:ascii="Times New Roman" w:hAnsi="Times New Roman" w:cs="Times New Roman"/>
            <w:spacing w:val="2"/>
            <w:sz w:val="24"/>
            <w:szCs w:val="24"/>
            <w:highlight w:val="yellow"/>
            <w:lang w:val="ru-RU"/>
            <w:rPrChange w:id="216" w:author="polyd" w:date="2023-06-15T11:24:43Z">
              <w:rPr>
                <w:rFonts w:hint="default" w:ascii="Times New Roman" w:hAnsi="Times New Roman" w:cs="Times New Roman"/>
                <w:spacing w:val="2"/>
                <w:sz w:val="24"/>
                <w:szCs w:val="24"/>
                <w:lang w:val="ru-RU"/>
              </w:rPr>
            </w:rPrChange>
          </w:rPr>
          <w:t>ин</w:t>
        </w:r>
      </w:ins>
      <w:ins w:id="218" w:author="polyd" w:date="2023-06-15T11:24:02Z">
        <w:r>
          <w:rPr>
            <w:rFonts w:hint="default" w:ascii="Times New Roman" w:hAnsi="Times New Roman" w:cs="Times New Roman"/>
            <w:spacing w:val="2"/>
            <w:sz w:val="24"/>
            <w:szCs w:val="24"/>
            <w:highlight w:val="yellow"/>
            <w:lang w:val="ru-RU"/>
            <w:rPrChange w:id="219" w:author="polyd" w:date="2023-06-15T11:24:43Z">
              <w:rPr>
                <w:rFonts w:hint="default" w:ascii="Times New Roman" w:hAnsi="Times New Roman" w:cs="Times New Roman"/>
                <w:spacing w:val="2"/>
                <w:sz w:val="24"/>
                <w:szCs w:val="24"/>
                <w:lang w:val="ru-RU"/>
              </w:rPr>
            </w:rPrChange>
          </w:rPr>
          <w:t>вази</w:t>
        </w:r>
      </w:ins>
      <w:ins w:id="221" w:author="polyd" w:date="2023-06-15T11:24:03Z">
        <w:r>
          <w:rPr>
            <w:rFonts w:hint="default" w:ascii="Times New Roman" w:hAnsi="Times New Roman" w:cs="Times New Roman"/>
            <w:spacing w:val="2"/>
            <w:sz w:val="24"/>
            <w:szCs w:val="24"/>
            <w:highlight w:val="yellow"/>
            <w:lang w:val="ru-RU"/>
            <w:rPrChange w:id="222" w:author="polyd" w:date="2023-06-15T11:24:43Z">
              <w:rPr>
                <w:rFonts w:hint="default" w:ascii="Times New Roman" w:hAnsi="Times New Roman" w:cs="Times New Roman"/>
                <w:spacing w:val="2"/>
                <w:sz w:val="24"/>
                <w:szCs w:val="24"/>
                <w:lang w:val="ru-RU"/>
              </w:rPr>
            </w:rPrChange>
          </w:rPr>
          <w:t xml:space="preserve">вного </w:t>
        </w:r>
      </w:ins>
      <w:ins w:id="224" w:author="polyd" w:date="2023-06-15T11:24:04Z">
        <w:r>
          <w:rPr>
            <w:rFonts w:hint="default" w:ascii="Times New Roman" w:hAnsi="Times New Roman" w:cs="Times New Roman"/>
            <w:spacing w:val="2"/>
            <w:sz w:val="24"/>
            <w:szCs w:val="24"/>
            <w:highlight w:val="yellow"/>
            <w:lang w:val="ru-RU"/>
            <w:rPrChange w:id="225" w:author="polyd" w:date="2023-06-15T11:24:43Z">
              <w:rPr>
                <w:rFonts w:hint="default" w:ascii="Times New Roman" w:hAnsi="Times New Roman" w:cs="Times New Roman"/>
                <w:spacing w:val="2"/>
                <w:sz w:val="24"/>
                <w:szCs w:val="24"/>
                <w:lang w:val="ru-RU"/>
              </w:rPr>
            </w:rPrChange>
          </w:rPr>
          <w:t>вид</w:t>
        </w:r>
      </w:ins>
      <w:ins w:id="227" w:author="polyd" w:date="2023-06-15T11:24:05Z">
        <w:r>
          <w:rPr>
            <w:rFonts w:hint="default" w:ascii="Times New Roman" w:hAnsi="Times New Roman" w:cs="Times New Roman"/>
            <w:spacing w:val="2"/>
            <w:sz w:val="24"/>
            <w:szCs w:val="24"/>
            <w:highlight w:val="yellow"/>
            <w:lang w:val="ru-RU"/>
            <w:rPrChange w:id="228" w:author="polyd" w:date="2023-06-15T11:24:43Z">
              <w:rPr>
                <w:rFonts w:hint="default" w:ascii="Times New Roman" w:hAnsi="Times New Roman" w:cs="Times New Roman"/>
                <w:spacing w:val="2"/>
                <w:sz w:val="24"/>
                <w:szCs w:val="24"/>
                <w:lang w:val="ru-RU"/>
              </w:rPr>
            </w:rPrChange>
          </w:rPr>
          <w:t>а</w:t>
        </w:r>
      </w:ins>
      <w:ins w:id="230" w:author="polyd" w:date="2023-06-15T11:24:08Z">
        <w:r>
          <w:rPr>
            <w:rFonts w:hint="default" w:ascii="Times New Roman" w:hAnsi="Times New Roman" w:cs="Times New Roman"/>
            <w:spacing w:val="2"/>
            <w:sz w:val="24"/>
            <w:szCs w:val="24"/>
            <w:highlight w:val="yellow"/>
            <w:lang w:val="ru-RU"/>
            <w:rPrChange w:id="231" w:author="polyd" w:date="2023-06-15T11:24:43Z">
              <w:rPr>
                <w:rFonts w:hint="default" w:ascii="Times New Roman" w:hAnsi="Times New Roman" w:cs="Times New Roman"/>
                <w:spacing w:val="2"/>
                <w:sz w:val="24"/>
                <w:szCs w:val="24"/>
                <w:lang w:val="ru-RU"/>
              </w:rPr>
            </w:rPrChange>
          </w:rPr>
          <w:t xml:space="preserve"> н</w:t>
        </w:r>
      </w:ins>
      <w:ins w:id="233" w:author="polyd" w:date="2023-06-15T11:24:09Z">
        <w:r>
          <w:rPr>
            <w:rFonts w:hint="default" w:ascii="Times New Roman" w:hAnsi="Times New Roman" w:cs="Times New Roman"/>
            <w:spacing w:val="2"/>
            <w:sz w:val="24"/>
            <w:szCs w:val="24"/>
            <w:highlight w:val="yellow"/>
            <w:lang w:val="ru-RU"/>
            <w:rPrChange w:id="234" w:author="polyd" w:date="2023-06-15T11:24:43Z">
              <w:rPr>
                <w:rFonts w:hint="default" w:ascii="Times New Roman" w:hAnsi="Times New Roman" w:cs="Times New Roman"/>
                <w:spacing w:val="2"/>
                <w:sz w:val="24"/>
                <w:szCs w:val="24"/>
                <w:lang w:val="ru-RU"/>
              </w:rPr>
            </w:rPrChange>
          </w:rPr>
          <w:t xml:space="preserve">а </w:t>
        </w:r>
      </w:ins>
      <w:ins w:id="236" w:author="polyd" w:date="2023-06-15T11:24:17Z">
        <w:r>
          <w:rPr>
            <w:rFonts w:hint="default" w:ascii="Times New Roman" w:hAnsi="Times New Roman" w:cs="Times New Roman"/>
            <w:spacing w:val="2"/>
            <w:sz w:val="24"/>
            <w:szCs w:val="24"/>
            <w:highlight w:val="yellow"/>
            <w:lang w:val="ru-RU"/>
            <w:rPrChange w:id="237" w:author="polyd" w:date="2023-06-15T11:24:43Z">
              <w:rPr>
                <w:rFonts w:hint="default" w:ascii="Times New Roman" w:hAnsi="Times New Roman" w:cs="Times New Roman"/>
                <w:spacing w:val="2"/>
                <w:sz w:val="24"/>
                <w:szCs w:val="24"/>
                <w:lang w:val="ru-RU"/>
              </w:rPr>
            </w:rPrChange>
          </w:rPr>
          <w:t>Т</w:t>
        </w:r>
      </w:ins>
      <w:ins w:id="239" w:author="polyd" w:date="2023-06-15T11:24:18Z">
        <w:r>
          <w:rPr>
            <w:rFonts w:hint="default" w:ascii="Times New Roman" w:hAnsi="Times New Roman" w:cs="Times New Roman"/>
            <w:spacing w:val="2"/>
            <w:sz w:val="24"/>
            <w:szCs w:val="24"/>
            <w:highlight w:val="yellow"/>
            <w:lang w:val="ru-RU"/>
            <w:rPrChange w:id="240" w:author="polyd" w:date="2023-06-15T11:24:43Z">
              <w:rPr>
                <w:rFonts w:hint="default" w:ascii="Times New Roman" w:hAnsi="Times New Roman" w:cs="Times New Roman"/>
                <w:spacing w:val="2"/>
                <w:sz w:val="24"/>
                <w:szCs w:val="24"/>
                <w:lang w:val="ru-RU"/>
              </w:rPr>
            </w:rPrChange>
          </w:rPr>
          <w:t>ихоо</w:t>
        </w:r>
      </w:ins>
      <w:ins w:id="242" w:author="polyd" w:date="2023-06-15T11:24:21Z">
        <w:r>
          <w:rPr>
            <w:rFonts w:hint="default" w:ascii="Times New Roman" w:hAnsi="Times New Roman" w:cs="Times New Roman"/>
            <w:spacing w:val="2"/>
            <w:sz w:val="24"/>
            <w:szCs w:val="24"/>
            <w:highlight w:val="yellow"/>
            <w:lang w:val="ru-RU"/>
            <w:rPrChange w:id="243" w:author="polyd" w:date="2023-06-15T11:24:43Z">
              <w:rPr>
                <w:rFonts w:hint="default" w:ascii="Times New Roman" w:hAnsi="Times New Roman" w:cs="Times New Roman"/>
                <w:spacing w:val="2"/>
                <w:sz w:val="24"/>
                <w:szCs w:val="24"/>
                <w:lang w:val="ru-RU"/>
              </w:rPr>
            </w:rPrChange>
          </w:rPr>
          <w:t>канс</w:t>
        </w:r>
      </w:ins>
      <w:ins w:id="245" w:author="polyd" w:date="2023-06-15T11:24:22Z">
        <w:r>
          <w:rPr>
            <w:rFonts w:hint="default" w:ascii="Times New Roman" w:hAnsi="Times New Roman" w:cs="Times New Roman"/>
            <w:spacing w:val="2"/>
            <w:sz w:val="24"/>
            <w:szCs w:val="24"/>
            <w:highlight w:val="yellow"/>
            <w:lang w:val="ru-RU"/>
            <w:rPrChange w:id="246" w:author="polyd" w:date="2023-06-15T11:24:43Z">
              <w:rPr>
                <w:rFonts w:hint="default" w:ascii="Times New Roman" w:hAnsi="Times New Roman" w:cs="Times New Roman"/>
                <w:spacing w:val="2"/>
                <w:sz w:val="24"/>
                <w:szCs w:val="24"/>
                <w:lang w:val="ru-RU"/>
              </w:rPr>
            </w:rPrChange>
          </w:rPr>
          <w:t>ком</w:t>
        </w:r>
      </w:ins>
      <w:ins w:id="248" w:author="polyd" w:date="2023-06-15T11:24:23Z">
        <w:r>
          <w:rPr>
            <w:rFonts w:hint="default" w:ascii="Times New Roman" w:hAnsi="Times New Roman" w:cs="Times New Roman"/>
            <w:spacing w:val="2"/>
            <w:sz w:val="24"/>
            <w:szCs w:val="24"/>
            <w:highlight w:val="yellow"/>
            <w:lang w:val="ru-RU"/>
            <w:rPrChange w:id="249" w:author="polyd" w:date="2023-06-15T11:24:43Z">
              <w:rPr>
                <w:rFonts w:hint="default" w:ascii="Times New Roman" w:hAnsi="Times New Roman" w:cs="Times New Roman"/>
                <w:spacing w:val="2"/>
                <w:sz w:val="24"/>
                <w:szCs w:val="24"/>
                <w:lang w:val="ru-RU"/>
              </w:rPr>
            </w:rPrChange>
          </w:rPr>
          <w:t xml:space="preserve"> побер</w:t>
        </w:r>
      </w:ins>
      <w:ins w:id="251" w:author="polyd" w:date="2023-06-15T11:24:24Z">
        <w:r>
          <w:rPr>
            <w:rFonts w:hint="default" w:ascii="Times New Roman" w:hAnsi="Times New Roman" w:cs="Times New Roman"/>
            <w:spacing w:val="2"/>
            <w:sz w:val="24"/>
            <w:szCs w:val="24"/>
            <w:highlight w:val="yellow"/>
            <w:lang w:val="ru-RU"/>
            <w:rPrChange w:id="252" w:author="polyd" w:date="2023-06-15T11:24:43Z">
              <w:rPr>
                <w:rFonts w:hint="default" w:ascii="Times New Roman" w:hAnsi="Times New Roman" w:cs="Times New Roman"/>
                <w:spacing w:val="2"/>
                <w:sz w:val="24"/>
                <w:szCs w:val="24"/>
                <w:lang w:val="ru-RU"/>
              </w:rPr>
            </w:rPrChange>
          </w:rPr>
          <w:t>е</w:t>
        </w:r>
      </w:ins>
      <w:ins w:id="254" w:author="polyd" w:date="2023-06-15T11:24:25Z">
        <w:r>
          <w:rPr>
            <w:rFonts w:hint="default" w:ascii="Times New Roman" w:hAnsi="Times New Roman" w:cs="Times New Roman"/>
            <w:spacing w:val="2"/>
            <w:sz w:val="24"/>
            <w:szCs w:val="24"/>
            <w:highlight w:val="yellow"/>
            <w:lang w:val="ru-RU"/>
            <w:rPrChange w:id="255" w:author="polyd" w:date="2023-06-15T11:24:43Z">
              <w:rPr>
                <w:rFonts w:hint="default" w:ascii="Times New Roman" w:hAnsi="Times New Roman" w:cs="Times New Roman"/>
                <w:spacing w:val="2"/>
                <w:sz w:val="24"/>
                <w:szCs w:val="24"/>
                <w:lang w:val="ru-RU"/>
              </w:rPr>
            </w:rPrChange>
          </w:rPr>
          <w:t xml:space="preserve">жье </w:t>
        </w:r>
      </w:ins>
      <w:ins w:id="257" w:author="polyd" w:date="2023-06-15T11:24:26Z">
        <w:r>
          <w:rPr>
            <w:rFonts w:hint="default" w:ascii="Times New Roman" w:hAnsi="Times New Roman" w:cs="Times New Roman"/>
            <w:spacing w:val="2"/>
            <w:sz w:val="24"/>
            <w:szCs w:val="24"/>
            <w:highlight w:val="yellow"/>
            <w:lang w:val="ru-RU"/>
            <w:rPrChange w:id="258" w:author="polyd" w:date="2023-06-15T11:24:43Z">
              <w:rPr>
                <w:rFonts w:hint="default" w:ascii="Times New Roman" w:hAnsi="Times New Roman" w:cs="Times New Roman"/>
                <w:spacing w:val="2"/>
                <w:sz w:val="24"/>
                <w:szCs w:val="24"/>
                <w:lang w:val="ru-RU"/>
              </w:rPr>
            </w:rPrChange>
          </w:rPr>
          <w:t>СШ</w:t>
        </w:r>
      </w:ins>
      <w:ins w:id="260" w:author="polyd" w:date="2023-06-15T11:24:28Z">
        <w:r>
          <w:rPr>
            <w:rFonts w:hint="default" w:ascii="Times New Roman" w:hAnsi="Times New Roman" w:cs="Times New Roman"/>
            <w:spacing w:val="2"/>
            <w:sz w:val="24"/>
            <w:szCs w:val="24"/>
            <w:highlight w:val="yellow"/>
            <w:lang w:val="ru-RU"/>
            <w:rPrChange w:id="261" w:author="polyd" w:date="2023-06-15T11:24:43Z">
              <w:rPr>
                <w:rFonts w:hint="default" w:ascii="Times New Roman" w:hAnsi="Times New Roman" w:cs="Times New Roman"/>
                <w:spacing w:val="2"/>
                <w:sz w:val="24"/>
                <w:szCs w:val="24"/>
                <w:lang w:val="ru-RU"/>
              </w:rPr>
            </w:rPrChange>
          </w:rPr>
          <w:t>А</w:t>
        </w:r>
      </w:ins>
      <w:ins w:id="263" w:author="polyd" w:date="2023-06-15T11:25:06Z">
        <w:r>
          <w:rPr>
            <w:rFonts w:hint="default" w:ascii="Times New Roman" w:hAnsi="Times New Roman" w:cs="Times New Roman"/>
            <w:spacing w:val="2"/>
            <w:sz w:val="24"/>
            <w:szCs w:val="24"/>
            <w:highlight w:val="yellow"/>
            <w:lang w:val="ru-RU"/>
          </w:rPr>
          <w:t xml:space="preserve">. </w:t>
        </w:r>
      </w:ins>
      <w:ins w:id="264" w:author="polyd" w:date="2023-06-15T11:25:07Z">
        <w:r>
          <w:rPr>
            <w:rFonts w:hint="default" w:ascii="Times New Roman" w:hAnsi="Times New Roman" w:cs="Times New Roman"/>
            <w:spacing w:val="2"/>
            <w:sz w:val="24"/>
            <w:szCs w:val="24"/>
            <w:highlight w:val="yellow"/>
            <w:lang w:val="ru-RU"/>
          </w:rPr>
          <w:t>ЛИб</w:t>
        </w:r>
      </w:ins>
      <w:ins w:id="265" w:author="polyd" w:date="2023-06-15T11:25:08Z">
        <w:r>
          <w:rPr>
            <w:rFonts w:hint="default" w:ascii="Times New Roman" w:hAnsi="Times New Roman" w:cs="Times New Roman"/>
            <w:spacing w:val="2"/>
            <w:sz w:val="24"/>
            <w:szCs w:val="24"/>
            <w:highlight w:val="yellow"/>
            <w:lang w:val="ru-RU"/>
          </w:rPr>
          <w:t xml:space="preserve">о </w:t>
        </w:r>
      </w:ins>
      <w:ins w:id="266" w:author="polyd" w:date="2023-06-15T11:25:09Z">
        <w:r>
          <w:rPr>
            <w:rFonts w:hint="default" w:ascii="Times New Roman" w:hAnsi="Times New Roman" w:cs="Times New Roman"/>
            <w:spacing w:val="2"/>
            <w:sz w:val="24"/>
            <w:szCs w:val="24"/>
            <w:highlight w:val="yellow"/>
            <w:lang w:val="ru-RU"/>
          </w:rPr>
          <w:t>пере</w:t>
        </w:r>
      </w:ins>
      <w:ins w:id="267" w:author="polyd" w:date="2023-06-15T11:25:10Z">
        <w:r>
          <w:rPr>
            <w:rFonts w:hint="default" w:ascii="Times New Roman" w:hAnsi="Times New Roman" w:cs="Times New Roman"/>
            <w:spacing w:val="2"/>
            <w:sz w:val="24"/>
            <w:szCs w:val="24"/>
            <w:highlight w:val="yellow"/>
            <w:lang w:val="ru-RU"/>
          </w:rPr>
          <w:t xml:space="preserve">строй </w:t>
        </w:r>
      </w:ins>
      <w:ins w:id="268" w:author="polyd" w:date="2023-06-15T11:25:11Z">
        <w:r>
          <w:rPr>
            <w:rFonts w:hint="default" w:ascii="Times New Roman" w:hAnsi="Times New Roman" w:cs="Times New Roman"/>
            <w:spacing w:val="2"/>
            <w:sz w:val="24"/>
            <w:szCs w:val="24"/>
            <w:highlight w:val="yellow"/>
            <w:lang w:val="ru-RU"/>
          </w:rPr>
          <w:t>фраз</w:t>
        </w:r>
      </w:ins>
      <w:ins w:id="269" w:author="polyd" w:date="2023-06-15T11:25:12Z">
        <w:r>
          <w:rPr>
            <w:rFonts w:hint="default" w:ascii="Times New Roman" w:hAnsi="Times New Roman" w:cs="Times New Roman"/>
            <w:spacing w:val="2"/>
            <w:sz w:val="24"/>
            <w:szCs w:val="24"/>
            <w:highlight w:val="yellow"/>
            <w:lang w:val="ru-RU"/>
          </w:rPr>
          <w:t>у,</w:t>
        </w:r>
      </w:ins>
      <w:ins w:id="270" w:author="polyd" w:date="2023-06-15T11:25:13Z">
        <w:r>
          <w:rPr>
            <w:rFonts w:hint="default" w:ascii="Times New Roman" w:hAnsi="Times New Roman" w:cs="Times New Roman"/>
            <w:spacing w:val="2"/>
            <w:sz w:val="24"/>
            <w:szCs w:val="24"/>
            <w:highlight w:val="yellow"/>
            <w:lang w:val="ru-RU"/>
          </w:rPr>
          <w:t xml:space="preserve"> либ</w:t>
        </w:r>
      </w:ins>
      <w:ins w:id="271" w:author="polyd" w:date="2023-06-15T11:25:14Z">
        <w:r>
          <w:rPr>
            <w:rFonts w:hint="default" w:ascii="Times New Roman" w:hAnsi="Times New Roman" w:cs="Times New Roman"/>
            <w:spacing w:val="2"/>
            <w:sz w:val="24"/>
            <w:szCs w:val="24"/>
            <w:highlight w:val="yellow"/>
            <w:lang w:val="ru-RU"/>
          </w:rPr>
          <w:t>о раск</w:t>
        </w:r>
      </w:ins>
      <w:ins w:id="272" w:author="polyd" w:date="2023-06-15T11:25:15Z">
        <w:r>
          <w:rPr>
            <w:rFonts w:hint="default" w:ascii="Times New Roman" w:hAnsi="Times New Roman" w:cs="Times New Roman"/>
            <w:spacing w:val="2"/>
            <w:sz w:val="24"/>
            <w:szCs w:val="24"/>
            <w:highlight w:val="yellow"/>
            <w:lang w:val="ru-RU"/>
          </w:rPr>
          <w:t>ой</w:t>
        </w:r>
      </w:ins>
      <w:ins w:id="273" w:author="polyd" w:date="2023-06-15T11:25:16Z">
        <w:r>
          <w:rPr>
            <w:rFonts w:hint="default" w:ascii="Times New Roman" w:hAnsi="Times New Roman" w:cs="Times New Roman"/>
            <w:spacing w:val="2"/>
            <w:sz w:val="24"/>
            <w:szCs w:val="24"/>
            <w:highlight w:val="yellow"/>
            <w:lang w:val="ru-RU"/>
          </w:rPr>
          <w:t>.</w:t>
        </w:r>
      </w:ins>
      <w:ins w:id="274" w:author="polyd" w:date="2023-06-15T11:24:28Z">
        <w:r>
          <w:rPr>
            <w:rFonts w:hint="default" w:ascii="Times New Roman" w:hAnsi="Times New Roman" w:cs="Times New Roman"/>
            <w:spacing w:val="2"/>
            <w:sz w:val="24"/>
            <w:szCs w:val="24"/>
            <w:lang w:val="ru-RU"/>
          </w:rPr>
          <w:t>)</w:t>
        </w:r>
      </w:ins>
      <w:ins w:id="275" w:author="polyd" w:date="2023-06-15T11:23:16Z">
        <w:r>
          <w:rPr>
            <w:rFonts w:hint="default" w:ascii="Times New Roman" w:hAnsi="Times New Roman" w:cs="Times New Roman"/>
            <w:spacing w:val="2"/>
            <w:sz w:val="24"/>
            <w:szCs w:val="24"/>
            <w:lang w:val="ru-RU"/>
          </w:rPr>
          <w:t xml:space="preserve"> </w:t>
        </w:r>
      </w:ins>
      <w:r>
        <w:rPr>
          <w:rFonts w:ascii="Times New Roman" w:hAnsi="Times New Roman" w:cs="Times New Roman"/>
          <w:spacing w:val="2"/>
          <w:sz w:val="24"/>
          <w:szCs w:val="24"/>
        </w:rPr>
        <w:t xml:space="preserve">. </w:t>
      </w:r>
    </w:p>
    <w:p>
      <w:pPr>
        <w:spacing w:line="360" w:lineRule="auto"/>
        <w:ind w:firstLine="708"/>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В качестве </w:t>
      </w:r>
      <w:del w:id="276" w:author="polyd" w:date="2023-06-15T11:25:37Z">
        <w:r>
          <w:rPr>
            <w:rFonts w:ascii="Times New Roman" w:hAnsi="Times New Roman" w:cs="Times New Roman"/>
            <w:spacing w:val="2"/>
            <w:sz w:val="24"/>
            <w:szCs w:val="24"/>
          </w:rPr>
          <w:delText>характеристики</w:delText>
        </w:r>
      </w:del>
      <w:ins w:id="277" w:author="polyd" w:date="2023-06-15T11:25:37Z">
        <w:r>
          <w:rPr>
            <w:rFonts w:ascii="Times New Roman" w:hAnsi="Times New Roman" w:cs="Times New Roman"/>
            <w:spacing w:val="2"/>
            <w:sz w:val="24"/>
            <w:szCs w:val="24"/>
            <w:lang w:val="ru-RU"/>
          </w:rPr>
          <w:t>ме</w:t>
        </w:r>
      </w:ins>
      <w:ins w:id="278" w:author="polyd" w:date="2023-06-15T11:25:39Z">
        <w:r>
          <w:rPr>
            <w:rFonts w:ascii="Times New Roman" w:hAnsi="Times New Roman" w:cs="Times New Roman"/>
            <w:spacing w:val="2"/>
            <w:sz w:val="24"/>
            <w:szCs w:val="24"/>
            <w:lang w:val="ru-RU"/>
          </w:rPr>
          <w:t>х</w:t>
        </w:r>
      </w:ins>
      <w:ins w:id="279" w:author="polyd" w:date="2023-06-15T11:25:41Z">
        <w:r>
          <w:rPr>
            <w:rFonts w:ascii="Times New Roman" w:hAnsi="Times New Roman" w:cs="Times New Roman"/>
            <w:spacing w:val="2"/>
            <w:sz w:val="24"/>
            <w:szCs w:val="24"/>
            <w:lang w:val="ru-RU"/>
          </w:rPr>
          <w:t>а</w:t>
        </w:r>
      </w:ins>
      <w:ins w:id="280" w:author="polyd" w:date="2023-06-15T11:25:42Z">
        <w:r>
          <w:rPr>
            <w:rFonts w:ascii="Times New Roman" w:hAnsi="Times New Roman" w:cs="Times New Roman"/>
            <w:spacing w:val="2"/>
            <w:sz w:val="24"/>
            <w:szCs w:val="24"/>
            <w:lang w:val="ru-RU"/>
          </w:rPr>
          <w:t>низма</w:t>
        </w:r>
      </w:ins>
      <w:ins w:id="281" w:author="polyd" w:date="2023-06-15T11:25:43Z">
        <w:r>
          <w:rPr>
            <w:rFonts w:hint="default" w:ascii="Times New Roman" w:hAnsi="Times New Roman" w:cs="Times New Roman"/>
            <w:spacing w:val="2"/>
            <w:sz w:val="24"/>
            <w:szCs w:val="24"/>
            <w:lang w:val="ru-RU"/>
          </w:rPr>
          <w:t xml:space="preserve">, </w:t>
        </w:r>
      </w:ins>
      <w:ins w:id="282" w:author="polyd" w:date="2023-06-15T11:25:44Z">
        <w:r>
          <w:rPr>
            <w:rFonts w:hint="default" w:ascii="Times New Roman" w:hAnsi="Times New Roman" w:cs="Times New Roman"/>
            <w:spacing w:val="2"/>
            <w:sz w:val="24"/>
            <w:szCs w:val="24"/>
            <w:lang w:val="ru-RU"/>
          </w:rPr>
          <w:t>игра</w:t>
        </w:r>
      </w:ins>
      <w:ins w:id="283" w:author="polyd" w:date="2023-06-15T11:25:45Z">
        <w:r>
          <w:rPr>
            <w:rFonts w:hint="default" w:ascii="Times New Roman" w:hAnsi="Times New Roman" w:cs="Times New Roman"/>
            <w:spacing w:val="2"/>
            <w:sz w:val="24"/>
            <w:szCs w:val="24"/>
            <w:lang w:val="ru-RU"/>
          </w:rPr>
          <w:t xml:space="preserve">ющего </w:t>
        </w:r>
      </w:ins>
      <w:ins w:id="284" w:author="polyd" w:date="2023-06-15T11:26:12Z">
        <w:r>
          <w:rPr>
            <w:rFonts w:hint="default" w:ascii="Times New Roman" w:hAnsi="Times New Roman" w:cs="Times New Roman"/>
            <w:spacing w:val="2"/>
            <w:sz w:val="24"/>
            <w:szCs w:val="24"/>
            <w:lang w:val="ru-RU"/>
          </w:rPr>
          <w:t>важ</w:t>
        </w:r>
      </w:ins>
      <w:ins w:id="285" w:author="polyd" w:date="2023-06-15T11:26:13Z">
        <w:r>
          <w:rPr>
            <w:rFonts w:hint="default" w:ascii="Times New Roman" w:hAnsi="Times New Roman" w:cs="Times New Roman"/>
            <w:spacing w:val="2"/>
            <w:sz w:val="24"/>
            <w:szCs w:val="24"/>
            <w:lang w:val="ru-RU"/>
          </w:rPr>
          <w:t>ную</w:t>
        </w:r>
      </w:ins>
      <w:ins w:id="286" w:author="polyd" w:date="2023-06-15T11:26:14Z">
        <w:r>
          <w:rPr>
            <w:rFonts w:hint="default" w:ascii="Times New Roman" w:hAnsi="Times New Roman" w:cs="Times New Roman"/>
            <w:spacing w:val="2"/>
            <w:sz w:val="24"/>
            <w:szCs w:val="24"/>
            <w:lang w:val="ru-RU"/>
          </w:rPr>
          <w:t xml:space="preserve"> </w:t>
        </w:r>
      </w:ins>
      <w:ins w:id="287" w:author="polyd" w:date="2023-06-15T11:25:48Z">
        <w:r>
          <w:rPr>
            <w:rFonts w:hint="default" w:ascii="Times New Roman" w:hAnsi="Times New Roman" w:cs="Times New Roman"/>
            <w:spacing w:val="2"/>
            <w:sz w:val="24"/>
            <w:szCs w:val="24"/>
            <w:lang w:val="ru-RU"/>
          </w:rPr>
          <w:t>ро</w:t>
        </w:r>
      </w:ins>
      <w:ins w:id="288" w:author="polyd" w:date="2023-06-15T11:25:49Z">
        <w:r>
          <w:rPr>
            <w:rFonts w:hint="default" w:ascii="Times New Roman" w:hAnsi="Times New Roman" w:cs="Times New Roman"/>
            <w:spacing w:val="2"/>
            <w:sz w:val="24"/>
            <w:szCs w:val="24"/>
            <w:lang w:val="ru-RU"/>
          </w:rPr>
          <w:t xml:space="preserve">ль в </w:t>
        </w:r>
      </w:ins>
      <w:ins w:id="289" w:author="polyd" w:date="2023-06-15T11:25:50Z">
        <w:r>
          <w:rPr>
            <w:rFonts w:hint="default" w:ascii="Times New Roman" w:hAnsi="Times New Roman" w:cs="Times New Roman"/>
            <w:spacing w:val="2"/>
            <w:sz w:val="24"/>
            <w:szCs w:val="24"/>
            <w:lang w:val="ru-RU"/>
          </w:rPr>
          <w:t>конкур</w:t>
        </w:r>
      </w:ins>
      <w:ins w:id="290" w:author="polyd" w:date="2023-06-15T11:25:51Z">
        <w:r>
          <w:rPr>
            <w:rFonts w:hint="default" w:ascii="Times New Roman" w:hAnsi="Times New Roman" w:cs="Times New Roman"/>
            <w:spacing w:val="2"/>
            <w:sz w:val="24"/>
            <w:szCs w:val="24"/>
            <w:lang w:val="ru-RU"/>
          </w:rPr>
          <w:t>н</w:t>
        </w:r>
      </w:ins>
      <w:ins w:id="291" w:author="polyd" w:date="2023-06-15T11:25:53Z">
        <w:r>
          <w:rPr>
            <w:rFonts w:hint="default" w:ascii="Times New Roman" w:hAnsi="Times New Roman" w:cs="Times New Roman"/>
            <w:spacing w:val="2"/>
            <w:sz w:val="24"/>
            <w:szCs w:val="24"/>
            <w:lang w:val="ru-RU"/>
          </w:rPr>
          <w:t>тн</w:t>
        </w:r>
      </w:ins>
      <w:ins w:id="292" w:author="polyd" w:date="2023-06-15T11:25:54Z">
        <w:r>
          <w:rPr>
            <w:rFonts w:hint="default" w:ascii="Times New Roman" w:hAnsi="Times New Roman" w:cs="Times New Roman"/>
            <w:spacing w:val="2"/>
            <w:sz w:val="24"/>
            <w:szCs w:val="24"/>
            <w:lang w:val="ru-RU"/>
          </w:rPr>
          <w:t xml:space="preserve">ой </w:t>
        </w:r>
      </w:ins>
      <w:ins w:id="293" w:author="polyd" w:date="2023-06-15T11:25:55Z">
        <w:r>
          <w:rPr>
            <w:rFonts w:hint="default" w:ascii="Times New Roman" w:hAnsi="Times New Roman" w:cs="Times New Roman"/>
            <w:spacing w:val="2"/>
            <w:sz w:val="24"/>
            <w:szCs w:val="24"/>
            <w:lang w:val="ru-RU"/>
          </w:rPr>
          <w:t>бо</w:t>
        </w:r>
      </w:ins>
      <w:ins w:id="294" w:author="polyd" w:date="2023-06-15T11:25:56Z">
        <w:r>
          <w:rPr>
            <w:rFonts w:hint="default" w:ascii="Times New Roman" w:hAnsi="Times New Roman" w:cs="Times New Roman"/>
            <w:spacing w:val="2"/>
            <w:sz w:val="24"/>
            <w:szCs w:val="24"/>
            <w:lang w:val="ru-RU"/>
          </w:rPr>
          <w:t>рьб</w:t>
        </w:r>
      </w:ins>
      <w:ins w:id="295" w:author="polyd" w:date="2023-06-15T11:25:57Z">
        <w:r>
          <w:rPr>
            <w:rFonts w:hint="default" w:ascii="Times New Roman" w:hAnsi="Times New Roman" w:cs="Times New Roman"/>
            <w:spacing w:val="2"/>
            <w:sz w:val="24"/>
            <w:szCs w:val="24"/>
            <w:lang w:val="ru-RU"/>
          </w:rPr>
          <w:t xml:space="preserve">е </w:t>
        </w:r>
      </w:ins>
      <w:ins w:id="296" w:author="polyd" w:date="2023-06-15T11:26:00Z">
        <w:r>
          <w:rPr>
            <w:rFonts w:hint="default" w:ascii="Times New Roman" w:hAnsi="Times New Roman" w:cs="Times New Roman"/>
            <w:spacing w:val="2"/>
            <w:sz w:val="24"/>
            <w:szCs w:val="24"/>
            <w:lang w:val="ru-RU"/>
          </w:rPr>
          <w:t>миди</w:t>
        </w:r>
      </w:ins>
      <w:ins w:id="297" w:author="polyd" w:date="2023-06-15T11:26:01Z">
        <w:r>
          <w:rPr>
            <w:rFonts w:hint="default" w:ascii="Times New Roman" w:hAnsi="Times New Roman" w:cs="Times New Roman"/>
            <w:spacing w:val="2"/>
            <w:sz w:val="24"/>
            <w:szCs w:val="24"/>
            <w:lang w:val="ru-RU"/>
          </w:rPr>
          <w:t>й</w:t>
        </w:r>
      </w:ins>
      <w:del w:id="298" w:author="polyd" w:date="2023-06-15T11:26:07Z">
        <w:r>
          <w:rPr>
            <w:rFonts w:ascii="Times New Roman" w:hAnsi="Times New Roman" w:cs="Times New Roman"/>
            <w:spacing w:val="2"/>
            <w:sz w:val="24"/>
            <w:szCs w:val="24"/>
          </w:rPr>
          <w:delText xml:space="preserve">, которая может опосредовать конкурентные отношения мидий в совместных поселениях, </w:delText>
        </w:r>
      </w:del>
      <w:ins w:id="299" w:author="polyd" w:date="2023-06-15T11:26:08Z">
        <w:r>
          <w:rPr>
            <w:rFonts w:hint="default" w:ascii="Times New Roman" w:hAnsi="Times New Roman" w:cs="Times New Roman"/>
            <w:spacing w:val="2"/>
            <w:sz w:val="24"/>
            <w:szCs w:val="24"/>
            <w:lang w:val="ru-RU"/>
          </w:rPr>
          <w:t xml:space="preserve"> </w:t>
        </w:r>
      </w:ins>
      <w:r>
        <w:rPr>
          <w:rFonts w:ascii="Times New Roman" w:hAnsi="Times New Roman" w:cs="Times New Roman"/>
          <w:spacing w:val="2"/>
          <w:sz w:val="24"/>
          <w:szCs w:val="24"/>
        </w:rPr>
        <w:t>мы рассматриваем интенсивность образования биссуса.</w:t>
      </w:r>
      <w:r>
        <w:rPr>
          <w:rFonts w:ascii="Times New Roman" w:hAnsi="Times New Roman" w:cs="Times New Roman"/>
          <w:strike/>
          <w:spacing w:val="2"/>
          <w:sz w:val="24"/>
          <w:szCs w:val="24"/>
          <w:rPrChange w:id="300" w:author="polyd" w:date="2023-06-15T11:26:27Z">
            <w:rPr>
              <w:rFonts w:ascii="Times New Roman" w:hAnsi="Times New Roman" w:cs="Times New Roman"/>
              <w:spacing w:val="2"/>
              <w:sz w:val="24"/>
              <w:szCs w:val="24"/>
            </w:rPr>
          </w:rPrChange>
        </w:rPr>
        <w:t xml:space="preserve"> Исследования показывают, что мидии способны реагировать на организмы-конкуренты</w:t>
      </w:r>
      <w:r>
        <w:rPr>
          <w:rFonts w:ascii="Times New Roman" w:hAnsi="Times New Roman" w:cs="Times New Roman"/>
          <w:spacing w:val="2"/>
          <w:sz w:val="24"/>
          <w:szCs w:val="24"/>
        </w:rPr>
        <w:t>. Например, беломорские мидии отличают асцидий</w:t>
      </w:r>
      <w:ins w:id="301" w:author="polyd" w:date="2023-06-15T11:26:39Z">
        <w:r>
          <w:rPr>
            <w:rFonts w:hint="default" w:ascii="Times New Roman" w:hAnsi="Times New Roman" w:cs="Times New Roman"/>
            <w:spacing w:val="2"/>
            <w:sz w:val="24"/>
            <w:szCs w:val="24"/>
            <w:lang w:val="ru-RU"/>
          </w:rPr>
          <w:t xml:space="preserve"> (</w:t>
        </w:r>
      </w:ins>
      <w:ins w:id="302" w:author="polyd" w:date="2023-06-15T11:26:40Z">
        <w:r>
          <w:rPr>
            <w:rFonts w:hint="default" w:ascii="Times New Roman" w:hAnsi="Times New Roman" w:cs="Times New Roman"/>
            <w:spacing w:val="2"/>
            <w:sz w:val="24"/>
            <w:szCs w:val="24"/>
            <w:lang w:val="ru-RU"/>
          </w:rPr>
          <w:t>фи</w:t>
        </w:r>
      </w:ins>
      <w:ins w:id="303" w:author="polyd" w:date="2023-06-15T11:26:41Z">
        <w:r>
          <w:rPr>
            <w:rFonts w:hint="default" w:ascii="Times New Roman" w:hAnsi="Times New Roman" w:cs="Times New Roman"/>
            <w:spacing w:val="2"/>
            <w:sz w:val="24"/>
            <w:szCs w:val="24"/>
            <w:lang w:val="ru-RU"/>
          </w:rPr>
          <w:t>льт</w:t>
        </w:r>
      </w:ins>
      <w:ins w:id="304" w:author="polyd" w:date="2023-06-15T11:26:43Z">
        <w:r>
          <w:rPr>
            <w:rFonts w:hint="default" w:ascii="Times New Roman" w:hAnsi="Times New Roman" w:cs="Times New Roman"/>
            <w:spacing w:val="2"/>
            <w:sz w:val="24"/>
            <w:szCs w:val="24"/>
            <w:lang w:val="ru-RU"/>
          </w:rPr>
          <w:t>рат</w:t>
        </w:r>
      </w:ins>
      <w:ins w:id="305" w:author="polyd" w:date="2023-06-15T11:26:44Z">
        <w:r>
          <w:rPr>
            <w:rFonts w:hint="default" w:ascii="Times New Roman" w:hAnsi="Times New Roman" w:cs="Times New Roman"/>
            <w:spacing w:val="2"/>
            <w:sz w:val="24"/>
            <w:szCs w:val="24"/>
            <w:lang w:val="ru-RU"/>
          </w:rPr>
          <w:t>ор</w:t>
        </w:r>
      </w:ins>
      <w:ins w:id="306" w:author="polyd" w:date="2023-06-15T11:26:45Z">
        <w:r>
          <w:rPr>
            <w:rFonts w:hint="default" w:ascii="Times New Roman" w:hAnsi="Times New Roman" w:cs="Times New Roman"/>
            <w:spacing w:val="2"/>
            <w:sz w:val="24"/>
            <w:szCs w:val="24"/>
            <w:lang w:val="ru-RU"/>
          </w:rPr>
          <w:t>ров</w:t>
        </w:r>
      </w:ins>
      <w:ins w:id="307" w:author="polyd" w:date="2023-06-15T11:26:46Z">
        <w:r>
          <w:rPr>
            <w:rFonts w:hint="default" w:ascii="Times New Roman" w:hAnsi="Times New Roman" w:cs="Times New Roman"/>
            <w:spacing w:val="2"/>
            <w:sz w:val="24"/>
            <w:szCs w:val="24"/>
            <w:lang w:val="ru-RU"/>
          </w:rPr>
          <w:t xml:space="preserve">, </w:t>
        </w:r>
      </w:ins>
      <w:ins w:id="308" w:author="polyd" w:date="2023-06-15T11:26:50Z">
        <w:r>
          <w:rPr>
            <w:rFonts w:hint="default" w:ascii="Times New Roman" w:hAnsi="Times New Roman" w:cs="Times New Roman"/>
            <w:spacing w:val="2"/>
            <w:sz w:val="24"/>
            <w:szCs w:val="24"/>
            <w:lang w:val="ru-RU"/>
          </w:rPr>
          <w:t>со</w:t>
        </w:r>
      </w:ins>
      <w:ins w:id="309" w:author="polyd" w:date="2023-06-15T11:26:51Z">
        <w:r>
          <w:rPr>
            <w:rFonts w:hint="default" w:ascii="Times New Roman" w:hAnsi="Times New Roman" w:cs="Times New Roman"/>
            <w:spacing w:val="2"/>
            <w:sz w:val="24"/>
            <w:szCs w:val="24"/>
            <w:lang w:val="ru-RU"/>
          </w:rPr>
          <w:t>ставляю</w:t>
        </w:r>
      </w:ins>
      <w:ins w:id="310" w:author="polyd" w:date="2023-06-15T11:26:52Z">
        <w:r>
          <w:rPr>
            <w:rFonts w:hint="default" w:ascii="Times New Roman" w:hAnsi="Times New Roman" w:cs="Times New Roman"/>
            <w:spacing w:val="2"/>
            <w:sz w:val="24"/>
            <w:szCs w:val="24"/>
            <w:lang w:val="ru-RU"/>
          </w:rPr>
          <w:t xml:space="preserve">щих </w:t>
        </w:r>
      </w:ins>
      <w:ins w:id="311" w:author="polyd" w:date="2023-06-15T11:26:53Z">
        <w:r>
          <w:rPr>
            <w:rFonts w:hint="default" w:ascii="Times New Roman" w:hAnsi="Times New Roman" w:cs="Times New Roman"/>
            <w:spacing w:val="2"/>
            <w:sz w:val="24"/>
            <w:szCs w:val="24"/>
            <w:lang w:val="ru-RU"/>
          </w:rPr>
          <w:t>ко</w:t>
        </w:r>
      </w:ins>
      <w:ins w:id="312" w:author="polyd" w:date="2023-06-15T11:26:54Z">
        <w:r>
          <w:rPr>
            <w:rFonts w:hint="default" w:ascii="Times New Roman" w:hAnsi="Times New Roman" w:cs="Times New Roman"/>
            <w:spacing w:val="2"/>
            <w:sz w:val="24"/>
            <w:szCs w:val="24"/>
            <w:lang w:val="ru-RU"/>
          </w:rPr>
          <w:t>нкур</w:t>
        </w:r>
      </w:ins>
      <w:ins w:id="313" w:author="polyd" w:date="2023-06-15T11:26:55Z">
        <w:r>
          <w:rPr>
            <w:rFonts w:hint="default" w:ascii="Times New Roman" w:hAnsi="Times New Roman" w:cs="Times New Roman"/>
            <w:spacing w:val="2"/>
            <w:sz w:val="24"/>
            <w:szCs w:val="24"/>
            <w:lang w:val="ru-RU"/>
          </w:rPr>
          <w:t>неци</w:t>
        </w:r>
      </w:ins>
      <w:ins w:id="314" w:author="polyd" w:date="2023-06-15T11:26:56Z">
        <w:r>
          <w:rPr>
            <w:rFonts w:hint="default" w:ascii="Times New Roman" w:hAnsi="Times New Roman" w:cs="Times New Roman"/>
            <w:spacing w:val="2"/>
            <w:sz w:val="24"/>
            <w:szCs w:val="24"/>
            <w:lang w:val="ru-RU"/>
          </w:rPr>
          <w:t xml:space="preserve">ю </w:t>
        </w:r>
      </w:ins>
      <w:ins w:id="315" w:author="polyd" w:date="2023-06-15T11:26:57Z">
        <w:r>
          <w:rPr>
            <w:rFonts w:hint="default" w:ascii="Times New Roman" w:hAnsi="Times New Roman" w:cs="Times New Roman"/>
            <w:spacing w:val="2"/>
            <w:sz w:val="24"/>
            <w:szCs w:val="24"/>
            <w:lang w:val="ru-RU"/>
          </w:rPr>
          <w:t>миди</w:t>
        </w:r>
      </w:ins>
      <w:ins w:id="316" w:author="polyd" w:date="2023-06-15T11:26:59Z">
        <w:r>
          <w:rPr>
            <w:rFonts w:hint="default" w:ascii="Times New Roman" w:hAnsi="Times New Roman" w:cs="Times New Roman"/>
            <w:spacing w:val="2"/>
            <w:sz w:val="24"/>
            <w:szCs w:val="24"/>
            <w:lang w:val="ru-RU"/>
          </w:rPr>
          <w:t>ям</w:t>
        </w:r>
      </w:ins>
      <w:ins w:id="317" w:author="polyd" w:date="2023-06-15T11:27:00Z">
        <w:r>
          <w:rPr>
            <w:rFonts w:hint="default" w:ascii="Times New Roman" w:hAnsi="Times New Roman" w:cs="Times New Roman"/>
            <w:spacing w:val="2"/>
            <w:sz w:val="24"/>
            <w:szCs w:val="24"/>
            <w:lang w:val="ru-RU"/>
          </w:rPr>
          <w:t>)</w:t>
        </w:r>
      </w:ins>
      <w:r>
        <w:rPr>
          <w:rFonts w:ascii="Times New Roman" w:hAnsi="Times New Roman" w:cs="Times New Roman"/>
          <w:spacing w:val="2"/>
          <w:sz w:val="24"/>
          <w:szCs w:val="24"/>
        </w:rPr>
        <w:t xml:space="preserve"> и неживые объекты, и в качестве субстрата для прикрепления предпочитают крепиться именно к асцидиям, что рассматривается как одна из стратегий </w:t>
      </w:r>
      <w:ins w:id="318" w:author="polyd" w:date="2023-06-15T11:27:16Z">
        <w:r>
          <w:rPr>
            <w:rFonts w:ascii="Times New Roman" w:hAnsi="Times New Roman" w:cs="Times New Roman"/>
            <w:spacing w:val="2"/>
            <w:sz w:val="24"/>
            <w:szCs w:val="24"/>
            <w:lang w:val="ru-RU"/>
          </w:rPr>
          <w:t>в</w:t>
        </w:r>
      </w:ins>
      <w:ins w:id="319" w:author="polyd" w:date="2023-06-15T11:27:18Z">
        <w:r>
          <w:rPr>
            <w:rFonts w:hint="default" w:ascii="Times New Roman" w:hAnsi="Times New Roman" w:cs="Times New Roman"/>
            <w:spacing w:val="2"/>
            <w:sz w:val="24"/>
            <w:szCs w:val="24"/>
            <w:lang w:val="ru-RU"/>
          </w:rPr>
          <w:t xml:space="preserve"> </w:t>
        </w:r>
      </w:ins>
      <w:r>
        <w:rPr>
          <w:rFonts w:ascii="Times New Roman" w:hAnsi="Times New Roman" w:cs="Times New Roman"/>
          <w:spacing w:val="2"/>
          <w:sz w:val="24"/>
          <w:szCs w:val="24"/>
        </w:rPr>
        <w:t>конкурен</w:t>
      </w:r>
      <w:ins w:id="320" w:author="polyd" w:date="2023-06-15T11:27:20Z">
        <w:r>
          <w:rPr>
            <w:rFonts w:ascii="Times New Roman" w:hAnsi="Times New Roman" w:cs="Times New Roman"/>
            <w:spacing w:val="2"/>
            <w:sz w:val="24"/>
            <w:szCs w:val="24"/>
            <w:lang w:val="ru-RU"/>
          </w:rPr>
          <w:t>т</w:t>
        </w:r>
      </w:ins>
      <w:ins w:id="321" w:author="polyd" w:date="2023-06-15T11:27:21Z">
        <w:r>
          <w:rPr>
            <w:rFonts w:ascii="Times New Roman" w:hAnsi="Times New Roman" w:cs="Times New Roman"/>
            <w:spacing w:val="2"/>
            <w:sz w:val="24"/>
            <w:szCs w:val="24"/>
            <w:lang w:val="ru-RU"/>
          </w:rPr>
          <w:t>ной</w:t>
        </w:r>
      </w:ins>
      <w:ins w:id="322" w:author="polyd" w:date="2023-06-15T11:27:21Z">
        <w:r>
          <w:rPr>
            <w:rFonts w:hint="default" w:ascii="Times New Roman" w:hAnsi="Times New Roman" w:cs="Times New Roman"/>
            <w:spacing w:val="2"/>
            <w:sz w:val="24"/>
            <w:szCs w:val="24"/>
            <w:lang w:val="ru-RU"/>
          </w:rPr>
          <w:t xml:space="preserve"> б</w:t>
        </w:r>
      </w:ins>
      <w:ins w:id="323" w:author="polyd" w:date="2023-06-15T11:27:22Z">
        <w:r>
          <w:rPr>
            <w:rFonts w:hint="default" w:ascii="Times New Roman" w:hAnsi="Times New Roman" w:cs="Times New Roman"/>
            <w:spacing w:val="2"/>
            <w:sz w:val="24"/>
            <w:szCs w:val="24"/>
            <w:lang w:val="ru-RU"/>
          </w:rPr>
          <w:t>орьб</w:t>
        </w:r>
      </w:ins>
      <w:ins w:id="324" w:author="polyd" w:date="2023-06-15T11:27:23Z">
        <w:r>
          <w:rPr>
            <w:rFonts w:hint="default" w:ascii="Times New Roman" w:hAnsi="Times New Roman" w:cs="Times New Roman"/>
            <w:spacing w:val="2"/>
            <w:sz w:val="24"/>
            <w:szCs w:val="24"/>
            <w:lang w:val="ru-RU"/>
          </w:rPr>
          <w:t xml:space="preserve">е </w:t>
        </w:r>
      </w:ins>
      <w:del w:id="325" w:author="polyd" w:date="2023-06-15T11:27:25Z">
        <w:r>
          <w:rPr>
            <w:rFonts w:ascii="Times New Roman" w:hAnsi="Times New Roman" w:cs="Times New Roman"/>
            <w:spacing w:val="2"/>
            <w:sz w:val="24"/>
            <w:szCs w:val="24"/>
          </w:rPr>
          <w:delText xml:space="preserve">ции  за субстрат </w:delText>
        </w:r>
      </w:del>
      <w:r>
        <w:rPr>
          <w:rFonts w:ascii="Times New Roman" w:hAnsi="Times New Roman" w:cs="Times New Roman"/>
          <w:spacing w:val="2"/>
          <w:sz w:val="24"/>
          <w:szCs w:val="24"/>
        </w:rPr>
        <w:fldChar w:fldCharType="begin" w:fldLock="1"/>
      </w:r>
      <w:r>
        <w:rPr>
          <w:rFonts w:ascii="Times New Roman" w:hAnsi="Times New Roman" w:cs="Times New Roman"/>
          <w:spacing w:val="2"/>
          <w:sz w:val="24"/>
          <w:szCs w:val="24"/>
        </w:rPr>
        <w:instrText xml:space="preserve">ADDIN CSL_CITATION {"citationItems":[{"id":"ITEM-1","itemData":{"DOI":"10.1111/ivb.12075","ISSN":"17447410","abstract":"Laboratory experiments showed that the mussel Mytilus edulis aggregated more intensely around living organisms (the bivalve Hiatella arctica and the solitary ascidian Styela rustica, which commonly co-occur with mussels in fouling communities) than around inanimate objects. When exposed to an inanimate object, mussels attached their byssal threads primarily to the substrate, close to the object, but when exposed to a living organism, they attached their byssal threads directly to the organism. The ascidian was more intensely covered with byssal threads than was the bivalve. Mussel attachment to the ascidians was apparently determined by the physical characteristics of the tunic and to a lesser extent by the excretion-secretion products released by S. rustica. This study indicates that mussels can use byssus threads as a means of entrapment of potential competitors for space. It remains unclear why mussels preferentially attached to ascidians compared to the bivalve. This can be explained either by competitive interactions, or by attractiveness of the ascidian tunic as an attachment substratum.","author":[{"dropping-particle":"V.","family":"Khalaman","given":"Vyacheslav","non-dropping-particle":"","parse-names":false,"suffix":""},{"dropping-particle":"","family":"Lezin","given":"Peter A.","non-dropping-particle":"","parse-names":false,"suffix":""}],"container-title":"Invertebrate Biology","id":"ITEM-1","issue":"1","issued":{"date-parts":[["2015"]]},"page":"38-47","title":"Clumping behavior and byssus production as strategies for substrate competition in Mytilus edulis","type":"article-journal","volume":"134"},"uris":["http://www.mendeley.com/documents/?uuid=20e6f308-164d-4be2-9617-1d910cdc05d6"]}],"mendeley":{"formattedCitation":"(Khalaman &amp; Lezin, 2015)","plainTextFormattedCitation":"(Khalaman &amp; Lezin, 2015)","previouslyFormattedCitation":"(Khalaman &amp; Lezin, 2015)"},"properties":{"noteIndex":0},"schema":"https://github.com/citation-style-language/schema/raw/master/csl-citation.json"}</w:instrText>
      </w:r>
      <w:r>
        <w:rPr>
          <w:rFonts w:ascii="Times New Roman" w:hAnsi="Times New Roman" w:cs="Times New Roman"/>
          <w:spacing w:val="2"/>
          <w:sz w:val="24"/>
          <w:szCs w:val="24"/>
        </w:rPr>
        <w:fldChar w:fldCharType="separate"/>
      </w:r>
      <w:r>
        <w:rPr>
          <w:rFonts w:ascii="Times New Roman" w:hAnsi="Times New Roman" w:cs="Times New Roman"/>
          <w:spacing w:val="2"/>
          <w:sz w:val="24"/>
          <w:szCs w:val="24"/>
        </w:rPr>
        <w:t>(Khalaman &amp; Lezin, 2015)</w:t>
      </w:r>
      <w:r>
        <w:rPr>
          <w:rFonts w:ascii="Times New Roman" w:hAnsi="Times New Roman" w:cs="Times New Roman"/>
          <w:spacing w:val="2"/>
          <w:sz w:val="24"/>
          <w:szCs w:val="24"/>
        </w:rPr>
        <w:fldChar w:fldCharType="end"/>
      </w:r>
    </w:p>
    <w:p>
      <w:pPr>
        <w:spacing w:line="360" w:lineRule="auto"/>
        <w:ind w:firstLine="708"/>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Мидии в Белом море представлены двумя видами – </w:t>
      </w:r>
      <w:r>
        <w:rPr>
          <w:rFonts w:ascii="Times New Roman" w:hAnsi="Times New Roman" w:cs="Times New Roman"/>
          <w:i/>
          <w:spacing w:val="2"/>
          <w:sz w:val="24"/>
          <w:szCs w:val="24"/>
          <w:lang w:val="en-US"/>
        </w:rPr>
        <w:t>Mytilus</w:t>
      </w:r>
      <w:r>
        <w:rPr>
          <w:rFonts w:ascii="Times New Roman" w:hAnsi="Times New Roman" w:cs="Times New Roman"/>
          <w:i/>
          <w:spacing w:val="2"/>
          <w:sz w:val="24"/>
          <w:szCs w:val="24"/>
        </w:rPr>
        <w:t xml:space="preserve"> </w:t>
      </w:r>
      <w:r>
        <w:rPr>
          <w:rFonts w:ascii="Times New Roman" w:hAnsi="Times New Roman" w:cs="Times New Roman"/>
          <w:i/>
          <w:spacing w:val="2"/>
          <w:sz w:val="24"/>
          <w:szCs w:val="24"/>
          <w:lang w:val="en-US"/>
        </w:rPr>
        <w:t>edulis</w:t>
      </w:r>
      <w:r>
        <w:rPr>
          <w:rFonts w:ascii="Times New Roman" w:hAnsi="Times New Roman" w:cs="Times New Roman"/>
          <w:spacing w:val="2"/>
          <w:sz w:val="24"/>
          <w:szCs w:val="24"/>
        </w:rPr>
        <w:t xml:space="preserve"> (далее МЕ) и </w:t>
      </w:r>
      <w:r>
        <w:rPr>
          <w:rFonts w:ascii="Times New Roman" w:hAnsi="Times New Roman" w:cs="Times New Roman"/>
          <w:i/>
          <w:spacing w:val="2"/>
          <w:sz w:val="24"/>
          <w:szCs w:val="24"/>
          <w:lang w:val="en-US"/>
        </w:rPr>
        <w:t>Mytilus</w:t>
      </w:r>
      <w:r>
        <w:rPr>
          <w:rFonts w:ascii="Times New Roman" w:hAnsi="Times New Roman" w:cs="Times New Roman"/>
          <w:i/>
          <w:spacing w:val="2"/>
          <w:sz w:val="24"/>
          <w:szCs w:val="24"/>
        </w:rPr>
        <w:t xml:space="preserve"> </w:t>
      </w:r>
      <w:r>
        <w:rPr>
          <w:rFonts w:ascii="Times New Roman" w:hAnsi="Times New Roman" w:cs="Times New Roman"/>
          <w:i/>
          <w:spacing w:val="2"/>
          <w:sz w:val="24"/>
          <w:szCs w:val="24"/>
          <w:lang w:val="en-US"/>
        </w:rPr>
        <w:t>trossulus</w:t>
      </w:r>
      <w:r>
        <w:rPr>
          <w:rFonts w:ascii="Times New Roman" w:hAnsi="Times New Roman" w:cs="Times New Roman"/>
          <w:spacing w:val="2"/>
          <w:sz w:val="24"/>
          <w:szCs w:val="24"/>
        </w:rPr>
        <w:t xml:space="preserve"> (далее МТ). Два эти вида образуют совместные поселения в Кандалакшском заливе Белого моря и гибридиз</w:t>
      </w:r>
      <w:ins w:id="326" w:author="polyd" w:date="2023-06-15T11:27:49Z">
        <w:r>
          <w:rPr>
            <w:rFonts w:ascii="Times New Roman" w:hAnsi="Times New Roman" w:cs="Times New Roman"/>
            <w:spacing w:val="2"/>
            <w:sz w:val="24"/>
            <w:szCs w:val="24"/>
            <w:lang w:val="ru-RU"/>
          </w:rPr>
          <w:t>и</w:t>
        </w:r>
      </w:ins>
      <w:ins w:id="327" w:author="polyd" w:date="2023-06-15T11:27:50Z">
        <w:r>
          <w:rPr>
            <w:rFonts w:ascii="Times New Roman" w:hAnsi="Times New Roman" w:cs="Times New Roman"/>
            <w:spacing w:val="2"/>
            <w:sz w:val="24"/>
            <w:szCs w:val="24"/>
            <w:lang w:val="ru-RU"/>
          </w:rPr>
          <w:t>рую</w:t>
        </w:r>
      </w:ins>
      <w:ins w:id="328" w:author="polyd" w:date="2023-06-15T11:27:51Z">
        <w:r>
          <w:rPr>
            <w:rFonts w:ascii="Times New Roman" w:hAnsi="Times New Roman" w:cs="Times New Roman"/>
            <w:spacing w:val="2"/>
            <w:sz w:val="24"/>
            <w:szCs w:val="24"/>
            <w:lang w:val="ru-RU"/>
          </w:rPr>
          <w:t>т</w:t>
        </w:r>
      </w:ins>
      <w:ins w:id="329" w:author="polyd" w:date="2023-06-15T11:27:51Z">
        <w:r>
          <w:rPr>
            <w:rFonts w:hint="default" w:ascii="Times New Roman" w:hAnsi="Times New Roman" w:cs="Times New Roman"/>
            <w:spacing w:val="2"/>
            <w:sz w:val="24"/>
            <w:szCs w:val="24"/>
            <w:lang w:val="ru-RU"/>
          </w:rPr>
          <w:t xml:space="preserve"> </w:t>
        </w:r>
      </w:ins>
      <w:del w:id="330" w:author="polyd" w:date="2023-06-15T11:27:54Z">
        <w:r>
          <w:rPr>
            <w:rFonts w:ascii="Times New Roman" w:hAnsi="Times New Roman" w:cs="Times New Roman"/>
            <w:spacing w:val="2"/>
            <w:sz w:val="24"/>
            <w:szCs w:val="24"/>
          </w:rPr>
          <w:delText>уют</w:delText>
        </w:r>
      </w:del>
      <w:del w:id="331" w:author="polyd" w:date="2023-06-15T11:27:56Z">
        <w:r>
          <w:rPr>
            <w:rFonts w:ascii="Times New Roman" w:hAnsi="Times New Roman" w:cs="Times New Roman"/>
            <w:spacing w:val="2"/>
            <w:sz w:val="24"/>
            <w:szCs w:val="24"/>
          </w:rPr>
          <w:delText xml:space="preserve"> </w:delText>
        </w:r>
      </w:del>
      <w:r>
        <w:rPr>
          <w:rFonts w:ascii="Times New Roman" w:hAnsi="Times New Roman" w:cs="Times New Roman"/>
          <w:spacing w:val="2"/>
          <w:sz w:val="24"/>
          <w:szCs w:val="24"/>
        </w:rPr>
        <w:fldChar w:fldCharType="begin" w:fldLock="1"/>
      </w:r>
      <w:r>
        <w:rPr>
          <w:rFonts w:ascii="Times New Roman" w:hAnsi="Times New Roman" w:cs="Times New Roman"/>
          <w:spacing w:val="2"/>
          <w:sz w:val="24"/>
          <w:szCs w:val="24"/>
        </w:rPr>
        <w:instrText xml:space="preserve">ADDIN CSL_CITATION {"citationItems":[{"id":"ITEM-1","itemData":{"DOI":"10.1371/journal.pone.0152963","ISSN":"19326203","abstract":"©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ONE","id":"ITEM-1","issue":"4","issued":{"date-parts":[["2016"]]},"page":"1-25","title":"Genetic, ecological and morphological distinctness of the blue mussels Mytilus trossulus gould and M. edulis l. in the White Sea","type":"article-journal","volume":"11"},"uris":["http://www.mendeley.com/documents/?uuid=f2d5c684-6f93-455c-969c-a4f1f929d5e2"]}],"mendeley":{"formattedCitation":"(Katolikova et al., 2016)","plainTextFormattedCitation":"(Katolikova et al., 2016)","previouslyFormattedCitation":"(Katolikova et al., 2016)"},"properties":{"noteIndex":0},"schema":"https://github.com/citation-style-language/schema/raw/master/csl-citation.json"}</w:instrText>
      </w:r>
      <w:r>
        <w:rPr>
          <w:rFonts w:ascii="Times New Roman" w:hAnsi="Times New Roman" w:cs="Times New Roman"/>
          <w:spacing w:val="2"/>
          <w:sz w:val="24"/>
          <w:szCs w:val="24"/>
        </w:rPr>
        <w:fldChar w:fldCharType="separate"/>
      </w:r>
      <w:r>
        <w:rPr>
          <w:rFonts w:ascii="Times New Roman" w:hAnsi="Times New Roman" w:cs="Times New Roman"/>
          <w:spacing w:val="2"/>
          <w:sz w:val="24"/>
          <w:szCs w:val="24"/>
        </w:rPr>
        <w:t>(Katolikova et al., 2016)</w:t>
      </w:r>
      <w:r>
        <w:rPr>
          <w:rFonts w:ascii="Times New Roman" w:hAnsi="Times New Roman" w:cs="Times New Roman"/>
          <w:spacing w:val="2"/>
          <w:sz w:val="24"/>
          <w:szCs w:val="24"/>
        </w:rPr>
        <w:fldChar w:fldCharType="end"/>
      </w:r>
      <w:r>
        <w:rPr>
          <w:rFonts w:ascii="Times New Roman" w:hAnsi="Times New Roman" w:cs="Times New Roman"/>
          <w:spacing w:val="2"/>
          <w:sz w:val="24"/>
          <w:szCs w:val="24"/>
        </w:rPr>
        <w:t xml:space="preserve">. Однако степень интрогрессии в Беломорской гибридной зоне не высока, как и доля гибридов, что, вероятно, свидетельствует о существовании негативного отбора </w:t>
      </w:r>
      <w:ins w:id="332" w:author="polyd" w:date="2023-06-15T11:28:13Z">
        <w:r>
          <w:rPr>
            <w:rFonts w:ascii="Times New Roman" w:hAnsi="Times New Roman" w:cs="Times New Roman"/>
            <w:spacing w:val="2"/>
            <w:sz w:val="24"/>
            <w:szCs w:val="24"/>
            <w:lang w:val="ru-RU"/>
          </w:rPr>
          <w:t>про</w:t>
        </w:r>
      </w:ins>
      <w:ins w:id="333" w:author="polyd" w:date="2023-06-15T11:28:14Z">
        <w:r>
          <w:rPr>
            <w:rFonts w:ascii="Times New Roman" w:hAnsi="Times New Roman" w:cs="Times New Roman"/>
            <w:spacing w:val="2"/>
            <w:sz w:val="24"/>
            <w:szCs w:val="24"/>
            <w:lang w:val="ru-RU"/>
          </w:rPr>
          <w:t>тив</w:t>
        </w:r>
      </w:ins>
      <w:ins w:id="334" w:author="polyd" w:date="2023-06-15T11:28:14Z">
        <w:r>
          <w:rPr>
            <w:rFonts w:hint="default" w:ascii="Times New Roman" w:hAnsi="Times New Roman" w:cs="Times New Roman"/>
            <w:spacing w:val="2"/>
            <w:sz w:val="24"/>
            <w:szCs w:val="24"/>
            <w:lang w:val="ru-RU"/>
          </w:rPr>
          <w:t xml:space="preserve"> </w:t>
        </w:r>
      </w:ins>
      <w:del w:id="335" w:author="polyd" w:date="2023-06-15T11:28:18Z">
        <w:r>
          <w:rPr>
            <w:rFonts w:ascii="Times New Roman" w:hAnsi="Times New Roman" w:cs="Times New Roman"/>
            <w:spacing w:val="2"/>
            <w:sz w:val="24"/>
            <w:szCs w:val="24"/>
          </w:rPr>
          <w:delText xml:space="preserve">в отношении </w:delText>
        </w:r>
      </w:del>
      <w:r>
        <w:rPr>
          <w:rFonts w:ascii="Times New Roman" w:hAnsi="Times New Roman" w:cs="Times New Roman"/>
          <w:spacing w:val="2"/>
          <w:sz w:val="24"/>
          <w:szCs w:val="24"/>
        </w:rPr>
        <w:t>гибридов</w:t>
      </w:r>
      <w:ins w:id="336" w:author="polyd" w:date="2023-06-15T11:28:20Z">
        <w:r>
          <w:rPr>
            <w:rFonts w:hint="default" w:ascii="Times New Roman" w:hAnsi="Times New Roman" w:cs="Times New Roman"/>
            <w:spacing w:val="2"/>
            <w:sz w:val="24"/>
            <w:szCs w:val="24"/>
            <w:lang w:val="ru-RU"/>
          </w:rPr>
          <w:t xml:space="preserve"> и на</w:t>
        </w:r>
      </w:ins>
      <w:ins w:id="337" w:author="polyd" w:date="2023-06-15T11:28:21Z">
        <w:r>
          <w:rPr>
            <w:rFonts w:hint="default" w:ascii="Times New Roman" w:hAnsi="Times New Roman" w:cs="Times New Roman"/>
            <w:spacing w:val="2"/>
            <w:sz w:val="24"/>
            <w:szCs w:val="24"/>
            <w:lang w:val="ru-RU"/>
          </w:rPr>
          <w:t>личи</w:t>
        </w:r>
      </w:ins>
      <w:ins w:id="338" w:author="polyd" w:date="2023-06-15T11:28:22Z">
        <w:r>
          <w:rPr>
            <w:rFonts w:hint="default" w:ascii="Times New Roman" w:hAnsi="Times New Roman" w:cs="Times New Roman"/>
            <w:spacing w:val="2"/>
            <w:sz w:val="24"/>
            <w:szCs w:val="24"/>
            <w:lang w:val="ru-RU"/>
          </w:rPr>
          <w:t>и к</w:t>
        </w:r>
      </w:ins>
      <w:ins w:id="339" w:author="polyd" w:date="2023-06-15T11:28:23Z">
        <w:r>
          <w:rPr>
            <w:rFonts w:hint="default" w:ascii="Times New Roman" w:hAnsi="Times New Roman" w:cs="Times New Roman"/>
            <w:spacing w:val="2"/>
            <w:sz w:val="24"/>
            <w:szCs w:val="24"/>
            <w:lang w:val="ru-RU"/>
          </w:rPr>
          <w:t>аки</w:t>
        </w:r>
      </w:ins>
      <w:ins w:id="340" w:author="polyd" w:date="2023-06-15T11:28:24Z">
        <w:r>
          <w:rPr>
            <w:rFonts w:hint="default" w:ascii="Times New Roman" w:hAnsi="Times New Roman" w:cs="Times New Roman"/>
            <w:spacing w:val="2"/>
            <w:sz w:val="24"/>
            <w:szCs w:val="24"/>
            <w:lang w:val="ru-RU"/>
          </w:rPr>
          <w:t xml:space="preserve">х-то </w:t>
        </w:r>
      </w:ins>
      <w:ins w:id="341" w:author="polyd" w:date="2023-06-15T11:28:25Z">
        <w:r>
          <w:rPr>
            <w:rFonts w:hint="default" w:ascii="Times New Roman" w:hAnsi="Times New Roman" w:cs="Times New Roman"/>
            <w:spacing w:val="2"/>
            <w:sz w:val="24"/>
            <w:szCs w:val="24"/>
            <w:lang w:val="ru-RU"/>
          </w:rPr>
          <w:t>ре</w:t>
        </w:r>
      </w:ins>
      <w:ins w:id="342" w:author="polyd" w:date="2023-06-15T11:28:26Z">
        <w:r>
          <w:rPr>
            <w:rFonts w:hint="default" w:ascii="Times New Roman" w:hAnsi="Times New Roman" w:cs="Times New Roman"/>
            <w:spacing w:val="2"/>
            <w:sz w:val="24"/>
            <w:szCs w:val="24"/>
            <w:lang w:val="ru-RU"/>
          </w:rPr>
          <w:t>проду</w:t>
        </w:r>
      </w:ins>
      <w:ins w:id="343" w:author="polyd" w:date="2023-06-15T11:28:27Z">
        <w:r>
          <w:rPr>
            <w:rFonts w:hint="default" w:ascii="Times New Roman" w:hAnsi="Times New Roman" w:cs="Times New Roman"/>
            <w:spacing w:val="2"/>
            <w:sz w:val="24"/>
            <w:szCs w:val="24"/>
            <w:lang w:val="ru-RU"/>
          </w:rPr>
          <w:t>ктивн</w:t>
        </w:r>
      </w:ins>
      <w:ins w:id="344" w:author="polyd" w:date="2023-06-15T11:28:28Z">
        <w:r>
          <w:rPr>
            <w:rFonts w:hint="default" w:ascii="Times New Roman" w:hAnsi="Times New Roman" w:cs="Times New Roman"/>
            <w:spacing w:val="2"/>
            <w:sz w:val="24"/>
            <w:szCs w:val="24"/>
            <w:lang w:val="ru-RU"/>
          </w:rPr>
          <w:t>ых б</w:t>
        </w:r>
      </w:ins>
      <w:ins w:id="345" w:author="polyd" w:date="2023-06-15T11:28:29Z">
        <w:r>
          <w:rPr>
            <w:rFonts w:hint="default" w:ascii="Times New Roman" w:hAnsi="Times New Roman" w:cs="Times New Roman"/>
            <w:spacing w:val="2"/>
            <w:sz w:val="24"/>
            <w:szCs w:val="24"/>
            <w:lang w:val="ru-RU"/>
          </w:rPr>
          <w:t>арьер</w:t>
        </w:r>
      </w:ins>
      <w:ins w:id="346" w:author="polyd" w:date="2023-06-15T11:28:30Z">
        <w:r>
          <w:rPr>
            <w:rFonts w:hint="default" w:ascii="Times New Roman" w:hAnsi="Times New Roman" w:cs="Times New Roman"/>
            <w:spacing w:val="2"/>
            <w:sz w:val="24"/>
            <w:szCs w:val="24"/>
            <w:lang w:val="ru-RU"/>
          </w:rPr>
          <w:t>ов</w:t>
        </w:r>
      </w:ins>
      <w:r>
        <w:rPr>
          <w:rFonts w:ascii="Times New Roman" w:hAnsi="Times New Roman" w:cs="Times New Roman"/>
          <w:spacing w:val="2"/>
          <w:sz w:val="24"/>
          <w:szCs w:val="24"/>
        </w:rPr>
        <w:t xml:space="preserve">. Генетическая структура и пространственное распределение поселений МТ и МЕ в Кандалакшском заливе изучены довольно хорошо </w:t>
      </w:r>
      <w:r>
        <w:rPr>
          <w:rFonts w:ascii="Times New Roman" w:hAnsi="Times New Roman" w:cs="Times New Roman"/>
          <w:spacing w:val="2"/>
          <w:sz w:val="24"/>
          <w:szCs w:val="24"/>
        </w:rPr>
        <w:fldChar w:fldCharType="begin" w:fldLock="1"/>
      </w:r>
      <w:r>
        <w:rPr>
          <w:rFonts w:ascii="Times New Roman" w:hAnsi="Times New Roman" w:cs="Times New Roman"/>
          <w:spacing w:val="2"/>
          <w:sz w:val="24"/>
          <w:szCs w:val="24"/>
        </w:rPr>
        <w:instrText xml:space="preserve">ADDIN CSL_CITATION {"citationItems":[{"id":"ITEM-1","itemData":{"DOI":"10.1371/journal.pone.0152963","ISSN":"19326203","abstract":"©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ONE","id":"ITEM-1","issue":"4","issued":{"date-parts":[["2016"]]},"page":"1-25","title":"Genetic, ecological and morphological distinctness of the blue mussels Mytilus trossulus gould and M. edulis l. in the White Sea","type":"article-journal","volume":"11"},"uris":["http://www.mendeley.com/documents/?uuid=f2d5c684-6f93-455c-969c-a4f1f929d5e2"]},{"id":"ITEM-2","itemData":{"DOI":"10.1371/journal.pone.0249587","ISBN":"1111111111","ISSN":"19326203","PMID":"34297723","abstract":"Cryptic and hybridizing species may lack diagnostic taxonomic characters leaving researchers with semi-diagnostic ones. Identification based on such characters is probabilistic, the probability of correct identification depending on the species composition in a mixed population. Here we test the possibilities of applying a semi-diagnostic conchological character for distinguishing two cryptic species of blue mussels, Mytilus edulis and M. trossulus. These ecologically, stratigraphically and economically important molluscs co-occur and hybridize in many areas of the North Atlantic and the neighboring Arctic. Any cues for distinguishing them in sympatry without genotyping would save much research effort. Recently these species have been shown to statistically differ in the White Sea, where a simple character of the shell was used to distinguish two mussel morphotypes. In this paper, we analyzed the associations between morphotypes and species-specific genotypes based on an abundant material from the waters of the Kola Peninsula (White Sea, Barents Sea) and a more limited material from Norway, the Baltic Sea, Scotland and the Gulf of Maine. The performance of the “morphotype test” for species identification was formally evaluated using approaches from evidence-based medicine. Interspecific differences in the morphotype frequencies were ubiquitous and unidirectional, but their scale varied geographically (from 75% in the White Sea to 15% in the Baltic Sea). In addition, salinity-related variation of this character within M. edulis was revealed in the Arctic Barents Sea. For every studied region, we established relationships between the proportions of the morphotypes in the populations as well as between the proportions of the morphotypes in samples and the probabilities of mussels of different morphotypes being M. trossulus and M. edulis. We provide recommendations for the application of the morphotype test to mussels from unstudied contact zones and note that they may apply equally well to other taxa identified by semi-diagnostic traits.","author":[{"dropping-particle":"","family":"Khaitov","given":"Vadim","non-dropping-particle":"","parse-names":false,"suffix":""},{"dropping-particle":"","family":"Marchenko","given":"Julia","non-dropping-particle":"","parse-names":false,"suffix":""},{"dropping-particle":"","family":"Katolikova","given":"Marina","non-dropping-particle":"","parse-names":false,"suffix":""},{"dropping-particle":"","family":"Väinölä","given":"Risto","non-dropping-particle":"","parse-names":false,"suffix":""},{"dropping-particle":"","family":"Kingston","given":"Sarah E.","non-dropping-particle":"","parse-names":false,"suffix":""},{"dropping-particle":"","family":"Carlon","given":"David B.","non-dropping-particle":"","parse-names":false,"suffix":""},{"dropping-particle":"","family":"Gantsevich","given":"Michael","non-dropping-particle":"","parse-names":false,"suffix":""},{"dropping-particle":"","family":"Strelkov","given":"Petr","non-dropping-particle":"","parse-names":false,"suffix":""}],"container-title":"PLoS ONE","id":"ITEM-2","issue":"July","issued":{"date-parts":[["2021"]]},"page":"1-27","title":"Species identification based on a semi-diagnostic marker: Evaluation of a simple conchological test for distinguishing blue mussels Mytilus edulis L. And M. trossulus Gould","type":"article-journal","volume":"16"},"uris":["http://www.mendeley.com/documents/?uuid=80a0ea1d-8af2-4c96-aea3-0d24a897de58"]}],"mendeley":{"formattedCitation":"(Katolikova et al., 2016; V. Khaitov et al., 2021)","plainTextFormattedCitation":"(Katolikova et al., 2016; V. Khaitov et al., 2021)","previouslyFormattedCitation":"(Katolikova et al., 2016; V. Khaitov et al., 2021)"},"properties":{"noteIndex":0},"schema":"https://github.com/citation-style-language/schema/raw/master/csl-citation.json"}</w:instrText>
      </w:r>
      <w:r>
        <w:rPr>
          <w:rFonts w:ascii="Times New Roman" w:hAnsi="Times New Roman" w:cs="Times New Roman"/>
          <w:spacing w:val="2"/>
          <w:sz w:val="24"/>
          <w:szCs w:val="24"/>
        </w:rPr>
        <w:fldChar w:fldCharType="separate"/>
      </w:r>
      <w:r>
        <w:rPr>
          <w:rFonts w:ascii="Times New Roman" w:hAnsi="Times New Roman" w:cs="Times New Roman"/>
          <w:spacing w:val="2"/>
          <w:sz w:val="24"/>
          <w:szCs w:val="24"/>
        </w:rPr>
        <w:t>(Katolikova et al., 2016;</w:t>
      </w:r>
      <w:ins w:id="347" w:author="polyd" w:date="2023-06-15T11:28:41Z">
        <w:r>
          <w:rPr>
            <w:rFonts w:hint="default" w:ascii="Times New Roman" w:hAnsi="Times New Roman" w:cs="Times New Roman"/>
            <w:spacing w:val="2"/>
            <w:sz w:val="24"/>
            <w:szCs w:val="24"/>
            <w:lang w:val="ru-RU"/>
          </w:rPr>
          <w:t xml:space="preserve"> </w:t>
        </w:r>
      </w:ins>
      <w:del w:id="348" w:author="polyd" w:date="2023-06-15T11:28:40Z">
        <w:r>
          <w:rPr>
            <w:rFonts w:ascii="Times New Roman" w:hAnsi="Times New Roman" w:cs="Times New Roman"/>
            <w:spacing w:val="2"/>
            <w:sz w:val="24"/>
            <w:szCs w:val="24"/>
          </w:rPr>
          <w:delText xml:space="preserve"> </w:delText>
        </w:r>
      </w:del>
      <w:del w:id="349" w:author="polyd" w:date="2023-06-15T11:28:39Z">
        <w:r>
          <w:rPr>
            <w:rFonts w:ascii="Times New Roman" w:hAnsi="Times New Roman" w:cs="Times New Roman"/>
            <w:spacing w:val="2"/>
            <w:sz w:val="24"/>
            <w:szCs w:val="24"/>
          </w:rPr>
          <w:delText xml:space="preserve">V. </w:delText>
        </w:r>
      </w:del>
      <w:r>
        <w:rPr>
          <w:rFonts w:ascii="Times New Roman" w:hAnsi="Times New Roman" w:cs="Times New Roman"/>
          <w:spacing w:val="2"/>
          <w:sz w:val="24"/>
          <w:szCs w:val="24"/>
        </w:rPr>
        <w:t>Khaitov et al., 2021)</w:t>
      </w:r>
      <w:r>
        <w:rPr>
          <w:rFonts w:ascii="Times New Roman" w:hAnsi="Times New Roman" w:cs="Times New Roman"/>
          <w:spacing w:val="2"/>
          <w:sz w:val="24"/>
          <w:szCs w:val="24"/>
        </w:rPr>
        <w:fldChar w:fldCharType="end"/>
      </w:r>
      <w:r>
        <w:rPr>
          <w:rFonts w:ascii="Times New Roman" w:hAnsi="Times New Roman" w:cs="Times New Roman"/>
          <w:spacing w:val="2"/>
          <w:sz w:val="24"/>
          <w:szCs w:val="24"/>
        </w:rPr>
        <w:t xml:space="preserve">. При этом авторами отмечается, что пространственное распределение поселений на первый взгляд подчинено градиенту солености в Кандалакшском </w:t>
      </w:r>
      <w:r>
        <w:rPr>
          <w:rFonts w:ascii="Times New Roman" w:hAnsi="Times New Roman" w:cs="Times New Roman"/>
          <w:spacing w:val="2"/>
          <w:sz w:val="24"/>
          <w:szCs w:val="24"/>
        </w:rPr>
        <w:fldChar w:fldCharType="begin" w:fldLock="1"/>
      </w:r>
      <w:r>
        <w:rPr>
          <w:rFonts w:ascii="Times New Roman" w:hAnsi="Times New Roman" w:cs="Times New Roman"/>
          <w:spacing w:val="2"/>
          <w:sz w:val="24"/>
          <w:szCs w:val="24"/>
        </w:rPr>
        <w:instrText xml:space="preserve">ADDIN CSL_CITATION {"citationItems":[{"id":"ITEM-1","itemData":{"DOI":"10.1371/journal.pone.0152963","ISSN":"19326203","abstract":"©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ONE","id":"ITEM-1","issue":"4","issued":{"date-parts":[["2016"]]},"page":"1-25","title":"Genetic, ecological and morphological distinctness of the blue mussels Mytilus trossulus gould and M. edulis l. in the White Sea","type":"article-journal","volume":"11"},"uris":["http://www.mendeley.com/documents/?uuid=f2d5c684-6f93-455c-969c-a4f1f929d5e2"]}],"mendeley":{"formattedCitation":"(Katolikova et al., 2016)","plainTextFormattedCitation":"(Katolikova et al., 2016)","previouslyFormattedCitation":"(Katolikova et al., 2016)"},"properties":{"noteIndex":0},"schema":"https://github.com/citation-style-language/schema/raw/master/csl-citation.json"}</w:instrText>
      </w:r>
      <w:r>
        <w:rPr>
          <w:rFonts w:ascii="Times New Roman" w:hAnsi="Times New Roman" w:cs="Times New Roman"/>
          <w:spacing w:val="2"/>
          <w:sz w:val="24"/>
          <w:szCs w:val="24"/>
        </w:rPr>
        <w:fldChar w:fldCharType="separate"/>
      </w:r>
      <w:r>
        <w:rPr>
          <w:rFonts w:ascii="Times New Roman" w:hAnsi="Times New Roman" w:cs="Times New Roman"/>
          <w:spacing w:val="2"/>
          <w:sz w:val="24"/>
          <w:szCs w:val="24"/>
        </w:rPr>
        <w:t>(Katolikova et al., 2016)</w:t>
      </w:r>
      <w:r>
        <w:rPr>
          <w:rFonts w:ascii="Times New Roman" w:hAnsi="Times New Roman" w:cs="Times New Roman"/>
          <w:spacing w:val="2"/>
          <w:sz w:val="24"/>
          <w:szCs w:val="24"/>
        </w:rPr>
        <w:fldChar w:fldCharType="end"/>
      </w:r>
      <w:r>
        <w:rPr>
          <w:rFonts w:ascii="Times New Roman" w:hAnsi="Times New Roman" w:cs="Times New Roman"/>
          <w:spacing w:val="2"/>
          <w:sz w:val="24"/>
          <w:szCs w:val="24"/>
        </w:rPr>
        <w:t xml:space="preserve">. МТ тяготеют к опресненной вершине залива, а МЕ тяготеют к мористой части, а смешанные поселения наблюдаются в регионах с промежуточной соленостью, что позволяет предположить существование парапатрии </w:t>
      </w:r>
      <w:r>
        <w:rPr>
          <w:rFonts w:ascii="Times New Roman" w:hAnsi="Times New Roman" w:cs="Times New Roman"/>
          <w:spacing w:val="2"/>
          <w:sz w:val="24"/>
          <w:szCs w:val="24"/>
        </w:rPr>
        <w:fldChar w:fldCharType="begin" w:fldLock="1"/>
      </w:r>
      <w:r>
        <w:rPr>
          <w:rFonts w:ascii="Times New Roman" w:hAnsi="Times New Roman" w:cs="Times New Roman"/>
          <w:spacing w:val="2"/>
          <w:sz w:val="24"/>
          <w:szCs w:val="24"/>
        </w:rPr>
        <w:instrText xml:space="preserve">ADDIN CSL_CITATION {"citationItems":[{"id":"ITEM-1","itemData":{"DOI":"10.1007/s00227-010-1609-z","ISSN":"00253162","abstract":"From data on allozyme, nuclear DNA and mitochondrial DNA markers, we show that the originally North Pacific/Northwest Atlantic mussel Mytilus trossulus is widespread on North European coasts, earliM. trossuluser thought to be inhabited only by Mytilus edulis. Several local occurrences of, interspersed with a dominant M. edulis, were recorded on the North Sea, Norwegian Sea and Barents Sea coasts of Norway and the Barents and White Sea coasts of Kola Peninsula in Russia. The proportion of M. trossulus genetic background observed at any one site varied from 0 to 95%. These new occurrences are not related to the previously known, introgressed M. trossulus population that occupies the Baltic Sea. The new northern occurrences retain both the F and M M. trossulus mitochondria, which have been lost from the Baltic stock. While hybridization takes place wherever M. trossulus and M. edulis meet, the extent of hybrization varies between the different contact areas. Hybrids are rare, and the hybrid zones are bimodal in the northern areas; more interbreeding has taken place further south in Norway, but even there genotypic disequilibria are higher than those in the steep transition zone between the Baltic mussel and M. edulis: there is no evidence of a collapse toward a hybrid swarm unlike in the Baltic. The Barents and White Sea M. trossulus are genetically slightly closer to the NW Atlantic than NE Pacific populations, while the Baltic mussel has unique features distinguishing it from the others. We postulate that the presence of M. trossulus in Northern Europe is a result of repeated independent inter- or transoceanic cryptic invasions of various ages, up to recent times. © 2011 The Author(s).","author":[{"dropping-particle":"","family":"Väinölä","given":"Risto","non-dropping-particle":"","parse-names":false,"suffix":""},{"dropping-particle":"","family":"Strelkov","given":"Petr","non-dropping-particle":"","parse-names":false,"suffix":""}],"container-title":"Marine Biology","id":"ITEM-1","issue":"4","issued":{"date-parts":[["2011"]]},"page":"817-833","title":"Mytilus trossulus in Northern Europe","type":"article-journal","volume":"158"},"uris":["http://www.mendeley.com/documents/?uuid=3ebc451d-bc4a-4239-a20e-11ca2c3de193"]}],"mendeley":{"formattedCitation":"(Väinölä &amp; Strelkov, 2011)","plainTextFormattedCitation":"(Väinölä &amp; Strelkov, 2011)","previouslyFormattedCitation":"(Väinölä &amp; Strelkov, 2011)"},"properties":{"noteIndex":0},"schema":"https://github.com/citation-style-language/schema/raw/master/csl-citation.json"}</w:instrText>
      </w:r>
      <w:r>
        <w:rPr>
          <w:rFonts w:ascii="Times New Roman" w:hAnsi="Times New Roman" w:cs="Times New Roman"/>
          <w:spacing w:val="2"/>
          <w:sz w:val="24"/>
          <w:szCs w:val="24"/>
        </w:rPr>
        <w:fldChar w:fldCharType="separate"/>
      </w:r>
      <w:r>
        <w:rPr>
          <w:rFonts w:ascii="Times New Roman" w:hAnsi="Times New Roman" w:cs="Times New Roman"/>
          <w:spacing w:val="2"/>
          <w:sz w:val="24"/>
          <w:szCs w:val="24"/>
        </w:rPr>
        <w:t>(Väinölä &amp; Strelkov, 2011)</w:t>
      </w:r>
      <w:r>
        <w:rPr>
          <w:rFonts w:ascii="Times New Roman" w:hAnsi="Times New Roman" w:cs="Times New Roman"/>
          <w:spacing w:val="2"/>
          <w:sz w:val="24"/>
          <w:szCs w:val="24"/>
        </w:rPr>
        <w:fldChar w:fldCharType="end"/>
      </w:r>
      <w:r>
        <w:rPr>
          <w:rFonts w:ascii="Times New Roman" w:hAnsi="Times New Roman" w:cs="Times New Roman"/>
          <w:spacing w:val="2"/>
          <w:sz w:val="24"/>
          <w:szCs w:val="24"/>
        </w:rPr>
        <w:t xml:space="preserve">. Однако исследования того, как МТ и МЕ относятся к солености (довольно малочисленные для других гибридных зон) – для Беломорской гибридной зоны попросту отсутствуют. </w:t>
      </w:r>
    </w:p>
    <w:p>
      <w:pPr>
        <w:spacing w:line="360" w:lineRule="auto"/>
        <w:ind w:firstLine="708"/>
        <w:jc w:val="both"/>
        <w:rPr>
          <w:ins w:id="350" w:author="polyd" w:date="2023-06-15T11:31:25Z"/>
          <w:rFonts w:ascii="Times New Roman" w:hAnsi="Times New Roman" w:cs="Times New Roman"/>
          <w:spacing w:val="2"/>
          <w:sz w:val="24"/>
          <w:szCs w:val="24"/>
        </w:rPr>
      </w:pPr>
      <w:r>
        <w:rPr>
          <w:rFonts w:ascii="Times New Roman" w:hAnsi="Times New Roman" w:cs="Times New Roman"/>
          <w:spacing w:val="2"/>
          <w:sz w:val="24"/>
          <w:szCs w:val="24"/>
        </w:rPr>
        <w:t xml:space="preserve">Данная работа представляет собой попытку оценить </w:t>
      </w:r>
      <w:del w:id="351" w:author="polyd" w:date="2023-06-15T11:30:07Z">
        <w:r>
          <w:rPr>
            <w:rFonts w:ascii="Times New Roman" w:hAnsi="Times New Roman" w:cs="Times New Roman"/>
            <w:spacing w:val="2"/>
            <w:sz w:val="24"/>
            <w:szCs w:val="24"/>
          </w:rPr>
          <w:delText xml:space="preserve">приспособленность </w:delText>
        </w:r>
      </w:del>
      <w:ins w:id="352" w:author="polyd" w:date="2023-06-15T11:30:07Z">
        <w:r>
          <w:rPr>
            <w:rFonts w:ascii="Times New Roman" w:hAnsi="Times New Roman" w:cs="Times New Roman"/>
            <w:spacing w:val="2"/>
            <w:sz w:val="24"/>
            <w:szCs w:val="24"/>
            <w:lang w:val="ru-RU"/>
          </w:rPr>
          <w:t>эко</w:t>
        </w:r>
      </w:ins>
      <w:ins w:id="353" w:author="polyd" w:date="2023-06-15T11:30:08Z">
        <w:r>
          <w:rPr>
            <w:rFonts w:ascii="Times New Roman" w:hAnsi="Times New Roman" w:cs="Times New Roman"/>
            <w:spacing w:val="2"/>
            <w:sz w:val="24"/>
            <w:szCs w:val="24"/>
            <w:lang w:val="ru-RU"/>
          </w:rPr>
          <w:t>фи</w:t>
        </w:r>
      </w:ins>
      <w:ins w:id="354" w:author="polyd" w:date="2023-06-15T11:30:09Z">
        <w:r>
          <w:rPr>
            <w:rFonts w:ascii="Times New Roman" w:hAnsi="Times New Roman" w:cs="Times New Roman"/>
            <w:spacing w:val="2"/>
            <w:sz w:val="24"/>
            <w:szCs w:val="24"/>
            <w:lang w:val="ru-RU"/>
          </w:rPr>
          <w:t>зиолог</w:t>
        </w:r>
      </w:ins>
      <w:ins w:id="355" w:author="polyd" w:date="2023-06-15T11:30:10Z">
        <w:r>
          <w:rPr>
            <w:rFonts w:ascii="Times New Roman" w:hAnsi="Times New Roman" w:cs="Times New Roman"/>
            <w:spacing w:val="2"/>
            <w:sz w:val="24"/>
            <w:szCs w:val="24"/>
            <w:lang w:val="ru-RU"/>
          </w:rPr>
          <w:t>иче</w:t>
        </w:r>
      </w:ins>
      <w:ins w:id="356" w:author="polyd" w:date="2023-06-15T11:30:11Z">
        <w:r>
          <w:rPr>
            <w:rFonts w:ascii="Times New Roman" w:hAnsi="Times New Roman" w:cs="Times New Roman"/>
            <w:spacing w:val="2"/>
            <w:sz w:val="24"/>
            <w:szCs w:val="24"/>
            <w:lang w:val="ru-RU"/>
          </w:rPr>
          <w:t>ские</w:t>
        </w:r>
      </w:ins>
      <w:ins w:id="357" w:author="polyd" w:date="2023-06-15T11:30:11Z">
        <w:r>
          <w:rPr>
            <w:rFonts w:hint="default" w:ascii="Times New Roman" w:hAnsi="Times New Roman" w:cs="Times New Roman"/>
            <w:spacing w:val="2"/>
            <w:sz w:val="24"/>
            <w:szCs w:val="24"/>
            <w:lang w:val="ru-RU"/>
          </w:rPr>
          <w:t xml:space="preserve"> р</w:t>
        </w:r>
      </w:ins>
      <w:ins w:id="358" w:author="polyd" w:date="2023-06-15T11:30:12Z">
        <w:r>
          <w:rPr>
            <w:rFonts w:hint="default" w:ascii="Times New Roman" w:hAnsi="Times New Roman" w:cs="Times New Roman"/>
            <w:spacing w:val="2"/>
            <w:sz w:val="24"/>
            <w:szCs w:val="24"/>
            <w:lang w:val="ru-RU"/>
          </w:rPr>
          <w:t>еакц</w:t>
        </w:r>
      </w:ins>
      <w:ins w:id="359" w:author="polyd" w:date="2023-06-15T11:30:13Z">
        <w:r>
          <w:rPr>
            <w:rFonts w:hint="default" w:ascii="Times New Roman" w:hAnsi="Times New Roman" w:cs="Times New Roman"/>
            <w:spacing w:val="2"/>
            <w:sz w:val="24"/>
            <w:szCs w:val="24"/>
            <w:lang w:val="ru-RU"/>
          </w:rPr>
          <w:t xml:space="preserve">ии </w:t>
        </w:r>
      </w:ins>
      <w:r>
        <w:rPr>
          <w:rFonts w:ascii="Times New Roman" w:hAnsi="Times New Roman" w:cs="Times New Roman"/>
          <w:spacing w:val="2"/>
          <w:sz w:val="24"/>
          <w:szCs w:val="24"/>
        </w:rPr>
        <w:t>МТ и МЕ</w:t>
      </w:r>
      <w:ins w:id="360" w:author="polyd" w:date="2023-06-15T11:30:23Z">
        <w:r>
          <w:rPr>
            <w:rFonts w:hint="default" w:ascii="Times New Roman" w:hAnsi="Times New Roman" w:cs="Times New Roman"/>
            <w:spacing w:val="2"/>
            <w:sz w:val="24"/>
            <w:szCs w:val="24"/>
            <w:lang w:val="ru-RU"/>
          </w:rPr>
          <w:t xml:space="preserve">, </w:t>
        </w:r>
      </w:ins>
      <w:ins w:id="361" w:author="polyd" w:date="2023-06-15T11:30:24Z">
        <w:r>
          <w:rPr>
            <w:rFonts w:hint="default" w:ascii="Times New Roman" w:hAnsi="Times New Roman" w:cs="Times New Roman"/>
            <w:spacing w:val="2"/>
            <w:sz w:val="24"/>
            <w:szCs w:val="24"/>
            <w:lang w:val="ru-RU"/>
          </w:rPr>
          <w:t>проя</w:t>
        </w:r>
      </w:ins>
      <w:ins w:id="362" w:author="polyd" w:date="2023-06-15T11:30:25Z">
        <w:r>
          <w:rPr>
            <w:rFonts w:hint="default" w:ascii="Times New Roman" w:hAnsi="Times New Roman" w:cs="Times New Roman"/>
            <w:spacing w:val="2"/>
            <w:sz w:val="24"/>
            <w:szCs w:val="24"/>
            <w:lang w:val="ru-RU"/>
          </w:rPr>
          <w:t>вл</w:t>
        </w:r>
      </w:ins>
      <w:ins w:id="363" w:author="polyd" w:date="2023-06-15T11:30:26Z">
        <w:r>
          <w:rPr>
            <w:rFonts w:hint="default" w:ascii="Times New Roman" w:hAnsi="Times New Roman" w:cs="Times New Roman"/>
            <w:spacing w:val="2"/>
            <w:sz w:val="24"/>
            <w:szCs w:val="24"/>
            <w:lang w:val="ru-RU"/>
          </w:rPr>
          <w:t>яющи</w:t>
        </w:r>
      </w:ins>
      <w:ins w:id="364" w:author="polyd" w:date="2023-06-15T11:30:27Z">
        <w:r>
          <w:rPr>
            <w:rFonts w:hint="default" w:ascii="Times New Roman" w:hAnsi="Times New Roman" w:cs="Times New Roman"/>
            <w:spacing w:val="2"/>
            <w:sz w:val="24"/>
            <w:szCs w:val="24"/>
            <w:lang w:val="ru-RU"/>
          </w:rPr>
          <w:t xml:space="preserve">еся </w:t>
        </w:r>
      </w:ins>
      <w:ins w:id="365" w:author="polyd" w:date="2023-06-15T11:30:28Z">
        <w:r>
          <w:rPr>
            <w:rFonts w:hint="default" w:ascii="Times New Roman" w:hAnsi="Times New Roman" w:cs="Times New Roman"/>
            <w:spacing w:val="2"/>
            <w:sz w:val="24"/>
            <w:szCs w:val="24"/>
            <w:lang w:val="ru-RU"/>
          </w:rPr>
          <w:t>в</w:t>
        </w:r>
      </w:ins>
      <w:del w:id="366" w:author="polyd" w:date="2023-06-15T11:30:22Z">
        <w:r>
          <w:rPr>
            <w:rFonts w:ascii="Times New Roman" w:hAnsi="Times New Roman" w:cs="Times New Roman"/>
            <w:spacing w:val="2"/>
            <w:sz w:val="24"/>
            <w:szCs w:val="24"/>
          </w:rPr>
          <w:delText xml:space="preserve"> </w:delText>
        </w:r>
      </w:del>
      <w:del w:id="367" w:author="polyd" w:date="2023-06-15T11:30:29Z">
        <w:r>
          <w:rPr>
            <w:rFonts w:ascii="Times New Roman" w:hAnsi="Times New Roman" w:cs="Times New Roman"/>
            <w:spacing w:val="2"/>
            <w:sz w:val="24"/>
            <w:szCs w:val="24"/>
          </w:rPr>
          <w:delText>к</w:delText>
        </w:r>
      </w:del>
      <w:r>
        <w:rPr>
          <w:rFonts w:ascii="Times New Roman" w:hAnsi="Times New Roman" w:cs="Times New Roman"/>
          <w:spacing w:val="2"/>
          <w:sz w:val="24"/>
          <w:szCs w:val="24"/>
        </w:rPr>
        <w:t xml:space="preserve"> условия</w:t>
      </w:r>
      <w:ins w:id="368" w:author="polyd" w:date="2023-06-15T11:30:34Z">
        <w:r>
          <w:rPr>
            <w:rFonts w:ascii="Times New Roman" w:hAnsi="Times New Roman" w:cs="Times New Roman"/>
            <w:spacing w:val="2"/>
            <w:sz w:val="24"/>
            <w:szCs w:val="24"/>
            <w:lang w:val="ru-RU"/>
          </w:rPr>
          <w:t>х</w:t>
        </w:r>
      </w:ins>
      <w:del w:id="369" w:author="polyd" w:date="2023-06-15T11:30:32Z">
        <w:r>
          <w:rPr>
            <w:rFonts w:ascii="Times New Roman" w:hAnsi="Times New Roman" w:cs="Times New Roman"/>
            <w:spacing w:val="2"/>
            <w:sz w:val="24"/>
            <w:szCs w:val="24"/>
          </w:rPr>
          <w:delText>м</w:delText>
        </w:r>
      </w:del>
      <w:r>
        <w:rPr>
          <w:rFonts w:ascii="Times New Roman" w:hAnsi="Times New Roman" w:cs="Times New Roman"/>
          <w:spacing w:val="2"/>
          <w:sz w:val="24"/>
          <w:szCs w:val="24"/>
        </w:rPr>
        <w:t xml:space="preserve"> совместных поселений, </w:t>
      </w:r>
      <w:del w:id="370" w:author="polyd" w:date="2023-06-15T11:30:57Z">
        <w:r>
          <w:rPr>
            <w:rFonts w:ascii="Times New Roman" w:hAnsi="Times New Roman" w:cs="Times New Roman"/>
            <w:spacing w:val="2"/>
            <w:sz w:val="24"/>
            <w:szCs w:val="24"/>
          </w:rPr>
          <w:delText>их конкурентные отношения</w:delText>
        </w:r>
      </w:del>
      <w:del w:id="371" w:author="polyd" w:date="2023-06-15T11:30:58Z">
        <w:r>
          <w:rPr>
            <w:rFonts w:ascii="Times New Roman" w:hAnsi="Times New Roman" w:cs="Times New Roman"/>
            <w:spacing w:val="2"/>
            <w:sz w:val="24"/>
            <w:szCs w:val="24"/>
          </w:rPr>
          <w:delText xml:space="preserve"> </w:delText>
        </w:r>
      </w:del>
      <w:r>
        <w:rPr>
          <w:rFonts w:ascii="Times New Roman" w:hAnsi="Times New Roman" w:cs="Times New Roman"/>
          <w:spacing w:val="2"/>
          <w:sz w:val="24"/>
          <w:szCs w:val="24"/>
        </w:rPr>
        <w:t xml:space="preserve">и как эти </w:t>
      </w:r>
      <w:del w:id="372" w:author="polyd" w:date="2023-06-15T11:31:06Z">
        <w:r>
          <w:rPr>
            <w:rFonts w:ascii="Times New Roman" w:hAnsi="Times New Roman" w:cs="Times New Roman"/>
            <w:spacing w:val="2"/>
            <w:sz w:val="24"/>
            <w:szCs w:val="24"/>
          </w:rPr>
          <w:delText xml:space="preserve">отношению </w:delText>
        </w:r>
      </w:del>
      <w:ins w:id="373" w:author="polyd" w:date="2023-06-15T11:31:06Z">
        <w:r>
          <w:rPr>
            <w:rFonts w:ascii="Times New Roman" w:hAnsi="Times New Roman" w:cs="Times New Roman"/>
            <w:spacing w:val="2"/>
            <w:sz w:val="24"/>
            <w:szCs w:val="24"/>
            <w:lang w:val="ru-RU"/>
          </w:rPr>
          <w:t>ре</w:t>
        </w:r>
      </w:ins>
      <w:ins w:id="374" w:author="polyd" w:date="2023-06-15T11:31:07Z">
        <w:r>
          <w:rPr>
            <w:rFonts w:ascii="Times New Roman" w:hAnsi="Times New Roman" w:cs="Times New Roman"/>
            <w:spacing w:val="2"/>
            <w:sz w:val="24"/>
            <w:szCs w:val="24"/>
            <w:lang w:val="ru-RU"/>
          </w:rPr>
          <w:t>акции</w:t>
        </w:r>
      </w:ins>
      <w:ins w:id="375" w:author="polyd" w:date="2023-06-15T11:31:08Z">
        <w:r>
          <w:rPr>
            <w:rFonts w:hint="default" w:ascii="Times New Roman" w:hAnsi="Times New Roman" w:cs="Times New Roman"/>
            <w:spacing w:val="2"/>
            <w:sz w:val="24"/>
            <w:szCs w:val="24"/>
            <w:lang w:val="ru-RU"/>
          </w:rPr>
          <w:t xml:space="preserve"> </w:t>
        </w:r>
      </w:ins>
      <w:r>
        <w:rPr>
          <w:rFonts w:ascii="Times New Roman" w:hAnsi="Times New Roman" w:cs="Times New Roman"/>
          <w:spacing w:val="2"/>
          <w:sz w:val="24"/>
          <w:szCs w:val="24"/>
        </w:rPr>
        <w:t xml:space="preserve">меняются в зависимости от фактора солености. </w:t>
      </w:r>
    </w:p>
    <w:p>
      <w:pPr>
        <w:spacing w:line="360" w:lineRule="auto"/>
        <w:ind w:firstLine="708"/>
        <w:jc w:val="both"/>
        <w:rPr>
          <w:del w:id="376" w:author="polyd" w:date="2023-06-15T11:31:24Z"/>
          <w:rFonts w:ascii="Times New Roman" w:hAnsi="Times New Roman" w:cs="Times New Roman"/>
          <w:spacing w:val="2"/>
          <w:sz w:val="24"/>
          <w:szCs w:val="24"/>
        </w:rPr>
      </w:pPr>
      <w:del w:id="377" w:author="polyd" w:date="2023-06-15T11:31:24Z">
        <w:r>
          <w:rPr>
            <w:rFonts w:ascii="Times New Roman" w:hAnsi="Times New Roman" w:cs="Times New Roman"/>
            <w:spacing w:val="2"/>
            <w:sz w:val="24"/>
            <w:szCs w:val="24"/>
          </w:rPr>
          <w:delText xml:space="preserve">Кроме того, в исследовании рассматриваются потенциальные механизмы, опосредующие влияние таксономического состава поселений на конкурентные </w:delText>
        </w:r>
      </w:del>
    </w:p>
    <w:p>
      <w:pPr>
        <w:spacing w:line="360" w:lineRule="auto"/>
        <w:ind w:firstLine="708"/>
        <w:jc w:val="both"/>
        <w:rPr>
          <w:rFonts w:ascii="Times New Roman" w:hAnsi="Times New Roman" w:cs="Times New Roman"/>
          <w:spacing w:val="2"/>
          <w:sz w:val="24"/>
          <w:szCs w:val="24"/>
        </w:rPr>
      </w:pPr>
      <w:r>
        <w:rPr>
          <w:rFonts w:ascii="Times New Roman" w:hAnsi="Times New Roman" w:cs="Times New Roman"/>
          <w:b/>
          <w:spacing w:val="2"/>
          <w:sz w:val="24"/>
          <w:szCs w:val="24"/>
        </w:rPr>
        <w:t xml:space="preserve">Цель работы: </w:t>
      </w:r>
      <w:r>
        <w:rPr>
          <w:rFonts w:ascii="Times New Roman" w:hAnsi="Times New Roman" w:cs="Times New Roman"/>
          <w:spacing w:val="2"/>
          <w:sz w:val="24"/>
          <w:szCs w:val="24"/>
        </w:rPr>
        <w:t xml:space="preserve">Изучить влияние биотического (таксономический состав поселений) и абиотического (соленость) факторов на функциональный ответ двух видов мидий </w:t>
      </w:r>
      <w:r>
        <w:rPr>
          <w:rFonts w:ascii="Times New Roman" w:hAnsi="Times New Roman" w:cs="Times New Roman"/>
          <w:spacing w:val="2"/>
          <w:sz w:val="24"/>
          <w:szCs w:val="24"/>
          <w:lang w:val="en-US"/>
        </w:rPr>
        <w:t>M</w:t>
      </w:r>
      <w:r>
        <w:rPr>
          <w:rFonts w:ascii="Times New Roman" w:hAnsi="Times New Roman" w:cs="Times New Roman"/>
          <w:spacing w:val="2"/>
          <w:sz w:val="24"/>
          <w:szCs w:val="24"/>
        </w:rPr>
        <w:t>.</w:t>
      </w:r>
      <w:r>
        <w:rPr>
          <w:rFonts w:ascii="Times New Roman" w:hAnsi="Times New Roman" w:cs="Times New Roman"/>
          <w:spacing w:val="2"/>
          <w:sz w:val="24"/>
          <w:szCs w:val="24"/>
          <w:lang w:val="en-US"/>
        </w:rPr>
        <w:t>edulis</w:t>
      </w:r>
      <w:r>
        <w:rPr>
          <w:rFonts w:ascii="Times New Roman" w:hAnsi="Times New Roman" w:cs="Times New Roman"/>
          <w:spacing w:val="2"/>
          <w:sz w:val="24"/>
          <w:szCs w:val="24"/>
        </w:rPr>
        <w:t xml:space="preserve"> и </w:t>
      </w:r>
      <w:r>
        <w:rPr>
          <w:rFonts w:ascii="Times New Roman" w:hAnsi="Times New Roman" w:cs="Times New Roman"/>
          <w:spacing w:val="2"/>
          <w:sz w:val="24"/>
          <w:szCs w:val="24"/>
          <w:lang w:val="en-US"/>
        </w:rPr>
        <w:t>M</w:t>
      </w:r>
      <w:r>
        <w:rPr>
          <w:rFonts w:ascii="Times New Roman" w:hAnsi="Times New Roman" w:cs="Times New Roman"/>
          <w:spacing w:val="2"/>
          <w:sz w:val="24"/>
          <w:szCs w:val="24"/>
        </w:rPr>
        <w:t xml:space="preserve">. </w:t>
      </w:r>
      <w:r>
        <w:rPr>
          <w:rFonts w:ascii="Times New Roman" w:hAnsi="Times New Roman" w:cs="Times New Roman"/>
          <w:spacing w:val="2"/>
          <w:sz w:val="24"/>
          <w:szCs w:val="24"/>
          <w:lang w:val="en-US"/>
        </w:rPr>
        <w:t>trossulus</w:t>
      </w:r>
      <w:r>
        <w:rPr>
          <w:rFonts w:ascii="Times New Roman" w:hAnsi="Times New Roman" w:cs="Times New Roman"/>
          <w:spacing w:val="2"/>
          <w:sz w:val="24"/>
          <w:szCs w:val="24"/>
        </w:rPr>
        <w:t xml:space="preserve"> в условиях совместных поселений на примере контактной зоны между видами в Кандалакшском заливе Белого моря.</w:t>
      </w:r>
    </w:p>
    <w:p>
      <w:pPr>
        <w:spacing w:line="360" w:lineRule="auto"/>
        <w:ind w:firstLine="708"/>
        <w:jc w:val="both"/>
        <w:rPr>
          <w:rFonts w:ascii="Times New Roman" w:hAnsi="Times New Roman" w:cs="Times New Roman"/>
          <w:b/>
          <w:spacing w:val="2"/>
          <w:sz w:val="24"/>
          <w:szCs w:val="24"/>
        </w:rPr>
      </w:pPr>
      <w:r>
        <w:rPr>
          <w:rFonts w:ascii="Times New Roman" w:hAnsi="Times New Roman" w:cs="Times New Roman"/>
          <w:b/>
          <w:spacing w:val="2"/>
          <w:sz w:val="24"/>
          <w:szCs w:val="24"/>
        </w:rPr>
        <w:t>Задачи работы:</w:t>
      </w:r>
    </w:p>
    <w:p>
      <w:pPr>
        <w:pStyle w:val="12"/>
        <w:numPr>
          <w:ilvl w:val="0"/>
          <w:numId w:val="2"/>
        </w:num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Оценить приспособленность двух видов мидий </w:t>
      </w:r>
      <w:r>
        <w:rPr>
          <w:rFonts w:ascii="Times New Roman" w:hAnsi="Times New Roman" w:cs="Times New Roman"/>
          <w:spacing w:val="2"/>
          <w:sz w:val="24"/>
          <w:szCs w:val="24"/>
          <w:lang w:val="en-US"/>
        </w:rPr>
        <w:t>M</w:t>
      </w:r>
      <w:r>
        <w:rPr>
          <w:rFonts w:ascii="Times New Roman" w:hAnsi="Times New Roman" w:cs="Times New Roman"/>
          <w:spacing w:val="2"/>
          <w:sz w:val="24"/>
          <w:szCs w:val="24"/>
        </w:rPr>
        <w:t xml:space="preserve">. </w:t>
      </w:r>
      <w:r>
        <w:rPr>
          <w:rFonts w:ascii="Times New Roman" w:hAnsi="Times New Roman" w:cs="Times New Roman"/>
          <w:spacing w:val="2"/>
          <w:sz w:val="24"/>
          <w:szCs w:val="24"/>
          <w:lang w:val="en-US"/>
        </w:rPr>
        <w:t>edulis</w:t>
      </w:r>
      <w:r>
        <w:rPr>
          <w:rFonts w:ascii="Times New Roman" w:hAnsi="Times New Roman" w:cs="Times New Roman"/>
          <w:spacing w:val="2"/>
          <w:sz w:val="24"/>
          <w:szCs w:val="24"/>
        </w:rPr>
        <w:t xml:space="preserve"> и </w:t>
      </w:r>
      <w:r>
        <w:rPr>
          <w:rFonts w:ascii="Times New Roman" w:hAnsi="Times New Roman" w:cs="Times New Roman"/>
          <w:spacing w:val="2"/>
          <w:sz w:val="24"/>
          <w:szCs w:val="24"/>
          <w:lang w:val="en-US"/>
        </w:rPr>
        <w:t>M</w:t>
      </w:r>
      <w:r>
        <w:rPr>
          <w:rFonts w:ascii="Times New Roman" w:hAnsi="Times New Roman" w:cs="Times New Roman"/>
          <w:spacing w:val="2"/>
          <w:sz w:val="24"/>
          <w:szCs w:val="24"/>
        </w:rPr>
        <w:t xml:space="preserve">. </w:t>
      </w:r>
      <w:r>
        <w:rPr>
          <w:rFonts w:ascii="Times New Roman" w:hAnsi="Times New Roman" w:cs="Times New Roman"/>
          <w:spacing w:val="2"/>
          <w:sz w:val="24"/>
          <w:szCs w:val="24"/>
          <w:lang w:val="en-US"/>
        </w:rPr>
        <w:t>trossulus</w:t>
      </w:r>
      <w:r>
        <w:rPr>
          <w:rFonts w:ascii="Times New Roman" w:hAnsi="Times New Roman" w:cs="Times New Roman"/>
          <w:spacing w:val="2"/>
          <w:sz w:val="24"/>
          <w:szCs w:val="24"/>
        </w:rPr>
        <w:t xml:space="preserve"> к конкурентным условиям совместных поселений посредством измерения их скорости роста, смертности и индекса состояния</w:t>
      </w:r>
    </w:p>
    <w:p>
      <w:pPr>
        <w:pStyle w:val="12"/>
        <w:numPr>
          <w:ilvl w:val="0"/>
          <w:numId w:val="2"/>
        </w:num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Оценить влияние таксономического состава поселений и солености на интенсивность образования биссуса мидиями двух видов </w:t>
      </w:r>
    </w:p>
    <w:p>
      <w:pPr>
        <w:pStyle w:val="12"/>
        <w:numPr>
          <w:ilvl w:val="0"/>
          <w:numId w:val="2"/>
        </w:numPr>
        <w:spacing w:line="360" w:lineRule="auto"/>
        <w:jc w:val="both"/>
        <w:rPr>
          <w:rFonts w:ascii="Times New Roman" w:hAnsi="Times New Roman" w:cs="Times New Roman"/>
          <w:spacing w:val="2"/>
          <w:sz w:val="24"/>
          <w:szCs w:val="24"/>
        </w:rPr>
      </w:pPr>
      <w:r>
        <w:rPr>
          <w:rFonts w:ascii="Times New Roman" w:hAnsi="Times New Roman" w:cs="Times New Roman"/>
          <w:spacing w:val="2"/>
          <w:sz w:val="24"/>
          <w:szCs w:val="24"/>
        </w:rPr>
        <w:t>Оценить влияние солености на такие характеристики двух видов мидий как: скорость роста, смертность, интенсивность образования биссуса и состав органического пула осмолитов</w:t>
      </w:r>
    </w:p>
    <w:p>
      <w:pPr>
        <w:spacing w:line="360" w:lineRule="auto"/>
        <w:jc w:val="both"/>
        <w:rPr>
          <w:rFonts w:ascii="Times New Roman" w:hAnsi="Times New Roman" w:cs="Times New Roman"/>
          <w:spacing w:val="2"/>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Глава </w:t>
      </w:r>
      <w:r>
        <w:rPr>
          <w:rFonts w:ascii="Times New Roman" w:hAnsi="Times New Roman" w:cs="Times New Roman"/>
          <w:b/>
          <w:sz w:val="24"/>
          <w:szCs w:val="24"/>
          <w:lang w:val="en-US"/>
        </w:rPr>
        <w:t>I</w:t>
      </w:r>
      <w:r>
        <w:rPr>
          <w:rFonts w:ascii="Times New Roman" w:hAnsi="Times New Roman" w:cs="Times New Roman"/>
          <w:b/>
          <w:sz w:val="24"/>
          <w:szCs w:val="24"/>
        </w:rPr>
        <w:t>. Обзор литературы</w:t>
      </w:r>
      <w:del w:id="378" w:author="polyd" w:date="2023-06-15T11:34:12Z">
        <w:r>
          <w:rPr>
            <w:rFonts w:ascii="Times New Roman" w:hAnsi="Times New Roman" w:cs="Times New Roman"/>
            <w:b/>
            <w:sz w:val="24"/>
            <w:szCs w:val="24"/>
          </w:rPr>
          <w:delText>.</w:delText>
        </w:r>
      </w:del>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1.1. Биогеография </w:t>
      </w:r>
      <w:r>
        <w:rPr>
          <w:rFonts w:ascii="Times New Roman" w:hAnsi="Times New Roman" w:cs="Times New Roman"/>
          <w:b/>
          <w:i/>
          <w:sz w:val="24"/>
          <w:szCs w:val="24"/>
          <w:lang w:val="en-US"/>
        </w:rPr>
        <w:t>Mytilus</w:t>
      </w:r>
      <w:r>
        <w:rPr>
          <w:rFonts w:ascii="Times New Roman" w:hAnsi="Times New Roman" w:cs="Times New Roman"/>
          <w:b/>
          <w:i/>
          <w:sz w:val="24"/>
          <w:szCs w:val="24"/>
        </w:rPr>
        <w:t xml:space="preserve"> </w:t>
      </w:r>
      <w:r>
        <w:rPr>
          <w:rFonts w:ascii="Times New Roman" w:hAnsi="Times New Roman" w:cs="Times New Roman"/>
          <w:b/>
          <w:i/>
          <w:sz w:val="24"/>
          <w:szCs w:val="24"/>
          <w:lang w:val="en-US"/>
        </w:rPr>
        <w:t>edulis</w:t>
      </w:r>
      <w:r>
        <w:rPr>
          <w:rFonts w:ascii="Times New Roman" w:hAnsi="Times New Roman" w:cs="Times New Roman"/>
          <w:b/>
          <w:sz w:val="24"/>
          <w:szCs w:val="24"/>
        </w:rPr>
        <w:t xml:space="preserve"> и </w:t>
      </w:r>
      <w:r>
        <w:rPr>
          <w:rFonts w:ascii="Times New Roman" w:hAnsi="Times New Roman" w:cs="Times New Roman"/>
          <w:b/>
          <w:i/>
          <w:sz w:val="24"/>
          <w:szCs w:val="24"/>
          <w:lang w:val="en-US"/>
        </w:rPr>
        <w:t>Mytilus</w:t>
      </w:r>
      <w:r>
        <w:rPr>
          <w:rFonts w:ascii="Times New Roman" w:hAnsi="Times New Roman" w:cs="Times New Roman"/>
          <w:b/>
          <w:i/>
          <w:sz w:val="24"/>
          <w:szCs w:val="24"/>
        </w:rPr>
        <w:t xml:space="preserve"> </w:t>
      </w:r>
      <w:r>
        <w:rPr>
          <w:rFonts w:ascii="Times New Roman" w:hAnsi="Times New Roman" w:cs="Times New Roman"/>
          <w:b/>
          <w:i/>
          <w:sz w:val="24"/>
          <w:szCs w:val="24"/>
          <w:lang w:val="en-US"/>
        </w:rPr>
        <w:t>trossulus</w:t>
      </w:r>
      <w:r>
        <w:rPr>
          <w:rFonts w:ascii="Times New Roman" w:hAnsi="Times New Roman" w:cs="Times New Roman"/>
          <w:b/>
          <w:sz w:val="24"/>
          <w:szCs w:val="24"/>
        </w:rPr>
        <w:t xml:space="preserve"> в Северной Атлантике и их эволюционная история</w:t>
      </w:r>
      <w:r>
        <w:commentReference w:id="2"/>
      </w:r>
      <w:del w:id="379" w:author="polyd" w:date="2023-06-15T11:33:35Z">
        <w:r>
          <w:rPr>
            <w:rFonts w:ascii="Times New Roman" w:hAnsi="Times New Roman" w:cs="Times New Roman"/>
            <w:b/>
            <w:sz w:val="24"/>
            <w:szCs w:val="24"/>
          </w:rPr>
          <w:delText xml:space="preserve">. </w:delText>
        </w:r>
      </w:del>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Комплекс криптических видов </w:t>
      </w:r>
      <w:r>
        <w:rPr>
          <w:rFonts w:ascii="Times New Roman" w:hAnsi="Times New Roman" w:cs="Times New Roman"/>
          <w:i/>
          <w:sz w:val="24"/>
          <w:szCs w:val="24"/>
          <w:lang w:val="en-US"/>
        </w:rPr>
        <w:t>Mytilus</w:t>
      </w:r>
      <w:r>
        <w:rPr>
          <w:rFonts w:ascii="Times New Roman" w:hAnsi="Times New Roman" w:cs="Times New Roman"/>
          <w:i/>
          <w:sz w:val="24"/>
          <w:szCs w:val="24"/>
        </w:rPr>
        <w:t xml:space="preserve"> </w:t>
      </w:r>
      <w:r>
        <w:rPr>
          <w:rFonts w:ascii="Times New Roman" w:hAnsi="Times New Roman" w:cs="Times New Roman"/>
          <w:i/>
          <w:sz w:val="24"/>
          <w:szCs w:val="24"/>
          <w:lang w:val="en-US"/>
        </w:rPr>
        <w:t>edulis</w:t>
      </w:r>
      <w:r>
        <w:rPr>
          <w:rFonts w:ascii="Times New Roman" w:hAnsi="Times New Roman" w:cs="Times New Roman"/>
          <w:sz w:val="24"/>
          <w:szCs w:val="24"/>
        </w:rPr>
        <w:t xml:space="preserve"> включает в себя три вида мидий: </w:t>
      </w:r>
      <w:r>
        <w:rPr>
          <w:rFonts w:ascii="Times New Roman" w:hAnsi="Times New Roman" w:cs="Times New Roman"/>
          <w:i/>
          <w:sz w:val="24"/>
          <w:szCs w:val="24"/>
          <w:lang w:val="en-US"/>
        </w:rPr>
        <w:t>Mytilus</w:t>
      </w:r>
      <w:r>
        <w:rPr>
          <w:rFonts w:ascii="Times New Roman" w:hAnsi="Times New Roman" w:cs="Times New Roman"/>
          <w:i/>
          <w:sz w:val="24"/>
          <w:szCs w:val="24"/>
        </w:rPr>
        <w:t xml:space="preserve"> </w:t>
      </w:r>
      <w:r>
        <w:rPr>
          <w:rFonts w:ascii="Times New Roman" w:hAnsi="Times New Roman" w:cs="Times New Roman"/>
          <w:i/>
          <w:sz w:val="24"/>
          <w:szCs w:val="24"/>
          <w:lang w:val="en-US"/>
        </w:rPr>
        <w:t>edulis</w:t>
      </w:r>
      <w:r>
        <w:rPr>
          <w:rFonts w:ascii="Times New Roman" w:hAnsi="Times New Roman" w:cs="Times New Roman"/>
          <w:sz w:val="24"/>
          <w:szCs w:val="24"/>
        </w:rPr>
        <w:t xml:space="preserve">,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trossulus</w:t>
      </w:r>
      <w:r>
        <w:rPr>
          <w:rFonts w:ascii="Times New Roman" w:hAnsi="Times New Roman" w:cs="Times New Roman"/>
          <w:sz w:val="24"/>
          <w:szCs w:val="24"/>
        </w:rPr>
        <w:t xml:space="preserve"> и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galloprovincialis</w:t>
      </w:r>
      <w:r>
        <w:rPr>
          <w:rFonts w:ascii="Times New Roman" w:hAnsi="Times New Roman" w:cs="Times New Roman"/>
          <w:sz w:val="24"/>
          <w:szCs w:val="24"/>
        </w:rPr>
        <w:t xml:space="preserve">. Комплекс видов происходит от предка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trossulus</w:t>
      </w:r>
      <w:r>
        <w:rPr>
          <w:rFonts w:ascii="Times New Roman" w:hAnsi="Times New Roman" w:cs="Times New Roman"/>
          <w:sz w:val="24"/>
          <w:szCs w:val="24"/>
        </w:rPr>
        <w:t xml:space="preserve">, который является нативным видом для Тихого океана. В ходе Транс-Арктического переноса фауны, который произошел около 3,5 млн. лет назад в результате открытия Берингова пролива, предковая форма мидий из Тихого океана распространилась сначала в Арктике, а затем и в Северной Атлантике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{"citationItems":[{"id":"ITEM-1","itemData":{"DOI":"10.1017/S0094837300010617","ISSN":"19385331","abstract":"When the Bering Strait between Alaska and Siberia opened about 3.5 Ma during the early Pliocene, cool-temperate and polar marine species were able to move between the North Pacific and Arctic-Atlantic basins. In order to investigate the extent, pattern, and dynamics of this trans-Arctic interchange, I reviewed the Recent and fossil distributions of post-Miocene shell-bearing Mollusca in each of five northern regions: (1) the northeastern Atlantic (Lofoten Islands to the eastern entrance of the English Channel and the northern entrance of the Irish Sea), (2) northwestern Atlantic (southern Labrador to Cape Cod), (3) northeastern Pacific (Bering Strait to Puget Sound), (4) northwestern Pacific (Bering Strait to Hokkaido and the northern Sea of Japan), and (5) Arctic (areas north of the Lofoten Islands, southern Labrador, and Bering Strait). I have identified 295 molluscan species that either took part in the interchange or are descended from taxa that did. Of these, 261 are of Pacific origin, whereas only 34 are of Arctic-Atlantic origin. Various analyses of the pattern of invasion confirm earlier work, indicating that there is a strong bias in favor of species with a Pacific origin. A geographical analysis of invaders implies that, although trans-Arctic interchange contributed to a homogenization of the biotas of the northern oceans, significant barriers to dispersal exist and have existed for trans-Arctic invaders within the Arctic-Atlantic basin. Nevertheless, trans-Arctic invaders in the Atlantic have significantly broader geographical ranges than do taxa with a pre-Pliocene history in the Atlantic. Among the possible explanations for the asymmetry of trans-Arctic invasion, two hypotheses were explicitly tested. The null hypothesis of diversity states that the number of invaders from a biota is proportional to the total number of species in that biota. Estimates of Recent molluscan diversity show that the North Pacific is 1.5 to 2.7 times richer than is the Arctic-Atlantic, depending on how faunistic comparisons are made. This difference in diversity is much smaller than is the asymmetry of trans-Arctic invasion in favor of Pacific species. Rough estimates of regional Pliocene diversity suggest that differences in diversity during the Pliocene were smaller than they are in the Recent fauna. The null hypothesis was therefore rejected. The hypothesis of ecological opportunity states that the number of invaders to a region is proportional to the number o…","author":[{"dropping-particle":"","family":"Vermeij","given":"Geerat J.","non-dropping-particle":"","parse-names":false,"suffix":""}],"container-title":"Paleobiology","id":"ITEM-1","issue":"3","issued":{"date-parts":[["1991"]]},"page":"281-307","title":"Anatomy of an invasion: The trans-Arctic interchange","type":"article-journal","volume":"3"},"uris":["http://www.mendeley.com/documents/?uuid=b7adaa67-e36b-4f2e-b60c-301748b1a8f2"]},{"id":"ITEM-2","itemData":{"DOI":"10.1111/j.1365-294X.2004.02379.x","ISSN":"09621083","PMID":"15660932","abstract":"Few marine hybrid zones have been studied extensively, the major exception being the hybrid zone between the mussels Mytilus edulis and Mytilus galloprovincialis in southwestern Europe. Here, we focus on two less studied hybrid zones that also involve Mytilus spp.; Mytilus edulis and Mytilus trossulus are sympatric and hybridize on both western and eastern coasts of the Atlantic Ocean. We review the dynamics of hybridization in these two hybrid zones and evaluate the role of local adaptation for maintaining species boundaries. In Scandinavia, hybridization and gene introgression is so extensive that no individuals with pure M. trossulus genotypes have been found. However, M. trossulus alleles are maintained at high frequencies in the extremely low salinity Baltic Sea for some allozyme genes. A synthesis of reciprocal transplantation experiments between different salinity regimes shows that unlinked Gpi and Pgm alleles change frequency following transplantation, such that posttransplantation allelic composition resembles native populations found in the same salinity. These experiments provide strong evidence for salinity adaptation at Gpi and Pgm (or genes linked to them). In the Canadian Maritimes, pure M. edulis and M. trossulus individuals are abundant, and limited data suggest that M. edulis predominates in low salinity and sheltered conditions, whereas M. trossulus are more abundant on the wave-exposed open coasts. We suggest that these conflicting patterns of species segregation are, in part, caused by local adaptation of Scandinavian M. trossulus to the extremely low salinity Baltic Sea environment.","author":[{"dropping-particle":"","family":"Riginos","given":"C.","non-dropping-particle":"","parse-names":false,"suffix":""},{"dropping-particle":"","family":"Cunningham","given":"C. W.","non-dropping-particle":"","parse-names":false,"suffix":""}],"container-title":"Molecular Ecology","id":"ITEM-2","issue":"2","issued":{"date-parts":[["2005"]]},"page":"381-400","title":"Local adaptation and species segregation in two mussel ( Mytilus edulis × Mytilus trossulus ) hybrid zones","type":"article-journal","volume":"14"},"uris":["http://www.mendeley.com/documents/?uuid=3bd3fca8-3462-4753-b018-a85c0ab41aed"]}],"mendeley":{"formattedCitation":"(Riginos &amp; Cunningham, 2005; Vermeij, 1991)","plainTextFormattedCitation":"(Riginos &amp; Cunningham, 2005; Vermeij, 1991)","previouslyFormattedCitation":"(Riginos &amp; Cunningham, 2005; Vermeij, 1991)"},"properties":{"noteIndex":0},"schema":"https://github.com/citation-style-language/schema/raw/master/csl-citation.json"}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(Riginos &amp; Cunningham, 2005; Vermeij, 1991)</w:t>
      </w:r>
      <w:r>
        <w:rPr>
          <w:rFonts w:ascii="Times New Roman" w:hAnsi="Times New Roman" w:cs="Times New Roman"/>
          <w:sz w:val="24"/>
          <w:szCs w:val="24"/>
        </w:rPr>
        <w:fldChar w:fldCharType="end"/>
      </w:r>
      <w:r>
        <w:rPr>
          <w:rFonts w:ascii="Times New Roman" w:hAnsi="Times New Roman" w:cs="Times New Roman"/>
          <w:sz w:val="24"/>
          <w:szCs w:val="24"/>
        </w:rPr>
        <w:t xml:space="preserve">. Во время последовавшего ледникового периода произошло похолодание Акртики, что привело к изоляции североатлантических и тихоокеанских мидий и, впоследствии, к возникновению предка современных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edulis</w:t>
      </w:r>
      <w:r>
        <w:rPr>
          <w:rFonts w:ascii="Times New Roman" w:hAnsi="Times New Roman" w:cs="Times New Roman"/>
          <w:i/>
          <w:sz w:val="24"/>
          <w:szCs w:val="24"/>
        </w:rPr>
        <w:t xml:space="preserve"> </w:t>
      </w:r>
      <w:r>
        <w:rPr>
          <w:rFonts w:ascii="Times New Roman" w:hAnsi="Times New Roman" w:cs="Times New Roman"/>
          <w:sz w:val="24"/>
          <w:szCs w:val="24"/>
        </w:rPr>
        <w:t xml:space="preserve">и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galloprovoncialis</w:t>
      </w:r>
      <w:r>
        <w:rPr>
          <w:rFonts w:ascii="Times New Roman" w:hAnsi="Times New Roman" w:cs="Times New Roman"/>
          <w:sz w:val="24"/>
          <w:szCs w:val="24"/>
        </w:rPr>
        <w:t xml:space="preserve"> в северной Атлантике. Следствием похолодание климата стало понижение уровня океана, в результате чего произошла изоляция популяций мидий в Средиземном море </w:t>
      </w:r>
      <w:commentRangeStart w:id="3"/>
      <w:commentRangeStart w:id="4"/>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Strelkov","given":"Petr","non-dropping-particle":"","parse-names":false,"suffix":""},{"dropping-particle":"","family":"Khaitov","given":"Vadim","non-dropping-particle":"","parse-names":false,"suffix":""},{"dropping-particle":"","family":"Katolikova","given":"Marina","non-dropping-particle":"","parse-names":false,"suffix":""}],"container-title":"Priroda","id":"ITEM-1","issue":"June","issued":{"date-parts":[["2012"]]},"page":"51-56","title":"Голубые ракушки","type":"article-newspaper","volume":"6"},"uris":["http://www.mendeley.com/documents/?uuid=e6ffd4a3-8561-4d0a-89fe-c22cdcc7e458"]}],"mendeley":{"formattedCitation":"(Strelkov et al., 2012)","plainTextFormattedCitation":"(Strelkov et al., 2012)","previouslyFormattedCitation":"(Strelkov et al., 2012)"},"properties":{"noteIndex":0},"schema":"https://github.com/citation-style-language/schema/raw/master/csl-citation.json"}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w:t>
      </w:r>
      <w:r>
        <w:rPr>
          <w:rFonts w:ascii="Times New Roman" w:hAnsi="Times New Roman" w:cs="Times New Roman"/>
          <w:sz w:val="24"/>
          <w:szCs w:val="24"/>
          <w:highlight w:val="yellow"/>
          <w:rPrChange w:id="380" w:author="polyd" w:date="2023-06-15T11:37:02Z">
            <w:rPr>
              <w:rFonts w:ascii="Times New Roman" w:hAnsi="Times New Roman" w:cs="Times New Roman"/>
              <w:sz w:val="24"/>
              <w:szCs w:val="24"/>
            </w:rPr>
          </w:rPrChange>
        </w:rPr>
        <w:t>Strelkov et al., 2012</w:t>
      </w:r>
      <w:r>
        <w:rPr>
          <w:rFonts w:ascii="Times New Roman" w:hAnsi="Times New Roman" w:cs="Times New Roman"/>
          <w:sz w:val="24"/>
          <w:szCs w:val="24"/>
        </w:rPr>
        <w:t>)</w:t>
      </w:r>
      <w:r>
        <w:rPr>
          <w:rFonts w:ascii="Times New Roman" w:hAnsi="Times New Roman" w:cs="Times New Roman"/>
          <w:sz w:val="24"/>
          <w:szCs w:val="24"/>
        </w:rPr>
        <w:fldChar w:fldCharType="end"/>
      </w:r>
      <w:commentRangeEnd w:id="3"/>
      <w:r>
        <w:commentReference w:id="3"/>
      </w:r>
      <w:commentRangeEnd w:id="4"/>
      <w:r>
        <w:commentReference w:id="4"/>
      </w:r>
      <w:r>
        <w:rPr>
          <w:rFonts w:ascii="Times New Roman" w:hAnsi="Times New Roman" w:cs="Times New Roman"/>
          <w:sz w:val="24"/>
          <w:szCs w:val="24"/>
        </w:rPr>
        <w:t xml:space="preserve">. Таким образом, около 2,5 млн. лет назад, так же в результате географической изоляции, произошла дивергенция Атлантической популяции мидий – результатом которой принято считать существование современных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edulis</w:t>
      </w:r>
      <w:r>
        <w:rPr>
          <w:rFonts w:ascii="Times New Roman" w:hAnsi="Times New Roman" w:cs="Times New Roman"/>
          <w:sz w:val="24"/>
          <w:szCs w:val="24"/>
        </w:rPr>
        <w:t xml:space="preserve"> и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galloprovincialis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{"citationItems":[{"id":"ITEM-1","itemData":{"DOI":"10.1093/oxfordjournals.molbev.a040266","ISSN":"07374038","PMID":"7476135","abstract":"A novel form of mitochondrial DNA (mtDNA) inheritance has previously been documented for the blue mussel (Mytilus edulis). Female mussels inherit their mtDNA solely from their mother while males inherit mtDNA from both their mother and their father. In males, the paternal mtDNA is preferentially amplified so that the male gonad is highly enriched for the paternal mtDNA that is then transmitted from fathers to sons. We demonstrate that this mode of mtDNA inheritance also operates in the closely related species M. galloprovincialis and M. trossulus. The evolutionary relationship between the male and female mtDNA lineages is estimated by phylogenetic analysis of 455 nucleotides from the large subunit ribosomal RNA gene. We have found that the male and female lineages are highly divergent; the divergence of these lineages began prior to the speciation of the three species of blue mussels. Further, the separation between the male and female lineages is estimated to have occurred between 5.3 and 5.7 MYA.","author":[{"dropping-particle":"","family":"Rawson","given":"P. D.","non-dropping-particle":"","parse-names":false,"suffix":""},{"dropping-particle":"","family":"Hilbish","given":"T. J.","non-dropping-particle":"","parse-names":false,"suffix":""}],"container-title":"Molecular Biology and Evolution","id":"ITEM-1","issue":"5","issued":{"date-parts":[["1995"]]},"page":"893-901","title":"Evolutionary relationships among the male and female mitochondrial DNA lineages in the Mytilus edulis species complex","type":"article-journal","volume":"12"},"uris":["http://www.mendeley.com/documents/?uuid=4e767300-aae1-4e78-863a-6deefdd4f02c"]}],"mendeley":{"formattedCitation":"(Rawson &amp; Hilbish, 1995)","plainTextFormattedCitation":"(Rawson &amp; Hilbish, 1995)","previouslyFormattedCitation":"(Rawson &amp; Hilbish, 1995)"},"properties":{"noteIndex":0},"schema":"https://github.com/citation-style-language/schema/raw/master/csl-citation.json"}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(Rawson &amp; Hilbish, 1995)</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Около 1 млн. лет назад, уровень океана вновь поднялся, что позволило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gallorovincialis</w:t>
      </w:r>
      <w:r>
        <w:rPr>
          <w:rFonts w:ascii="Times New Roman" w:hAnsi="Times New Roman" w:cs="Times New Roman"/>
          <w:sz w:val="24"/>
          <w:szCs w:val="24"/>
        </w:rPr>
        <w:t xml:space="preserve"> выйти из Средиземного моря и заселить океанические побережья Европы, где они встретились с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edulis</w:t>
      </w:r>
      <w:r>
        <w:rPr>
          <w:rFonts w:ascii="Times New Roman" w:hAnsi="Times New Roman" w:cs="Times New Roman"/>
          <w:sz w:val="24"/>
          <w:szCs w:val="24"/>
        </w:rPr>
        <w:t xml:space="preserve">. Судя по всему, уже в исторический период в результате череды намеренных и непредумышленных антропогенных инвазий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galloprovicialis</w:t>
      </w:r>
      <w:r>
        <w:rPr>
          <w:rFonts w:ascii="Times New Roman" w:hAnsi="Times New Roman" w:cs="Times New Roman"/>
          <w:sz w:val="24"/>
          <w:szCs w:val="24"/>
        </w:rPr>
        <w:t xml:space="preserve"> был завезен в Южное полушарие (Калифорнию и Восточную Азию).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Около 11 тысяч лет назад, в конце плейстоцена, потепление климата в Арктике ознаменовало окончание ледникового периода и новое вторжение МТ в Северную Атлантику.  В результате этого вторжения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trossulus</w:t>
      </w:r>
      <w:r>
        <w:rPr>
          <w:rFonts w:ascii="Times New Roman" w:hAnsi="Times New Roman" w:cs="Times New Roman"/>
          <w:sz w:val="24"/>
          <w:szCs w:val="24"/>
        </w:rPr>
        <w:t xml:space="preserve"> колонизировали побережья Арктики и оба побережья Северной Атлантики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{"citationItems":[{"id":"ITEM-1","itemData":{"DOI":"10.1007/s00227-009-1218-x","ISSN":"00253162","abstract":"Blue mussels in the genus Mytilus first arrived in the Atlantic Ocean from the Pacific during the Pliocene, following the opening of the Bering Strait. Repeated periods of glaciation throughout the Pleistocene led to re-isolation of the two ocean basins and the allopatric divergence of Mytilus edulis in the Atlantic and M. trossulus in the Pacific. Mytilus trossulus has subsequently colonized the northwest Atlantic (NW Atlantic) so that the two species are presently sympatric and hybridize throughout much of the Canadian Maritimes and the Gulf of Maine. To estimate when M. trossulus arrived in the NW Atlantic, we have examined sequence variation within a portion of the female mtDNA lineage large untranslated region (F-LUR) for 156 mussels sampled from three Pacific and eleven Atlantic populations of M. trossulus. Although we found no evidence of reciprocal monophyly for Pacific and NW Atlantic M. trossulus, limited gene flow between ocean basins has led to the divergence of unique sequence clades within each ocean basin. In contrast, relative genetic homogeneity indicates high levels of gene flow within each basin. Coalescence-based analysis of the F-LUR sequences suggests that M. trossulus recolonized the NW Atlantic from the northeast Pacific subsequent to a demographic expansion in the Pacific that occurred ~96,000 years before present (ybp). Estimates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timing</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divergence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for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Pacific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NW</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Atlantic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populations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time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since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expansion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among</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NW</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Atlantic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sequence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clades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indicate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that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arrived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NW</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Atlantic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more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recently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between</w:instrText>
      </w:r>
      <w:r>
        <w:rPr>
          <w:rFonts w:ascii="Times New Roman" w:hAnsi="Times New Roman" w:cs="Times New Roman"/>
          <w:sz w:val="24"/>
          <w:szCs w:val="24"/>
        </w:rPr>
        <w:instrText xml:space="preserve"> 20,000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46,000 </w:instrText>
      </w:r>
      <w:r>
        <w:rPr>
          <w:rFonts w:ascii="Times New Roman" w:hAnsi="Times New Roman" w:cs="Times New Roman"/>
          <w:sz w:val="24"/>
          <w:szCs w:val="24"/>
          <w:lang w:val="en-US"/>
        </w:rPr>
        <w:instrText xml:space="preserve">ybp</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that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these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estimates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overlap</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with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dates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peak</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NW</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Atlantic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during</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last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glacial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maximum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LGM</w:instrText>
      </w:r>
      <w:r>
        <w:rPr>
          <w:rFonts w:ascii="Times New Roman" w:hAnsi="Times New Roman" w:cs="Times New Roman"/>
          <w:sz w:val="24"/>
          <w:szCs w:val="24"/>
        </w:rPr>
        <w:instrText xml:space="preserve">, ~18,000-21,000 </w:instrText>
      </w:r>
      <w:r>
        <w:rPr>
          <w:rFonts w:ascii="Times New Roman" w:hAnsi="Times New Roman" w:cs="Times New Roman"/>
          <w:sz w:val="24"/>
          <w:szCs w:val="24"/>
          <w:lang w:val="en-US"/>
        </w:rPr>
        <w:instrText xml:space="preserve">ybp</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suggest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that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colonization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NW</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Atlantic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occurred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during</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but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more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likely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just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subsequent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LGM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was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followed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rapid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temporal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spatial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expansion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region</w:instrText>
      </w:r>
      <w:r>
        <w:rPr>
          <w:rFonts w:ascii="Times New Roman" w:hAnsi="Times New Roman" w:cs="Times New Roman"/>
          <w:sz w:val="24"/>
          <w:szCs w:val="24"/>
        </w:rPr>
        <w:instrText xml:space="preserve">. © </w:instrText>
      </w:r>
      <w:r>
        <w:rPr>
          <w:rFonts w:ascii="Times New Roman" w:hAnsi="Times New Roman" w:cs="Times New Roman"/>
          <w:sz w:val="24"/>
          <w:szCs w:val="24"/>
          <w:lang w:val="en-US"/>
        </w:rPr>
        <w:instrText xml:space="preserve">Springer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Verlag</w:instrText>
      </w:r>
      <w:r>
        <w:rPr>
          <w:rFonts w:ascii="Times New Roman" w:hAnsi="Times New Roman" w:cs="Times New Roman"/>
          <w:sz w:val="24"/>
          <w:szCs w:val="24"/>
        </w:rPr>
        <w:instrText xml:space="preserve"> 2009.","</w:instrText>
      </w:r>
      <w:r>
        <w:rPr>
          <w:rFonts w:ascii="Times New Roman" w:hAnsi="Times New Roman" w:cs="Times New Roman"/>
          <w:sz w:val="24"/>
          <w:szCs w:val="24"/>
          <w:lang w:val="en-US"/>
        </w:rPr>
        <w:instrText xml:space="preserve">author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Rawson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Paul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Harper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Fiona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container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title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Marine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Biology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ITEM</w:instrText>
      </w:r>
      <w:r>
        <w:rPr>
          <w:rFonts w:ascii="Times New Roman" w:hAnsi="Times New Roman" w:cs="Times New Roman"/>
          <w:sz w:val="24"/>
          <w:szCs w:val="24"/>
        </w:rPr>
        <w:instrText xml:space="preserve">-1","</w:instrText>
      </w:r>
      <w:r>
        <w:rPr>
          <w:rFonts w:ascii="Times New Roman" w:hAnsi="Times New Roman" w:cs="Times New Roman"/>
          <w:sz w:val="24"/>
          <w:szCs w:val="24"/>
          <w:lang w:val="en-US"/>
        </w:rPr>
        <w:instrText xml:space="preserve">issue</w:instrText>
      </w:r>
      <w:r>
        <w:rPr>
          <w:rFonts w:ascii="Times New Roman" w:hAnsi="Times New Roman" w:cs="Times New Roman"/>
          <w:sz w:val="24"/>
          <w:szCs w:val="24"/>
        </w:rPr>
        <w:instrText xml:space="preserve">":"9","</w:instrText>
      </w:r>
      <w:r>
        <w:rPr>
          <w:rFonts w:ascii="Times New Roman" w:hAnsi="Times New Roman" w:cs="Times New Roman"/>
          <w:sz w:val="24"/>
          <w:szCs w:val="24"/>
          <w:lang w:val="en-US"/>
        </w:rPr>
        <w:instrText xml:space="preserve">issued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date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parts</w:instrText>
      </w:r>
      <w:r>
        <w:rPr>
          <w:rFonts w:ascii="Times New Roman" w:hAnsi="Times New Roman" w:cs="Times New Roman"/>
          <w:sz w:val="24"/>
          <w:szCs w:val="24"/>
        </w:rPr>
        <w:instrText xml:space="preserve">":[["2009"]]},"</w:instrText>
      </w:r>
      <w:r>
        <w:rPr>
          <w:rFonts w:ascii="Times New Roman" w:hAnsi="Times New Roman" w:cs="Times New Roman"/>
          <w:sz w:val="24"/>
          <w:szCs w:val="24"/>
          <w:lang w:val="en-US"/>
        </w:rPr>
        <w:instrText xml:space="preserve">page</w:instrText>
      </w:r>
      <w:r>
        <w:rPr>
          <w:rFonts w:ascii="Times New Roman" w:hAnsi="Times New Roman" w:cs="Times New Roman"/>
          <w:sz w:val="24"/>
          <w:szCs w:val="24"/>
        </w:rPr>
        <w:instrText xml:space="preserve">":"1857-1868","</w:instrText>
      </w:r>
      <w:r>
        <w:rPr>
          <w:rFonts w:ascii="Times New Roman" w:hAnsi="Times New Roman" w:cs="Times New Roman"/>
          <w:sz w:val="24"/>
          <w:szCs w:val="24"/>
          <w:lang w:val="en-US"/>
        </w:rPr>
        <w:instrText xml:space="preserve">title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Colonization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northwest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Atlantic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blue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mussel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mytilus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postdates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last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glacial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maximum</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type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journal</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volume</w:instrText>
      </w:r>
      <w:r>
        <w:rPr>
          <w:rFonts w:ascii="Times New Roman" w:hAnsi="Times New Roman" w:cs="Times New Roman"/>
          <w:sz w:val="24"/>
          <w:szCs w:val="24"/>
        </w:rPr>
        <w:instrText xml:space="preserve">":"156"},"</w:instrText>
      </w:r>
      <w:r>
        <w:rPr>
          <w:rFonts w:ascii="Times New Roman" w:hAnsi="Times New Roman" w:cs="Times New Roman"/>
          <w:sz w:val="24"/>
          <w:szCs w:val="24"/>
          <w:lang w:val="en-US"/>
        </w:rPr>
        <w:instrText xml:space="preserve">uris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http</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www</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mendeley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com</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documents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uuid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aecd</w:instrText>
      </w:r>
      <w:r>
        <w:rPr>
          <w:rFonts w:ascii="Times New Roman" w:hAnsi="Times New Roman" w:cs="Times New Roman"/>
          <w:sz w:val="24"/>
          <w:szCs w:val="24"/>
        </w:rPr>
        <w:instrText xml:space="preserve">16</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7-2</w:instrText>
      </w:r>
      <w:r>
        <w:rPr>
          <w:rFonts w:ascii="Times New Roman" w:hAnsi="Times New Roman" w:cs="Times New Roman"/>
          <w:sz w:val="24"/>
          <w:szCs w:val="24"/>
          <w:lang w:val="en-US"/>
        </w:rPr>
        <w:instrText xml:space="preserve">ea</w:instrText>
      </w:r>
      <w:r>
        <w:rPr>
          <w:rFonts w:ascii="Times New Roman" w:hAnsi="Times New Roman" w:cs="Times New Roman"/>
          <w:sz w:val="24"/>
          <w:szCs w:val="24"/>
        </w:rPr>
        <w:instrText xml:space="preserve">9-4742-9534-</w:instrText>
      </w:r>
      <w:r>
        <w:rPr>
          <w:rFonts w:ascii="Times New Roman" w:hAnsi="Times New Roman" w:cs="Times New Roman"/>
          <w:sz w:val="24"/>
          <w:szCs w:val="24"/>
          <w:lang w:val="en-US"/>
        </w:rPr>
        <w:instrText xml:space="preserve">ff</w:instrText>
      </w:r>
      <w:r>
        <w:rPr>
          <w:rFonts w:ascii="Times New Roman" w:hAnsi="Times New Roman" w:cs="Times New Roman"/>
          <w:sz w:val="24"/>
          <w:szCs w:val="24"/>
        </w:rPr>
        <w:instrText xml:space="preserve">51</w:instrText>
      </w:r>
      <w:r>
        <w:rPr>
          <w:rFonts w:ascii="Times New Roman" w:hAnsi="Times New Roman" w:cs="Times New Roman"/>
          <w:sz w:val="24"/>
          <w:szCs w:val="24"/>
          <w:lang w:val="en-US"/>
        </w:rPr>
        <w:instrText xml:space="preserve">c</w:instrText>
      </w:r>
      <w:r>
        <w:rPr>
          <w:rFonts w:ascii="Times New Roman" w:hAnsi="Times New Roman" w:cs="Times New Roman"/>
          <w:sz w:val="24"/>
          <w:szCs w:val="24"/>
        </w:rPr>
        <w:instrText xml:space="preserve">0</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94</w:instrText>
      </w:r>
      <w:r>
        <w:rPr>
          <w:rFonts w:ascii="Times New Roman" w:hAnsi="Times New Roman" w:cs="Times New Roman"/>
          <w:sz w:val="24"/>
          <w:szCs w:val="24"/>
          <w:lang w:val="en-US"/>
        </w:rPr>
        <w:instrText xml:space="preserve">d</w:instrText>
      </w:r>
      <w:r>
        <w:rPr>
          <w:rFonts w:ascii="Times New Roman" w:hAnsi="Times New Roman" w:cs="Times New Roman"/>
          <w:sz w:val="24"/>
          <w:szCs w:val="24"/>
        </w:rPr>
        <w:instrText xml:space="preserve">26"]}],"</w:instrText>
      </w:r>
      <w:r>
        <w:rPr>
          <w:rFonts w:ascii="Times New Roman" w:hAnsi="Times New Roman" w:cs="Times New Roman"/>
          <w:sz w:val="24"/>
          <w:szCs w:val="24"/>
          <w:lang w:val="en-US"/>
        </w:rPr>
        <w:instrText xml:space="preserve">mendeley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formattedCitation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Rawson</w:instrText>
      </w:r>
      <w:r>
        <w:rPr>
          <w:rFonts w:ascii="Times New Roman" w:hAnsi="Times New Roman" w:cs="Times New Roman"/>
          <w:sz w:val="24"/>
          <w:szCs w:val="24"/>
        </w:rPr>
        <w:instrText xml:space="preserve"> &amp; </w:instrText>
      </w:r>
      <w:r>
        <w:rPr>
          <w:rFonts w:ascii="Times New Roman" w:hAnsi="Times New Roman" w:cs="Times New Roman"/>
          <w:sz w:val="24"/>
          <w:szCs w:val="24"/>
          <w:lang w:val="en-US"/>
        </w:rPr>
        <w:instrText xml:space="preserve">Harper</w:instrText>
      </w:r>
      <w:r>
        <w:rPr>
          <w:rFonts w:ascii="Times New Roman" w:hAnsi="Times New Roman" w:cs="Times New Roman"/>
          <w:sz w:val="24"/>
          <w:szCs w:val="24"/>
        </w:rPr>
        <w:instrText xml:space="preserve">, 2009)","</w:instrText>
      </w:r>
      <w:r>
        <w:rPr>
          <w:rFonts w:ascii="Times New Roman" w:hAnsi="Times New Roman" w:cs="Times New Roman"/>
          <w:sz w:val="24"/>
          <w:szCs w:val="24"/>
          <w:lang w:val="en-US"/>
        </w:rPr>
        <w:instrText xml:space="preserve">plainTextFormattedCitation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Rawson</w:instrText>
      </w:r>
      <w:r>
        <w:rPr>
          <w:rFonts w:ascii="Times New Roman" w:hAnsi="Times New Roman" w:cs="Times New Roman"/>
          <w:sz w:val="24"/>
          <w:szCs w:val="24"/>
        </w:rPr>
        <w:instrText xml:space="preserve"> &amp; </w:instrText>
      </w:r>
      <w:r>
        <w:rPr>
          <w:rFonts w:ascii="Times New Roman" w:hAnsi="Times New Roman" w:cs="Times New Roman"/>
          <w:sz w:val="24"/>
          <w:szCs w:val="24"/>
          <w:lang w:val="en-US"/>
        </w:rPr>
        <w:instrText xml:space="preserve">Harper</w:instrText>
      </w:r>
      <w:r>
        <w:rPr>
          <w:rFonts w:ascii="Times New Roman" w:hAnsi="Times New Roman" w:cs="Times New Roman"/>
          <w:sz w:val="24"/>
          <w:szCs w:val="24"/>
        </w:rPr>
        <w:instrText xml:space="preserve">, 2009)","</w:instrText>
      </w:r>
      <w:r>
        <w:rPr>
          <w:rFonts w:ascii="Times New Roman" w:hAnsi="Times New Roman" w:cs="Times New Roman"/>
          <w:sz w:val="24"/>
          <w:szCs w:val="24"/>
          <w:lang w:val="en-US"/>
        </w:rPr>
        <w:instrText xml:space="preserve">previouslyFormattedCitation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Rawson</w:instrText>
      </w:r>
      <w:r>
        <w:rPr>
          <w:rFonts w:ascii="Times New Roman" w:hAnsi="Times New Roman" w:cs="Times New Roman"/>
          <w:sz w:val="24"/>
          <w:szCs w:val="24"/>
        </w:rPr>
        <w:instrText xml:space="preserve"> &amp; </w:instrText>
      </w:r>
      <w:r>
        <w:rPr>
          <w:rFonts w:ascii="Times New Roman" w:hAnsi="Times New Roman" w:cs="Times New Roman"/>
          <w:sz w:val="24"/>
          <w:szCs w:val="24"/>
          <w:lang w:val="en-US"/>
        </w:rPr>
        <w:instrText xml:space="preserve">Harper</w:instrText>
      </w:r>
      <w:r>
        <w:rPr>
          <w:rFonts w:ascii="Times New Roman" w:hAnsi="Times New Roman" w:cs="Times New Roman"/>
          <w:sz w:val="24"/>
          <w:szCs w:val="24"/>
        </w:rPr>
        <w:instrText xml:space="preserve">, 2009)"},"</w:instrText>
      </w:r>
      <w:r>
        <w:rPr>
          <w:rFonts w:ascii="Times New Roman" w:hAnsi="Times New Roman" w:cs="Times New Roman"/>
          <w:sz w:val="24"/>
          <w:szCs w:val="24"/>
          <w:lang w:val="en-US"/>
        </w:rPr>
        <w:instrText xml:space="preserve">properties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noteIndex</w:instrText>
      </w:r>
      <w:r>
        <w:rPr>
          <w:rFonts w:ascii="Times New Roman" w:hAnsi="Times New Roman" w:cs="Times New Roman"/>
          <w:sz w:val="24"/>
          <w:szCs w:val="24"/>
        </w:rPr>
        <w:instrText xml:space="preserve">":0},"</w:instrText>
      </w:r>
      <w:r>
        <w:rPr>
          <w:rFonts w:ascii="Times New Roman" w:hAnsi="Times New Roman" w:cs="Times New Roman"/>
          <w:sz w:val="24"/>
          <w:szCs w:val="24"/>
          <w:lang w:val="en-US"/>
        </w:rPr>
        <w:instrText xml:space="preserve">schema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https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github</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com</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style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language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schema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raw</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master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csl</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json</w:instrText>
      </w:r>
      <w:r>
        <w:rPr>
          <w:rFonts w:ascii="Times New Roman" w:hAnsi="Times New Roman" w:cs="Times New Roman"/>
          <w:sz w:val="24"/>
          <w:szCs w:val="24"/>
        </w:rPr>
        <w:instrText xml:space="preserve">"}</w:instrText>
      </w:r>
      <w:r>
        <w:rPr>
          <w:rFonts w:ascii="Times New Roman" w:hAnsi="Times New Roman" w:cs="Times New Roman"/>
          <w:sz w:val="24"/>
          <w:szCs w:val="24"/>
        </w:rPr>
        <w:fldChar w:fldCharType="separate"/>
      </w:r>
      <w:r>
        <w:rPr>
          <w:rFonts w:ascii="Times New Roman" w:hAnsi="Times New Roman" w:cs="Times New Roman"/>
          <w:sz w:val="24"/>
          <w:szCs w:val="24"/>
        </w:rPr>
        <w:t>(</w:t>
      </w:r>
      <w:r>
        <w:rPr>
          <w:rFonts w:ascii="Times New Roman" w:hAnsi="Times New Roman" w:cs="Times New Roman"/>
          <w:sz w:val="24"/>
          <w:szCs w:val="24"/>
          <w:lang w:val="en-US"/>
        </w:rPr>
        <w:t>Rawson</w:t>
      </w:r>
      <w:r>
        <w:rPr>
          <w:rFonts w:ascii="Times New Roman" w:hAnsi="Times New Roman" w:cs="Times New Roman"/>
          <w:sz w:val="24"/>
          <w:szCs w:val="24"/>
        </w:rPr>
        <w:t xml:space="preserve"> &amp; </w:t>
      </w:r>
      <w:r>
        <w:rPr>
          <w:rFonts w:ascii="Times New Roman" w:hAnsi="Times New Roman" w:cs="Times New Roman"/>
          <w:sz w:val="24"/>
          <w:szCs w:val="24"/>
          <w:lang w:val="en-US"/>
        </w:rPr>
        <w:t>Harper</w:t>
      </w:r>
      <w:r>
        <w:rPr>
          <w:rFonts w:ascii="Times New Roman" w:hAnsi="Times New Roman" w:cs="Times New Roman"/>
          <w:sz w:val="24"/>
          <w:szCs w:val="24"/>
        </w:rPr>
        <w:t>, 2009)</w:t>
      </w:r>
      <w:r>
        <w:rPr>
          <w:rFonts w:ascii="Times New Roman" w:hAnsi="Times New Roman" w:cs="Times New Roman"/>
          <w:sz w:val="24"/>
          <w:szCs w:val="24"/>
        </w:rPr>
        <w:fldChar w:fldCharType="end"/>
      </w:r>
      <w:r>
        <w:rPr>
          <w:rFonts w:ascii="Times New Roman" w:hAnsi="Times New Roman" w:cs="Times New Roman"/>
          <w:sz w:val="24"/>
          <w:szCs w:val="24"/>
        </w:rPr>
        <w:t xml:space="preserve">, образовав совместные поселения с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edulis</w:t>
      </w:r>
      <w:r>
        <w:rPr>
          <w:rFonts w:ascii="Times New Roman" w:hAnsi="Times New Roman" w:cs="Times New Roman"/>
          <w:sz w:val="24"/>
          <w:szCs w:val="24"/>
        </w:rPr>
        <w:t xml:space="preserve"> и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galloprovicialis</w:t>
      </w:r>
      <w:r>
        <w:rPr>
          <w:rFonts w:ascii="Times New Roman" w:hAnsi="Times New Roman" w:cs="Times New Roman"/>
          <w:sz w:val="24"/>
          <w:szCs w:val="24"/>
        </w:rPr>
        <w:t xml:space="preserve">.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Наиболее современные исследования генетической структуры популяций мидий в Атлантике и Арктике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10.3390/genes11050530","author":[{"dropping-particle":"","family":"Roman","given":"Wenne","non-dropping-particle":"","parse-names":false,"suffix":""},{"dropping-particle":"","family":"Bach","given":"Lis","non-dropping-particle":"","parse-names":false,"suffix":""},{"dropping-particle":"","family":"Strelkov","given":"Petr","non-dropping-particle":"","parse-names":false,"suffix":""}],"id":"ITEM-1","issue":"May","issued":{"date-parts":[["2020"]]},"title":"Trans-Atlantic Distribution and Introgression as Inferred from Single Nucleotide Polymorphism : Mussels Mytilus and Environmental Factors","type":"article-journal"},"uris":["http://www.mendeley.com/documents/?uuid=40329a63-8d06-4eb1-953b-0ef3b71be988"]},{"id":"ITEM-2","itemData":{"DOI":"10.1007/s00227-008-1038-4","ISSN":"00253162","abstract":"Patterns of (female) mitochondrial DNA diversity were investigated in the blue mussel Mytilus edulis. Mytilus edulis is a ubiquitous member of contemporary North Atlantic hard-substrate communities and well represented in studies of this region. Mytilus edulis was surveyed in North America and Europe, as well as mid-Atlantic sites in Greenland, Iceland, and the Faroe Islands. Mitochondrial DNA sequences revealed considerable population structure but no monophyly of haplotypes between any major regions. Coalescent analyses suggest that migration across the Atlantic Ocean has prominently been from North American source populations and that Greenland was colonized recently and exclusively from North America. In North America, there was support for two regional groups along the North American coastline. Surprisingly, we also found evidence of recombination between some Mytilus edulis and Mytilus galloprovincialis female mtDNA sequences, particularly in northern Europe. © 2008 Springer-Verlag.","author":[{"dropping-particle":"","family":"Riginos","given":"Cynthia","non-dropping-particle":"","parse-names":false,"suffix":""},{"dropping-particle":"","family":"Henzler","given":"Christine M.","non-dropping-particle":"","parse-names":false,"suffix":""}],"container-title":"Marine Biology","id":"ITEM-2","issue":"4","issued":{"date-parts":[["2008"]]},"page":"399-412","title":"Patterns of mtDNA diversity in North Atlantic populations of the mussel Mytilus edulis","type":"article-journal","volume":"155"},"uris":["http://www.mendeley.com/documents/?uuid=dcd67a9a-a913-4510-8a4d-46fe95506e74"]},{"id":"ITEM-3","itemData":{"DOI":"10.1111/j.0014-3820.2004.tb00873.x","ISSN":"00143820","PMID":"15612287","abstract":"Comparisons among loci with differing modes of inheritance can reveal unexpected aspects of population history. We employ a multilocus approach to ask whether two types of independently assorting mitochondrial DNAs (maternally and paternally inherited: F- and M-mtDNA) and a nuclear locus (ITS) yield concordant estimates of gene flow and population divergence. The blue mussel, Mytilus edulis, is distributed on both North American and European coastlines and these populations are separated by the waters of the Atlantic Ocean. Gene flow across the Atlantic Ocean differs among loci, with F-mtDNA and ITS showing an imprint of some genetic interchange and M-mtDNA showing no evidence for gene flow. Gene flow of F-mtDNA and ITS causes trans-Atlantic population divergence times to be greatly underestimated for these loci, although a single trans-Atlantic population divergence time (1.2 MYA) can be accommodated by considering all three loci in combination in a coalescent framework. The apparent lack of gene flow for M-mtDNA is not readily explained by different dispersal capacities of male and female mussels. A genetic barrier to M-mtDNA exchange between North American and European mussel populations is likely to explain the observed pattern, perhaps associated with the double uniparental system of mitochondrial DNA inheritance.","author":[{"dropping-particle":"","family":"Riginos","given":"Cynthia","non-dropping-particle":"","parse-names":false,"suffix":""},{"dropping-particle":"","family":"Hickerson","given":"Michael J.","non-dropping-particle":"","parse-names":false,"suffix":""},{"dropping-particle":"","family":"Henzler","given":"Christine M.","non-dropping-particle":"","parse-names":false,"suffix":""},{"dropping-particle":"","family":"Cunningham","given":"Clifford W.","non-dropping-particle":"","parse-names":false,"suffix":""}],"container-title":"Evolution","id":"ITEM-3","issue":"11","issued":{"date-parts":[["2004"]]},"page":"2438-2451","title":"Differential patterns of male and female mtDNA exchange across the Atlantic ocean in the blue mussel, Mytilus edulis","type":"article-journal","volume":"58"},"uris":["http://www.mendeley.com/documents/?uuid=e7834e51-5081-46a1-8f71-824eb953f11e"]}],"mendeley":{"formattedCitation":"(Riginos et al., 2004; Riginos &amp; Henzler, 2008; Roman et al., 2020)","plainTextFormattedCitation":"(Riginos et al., 2004; Riginos &amp; Henzler, 2008; Roman et al., 2020)","previouslyFormattedCitation":"(Riginos et al., 2004; Riginos &amp; Henzler, 2008; Roman et al., 2020)"},"properties":{"noteIndex":0},"schema":"https://github.com/citation-style-language/schema/raw/master/csl-citation.json"}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(Riginos et al., 2004; Riginos &amp; Henzler, 2008; Roman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показывают, что можно выделить три основные популяции МЕ. Это МЕ канадского побережья, западноевропейского побережья и скандинавско-арктическая популяция, которая, по-видимому, происходит из смешения двух первых и несет как характерные аллели канадской популяции, так и европейской. В западной части Атлантического океана поселения МЕ распространены по американскому побережью от залива Делавэр на юге (38.5°</w:t>
      </w:r>
      <w:r>
        <w:rPr>
          <w:rFonts w:ascii="Times New Roman" w:hAnsi="Times New Roman" w:cs="Times New Roman"/>
          <w:sz w:val="24"/>
          <w:szCs w:val="24"/>
          <w:lang w:val="en-US"/>
        </w:rPr>
        <w:t>N</w:t>
      </w:r>
      <w:r>
        <w:rPr>
          <w:rFonts w:ascii="Times New Roman" w:hAnsi="Times New Roman" w:cs="Times New Roman"/>
          <w:sz w:val="24"/>
          <w:szCs w:val="24"/>
        </w:rPr>
        <w:t xml:space="preserve">) до северного побережья Канады и южной оконечности Гренландии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{"citationItems":[{"id":"ITEM-1","itemData":{"DOI":"10.1111/j.1365-2699.2010.02386.x","ISSN":"03050270","abstract":"Aim We tested whether the contraction of the equatorward boundary of an intertidal organism, the blue mussel, Mytilus edulis, was due to high summer temperatures limiting mortality.Location The Atlantic coast of the United States.Methods Field transplant experiments were conducted at three locations along the US Atlantic coast. Survival and heat shock protein 70 expression were determined at biweekly intervals. Air and water temperature profiles were used to model current and historical patterns of mortality, and to determine rates of temperature change.Results High levels of mortality and expression of the inducible heat shock protein 70 were observed after multiple consecutive aerial exposures of 32 °C or greater. Since 1960, seasonal air and water temperatures have increased along the eastern US seaboard, and south of Lewes, DE (38.8° N) summer sea surface temperature increases have exceeded the upper lethal limits of this organism.Main conclusions Along the southern portion of its range, intertidal populations of M. edulis have experienced catastrophic mortality directly associated with summer high temperatures. Over the past 50 years, a geographic contraction of the southern, equatorward range edge of M. edulis has occurred, shifting the range edge approximately 350 km north of the previous limit at Cape Hatteras, NC (35.2° N). © 2010 Blackwell Publishing Ltd.","author":[{"dropping-particle":"","family":"Jones","given":"Sierra J.","non-dropping-particle":"","parse-names":false,"suffix":""},{"dropping-particle":"","family":"Lima","given":"Fernando P.","non-dropping-particle":"","parse-names":false,"suffix":""},{"dropping-particle":"","family":"Wethey","given":"David S.","non-dropping-particle":"","parse-names":false,"suffix":""}],"container-title":"Journal of Biogeography","id":"ITEM-1","issue":"12","issued":{"date-parts":[["2010"]]},"page":"2243-2259","title":"Rising environmental temperatures and biogeography: Poleward range contraction of the blue mussel, Mytilus edulis L., in the western Atlantic","type":"article-journal","volume":"37"},"uris":["http://www.mendeley.com/documents/?uuid=2f87ebff-9f08-4f74-88b1-feba6b2a05b7"]}],"mendeley":{"formattedCitation":"(Jones et al., 2010)","plainTextFormattedCitation":"(Jones et al., 2010)","previouslyFormattedCitation":"(Jones et al.,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(Jones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Поселения </w:t>
      </w:r>
      <w:r>
        <w:rPr>
          <w:rFonts w:ascii="Times New Roman" w:hAnsi="Times New Roman" w:cs="Times New Roman"/>
          <w:sz w:val="24"/>
          <w:szCs w:val="24"/>
          <w:lang w:val="en-US"/>
        </w:rPr>
        <w:t>M</w:t>
      </w:r>
      <w:r>
        <w:rPr>
          <w:rFonts w:ascii="Times New Roman" w:hAnsi="Times New Roman" w:cs="Times New Roman"/>
          <w:sz w:val="24"/>
          <w:szCs w:val="24"/>
        </w:rPr>
        <w:t xml:space="preserve">. </w:t>
      </w:r>
      <w:r>
        <w:rPr>
          <w:rFonts w:ascii="Times New Roman" w:hAnsi="Times New Roman" w:cs="Times New Roman"/>
          <w:sz w:val="24"/>
          <w:szCs w:val="24"/>
          <w:lang w:val="en-US"/>
        </w:rPr>
        <w:t>trossulus</w:t>
      </w:r>
      <w:r>
        <w:rPr>
          <w:rFonts w:ascii="Times New Roman" w:hAnsi="Times New Roman" w:cs="Times New Roman"/>
          <w:sz w:val="24"/>
          <w:szCs w:val="24"/>
        </w:rPr>
        <w:t xml:space="preserve"> в этом регионе распространяются от залива Мэн (44°</w:t>
      </w:r>
      <w:r>
        <w:rPr>
          <w:rFonts w:ascii="Times New Roman" w:hAnsi="Times New Roman" w:cs="Times New Roman"/>
          <w:sz w:val="24"/>
          <w:szCs w:val="24"/>
          <w:lang w:val="en-US"/>
        </w:rPr>
        <w:t>N</w:t>
      </w:r>
      <w:r>
        <w:rPr>
          <w:rFonts w:ascii="Times New Roman" w:hAnsi="Times New Roman" w:cs="Times New Roman"/>
          <w:sz w:val="24"/>
          <w:szCs w:val="24"/>
        </w:rPr>
        <w:t xml:space="preserve">) и севернее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{"citationItems":[{"id":"ITEM-1","itemData":{"DOI":"10.1093/mollus/eyp019","author":[{"dropping-particle":"","family":"Hayhurst","given":"Susan","non-dropping-particle":"","parse-names":false,"suffix":""},{"dropping-particle":"","family":"Rawson","given":"Paul D","non-dropping-particle":"","parse-names":false,"suffix":""}],"container-title":"Journal of Molluscan Studies","id":"ITEM-1","issue":"May","issued":{"date-parts":[["2009"]]},"page":"215-222","title":"SPECIES-SPECIFIC VARIATION IN LARVAL SURVIVAL AND PATTERNS OF DISTRIBUTION FOR THE BLUE MUSSELS MYTILUS EDULIS AND MYTILUS TROSSULUS IN THE GULF OF MAINE","type":"article-journal","volume":"75"},"uris":["http://www.mendeley.com/documents/?uuid=f6337b85-4be2-4bb2-a242-b0a84ec02548"]}],"mendeley":{"formattedCitation":"(Hayhurst &amp; Rawson, 2009)","plainTextFormattedCitation":"(Hayhurst &amp; Rawson, 2009)","previouslyFormattedCitation":"(Hayhurst &amp; Rawson, 2009)"},"properties":{"noteIndex":0},"schema":"https://github.com/citation-style-language/schema/raw/master/csl-citation.json"}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(Hayhurst &amp; Rawson, 2009)</w:t>
      </w:r>
      <w:r>
        <w:rPr>
          <w:rFonts w:ascii="Times New Roman" w:hAnsi="Times New Roman" w:cs="Times New Roman"/>
          <w:sz w:val="24"/>
          <w:szCs w:val="24"/>
        </w:rPr>
        <w:fldChar w:fldCharType="end"/>
      </w:r>
      <w:r>
        <w:rPr>
          <w:rFonts w:ascii="Times New Roman" w:hAnsi="Times New Roman" w:cs="Times New Roman"/>
          <w:sz w:val="24"/>
          <w:szCs w:val="24"/>
        </w:rPr>
        <w:t xml:space="preserve">. Таким образом, вдоль побережья Канады (Нью-Брансуик, Новая Шотландия и Ньюфаундленд) два вида существуют совместно и скрещиваются, однако пространственное распределение поселений носит скорее мозаичный характер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{"citationItems":[{"id":"ITEM-1","itemData":{"author":[{"dropping-particle":"","family":"Bates","given":"J. A.","non-dropping-particle":"","parse-names":false,"suffix":""},{"dropping-particle":"","family":"Innes","given":"David J.","non-dropping-particle":"","parse-names":false,"suffix":""}],"container-title":"Marine Biology","id":"ITEM-1","issued":{"date-parts":[["1995"]]},"page":"417-424","title":"Genetic variation among populations of Mytilus spp. in eastern Newfoundland","type":"article-journal","volume":"124"},"uris":["http://www.mendeley.com/documents/?uuid=05b997dc-1604-4fd3-9c29-c158afe48c5b"]},{"id":"ITEM-2","itemData":{"DOI":"10.1007/BF01319403","ISSN":"00253162","abstract":"Many authors have considered the common mussels in temperate waters of the Northern and Southern Hemispheres to be a single cosmopolitan species, Mytilus edulis Linnaeus, 1758. Others have divided these mussels into several subspecies or species. Samples of mussels were collected from 36 locations in the Northern Hemisphere and nine locations in the Southern Hemisphere. Electrophoretic evidence from eight loci indicates that the Northern Hemisphere samples consist of three electrophoretically distinguishable species:M. edulis from eastern North America and western Europe;M. galloprovincialis Lamarck, 1819 from the Mediterranean Sea, western Europe, California, and eastern Asia; and M. trossulus Gould, 1850 from the Baltic Sea, eastern Canada, western North America and the Pacific coast of Siberia. Mussels from Chile, Argentina, the Falkland Islands and the Kerguelen Islands contain alleles characteristic of all three Northern Hemisphere species, but because they are most similar to M. edulis from the Northern Hemisphere, we suggest that they tentatively be included in M. edulis. These South American samples are morphologically intermediate between Northern Hemisphere M. edulis and M. trossulus. Mussels from Australia and New Zealand are similar in allele frequency and morphometric characters to M. galloprovincialis from the Northern Hemisphere. Fossil Mytilus sp. are present in Australia, New Zealand and South America, which suggests that the Southern Hemisphere populations may be native, rather than introduced by humans. Morphometric characters were measured on samples which the allozyme data indicated contained a single species. Canonical variates analysis of the morphometric characters yields functions which distinguish among our samples of the species in the Northern Hemisphere. © 1991 Springer-Verlag.","author":[{"dropping-particle":"","family":"McDonald","given":"J. H.","non-dropping-particle":"","parse-names":false,"suffix":""},{"dropping-particle":"","family":"Seed","given":"R.","non-dropping-particle":"","parse-names":false,"suffix":""},{"dropping-particle":"","family":"Koehn","given":"R. K.","non-dropping-particle":"","parse-names":false,"suffix":""}],"container-title":"Marine Biology","id":"ITEM-2","issue":"3","issued":{"date-parts":[["1991"]]},"page":"323-333","title":"Allozymes and morphometric characters of three species of Mytilus in the Northern and Southern Hemispheres","type":"article-journal","volume":"111"},"uris":["http://www.mendeley.com/documents/?uuid=14e6780d-1aea-47f9-9390-db28943afce6"]}],"mendeley":{"formattedCitation":"(Bates &amp; Innes, 1995; McDonald et al., 1991)","plainTextFormattedCitation":"(Bates &amp; Innes, 1995; McDonald et al., 1991)","previouslyFormattedCitation":"(Bates &amp; Innes, 1995; McDonald et al., 1991)"},"properties":{"noteIndex":0},"schema":"https://github.com/citation-style-language/schema/raw/master/csl-citation.json"}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(Bates &amp; Innes, 1995; McDonald et al., 1991)</w:t>
      </w:r>
      <w:r>
        <w:rPr>
          <w:rFonts w:ascii="Times New Roman" w:hAnsi="Times New Roman" w:cs="Times New Roman"/>
          <w:sz w:val="24"/>
          <w:szCs w:val="24"/>
        </w:rPr>
        <w:fldChar w:fldCharType="end"/>
      </w:r>
      <w:r>
        <w:rPr>
          <w:rFonts w:ascii="Times New Roman" w:hAnsi="Times New Roman" w:cs="Times New Roman"/>
          <w:sz w:val="24"/>
          <w:szCs w:val="24"/>
        </w:rPr>
        <w:t xml:space="preserve">. Северное побережье Гренландии заселено преимущественно </w:t>
      </w:r>
      <w:r>
        <w:rPr>
          <w:rFonts w:ascii="Times New Roman" w:hAnsi="Times New Roman" w:cs="Times New Roman"/>
          <w:sz w:val="24"/>
          <w:szCs w:val="24"/>
          <w:lang w:val="en-US"/>
        </w:rPr>
        <w:t>M</w:t>
      </w:r>
      <w:r>
        <w:rPr>
          <w:rFonts w:ascii="Times New Roman" w:hAnsi="Times New Roman" w:cs="Times New Roman"/>
          <w:sz w:val="24"/>
          <w:szCs w:val="24"/>
        </w:rPr>
        <w:t xml:space="preserve">. </w:t>
      </w:r>
      <w:r>
        <w:rPr>
          <w:rFonts w:ascii="Times New Roman" w:hAnsi="Times New Roman" w:cs="Times New Roman"/>
          <w:sz w:val="24"/>
          <w:szCs w:val="24"/>
          <w:lang w:val="en-US"/>
        </w:rPr>
        <w:t>trossulus</w:t>
      </w:r>
      <w:r>
        <w:rPr>
          <w:rFonts w:ascii="Times New Roman" w:hAnsi="Times New Roman" w:cs="Times New Roman"/>
          <w:sz w:val="24"/>
          <w:szCs w:val="24"/>
        </w:rPr>
        <w:t xml:space="preserve">, а на западном побережье острова два вида образуют гибридную зону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{"citationItems":[{"id":"ITEM-1","itemData":{"DOI":"10.1007/s00300-015-1785-x","ISSN":"07224060","abstract":"Semi-sessile Mytilus mussels are used as indicators of climate changes, but their geographic distribution is not sufficiently known in the Arctic. The aim of this study was to investigate the taxonomic status and genetic differentiation of Mytilus populations in a Northwest Greenlandic fjord at Maarmorilik, impacted by contaminations from a former mine. In this study, mussels were collected at three sites differing in exposure to environmental factors. A total of 54 polymorphic SNPs found in the Mytilus EST and DNA sequences analyzed were successfully applied to 256 individuals. The results provided the first evidence for the existence of M. trossulus in Greenland. The mussel from M.trossulus and M. edulis taxa are shown to coexist and hybridize in the fjord. The three studied sites were found to differ significantly in the distribution of taxa with a higher prevalence of M. trossulus in the inner fjord. The identified M. edulis × M. trossulus hybrids mostly had a hybrid index score of about 0.5, indicating a similar number of alleles characteristic for M. trossulus and M. edulis. There was a low number of backcrosses between ‘pure’ taxa and hybrids. This newly discovered hybrid zone between the two taxa is unique in comparison with the Canadian populations. As Mytilus mussels in Greenland hitherto have been regarded as the one taxon M. edulis, the results have importance for biogeography and future monitoring and environmental studies.","author":[{"dropping-particle":"","family":"Wenne","given":"R.","non-dropping-particle":"","parse-names":false,"suffix":""},{"dropping-particle":"","family":"Bach","given":"L.","non-dropping-particle":"","parse-names":false,"suffix":""},{"dropping-particle":"","family":"Zbawicka","given":"M.","non-dropping-particle":"","parse-names":false,"suffix":""},{"dropping-particle":"","family":"Strand","given":"J.","non-dropping-particle":"","parse-names":false,"suffix":""},{"dropping-particle":"","family":"McDonald","given":"J. H.","non-dropping-particle":"","parse-names":false,"suffix":""}],"container-title":"Polar Biology","id":"ITEM-1","issue":"2","issued":{"date-parts":[["2015"]]},"page":"343-355","publisher":"Springer Berlin Heidelberg","title":"A first report on coexistence and hybridization of Mytilus trossulus and M. edulis mussels in Greenland","type":"article-journal","volume":"39"},"uris":["http://www.mendeley.com/documents/?uuid=a860238f-7294-4873-9c8f-0379bb164892"]}],"mendeley":{"formattedCitation":"(Wenne et al., 2015)","plainTextFormattedCitation":"(Wenne et al., 2015)","previouslyFormattedCitation":"(Wenne et al., 2015)"},"properties":{"noteIndex":0},"schema":"https://github.com/citation-style-language/schema/raw/master/csl-citation.json"}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(Wenne et al., 2015)</w:t>
      </w:r>
      <w:r>
        <w:rPr>
          <w:rFonts w:ascii="Times New Roman" w:hAnsi="Times New Roman" w:cs="Times New Roman"/>
          <w:sz w:val="24"/>
          <w:szCs w:val="24"/>
        </w:rPr>
        <w:fldChar w:fldCharType="end"/>
      </w:r>
      <w:r>
        <w:rPr>
          <w:rFonts w:ascii="Times New Roman" w:hAnsi="Times New Roman" w:cs="Times New Roman"/>
          <w:sz w:val="24"/>
          <w:szCs w:val="24"/>
        </w:rPr>
        <w:t xml:space="preserve">.  Причем, гренландские </w:t>
      </w:r>
      <w:r>
        <w:rPr>
          <w:rFonts w:ascii="Times New Roman" w:hAnsi="Times New Roman" w:cs="Times New Roman"/>
          <w:sz w:val="24"/>
          <w:szCs w:val="24"/>
          <w:lang w:val="en-US"/>
        </w:rPr>
        <w:t>M</w:t>
      </w:r>
      <w:r>
        <w:rPr>
          <w:rFonts w:ascii="Times New Roman" w:hAnsi="Times New Roman" w:cs="Times New Roman"/>
          <w:sz w:val="24"/>
          <w:szCs w:val="24"/>
        </w:rPr>
        <w:t xml:space="preserve">. </w:t>
      </w:r>
      <w:r>
        <w:rPr>
          <w:rFonts w:ascii="Times New Roman" w:hAnsi="Times New Roman" w:cs="Times New Roman"/>
          <w:sz w:val="24"/>
          <w:szCs w:val="24"/>
          <w:lang w:val="en-US"/>
        </w:rPr>
        <w:t>trossulus</w:t>
      </w:r>
      <w:r>
        <w:rPr>
          <w:rFonts w:ascii="Times New Roman" w:hAnsi="Times New Roman" w:cs="Times New Roman"/>
          <w:sz w:val="24"/>
          <w:szCs w:val="24"/>
        </w:rPr>
        <w:t xml:space="preserve"> оказываются наиболее близки генетически к своим сородичам из Тихого океана, нежели другие популяции </w:t>
      </w:r>
      <w:r>
        <w:rPr>
          <w:rFonts w:ascii="Times New Roman" w:hAnsi="Times New Roman" w:cs="Times New Roman"/>
          <w:sz w:val="24"/>
          <w:szCs w:val="24"/>
          <w:lang w:val="en-US"/>
        </w:rPr>
        <w:t>M</w:t>
      </w:r>
      <w:r>
        <w:rPr>
          <w:rFonts w:ascii="Times New Roman" w:hAnsi="Times New Roman" w:cs="Times New Roman"/>
          <w:sz w:val="24"/>
          <w:szCs w:val="24"/>
        </w:rPr>
        <w:t xml:space="preserve">. </w:t>
      </w:r>
      <w:r>
        <w:rPr>
          <w:rFonts w:ascii="Times New Roman" w:hAnsi="Times New Roman" w:cs="Times New Roman"/>
          <w:sz w:val="24"/>
          <w:szCs w:val="24"/>
          <w:lang w:val="en-US"/>
        </w:rPr>
        <w:t>trossulus</w:t>
      </w:r>
      <w:r>
        <w:rPr>
          <w:rFonts w:ascii="Times New Roman" w:hAnsi="Times New Roman" w:cs="Times New Roman"/>
          <w:sz w:val="24"/>
          <w:szCs w:val="24"/>
        </w:rPr>
        <w:t xml:space="preserve"> в Северной Атлантике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{"citationItems":[{"id":"ITEM-1","itemData":{"DOI":"10.1007/s12526-018-0870-0","ISBN":"1252601808700","ISSN":"18671624","abstract":"Changes in climate-related factors such as ice coverage, water temperature, and ocean currents have been proposed to facilitate an increased interchange of species in the High Arctic between the Pacific and Atlantic oceans. In Greenland, the colonization of the mussel species Mytilus edulis has been suggested to have occurred recently and exclusively from Northwest Atlantic populations. The source population for its sibling species Mytilus trossulus is however unknown, and therefore we aimed to explore its genetic origin. Using 54 SNP markers, M. trossulus was identified from three Greenland blue mussel populations collected in 2012–2014 and the relative similarities to Northwest Atlantic and North Pacific M. trossulus populations were assessed. Populations were found to fall into two clades. The North Pacific is the most likely source for the northern Greenland M. trossulus probably as a result of occasional postglacial long-distance dispersal through the Bering Strait. Our findings in M. trossulus are in agreements with the predictions that climate change will, in addition to driving a northward expansion of temperate-boreal species into the Arctic Ocean, increase the rate of trans-Arctic interchange between the Atlantic and the Pacific oceans.","author":[{"dropping-particle":"","family":"Bach","given":"Lis","non-dropping-particle":"","parse-names":false,"suffix":""},{"dropping-particle":"","family":"Zbawicka","given":"Malgorzata","non-dropping-particle":"","parse-names":false,"suffix":""},{"dropping-particle":"","family":"Strand","given":"Jakob","non-dropping-particle":"","parse-names":false,"suffix":""},{"dropping-particle":"","family":"Wenne","given":"Roman","non-dropping-particle":"","parse-names":false,"suffix":""}],"container-title":"Marine Biodiversity","id":"ITEM-1","issue":"2","issued":{"date-parts":[["2018"]]},"page":"1053-1059","publisher":"Marine Biodiversity","title":"Mytilus trossulus in NW Greenland is genetically more similar to North Pacific than NW Atlantic populations of the species","type":"article-journal","volume":"49"},"uris":["http://www.mendeley.com/documents/?uuid=b2a83421-8d21-470d-963c-176d8aeb6305"]}],"mendeley":{"formattedCitation":"(Bach et al., 2018)","plainTextFormattedCitation":"(Bach et al., 2018)","previouslyFormattedCitation":"(Bach et al., 2018)"},"properties":{"noteIndex":0},"schema":"https://github.com/citation-style-language/schema/raw/master/csl-citation.json"}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(Bach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Таким образом, можно предположить, что в относительно недалеком прошлом произошло как минимум два независимых вторжения </w:t>
      </w:r>
      <w:r>
        <w:rPr>
          <w:rFonts w:ascii="Times New Roman" w:hAnsi="Times New Roman" w:cs="Times New Roman"/>
          <w:sz w:val="24"/>
          <w:szCs w:val="24"/>
          <w:lang w:val="en-US"/>
        </w:rPr>
        <w:t>M</w:t>
      </w:r>
      <w:r>
        <w:rPr>
          <w:rFonts w:ascii="Times New Roman" w:hAnsi="Times New Roman" w:cs="Times New Roman"/>
          <w:sz w:val="24"/>
          <w:szCs w:val="24"/>
        </w:rPr>
        <w:t xml:space="preserve">. </w:t>
      </w:r>
      <w:r>
        <w:rPr>
          <w:rFonts w:ascii="Times New Roman" w:hAnsi="Times New Roman" w:cs="Times New Roman"/>
          <w:sz w:val="24"/>
          <w:szCs w:val="24"/>
          <w:lang w:val="en-US"/>
        </w:rPr>
        <w:t>trossulus</w:t>
      </w:r>
      <w:r>
        <w:rPr>
          <w:rFonts w:ascii="Times New Roman" w:hAnsi="Times New Roman" w:cs="Times New Roman"/>
          <w:sz w:val="24"/>
          <w:szCs w:val="24"/>
        </w:rPr>
        <w:t xml:space="preserve"> в Северную Атлантику.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На европейском побережье южная граница распространения МЕ расположена снова южнее (47°</w:t>
      </w:r>
      <w:r>
        <w:rPr>
          <w:rFonts w:ascii="Times New Roman" w:hAnsi="Times New Roman" w:cs="Times New Roman"/>
          <w:sz w:val="24"/>
          <w:szCs w:val="24"/>
          <w:lang w:val="en-US"/>
        </w:rPr>
        <w:t>N</w:t>
      </w:r>
      <w:r>
        <w:rPr>
          <w:rFonts w:ascii="Times New Roman" w:hAnsi="Times New Roman" w:cs="Times New Roman"/>
          <w:sz w:val="24"/>
          <w:szCs w:val="24"/>
        </w:rPr>
        <w:t>), нежели у МТ (56°</w:t>
      </w:r>
      <w:r>
        <w:rPr>
          <w:rFonts w:ascii="Times New Roman" w:hAnsi="Times New Roman" w:cs="Times New Roman"/>
          <w:sz w:val="24"/>
          <w:szCs w:val="24"/>
          <w:lang w:val="en-US"/>
        </w:rPr>
        <w:t>N</w:t>
      </w:r>
      <w:r>
        <w:rPr>
          <w:rFonts w:ascii="Times New Roman" w:hAnsi="Times New Roman" w:cs="Times New Roman"/>
          <w:sz w:val="24"/>
          <w:szCs w:val="24"/>
        </w:rPr>
        <w:t>). Поселения МЕ простираются вдоль всего побережья Европы вплоть до Печорского моря (69,5°</w:t>
      </w:r>
      <w:r>
        <w:rPr>
          <w:rFonts w:ascii="Times New Roman" w:hAnsi="Times New Roman" w:cs="Times New Roman"/>
          <w:sz w:val="24"/>
          <w:szCs w:val="24"/>
          <w:lang w:val="en-US"/>
        </w:rPr>
        <w:t>N</w:t>
      </w:r>
      <w:r>
        <w:rPr>
          <w:rFonts w:ascii="Times New Roman" w:hAnsi="Times New Roman" w:cs="Times New Roman"/>
          <w:sz w:val="24"/>
          <w:szCs w:val="24"/>
        </w:rPr>
        <w:t xml:space="preserve">) в Арктике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{"citationItems":[{"id":"ITEM-1","itemData":{"DOI":"10.1016/j.seares.2010.10.004","ISSN":"13851101","abstract":"The genetic constitution of mussels (Mytilus spp.) was studied by means of three nuclear (Me 15/16, EF-bis, ITS) and one mtDNA (ND2-COIII) marker on a large European scale. In addition to a sharp cline between Atlantic and Mediterranean M. galloprovincialis, we observed a clear genetic distinction between the Black Sea and Mediterranean populations and a higher incidence of M. trossulus than reported so far in northern European populations. The frequency of M. galloprovincialis nuclear alleles was high along the Iberian Peninsula and decreased abruptly along the French coasts with a high frequency of M. edulis alleles in the Bay of Biscay, The Netherlands, Germany, Iceland, Barents and White Seas, and with little evidence of introgression between the two taxa. M. trossulus alleles were observed in the Baltic Sea and Danish Straits as expected. In addition, occurrence of M. trossulus alleles in cold waters of Iceland, Barents Sea and White Sea is reported for the first time. © 2010 Elsevier B.V.","author":[{"dropping-particle":"","family":"Kijewski","given":"T.","non-dropping-particle":"","parse-names":false,"suffix":""},{"dropping-particle":"","family":"Śmietanka","given":"B.","non-dropping-particle":"","parse-names":false,"suffix":""},{"dropping-particle":"","family":"Zbawicka","given":"M.","non-dropping-particle":"","parse-names":false,"suffix":""},{"dropping-particle":"","family":"Gosling","given":"E.","non-dropping-particle":"","parse-names":false,"suffix":""},{"dropping-particle":"","family":"Hummel","given":"H.","non-dropping-particle":"","parse-names":false,"suffix":""},{"dropping-particle":"","family":"Wenne","given":"R.","non-dropping-particle":"","parse-names":false,"suffix":""}],"container-title":"Journal of Sea Research","id":"ITEM-1","issue":"2","issued":{"date-parts":[["2011"]]},"page":"224-234","title":"Distribution of Mytilus taxa in European coastal areas as inferred from molecular markers","type":"article-journal","volume":"65"},"uris":["http://www.mendeley.com/documents/?uuid=168f7b0b-b7fb-4137-b2ac-df5938197b9c"]}],"mendeley":{"formattedCitation":"(Kijewski et al., 2011)","plainTextFormattedCitation":"(Kijewski et al., 2011)","previouslyFormattedCitation":"(Kijewski et al., 2011)"},"properties":{"noteIndex":0},"schema":"https://github.com/citation-style-language/schema/raw/master/csl-citation.json"}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(Kijewski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Поселения МТ, напротив, встречаются только в определенных регионах: это поселения во внутренней части Балтийского моря, где МТ практически ультимативно доминирует; и небольшие и довольно редкие поселения в Северной Шотландии, в районе Бергена (Норвегия), вдоль западного побережья Норвегии, и, наконец, поселения в районах портов в Баренцевом (Кола) и Белом (Чупа, Кандалакша) морях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{"citationItems":[{"id":"ITEM-1","itemData":{"DOI":"10.1007/s00227-010-1609-z","ISSN":"00253162","abstract":"From data on allozyme, nuclear DNA and mitochondrial DNA markers, we show that the originally North Pacific/Northwest Atlantic mussel Mytilus trossulus is widespread on North European coasts, earliM. trossuluser thought to be inhabited only by Mytilus edulis. Several local occurrences of, interspersed with a dominant M. edulis, were recorded on the North Sea, Norwegian Sea and Barents Sea coasts of Norway and the Barents and White Sea coasts of Kola Peninsula in Russia. The proportion of M. trossulus genetic background observed at any one site varied from 0 to 95%. These new occurrences are not related to the previously known, introgressed M. trossulus population that occupies the Baltic Sea. The new northern occurrences retain both the F and M M. trossulus mitochondria, which have been lost from the Baltic stock. While hybridization takes place wherever M. trossulus and M. edulis meet, the extent of hybrization varies between the different contact areas. Hybrids are rare, and the hybrid zones are bimodal in the northern areas; more interbreeding has taken place further south in Norway, but even there genotypic disequilibria are higher than those in the steep transition zone between the Baltic mussel and M. edulis: there is no evidence of a collapse toward a hybrid swarm unlike in the Baltic. The Barents and White Sea M. trossulus are genetically slightly closer to the NW Atlantic than NE Pacific populations, while the Baltic mussel has unique features distinguishing it from the others. We postulate that the presence of M. trossulus in Northern Europe is a result of repeated independent inter- or transoceanic cryptic invasions of various ages, up to recent times. © 2011 The Author(s).","author":[{"dropping-particle":"","family":"Väinölä","given":"Risto","non-dropping-particle":"","parse-names":false,"suffix":""},{"dropping-particle":"","family":"Strelkov","given":"Petr","non-dropping-particle":"","parse-names":false,"suffix":""}],"container-title":"Marine Biology","id":"ITEM-1","issue":"4","issued":{"date-parts":[["2011"]]},"page":"817-833","title":"Mytilus trossulus in Northern Europe","type":"article-journal","volume":"158"},"uris":["http://www.mendeley.com/documents/?uuid=3ebc451d-bc4a-4239-a20e-11ca2c3de193"]},{"id":"ITEM-2","itemData":{"DOI":"10.1371/journal.pone.0152963","ISSN":"19326203","abstract":"©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ONE","id":"ITEM-2","issue":"4","issued":{"date-parts":[["2016"]]},"page":"1-25","title":"Genetic, ecological and morphological distinctness of the blue mussels Mytilus trossulus gould and M. edulis l. in the White Sea","type":"article-journal","volume":"11"},"uris":["http://www.mendeley.com/documents/?uuid=f2d5c684-6f93-455c-969c-a4f1f929d5e2"]}],"mendeley":{"formattedCitation":"(Katolikova et al., 2016; Väinölä &amp; Strelkov, 2011)","plainTextFormattedCitation":"(Katolikova et al., 2016; Väinölä &amp; Strelkov, 2011)","previouslyFormattedCitation":"(Katolikova et al., 2016; Väinölä &amp; Strelkov, 2011)"},"properties":{"noteIndex":0},"schema":"https://github.com/citation-style-language/schema/raw/master/csl-citation.json"}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(Katolikova et al., 2016; Väinölä &amp; Strelkov, 2011)</w:t>
      </w:r>
      <w:r>
        <w:rPr>
          <w:rFonts w:ascii="Times New Roman" w:hAnsi="Times New Roman" w:cs="Times New Roman"/>
          <w:sz w:val="24"/>
          <w:szCs w:val="24"/>
        </w:rPr>
        <w:fldChar w:fldCharType="end"/>
      </w:r>
      <w:r>
        <w:rPr>
          <w:rFonts w:ascii="Times New Roman" w:hAnsi="Times New Roman" w:cs="Times New Roman"/>
          <w:sz w:val="24"/>
          <w:szCs w:val="24"/>
        </w:rPr>
        <w:t xml:space="preserve">. Необходимо отметить, что генетически МТ в Европе представлен двумя группами: 1) балтийские популяции, которые являются «роем» из гибридов первого поколения МТ и МЕ и бэккроссов гибридов первого поколения с «чистыми» МТ; 2) все остальные популяции МТ в Европе, генетически не отличающиеся от популяций на канадском побережье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10.3390/genes11050530","author":[{"dropping-particle":"","family":"Roman","given":"Wenne","non-dropping-particle":"","parse-names":false,"suffix":""},{"dropping-particle":"","family":"Bach","given":"Lis","non-dropping-particle":"","parse-names":false,"suffix":""},{"dropping-particle":"","family":"Strelkov","given":"Petr","non-dropping-particle":"","parse-names":false,"suffix":""}],"id":"ITEM-1","issue":"May","issued":{"date-parts":[["2020"]]},"title":"Trans-Atlantic Distribution and Introgression as Inferred from Single Nucleotide Polymorphism : Mussels Mytilus and Environmental Factors","type":"article-journal"},"uris":["http://www.mendeley.com/documents/?uuid=40329a63-8d06-4eb1-953b-0ef3b71be988"]}],"mendeley":{"formattedCitation":"(Roman et al., 2020)","plainTextFormattedCitation":"(Roman et al., 2020)","previouslyFormattedCitation":"(Roman et al., 2020)"},"properties":{"noteIndex":0},"schema":"https://github.com/citation-style-language/schema/raw/master/csl-citation.json"}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(Roman et al., 2020)</w:t>
      </w:r>
      <w:r>
        <w:rPr>
          <w:rFonts w:ascii="Times New Roman" w:hAnsi="Times New Roman" w:cs="Times New Roman"/>
          <w:sz w:val="24"/>
          <w:szCs w:val="24"/>
        </w:rPr>
        <w:fldChar w:fldCharType="end"/>
      </w:r>
      <w:r>
        <w:rPr>
          <w:rFonts w:ascii="Times New Roman" w:hAnsi="Times New Roman" w:cs="Times New Roman"/>
          <w:sz w:val="24"/>
          <w:szCs w:val="24"/>
        </w:rPr>
        <w:t>. Во всех регионах на европейском побережье, где встречается МТ, этот вид сосуществует с МЕ и образует гибридные зоны. Самая северная находка МТ в Европе отмечена в Баренцевом море (69°</w:t>
      </w:r>
      <w:r>
        <w:rPr>
          <w:rFonts w:ascii="Times New Roman" w:hAnsi="Times New Roman" w:cs="Times New Roman"/>
          <w:sz w:val="24"/>
          <w:szCs w:val="24"/>
          <w:lang w:val="en-US"/>
        </w:rPr>
        <w:t>N</w:t>
      </w:r>
      <w:r>
        <w:rPr>
          <w:rFonts w:ascii="Times New Roman" w:hAnsi="Times New Roman" w:cs="Times New Roman"/>
          <w:sz w:val="24"/>
          <w:szCs w:val="24"/>
        </w:rPr>
        <w:t>),  в то время как поселения МЕ обнаружены и в Исландии, и на острове Шпицберген (79°</w:t>
      </w:r>
      <w:r>
        <w:rPr>
          <w:rFonts w:ascii="Times New Roman" w:hAnsi="Times New Roman" w:cs="Times New Roman"/>
          <w:sz w:val="24"/>
          <w:szCs w:val="24"/>
          <w:lang w:val="en-US"/>
        </w:rPr>
        <w:t>N</w:t>
      </w:r>
      <w:r>
        <w:rPr>
          <w:rFonts w:ascii="Times New Roman" w:hAnsi="Times New Roman" w:cs="Times New Roman"/>
          <w:sz w:val="24"/>
          <w:szCs w:val="24"/>
        </w:rPr>
        <w:t xml:space="preserve">), и это позволяет выразить сомнения в тезисе о том, что МТ действительно является более холодноводным видом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10.3390/genes11050530","author":[{"dropping-particle":"","family":"Roman","given":"Wenne","non-dropping-particle":"","parse-names":false,"suffix":""},{"dropping-particle":"","family":"Bach","given":"Lis","non-dropping-particle":"","parse-names":false,"suffix":""},{"dropping-particle":"","family":"Strelkov","given":"Petr","non-dropping-particle":"","parse-names":false,"suffix":""}],"id":"ITEM-1","issue":"May","issued":{"date-parts":[["2020"]]},"title":"Trans-Atlantic Distribution and Introgression as Inferred from Single Nucleotide Polymorphism : Mussels Mytilus and Environmental Factors","type":"article-journal"},"uris":["http://www.mendeley.com/documents/?uuid=40329a63-8d06-4eb1-953b-0ef3b71be988"]}],"mendeley":{"formattedCitation":"(Roman et al., 2020)","plainTextFormattedCitation":"(Roman et al., 2020)","previouslyFormattedCitation":"(Roman et al., 2020)"},"properties":{"noteIndex":0},"schema":"https://github.com/citation-style-language/schema/raw/master/csl-citation.json"}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(Roman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1.2. </w:t>
      </w:r>
      <w:r>
        <w:rPr>
          <w:rFonts w:ascii="Times New Roman" w:hAnsi="Times New Roman" w:cs="Times New Roman"/>
          <w:b/>
          <w:sz w:val="24"/>
          <w:szCs w:val="24"/>
          <w:lang w:val="en-US"/>
        </w:rPr>
        <w:t>M</w:t>
      </w:r>
      <w:r>
        <w:rPr>
          <w:rFonts w:ascii="Times New Roman" w:hAnsi="Times New Roman" w:cs="Times New Roman"/>
          <w:b/>
          <w:sz w:val="24"/>
          <w:szCs w:val="24"/>
        </w:rPr>
        <w:t xml:space="preserve">. </w:t>
      </w:r>
      <w:r>
        <w:rPr>
          <w:rFonts w:ascii="Times New Roman" w:hAnsi="Times New Roman" w:cs="Times New Roman"/>
          <w:b/>
          <w:sz w:val="24"/>
          <w:szCs w:val="24"/>
          <w:lang w:val="en-US"/>
        </w:rPr>
        <w:t>trossulus</w:t>
      </w:r>
      <w:r>
        <w:rPr>
          <w:rFonts w:ascii="Times New Roman" w:hAnsi="Times New Roman" w:cs="Times New Roman"/>
          <w:b/>
          <w:sz w:val="24"/>
          <w:szCs w:val="24"/>
        </w:rPr>
        <w:t xml:space="preserve"> и </w:t>
      </w:r>
      <w:r>
        <w:rPr>
          <w:rFonts w:ascii="Times New Roman" w:hAnsi="Times New Roman" w:cs="Times New Roman"/>
          <w:b/>
          <w:sz w:val="24"/>
          <w:szCs w:val="24"/>
          <w:lang w:val="en-US"/>
        </w:rPr>
        <w:t>M</w:t>
      </w:r>
      <w:r>
        <w:rPr>
          <w:rFonts w:ascii="Times New Roman" w:hAnsi="Times New Roman" w:cs="Times New Roman"/>
          <w:b/>
          <w:sz w:val="24"/>
          <w:szCs w:val="24"/>
        </w:rPr>
        <w:t xml:space="preserve">. </w:t>
      </w:r>
      <w:r>
        <w:rPr>
          <w:rFonts w:ascii="Times New Roman" w:hAnsi="Times New Roman" w:cs="Times New Roman"/>
          <w:b/>
          <w:sz w:val="24"/>
          <w:szCs w:val="24"/>
          <w:lang w:val="en-US"/>
        </w:rPr>
        <w:t>edulis</w:t>
      </w:r>
      <w:r>
        <w:rPr>
          <w:rFonts w:ascii="Times New Roman" w:hAnsi="Times New Roman" w:cs="Times New Roman"/>
          <w:b/>
          <w:sz w:val="24"/>
          <w:szCs w:val="24"/>
        </w:rPr>
        <w:t xml:space="preserve"> в Белом море.</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Кандалакшский залив Белого моря – это субарктический регион с континентальным климатом (холодные зимы, когда лед может покрывать поверхность моря до пяти месяцев в году, и теплое лето). Средняя годовая температура поверхности моря - 4,5°С, средняя температура поверхности моря в августе -  13,8°С. Летом соленость поверхностного слоя воды около 24‰ в большей части Кандалакшского залива, однако в вершине залива поверхностный слой значительно преснее, поскольку подвержен влиянию речного стока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{"citationItems":[{"id":"ITEM-1","itemData":{"author":[{"dropping-particle":"","family":"Khaitov","given":"V","non-dropping-particle":"","parse-names":false,"suffix":""}],"edition":"The chroni","editor":[{"dropping-particle":"","family":"Koryakin","given":"A.S.","non-dropping-particle":"","parse-names":false,"suffix":""}],"id":"ITEM-1","issue":"Book 58","issued":{"date-parts":[["2013"]]},"number-of-pages":"152-163","publisher-place":"Kandalaksha","title":"Dynamics of salinity, temperature of seawater, and wave characteristics, Yuzhnaya inlet, Ryashkov Island, 01.06–19.08.2012","type":"book"},"uris":["http://www.mendeley.com/documents/?uuid=2c7aa56c-5a50-421c-9d98-82534c65c6a5"]},{"id":"ITEM-2","itemData":{"ISBN":"3-540-20541-1","abstract":"Seiring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Filatov","given":"Nikolai","non-dropping-particle":"","parse-names":false,"suffix":""},{"dropping-particle":"","family":"Pozdnyakov","given":"Dmitriy","non-dropping-particle":"","parse-names":false,"suffix":""},{"dropping-particle":"","family":"Johannessen","given":"Ola. M.","non-dropping-particle":"","parse-names":false,"suffix":""},{"dropping-particle":"","family":"Pettersson","given":"Lasse H.","non-dropping-particle":"","parse-names":false,"suffix":""},{"dropping-particle":"","family":"Bobylev","given":"Leonid P.","non-dropping-particle":"","parse-names":false,"suffix":""}],"id":"ITEM-2","issued":{"date-parts":[["2005"]]},"publisher":"Springer in association with Praxis Publihing","publisher-place":"Chichester, UK","title":"White Sea. Its Marine Environmental and Ecosystem Dynamics Influenced by Global Change","type":"book"},"uris":["http://www.mendeley.com/documents/?uuid=5511c481-bf9c-4cef-8cf0-d1c8d28f4c70"]}],"mendeley":{"formattedCitation":"(Filatov et al., 2005; V. Khaitov, 2013)","plainTextFormattedCitation":"(Filatov et al., 2005; V. Khaitov, 2013)","previouslyFormattedCitation":"(Filatov et al., 2005; V. Khaitov, 2013)"},"properties":{"noteIndex":0},"schema":"https://github.com/citation-style-language/schema/raw/master/csl-citation.json"}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(Filatov et al., 2005;</w:t>
      </w:r>
      <w:ins w:id="381" w:author="polyd" w:date="2023-06-15T11:47:06Z">
        <w:r>
          <w:rPr>
            <w:rFonts w:hint="default" w:ascii="Times New Roman" w:hAnsi="Times New Roman" w:cs="Times New Roman"/>
            <w:sz w:val="24"/>
            <w:szCs w:val="24"/>
            <w:lang w:val="ru-RU"/>
          </w:rPr>
          <w:t xml:space="preserve"> </w:t>
        </w:r>
      </w:ins>
      <w:del w:id="382" w:author="polyd" w:date="2023-06-15T11:47:05Z">
        <w:r>
          <w:rPr>
            <w:rFonts w:ascii="Times New Roman" w:hAnsi="Times New Roman" w:cs="Times New Roman"/>
            <w:sz w:val="24"/>
            <w:szCs w:val="24"/>
          </w:rPr>
          <w:delText xml:space="preserve"> V</w:delText>
        </w:r>
      </w:del>
      <w:del w:id="383" w:author="polyd" w:date="2023-06-15T11:47:04Z">
        <w:r>
          <w:rPr>
            <w:rFonts w:ascii="Times New Roman" w:hAnsi="Times New Roman" w:cs="Times New Roman"/>
            <w:sz w:val="24"/>
            <w:szCs w:val="24"/>
          </w:rPr>
          <w:delText xml:space="preserve">. </w:delText>
        </w:r>
      </w:del>
      <w:r>
        <w:rPr>
          <w:rFonts w:ascii="Times New Roman" w:hAnsi="Times New Roman" w:cs="Times New Roman"/>
          <w:sz w:val="24"/>
          <w:szCs w:val="24"/>
        </w:rPr>
        <w:t>Khaitov, 2013)</w:t>
      </w:r>
      <w:r>
        <w:rPr>
          <w:rFonts w:ascii="Times New Roman" w:hAnsi="Times New Roman" w:cs="Times New Roman"/>
          <w:sz w:val="24"/>
          <w:szCs w:val="24"/>
        </w:rPr>
        <w:fldChar w:fldCharType="end"/>
      </w:r>
      <w:r>
        <w:rPr>
          <w:rFonts w:ascii="Times New Roman" w:hAnsi="Times New Roman" w:cs="Times New Roman"/>
          <w:sz w:val="24"/>
          <w:szCs w:val="24"/>
        </w:rPr>
        <w:t xml:space="preserve">. Большинство исследований гибридных зон, в которых контактируют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trossulus</w:t>
      </w:r>
      <w:del w:id="384" w:author="polyd" w:date="2023-06-15T11:47:31Z">
        <w:r>
          <w:rPr>
            <w:rFonts w:hint="default" w:ascii="Times New Roman" w:hAnsi="Times New Roman" w:cs="Times New Roman"/>
            <w:sz w:val="24"/>
            <w:szCs w:val="24"/>
            <w:lang w:val="en-US"/>
          </w:rPr>
          <w:delText xml:space="preserve">, </w:delText>
        </w:r>
      </w:del>
      <w:ins w:id="385" w:author="polyd" w:date="2023-06-15T11:47:31Z">
        <w:r>
          <w:rPr>
            <w:rFonts w:hint="default" w:ascii="Times New Roman" w:hAnsi="Times New Roman" w:cs="Times New Roman"/>
            <w:sz w:val="24"/>
            <w:szCs w:val="24"/>
            <w:lang w:val="ru-RU"/>
          </w:rPr>
          <w:t xml:space="preserve"> </w:t>
        </w:r>
      </w:ins>
      <w:ins w:id="386" w:author="polyd" w:date="2023-06-15T11:47:32Z">
        <w:r>
          <w:rPr>
            <w:rFonts w:hint="default" w:ascii="Times New Roman" w:hAnsi="Times New Roman" w:cs="Times New Roman"/>
            <w:sz w:val="24"/>
            <w:szCs w:val="24"/>
            <w:lang w:val="ru-RU"/>
          </w:rPr>
          <w:t xml:space="preserve">и </w:t>
        </w:r>
      </w:ins>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edulis</w:t>
      </w:r>
      <w:r>
        <w:rPr>
          <w:rFonts w:ascii="Times New Roman" w:hAnsi="Times New Roman" w:cs="Times New Roman"/>
          <w:sz w:val="24"/>
          <w:szCs w:val="24"/>
        </w:rPr>
        <w:t xml:space="preserve"> </w:t>
      </w:r>
      <w:r>
        <w:rPr>
          <w:rFonts w:ascii="Times New Roman" w:hAnsi="Times New Roman" w:cs="Times New Roman"/>
          <w:strike/>
          <w:sz w:val="24"/>
          <w:szCs w:val="24"/>
          <w:rPrChange w:id="387" w:author="polyd" w:date="2023-06-15T11:47:26Z">
            <w:rPr>
              <w:rFonts w:ascii="Times New Roman" w:hAnsi="Times New Roman" w:cs="Times New Roman"/>
              <w:sz w:val="24"/>
              <w:szCs w:val="24"/>
            </w:rPr>
          </w:rPrChange>
        </w:rPr>
        <w:t xml:space="preserve">и </w:t>
      </w:r>
      <w:r>
        <w:rPr>
          <w:rFonts w:ascii="Times New Roman" w:hAnsi="Times New Roman" w:cs="Times New Roman"/>
          <w:i/>
          <w:strike/>
          <w:sz w:val="24"/>
          <w:szCs w:val="24"/>
          <w:lang w:val="en-US"/>
          <w:rPrChange w:id="388" w:author="polyd" w:date="2023-06-15T11:47:26Z">
            <w:rPr>
              <w:rFonts w:ascii="Times New Roman" w:hAnsi="Times New Roman" w:cs="Times New Roman"/>
              <w:i/>
              <w:sz w:val="24"/>
              <w:szCs w:val="24"/>
              <w:lang w:val="en-US"/>
            </w:rPr>
          </w:rPrChange>
        </w:rPr>
        <w:t>M</w:t>
      </w:r>
      <w:r>
        <w:rPr>
          <w:rFonts w:ascii="Times New Roman" w:hAnsi="Times New Roman" w:cs="Times New Roman"/>
          <w:i/>
          <w:strike/>
          <w:sz w:val="24"/>
          <w:szCs w:val="24"/>
          <w:rPrChange w:id="389" w:author="polyd" w:date="2023-06-15T11:47:26Z">
            <w:rPr>
              <w:rFonts w:ascii="Times New Roman" w:hAnsi="Times New Roman" w:cs="Times New Roman"/>
              <w:i/>
              <w:sz w:val="24"/>
              <w:szCs w:val="24"/>
            </w:rPr>
          </w:rPrChange>
        </w:rPr>
        <w:t xml:space="preserve">. </w:t>
      </w:r>
      <w:r>
        <w:rPr>
          <w:rFonts w:ascii="Times New Roman" w:hAnsi="Times New Roman" w:cs="Times New Roman"/>
          <w:i/>
          <w:strike/>
          <w:sz w:val="24"/>
          <w:szCs w:val="24"/>
          <w:lang w:val="en-US"/>
          <w:rPrChange w:id="390" w:author="polyd" w:date="2023-06-15T11:47:26Z">
            <w:rPr>
              <w:rFonts w:ascii="Times New Roman" w:hAnsi="Times New Roman" w:cs="Times New Roman"/>
              <w:i/>
              <w:sz w:val="24"/>
              <w:szCs w:val="24"/>
              <w:lang w:val="en-US"/>
            </w:rPr>
          </w:rPrChange>
        </w:rPr>
        <w:t>galloprovincialis</w:t>
      </w:r>
      <w:r>
        <w:rPr>
          <w:rFonts w:ascii="Times New Roman" w:hAnsi="Times New Roman" w:cs="Times New Roman"/>
          <w:strike/>
          <w:sz w:val="24"/>
          <w:szCs w:val="24"/>
          <w:rPrChange w:id="391" w:author="polyd" w:date="2023-06-15T11:47:26Z">
            <w:rPr>
              <w:rFonts w:ascii="Times New Roman" w:hAnsi="Times New Roman" w:cs="Times New Roman"/>
              <w:sz w:val="24"/>
              <w:szCs w:val="24"/>
            </w:rPr>
          </w:rPrChange>
        </w:rPr>
        <w:t>,</w:t>
      </w:r>
      <w:r>
        <w:rPr>
          <w:rFonts w:ascii="Times New Roman" w:hAnsi="Times New Roman" w:cs="Times New Roman"/>
          <w:sz w:val="24"/>
          <w:szCs w:val="24"/>
        </w:rPr>
        <w:t xml:space="preserve"> предполагают, что баланс между видами в таких зонах поддерживается преимущественно за счет отрицательного отбора, направленного против гибридов, отличающихся пониженной приспособленностью, и за счет постоянного притока парентальных генотипов из других областей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ONE","id":"ITEM-1","issue":"4","issued":{"date-parts":[["2016"]]},"page":"1-25","title":"Genetic, ecological and morphological distinctness of the blue mussels Mytilus trossulus gould and M. edulis l. in the White Sea","type":"article-journal","volume":"11"},"uris":["http://www.mendeley.com/documents/?uuid=f2d5c684-6f93-455c-969c-a4f1f929d5e2"]}],"mendeley":{"formattedCitation":"(Katolikova et al., 2016)","plainTextFormattedCitation":"(Katolikova et al., 2016)","previouslyFormattedCitation":"(Katolikova et al.,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(Katolikova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Большинством моделей предполагается, что в гибридной зоне отношения двух видов носят характер парапатрии, когда распределение поселений двух видов подчинено некому градиенту абиотического фактора или факторов, а зона гибридизации существует на стыке двух популяций. Наличие градиента абиотического фактора – солености – в Кандалакшском заливе не вызывает сомнений. И, на первый взгляд, распределение поселений МТ и МЕ в заливе действительно подчинено этому градиенту. Так, например, поселения МТ в Кандалакшском заливе сосредоточены преимущественно именно в наиболее опресненной части – в вершине залива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ONE","id":"ITEM-1","issue":"4","issued":{"date-parts":[["2016"]]},"page":"1-25","title":"Genetic, ecological and morphological distinctness of the blue mussels Mytilus trossulus gould and M. edulis l. in the White Sea","type":"article-journal","volume":"11"},"uris":["http://www.mendeley.com/documents/?uuid=f2d5c684-6f93-455c-969c-a4f1f929d5e2"]}],"mendeley":{"formattedCitation":"(Katolikova et al., 2016)","plainTextFormattedCitation":"(Katolikova et al., 2016)","previouslyFormattedCitation":"(Katolikova et al.,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(Katolikova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Однако, отдельные поселения, в которых доминируют МТ, обнаружены в местах с нормальной соленостью, таких как вершина губы Чупа и Умба, которые не являются опресненными регионами и не подвержены выраженному влиянию речного стока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{"citationItems":[{"id":"ITEM-1","itemData":{"ISBN":"3-540-20541-1","abstract":"Seiring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Filatov","given":"Nikolai","non-dropping-particle":"","parse-names":false,"suffix":""},{"dropping-particle":"","family":"Pozdnyakov","given":"Dmitriy","non-dropping-particle":"","parse-names":false,"suffix":""},{"dropping-particle":"","family":"Johannessen","given":"Ola. M.","non-dropping-particle":"","parse-names":false,"suffix":""},{"dropping-particle":"","family":"Pettersson","given":"Lasse H.","non-dropping-particle":"","parse-names":false,"suffix":""},{"dropping-particle":"","family":"Bobylev","given":"Leonid P.","non-dropping-particle":"","parse-names":false,"suffix":""}],"id":"ITEM-1","issued":{"date-parts":[["2005"]]},"publisher":"Springer in association with Praxis Publihing","publisher-place":"Chichester, UK","title":"White Sea. Its Marine Environmental and Ecosystem Dynamics Influenced by Global Change","type":"book"},"uris":["http://www.mendeley.com/documents/?uuid=5511c481-bf9c-4cef-8cf0-d1c8d28f4c70"]}],"mendeley":{"formattedCitation":"(Filatov et al., 2005)","plainTextFormattedCitation":"(Filatov et al., 2005)","previouslyFormattedCitation":"(Filatov et al.,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(Filatov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При этом некоторыми исследователями специально отмечается, что эти точки исторически являются  регионами с высоко развитым судоходством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{"citationItems":[{"id":"ITEM-1","itemData":{"DOI":"10.1007/s00227-010-1609-z","ISSN":"00253162","abstract":"From data on allozyme, nuclear DNA and mitochondrial DNA markers, we show that the originally North Pacific/Northwest Atlantic mussel Mytilus trossulus is widespread on North European coasts, earliM. trossuluser thought to be inhabited only by Mytilus edulis. Several local occurrences of, interspersed with a dominant M. edulis, were recorded on the North Sea, Norwegian Sea and Barents Sea coasts of Norway and the Barents and White Sea coasts of Kola Peninsula in Russia. The proportion of M. trossulus genetic background observed at any one site varied from 0 to 95%. These new occurrences are not related to the previously known, introgressed M. trossulus population that occupies the Baltic Sea. The new northern occurrences retain both the F and M M. trossulus mitochondria, which have been lost from the Baltic stock. While hybridization takes place wherever M. trossulus and M. edulis meet, the extent of hybrization varies between the different contact areas. Hybrids are rare, and the hybrid zones are bimodal in the northern areas; more interbreeding has taken place further south in Norway, but even there genotypic disequilibria are higher than those in the steep transition zone between the Baltic mussel and M. edulis: there is no evidence of a collapse toward a hybrid swarm unlike in the Baltic. The Barents and White Sea M. trossulus are genetically slightly closer to the NW Atlantic than NE Pacific populations, while the Baltic mussel has unique features distinguishing it from the others. We postulate that the presence of M. trossulus in Northern Europe is a result of repeated independent inter- or transoceanic cryptic invasions of various ages, up to recent times. © 2011 The Author(s).","author":[{"dropping-particle":"","family":"Väinölä","given":"Risto","non-dropping-particle":"","parse-names":false,"suffix":""},{"dropping-particle":"","family":"Strelkov","given":"Petr","non-dropping-particle":"","parse-names":false,"suffix":""}],"container-title":"Marine Biology","id":"ITEM-1","issue":"4","issued":{"date-parts":[["2011"]]},"page":"817-833","title":"Mytilus trossulus in Northern Europe","type":"article-journal","volume":"158"},"uris":["http://www.mendeley.com/documents/?uuid=3ebc451d-bc4a-4239-a20e-11ca2c3de193"]}],"mendeley":{"formattedCitation":"(Väinölä &amp; Strelkov, 2011)","plainTextFormattedCitation":"(Väinölä &amp; Strelkov, 2011)","previouslyFormattedCitation":"(Väinölä &amp; Strelkov, 2011)"},"properties":{"noteIndex":0},"schema":"https://github.com/citation-style-language/schema/raw/master/csl-citation.json"}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(Väinölä &amp; Strelkov, 2011)</w:t>
      </w:r>
      <w:r>
        <w:rPr>
          <w:rFonts w:ascii="Times New Roman" w:hAnsi="Times New Roman" w:cs="Times New Roman"/>
          <w:sz w:val="24"/>
          <w:szCs w:val="24"/>
        </w:rPr>
        <w:fldChar w:fldCharType="end"/>
      </w:r>
      <w:r>
        <w:rPr>
          <w:rFonts w:ascii="Times New Roman" w:hAnsi="Times New Roman" w:cs="Times New Roman"/>
          <w:sz w:val="24"/>
          <w:szCs w:val="24"/>
        </w:rPr>
        <w:t xml:space="preserve">. Предположение о том, что МТ успешно вторгся в судоходные гавани, в которых обычно наблюдается повышенная антропогенная нагрузка на экосистемы, может характеризовать этот вид как более оппортунистичный.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МЕ распространен практически по всему побережью Кандалакшского залива, но редок в опресненной вершине залива, где доминирует МТ. Таким образом, мозаичная структура распределения МТ и МЕ в Кандалакшском заливе не очевидна и, скорее, напоминает сочетании градиента и мозаики. Причем в вершине Кандалакшского залива отношения этих двух видов, вероятно, можно характеризовать как парапатрические, а в отдельных поселениях (Умба и Чупа) как симпатрические. Такой паттерн пространственного распределения двух видов мидий не уникален и встречается в других гибридных зонах – например, в зоне контакта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edulis</w:t>
      </w:r>
      <w:r>
        <w:rPr>
          <w:rFonts w:ascii="Times New Roman" w:hAnsi="Times New Roman" w:cs="Times New Roman"/>
          <w:sz w:val="24"/>
          <w:szCs w:val="24"/>
        </w:rPr>
        <w:t xml:space="preserve"> и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galloprovincialis</w:t>
      </w:r>
      <w:r>
        <w:rPr>
          <w:rFonts w:ascii="Times New Roman" w:hAnsi="Times New Roman" w:cs="Times New Roman"/>
          <w:sz w:val="24"/>
          <w:szCs w:val="24"/>
        </w:rPr>
        <w:t xml:space="preserve"> во Франции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{"citationItems":[{"id":"ITEM-1","itemData":{"DOI":"10.1098/rspb.2003.2404","ISSN":"14712970","abstract":"Marine organisms challenge the classical theories of local adaptation and speciation because their planktonic larvae have the potential to maintain high gene flow. The marine-speciation paradox is illustrated by contact zones between incipient species that are so large that allopatric divergence seems unlikely. For this reason any mechanism preventing sympatric larvae of two incipient species from coexisting in the same habitats can be a powerful promoter of speciation. The contact zone between two hybridizing taxa of mussel, Mytilus edulis and M. galloprovincialis, in Europe provides an excellent example. Although the zone itself extends over thousands of kilometres, the opportunities for interbreeding are considerably reduced by the small-scale mosaic structure of the zone, where local patches of each taxon alternate at scales of kilometres or less, in response to locally variable ecological factors. Habitat choice by settling larvae would be a less costly mechanism than post-settlement selection to maintain such a mosaic structure. Unfortunately the role of selective settlement has remained hypothetical because larvae could not be scored by classical genetic markers. PCR markers allowed us to study larvae and settlement in ecologically contrasting sites within the zone. We show that only a subset of the genotypes present in the plankton settle in some sites, and that the adults on these sites show the same genetic bias. Genetically based variation in pre-settlement processes therefore accounts for the ecological segregation observed, though it is not the only factor involved in limiting successful interbreeding. The present dataset also supports previous reports of partial spawning asynchrony.","author":[{"dropping-particle":"","family":"Bierne","given":"Nicolas","non-dropping-particle":"","parse-names":false,"suffix":""},{"dropping-particle":"","family":"Bonhomme","given":"François","non-dropping-particle":"","parse-names":false,"suffix":""},{"dropping-particle":"","family":"David","given":"Patrice","non-dropping-particle":"","parse-names":false,"suffix":""}],"container-title":"Proceedings of the Royal Society B: Biological Sciences","id":"ITEM-1","issue":"1522","issued":{"date-parts":[["2003"]]},"page":"1399-1406","title":"Habitat preference and the marine-speciation paradox","type":"article-journal","volume":"270"},"uris":["http://www.mendeley.com/documents/?uuid=861b2cfc-a722-4780-ab57-91a0e4115d3f"]},{"id":"ITEM-2","itemData":{"DOI":"10.1046/j.1365-294X.2003.01730.x","ISSN":"09621083","PMID":"12535095","abstract":"Hybrid zones are fascinating systems to investigate the structure of genetic barriers. Marine hybrid zones deserve more investigation because of the generally high dispersion potential of planktonic larvae which allows migration on scales unrivalled by terrestrial species. Here we analyse the genetic structure of the mosaic hybrid zone between the marine mussels Mytilus edulis and M. galloprovincialis, using three length-polymorphic PCR loci as neutral and diagnostic markers on 32 samples along the Atlantic coast of Europe. Instead of a single genetic gradient from M. galloprovincialis on the Iberian Peninsula to M. edulis populations in the North Sea, three successive transitions were observed in France. From South to North, the frequency of alleles typical of M. galloprovincialis first decreases in the southern Bay of Biscay, remains low in Charente, then increases in South Brittany, remains high in most of Brittany, and finally decreases again in South Normandy. The two enclosed patches observed in the midst of the mosaic hybrid zone in Charente and Brittany, although predominantly M. edulis-like and M. galloprovincialis-like, respectively, are genetically original in two respects. First, considering only the various alleles typical of one species, the patches show differentiated frequencies compared to the reference external populations. Second, each patch is partly introgressed by alleles of the other species. When introgression is taken into account, linkage disequilibria appear close to their maximum possible values, indicating a strong genetic barrier within all transition zones. Some pre- or postzygotic isolation mechanisms (habitat specialization, spawning asynchrony, assortative fertilization and hybrid depression) have been documented in previous studies, although their relative importance remains to be evaluated. We also provided evidence for a recent migratory 'shortcut' connecting M. edulis-like populations of the Charente patch to an external M. edulis population in Normandy and thought to reflect artificial transfer of spat for aquaculture.","author":[{"dropping-particle":"","family":"Bierne","given":"Nicolas","non-dropping-particle":"","parse-names":false,"suffix":""},{"dropping-particle":"","family":"Borsa","given":"P.","non-dropping-particle":"","parse-names":false,"suffix":""},{"dropping-particle":"","family":"Daguin","given":"C.","non-dropping-particle":"","parse-names":false,"suffix":""},{"dropping-particle":"","family":"Jollivet","given":"D.","non-dropping-particle":"","parse-names":false,"suffix":""},{"dropping-particle":"","family":"Viard","given":"F.","non-dropping-particle":"","parse-names":false,"suffix":""},{"dropping-particle":"","family":"Bonhomme","given":"F.","non-dropping-particle":"","parse-names":false,"suffix":""},{"dropping-particle":"","family":"David","given":"P.","non-dropping-particle":"","parse-names":false,"suffix":""}],"container-title":"Molecular Ecology","id":"ITEM-2","issue":"2","issued":{"date-parts":[["2003"]]},"page":"447-461","title":"Introgression patterns in the mosaic hybrid zone between Mytilus edulis and M. galloprovincialis","type":"article-journal","volume":"12"},"uris":["http://www.mendeley.com/documents/?uuid=4ab2a81c-2dcd-4549-8f46-e6908f74ae63"]}],"mendeley":{"formattedCitation":"(Bierne, Bonhomme, et al., 2003; Bierne, Borsa, et al., 2003)","plainTextFormattedCitation":"(Bierne, Bonhomme, et al., 2003; Bierne, Borsa, et al., 2003)","previouslyFormattedCitation":"(Bierne, Bonhomme, et al., 2003; Bierne, Borsa, et al., 2003)"},"properties":{"noteIndex":0},"schema":"https://github.com/citation-style-language/schema/raw/master/csl-citation.json"}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(Bierne, Bonhomme, et al., 2003; Bierne, Borsa,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Однако, надо признать, что независимо от того, характеризуется ли МЕ и МТ в Белом море как парапатрические или симпатрические популяции – это два вида, сосуществующие в Кандалакшском заливе и образующие смешанные поселения. И независимо от того, подходит ли Беломорская зона под классическое определение гибридной зоны, происходит ли там гибридизация и интрогрессия генов, эти два вида оказываются в ситуации, когда между двумя близкими видами происходит сегрегация по экологическим нишам, которая в дальнейшем может усиливать их демографическую и репродуктивную независимость. Впрочем, экологические различия </w:t>
      </w:r>
      <w:r>
        <w:rPr>
          <w:rFonts w:ascii="Times New Roman" w:hAnsi="Times New Roman" w:cs="Times New Roman"/>
          <w:sz w:val="24"/>
          <w:szCs w:val="24"/>
          <w:lang w:val="en-US"/>
        </w:rPr>
        <w:t>M</w:t>
      </w:r>
      <w:r>
        <w:rPr>
          <w:rFonts w:ascii="Times New Roman" w:hAnsi="Times New Roman" w:cs="Times New Roman"/>
          <w:sz w:val="24"/>
          <w:szCs w:val="24"/>
        </w:rPr>
        <w:t xml:space="preserve">. </w:t>
      </w:r>
      <w:r>
        <w:rPr>
          <w:rFonts w:ascii="Times New Roman" w:hAnsi="Times New Roman" w:cs="Times New Roman"/>
          <w:sz w:val="24"/>
          <w:szCs w:val="24"/>
          <w:lang w:val="en-US"/>
        </w:rPr>
        <w:t>trossulus</w:t>
      </w:r>
      <w:r>
        <w:rPr>
          <w:rFonts w:ascii="Times New Roman" w:hAnsi="Times New Roman" w:cs="Times New Roman"/>
          <w:sz w:val="24"/>
          <w:szCs w:val="24"/>
        </w:rPr>
        <w:t xml:space="preserve"> и </w:t>
      </w:r>
      <w:r>
        <w:rPr>
          <w:rFonts w:ascii="Times New Roman" w:hAnsi="Times New Roman" w:cs="Times New Roman"/>
          <w:sz w:val="24"/>
          <w:szCs w:val="24"/>
          <w:lang w:val="en-US"/>
        </w:rPr>
        <w:t>M</w:t>
      </w:r>
      <w:r>
        <w:rPr>
          <w:rFonts w:ascii="Times New Roman" w:hAnsi="Times New Roman" w:cs="Times New Roman"/>
          <w:sz w:val="24"/>
          <w:szCs w:val="24"/>
        </w:rPr>
        <w:t xml:space="preserve">. </w:t>
      </w:r>
      <w:r>
        <w:rPr>
          <w:rFonts w:ascii="Times New Roman" w:hAnsi="Times New Roman" w:cs="Times New Roman"/>
          <w:sz w:val="24"/>
          <w:szCs w:val="24"/>
          <w:lang w:val="en-US"/>
        </w:rPr>
        <w:t>edulis</w:t>
      </w:r>
      <w:r>
        <w:rPr>
          <w:rFonts w:ascii="Times New Roman" w:hAnsi="Times New Roman" w:cs="Times New Roman"/>
          <w:sz w:val="24"/>
          <w:szCs w:val="24"/>
        </w:rPr>
        <w:t xml:space="preserve"> в Белом море могут быть объяснены не только с точки зрения сегрегации по экологическим нишам в результате сосуществования в совместных поселениях. Альтернативная точка зрения заключается в том, что экологические различия этих двух видов являются «врожденными» различиями в экологии, приобретенными относительно давно, в местах происхождения этих видов – в Тихом и Атлантическом океанах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{"citationItems":[{"id":"ITEM-1","itemData":{"DOI":"10.1111/j.1365-294X.2004.02379.x","ISSN":"09621083","PMID":"15660932","abstract":"Few marine hybrid zones have been studied extensively, the major exception being the hybrid zone between the mussels Mytilus edulis and Mytilus galloprovincialis in southwestern Europe. Here, we focus on two less studied hybrid zones that also involve Mytilus spp.; Mytilus edulis and Mytilus trossulus are sympatric and hybridize on both western and eastern coasts of the Atlantic Ocean. We review the dynamics of hybridization in these two hybrid zones and evaluate the role of local adaptation for maintaining species boundaries. In Scandinavia, hybridization and gene introgression is so extensive that no individuals with pure M. trossulus genotypes have been found. However, M. trossulus alleles are maintained at high frequencies in the extremely low salinity Baltic Sea for some allozyme genes. A synthesis of reciprocal transplantation experiments between different salinity regimes shows that unlinked Gpi and Pgm alleles change frequency following transplantation, such that posttransplantation allelic composition resembles native populations found in the same salinity. These experiments provide strong evidence for salinity adaptation at Gpi and Pgm (or genes linked to them). In the Canadian Maritimes, pure M. edulis and M. trossulus individuals are abundant, and limited data suggest that M. edulis predominates in low salinity and sheltered conditions, whereas M. trossulus are more abundant on the wave-exposed open coasts. We suggest that these conflicting patterns of species segregation are, in part, caused by local adaptation of Scandinavian M. trossulus to the extremely low salinity Baltic Sea environment.","author":[{"dropping-particle":"","family":"Riginos","given":"C.","non-dropping-particle":"","parse-names":false,"suffix":""},{"dropping-particle":"","family":"Cunningham","given":"C. W.","non-dropping-particle":"","parse-names":false,"suffix":""}],"container-title":"Molecular Ecology","id":"ITEM-1","issue":"2","issued":{"date-parts":[["2005"]]},"page":"381-400","title":"Local adaptation and species segregation in two mussel ( Mytilus edulis × Mytilus trossulus ) hybrid zones","type":"article-journal","volume":"14"},"uris":["http://www.mendeley.com/documents/?uuid=3bd3fca8-3462-4753-b018-a85c0ab41aed"]},{"id":"ITEM-2","itemData":{"DOI":"10.1007/s00227-010-1609-z","ISSN":"00253162","abstract":"From data on allozyme, nuclear DNA and mitochondrial DNA markers, we show that the originally North Pacific/Northwest Atlantic mussel Mytilus trossulus is widespread on North European coasts, earliM. trossuluser thought to be inhabited only by Mytilus edulis. Several local occurrences of, interspersed with a dominant M. edulis, were recorded on the North Sea, Norwegian Sea and Barents Sea coasts of Norway and the Barents and White Sea coasts of Kola Peninsula in Russia. The proportion of M. trossulus genetic background observed at any one site varied from 0 to 95%. These new occurrences are not related to the previously known, introgressed M. trossulus population that occupies the Baltic Sea. The new northern occurrences retain both the F and M M. trossulus mitochondria, which have been lost from the Baltic stock. While hybridization takes place wherever M. trossulus and M. edulis meet, the extent of hybrization varies between the different contact areas. Hybrids are rare, and the hybrid zones are bimodal in the northern areas; more interbreeding has taken place further south in Norway, but even there genotypic disequilibria are higher than those in the steep transition zone between the Baltic mussel and M. edulis: there is no evidence of a collapse toward a hybrid swarm unlike in the Baltic. The Barents and White Sea M. trossulus are genetically slightly closer to the NW Atlantic than NE Pacific populations, while the Baltic mussel has unique features distinguishing it from the others. We postulate that the presence of M. trossulus in Northern Europe is a result of repeated independent inter- or transoceanic cryptic invasions of various ages, up to recent times. © 2011 The Author(s).","author":[{"dropping-particle":"","family":"Väinölä","given":"Risto","non-dropping-particle":"","parse-names":false,"suffix":""},{"dropping-particle":"","family":"Strelkov","given":"Petr","non-dropping-particle":"","parse-names":false,"suffix":""}],"container-title":"Marine Biology","id":"ITEM-2","issue":"4","issued":{"date-parts":[["2011"]]},"page":"817-833","title":"Mytilus trossulus in Northern Europe","type":"article-journal","volume":"158"},"uris":["http://www.mendeley.com/documents/?uuid=3ebc451d-bc4a-4239-a20e-11ca2c3de193"]}],"mendeley":{"formattedCitation":"(Riginos &amp; Cunningham, 2005; Väinölä &amp; Strelkov, 2011)","plainTextFormattedCitation":"(Riginos &amp; Cunningham, 2005; Väinölä &amp; Strelkov, 2011)","previouslyFormattedCitation":"(Riginos &amp; Cunningham, 2005; Väinölä &amp; Strelkov, 2011)"},"properties":{"noteIndex":0},"schema":"https://github.com/citation-style-language/schema/raw/master/csl-citation.json"}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(Riginos &amp; Cunningham, 2005; Väinölä &amp; Strelkov, 2011)</w:t>
      </w:r>
      <w:r>
        <w:rPr>
          <w:rFonts w:ascii="Times New Roman" w:hAnsi="Times New Roman" w:cs="Times New Roman"/>
          <w:sz w:val="24"/>
          <w:szCs w:val="24"/>
        </w:rPr>
        <w:fldChar w:fldCharType="end"/>
      </w:r>
      <w:r>
        <w:rPr>
          <w:rFonts w:ascii="Times New Roman" w:hAnsi="Times New Roman" w:cs="Times New Roman"/>
          <w:sz w:val="24"/>
          <w:szCs w:val="24"/>
        </w:rPr>
        <w:t>.</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качестве фактора, который может влиять на «неслучайное» распределение поселений мидий в Кандалакшском заливе, исследователями рассматривается и прибойная активность. В литературе отмечается, что в Белом море мидии двух видов в условиях совместных поселений демонстрируют тенденцию к сегрегации по типу субстрата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ONE","id":"ITEM-1","issue":"4","issued":{"date-parts":[["2016"]]},"page":"1-25","title":"Genetic, ecological and morphological distinctness of the blue mussels Mytilus trossulus gould and M. edulis l. in the White Sea","type":"article-journal","volume":"11"},"uris":["http://www.mendeley.com/documents/?uuid=f2d5c684-6f93-455c-969c-a4f1f929d5e2"]}],"mendeley":{"formattedCitation":"(Katolikova et al., 2016)","plainTextFormattedCitation":"(Katolikova et al., 2016)","previouslyFormattedCitation":"(Katolikova et al.,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(Katolikova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Так, водорослевые субстраты (преимущественно, фукоиды) населены в основном МТ, в то время как твердые субстраты, напротив – МЕ. Во многих исследованиях показано, что МТ имеют гораздо более тонкую и хрупкую раковину, нежели МЕ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{"citationItems":[{"id":"ITEM-1","itemData":{"DOI":"10.3354/meps059221","ISSN":"0171-8630","abstract":"Mussels Mytilus edulis L., aged 1 yr, were transplanted from a low saline regime (6 to 7.permill.S, northern Baltic proper) to a high saline regime (20 to 30.permill.S, North Sea). Physiological responses of these mussels, after 1 mo and 1 yr of acclimatisation, were compared to those of native North Sea mussels and allele frequencies for 2 polymorphic loci (Pgi and Pgm) in the populations were scored. Oxygen consumption, ammonia excretion, O/N ratios, and clearances rate of transplanted Baltic mussels approached those of native North Sea mussels, indicating that these metabolic parameters are to a major extent regulated by physiological adaptations to environmental differences between the Baltic and North Seas. However, after 1 yr, significantly higher NH4-N excretion and lower O/N ratios were observed in mussels of Baltic origin. A lower clearance rate and consequently lower scope for growth was observed in Baltic mussels. This may be due to a smaller gill area, resulting from a genetically induced more elongate shell shape, typical for Baltic mussels, that still remained after 1 yr of acclimatisation. The genetic composition in Pgi and Pgm, 2 loci coding for enzymes which are central to the metabolic rate of cellular processes, differed between the native populations, probably due to differential selection, and part of the observed physiological differences between mussels from the 2 seas may be determined by genotypic factors acting directly on metabolic pathways.","author":[{"dropping-particle":"","family":"Tedengren","given":"M","non-dropping-particle":"","parse-names":false,"suffix":""},{"dropping-particle":"","family":"André","given":"C","non-dropping-particle":"","parse-names":false,"suffix":""},{"dropping-particle":"","family":"Johannesson","given":"K","non-dropping-particle":"","parse-names":false,"suffix":""},{"dropping-particle":"","family":"Kautsky","given":"N","non-dropping-particle":"","parse-names":false,"suffix":""}],"container-title":"Marine Ecology Progress Series","id":"ITEM-1","issued":{"date-parts":[["1990"]]},"page":"221-227","title":"Genotypic and phenotypic differences between Baltic and North Sea populations of Mytilus edulis evaluated through reciprocal transplantations","type":"article-journal","volume":"59"},"uris":["http://www.mendeley.com/documents/?uuid=29fe59de-a7d6-493e-bcfb-c48dfad9a8b2"]},{"id":"ITEM-2","itemData":{"author":[{"dropping-particle":"","family":"Mallet","given":"André L","non-dropping-particle":"","parse-names":false,"suffix":""},{"dropping-particle":"","family":"Carver","given":"Claire E","non-dropping-particle":"","parse-names":false,"suffix":""}],"container-title":"Canadian Journal of Fisheries and Aquatic Sciences","id":"ITEM-2","issue":"9","issued":{"date-parts":[["1995"]]},"page":"1873-1880","title":"Comparative growth and survival patterns of Mytilus trossulus and Mytilus edulis in Atlantic Canada","type":"article-journal","volume":"52"},"uris":["http://www.mendeley.com/documents/?uuid=70b103c2-9112-4bd8-af1e-4f4185418d4c"]},{"id":"ITEM-3","itemData":{"author":[{"dropping-particle":"","family":"Penney","given":"Author R W","non-dropping-particle":</w:instrText>
      </w:r>
      <w:r>
        <w:rPr>
          <w:rFonts w:ascii="Times New Roman" w:hAnsi="Times New Roman" w:cs="Times New Roman"/>
          <w:sz w:val="24"/>
          <w:szCs w:val="24"/>
          <w:lang w:val="en-US"/>
        </w:rPr>
        <w:instrText xml:space="preserve">"","parse-names":false,"suffix":""},{"dropping-particle":"","family":"Hart","given":"M J","non-dropping-particle":"","parse-names":false,"suffix":""},{"dropping-particle":"","family":"Templeman","given":"N D","non-dropping-particle":"","parse-names":false,"suffix":""},{"dropping-particle":"","family":"Penney","given":"R W","non-dropping-particle":"","parse-names":false,"suffix":""},{"dropping-particle":"","family":"Hart","given":"M J","non-dropping-particle":"","parse-names":false,"suffix":""},{"dropping-particle":"","family":"Templeman","given":"N D","non-dropping-particle":"","parse-names":false,"suffix":""}],"id":"ITEM-3","issue":"4","issued":{"date-parts":[["2008"]]},"page":"827-834","title":"Genotype-dependent Variability in Somatic Tissue and Shell Weights and Its Effect on Meat Yield in Mixed Species [ Mytilus edulis L ., M . trossulus ( Gould ), and Their Hybrids ] Cultured Mussel Populations","type":"article-journal","volume":"27"},"uris":["http://www.mendeley.com/documents/?uuid=ce9cbf17-8f8f-4e49-ba93-b036602a19e9"]}],"mendeley":{"formattedCitation":"(Mallet &amp; Carver, 1995b; A. R. W. Penney et al., 2008; Tedengren et al., 1990)","plainTextFormattedCitation":"(Mallet &amp; Carver, 1995b; A. R. W. Penney et al., 2008; Tedengren et al., 1990)","previouslyFormattedCitation":"(Mallet &amp; Carver, 1995b; A. R. W. Penney et al., 2008; Tedengren et al., 1990)"},"properties":{"noteIndex":0},"schema":"https://github.com/citation-style-language/schema/raw/master/csl-citation.json"}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lang w:val="en-US"/>
        </w:rPr>
        <w:t>(Mallet &amp; Carver, 1995b; A. R. W. Penney et al., 2008; Tedengren et al., 1990)</w:t>
      </w:r>
      <w:r>
        <w:rPr>
          <w:rFonts w:ascii="Times New Roman" w:hAnsi="Times New Roman" w:cs="Times New Roman"/>
          <w:sz w:val="24"/>
          <w:szCs w:val="24"/>
        </w:rPr>
        <w:fldChar w:fldCharType="end"/>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Кроме того, отмечается, что в Белом море МТ зачастую обладают меньшим размером и массой, нежели МЕ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 xml:space="preserve">ADDIN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CSL</w:instrText>
      </w:r>
      <w:r>
        <w:rPr>
          <w:rFonts w:ascii="Times New Roman" w:hAnsi="Times New Roman" w:cs="Times New Roman"/>
          <w:sz w:val="24"/>
          <w:szCs w:val="24"/>
        </w:rPr>
        <w:instrText xml:space="preserve">_</w:instrText>
      </w:r>
      <w:r>
        <w:rPr>
          <w:rFonts w:ascii="Times New Roman" w:hAnsi="Times New Roman" w:cs="Times New Roman"/>
          <w:sz w:val="24"/>
          <w:szCs w:val="24"/>
          <w:lang w:val="en-US"/>
        </w:rPr>
        <w:instrText xml:space="preserve">CITATION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citationItems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ITEM</w:instrText>
      </w:r>
      <w:r>
        <w:rPr>
          <w:rFonts w:ascii="Times New Roman" w:hAnsi="Times New Roman" w:cs="Times New Roman"/>
          <w:sz w:val="24"/>
          <w:szCs w:val="24"/>
        </w:rPr>
        <w:instrText xml:space="preserve">-1","</w:instrText>
      </w:r>
      <w:r>
        <w:rPr>
          <w:rFonts w:ascii="Times New Roman" w:hAnsi="Times New Roman" w:cs="Times New Roman"/>
          <w:sz w:val="24"/>
          <w:szCs w:val="24"/>
          <w:lang w:val="en-US"/>
        </w:rPr>
        <w:instrText xml:space="preserve">itemData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DOI</w:instrText>
      </w:r>
      <w:r>
        <w:rPr>
          <w:rFonts w:ascii="Times New Roman" w:hAnsi="Times New Roman" w:cs="Times New Roman"/>
          <w:sz w:val="24"/>
          <w:szCs w:val="24"/>
        </w:rPr>
        <w:instrText xml:space="preserve">":"10.1371/</w:instrText>
      </w:r>
      <w:r>
        <w:rPr>
          <w:rFonts w:ascii="Times New Roman" w:hAnsi="Times New Roman" w:cs="Times New Roman"/>
          <w:sz w:val="24"/>
          <w:szCs w:val="24"/>
          <w:lang w:val="en-US"/>
        </w:rPr>
        <w:instrText xml:space="preserve">journal</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pone</w:instrText>
      </w:r>
      <w:r>
        <w:rPr>
          <w:rFonts w:ascii="Times New Roman" w:hAnsi="Times New Roman" w:cs="Times New Roman"/>
          <w:sz w:val="24"/>
          <w:szCs w:val="24"/>
        </w:rPr>
        <w:instrText xml:space="preserve">.0152963","</w:instrText>
      </w:r>
      <w:r>
        <w:rPr>
          <w:rFonts w:ascii="Times New Roman" w:hAnsi="Times New Roman" w:cs="Times New Roman"/>
          <w:sz w:val="24"/>
          <w:szCs w:val="24"/>
          <w:lang w:val="en-US"/>
        </w:rPr>
        <w:instrText xml:space="preserve">ISSN</w:instrText>
      </w:r>
      <w:r>
        <w:rPr>
          <w:rFonts w:ascii="Times New Roman" w:hAnsi="Times New Roman" w:cs="Times New Roman"/>
          <w:sz w:val="24"/>
          <w:szCs w:val="24"/>
        </w:rPr>
        <w:instrText xml:space="preserve">":"19326203","</w:instrText>
      </w:r>
      <w:r>
        <w:rPr>
          <w:rFonts w:ascii="Times New Roman" w:hAnsi="Times New Roman" w:cs="Times New Roman"/>
          <w:sz w:val="24"/>
          <w:szCs w:val="24"/>
          <w:lang w:val="en-US"/>
        </w:rPr>
        <w:instrText xml:space="preserve">abstract</w:instrText>
      </w:r>
      <w:r>
        <w:rPr>
          <w:rFonts w:ascii="Times New Roman" w:hAnsi="Times New Roman" w:cs="Times New Roman"/>
          <w:sz w:val="24"/>
          <w:szCs w:val="24"/>
        </w:rPr>
        <w:instrText xml:space="preserve">":"© 2016 </w:instrText>
      </w:r>
      <w:r>
        <w:rPr>
          <w:rFonts w:ascii="Times New Roman" w:hAnsi="Times New Roman" w:cs="Times New Roman"/>
          <w:sz w:val="24"/>
          <w:szCs w:val="24"/>
          <w:lang w:val="en-US"/>
        </w:rPr>
        <w:instrText xml:space="preserve">Katolikova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open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access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article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distributed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under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terms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Creative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Commons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Attribution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License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which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permits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unrestricted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use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distribution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reproduction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medium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provided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original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author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source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credited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Two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blue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mussel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lineages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Pliocene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origin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Mytilus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edulis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cooccur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hybridize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several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regions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shores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North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Atlantic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two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species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were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distinguished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from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each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other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molecular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methods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1980</w:instrText>
      </w:r>
      <w:r>
        <w:rPr>
          <w:rFonts w:ascii="Times New Roman" w:hAnsi="Times New Roman" w:cs="Times New Roman"/>
          <w:sz w:val="24"/>
          <w:szCs w:val="24"/>
          <w:lang w:val="en-US"/>
        </w:rPr>
        <w:instrText xml:space="preserv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large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amount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comparative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data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has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accumulated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since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that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time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However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while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now</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routinely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distinguished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various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genetic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markers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tend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overlooked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ecological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studies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since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morphological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characters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for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taxonomic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identification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have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lacking</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consistent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habitat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differences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between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lineages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have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reported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Surveying</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recently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discovered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occurrence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White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employing</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allozyme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markers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for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identification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address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issue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whether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true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biological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species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with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distinct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ecological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characteristics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just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virtual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genetic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entities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with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matching</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morphological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ecological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identities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find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that</w:instrText>
      </w:r>
      <w:r>
        <w:rPr>
          <w:rFonts w:ascii="Times New Roman" w:hAnsi="Times New Roman" w:cs="Times New Roman"/>
          <w:sz w:val="24"/>
          <w:szCs w:val="24"/>
        </w:rPr>
        <w:instrText xml:space="preserve">: (1)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White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occurrence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largely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concentrated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harbors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line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with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observations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from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other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entities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White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remains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documented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whether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observed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morphological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ecological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differences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local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character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whether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have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simply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overlooked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other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contact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zones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author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Katolikova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Marina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Khaitov</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Vadim</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V</w:instrText>
      </w:r>
      <w:r>
        <w:rPr>
          <w:rFonts w:ascii="Times New Roman" w:hAnsi="Times New Roman" w:cs="Times New Roman"/>
          <w:sz w:val="24"/>
          <w:szCs w:val="24"/>
        </w:rPr>
        <w:instrText xml:space="preserve">ä</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ö</w:instrText>
      </w:r>
      <w:r>
        <w:rPr>
          <w:rFonts w:ascii="Times New Roman" w:hAnsi="Times New Roman" w:cs="Times New Roman"/>
          <w:sz w:val="24"/>
          <w:szCs w:val="24"/>
          <w:lang w:val="en-US"/>
        </w:rPr>
        <w:instrText xml:space="preserve">l</w:instrText>
      </w:r>
      <w:r>
        <w:rPr>
          <w:rFonts w:ascii="Times New Roman" w:hAnsi="Times New Roman" w:cs="Times New Roman"/>
          <w:sz w:val="24"/>
          <w:szCs w:val="24"/>
        </w:rPr>
        <w:instrText xml:space="preserve">ä","</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Risto</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Gantsevich</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Michael</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Strelkov</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Petr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container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title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PLoS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ONE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ITEM</w:instrText>
      </w:r>
      <w:r>
        <w:rPr>
          <w:rFonts w:ascii="Times New Roman" w:hAnsi="Times New Roman" w:cs="Times New Roman"/>
          <w:sz w:val="24"/>
          <w:szCs w:val="24"/>
        </w:rPr>
        <w:instrText xml:space="preserve">-1","</w:instrText>
      </w:r>
      <w:r>
        <w:rPr>
          <w:rFonts w:ascii="Times New Roman" w:hAnsi="Times New Roman" w:cs="Times New Roman"/>
          <w:sz w:val="24"/>
          <w:szCs w:val="24"/>
          <w:lang w:val="en-US"/>
        </w:rPr>
        <w:instrText xml:space="preserve">issue</w:instrText>
      </w:r>
      <w:r>
        <w:rPr>
          <w:rFonts w:ascii="Times New Roman" w:hAnsi="Times New Roman" w:cs="Times New Roman"/>
          <w:sz w:val="24"/>
          <w:szCs w:val="24"/>
        </w:rPr>
        <w:instrText xml:space="preserve">":"4","</w:instrText>
      </w:r>
      <w:r>
        <w:rPr>
          <w:rFonts w:ascii="Times New Roman" w:hAnsi="Times New Roman" w:cs="Times New Roman"/>
          <w:sz w:val="24"/>
          <w:szCs w:val="24"/>
          <w:lang w:val="en-US"/>
        </w:rPr>
        <w:instrText xml:space="preserve">issued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date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parts</w:instrText>
      </w:r>
      <w:r>
        <w:rPr>
          <w:rFonts w:ascii="Times New Roman" w:hAnsi="Times New Roman" w:cs="Times New Roman"/>
          <w:sz w:val="24"/>
          <w:szCs w:val="24"/>
        </w:rPr>
        <w:instrText xml:space="preserve">":[["2016"]]},"</w:instrText>
      </w:r>
      <w:r>
        <w:rPr>
          <w:rFonts w:ascii="Times New Roman" w:hAnsi="Times New Roman" w:cs="Times New Roman"/>
          <w:sz w:val="24"/>
          <w:szCs w:val="24"/>
          <w:lang w:val="en-US"/>
        </w:rPr>
        <w:instrText xml:space="preserve">page</w:instrText>
      </w:r>
      <w:r>
        <w:rPr>
          <w:rFonts w:ascii="Times New Roman" w:hAnsi="Times New Roman" w:cs="Times New Roman"/>
          <w:sz w:val="24"/>
          <w:szCs w:val="24"/>
        </w:rPr>
        <w:instrText xml:space="preserve">":"1-25","</w:instrText>
      </w:r>
      <w:r>
        <w:rPr>
          <w:rFonts w:ascii="Times New Roman" w:hAnsi="Times New Roman" w:cs="Times New Roman"/>
          <w:sz w:val="24"/>
          <w:szCs w:val="24"/>
          <w:lang w:val="en-US"/>
        </w:rPr>
        <w:instrText xml:space="preserve">title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Genetic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ecological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morphological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distinctness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blue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mussels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Mytilus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gould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edulis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White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type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journal</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volume</w:instrText>
      </w:r>
      <w:r>
        <w:rPr>
          <w:rFonts w:ascii="Times New Roman" w:hAnsi="Times New Roman" w:cs="Times New Roman"/>
          <w:sz w:val="24"/>
          <w:szCs w:val="24"/>
        </w:rPr>
        <w:instrText xml:space="preserve">":"11"},"</w:instrText>
      </w:r>
      <w:r>
        <w:rPr>
          <w:rFonts w:ascii="Times New Roman" w:hAnsi="Times New Roman" w:cs="Times New Roman"/>
          <w:sz w:val="24"/>
          <w:szCs w:val="24"/>
          <w:lang w:val="en-US"/>
        </w:rPr>
        <w:instrText xml:space="preserve">uris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http</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www</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mendeley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com</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documents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uuid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w:instrText>
      </w:r>
      <w:r>
        <w:rPr>
          <w:rFonts w:ascii="Times New Roman" w:hAnsi="Times New Roman" w:cs="Times New Roman"/>
          <w:sz w:val="24"/>
          <w:szCs w:val="24"/>
        </w:rPr>
        <w:instrText xml:space="preserve">2</w:instrText>
      </w:r>
      <w:r>
        <w:rPr>
          <w:rFonts w:ascii="Times New Roman" w:hAnsi="Times New Roman" w:cs="Times New Roman"/>
          <w:sz w:val="24"/>
          <w:szCs w:val="24"/>
          <w:lang w:val="en-US"/>
        </w:rPr>
        <w:instrText xml:space="preserve">d</w:instrText>
      </w:r>
      <w:r>
        <w:rPr>
          <w:rFonts w:ascii="Times New Roman" w:hAnsi="Times New Roman" w:cs="Times New Roman"/>
          <w:sz w:val="24"/>
          <w:szCs w:val="24"/>
        </w:rPr>
        <w:instrText xml:space="preserve">5</w:instrText>
      </w:r>
      <w:r>
        <w:rPr>
          <w:rFonts w:ascii="Times New Roman" w:hAnsi="Times New Roman" w:cs="Times New Roman"/>
          <w:sz w:val="24"/>
          <w:szCs w:val="24"/>
          <w:lang w:val="en-US"/>
        </w:rPr>
        <w:instrText xml:space="preserve">c</w:instrText>
      </w:r>
      <w:r>
        <w:rPr>
          <w:rFonts w:ascii="Times New Roman" w:hAnsi="Times New Roman" w:cs="Times New Roman"/>
          <w:sz w:val="24"/>
          <w:szCs w:val="24"/>
        </w:rPr>
        <w:instrText xml:space="preserve">684-6</w:instrText>
      </w:r>
      <w:r>
        <w:rPr>
          <w:rFonts w:ascii="Times New Roman" w:hAnsi="Times New Roman" w:cs="Times New Roman"/>
          <w:sz w:val="24"/>
          <w:szCs w:val="24"/>
          <w:lang w:val="en-US"/>
        </w:rPr>
        <w:instrText xml:space="preserve">f</w:instrText>
      </w:r>
      <w:r>
        <w:rPr>
          <w:rFonts w:ascii="Times New Roman" w:hAnsi="Times New Roman" w:cs="Times New Roman"/>
          <w:sz w:val="24"/>
          <w:szCs w:val="24"/>
        </w:rPr>
        <w:instrText xml:space="preserve">93-455</w:instrText>
      </w:r>
      <w:r>
        <w:rPr>
          <w:rFonts w:ascii="Times New Roman" w:hAnsi="Times New Roman" w:cs="Times New Roman"/>
          <w:sz w:val="24"/>
          <w:szCs w:val="24"/>
          <w:lang w:val="en-US"/>
        </w:rPr>
        <w:instrText xml:space="preserve">c</w:instrText>
      </w:r>
      <w:r>
        <w:rPr>
          <w:rFonts w:ascii="Times New Roman" w:hAnsi="Times New Roman" w:cs="Times New Roman"/>
          <w:sz w:val="24"/>
          <w:szCs w:val="24"/>
        </w:rPr>
        <w:instrText xml:space="preserve">-969</w:instrText>
      </w:r>
      <w:r>
        <w:rPr>
          <w:rFonts w:ascii="Times New Roman" w:hAnsi="Times New Roman" w:cs="Times New Roman"/>
          <w:sz w:val="24"/>
          <w:szCs w:val="24"/>
          <w:lang w:val="en-US"/>
        </w:rPr>
        <w:instrText xml:space="preserve">c</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4</w:instrText>
      </w:r>
      <w:r>
        <w:rPr>
          <w:rFonts w:ascii="Times New Roman" w:hAnsi="Times New Roman" w:cs="Times New Roman"/>
          <w:sz w:val="24"/>
          <w:szCs w:val="24"/>
          <w:lang w:val="en-US"/>
        </w:rPr>
        <w:instrText xml:space="preserve">f</w:instrText>
      </w:r>
      <w:r>
        <w:rPr>
          <w:rFonts w:ascii="Times New Roman" w:hAnsi="Times New Roman" w:cs="Times New Roman"/>
          <w:sz w:val="24"/>
          <w:szCs w:val="24"/>
        </w:rPr>
        <w:instrText xml:space="preserve">1</w:instrText>
      </w:r>
      <w:r>
        <w:rPr>
          <w:rFonts w:ascii="Times New Roman" w:hAnsi="Times New Roman" w:cs="Times New Roman"/>
          <w:sz w:val="24"/>
          <w:szCs w:val="24"/>
          <w:lang w:val="en-US"/>
        </w:rPr>
        <w:instrText xml:space="preserve">f</w:instrText>
      </w:r>
      <w:r>
        <w:rPr>
          <w:rFonts w:ascii="Times New Roman" w:hAnsi="Times New Roman" w:cs="Times New Roman"/>
          <w:sz w:val="24"/>
          <w:szCs w:val="24"/>
        </w:rPr>
        <w:instrText xml:space="preserve">929</w:instrText>
      </w:r>
      <w:r>
        <w:rPr>
          <w:rFonts w:ascii="Times New Roman" w:hAnsi="Times New Roman" w:cs="Times New Roman"/>
          <w:sz w:val="24"/>
          <w:szCs w:val="24"/>
          <w:lang w:val="en-US"/>
        </w:rPr>
        <w:instrText xml:space="preserve">d</w:instrText>
      </w:r>
      <w:r>
        <w:rPr>
          <w:rFonts w:ascii="Times New Roman" w:hAnsi="Times New Roman" w:cs="Times New Roman"/>
          <w:sz w:val="24"/>
          <w:szCs w:val="24"/>
        </w:rPr>
        <w:instrText xml:space="preserve">5</w:instrText>
      </w:r>
      <w:r>
        <w:rPr>
          <w:rFonts w:ascii="Times New Roman" w:hAnsi="Times New Roman" w:cs="Times New Roman"/>
          <w:sz w:val="24"/>
          <w:szCs w:val="24"/>
          <w:lang w:val="en-US"/>
        </w:rPr>
        <w:instrText xml:space="preserve">e</w:instrText>
      </w:r>
      <w:r>
        <w:rPr>
          <w:rFonts w:ascii="Times New Roman" w:hAnsi="Times New Roman" w:cs="Times New Roman"/>
          <w:sz w:val="24"/>
          <w:szCs w:val="24"/>
        </w:rPr>
        <w:instrText xml:space="preserve">2"]}],"</w:instrText>
      </w:r>
      <w:r>
        <w:rPr>
          <w:rFonts w:ascii="Times New Roman" w:hAnsi="Times New Roman" w:cs="Times New Roman"/>
          <w:sz w:val="24"/>
          <w:szCs w:val="24"/>
          <w:lang w:val="en-US"/>
        </w:rPr>
        <w:instrText xml:space="preserve">mendeley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formattedCitation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Katolikova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al</w:instrText>
      </w:r>
      <w:r>
        <w:rPr>
          <w:rFonts w:ascii="Times New Roman" w:hAnsi="Times New Roman" w:cs="Times New Roman"/>
          <w:sz w:val="24"/>
          <w:szCs w:val="24"/>
        </w:rPr>
        <w:instrText xml:space="preserve">., 2016)","</w:instrText>
      </w:r>
      <w:r>
        <w:rPr>
          <w:rFonts w:ascii="Times New Roman" w:hAnsi="Times New Roman" w:cs="Times New Roman"/>
          <w:sz w:val="24"/>
          <w:szCs w:val="24"/>
          <w:lang w:val="en-US"/>
        </w:rPr>
        <w:instrText xml:space="preserve">plainTextFormattedCitation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Katolikova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al</w:instrText>
      </w:r>
      <w:r>
        <w:rPr>
          <w:rFonts w:ascii="Times New Roman" w:hAnsi="Times New Roman" w:cs="Times New Roman"/>
          <w:sz w:val="24"/>
          <w:szCs w:val="24"/>
        </w:rPr>
        <w:instrText xml:space="preserve">., 2016)","</w:instrText>
      </w:r>
      <w:r>
        <w:rPr>
          <w:rFonts w:ascii="Times New Roman" w:hAnsi="Times New Roman" w:cs="Times New Roman"/>
          <w:sz w:val="24"/>
          <w:szCs w:val="24"/>
          <w:lang w:val="en-US"/>
        </w:rPr>
        <w:instrText xml:space="preserve">previouslyFormattedCitation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Katolikova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al</w:instrText>
      </w:r>
      <w:r>
        <w:rPr>
          <w:rFonts w:ascii="Times New Roman" w:hAnsi="Times New Roman" w:cs="Times New Roman"/>
          <w:sz w:val="24"/>
          <w:szCs w:val="24"/>
        </w:rPr>
        <w:instrText xml:space="preserve">., 2016)"},"</w:instrText>
      </w:r>
      <w:r>
        <w:rPr>
          <w:rFonts w:ascii="Times New Roman" w:hAnsi="Times New Roman" w:cs="Times New Roman"/>
          <w:sz w:val="24"/>
          <w:szCs w:val="24"/>
          <w:lang w:val="en-US"/>
        </w:rPr>
        <w:instrText xml:space="preserve">properties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noteIndex</w:instrText>
      </w:r>
      <w:r>
        <w:rPr>
          <w:rFonts w:ascii="Times New Roman" w:hAnsi="Times New Roman" w:cs="Times New Roman"/>
          <w:sz w:val="24"/>
          <w:szCs w:val="24"/>
        </w:rPr>
        <w:instrText xml:space="preserve">":0},"</w:instrText>
      </w:r>
      <w:r>
        <w:rPr>
          <w:rFonts w:ascii="Times New Roman" w:hAnsi="Times New Roman" w:cs="Times New Roman"/>
          <w:sz w:val="24"/>
          <w:szCs w:val="24"/>
          <w:lang w:val="en-US"/>
        </w:rPr>
        <w:instrText xml:space="preserve">schema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https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github</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com</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style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language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schema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raw</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master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csl</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json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fldChar w:fldCharType="separate"/>
      </w:r>
      <w:r>
        <w:rPr>
          <w:rFonts w:ascii="Times New Roman" w:hAnsi="Times New Roman" w:cs="Times New Roman"/>
          <w:sz w:val="24"/>
          <w:szCs w:val="24"/>
        </w:rPr>
        <w:t>(</w:t>
      </w:r>
      <w:r>
        <w:rPr>
          <w:rFonts w:ascii="Times New Roman" w:hAnsi="Times New Roman" w:cs="Times New Roman"/>
          <w:sz w:val="24"/>
          <w:szCs w:val="24"/>
          <w:lang w:val="en-US"/>
        </w:rPr>
        <w:t>Katolikova</w:t>
      </w:r>
      <w:r>
        <w:rPr>
          <w:rFonts w:ascii="Times New Roman" w:hAnsi="Times New Roman" w:cs="Times New Roman"/>
          <w:sz w:val="24"/>
          <w:szCs w:val="24"/>
        </w:rPr>
        <w:t xml:space="preserve"> </w:t>
      </w:r>
      <w:r>
        <w:rPr>
          <w:rFonts w:ascii="Times New Roman" w:hAnsi="Times New Roman" w:cs="Times New Roman"/>
          <w:sz w:val="24"/>
          <w:szCs w:val="24"/>
          <w:lang w:val="en-US"/>
        </w:rPr>
        <w:t>et</w:t>
      </w:r>
      <w:r>
        <w:rPr>
          <w:rFonts w:ascii="Times New Roman" w:hAnsi="Times New Roman" w:cs="Times New Roman"/>
          <w:sz w:val="24"/>
          <w:szCs w:val="24"/>
        </w:rPr>
        <w:t xml:space="preserve"> </w:t>
      </w:r>
      <w:r>
        <w:rPr>
          <w:rFonts w:ascii="Times New Roman" w:hAnsi="Times New Roman" w:cs="Times New Roman"/>
          <w:sz w:val="24"/>
          <w:szCs w:val="24"/>
          <w:lang w:val="en-US"/>
        </w:rPr>
        <w:t>al</w:t>
      </w:r>
      <w:r>
        <w:rPr>
          <w:rFonts w:ascii="Times New Roman" w:hAnsi="Times New Roman" w:cs="Times New Roman"/>
          <w:sz w:val="24"/>
          <w:szCs w:val="24"/>
        </w:rPr>
        <w:t>., 2016)</w:t>
      </w:r>
      <w:r>
        <w:rPr>
          <w:rFonts w:ascii="Times New Roman" w:hAnsi="Times New Roman" w:cs="Times New Roman"/>
          <w:sz w:val="24"/>
          <w:szCs w:val="24"/>
          <w:lang w:val="en-US"/>
        </w:rPr>
        <w:fldChar w:fldCharType="end"/>
      </w:r>
      <w:r>
        <w:rPr>
          <w:rFonts w:ascii="Times New Roman" w:hAnsi="Times New Roman" w:cs="Times New Roman"/>
          <w:sz w:val="24"/>
          <w:szCs w:val="24"/>
        </w:rPr>
        <w:t xml:space="preserve">. Исходя из этого можно предположить, что мидии с хрупкой раковиной и меньшей массой и размером могут быть более чувствительны к деструктивному воздействию прибоя, а заросли бурых водорослей служат своеобразной «подушкой безопасности», защищающей мидию от волны, а активность прибоя, действительно, может являться фактором, обуславливающим распределение видов в заливе.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Другим, биотическим, фактором, который может влиять на пространственную структуру поселений мидий в заливе, может являться вид-специфичная эллиминация хищниками. К основным хищникам, которые питаются преимущественно мидиями, в Белом море относятся морская звезда </w:t>
      </w:r>
      <w:r>
        <w:rPr>
          <w:rFonts w:ascii="Times New Roman" w:hAnsi="Times New Roman" w:cs="Times New Roman"/>
          <w:i/>
          <w:iCs/>
          <w:sz w:val="24"/>
          <w:szCs w:val="24"/>
          <w:lang w:val="en-US"/>
          <w:rPrChange w:id="392" w:author="polyd" w:date="2023-06-15T11:52:20Z">
            <w:rPr>
              <w:rFonts w:ascii="Times New Roman" w:hAnsi="Times New Roman" w:cs="Times New Roman"/>
              <w:sz w:val="24"/>
              <w:szCs w:val="24"/>
              <w:lang w:val="en-US"/>
            </w:rPr>
          </w:rPrChange>
        </w:rPr>
        <w:t>Asterias</w:t>
      </w:r>
      <w:r>
        <w:rPr>
          <w:rFonts w:ascii="Times New Roman" w:hAnsi="Times New Roman" w:cs="Times New Roman"/>
          <w:i/>
          <w:iCs/>
          <w:sz w:val="24"/>
          <w:szCs w:val="24"/>
          <w:rPrChange w:id="393" w:author="polyd" w:date="2023-06-15T11:52:20Z">
            <w:rPr>
              <w:rFonts w:ascii="Times New Roman" w:hAnsi="Times New Roman" w:cs="Times New Roman"/>
              <w:sz w:val="24"/>
              <w:szCs w:val="24"/>
            </w:rPr>
          </w:rPrChange>
        </w:rPr>
        <w:t xml:space="preserve"> </w:t>
      </w:r>
      <w:r>
        <w:rPr>
          <w:rFonts w:ascii="Times New Roman" w:hAnsi="Times New Roman" w:cs="Times New Roman"/>
          <w:i/>
          <w:iCs/>
          <w:sz w:val="24"/>
          <w:szCs w:val="24"/>
          <w:lang w:val="en-US"/>
          <w:rPrChange w:id="394" w:author="polyd" w:date="2023-06-15T11:52:20Z">
            <w:rPr>
              <w:rFonts w:ascii="Times New Roman" w:hAnsi="Times New Roman" w:cs="Times New Roman"/>
              <w:sz w:val="24"/>
              <w:szCs w:val="24"/>
              <w:lang w:val="en-US"/>
            </w:rPr>
          </w:rPrChange>
        </w:rPr>
        <w:t>rubens</w:t>
      </w:r>
      <w:r>
        <w:rPr>
          <w:rFonts w:ascii="Times New Roman" w:hAnsi="Times New Roman" w:cs="Times New Roman"/>
          <w:i/>
          <w:iCs/>
          <w:sz w:val="24"/>
          <w:szCs w:val="24"/>
          <w:rPrChange w:id="395" w:author="polyd" w:date="2023-06-15T11:52:20Z">
            <w:rPr>
              <w:rFonts w:ascii="Times New Roman" w:hAnsi="Times New Roman" w:cs="Times New Roman"/>
              <w:sz w:val="24"/>
              <w:szCs w:val="24"/>
            </w:rPr>
          </w:rPrChange>
        </w:rPr>
        <w:t xml:space="preserve"> </w:t>
      </w:r>
      <w:r>
        <w:rPr>
          <w:rFonts w:ascii="Times New Roman" w:hAnsi="Times New Roman" w:cs="Times New Roman"/>
          <w:sz w:val="24"/>
          <w:szCs w:val="24"/>
        </w:rPr>
        <w:t xml:space="preserve">и птицы. Экспериментальные данные показывают, что в условиях смешанных поселений, шансы быть съеденными </w:t>
      </w:r>
      <w:ins w:id="396" w:author="polyd" w:date="2023-06-15T11:53:46Z">
        <w:r>
          <w:rPr>
            <w:rFonts w:hint="default" w:ascii="Times New Roman" w:hAnsi="Times New Roman" w:cs="Times New Roman"/>
            <w:sz w:val="24"/>
            <w:szCs w:val="24"/>
            <w:lang w:val="ru-RU"/>
          </w:rPr>
          <w:t>мо</w:t>
        </w:r>
      </w:ins>
      <w:ins w:id="397" w:author="polyd" w:date="2023-06-15T11:53:47Z">
        <w:r>
          <w:rPr>
            <w:rFonts w:hint="default" w:ascii="Times New Roman" w:hAnsi="Times New Roman" w:cs="Times New Roman"/>
            <w:sz w:val="24"/>
            <w:szCs w:val="24"/>
            <w:lang w:val="ru-RU"/>
          </w:rPr>
          <w:t>рской</w:t>
        </w:r>
      </w:ins>
      <w:ins w:id="398" w:author="polyd" w:date="2023-06-15T11:53:40Z">
        <w:r>
          <w:rPr>
            <w:rFonts w:hint="default" w:ascii="Times New Roman" w:hAnsi="Times New Roman" w:cs="Times New Roman"/>
            <w:sz w:val="24"/>
            <w:szCs w:val="24"/>
            <w:lang w:val="en-US"/>
          </w:rPr>
          <w:t xml:space="preserve"> </w:t>
        </w:r>
      </w:ins>
      <w:r>
        <w:rPr>
          <w:rFonts w:ascii="Times New Roman" w:hAnsi="Times New Roman" w:cs="Times New Roman"/>
          <w:sz w:val="24"/>
          <w:szCs w:val="24"/>
        </w:rPr>
        <w:t xml:space="preserve">звездой </w:t>
      </w:r>
      <w:ins w:id="399" w:author="polyd" w:date="2023-06-15T11:52:48Z">
        <w:r>
          <w:rPr>
            <w:rFonts w:ascii="Times New Roman" w:hAnsi="Times New Roman" w:cs="Times New Roman"/>
            <w:sz w:val="24"/>
            <w:szCs w:val="24"/>
            <w:lang w:val="ru-RU"/>
          </w:rPr>
          <w:t>д</w:t>
        </w:r>
      </w:ins>
      <w:ins w:id="400" w:author="polyd" w:date="2023-06-15T11:52:49Z">
        <w:r>
          <w:rPr>
            <w:rFonts w:ascii="Times New Roman" w:hAnsi="Times New Roman" w:cs="Times New Roman"/>
            <w:sz w:val="24"/>
            <w:szCs w:val="24"/>
            <w:lang w:val="ru-RU"/>
          </w:rPr>
          <w:t>ля</w:t>
        </w:r>
      </w:ins>
      <w:ins w:id="401" w:author="polyd" w:date="2023-06-15T11:52:49Z">
        <w:r>
          <w:rPr>
            <w:rFonts w:hint="default" w:ascii="Times New Roman" w:hAnsi="Times New Roman" w:cs="Times New Roman"/>
            <w:sz w:val="24"/>
            <w:szCs w:val="24"/>
            <w:lang w:val="ru-RU"/>
          </w:rPr>
          <w:t xml:space="preserve"> </w:t>
        </w:r>
      </w:ins>
      <w:ins w:id="402" w:author="polyd" w:date="2023-06-15T11:52:50Z">
        <w:r>
          <w:rPr>
            <w:rFonts w:hint="default" w:ascii="Times New Roman" w:hAnsi="Times New Roman" w:cs="Times New Roman"/>
            <w:sz w:val="24"/>
            <w:szCs w:val="24"/>
            <w:lang w:val="en-US"/>
          </w:rPr>
          <w:t>M</w:t>
        </w:r>
      </w:ins>
      <w:ins w:id="403" w:author="polyd" w:date="2023-06-15T11:52:51Z">
        <w:r>
          <w:rPr>
            <w:rFonts w:hint="default" w:ascii="Times New Roman" w:hAnsi="Times New Roman" w:cs="Times New Roman"/>
            <w:sz w:val="24"/>
            <w:szCs w:val="24"/>
            <w:lang w:val="en-US"/>
          </w:rPr>
          <w:t xml:space="preserve">T </w:t>
        </w:r>
      </w:ins>
      <w:r>
        <w:rPr>
          <w:rFonts w:ascii="Times New Roman" w:hAnsi="Times New Roman" w:cs="Times New Roman"/>
          <w:sz w:val="24"/>
          <w:szCs w:val="24"/>
        </w:rPr>
        <w:t xml:space="preserve">почти в четыре раза выше, нежели для МЕ, причем независимо от пропорции МТ в поселении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Khaitov","given":"Vadim","non-dropping-particle":"","parse-names":false,"suffix":""},{"dropping-particle":"","family":"Makarycheva","given":"Anna","non-dropping-particle":"","parse-names":false,"suffix":""},{"dropping-particle":"","family":"Gantsevich","given":"Mikhail","non-dropping-particle":"","parse-names":false,"suffix":""},{"dropping-particle":"","family":"Lentsman","given":"Natalia","non-dropping-particle":"","parse-names":false,"suffix":""},{"dropping-particle":"","family":"Skazina","given":"Maria","non-dropping-particle":"","parse-names":false,"suffix":""},{"dropping-particle":"","family":"Gagarina","given":"Anastasia","non-dropping-particle":"","parse-names":false,"suffix":""},{"dropping-particle":"","family":"Katolikova","given":"Marina","non-dropping-particle":"","parse-names":false,"suffix":""},{"dropping-particle":"","family":"Strelkov","given":"Petr","non-dropping-particle":"","parse-names":false,"suffix":""}],"container-title":"Biology Bulletin","id":"ITEM-1","issue":"April","issued":{"date-parts":[["2018"]]},"title":"Discriminating Eaters : Sea Stars Asterias rubens L . Feed Preferably on Mytilus trossulus Gould in Mixed Stocks of Mytilus trossulus and Mytilus edulis L .","type":"article-journal","volume":"234"},"uris":["http://www.mendeley.com/documents/?uuid=ad0e1c97-e3d5-490b-90a6-2e3825466d55"]},{"id":"ITEM-2","itemData":{"DOI":"10.31610/trudyzin/2023.327.1.8","ISSN":"22213996","abstract":"Cryptic mussel species Mytilus edulis (Me) and M.trossulus (Mt) form mixed settlements in shallow waters of the White Sea. The proportion of Mt and Me in local settlements varies in broad limits but the factors regulating taxonomic composition of mixed populations are poorly understood. Present study focuses on the assessment of the sea star (Asterias rubens) predation influence on the Mt-Me ratio in natural habitats. For this purpose, we’ve conducted a series of field experiments. For mussels placed on experimental units (ceramic plates submerged in starfish-infested habitats), we’ve estimated a probability of being eaten by starfish. We’ve constructed a linear model that includes several predictors which may influence the probability of being eaten (starfish biomass, mussel size, mussel species, prey abundance, Mt-Me ratio on experimental units and abundance of conspecifics). The analysis has revealed that the probability of being eaten expectedly increases with sea stars’ biomass increasing, but it is higher for Mt in comparison with Me. This indicates Mt as a preferable prey. Negative correlations between the probability of being eaten and shell size, number of conspecifics and mussel abundance were also revealed. No significant dependence on Mt-Me ratio was found. Additionally, we’ve taken field samples which revealed a significant decrease in the proportion of Mt in mussel patches after a massive starfish attack. This indicates that starfish ate out Mt as its preferable prey. These results show that predators can contribute to the regulation of taxonomic composition of mixed Mt-Me settlements in the White Sea.","author":[{"dropping-particle":"","family":"Khaitov","given":"V. M.","non-dropping-particle":"","parse-names":false,"suffix":""},{"dropping-particle":"","family":"Makarycheva","given":"A. Y.","non-dropping-particle":"","parse-names":false,"suffix":""},{"dropping-particle":"","family":"Nematova","given":"R. B.","non-dropping-particle":"","parse-names":false,"suffix":""},{"dropping-particle":"","family":"Evdokimova","given":"A. I.","non-dropping-particle":"","parse-names":false,"suffix":""}],"container-title":"Proceedings of the Zoological Institute of the Russian Academy of Sciences","id":"ITEM-2","issue":"1","issued":{"date-parts":[["2023"]]},"page":"8-24","title":"Predators regulate the taxonomic structure of mixed Mytilus edulis L. and M. trossulus Gould settlements in the shallow waters of the White Sea","type":"article-journal","volume":"327"},"uris":["http://www.mendeley.com/documents/?uuid=81c1ce57-d4c5-407f-8ff3-f17cd25175a4"]}],"mendeley":{"formattedCitation":"(V. Khaitov et al., 2018; V. M. Khaitov et al., 2023)","plainTextFormattedCitation":"(V. Khaitov et al., 2018; V. M. Khaitov et al., 2023)","previouslyFormattedCitation":"(V. Khaitov et al., 2018; V. M. Khaitov et al., 2023)"},"properties":{"noteIndex":0},"schema":"https://github.com/citation-style-language/schema/raw/master/csl-citation.json"}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w:t>
      </w:r>
      <w:del w:id="404" w:author="polyd" w:date="2023-06-15T11:53:05Z">
        <w:r>
          <w:rPr>
            <w:rFonts w:ascii="Times New Roman" w:hAnsi="Times New Roman" w:cs="Times New Roman"/>
            <w:sz w:val="24"/>
            <w:szCs w:val="24"/>
            <w:lang w:val="en-US"/>
          </w:rPr>
          <w:delText>V</w:delText>
        </w:r>
      </w:del>
      <w:del w:id="405" w:author="polyd" w:date="2023-06-15T11:53:05Z">
        <w:r>
          <w:rPr>
            <w:rFonts w:ascii="Times New Roman" w:hAnsi="Times New Roman" w:cs="Times New Roman"/>
            <w:sz w:val="24"/>
            <w:szCs w:val="24"/>
          </w:rPr>
          <w:delText xml:space="preserve">. </w:delText>
        </w:r>
      </w:del>
      <w:r>
        <w:rPr>
          <w:rFonts w:ascii="Times New Roman" w:hAnsi="Times New Roman" w:cs="Times New Roman"/>
          <w:sz w:val="24"/>
          <w:szCs w:val="24"/>
          <w:lang w:val="en-US"/>
        </w:rPr>
        <w:t>Khaitov</w:t>
      </w:r>
      <w:r>
        <w:rPr>
          <w:rFonts w:ascii="Times New Roman" w:hAnsi="Times New Roman" w:cs="Times New Roman"/>
          <w:sz w:val="24"/>
          <w:szCs w:val="24"/>
        </w:rPr>
        <w:t xml:space="preserve"> </w:t>
      </w:r>
      <w:r>
        <w:rPr>
          <w:rFonts w:ascii="Times New Roman" w:hAnsi="Times New Roman" w:cs="Times New Roman"/>
          <w:sz w:val="24"/>
          <w:szCs w:val="24"/>
          <w:lang w:val="en-US"/>
        </w:rPr>
        <w:t>et</w:t>
      </w:r>
      <w:r>
        <w:rPr>
          <w:rFonts w:ascii="Times New Roman" w:hAnsi="Times New Roman" w:cs="Times New Roman"/>
          <w:sz w:val="24"/>
          <w:szCs w:val="24"/>
        </w:rPr>
        <w:t xml:space="preserve"> </w:t>
      </w:r>
      <w:r>
        <w:rPr>
          <w:rFonts w:ascii="Times New Roman" w:hAnsi="Times New Roman" w:cs="Times New Roman"/>
          <w:sz w:val="24"/>
          <w:szCs w:val="24"/>
          <w:lang w:val="en-US"/>
        </w:rPr>
        <w:t>al</w:t>
      </w:r>
      <w:r>
        <w:rPr>
          <w:rFonts w:ascii="Times New Roman" w:hAnsi="Times New Roman" w:cs="Times New Roman"/>
          <w:sz w:val="24"/>
          <w:szCs w:val="24"/>
        </w:rPr>
        <w:t xml:space="preserve">., 2018; </w:t>
      </w:r>
      <w:del w:id="406" w:author="polyd" w:date="2023-06-15T11:53:12Z">
        <w:r>
          <w:rPr>
            <w:rFonts w:ascii="Times New Roman" w:hAnsi="Times New Roman" w:cs="Times New Roman"/>
            <w:sz w:val="24"/>
            <w:szCs w:val="24"/>
            <w:lang w:val="en-US"/>
          </w:rPr>
          <w:delText>V</w:delText>
        </w:r>
      </w:del>
      <w:del w:id="407" w:author="polyd" w:date="2023-06-15T11:53:12Z">
        <w:r>
          <w:rPr>
            <w:rFonts w:ascii="Times New Roman" w:hAnsi="Times New Roman" w:cs="Times New Roman"/>
            <w:sz w:val="24"/>
            <w:szCs w:val="24"/>
          </w:rPr>
          <w:delText xml:space="preserve">. </w:delText>
        </w:r>
      </w:del>
      <w:del w:id="408" w:author="polyd" w:date="2023-06-15T11:53:12Z">
        <w:r>
          <w:rPr>
            <w:rFonts w:ascii="Times New Roman" w:hAnsi="Times New Roman" w:cs="Times New Roman"/>
            <w:sz w:val="24"/>
            <w:szCs w:val="24"/>
            <w:lang w:val="en-US"/>
          </w:rPr>
          <w:delText>M</w:delText>
        </w:r>
      </w:del>
      <w:del w:id="409" w:author="polyd" w:date="2023-06-15T11:53:12Z">
        <w:r>
          <w:rPr>
            <w:rFonts w:ascii="Times New Roman" w:hAnsi="Times New Roman" w:cs="Times New Roman"/>
            <w:sz w:val="24"/>
            <w:szCs w:val="24"/>
          </w:rPr>
          <w:delText xml:space="preserve">. </w:delText>
        </w:r>
      </w:del>
      <w:r>
        <w:rPr>
          <w:rFonts w:ascii="Times New Roman" w:hAnsi="Times New Roman" w:cs="Times New Roman"/>
          <w:sz w:val="24"/>
          <w:szCs w:val="24"/>
          <w:lang w:val="en-US"/>
        </w:rPr>
        <w:t>Khaitov</w:t>
      </w:r>
      <w:r>
        <w:rPr>
          <w:rFonts w:ascii="Times New Roman" w:hAnsi="Times New Roman" w:cs="Times New Roman"/>
          <w:sz w:val="24"/>
          <w:szCs w:val="24"/>
        </w:rPr>
        <w:t xml:space="preserve"> </w:t>
      </w:r>
      <w:r>
        <w:rPr>
          <w:rFonts w:ascii="Times New Roman" w:hAnsi="Times New Roman" w:cs="Times New Roman"/>
          <w:sz w:val="24"/>
          <w:szCs w:val="24"/>
          <w:lang w:val="en-US"/>
        </w:rPr>
        <w:t>et</w:t>
      </w:r>
      <w:r>
        <w:rPr>
          <w:rFonts w:ascii="Times New Roman" w:hAnsi="Times New Roman" w:cs="Times New Roman"/>
          <w:sz w:val="24"/>
          <w:szCs w:val="24"/>
        </w:rPr>
        <w:t xml:space="preserve"> </w:t>
      </w:r>
      <w:r>
        <w:rPr>
          <w:rFonts w:ascii="Times New Roman" w:hAnsi="Times New Roman" w:cs="Times New Roman"/>
          <w:sz w:val="24"/>
          <w:szCs w:val="24"/>
          <w:lang w:val="en-US"/>
        </w:rPr>
        <w:t>al</w:t>
      </w:r>
      <w:r>
        <w:rPr>
          <w:rFonts w:ascii="Times New Roman" w:hAnsi="Times New Roman" w:cs="Times New Roman"/>
          <w:sz w:val="24"/>
          <w:szCs w:val="24"/>
        </w:rPr>
        <w:t>., 2023)</w:t>
      </w:r>
      <w:r>
        <w:rPr>
          <w:rFonts w:ascii="Times New Roman" w:hAnsi="Times New Roman" w:cs="Times New Roman"/>
          <w:sz w:val="24"/>
          <w:szCs w:val="24"/>
        </w:rPr>
        <w:fldChar w:fldCharType="end"/>
      </w:r>
      <w:r>
        <w:rPr>
          <w:rFonts w:ascii="Times New Roman" w:hAnsi="Times New Roman" w:cs="Times New Roman"/>
          <w:sz w:val="24"/>
          <w:szCs w:val="24"/>
        </w:rPr>
        <w:t>. Другими исследователями так же отмечаются различия в стратегиях избегания хищников у двух видов</w:t>
      </w:r>
      <w:ins w:id="410" w:author="polyd" w:date="2023-06-15T11:57:29Z">
        <w:r>
          <w:rPr>
            <w:rFonts w:hint="default" w:ascii="Times New Roman" w:hAnsi="Times New Roman" w:cs="Times New Roman"/>
            <w:sz w:val="24"/>
            <w:szCs w:val="24"/>
            <w:lang w:val="ru-RU"/>
          </w:rPr>
          <w:t xml:space="preserve">: </w:t>
        </w:r>
      </w:ins>
      <w:ins w:id="411" w:author="polyd" w:date="2023-06-15T11:57:31Z">
        <w:r>
          <w:rPr>
            <w:rFonts w:hint="default" w:ascii="Times New Roman" w:hAnsi="Times New Roman" w:cs="Times New Roman"/>
            <w:sz w:val="24"/>
            <w:szCs w:val="24"/>
            <w:lang w:val="ru-RU"/>
          </w:rPr>
          <w:t>пок</w:t>
        </w:r>
      </w:ins>
      <w:ins w:id="412" w:author="polyd" w:date="2023-06-15T11:57:33Z">
        <w:r>
          <w:rPr>
            <w:rFonts w:hint="default" w:ascii="Times New Roman" w:hAnsi="Times New Roman" w:cs="Times New Roman"/>
            <w:sz w:val="24"/>
            <w:szCs w:val="24"/>
            <w:lang w:val="ru-RU"/>
          </w:rPr>
          <w:t>аз</w:t>
        </w:r>
      </w:ins>
      <w:ins w:id="413" w:author="polyd" w:date="2023-06-15T11:57:34Z">
        <w:r>
          <w:rPr>
            <w:rFonts w:hint="default" w:ascii="Times New Roman" w:hAnsi="Times New Roman" w:cs="Times New Roman"/>
            <w:sz w:val="24"/>
            <w:szCs w:val="24"/>
            <w:lang w:val="ru-RU"/>
          </w:rPr>
          <w:t>ано</w:t>
        </w:r>
      </w:ins>
      <w:ins w:id="414" w:author="polyd" w:date="2023-06-15T11:57:40Z">
        <w:r>
          <w:rPr>
            <w:rFonts w:hint="default" w:ascii="Times New Roman" w:hAnsi="Times New Roman" w:cs="Times New Roman"/>
            <w:sz w:val="24"/>
            <w:szCs w:val="24"/>
            <w:lang w:val="ru-RU"/>
          </w:rPr>
          <w:t xml:space="preserve"> </w:t>
        </w:r>
      </w:ins>
      <w:ins w:id="415" w:author="polyd" w:date="2023-06-15T11:57:41Z">
        <w:r>
          <w:rPr>
            <w:rFonts w:hint="default" w:ascii="Times New Roman" w:hAnsi="Times New Roman" w:cs="Times New Roman"/>
            <w:sz w:val="24"/>
            <w:szCs w:val="24"/>
            <w:lang w:val="ru-RU"/>
          </w:rPr>
          <w:t>пони</w:t>
        </w:r>
      </w:ins>
      <w:ins w:id="416" w:author="polyd" w:date="2023-06-15T11:57:43Z">
        <w:r>
          <w:rPr>
            <w:rFonts w:hint="default" w:ascii="Times New Roman" w:hAnsi="Times New Roman" w:cs="Times New Roman"/>
            <w:sz w:val="24"/>
            <w:szCs w:val="24"/>
            <w:lang w:val="ru-RU"/>
          </w:rPr>
          <w:t>женна</w:t>
        </w:r>
      </w:ins>
      <w:ins w:id="417" w:author="polyd" w:date="2023-06-15T11:57:44Z">
        <w:r>
          <w:rPr>
            <w:rFonts w:hint="default" w:ascii="Times New Roman" w:hAnsi="Times New Roman" w:cs="Times New Roman"/>
            <w:sz w:val="24"/>
            <w:szCs w:val="24"/>
            <w:lang w:val="ru-RU"/>
          </w:rPr>
          <w:t xml:space="preserve">я </w:t>
        </w:r>
      </w:ins>
      <w:ins w:id="418" w:author="polyd" w:date="2023-06-15T11:57:45Z">
        <w:r>
          <w:rPr>
            <w:rFonts w:hint="default" w:ascii="Times New Roman" w:hAnsi="Times New Roman" w:cs="Times New Roman"/>
            <w:sz w:val="24"/>
            <w:szCs w:val="24"/>
            <w:lang w:val="ru-RU"/>
          </w:rPr>
          <w:t>спосо</w:t>
        </w:r>
      </w:ins>
      <w:ins w:id="419" w:author="polyd" w:date="2023-06-15T11:57:46Z">
        <w:r>
          <w:rPr>
            <w:rFonts w:hint="default" w:ascii="Times New Roman" w:hAnsi="Times New Roman" w:cs="Times New Roman"/>
            <w:sz w:val="24"/>
            <w:szCs w:val="24"/>
            <w:lang w:val="ru-RU"/>
          </w:rPr>
          <w:t xml:space="preserve">бность </w:t>
        </w:r>
      </w:ins>
      <w:del w:id="420" w:author="polyd" w:date="2023-06-15T11:57:28Z">
        <w:r>
          <w:rPr>
            <w:rFonts w:ascii="Times New Roman" w:hAnsi="Times New Roman" w:cs="Times New Roman"/>
            <w:sz w:val="24"/>
            <w:szCs w:val="24"/>
          </w:rPr>
          <w:delText>.</w:delText>
        </w:r>
      </w:del>
      <w:del w:id="421" w:author="polyd" w:date="2023-06-15T11:57:47Z">
        <w:r>
          <w:rPr>
            <w:rFonts w:ascii="Times New Roman" w:hAnsi="Times New Roman" w:cs="Times New Roman"/>
            <w:sz w:val="24"/>
            <w:szCs w:val="24"/>
          </w:rPr>
          <w:delText xml:space="preserve"> </w:delText>
        </w:r>
      </w:del>
      <w:del w:id="422" w:author="polyd" w:date="2023-06-15T11:57:48Z">
        <w:r>
          <w:rPr>
            <w:rFonts w:ascii="Times New Roman" w:hAnsi="Times New Roman" w:cs="Times New Roman"/>
            <w:sz w:val="24"/>
            <w:szCs w:val="24"/>
          </w:rPr>
          <w:delText>и сн</w:delText>
        </w:r>
      </w:del>
      <w:del w:id="423" w:author="polyd" w:date="2023-06-15T11:57:49Z">
        <w:r>
          <w:rPr>
            <w:rFonts w:ascii="Times New Roman" w:hAnsi="Times New Roman" w:cs="Times New Roman"/>
            <w:sz w:val="24"/>
            <w:szCs w:val="24"/>
          </w:rPr>
          <w:delText>иже</w:delText>
        </w:r>
      </w:del>
      <w:del w:id="424" w:author="polyd" w:date="2023-06-15T11:57:50Z">
        <w:r>
          <w:rPr>
            <w:rFonts w:ascii="Times New Roman" w:hAnsi="Times New Roman" w:cs="Times New Roman"/>
            <w:sz w:val="24"/>
            <w:szCs w:val="24"/>
          </w:rPr>
          <w:delText>нна</w:delText>
        </w:r>
      </w:del>
      <w:del w:id="425" w:author="polyd" w:date="2023-06-15T11:57:51Z">
        <w:r>
          <w:rPr>
            <w:rFonts w:ascii="Times New Roman" w:hAnsi="Times New Roman" w:cs="Times New Roman"/>
            <w:sz w:val="24"/>
            <w:szCs w:val="24"/>
          </w:rPr>
          <w:delText xml:space="preserve">я у </w:delText>
        </w:r>
      </w:del>
      <w:r>
        <w:rPr>
          <w:rFonts w:ascii="Times New Roman" w:hAnsi="Times New Roman" w:cs="Times New Roman"/>
          <w:sz w:val="24"/>
          <w:szCs w:val="24"/>
        </w:rPr>
        <w:t xml:space="preserve">МТ </w:t>
      </w:r>
      <w:del w:id="426" w:author="polyd" w:date="2023-06-15T11:58:10Z">
        <w:r>
          <w:rPr>
            <w:rFonts w:ascii="Times New Roman" w:hAnsi="Times New Roman" w:cs="Times New Roman"/>
            <w:sz w:val="24"/>
            <w:szCs w:val="24"/>
          </w:rPr>
          <w:delText xml:space="preserve">способность к интенсификации </w:delText>
        </w:r>
      </w:del>
      <w:ins w:id="427" w:author="polyd" w:date="2023-06-15T11:58:10Z">
        <w:r>
          <w:rPr>
            <w:rFonts w:ascii="Times New Roman" w:hAnsi="Times New Roman" w:cs="Times New Roman"/>
            <w:sz w:val="24"/>
            <w:szCs w:val="24"/>
            <w:lang w:val="ru-RU"/>
          </w:rPr>
          <w:t>к</w:t>
        </w:r>
      </w:ins>
      <w:ins w:id="428" w:author="polyd" w:date="2023-06-15T11:58:10Z">
        <w:r>
          <w:rPr>
            <w:rFonts w:hint="default" w:ascii="Times New Roman" w:hAnsi="Times New Roman" w:cs="Times New Roman"/>
            <w:sz w:val="24"/>
            <w:szCs w:val="24"/>
            <w:lang w:val="ru-RU"/>
          </w:rPr>
          <w:t xml:space="preserve"> </w:t>
        </w:r>
      </w:ins>
      <w:r>
        <w:rPr>
          <w:rFonts w:ascii="Times New Roman" w:hAnsi="Times New Roman" w:cs="Times New Roman"/>
          <w:sz w:val="24"/>
          <w:szCs w:val="24"/>
        </w:rPr>
        <w:t>образовани</w:t>
      </w:r>
      <w:ins w:id="429" w:author="polyd" w:date="2023-06-15T11:58:14Z">
        <w:r>
          <w:rPr>
            <w:rFonts w:ascii="Times New Roman" w:hAnsi="Times New Roman" w:cs="Times New Roman"/>
            <w:sz w:val="24"/>
            <w:szCs w:val="24"/>
            <w:lang w:val="ru-RU"/>
          </w:rPr>
          <w:t>ю</w:t>
        </w:r>
      </w:ins>
      <w:del w:id="430" w:author="polyd" w:date="2023-06-15T11:58:14Z">
        <w:r>
          <w:rPr>
            <w:rFonts w:ascii="Times New Roman" w:hAnsi="Times New Roman" w:cs="Times New Roman"/>
            <w:sz w:val="24"/>
            <w:szCs w:val="24"/>
          </w:rPr>
          <w:delText>я</w:delText>
        </w:r>
      </w:del>
      <w:r>
        <w:rPr>
          <w:rFonts w:ascii="Times New Roman" w:hAnsi="Times New Roman" w:cs="Times New Roman"/>
          <w:sz w:val="24"/>
          <w:szCs w:val="24"/>
        </w:rPr>
        <w:t xml:space="preserve"> биссуса в присутствии звезд и крабов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s002270100606","author":[{"dropping-particle":"","family":"Reimer","given":"O","non-dropping-particle":"","parse-names":false,"suffix":""},{"dropping-particle":"","family":"Harms","given":"S","non-dropping-particle":"","parse-names":false,"suffix":""}],"container-title":"Marine Biology","id":"ITEM-1","issue":"139","issued":{"date-parts":[["2001"]]},"page":"959-965","title":"Predator-inducible changes in blue mussels from the predator-free Baltic Sea","type":"article-journal"},"uris":["http://www.mendeley.com/documents/?uuid=a324e91f-4b3a-4ac0-ba49-c44c56f39796"]},{"id":"ITEM-2","itemData":{"DOI":"10.3354/meps10106","author":[{"dropping-particle":"","family":"Lowen","given":"J B","non-dropping-particle":"","parse-names":false,"suffix":""},{"dropping-particle":"","family":"Innes","given":"D J","non-dropping-particle":"","parse-names":false,"suffix":""},{"dropping-particle":"","family":"Thompson","given":"R J","non-dropping-particle":"","parse-names":false,"suffix":""}],"container-title":"Marine Ecology Progress Series","id":"ITEM-2","issued":{"date-parts":[["2013"]]},"page":"135-143","title":"Predator-induced defenses differ between sympatric Mytilus edulis and M . trossulus","type":"article-journal","volume":"475"},"uris":["http://www.mendeley.com/documents/?uuid=c437bf8d-bb33-489c-8478-8c97ac918427"]}],"mendeley":{"formattedCitation":"(Lowen et al., 2013; Reimer &amp; Harms, 2001)","plainTextFormattedCitation":"(Lowen et al., 2013; Reimer &amp; Harms, 2001)","previouslyFormattedCitation":"(Lowen et al., 2013; Reimer &amp; Harms, 2001)"},"properties":{"noteIndex":0},"schema":"https://github.com/citation-style-language/schema/raw/master/csl-citation.json"}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(Lowen et al., 2013; Reimer &amp; Harms, 2001)</w:t>
      </w:r>
      <w:r>
        <w:rPr>
          <w:rFonts w:ascii="Times New Roman" w:hAnsi="Times New Roman" w:cs="Times New Roman"/>
          <w:sz w:val="24"/>
          <w:szCs w:val="24"/>
        </w:rPr>
        <w:fldChar w:fldCharType="end"/>
      </w:r>
      <w:r>
        <w:rPr>
          <w:rFonts w:ascii="Times New Roman" w:hAnsi="Times New Roman" w:cs="Times New Roman"/>
          <w:sz w:val="24"/>
          <w:szCs w:val="24"/>
        </w:rPr>
        <w:t xml:space="preserve">. Эти данные указывают на определенную уязвимость МТ перед угрозой хищников. Учитывая, что морская звезда </w:t>
      </w:r>
      <w:r>
        <w:rPr>
          <w:rFonts w:ascii="Times New Roman" w:hAnsi="Times New Roman" w:cs="Times New Roman"/>
          <w:i/>
          <w:sz w:val="24"/>
          <w:szCs w:val="24"/>
          <w:lang w:val="en-US"/>
        </w:rPr>
        <w:t>Asterias</w:t>
      </w:r>
      <w:r>
        <w:rPr>
          <w:rFonts w:ascii="Times New Roman" w:hAnsi="Times New Roman" w:cs="Times New Roman"/>
          <w:i/>
          <w:sz w:val="24"/>
          <w:szCs w:val="24"/>
        </w:rPr>
        <w:t xml:space="preserve"> </w:t>
      </w:r>
      <w:r>
        <w:rPr>
          <w:rFonts w:ascii="Times New Roman" w:hAnsi="Times New Roman" w:cs="Times New Roman"/>
          <w:i/>
          <w:sz w:val="24"/>
          <w:szCs w:val="24"/>
          <w:lang w:val="en-US"/>
        </w:rPr>
        <w:t>rubens</w:t>
      </w:r>
      <w:r>
        <w:rPr>
          <w:rFonts w:ascii="Times New Roman" w:hAnsi="Times New Roman" w:cs="Times New Roman"/>
          <w:sz w:val="24"/>
          <w:szCs w:val="24"/>
        </w:rPr>
        <w:t xml:space="preserve"> обладает довольно низкой устойчивостью в отношении пониженной солености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{"citationItems":[{"id":"ITEM-1","itemData":{"DOI":"10.1016/S0022-0981(01)00298-2","ISSN":"00220981","abstract":"Adaptive responses to salinity changes in three groups of sea starfish Asterias rubens L. at different ontogenetic stages were studied. These three groups are the starfish from the White-Sea population, the starfish from the Barentz-Sea population, and the starfish from the Barentz-Sea population experienced a year acclimatization period, the gametes and larvae produced by these three groups of starfish were studied as well. One hundred percent of eggs survived in the following conditions: the White-Sea starfish with the salinity ranged from 24‰ to 26‰; the Barentz-Sea ones survived at salinity of 34‰; the Barentz-Sea ones acclimatized in the White Sea survived within a range of 24-26‰. One hundred percent of gastrulae survived within the following salinity ranges: for the White-Sea starfish it is 18-26‰, for the Barentz-Sea ones - 32-34‰; for the Barentz-Sea ones acclimatized in the White Sea - 22-26‰. One hundred percent of bipinnaria larvae survived within the following salinity ranges: 12-28‰ for the White-Sea starfish, 20-38‰ for the Barentz-Sea ones; and 18-28‰ for the Barentz-Sea ones acclimatized in the White Sea. For the Barentz Sea starfish acclimatized in the White Sea, the preferred salinity range was shifted towards brackishwater too. The most narrow limits of tolerance for salinity is typical for initial ontogenetic stages of the starfish, i.e. the stage of fertilizing the egg, and the stage of the gastrula. For bipinnariae of the White-Sea starfish, the critical value of salinity, at which 100% of them survived, appeared to be 12‰, in comparison with 16‰ for the adult starfish. The population of the starfish from the White and Barentz Seas appeared to have some physiological differences revealing in different resistance of the animals, their gametes and larvae for the salinity influence. The White-Sea population might be considered as an example of the initial stage of the physiological race isolation in the terms of salinity. However, according to the observed results, the revealed physiological differences are not hereditary. For the Barentz-Sea starfish, the shift of their salinity tolerance towards brackishwater was observed, and the range of their salinity tolerance became similar to the range for the White-Sea starfish. © 2001 Elsevier Science B.V. All rights reserved.","author":[{"dropping-particle":"","family":"Sarantchova","given":"Olga L.","non-dropping-particle":"","parse-names":false,"suffix":""}],"container-title":"Journal of Experimental Marine Biology and Ecology","id":"ITEM-1","issue":"1","issued":{"date-parts":[["2001"]]},"page":"15-28","title":"Research into tolerance for the environment salinity in sea starfish Asterias rubens L. from populations of the White Sea and Barentz Sea","type":"article-journal","volume":"264"},"uris":["http://www.mendeley.com/documents/?uuid=b784e7bc-08db-412d-8337-c0475ebab5da"]}],"mendeley":{"formattedCitation":"(Sarantchova, 2001)","plainTextFormattedCitation":"(Sarantchova, 2001)","previouslyFormattedCitation":"(Sarantchova, 2001)"},"properties":{"noteIndex":0},"schema":"https://github.com/citation-style-language/schema/raw/master/csl-citation.json"}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(Sarantchova, 2001)</w:t>
      </w:r>
      <w:r>
        <w:rPr>
          <w:rFonts w:ascii="Times New Roman" w:hAnsi="Times New Roman" w:cs="Times New Roman"/>
          <w:sz w:val="24"/>
          <w:szCs w:val="24"/>
        </w:rPr>
        <w:fldChar w:fldCharType="end"/>
      </w:r>
      <w:r>
        <w:rPr>
          <w:rFonts w:ascii="Times New Roman" w:hAnsi="Times New Roman" w:cs="Times New Roman"/>
          <w:sz w:val="24"/>
          <w:szCs w:val="24"/>
        </w:rPr>
        <w:t xml:space="preserve">, и её хищническая активность снижается в гипосалинных условиях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{"citationItems":[{"id":"ITEM-1","itemData":{"DOI":"10.1016/j.seares.2015.01.003","ISSN":"13851101","abstract":"Environmental stress plays an important role in determining ecosystem functioning and structure. In estuarine areas both tidal and seasonal salinity changes may cause osmotic stress on predators, affecting their behaviour and survival. The interaction between these predators and their prey may affect performance, thus influencing predator impact on prey populations. The common starfish, Asterias rubens, inhabits estuarine areas, such as the Dutch Wadden Sea, that exhibit large seasonal variation in salinity (10-32 PSU). In those areas A. rubens exerts top down control on its prey, thus representing an important shellfish predator. This predation may impact on cultured and natural shellfish populations. However, the effects of osmotic stress on A. rubens performance may influence its effect on prey. Although the effect of salinity in A. rubens survival has been extensively studied, the impact on its predation behaviour and acclimation capacity remains unclear. In this study, we analyse the performance of A. rubens preying on mussels (Mytilus edulis) after a salinity decrease and monitor its acclimation capacity over a period of 22. days. Our experiments demonstrated that salinity affected performance by reducing feeding activity and altering size prey selection. Moreover, as acclimation occurred, A. rubens predation performance improved in all sub-lethal treatments. We conclude that osmotic stress caused by decreasing salinity potentially influences A. rubens distribution, abundance, and potential impact on prey populations. However the magnitude of the change in salinity (from 31 to a minimum of 10. PSU) and its timescale (3. weeks) mediate this effect. However acclimation occurred.","author":[{"dropping-particle":"","family":"Agüera","given":"Antonio","non-dropping-particle":"","parse-names":false,"suffix":""},{"dropping-particle":"","family":"Schellekens","given":"Tim","non-dropping-particle":"","parse-names":false,"suffix":""},{"dropping-particle":"","family":"Jansen","given":"Jeroen M.","non-dropping-particle":"","parse-names":false,"suffix":""},{"dropping-particle":"","family":"Smaal","given":"Aad C.","non-dropping-particle":"","parse-names":false,"suffix":""}],"container-title":"Journal of Sea Research","id":"ITEM-1","issued":{"date-parts":[["2015"]]},"page":"9-16","publisher":"Elsevier B.V.","title":"Effects of osmotic stress on predation behaviour of Asterias rubens L.","type":"article-journal","volume":"99"},"uris":["http://www.mendeley.com/documents/?uuid=4c4aca02-251d-4039-bd56-184b3215afd1"]}],"mendeley":{"formattedCitation":"(Agüera et al., 2015)","plainTextFormattedCitation":"(Agüera et al., 2015)","previouslyFormattedCitation":"(Agüera et al., 2015)"},"properties":{"noteIndex":0},"schema":"https://github.com/citation-style-language/schema/raw/master/csl-citation.json"}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(Agüera et al., 2015)</w:t>
      </w:r>
      <w:r>
        <w:rPr>
          <w:rFonts w:ascii="Times New Roman" w:hAnsi="Times New Roman" w:cs="Times New Roman"/>
          <w:sz w:val="24"/>
          <w:szCs w:val="24"/>
        </w:rPr>
        <w:fldChar w:fldCharType="end"/>
      </w:r>
      <w:r>
        <w:rPr>
          <w:rFonts w:ascii="Times New Roman" w:hAnsi="Times New Roman" w:cs="Times New Roman"/>
          <w:sz w:val="24"/>
          <w:szCs w:val="24"/>
        </w:rPr>
        <w:t xml:space="preserve">, можно предположить, что именно обилие этого хищника отчасти определяет пространственную структуру поселений двух видов в Белом море.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1.3. Морфологические различия </w:t>
      </w:r>
      <w:r>
        <w:rPr>
          <w:rFonts w:ascii="Times New Roman" w:hAnsi="Times New Roman" w:cs="Times New Roman"/>
          <w:b/>
          <w:i/>
          <w:sz w:val="24"/>
          <w:szCs w:val="24"/>
          <w:lang w:val="en-US"/>
        </w:rPr>
        <w:t>M</w:t>
      </w:r>
      <w:r>
        <w:rPr>
          <w:rFonts w:ascii="Times New Roman" w:hAnsi="Times New Roman" w:cs="Times New Roman"/>
          <w:b/>
          <w:i/>
          <w:sz w:val="24"/>
          <w:szCs w:val="24"/>
        </w:rPr>
        <w:t xml:space="preserve">. </w:t>
      </w:r>
      <w:r>
        <w:rPr>
          <w:rFonts w:ascii="Times New Roman" w:hAnsi="Times New Roman" w:cs="Times New Roman"/>
          <w:b/>
          <w:i/>
          <w:sz w:val="24"/>
          <w:szCs w:val="24"/>
          <w:lang w:val="en-US"/>
        </w:rPr>
        <w:t>trossulus</w:t>
      </w:r>
      <w:r>
        <w:rPr>
          <w:rFonts w:ascii="Times New Roman" w:hAnsi="Times New Roman" w:cs="Times New Roman"/>
          <w:b/>
          <w:sz w:val="24"/>
          <w:szCs w:val="24"/>
        </w:rPr>
        <w:t xml:space="preserve"> и </w:t>
      </w:r>
      <w:r>
        <w:rPr>
          <w:rFonts w:ascii="Times New Roman" w:hAnsi="Times New Roman" w:cs="Times New Roman"/>
          <w:b/>
          <w:i/>
          <w:sz w:val="24"/>
          <w:szCs w:val="24"/>
          <w:lang w:val="en-US"/>
        </w:rPr>
        <w:t>M</w:t>
      </w:r>
      <w:r>
        <w:rPr>
          <w:rFonts w:ascii="Times New Roman" w:hAnsi="Times New Roman" w:cs="Times New Roman"/>
          <w:b/>
          <w:i/>
          <w:sz w:val="24"/>
          <w:szCs w:val="24"/>
        </w:rPr>
        <w:t xml:space="preserve">. </w:t>
      </w:r>
      <w:r>
        <w:rPr>
          <w:rFonts w:ascii="Times New Roman" w:hAnsi="Times New Roman" w:cs="Times New Roman"/>
          <w:b/>
          <w:i/>
          <w:sz w:val="24"/>
          <w:szCs w:val="24"/>
          <w:lang w:val="en-US"/>
        </w:rPr>
        <w:t>edulis</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Исследования, предметом которых стали морфологические отличия МТ и МЕ, довольно многочисленны </w:t>
      </w:r>
      <w:commentRangeStart w:id="5"/>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{"citationItems":[{"id":"ITEM-1","itemData":{"DOI":"10.1007/s002270050510","ISSN":"00253162","abstract":"Allopatric populations of Mytilus species show distinct shell morphology which may be due to genetic and/or environmental effects. Sympatric populations of Mytilus species show similar shell morphology which may be due to hybridization eroding morphological differences and/or the influence of common environmental conditions. The present study examined shell morphology and shell shape from 16 sites in eastern Newfoundland where M. edulis L. and M. trossulus Gould coexist in common environments with limited hybridization. Shell morphology was based on measurements of eight characters, and shell shape was quantified by elliptic Fourier analysis of shell outlines. Significant differences were observed between species for both shell morphology and shell shape across 16 sites sampled. The relatively small differences in morphology and shape between the species were probably due to exposure to common environments rather than hybridization. Shell shape for M. edulis was more eccentric compared to M. trossulus which was more elongated. Shell shape analysis of a range of size classes at one site showed a change from an eccentric to an elongated shape going from the smaller to the larger size classes. Both species showed a similar trend, with the larger M. edulis more eccentric and the larger M. trossulus more elongated.","author":[{"dropping-particle":"","family":"Innes","given":"D. J.","non-dropping-particle":"","parse-names":false,"suffix":""},{"dropping-particle":"","family":"Bates","given":"J. A.","non-dropping-particle":"","parse-names":false,"suffix":""}],"container-title":"Marine Biology","id":"ITEM-1","issue":"4","issued":{"date-parts":[["1999"]]},"page":"691-699","title":"Morphological variation of Mytilus edulis and Mytilus trossulus in eastern Newfoundland","type":"article-journal","volume":"133"},"uris":["http://www.mendeley.com/documents/?uuid=d9ce0809-ca5f-40ad-8aa5-74abf35ae0af"]},{"id":"ITEM-2","itemData":{"DOI":"10.1007/BF01319403","ISSN":"00253162","abstract":"Many authors have considered the common mussels in temperate waters of the Northern and Southern Hemispheres to be a single cosmopolitan species, Mytilus edulis Linnaeus, 1758. Others have divided these mussels into several subspecies or species. Samples of mussels were collected from 36 locations in the Northern Hemisphere and nine locations in the Southern Hemisphere. Electrophoretic evidence from eight loci indicates that the Northern Hemisphere samples consist of three electrophoretically distinguishable species:M. edulis from eastern North America and western Europe;M. galloprovincialis Lamarck, 1819 from the Mediterranean Sea, western Europe, California, and eastern Asia; and M. trossulus Gould, 1850 from the Baltic Sea, eastern Canada, western North America and the Pacific coast of Siberia. Mussels from Chile, Argentina, the Falkland Islands and the Kerguelen Islands contain alleles characteristic of all three Northern Hemisphere species, but because they are most similar to M. edulis from the Northern Hemisphere, we suggest that they tentatively be included in M. edulis. These South American samples are morphologically intermediate between Northern Hemisphere M. edulis and M. trossulus. Mussels from Australia and New Zealand are similar in allele frequency and morphometric characters to M. galloprovincialis from the Northern Hemisphere. Fossil Mytilus sp. are present in Australia, New Zealand and South America, which suggests that the Southern Hemisphere populations may be native, rather than introduced by humans. Morphometric characters were measured on samples which the allozyme data indicated contained a single species. Canonical variates analysis of the morphometric characters yields functions which distinguish among our samples of the species in the Northern Hemisphere. © 1991 Springer-Verlag.","author":[{"dropping-particle":"","family":"McDonald","given":"J. H.","non-dropping-particle":"","parse-names":false,"suffix":""},{"dropping-particle":"","family":"Seed","given":"R.","non-dropping-particle":"","parse-names":false,"suffix":""},{"dropping-particle":"","family":"Koehn","given":"R. K.","non-dropping-particle":"","parse-names":false,"suffix":""}],"container-title":"Marine Biology","id":"ITEM-2","issue":"3","issued":{"date-parts":[["1991"]]},"page":"323-333","title":"Allozymes and morphometric characters of three species of Mytilus in the Northern and Southern Hemispheres","type":"article-journal","volume":"111"},"uris":["http://www.mendeley.com/documents/?uuid=14e6780d-1aea-47f9-9390-db28943afce6"]},{"id":"ITEM-3","itemData":{"author":[{"dropping-particle":"","family":"Mallet","given":"Andre L.","non-dropping-particle":"","parse-names":false,"suffix":""},{"dropping-particle":"","family":"Carver","given":"Claire E.","non-dropping-particle":"","parse-names":false,"suffix":""}],"container-title":"Canadian Journal of Fisheries and Aquatic Sciences","id":"ITEM-3","issue":"9","issued":{"date-parts":[["1995"]]},"title":"Comparative growth and survival patterns of Mytilus trossulus an Mytilus edulis in Atlantic Canada","type":"article-journal","volume":"52"},"uris":["http://www.mendeley.com/documents/?uuid=ba30da83-e53e-403f-8ce9-2586dffd18cf"]},{"id":"ITEM-4","itemData":{"author":[{"dropping-particle":"","family":"Gardner","given":"Jonathan P A","non-dropping-particle":"","parse-names":false,"suffix":""},{"dropping-particle":"","family":"Thompson","given":"Raymond J","non-dropping-particle":"","parse-names":false,"suffix":""}],"container-title":"Biological Journal of the Linnean Society","id":"ITEM-4","issued":{"date-parts":[["2009"]]},"page":"875-897","title":"Influence of genotype and geography on shell shape and morphometric trait variation among North Atlantic blue mussel ( Mytilus spp .) populations","type":"article-journal","volume":"96"},"uris":["http://www.mendeley.com/documents/?uuid=5fa19981-29c9-4ada-b31d-9742d35a849c"]},{"id":"ITEM-5","itemData":{"DOI":"10.1371/journal.pone.0152963","ISSN":"19326203","abstract":"©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ONE","id":"ITEM-5","issue":"4","issued":{"date-parts":[["2016"]]},"page":"1-25","title":"Genetic, ecological and morphological distinctness of the blue mussels Mytilus trossulus gould and M. edulis l. in the White Sea","type":"article-journal","volume":"11"},"uris":["http://www.mendeley.com/documents/?uuid=f2d5c684-6f93-455c-969c-a4f1f929d5e2"]},{"id":"ITEM-6","itemData":{"DOI":"10.1371/journal.pone.0249587","ISBN":"1111111111","ISSN":"19326203","PMID":"34297723","abstract":"Cryptic and hybridizing species may lack diagnostic taxonomic characters leaving researchers with semi-diagnostic ones. Identification based on such characters is probabilistic, the probability of correct identification depending on the species composition in a mixed population. Here we test the possibilities of applying a semi-diagnostic conchological character for distinguishing two cryptic species of blue mussels, Mytilus edulis and M. trossulus. These ecologically, stratigraphically and economically important molluscs co-occur and hybridize in many areas of the North Atlantic and the neighboring Arctic. Any cues for distinguishing them in sympatry without genotyping would save much research effort. Recently these species have been shown to statistically differ in the White Sea, where a simple character of the shell was used to distinguish two mussel morphotypes. In this paper, we analyzed the associations between morphotypes and species-specific genotypes based on an abundant material from the waters of the Kola Peninsula (White Sea, Barents Sea) and a more limited material from Norway, the Baltic Sea, Scotland and the Gulf of Maine. The performance of the “morphotype test” for species identification was formally evaluated using approaches from evidence-based medicine. Interspecific differences in the morphotype frequencies were ubiquitous and unidirectional, but their scale varied geographically (from 75% in the White Sea to 15% in the Baltic Sea). In addition, salinity-related variation of this character within M. edulis was revealed in the Arctic Barents Sea. For every studied region, we established relationships between the proportions of the morphotypes in the populations as well as between the proportions of the morphotypes in samples and the probabilities of mussels of different morphotypes being M. trossulus and M. edulis. We provide recommendations for the application of the morphotype test to mussels from unstudied contact zones and note that they may apply equally well to other taxa identified by semi-diagnostic traits.","author":[{"dropping-particle":"","family":"Khaitov","given":"Vadim","non-dropping-particle":"","parse-names":false,"suffix":""},{"dropping-particle":"","family":"Marchenko","given":"Julia","non-dropping-particle":"","parse-names":false,"suffix":""},{"dropping-particle":"","family":"Katolikova","given":"Marina","non-dropping-particle":"","parse-names":false,"suffix":""},{"dropping-particle":"","family":"Väinölä","given":"Risto","non-dropping-particle":"","parse-names":false,"suffix":""},{"dropping-particle":"","family":"Kingston","given":"Sarah E.</w:instrText>
      </w:r>
      <w:r>
        <w:rPr>
          <w:rFonts w:ascii="Times New Roman" w:hAnsi="Times New Roman" w:cs="Times New Roman"/>
          <w:sz w:val="24"/>
          <w:szCs w:val="24"/>
          <w:lang w:val="en-US"/>
        </w:rPr>
        <w:instrText xml:space="preserve">","non-dropping-particle":"","parse-names":false,"suffix":""},{"dropping-particle":"","family":"Carlon","given":"David B.","non-dropping-particle":"","parse-names":false,"suffix":""},{"dropping-particle":"","family":"Gantsevich","given":"Michael","non-dropping-particle":"","parse-names":false,"suffix":""},{"dropping-particle":"","family":"Strelkov","given":"Petr","non-dropping-particle":"","parse-names":false,"suffix":""}],"container-title":"PLoS ONE","id":"ITEM-6","issue":"July","issued":{"date-parts":[["2021"]]},"page":"1-27","title":"Species identification based on a semi-diagnostic marker: Evaluation of a simple conchological test for distinguishing blue mussels Mytilus edulis L. And M. trossulus Gould","type":"article-journal","volume":"16"},"uris":["http://www.mendeley.com/documents/?uuid=80a0ea1d-8af2-4c96-aea3-0d24a897de58"]}],"mendeley":{"formattedCitation":"(Gardner &amp; Thompson, 2009; Innes &amp; Bates, 1999; Katolikova et al., 2016; V. Khaitov et al., 2021; Mallet &amp; Carver, 1995a; McDonald et al., 1991)","plainTextFormattedCitation":"(Gardner &amp; Thompson, 2009; Innes &amp; Bates, 1999; Katolikova et al., 2016; V. Khaitov et al., 2021; Mallet &amp; Carver, 1995a; McDonald et al., 1991)","previouslyFormattedCitation":"(Gardner &amp; Thompson, 2009; Innes &amp; Bates, 1999; Katolikova et al., 2016; V. Khaitov et al., 2021; Mallet &amp; Carver, 1995a; McDonald et al., 1991)"},"properties":{"noteIndex":0},"schema":"https://github.com/citation-style-language/schema/raw/master/csl-citation.json"}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lang w:val="en-US"/>
        </w:rPr>
        <w:t xml:space="preserve">(Gardner &amp; Thompson, 2009; Innes &amp; Bates, 1999; Katolikova et al., 2016; </w:t>
      </w:r>
      <w:r>
        <w:rPr>
          <w:rFonts w:ascii="Times New Roman" w:hAnsi="Times New Roman" w:cs="Times New Roman"/>
          <w:sz w:val="24"/>
          <w:szCs w:val="24"/>
          <w:highlight w:val="yellow"/>
          <w:lang w:val="en-US"/>
          <w:rPrChange w:id="431" w:author="polyd" w:date="2023-06-15T11:59:09Z">
            <w:rPr>
              <w:rFonts w:ascii="Times New Roman" w:hAnsi="Times New Roman" w:cs="Times New Roman"/>
              <w:sz w:val="24"/>
              <w:szCs w:val="24"/>
              <w:lang w:val="en-US"/>
            </w:rPr>
          </w:rPrChange>
        </w:rPr>
        <w:t>V. Khaitov et al., 2021</w:t>
      </w:r>
      <w:r>
        <w:rPr>
          <w:rFonts w:ascii="Times New Roman" w:hAnsi="Times New Roman" w:cs="Times New Roman"/>
          <w:sz w:val="24"/>
          <w:szCs w:val="24"/>
          <w:lang w:val="en-US"/>
        </w:rPr>
        <w:t>; Mallet &amp; Carver, 1995a; McDonald et al., 1991)</w:t>
      </w:r>
      <w:r>
        <w:rPr>
          <w:rFonts w:ascii="Times New Roman" w:hAnsi="Times New Roman" w:cs="Times New Roman"/>
          <w:sz w:val="24"/>
          <w:szCs w:val="24"/>
        </w:rPr>
        <w:fldChar w:fldCharType="end"/>
      </w:r>
      <w:commentRangeEnd w:id="5"/>
      <w:r>
        <w:commentReference w:id="5"/>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Однако, специфичного диагностического морфологического признака для различения этих двух видов не выявлено до сих пор. Измерение таких характеристик раковины, как длинна замка, длинна отпечатка заднего аддуктора на раковине, пропорции раковины, хоть и показали некоторые статистические различия, однако считаются ненадежными по сравнению с генетическими маркерами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{"citationItems":[{"id":"ITEM-1","itemData":{"DOI":"10.1007/s002270050510","ISSN":"00253162","abstract":"Allopatric populations of Mytilus species show distinct shell morphology which may be due to genetic and/or environmental effects. Sympatric populations of Mytilus species show similar shell morphology which may be due to hybridization eroding morphological differences and/or the influence of common environmental conditions. The present study examined shell morphology and shell shape from 16 sites in eastern Newfoundland where M. edulis L. and M. trossulus Gould coexist in common environments with limited hybridization. Shell morphology was based on measurements of eight characters, and shell shape was quantified by elliptic Fourier analysis of shell outlines. Significant differences were observed between species for both shell morphology and shell shape across 16 sites sampled. The relatively small differences in morphology and shape between the species were probably due to exposure to common environments rather than hybridization. Shell shape for M. edulis was more eccentric compared to M. trossulus which was more elongated. Shell shape analysis of a range of size classes at one site showed a change from an eccentric to an elongated shape going from the smaller to the larger size classes. Both species showed a similar trend, with the larger M. edulis more eccentric and the larger M. trossulus more elongated.","author":[{"dropping-particle":"","family":"Innes","given":"D. J.","non-dropping-particle":"","parse-names":false,"suffix":""},{"dropping-particle":"","family":"Bates","given":"J. A.","non-dropping-particle":"","parse-names":false,"suffix":""}],"container-title":"Marine Biology","id":"ITEM-1","issue":"4","issued":{"date-parts":[["1999"]]},"page":"691-699","title":"Morphological variation of Mytilus edulis and Mytilus trossulus in eastern Newfoundland","type":"article-journal","volume":"133"},"uris":["http://www.mendeley.com/documents/?uuid=d9ce0809-ca5f-40ad-8aa5-74abf35ae0af"]},{"id":"ITEM-2","itemData":{"DOI":"10.1007/BF01319403","ISSN":"00253162","abstract":"Many authors have considered the common mussels in temperate waters of the Northern and Southern Hemispheres to be a single cosmopolitan species, Mytilus edulis Linnaeus, 1758. Others have divided these mussels into several subspecies or species. Samples of mussels were collected from 36 locations in the Northern Hemisphere and nine locations in the Southern Hemisphere. Electrophoretic evidence from eight loci indicates that the Northern Hemisphere samples consist of three electrophoretically distinguishable species:M. edulis from eastern North America and western Europe;M. galloprovincialis Lamarck, 1819 from the Mediterranean Sea, western Europe, California, and eastern Asia; and M. trossulus Gould, 1850 from the Baltic Sea, eastern Canada, western North America and the Pacific coast of Siberia. Mussels from Chile, Argentina, the Falkland Islands and the Kerguelen Islands contain alleles characteristic of all three Northern Hemisphere species, but because they are most similar to M. edulis from the Northern Hemisphere, we suggest that they tentatively be included in M. edulis. These South American samples are morphologically intermediate between Northern Hemisphere M. edulis and M. trossulus. Mussels from Australia and New Zealand are similar in allele frequency and morphometric characters to M. galloprovincialis from the Northern Hemisphere. Fossil Mytilus sp. are present in Australia, New Zealand and South America, which suggests that the Southern Hemisphere populations may be native, rather than introduced by humans. Morphometric characters were measured on samples which the allozyme data indicated contained a single species. Canonical variates analysis of the morphometric characters yields functions which distinguish among our samples of the species in the Northern Hemisphere. © 1991 Springer-Verlag.","author":[{"dropping-particle":"","family":"McDonald","given":"J. H.","non-dropping-particle":"","parse-names":false,"suffix":""},{"dropping-particle":"","family":"Seed","given":"R.","non-dropping-particle":"","parse-names":false,"suffix":""},{"dropping-particle":"","family":"Koehn","given":"R. K.","non-dropping-particle":"","parse-names":false,"suffix":""}],"container-title":"Marine Biology","id":"ITEM-2","issue":"3","issued":{"date-parts":[["1991"]]},"page":"323-333","title":"Allozymes and morphometric characters of three species of Mytilus in the Northern and Southern Hemispheres","type":"article-journal","volume":"111"},"uris":["http://www.mendeley.com/documents/?uuid=14e6780d-1aea-47f9-9390-db28943afce6"]}],"mendeley":{"formattedCitation":"(Innes &amp; Bates, 1999; McDonald et al., 1991)","plainTextFormattedCitation":"(Innes &amp; Bates, 1999; McDonald et al., 1991)","previouslyFormattedCitation":"(Innes &amp; Bates, 1999; McDonald et al., 1991)"},"properties":{"noteIndex":0},"schema":"https://github.com/citation-style-language/schema/raw/master/csl-citation.json"}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(Innes &amp; Bates, 1999; McDonald et al., 1991)</w:t>
      </w:r>
      <w:r>
        <w:rPr>
          <w:rFonts w:ascii="Times New Roman" w:hAnsi="Times New Roman" w:cs="Times New Roman"/>
          <w:sz w:val="24"/>
          <w:szCs w:val="24"/>
        </w:rPr>
        <w:fldChar w:fldCharType="end"/>
      </w:r>
      <w:r>
        <w:rPr>
          <w:rFonts w:ascii="Times New Roman" w:hAnsi="Times New Roman" w:cs="Times New Roman"/>
          <w:sz w:val="24"/>
          <w:szCs w:val="24"/>
        </w:rPr>
        <w:t xml:space="preserve">. До недавнего времени основные хоть сколько-нибудь валидные методы определения этих двух видов на основе морфологических характеристик раковины сводились к многомерным анализам совокупности морфологических признаков </w:t>
      </w:r>
      <w:commentRangeStart w:id="6"/>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{"citationItems":[{"id":"ITEM-1","itemData":{"DOI":"10.1016/j.jembe.2008.08.021","ISSN":"0022-0981","author":[{"dropping-particle":"","family":"Beaumont","given":"Andy R","non-dropping-particle":"","parse-names":false,"suffix":""},{"dropping-particle":"","family":"Hawkins","given":"Marie P","non-dropping-particle":"","parse-names":false,"suffix":""},{"dropping-particle":"","family":"Doig","given":"Fiona L","non-dropping-particle":"","parse-names":false,"suffix":""},{"dropping-particle":"","family":"Davies","given":"Ian M","non-dropping-particle":"","parse-names":false,"suffix":""},{"dropping-particle":"","family":"Snow","given":"Michael","non-dropping-particle":"","parse-names":false,"suffix":""}],"container-title":"Journal of Experimental Marine Biology and Ecology","id":"ITEM-1","issue":"2","issued":{"date-parts":[["2008"]]},"page":"100-110","publisher":"Elsevier B.V.","title":"Three species of Mytilus and their hybrids identified in a Scottish Loch : natives , relicts and invaders ?","type":"article-journal","volume":"367"},"uris":["http://www.mendeley.com/documents/?uuid=da4e1ad9-477b-44fc-a855-4951fc7d5247"]},{"id":"ITEM-2","itemData":{"DOI":"10.1577/a06-044.1","ISSN":"1522-2055","abstract":"We studied shell strength and appearance in six mixed-species cultured populations of blue mussels (Mytilus edulis, M. trossulus, and their hybrids) from Newfoundland, Canada. Shell strength (defined as the force causing shell breakage) and shell thickness both increased with shell length. Strength and thickness varied significantly among sites and among genotypes within sites; M. edulis had stronger and thicker shells than M. trossulus. Shell strength was related to shell thickness and shell width, both of which were greater in M. edulis than in M. trossulus: Hybrids tended to be intermediate. Appearance was studied on the basis of shell color and shape. The frequency of brown-shelled mussels varied considerably among sites and was higher in M. trossulus than in M. edulis. Shell width, depth, width-length ratio, and depth-length ratio all varied significantly among sites. Within sites, M. edulis had a greater shell width, width-length ratio, and width-depth ratio than M. trossulus, whereas hybrids were intermediate. Intrasite variability in shell shape characteristics, expressed as total population variance, was greater in the mixed-species populations from Newfoundland than in a unispecific M. edulis population from Prince Edward Island. In a reciprocal seed transfer experiment, shell width, width-length ratio, and width-depth ratio were greater in M. edulis than in M. trossulus of similar age. Width-length and width-depth ratios decreased with increasing age. Fourteen months after transfer, shell width and depth differed between transferred and nontransferred stocks. lnterspecific relationships between M. edulis and M. trossulus in shell width and width-length ratio were similar in transferred and nontransferred stocks, while the other shell dimensions and their ratios differed. We infer that genotype-related differences in shell shape may change after stock transfer owing to site-related effects on shell growth. We discuss these results in terms of their potential impact on future industry development, particularly expansion of the seed supply for further industry growth.","author":[{"dropping-particle":"","family":"Penney","given":"Randy W.","non-dropping-particle":"","parse-names":false,"suffix":""},{"dropping-particle":"","family":"Hart","given":"M. Jeanne","non-dropping-particle":"","parse-names":false,"suffix":""},{"dropping-particle":"","family":"Templeman","given":"Nadine D.","non-dropping-particle":"","parse-names":false,"suffix":""}],"container-title":"North American Journal of Aquaculture","id":"ITEM-2","issue":"3","issued":{"date-parts":[["2007"]]},"page":"281-295","title":" Shell Strength and Appearance in Cultured Blue Mussels Mytilus edulis, M. trossulus , and M. edulis × M. trossulus Hybrids ","type":"article-journal","volume":"69"},"uris":["http://www.mendeley.com/documents/?uuid=275a201b-5067-4f4d-96aa-f423db3ff53b"]}],"mendeley":{"formattedCitation":"(Beaumont et al., 2008; R. W. Penney et al., 2007)","plainTextFormattedCitation":"(Beaumont et al., 2008; R. W. Penney et al., 2007)","previouslyFormattedCitation":"(Beaumont et al., 2008; R. W. Penney et al., 2007)"},"properties":{"noteIndex":0},"schema":"https://github.com/citation-style-language/schema/raw/master/csl-citation.json"}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w:t>
      </w:r>
      <w:r>
        <w:rPr>
          <w:rFonts w:ascii="Times New Roman" w:hAnsi="Times New Roman" w:cs="Times New Roman"/>
          <w:sz w:val="24"/>
          <w:szCs w:val="24"/>
          <w:lang w:val="en-US"/>
        </w:rPr>
        <w:t>Beaumont</w:t>
      </w:r>
      <w:r>
        <w:rPr>
          <w:rFonts w:ascii="Times New Roman" w:hAnsi="Times New Roman" w:cs="Times New Roman"/>
          <w:sz w:val="24"/>
          <w:szCs w:val="24"/>
        </w:rPr>
        <w:t xml:space="preserve"> </w:t>
      </w:r>
      <w:r>
        <w:rPr>
          <w:rFonts w:ascii="Times New Roman" w:hAnsi="Times New Roman" w:cs="Times New Roman"/>
          <w:sz w:val="24"/>
          <w:szCs w:val="24"/>
          <w:lang w:val="en-US"/>
        </w:rPr>
        <w:t>et</w:t>
      </w:r>
      <w:r>
        <w:rPr>
          <w:rFonts w:ascii="Times New Roman" w:hAnsi="Times New Roman" w:cs="Times New Roman"/>
          <w:sz w:val="24"/>
          <w:szCs w:val="24"/>
        </w:rPr>
        <w:t xml:space="preserve"> </w:t>
      </w:r>
      <w:r>
        <w:rPr>
          <w:rFonts w:ascii="Times New Roman" w:hAnsi="Times New Roman" w:cs="Times New Roman"/>
          <w:sz w:val="24"/>
          <w:szCs w:val="24"/>
          <w:lang w:val="en-US"/>
        </w:rPr>
        <w:t>al</w:t>
      </w:r>
      <w:r>
        <w:rPr>
          <w:rFonts w:ascii="Times New Roman" w:hAnsi="Times New Roman" w:cs="Times New Roman"/>
          <w:sz w:val="24"/>
          <w:szCs w:val="24"/>
        </w:rPr>
        <w:t xml:space="preserve">., 2008; </w:t>
      </w:r>
      <w:r>
        <w:rPr>
          <w:rFonts w:ascii="Times New Roman" w:hAnsi="Times New Roman" w:cs="Times New Roman"/>
          <w:sz w:val="24"/>
          <w:szCs w:val="24"/>
          <w:lang w:val="en-US"/>
        </w:rPr>
        <w:t>R</w:t>
      </w:r>
      <w:r>
        <w:rPr>
          <w:rFonts w:ascii="Times New Roman" w:hAnsi="Times New Roman" w:cs="Times New Roman"/>
          <w:sz w:val="24"/>
          <w:szCs w:val="24"/>
        </w:rPr>
        <w:t xml:space="preserve">. </w:t>
      </w:r>
      <w:r>
        <w:rPr>
          <w:rFonts w:ascii="Times New Roman" w:hAnsi="Times New Roman" w:cs="Times New Roman"/>
          <w:sz w:val="24"/>
          <w:szCs w:val="24"/>
          <w:lang w:val="en-US"/>
        </w:rPr>
        <w:t>W</w:t>
      </w:r>
      <w:r>
        <w:rPr>
          <w:rFonts w:ascii="Times New Roman" w:hAnsi="Times New Roman" w:cs="Times New Roman"/>
          <w:sz w:val="24"/>
          <w:szCs w:val="24"/>
        </w:rPr>
        <w:t xml:space="preserve">. </w:t>
      </w:r>
      <w:r>
        <w:rPr>
          <w:rFonts w:ascii="Times New Roman" w:hAnsi="Times New Roman" w:cs="Times New Roman"/>
          <w:sz w:val="24"/>
          <w:szCs w:val="24"/>
          <w:lang w:val="en-US"/>
        </w:rPr>
        <w:t>Penney</w:t>
      </w:r>
      <w:r>
        <w:rPr>
          <w:rFonts w:ascii="Times New Roman" w:hAnsi="Times New Roman" w:cs="Times New Roman"/>
          <w:sz w:val="24"/>
          <w:szCs w:val="24"/>
        </w:rPr>
        <w:t xml:space="preserve"> </w:t>
      </w:r>
      <w:r>
        <w:rPr>
          <w:rFonts w:ascii="Times New Roman" w:hAnsi="Times New Roman" w:cs="Times New Roman"/>
          <w:sz w:val="24"/>
          <w:szCs w:val="24"/>
          <w:lang w:val="en-US"/>
        </w:rPr>
        <w:t>et</w:t>
      </w:r>
      <w:r>
        <w:rPr>
          <w:rFonts w:ascii="Times New Roman" w:hAnsi="Times New Roman" w:cs="Times New Roman"/>
          <w:sz w:val="24"/>
          <w:szCs w:val="24"/>
        </w:rPr>
        <w:t xml:space="preserve"> </w:t>
      </w:r>
      <w:r>
        <w:rPr>
          <w:rFonts w:ascii="Times New Roman" w:hAnsi="Times New Roman" w:cs="Times New Roman"/>
          <w:sz w:val="24"/>
          <w:szCs w:val="24"/>
          <w:lang w:val="en-US"/>
        </w:rPr>
        <w:t>al</w:t>
      </w:r>
      <w:r>
        <w:rPr>
          <w:rFonts w:ascii="Times New Roman" w:hAnsi="Times New Roman" w:cs="Times New Roman"/>
          <w:sz w:val="24"/>
          <w:szCs w:val="24"/>
        </w:rPr>
        <w:t>., 2007)</w:t>
      </w:r>
      <w:r>
        <w:rPr>
          <w:rFonts w:ascii="Times New Roman" w:hAnsi="Times New Roman" w:cs="Times New Roman"/>
          <w:sz w:val="24"/>
          <w:szCs w:val="24"/>
        </w:rPr>
        <w:fldChar w:fldCharType="end"/>
      </w:r>
      <w:commentRangeEnd w:id="6"/>
      <w:r>
        <w:commentReference w:id="6"/>
      </w:r>
      <w:r>
        <w:rPr>
          <w:rFonts w:ascii="Times New Roman" w:hAnsi="Times New Roman" w:cs="Times New Roman"/>
          <w:sz w:val="24"/>
          <w:szCs w:val="24"/>
        </w:rPr>
        <w:t xml:space="preserve">. Кроме того, как уже отмечалось выше, многие исследователи указывают на то, что зачастую средняя масса, толщина и длинна раковины у МЕ значительно выше, нежели у МТ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 xml:space="preserve">ADDIN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CSL</w:instrText>
      </w:r>
      <w:r>
        <w:rPr>
          <w:rFonts w:ascii="Times New Roman" w:hAnsi="Times New Roman" w:cs="Times New Roman"/>
          <w:sz w:val="24"/>
          <w:szCs w:val="24"/>
        </w:rPr>
        <w:instrText xml:space="preserve">_</w:instrText>
      </w:r>
      <w:r>
        <w:rPr>
          <w:rFonts w:ascii="Times New Roman" w:hAnsi="Times New Roman" w:cs="Times New Roman"/>
          <w:sz w:val="24"/>
          <w:szCs w:val="24"/>
          <w:lang w:val="en-US"/>
        </w:rPr>
        <w:instrText xml:space="preserve">CITATION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citationItems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ITEM</w:instrText>
      </w:r>
      <w:r>
        <w:rPr>
          <w:rFonts w:ascii="Times New Roman" w:hAnsi="Times New Roman" w:cs="Times New Roman"/>
          <w:sz w:val="24"/>
          <w:szCs w:val="24"/>
        </w:rPr>
        <w:instrText xml:space="preserve">-1","</w:instrText>
      </w:r>
      <w:r>
        <w:rPr>
          <w:rFonts w:ascii="Times New Roman" w:hAnsi="Times New Roman" w:cs="Times New Roman"/>
          <w:sz w:val="24"/>
          <w:szCs w:val="24"/>
          <w:lang w:val="en-US"/>
        </w:rPr>
        <w:instrText xml:space="preserve">itemData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author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Mallet</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Andre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Carver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Claire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container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title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Canadian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Journal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Fisheries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Aquatic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Sciences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ITEM</w:instrText>
      </w:r>
      <w:r>
        <w:rPr>
          <w:rFonts w:ascii="Times New Roman" w:hAnsi="Times New Roman" w:cs="Times New Roman"/>
          <w:sz w:val="24"/>
          <w:szCs w:val="24"/>
        </w:rPr>
        <w:instrText xml:space="preserve">-1","</w:instrText>
      </w:r>
      <w:r>
        <w:rPr>
          <w:rFonts w:ascii="Times New Roman" w:hAnsi="Times New Roman" w:cs="Times New Roman"/>
          <w:sz w:val="24"/>
          <w:szCs w:val="24"/>
          <w:lang w:val="en-US"/>
        </w:rPr>
        <w:instrText xml:space="preserve">issue</w:instrText>
      </w:r>
      <w:r>
        <w:rPr>
          <w:rFonts w:ascii="Times New Roman" w:hAnsi="Times New Roman" w:cs="Times New Roman"/>
          <w:sz w:val="24"/>
          <w:szCs w:val="24"/>
        </w:rPr>
        <w:instrText xml:space="preserve">":"9","</w:instrText>
      </w:r>
      <w:r>
        <w:rPr>
          <w:rFonts w:ascii="Times New Roman" w:hAnsi="Times New Roman" w:cs="Times New Roman"/>
          <w:sz w:val="24"/>
          <w:szCs w:val="24"/>
          <w:lang w:val="en-US"/>
        </w:rPr>
        <w:instrText xml:space="preserve">issued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date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parts</w:instrText>
      </w:r>
      <w:r>
        <w:rPr>
          <w:rFonts w:ascii="Times New Roman" w:hAnsi="Times New Roman" w:cs="Times New Roman"/>
          <w:sz w:val="24"/>
          <w:szCs w:val="24"/>
        </w:rPr>
        <w:instrText xml:space="preserve">":[["1995"]]},"</w:instrText>
      </w:r>
      <w:r>
        <w:rPr>
          <w:rFonts w:ascii="Times New Roman" w:hAnsi="Times New Roman" w:cs="Times New Roman"/>
          <w:sz w:val="24"/>
          <w:szCs w:val="24"/>
          <w:lang w:val="en-US"/>
        </w:rPr>
        <w:instrText xml:space="preserve">title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Comparative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growth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survival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patterns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Mytilus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Mytilus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edulis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Atlantic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Canada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type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journal</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volume</w:instrText>
      </w:r>
      <w:r>
        <w:rPr>
          <w:rFonts w:ascii="Times New Roman" w:hAnsi="Times New Roman" w:cs="Times New Roman"/>
          <w:sz w:val="24"/>
          <w:szCs w:val="24"/>
        </w:rPr>
        <w:instrText xml:space="preserve">":"52"},"</w:instrText>
      </w:r>
      <w:r>
        <w:rPr>
          <w:rFonts w:ascii="Times New Roman" w:hAnsi="Times New Roman" w:cs="Times New Roman"/>
          <w:sz w:val="24"/>
          <w:szCs w:val="24"/>
          <w:lang w:val="en-US"/>
        </w:rPr>
        <w:instrText xml:space="preserve">uris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http</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www</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mendeley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com</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documents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uuid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ba</w:instrText>
      </w:r>
      <w:r>
        <w:rPr>
          <w:rFonts w:ascii="Times New Roman" w:hAnsi="Times New Roman" w:cs="Times New Roman"/>
          <w:sz w:val="24"/>
          <w:szCs w:val="24"/>
        </w:rPr>
        <w:instrText xml:space="preserve">30</w:instrText>
      </w:r>
      <w:r>
        <w:rPr>
          <w:rFonts w:ascii="Times New Roman" w:hAnsi="Times New Roman" w:cs="Times New Roman"/>
          <w:sz w:val="24"/>
          <w:szCs w:val="24"/>
          <w:lang w:val="en-US"/>
        </w:rPr>
        <w:instrText xml:space="preserve">da</w:instrText>
      </w:r>
      <w:r>
        <w:rPr>
          <w:rFonts w:ascii="Times New Roman" w:hAnsi="Times New Roman" w:cs="Times New Roman"/>
          <w:sz w:val="24"/>
          <w:szCs w:val="24"/>
        </w:rPr>
        <w:instrText xml:space="preserve">83-</w:instrText>
      </w:r>
      <w:r>
        <w:rPr>
          <w:rFonts w:ascii="Times New Roman" w:hAnsi="Times New Roman" w:cs="Times New Roman"/>
          <w:sz w:val="24"/>
          <w:szCs w:val="24"/>
          <w:lang w:val="en-US"/>
        </w:rPr>
        <w:instrText xml:space="preserve">e</w:instrText>
      </w:r>
      <w:r>
        <w:rPr>
          <w:rFonts w:ascii="Times New Roman" w:hAnsi="Times New Roman" w:cs="Times New Roman"/>
          <w:sz w:val="24"/>
          <w:szCs w:val="24"/>
        </w:rPr>
        <w:instrText xml:space="preserve">53</w:instrText>
      </w:r>
      <w:r>
        <w:rPr>
          <w:rFonts w:ascii="Times New Roman" w:hAnsi="Times New Roman" w:cs="Times New Roman"/>
          <w:sz w:val="24"/>
          <w:szCs w:val="24"/>
          <w:lang w:val="en-US"/>
        </w:rPr>
        <w:instrText xml:space="preserve">e</w:instrText>
      </w:r>
      <w:r>
        <w:rPr>
          <w:rFonts w:ascii="Times New Roman" w:hAnsi="Times New Roman" w:cs="Times New Roman"/>
          <w:sz w:val="24"/>
          <w:szCs w:val="24"/>
        </w:rPr>
        <w:instrText xml:space="preserve">-403</w:instrText>
      </w:r>
      <w:r>
        <w:rPr>
          <w:rFonts w:ascii="Times New Roman" w:hAnsi="Times New Roman" w:cs="Times New Roman"/>
          <w:sz w:val="24"/>
          <w:szCs w:val="24"/>
          <w:lang w:val="en-US"/>
        </w:rPr>
        <w:instrText xml:space="preserve">f</w:instrText>
      </w:r>
      <w:r>
        <w:rPr>
          <w:rFonts w:ascii="Times New Roman" w:hAnsi="Times New Roman" w:cs="Times New Roman"/>
          <w:sz w:val="24"/>
          <w:szCs w:val="24"/>
        </w:rPr>
        <w:instrText xml:space="preserve">-8</w:instrText>
      </w:r>
      <w:r>
        <w:rPr>
          <w:rFonts w:ascii="Times New Roman" w:hAnsi="Times New Roman" w:cs="Times New Roman"/>
          <w:sz w:val="24"/>
          <w:szCs w:val="24"/>
          <w:lang w:val="en-US"/>
        </w:rPr>
        <w:instrText xml:space="preserve">ce</w:instrText>
      </w:r>
      <w:r>
        <w:rPr>
          <w:rFonts w:ascii="Times New Roman" w:hAnsi="Times New Roman" w:cs="Times New Roman"/>
          <w:sz w:val="24"/>
          <w:szCs w:val="24"/>
        </w:rPr>
        <w:instrText xml:space="preserve">9-2586</w:instrText>
      </w:r>
      <w:r>
        <w:rPr>
          <w:rFonts w:ascii="Times New Roman" w:hAnsi="Times New Roman" w:cs="Times New Roman"/>
          <w:sz w:val="24"/>
          <w:szCs w:val="24"/>
          <w:lang w:val="en-US"/>
        </w:rPr>
        <w:instrText xml:space="preserve">dffd</w:instrText>
      </w:r>
      <w:r>
        <w:rPr>
          <w:rFonts w:ascii="Times New Roman" w:hAnsi="Times New Roman" w:cs="Times New Roman"/>
          <w:sz w:val="24"/>
          <w:szCs w:val="24"/>
        </w:rPr>
        <w:instrText xml:space="preserve">18</w:instrText>
      </w:r>
      <w:r>
        <w:rPr>
          <w:rFonts w:ascii="Times New Roman" w:hAnsi="Times New Roman" w:cs="Times New Roman"/>
          <w:sz w:val="24"/>
          <w:szCs w:val="24"/>
          <w:lang w:val="en-US"/>
        </w:rPr>
        <w:instrText xml:space="preserve">cf</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ITEM</w:instrText>
      </w:r>
      <w:r>
        <w:rPr>
          <w:rFonts w:ascii="Times New Roman" w:hAnsi="Times New Roman" w:cs="Times New Roman"/>
          <w:sz w:val="24"/>
          <w:szCs w:val="24"/>
        </w:rPr>
        <w:instrText xml:space="preserve">-2","</w:instrText>
      </w:r>
      <w:r>
        <w:rPr>
          <w:rFonts w:ascii="Times New Roman" w:hAnsi="Times New Roman" w:cs="Times New Roman"/>
          <w:sz w:val="24"/>
          <w:szCs w:val="24"/>
          <w:lang w:val="en-US"/>
        </w:rPr>
        <w:instrText xml:space="preserve">itemData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DOI</w:instrText>
      </w:r>
      <w:r>
        <w:rPr>
          <w:rFonts w:ascii="Times New Roman" w:hAnsi="Times New Roman" w:cs="Times New Roman"/>
          <w:sz w:val="24"/>
          <w:szCs w:val="24"/>
        </w:rPr>
        <w:instrText xml:space="preserve">":"10.1371/</w:instrText>
      </w:r>
      <w:r>
        <w:rPr>
          <w:rFonts w:ascii="Times New Roman" w:hAnsi="Times New Roman" w:cs="Times New Roman"/>
          <w:sz w:val="24"/>
          <w:szCs w:val="24"/>
          <w:lang w:val="en-US"/>
        </w:rPr>
        <w:instrText xml:space="preserve">journal</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pone</w:instrText>
      </w:r>
      <w:r>
        <w:rPr>
          <w:rFonts w:ascii="Times New Roman" w:hAnsi="Times New Roman" w:cs="Times New Roman"/>
          <w:sz w:val="24"/>
          <w:szCs w:val="24"/>
        </w:rPr>
        <w:instrText xml:space="preserve">.0152963","</w:instrText>
      </w:r>
      <w:r>
        <w:rPr>
          <w:rFonts w:ascii="Times New Roman" w:hAnsi="Times New Roman" w:cs="Times New Roman"/>
          <w:sz w:val="24"/>
          <w:szCs w:val="24"/>
          <w:lang w:val="en-US"/>
        </w:rPr>
        <w:instrText xml:space="preserve">ISSN</w:instrText>
      </w:r>
      <w:r>
        <w:rPr>
          <w:rFonts w:ascii="Times New Roman" w:hAnsi="Times New Roman" w:cs="Times New Roman"/>
          <w:sz w:val="24"/>
          <w:szCs w:val="24"/>
        </w:rPr>
        <w:instrText xml:space="preserve">":"19326203","</w:instrText>
      </w:r>
      <w:r>
        <w:rPr>
          <w:rFonts w:ascii="Times New Roman" w:hAnsi="Times New Roman" w:cs="Times New Roman"/>
          <w:sz w:val="24"/>
          <w:szCs w:val="24"/>
          <w:lang w:val="en-US"/>
        </w:rPr>
        <w:instrText xml:space="preserve">abstract</w:instrText>
      </w:r>
      <w:r>
        <w:rPr>
          <w:rFonts w:ascii="Times New Roman" w:hAnsi="Times New Roman" w:cs="Times New Roman"/>
          <w:sz w:val="24"/>
          <w:szCs w:val="24"/>
        </w:rPr>
        <w:instrText xml:space="preserve">":"© 2016 </w:instrText>
      </w:r>
      <w:r>
        <w:rPr>
          <w:rFonts w:ascii="Times New Roman" w:hAnsi="Times New Roman" w:cs="Times New Roman"/>
          <w:sz w:val="24"/>
          <w:szCs w:val="24"/>
          <w:lang w:val="en-US"/>
        </w:rPr>
        <w:instrText xml:space="preserve">Katolikova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open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access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article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distributed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under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terms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Creative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Commons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Attribution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License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which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permits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unrestricted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use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distribution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reproduction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medium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provided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original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author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source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credited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Two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blue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mussel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lineages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Pliocene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origin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Mytilus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edulis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cooccur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hybridize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several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regions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shores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North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Atlantic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two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species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were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distinguished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from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each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other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molecular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methods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1980</w:instrText>
      </w:r>
      <w:r>
        <w:rPr>
          <w:rFonts w:ascii="Times New Roman" w:hAnsi="Times New Roman" w:cs="Times New Roman"/>
          <w:sz w:val="24"/>
          <w:szCs w:val="24"/>
          <w:lang w:val="en-US"/>
        </w:rPr>
        <w:instrText xml:space="preserv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large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amount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comparative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data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has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accumulated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since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that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time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However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while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now</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routinely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distinguished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various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genetic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markers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tend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morphological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ecological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differences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local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character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whether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have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simply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overlooked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other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contact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zones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author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Katolikova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Marina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Khaitov</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Vadim</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V</w:instrText>
      </w:r>
      <w:r>
        <w:rPr>
          <w:rFonts w:ascii="Times New Roman" w:hAnsi="Times New Roman" w:cs="Times New Roman"/>
          <w:sz w:val="24"/>
          <w:szCs w:val="24"/>
        </w:rPr>
        <w:instrText xml:space="preserve">ä</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ö</w:instrText>
      </w:r>
      <w:r>
        <w:rPr>
          <w:rFonts w:ascii="Times New Roman" w:hAnsi="Times New Roman" w:cs="Times New Roman"/>
          <w:sz w:val="24"/>
          <w:szCs w:val="24"/>
          <w:lang w:val="en-US"/>
        </w:rPr>
        <w:instrText xml:space="preserve">l</w:instrText>
      </w:r>
      <w:r>
        <w:rPr>
          <w:rFonts w:ascii="Times New Roman" w:hAnsi="Times New Roman" w:cs="Times New Roman"/>
          <w:sz w:val="24"/>
          <w:szCs w:val="24"/>
        </w:rPr>
        <w:instrText xml:space="preserve">ä","</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Risto</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Gantsevich</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Michael</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Strelkov</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Petr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container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title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PLoS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ONE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ITEM</w:instrText>
      </w:r>
      <w:r>
        <w:rPr>
          <w:rFonts w:ascii="Times New Roman" w:hAnsi="Times New Roman" w:cs="Times New Roman"/>
          <w:sz w:val="24"/>
          <w:szCs w:val="24"/>
        </w:rPr>
        <w:instrText xml:space="preserve">-2","</w:instrText>
      </w:r>
      <w:r>
        <w:rPr>
          <w:rFonts w:ascii="Times New Roman" w:hAnsi="Times New Roman" w:cs="Times New Roman"/>
          <w:sz w:val="24"/>
          <w:szCs w:val="24"/>
          <w:lang w:val="en-US"/>
        </w:rPr>
        <w:instrText xml:space="preserve">issue</w:instrText>
      </w:r>
      <w:r>
        <w:rPr>
          <w:rFonts w:ascii="Times New Roman" w:hAnsi="Times New Roman" w:cs="Times New Roman"/>
          <w:sz w:val="24"/>
          <w:szCs w:val="24"/>
        </w:rPr>
        <w:instrText xml:space="preserve">":"4","</w:instrText>
      </w:r>
      <w:r>
        <w:rPr>
          <w:rFonts w:ascii="Times New Roman" w:hAnsi="Times New Roman" w:cs="Times New Roman"/>
          <w:sz w:val="24"/>
          <w:szCs w:val="24"/>
          <w:lang w:val="en-US"/>
        </w:rPr>
        <w:instrText xml:space="preserve">issued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date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parts</w:instrText>
      </w:r>
      <w:r>
        <w:rPr>
          <w:rFonts w:ascii="Times New Roman" w:hAnsi="Times New Roman" w:cs="Times New Roman"/>
          <w:sz w:val="24"/>
          <w:szCs w:val="24"/>
        </w:rPr>
        <w:instrText xml:space="preserve">":[["2016"]]},"</w:instrText>
      </w:r>
      <w:r>
        <w:rPr>
          <w:rFonts w:ascii="Times New Roman" w:hAnsi="Times New Roman" w:cs="Times New Roman"/>
          <w:sz w:val="24"/>
          <w:szCs w:val="24"/>
          <w:lang w:val="en-US"/>
        </w:rPr>
        <w:instrText xml:space="preserve">page</w:instrText>
      </w:r>
      <w:r>
        <w:rPr>
          <w:rFonts w:ascii="Times New Roman" w:hAnsi="Times New Roman" w:cs="Times New Roman"/>
          <w:sz w:val="24"/>
          <w:szCs w:val="24"/>
        </w:rPr>
        <w:instrText xml:space="preserve">":"1-25","</w:instrText>
      </w:r>
      <w:r>
        <w:rPr>
          <w:rFonts w:ascii="Times New Roman" w:hAnsi="Times New Roman" w:cs="Times New Roman"/>
          <w:sz w:val="24"/>
          <w:szCs w:val="24"/>
          <w:lang w:val="en-US"/>
        </w:rPr>
        <w:instrText xml:space="preserve">title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Genetic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ecological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morphological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distinctness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blue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mussels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Mytilus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gould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edulis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White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type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journal</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volume</w:instrText>
      </w:r>
      <w:r>
        <w:rPr>
          <w:rFonts w:ascii="Times New Roman" w:hAnsi="Times New Roman" w:cs="Times New Roman"/>
          <w:sz w:val="24"/>
          <w:szCs w:val="24"/>
        </w:rPr>
        <w:instrText xml:space="preserve">":"11"},"</w:instrText>
      </w:r>
      <w:r>
        <w:rPr>
          <w:rFonts w:ascii="Times New Roman" w:hAnsi="Times New Roman" w:cs="Times New Roman"/>
          <w:sz w:val="24"/>
          <w:szCs w:val="24"/>
          <w:lang w:val="en-US"/>
        </w:rPr>
        <w:instrText xml:space="preserve">uris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http</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www</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mendeley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com</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documents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uuid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w:instrText>
      </w:r>
      <w:r>
        <w:rPr>
          <w:rFonts w:ascii="Times New Roman" w:hAnsi="Times New Roman" w:cs="Times New Roman"/>
          <w:sz w:val="24"/>
          <w:szCs w:val="24"/>
        </w:rPr>
        <w:instrText xml:space="preserve">2</w:instrText>
      </w:r>
      <w:r>
        <w:rPr>
          <w:rFonts w:ascii="Times New Roman" w:hAnsi="Times New Roman" w:cs="Times New Roman"/>
          <w:sz w:val="24"/>
          <w:szCs w:val="24"/>
          <w:lang w:val="en-US"/>
        </w:rPr>
        <w:instrText xml:space="preserve">d</w:instrText>
      </w:r>
      <w:r>
        <w:rPr>
          <w:rFonts w:ascii="Times New Roman" w:hAnsi="Times New Roman" w:cs="Times New Roman"/>
          <w:sz w:val="24"/>
          <w:szCs w:val="24"/>
        </w:rPr>
        <w:instrText xml:space="preserve">5</w:instrText>
      </w:r>
      <w:r>
        <w:rPr>
          <w:rFonts w:ascii="Times New Roman" w:hAnsi="Times New Roman" w:cs="Times New Roman"/>
          <w:sz w:val="24"/>
          <w:szCs w:val="24"/>
          <w:lang w:val="en-US"/>
        </w:rPr>
        <w:instrText xml:space="preserve">c</w:instrText>
      </w:r>
      <w:r>
        <w:rPr>
          <w:rFonts w:ascii="Times New Roman" w:hAnsi="Times New Roman" w:cs="Times New Roman"/>
          <w:sz w:val="24"/>
          <w:szCs w:val="24"/>
        </w:rPr>
        <w:instrText xml:space="preserve">684-6</w:instrText>
      </w:r>
      <w:r>
        <w:rPr>
          <w:rFonts w:ascii="Times New Roman" w:hAnsi="Times New Roman" w:cs="Times New Roman"/>
          <w:sz w:val="24"/>
          <w:szCs w:val="24"/>
          <w:lang w:val="en-US"/>
        </w:rPr>
        <w:instrText xml:space="preserve">f</w:instrText>
      </w:r>
      <w:r>
        <w:rPr>
          <w:rFonts w:ascii="Times New Roman" w:hAnsi="Times New Roman" w:cs="Times New Roman"/>
          <w:sz w:val="24"/>
          <w:szCs w:val="24"/>
        </w:rPr>
        <w:instrText xml:space="preserve">93-455</w:instrText>
      </w:r>
      <w:r>
        <w:rPr>
          <w:rFonts w:ascii="Times New Roman" w:hAnsi="Times New Roman" w:cs="Times New Roman"/>
          <w:sz w:val="24"/>
          <w:szCs w:val="24"/>
          <w:lang w:val="en-US"/>
        </w:rPr>
        <w:instrText xml:space="preserve">c</w:instrText>
      </w:r>
      <w:r>
        <w:rPr>
          <w:rFonts w:ascii="Times New Roman" w:hAnsi="Times New Roman" w:cs="Times New Roman"/>
          <w:sz w:val="24"/>
          <w:szCs w:val="24"/>
        </w:rPr>
        <w:instrText xml:space="preserve">-969</w:instrText>
      </w:r>
      <w:r>
        <w:rPr>
          <w:rFonts w:ascii="Times New Roman" w:hAnsi="Times New Roman" w:cs="Times New Roman"/>
          <w:sz w:val="24"/>
          <w:szCs w:val="24"/>
          <w:lang w:val="en-US"/>
        </w:rPr>
        <w:instrText xml:space="preserve">c</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4</w:instrText>
      </w:r>
      <w:r>
        <w:rPr>
          <w:rFonts w:ascii="Times New Roman" w:hAnsi="Times New Roman" w:cs="Times New Roman"/>
          <w:sz w:val="24"/>
          <w:szCs w:val="24"/>
          <w:lang w:val="en-US"/>
        </w:rPr>
        <w:instrText xml:space="preserve">f</w:instrText>
      </w:r>
      <w:r>
        <w:rPr>
          <w:rFonts w:ascii="Times New Roman" w:hAnsi="Times New Roman" w:cs="Times New Roman"/>
          <w:sz w:val="24"/>
          <w:szCs w:val="24"/>
        </w:rPr>
        <w:instrText xml:space="preserve">1</w:instrText>
      </w:r>
      <w:r>
        <w:rPr>
          <w:rFonts w:ascii="Times New Roman" w:hAnsi="Times New Roman" w:cs="Times New Roman"/>
          <w:sz w:val="24"/>
          <w:szCs w:val="24"/>
          <w:lang w:val="en-US"/>
        </w:rPr>
        <w:instrText xml:space="preserve">f</w:instrText>
      </w:r>
      <w:r>
        <w:rPr>
          <w:rFonts w:ascii="Times New Roman" w:hAnsi="Times New Roman" w:cs="Times New Roman"/>
          <w:sz w:val="24"/>
          <w:szCs w:val="24"/>
        </w:rPr>
        <w:instrText xml:space="preserve">929</w:instrText>
      </w:r>
      <w:r>
        <w:rPr>
          <w:rFonts w:ascii="Times New Roman" w:hAnsi="Times New Roman" w:cs="Times New Roman"/>
          <w:sz w:val="24"/>
          <w:szCs w:val="24"/>
          <w:lang w:val="en-US"/>
        </w:rPr>
        <w:instrText xml:space="preserve">d</w:instrText>
      </w:r>
      <w:r>
        <w:rPr>
          <w:rFonts w:ascii="Times New Roman" w:hAnsi="Times New Roman" w:cs="Times New Roman"/>
          <w:sz w:val="24"/>
          <w:szCs w:val="24"/>
        </w:rPr>
        <w:instrText xml:space="preserve">5</w:instrText>
      </w:r>
      <w:r>
        <w:rPr>
          <w:rFonts w:ascii="Times New Roman" w:hAnsi="Times New Roman" w:cs="Times New Roman"/>
          <w:sz w:val="24"/>
          <w:szCs w:val="24"/>
          <w:lang w:val="en-US"/>
        </w:rPr>
        <w:instrText xml:space="preserve">e</w:instrText>
      </w:r>
      <w:r>
        <w:rPr>
          <w:rFonts w:ascii="Times New Roman" w:hAnsi="Times New Roman" w:cs="Times New Roman"/>
          <w:sz w:val="24"/>
          <w:szCs w:val="24"/>
        </w:rPr>
        <w:instrText xml:space="preserve">2"]}],"</w:instrText>
      </w:r>
      <w:r>
        <w:rPr>
          <w:rFonts w:ascii="Times New Roman" w:hAnsi="Times New Roman" w:cs="Times New Roman"/>
          <w:sz w:val="24"/>
          <w:szCs w:val="24"/>
          <w:lang w:val="en-US"/>
        </w:rPr>
        <w:instrText xml:space="preserve">mendeley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formattedCitation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Katolikova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al</w:instrText>
      </w:r>
      <w:r>
        <w:rPr>
          <w:rFonts w:ascii="Times New Roman" w:hAnsi="Times New Roman" w:cs="Times New Roman"/>
          <w:sz w:val="24"/>
          <w:szCs w:val="24"/>
        </w:rPr>
        <w:instrText xml:space="preserve">., 2016; </w:instrText>
      </w:r>
      <w:r>
        <w:rPr>
          <w:rFonts w:ascii="Times New Roman" w:hAnsi="Times New Roman" w:cs="Times New Roman"/>
          <w:sz w:val="24"/>
          <w:szCs w:val="24"/>
          <w:lang w:val="en-US"/>
        </w:rPr>
        <w:instrText xml:space="preserve">Mallet</w:instrText>
      </w:r>
      <w:r>
        <w:rPr>
          <w:rFonts w:ascii="Times New Roman" w:hAnsi="Times New Roman" w:cs="Times New Roman"/>
          <w:sz w:val="24"/>
          <w:szCs w:val="24"/>
        </w:rPr>
        <w:instrText xml:space="preserve"> &amp; </w:instrText>
      </w:r>
      <w:r>
        <w:rPr>
          <w:rFonts w:ascii="Times New Roman" w:hAnsi="Times New Roman" w:cs="Times New Roman"/>
          <w:sz w:val="24"/>
          <w:szCs w:val="24"/>
          <w:lang w:val="en-US"/>
        </w:rPr>
        <w:instrText xml:space="preserve">Carver</w:instrText>
      </w:r>
      <w:r>
        <w:rPr>
          <w:rFonts w:ascii="Times New Roman" w:hAnsi="Times New Roman" w:cs="Times New Roman"/>
          <w:sz w:val="24"/>
          <w:szCs w:val="24"/>
        </w:rPr>
        <w:instrText xml:space="preserve">, 1995</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plainTextFormattedCitation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Katolikova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al</w:instrText>
      </w:r>
      <w:r>
        <w:rPr>
          <w:rFonts w:ascii="Times New Roman" w:hAnsi="Times New Roman" w:cs="Times New Roman"/>
          <w:sz w:val="24"/>
          <w:szCs w:val="24"/>
        </w:rPr>
        <w:instrText xml:space="preserve">., 2016; </w:instrText>
      </w:r>
      <w:r>
        <w:rPr>
          <w:rFonts w:ascii="Times New Roman" w:hAnsi="Times New Roman" w:cs="Times New Roman"/>
          <w:sz w:val="24"/>
          <w:szCs w:val="24"/>
          <w:lang w:val="en-US"/>
        </w:rPr>
        <w:instrText xml:space="preserve">Mallet</w:instrText>
      </w:r>
      <w:r>
        <w:rPr>
          <w:rFonts w:ascii="Times New Roman" w:hAnsi="Times New Roman" w:cs="Times New Roman"/>
          <w:sz w:val="24"/>
          <w:szCs w:val="24"/>
        </w:rPr>
        <w:instrText xml:space="preserve"> &amp; </w:instrText>
      </w:r>
      <w:r>
        <w:rPr>
          <w:rFonts w:ascii="Times New Roman" w:hAnsi="Times New Roman" w:cs="Times New Roman"/>
          <w:sz w:val="24"/>
          <w:szCs w:val="24"/>
          <w:lang w:val="en-US"/>
        </w:rPr>
        <w:instrText xml:space="preserve">Carver</w:instrText>
      </w:r>
      <w:r>
        <w:rPr>
          <w:rFonts w:ascii="Times New Roman" w:hAnsi="Times New Roman" w:cs="Times New Roman"/>
          <w:sz w:val="24"/>
          <w:szCs w:val="24"/>
        </w:rPr>
        <w:instrText xml:space="preserve">, 1995</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previouslyFormattedCitation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Katolikova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al</w:instrText>
      </w:r>
      <w:r>
        <w:rPr>
          <w:rFonts w:ascii="Times New Roman" w:hAnsi="Times New Roman" w:cs="Times New Roman"/>
          <w:sz w:val="24"/>
          <w:szCs w:val="24"/>
        </w:rPr>
        <w:instrText xml:space="preserve">., 2016; </w:instrText>
      </w:r>
      <w:r>
        <w:rPr>
          <w:rFonts w:ascii="Times New Roman" w:hAnsi="Times New Roman" w:cs="Times New Roman"/>
          <w:sz w:val="24"/>
          <w:szCs w:val="24"/>
          <w:lang w:val="en-US"/>
        </w:rPr>
        <w:instrText xml:space="preserve">Mallet</w:instrText>
      </w:r>
      <w:r>
        <w:rPr>
          <w:rFonts w:ascii="Times New Roman" w:hAnsi="Times New Roman" w:cs="Times New Roman"/>
          <w:sz w:val="24"/>
          <w:szCs w:val="24"/>
        </w:rPr>
        <w:instrText xml:space="preserve"> &amp; </w:instrText>
      </w:r>
      <w:r>
        <w:rPr>
          <w:rFonts w:ascii="Times New Roman" w:hAnsi="Times New Roman" w:cs="Times New Roman"/>
          <w:sz w:val="24"/>
          <w:szCs w:val="24"/>
          <w:lang w:val="en-US"/>
        </w:rPr>
        <w:instrText xml:space="preserve">Carver</w:instrText>
      </w:r>
      <w:r>
        <w:rPr>
          <w:rFonts w:ascii="Times New Roman" w:hAnsi="Times New Roman" w:cs="Times New Roman"/>
          <w:sz w:val="24"/>
          <w:szCs w:val="24"/>
        </w:rPr>
        <w:instrText xml:space="preserve">, 1995</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properties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noteIndex</w:instrText>
      </w:r>
      <w:r>
        <w:rPr>
          <w:rFonts w:ascii="Times New Roman" w:hAnsi="Times New Roman" w:cs="Times New Roman"/>
          <w:sz w:val="24"/>
          <w:szCs w:val="24"/>
        </w:rPr>
        <w:instrText xml:space="preserve">":0},"</w:instrText>
      </w:r>
      <w:r>
        <w:rPr>
          <w:rFonts w:ascii="Times New Roman" w:hAnsi="Times New Roman" w:cs="Times New Roman"/>
          <w:sz w:val="24"/>
          <w:szCs w:val="24"/>
          <w:lang w:val="en-US"/>
        </w:rPr>
        <w:instrText xml:space="preserve">schema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https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github</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com</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style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language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schema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raw</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master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csl</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json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fldChar w:fldCharType="separate"/>
      </w:r>
      <w:r>
        <w:rPr>
          <w:rFonts w:ascii="Times New Roman" w:hAnsi="Times New Roman" w:cs="Times New Roman"/>
          <w:sz w:val="24"/>
          <w:szCs w:val="24"/>
        </w:rPr>
        <w:t>(</w:t>
      </w:r>
      <w:r>
        <w:rPr>
          <w:rFonts w:ascii="Times New Roman" w:hAnsi="Times New Roman" w:cs="Times New Roman"/>
          <w:sz w:val="24"/>
          <w:szCs w:val="24"/>
          <w:lang w:val="en-US"/>
        </w:rPr>
        <w:t>Katolikova</w:t>
      </w:r>
      <w:r>
        <w:rPr>
          <w:rFonts w:ascii="Times New Roman" w:hAnsi="Times New Roman" w:cs="Times New Roman"/>
          <w:sz w:val="24"/>
          <w:szCs w:val="24"/>
        </w:rPr>
        <w:t xml:space="preserve"> </w:t>
      </w:r>
      <w:r>
        <w:rPr>
          <w:rFonts w:ascii="Times New Roman" w:hAnsi="Times New Roman" w:cs="Times New Roman"/>
          <w:sz w:val="24"/>
          <w:szCs w:val="24"/>
          <w:lang w:val="en-US"/>
        </w:rPr>
        <w:t>et</w:t>
      </w:r>
      <w:r>
        <w:rPr>
          <w:rFonts w:ascii="Times New Roman" w:hAnsi="Times New Roman" w:cs="Times New Roman"/>
          <w:sz w:val="24"/>
          <w:szCs w:val="24"/>
        </w:rPr>
        <w:t xml:space="preserve"> </w:t>
      </w:r>
      <w:r>
        <w:rPr>
          <w:rFonts w:ascii="Times New Roman" w:hAnsi="Times New Roman" w:cs="Times New Roman"/>
          <w:sz w:val="24"/>
          <w:szCs w:val="24"/>
          <w:lang w:val="en-US"/>
        </w:rPr>
        <w:t>al</w:t>
      </w:r>
      <w:r>
        <w:rPr>
          <w:rFonts w:ascii="Times New Roman" w:hAnsi="Times New Roman" w:cs="Times New Roman"/>
          <w:sz w:val="24"/>
          <w:szCs w:val="24"/>
        </w:rPr>
        <w:t xml:space="preserve">., 2016; </w:t>
      </w:r>
      <w:r>
        <w:rPr>
          <w:rFonts w:ascii="Times New Roman" w:hAnsi="Times New Roman" w:cs="Times New Roman"/>
          <w:sz w:val="24"/>
          <w:szCs w:val="24"/>
          <w:lang w:val="en-US"/>
        </w:rPr>
        <w:t>Mallet</w:t>
      </w:r>
      <w:r>
        <w:rPr>
          <w:rFonts w:ascii="Times New Roman" w:hAnsi="Times New Roman" w:cs="Times New Roman"/>
          <w:sz w:val="24"/>
          <w:szCs w:val="24"/>
        </w:rPr>
        <w:t xml:space="preserve"> &amp; </w:t>
      </w:r>
      <w:r>
        <w:rPr>
          <w:rFonts w:ascii="Times New Roman" w:hAnsi="Times New Roman" w:cs="Times New Roman"/>
          <w:sz w:val="24"/>
          <w:szCs w:val="24"/>
          <w:lang w:val="en-US"/>
        </w:rPr>
        <w:t>Carver</w:t>
      </w:r>
      <w:r>
        <w:rPr>
          <w:rFonts w:ascii="Times New Roman" w:hAnsi="Times New Roman" w:cs="Times New Roman"/>
          <w:sz w:val="24"/>
          <w:szCs w:val="24"/>
        </w:rPr>
        <w:t>, 1995</w:t>
      </w:r>
      <w:r>
        <w:rPr>
          <w:rFonts w:ascii="Times New Roman" w:hAnsi="Times New Roman" w:cs="Times New Roman"/>
          <w:sz w:val="24"/>
          <w:szCs w:val="24"/>
          <w:lang w:val="en-US"/>
        </w:rPr>
        <w:t>a</w:t>
      </w:r>
      <w:r>
        <w:rPr>
          <w:rFonts w:ascii="Times New Roman" w:hAnsi="Times New Roman" w:cs="Times New Roman"/>
          <w:sz w:val="24"/>
          <w:szCs w:val="24"/>
        </w:rPr>
        <w:t>)</w:t>
      </w:r>
      <w:r>
        <w:rPr>
          <w:rFonts w:ascii="Times New Roman" w:hAnsi="Times New Roman" w:cs="Times New Roman"/>
          <w:sz w:val="24"/>
          <w:szCs w:val="24"/>
          <w:lang w:val="en-US"/>
        </w:rPr>
        <w:fldChar w:fldCharType="end"/>
      </w:r>
      <w:r>
        <w:rPr>
          <w:rFonts w:ascii="Times New Roman" w:hAnsi="Times New Roman" w:cs="Times New Roman"/>
          <w:sz w:val="24"/>
          <w:szCs w:val="24"/>
        </w:rPr>
        <w:t xml:space="preserve">.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Среди признаков, предложенных в качестве диагностических, особого внимания достоин признак, предложенный </w:t>
      </w:r>
      <w:ins w:id="432" w:author="polyd" w:date="2023-06-15T12:01:47Z">
        <w:r>
          <w:rPr>
            <w:rFonts w:ascii="Times New Roman" w:hAnsi="Times New Roman" w:cs="Times New Roman"/>
            <w:sz w:val="24"/>
            <w:szCs w:val="24"/>
            <w:lang w:val="ru-RU"/>
          </w:rPr>
          <w:t>В</w:t>
        </w:r>
      </w:ins>
      <w:ins w:id="433" w:author="polyd" w:date="2023-06-15T12:01:47Z">
        <w:r>
          <w:rPr>
            <w:rFonts w:hint="default" w:ascii="Times New Roman" w:hAnsi="Times New Roman" w:cs="Times New Roman"/>
            <w:sz w:val="24"/>
            <w:szCs w:val="24"/>
            <w:lang w:val="ru-RU"/>
          </w:rPr>
          <w:t xml:space="preserve">. </w:t>
        </w:r>
      </w:ins>
      <w:ins w:id="434" w:author="polyd" w:date="2023-06-15T12:01:48Z">
        <w:r>
          <w:rPr>
            <w:rFonts w:hint="default" w:ascii="Times New Roman" w:hAnsi="Times New Roman" w:cs="Times New Roman"/>
            <w:sz w:val="24"/>
            <w:szCs w:val="24"/>
            <w:lang w:val="ru-RU"/>
          </w:rPr>
          <w:t xml:space="preserve">Н. </w:t>
        </w:r>
      </w:ins>
      <w:r>
        <w:rPr>
          <w:rFonts w:ascii="Times New Roman" w:hAnsi="Times New Roman" w:cs="Times New Roman"/>
          <w:sz w:val="24"/>
          <w:szCs w:val="24"/>
        </w:rPr>
        <w:t xml:space="preserve">Золотаревым и </w:t>
      </w:r>
      <w:ins w:id="435" w:author="polyd" w:date="2023-06-15T12:02:24Z">
        <w:r>
          <w:rPr>
            <w:rFonts w:ascii="Times New Roman" w:hAnsi="Times New Roman" w:cs="Times New Roman"/>
            <w:sz w:val="24"/>
            <w:szCs w:val="24"/>
            <w:lang w:val="ru-RU"/>
          </w:rPr>
          <w:t>Н</w:t>
        </w:r>
      </w:ins>
      <w:ins w:id="436" w:author="polyd" w:date="2023-06-15T12:02:24Z">
        <w:r>
          <w:rPr>
            <w:rFonts w:hint="default" w:ascii="Times New Roman" w:hAnsi="Times New Roman" w:cs="Times New Roman"/>
            <w:sz w:val="24"/>
            <w:szCs w:val="24"/>
            <w:lang w:val="ru-RU"/>
          </w:rPr>
          <w:t xml:space="preserve">. </w:t>
        </w:r>
      </w:ins>
      <w:ins w:id="437" w:author="polyd" w:date="2023-06-15T12:02:25Z">
        <w:r>
          <w:rPr>
            <w:rFonts w:hint="default" w:ascii="Times New Roman" w:hAnsi="Times New Roman" w:cs="Times New Roman"/>
            <w:sz w:val="24"/>
            <w:szCs w:val="24"/>
            <w:lang w:val="ru-RU"/>
          </w:rPr>
          <w:t xml:space="preserve">М. </w:t>
        </w:r>
      </w:ins>
      <w:r>
        <w:rPr>
          <w:rFonts w:ascii="Times New Roman" w:hAnsi="Times New Roman" w:cs="Times New Roman"/>
          <w:sz w:val="24"/>
          <w:szCs w:val="24"/>
        </w:rPr>
        <w:t xml:space="preserve">Шуровой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Золотарев","given":"В.Н.","non-dropping-particle":"","parse-names":false,"suffix":""},{"dropping-particle":"","family":"Шурова","given":"Н.М.","non-dropping-particle":"","parse-names":false,"suffix":""}],"container-title":"Биология моря","id":"ITEM-1","issue":"1","issued":{"date-parts":[["1995"]]},"page":"26-30","title":"СООТНОШЕНИЕ ПРИЗМАТИЧЕСКОГО И ПЕЛАМУТРОВОГО СЛОЕВ В РАКОВИНАХ МИДИЙ MYTILUS TROSSULUS","type":"article-journal","volume":"23"},"uris":["http://www.mendeley.com/documents/?uuid=e57ef62a-e44c-4faa-b55f-3c7ccffe52d5"]}],"mendeley":{"formattedCitation":"(Золотарев &amp; Шурова, 1995)","plainTextFormattedCitation":"(Золотарев &amp; Шурова, 1995)","previouslyFormattedCitation":"(Золотарев &amp; Шурова, 1995)"},"properties":{"noteIndex":0},"schema":"https://github.com/citation-style-language/schema/raw/master/csl-citation.json"}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(Золотарев</w:t>
      </w:r>
      <w:ins w:id="438" w:author="polyd" w:date="2023-06-15T12:02:46Z">
        <w:r>
          <w:rPr>
            <w:rFonts w:hint="default" w:ascii="Times New Roman" w:hAnsi="Times New Roman" w:cs="Times New Roman"/>
            <w:sz w:val="24"/>
            <w:szCs w:val="24"/>
            <w:lang w:val="ru-RU"/>
          </w:rPr>
          <w:t>,</w:t>
        </w:r>
      </w:ins>
      <w:del w:id="439" w:author="polyd" w:date="2023-06-15T12:02:46Z">
        <w:r>
          <w:rPr>
            <w:rFonts w:ascii="Times New Roman" w:hAnsi="Times New Roman" w:cs="Times New Roman"/>
            <w:sz w:val="24"/>
            <w:szCs w:val="24"/>
          </w:rPr>
          <w:delText xml:space="preserve"> </w:delText>
        </w:r>
      </w:del>
      <w:del w:id="440" w:author="polyd" w:date="2023-06-15T12:02:44Z">
        <w:r>
          <w:rPr>
            <w:rFonts w:ascii="Times New Roman" w:hAnsi="Times New Roman" w:cs="Times New Roman"/>
            <w:sz w:val="24"/>
            <w:szCs w:val="24"/>
          </w:rPr>
          <w:delText>&amp;</w:delText>
        </w:r>
      </w:del>
      <w:r>
        <w:rPr>
          <w:rFonts w:ascii="Times New Roman" w:hAnsi="Times New Roman" w:cs="Times New Roman"/>
          <w:sz w:val="24"/>
          <w:szCs w:val="24"/>
        </w:rPr>
        <w:t xml:space="preserve"> Шурова, 1995)</w:t>
      </w:r>
      <w:r>
        <w:rPr>
          <w:rFonts w:ascii="Times New Roman" w:hAnsi="Times New Roman" w:cs="Times New Roman"/>
          <w:sz w:val="24"/>
          <w:szCs w:val="24"/>
        </w:rPr>
        <w:fldChar w:fldCharType="end"/>
      </w:r>
      <w:r>
        <w:rPr>
          <w:rFonts w:ascii="Times New Roman" w:hAnsi="Times New Roman" w:cs="Times New Roman"/>
          <w:sz w:val="24"/>
          <w:szCs w:val="24"/>
        </w:rPr>
        <w:t xml:space="preserve">. Авторы указывают, что некоторые Тихоокеанские мидии, относимые анализом аллозимов к МТ, обладают отчетливыми различиями в характере закладки перламутрового слоя на внутренней поверхности раковины – а именно непрерывной каймой или даже синусом призматического слоя вдоль всего края раковины (у мидий из других регионов кайма имеет прерывистую форму или распространяется не на всем протяжении внутреннего края раковины). Дискриминантный анализ комплекса морфологических показателей показал, что такой признак позволяет отличать тихоокеанских мидий от мидий из Белого и Баренцева морей (предполагаемый МЕ), а также от мидий из Средиземноморья (предполагаемый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galloprovincialis</w:t>
      </w:r>
      <w:r>
        <w:rPr>
          <w:rFonts w:ascii="Times New Roman" w:hAnsi="Times New Roman" w:cs="Times New Roman"/>
          <w:sz w:val="24"/>
          <w:szCs w:val="24"/>
        </w:rPr>
        <w:t xml:space="preserve">). Однако авторы отмечали также, что среди тихоокеанских мидий встречаются мидии с прерывающейся каймой, в то время как среди Беломорских мидий – наоборот – с непрерывной каймой, что они связывали с наличием гибридов МТ и МЕ в исследуемых популяциях.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Католикова и соавторы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ONE","id":"ITEM-1","issue":"4","issued":{"date-parts":[["2016"]]},"page":"1-25","title":"Genetic, ecological and morphological distinctness of the blue mussels Mytilus trossulus gould and M. edulis l. in the White Sea","type":"article-journal","volume":"11"},"uris":["http://www.mendeley.com/documents/?uuid=f2d5c684-6f93-455c-969c-a4f1f929d5e2"]}],"mendeley":{"formattedCitation":"(Katolikova et al., 2016)","plainTextFormattedCitation":"(Katolikova et al., 2016)","previouslyFormattedCitation":"(Katolikova et al.,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(Katolikova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первыми смогли показать громадный потенциал для различения двух видов мидий, заложенный в этом полудиагностическом признаке. Согласно их исследованиям популяций мидий в Белом море, существует достоверная корреляция между генетическими маркерами и предложенным </w:t>
      </w:r>
      <w:r>
        <w:rPr>
          <w:rFonts w:ascii="Times New Roman" w:hAnsi="Times New Roman" w:cs="Times New Roman"/>
          <w:sz w:val="24"/>
          <w:szCs w:val="24"/>
          <w:lang w:val="en-US"/>
        </w:rPr>
        <w:t>Z</w:t>
      </w:r>
      <w:r>
        <w:rPr>
          <w:rFonts w:ascii="Times New Roman" w:hAnsi="Times New Roman" w:cs="Times New Roman"/>
          <w:sz w:val="24"/>
          <w:szCs w:val="24"/>
        </w:rPr>
        <w:t xml:space="preserve">-индексом. </w:t>
      </w:r>
      <w:r>
        <w:rPr>
          <w:rFonts w:ascii="Times New Roman" w:hAnsi="Times New Roman" w:cs="Times New Roman"/>
          <w:sz w:val="24"/>
          <w:szCs w:val="24"/>
          <w:lang w:val="en-US"/>
        </w:rPr>
        <w:t>Z</w:t>
      </w:r>
      <w:r>
        <w:rPr>
          <w:rFonts w:ascii="Times New Roman" w:hAnsi="Times New Roman" w:cs="Times New Roman"/>
          <w:sz w:val="24"/>
          <w:szCs w:val="24"/>
        </w:rPr>
        <w:t xml:space="preserve">-индекс, является параметром, характеризующим длину каймы призматического слоя на внутренней стороне раковины, и рассчитывается по формуле: </w:t>
      </w:r>
      <w:r>
        <w:rPr>
          <w:rFonts w:ascii="Times New Roman" w:hAnsi="Times New Roman" w:cs="Times New Roman"/>
          <w:sz w:val="24"/>
          <w:szCs w:val="24"/>
          <w:lang w:val="en-US"/>
        </w:rPr>
        <w:t>Z</w:t>
      </w:r>
      <w:r>
        <w:rPr>
          <w:rFonts w:ascii="Times New Roman" w:hAnsi="Times New Roman" w:cs="Times New Roman"/>
          <w:sz w:val="24"/>
          <w:szCs w:val="24"/>
        </w:rPr>
        <w:t xml:space="preserve"> = </w:t>
      </w:r>
      <w:r>
        <w:rPr>
          <w:rFonts w:ascii="Times New Roman" w:hAnsi="Times New Roman" w:cs="Times New Roman"/>
          <w:sz w:val="24"/>
          <w:szCs w:val="24"/>
          <w:lang w:val="en-US"/>
        </w:rPr>
        <w:t>a</w:t>
      </w:r>
      <w:r>
        <w:rPr>
          <w:rFonts w:ascii="Times New Roman" w:hAnsi="Times New Roman" w:cs="Times New Roman"/>
          <w:sz w:val="24"/>
          <w:szCs w:val="24"/>
        </w:rPr>
        <w:t>/</w:t>
      </w:r>
      <w:r>
        <w:rPr>
          <w:rFonts w:ascii="Times New Roman" w:hAnsi="Times New Roman" w:cs="Times New Roman"/>
          <w:sz w:val="24"/>
          <w:szCs w:val="24"/>
          <w:lang w:val="en-US"/>
        </w:rPr>
        <w:t>l</w:t>
      </w:r>
      <w:r>
        <w:rPr>
          <w:rFonts w:ascii="Times New Roman" w:hAnsi="Times New Roman" w:cs="Times New Roman"/>
          <w:sz w:val="24"/>
          <w:szCs w:val="24"/>
        </w:rPr>
        <w:t xml:space="preserve"> , где </w:t>
      </w:r>
      <w:r>
        <w:rPr>
          <w:rFonts w:ascii="Times New Roman" w:hAnsi="Times New Roman" w:cs="Times New Roman"/>
          <w:sz w:val="24"/>
          <w:szCs w:val="24"/>
          <w:lang w:val="en-US"/>
        </w:rPr>
        <w:t>a</w:t>
      </w:r>
      <w:r>
        <w:rPr>
          <w:rFonts w:ascii="Times New Roman" w:hAnsi="Times New Roman" w:cs="Times New Roman"/>
          <w:sz w:val="24"/>
          <w:szCs w:val="24"/>
        </w:rPr>
        <w:t xml:space="preserve"> – это расстояние от вершины раковины до переднего конца черной полоски лигамента, а </w:t>
      </w:r>
      <w:r>
        <w:rPr>
          <w:rFonts w:ascii="Times New Roman" w:hAnsi="Times New Roman" w:cs="Times New Roman"/>
          <w:sz w:val="24"/>
          <w:szCs w:val="24"/>
          <w:lang w:val="en-US"/>
        </w:rPr>
        <w:t>l</w:t>
      </w:r>
      <w:r>
        <w:rPr>
          <w:rFonts w:ascii="Times New Roman" w:hAnsi="Times New Roman" w:cs="Times New Roman"/>
          <w:sz w:val="24"/>
          <w:szCs w:val="24"/>
        </w:rPr>
        <w:t xml:space="preserve"> – это расстояние от вершины до заднего конца черной полоски лигамента. Таким образом, животные с</w:t>
      </w:r>
      <w:ins w:id="441" w:author="polyd" w:date="2023-06-15T12:04:54Z">
        <w:r>
          <w:rPr>
            <w:rFonts w:hint="default" w:ascii="Times New Roman" w:hAnsi="Times New Roman" w:cs="Times New Roman"/>
            <w:sz w:val="24"/>
            <w:szCs w:val="24"/>
            <w:lang w:val="ru-RU"/>
          </w:rPr>
          <w:t xml:space="preserve"> п</w:t>
        </w:r>
      </w:ins>
      <w:ins w:id="442" w:author="polyd" w:date="2023-06-15T12:04:55Z">
        <w:r>
          <w:rPr>
            <w:rFonts w:hint="default" w:ascii="Times New Roman" w:hAnsi="Times New Roman" w:cs="Times New Roman"/>
            <w:sz w:val="24"/>
            <w:szCs w:val="24"/>
            <w:lang w:val="ru-RU"/>
          </w:rPr>
          <w:t>ерлам</w:t>
        </w:r>
      </w:ins>
      <w:ins w:id="443" w:author="polyd" w:date="2023-06-15T12:04:56Z">
        <w:r>
          <w:rPr>
            <w:rFonts w:hint="default" w:ascii="Times New Roman" w:hAnsi="Times New Roman" w:cs="Times New Roman"/>
            <w:sz w:val="24"/>
            <w:szCs w:val="24"/>
            <w:lang w:val="ru-RU"/>
          </w:rPr>
          <w:t>утром</w:t>
        </w:r>
      </w:ins>
      <w:ins w:id="444" w:author="polyd" w:date="2023-06-15T12:04:57Z">
        <w:r>
          <w:rPr>
            <w:rFonts w:hint="default" w:ascii="Times New Roman" w:hAnsi="Times New Roman" w:cs="Times New Roman"/>
            <w:sz w:val="24"/>
            <w:szCs w:val="24"/>
            <w:lang w:val="ru-RU"/>
          </w:rPr>
          <w:t xml:space="preserve">, </w:t>
        </w:r>
      </w:ins>
      <w:ins w:id="445" w:author="polyd" w:date="2023-06-15T12:04:58Z">
        <w:r>
          <w:rPr>
            <w:rFonts w:hint="default" w:ascii="Times New Roman" w:hAnsi="Times New Roman" w:cs="Times New Roman"/>
            <w:sz w:val="24"/>
            <w:szCs w:val="24"/>
            <w:lang w:val="ru-RU"/>
          </w:rPr>
          <w:t>под</w:t>
        </w:r>
      </w:ins>
      <w:ins w:id="446" w:author="polyd" w:date="2023-06-15T12:04:59Z">
        <w:r>
          <w:rPr>
            <w:rFonts w:hint="default" w:ascii="Times New Roman" w:hAnsi="Times New Roman" w:cs="Times New Roman"/>
            <w:sz w:val="24"/>
            <w:szCs w:val="24"/>
            <w:lang w:val="ru-RU"/>
          </w:rPr>
          <w:t>хо</w:t>
        </w:r>
      </w:ins>
      <w:ins w:id="447" w:author="polyd" w:date="2023-06-15T12:05:00Z">
        <w:r>
          <w:rPr>
            <w:rFonts w:hint="default" w:ascii="Times New Roman" w:hAnsi="Times New Roman" w:cs="Times New Roman"/>
            <w:sz w:val="24"/>
            <w:szCs w:val="24"/>
            <w:lang w:val="ru-RU"/>
          </w:rPr>
          <w:t>дящ</w:t>
        </w:r>
      </w:ins>
      <w:ins w:id="448" w:author="polyd" w:date="2023-06-15T12:05:01Z">
        <w:r>
          <w:rPr>
            <w:rFonts w:hint="default" w:ascii="Times New Roman" w:hAnsi="Times New Roman" w:cs="Times New Roman"/>
            <w:sz w:val="24"/>
            <w:szCs w:val="24"/>
            <w:lang w:val="ru-RU"/>
          </w:rPr>
          <w:t>им в</w:t>
        </w:r>
      </w:ins>
      <w:ins w:id="449" w:author="polyd" w:date="2023-06-15T12:05:02Z">
        <w:r>
          <w:rPr>
            <w:rFonts w:hint="default" w:ascii="Times New Roman" w:hAnsi="Times New Roman" w:cs="Times New Roman"/>
            <w:sz w:val="24"/>
            <w:szCs w:val="24"/>
            <w:lang w:val="ru-RU"/>
          </w:rPr>
          <w:t>плот</w:t>
        </w:r>
      </w:ins>
      <w:ins w:id="450" w:author="polyd" w:date="2023-06-15T12:05:03Z">
        <w:r>
          <w:rPr>
            <w:rFonts w:hint="default" w:ascii="Times New Roman" w:hAnsi="Times New Roman" w:cs="Times New Roman"/>
            <w:sz w:val="24"/>
            <w:szCs w:val="24"/>
            <w:lang w:val="ru-RU"/>
          </w:rPr>
          <w:t xml:space="preserve">ную </w:t>
        </w:r>
      </w:ins>
      <w:ins w:id="451" w:author="polyd" w:date="2023-06-15T12:05:04Z">
        <w:r>
          <w:rPr>
            <w:rFonts w:hint="default" w:ascii="Times New Roman" w:hAnsi="Times New Roman" w:cs="Times New Roman"/>
            <w:sz w:val="24"/>
            <w:szCs w:val="24"/>
            <w:lang w:val="ru-RU"/>
          </w:rPr>
          <w:t xml:space="preserve">к </w:t>
        </w:r>
      </w:ins>
      <w:ins w:id="452" w:author="polyd" w:date="2023-06-15T12:05:05Z">
        <w:r>
          <w:rPr>
            <w:rFonts w:hint="default" w:ascii="Times New Roman" w:hAnsi="Times New Roman" w:cs="Times New Roman"/>
            <w:sz w:val="24"/>
            <w:szCs w:val="24"/>
            <w:lang w:val="ru-RU"/>
          </w:rPr>
          <w:t>н</w:t>
        </w:r>
      </w:ins>
      <w:ins w:id="453" w:author="polyd" w:date="2023-06-15T12:05:06Z">
        <w:r>
          <w:rPr>
            <w:rFonts w:hint="default" w:ascii="Times New Roman" w:hAnsi="Times New Roman" w:cs="Times New Roman"/>
            <w:sz w:val="24"/>
            <w:szCs w:val="24"/>
            <w:lang w:val="ru-RU"/>
          </w:rPr>
          <w:t>имф</w:t>
        </w:r>
      </w:ins>
      <w:ins w:id="454" w:author="polyd" w:date="2023-06-15T12:05:07Z">
        <w:r>
          <w:rPr>
            <w:rFonts w:hint="default" w:ascii="Times New Roman" w:hAnsi="Times New Roman" w:cs="Times New Roman"/>
            <w:sz w:val="24"/>
            <w:szCs w:val="24"/>
            <w:lang w:val="ru-RU"/>
          </w:rPr>
          <w:t>е лиг</w:t>
        </w:r>
      </w:ins>
      <w:ins w:id="455" w:author="polyd" w:date="2023-06-15T12:05:08Z">
        <w:r>
          <w:rPr>
            <w:rFonts w:hint="default" w:ascii="Times New Roman" w:hAnsi="Times New Roman" w:cs="Times New Roman"/>
            <w:sz w:val="24"/>
            <w:szCs w:val="24"/>
            <w:lang w:val="ru-RU"/>
          </w:rPr>
          <w:t>а</w:t>
        </w:r>
      </w:ins>
      <w:ins w:id="456" w:author="polyd" w:date="2023-06-15T12:05:09Z">
        <w:r>
          <w:rPr>
            <w:rFonts w:hint="default" w:ascii="Times New Roman" w:hAnsi="Times New Roman" w:cs="Times New Roman"/>
            <w:sz w:val="24"/>
            <w:szCs w:val="24"/>
            <w:lang w:val="ru-RU"/>
          </w:rPr>
          <w:t>м</w:t>
        </w:r>
      </w:ins>
      <w:ins w:id="457" w:author="polyd" w:date="2023-06-15T12:05:10Z">
        <w:r>
          <w:rPr>
            <w:rFonts w:hint="default" w:ascii="Times New Roman" w:hAnsi="Times New Roman" w:cs="Times New Roman"/>
            <w:sz w:val="24"/>
            <w:szCs w:val="24"/>
            <w:lang w:val="ru-RU"/>
          </w:rPr>
          <w:t>е</w:t>
        </w:r>
      </w:ins>
      <w:ins w:id="458" w:author="polyd" w:date="2023-06-15T12:05:11Z">
        <w:r>
          <w:rPr>
            <w:rFonts w:hint="default" w:ascii="Times New Roman" w:hAnsi="Times New Roman" w:cs="Times New Roman"/>
            <w:sz w:val="24"/>
            <w:szCs w:val="24"/>
            <w:lang w:val="ru-RU"/>
          </w:rPr>
          <w:t xml:space="preserve">нта </w:t>
        </w:r>
      </w:ins>
      <w:del w:id="459" w:author="polyd" w:date="2023-06-15T12:05:14Z">
        <w:r>
          <w:rPr>
            <w:rFonts w:ascii="Times New Roman" w:hAnsi="Times New Roman" w:cs="Times New Roman"/>
            <w:sz w:val="24"/>
            <w:szCs w:val="24"/>
          </w:rPr>
          <w:delText xml:space="preserve"> прерывающейся черной полоской призматического слоя </w:delText>
        </w:r>
      </w:del>
      <w:r>
        <w:rPr>
          <w:rFonts w:ascii="Times New Roman" w:hAnsi="Times New Roman" w:cs="Times New Roman"/>
          <w:sz w:val="24"/>
          <w:szCs w:val="24"/>
        </w:rPr>
        <w:t xml:space="preserve">будут иметь </w:t>
      </w:r>
      <w:r>
        <w:rPr>
          <w:rFonts w:ascii="Times New Roman" w:hAnsi="Times New Roman" w:cs="Times New Roman"/>
          <w:sz w:val="24"/>
          <w:szCs w:val="24"/>
          <w:lang w:val="en-US"/>
        </w:rPr>
        <w:t>Z</w:t>
      </w:r>
      <w:r>
        <w:rPr>
          <w:rFonts w:ascii="Times New Roman" w:hAnsi="Times New Roman" w:cs="Times New Roman"/>
          <w:sz w:val="24"/>
          <w:szCs w:val="24"/>
        </w:rPr>
        <w:t>-индекс</w:t>
      </w:r>
      <w:ins w:id="460" w:author="polyd" w:date="2023-06-15T12:04:28Z">
        <w:r>
          <w:rPr>
            <w:rFonts w:hint="default" w:ascii="Times New Roman" w:hAnsi="Times New Roman" w:cs="Times New Roman"/>
            <w:sz w:val="24"/>
            <w:szCs w:val="24"/>
            <w:lang w:val="ru-RU"/>
          </w:rPr>
          <w:t xml:space="preserve"> </w:t>
        </w:r>
      </w:ins>
      <w:r>
        <w:rPr>
          <w:rFonts w:ascii="Times New Roman" w:hAnsi="Times New Roman" w:cs="Times New Roman"/>
          <w:sz w:val="24"/>
          <w:szCs w:val="24"/>
        </w:rPr>
        <w:t xml:space="preserve"> больший или равный 1, в то время как животные с непрерывной</w:t>
      </w:r>
      <w:ins w:id="461" w:author="polyd" w:date="2023-06-15T12:05:55Z">
        <w:r>
          <w:rPr>
            <w:rFonts w:hint="default" w:ascii="Times New Roman" w:hAnsi="Times New Roman" w:cs="Times New Roman"/>
            <w:sz w:val="24"/>
            <w:szCs w:val="24"/>
            <w:lang w:val="ru-RU"/>
          </w:rPr>
          <w:t>,</w:t>
        </w:r>
      </w:ins>
      <w:ins w:id="462" w:author="polyd" w:date="2023-06-15T12:05:31Z">
        <w:r>
          <w:rPr>
            <w:rFonts w:hint="default" w:ascii="Times New Roman" w:hAnsi="Times New Roman" w:cs="Times New Roman"/>
            <w:sz w:val="24"/>
            <w:szCs w:val="24"/>
            <w:lang w:val="ru-RU"/>
          </w:rPr>
          <w:t xml:space="preserve"> </w:t>
        </w:r>
      </w:ins>
      <w:ins w:id="463" w:author="polyd" w:date="2023-06-15T12:05:33Z">
        <w:r>
          <w:rPr>
            <w:rFonts w:hint="default" w:ascii="Times New Roman" w:hAnsi="Times New Roman" w:cs="Times New Roman"/>
            <w:sz w:val="24"/>
            <w:szCs w:val="24"/>
            <w:lang w:val="ru-RU"/>
          </w:rPr>
          <w:t>прос</w:t>
        </w:r>
      </w:ins>
      <w:ins w:id="464" w:author="polyd" w:date="2023-06-15T12:05:34Z">
        <w:r>
          <w:rPr>
            <w:rFonts w:hint="default" w:ascii="Times New Roman" w:hAnsi="Times New Roman" w:cs="Times New Roman"/>
            <w:sz w:val="24"/>
            <w:szCs w:val="24"/>
            <w:lang w:val="ru-RU"/>
          </w:rPr>
          <w:t>м</w:t>
        </w:r>
      </w:ins>
      <w:ins w:id="465" w:author="polyd" w:date="2023-06-15T12:05:35Z">
        <w:r>
          <w:rPr>
            <w:rFonts w:hint="default" w:ascii="Times New Roman" w:hAnsi="Times New Roman" w:cs="Times New Roman"/>
            <w:sz w:val="24"/>
            <w:szCs w:val="24"/>
            <w:lang w:val="ru-RU"/>
          </w:rPr>
          <w:t>атрив</w:t>
        </w:r>
      </w:ins>
      <w:ins w:id="466" w:author="polyd" w:date="2023-06-15T12:05:36Z">
        <w:r>
          <w:rPr>
            <w:rFonts w:hint="default" w:ascii="Times New Roman" w:hAnsi="Times New Roman" w:cs="Times New Roman"/>
            <w:sz w:val="24"/>
            <w:szCs w:val="24"/>
            <w:lang w:val="ru-RU"/>
          </w:rPr>
          <w:t>аемой</w:t>
        </w:r>
      </w:ins>
      <w:ins w:id="467" w:author="polyd" w:date="2023-06-15T12:05:37Z">
        <w:r>
          <w:rPr>
            <w:rFonts w:hint="default" w:ascii="Times New Roman" w:hAnsi="Times New Roman" w:cs="Times New Roman"/>
            <w:sz w:val="24"/>
            <w:szCs w:val="24"/>
            <w:lang w:val="ru-RU"/>
          </w:rPr>
          <w:t xml:space="preserve"> на </w:t>
        </w:r>
      </w:ins>
      <w:ins w:id="468" w:author="polyd" w:date="2023-06-15T12:05:38Z">
        <w:r>
          <w:rPr>
            <w:rFonts w:hint="default" w:ascii="Times New Roman" w:hAnsi="Times New Roman" w:cs="Times New Roman"/>
            <w:sz w:val="24"/>
            <w:szCs w:val="24"/>
            <w:lang w:val="ru-RU"/>
          </w:rPr>
          <w:t>прот</w:t>
        </w:r>
      </w:ins>
      <w:ins w:id="469" w:author="polyd" w:date="2023-06-15T12:05:39Z">
        <w:r>
          <w:rPr>
            <w:rFonts w:hint="default" w:ascii="Times New Roman" w:hAnsi="Times New Roman" w:cs="Times New Roman"/>
            <w:sz w:val="24"/>
            <w:szCs w:val="24"/>
            <w:lang w:val="ru-RU"/>
          </w:rPr>
          <w:t>яже</w:t>
        </w:r>
      </w:ins>
      <w:ins w:id="470" w:author="polyd" w:date="2023-06-15T12:05:40Z">
        <w:r>
          <w:rPr>
            <w:rFonts w:hint="default" w:ascii="Times New Roman" w:hAnsi="Times New Roman" w:cs="Times New Roman"/>
            <w:sz w:val="24"/>
            <w:szCs w:val="24"/>
            <w:lang w:val="ru-RU"/>
          </w:rPr>
          <w:t xml:space="preserve">нии </w:t>
        </w:r>
      </w:ins>
      <w:ins w:id="471" w:author="polyd" w:date="2023-06-15T12:05:41Z">
        <w:r>
          <w:rPr>
            <w:rFonts w:hint="default" w:ascii="Times New Roman" w:hAnsi="Times New Roman" w:cs="Times New Roman"/>
            <w:sz w:val="24"/>
            <w:szCs w:val="24"/>
            <w:lang w:val="ru-RU"/>
          </w:rPr>
          <w:t>бол</w:t>
        </w:r>
      </w:ins>
      <w:ins w:id="472" w:author="polyd" w:date="2023-06-15T12:05:42Z">
        <w:r>
          <w:rPr>
            <w:rFonts w:hint="default" w:ascii="Times New Roman" w:hAnsi="Times New Roman" w:cs="Times New Roman"/>
            <w:sz w:val="24"/>
            <w:szCs w:val="24"/>
            <w:lang w:val="ru-RU"/>
          </w:rPr>
          <w:t>ьшей ч</w:t>
        </w:r>
      </w:ins>
      <w:ins w:id="473" w:author="polyd" w:date="2023-06-15T12:05:43Z">
        <w:r>
          <w:rPr>
            <w:rFonts w:hint="default" w:ascii="Times New Roman" w:hAnsi="Times New Roman" w:cs="Times New Roman"/>
            <w:sz w:val="24"/>
            <w:szCs w:val="24"/>
            <w:lang w:val="ru-RU"/>
          </w:rPr>
          <w:t xml:space="preserve">асти </w:t>
        </w:r>
      </w:ins>
      <w:ins w:id="474" w:author="polyd" w:date="2023-06-15T12:05:44Z">
        <w:r>
          <w:rPr>
            <w:rFonts w:hint="default" w:ascii="Times New Roman" w:hAnsi="Times New Roman" w:cs="Times New Roman"/>
            <w:sz w:val="24"/>
            <w:szCs w:val="24"/>
            <w:lang w:val="ru-RU"/>
          </w:rPr>
          <w:t>лга</w:t>
        </w:r>
      </w:ins>
      <w:ins w:id="475" w:author="polyd" w:date="2023-06-15T12:05:45Z">
        <w:r>
          <w:rPr>
            <w:rFonts w:hint="default" w:ascii="Times New Roman" w:hAnsi="Times New Roman" w:cs="Times New Roman"/>
            <w:sz w:val="24"/>
            <w:szCs w:val="24"/>
            <w:lang w:val="ru-RU"/>
          </w:rPr>
          <w:t>мента</w:t>
        </w:r>
      </w:ins>
      <w:ins w:id="476" w:author="polyd" w:date="2023-06-15T12:05:46Z">
        <w:r>
          <w:rPr>
            <w:rFonts w:hint="default" w:ascii="Times New Roman" w:hAnsi="Times New Roman" w:cs="Times New Roman"/>
            <w:sz w:val="24"/>
            <w:szCs w:val="24"/>
            <w:lang w:val="ru-RU"/>
          </w:rPr>
          <w:t xml:space="preserve"> </w:t>
        </w:r>
      </w:ins>
      <w:del w:id="477" w:author="polyd" w:date="2023-06-15T12:05:49Z">
        <w:r>
          <w:rPr>
            <w:rFonts w:ascii="Times New Roman" w:hAnsi="Times New Roman" w:cs="Times New Roman"/>
            <w:sz w:val="24"/>
            <w:szCs w:val="24"/>
          </w:rPr>
          <w:delText xml:space="preserve"> </w:delText>
        </w:r>
      </w:del>
      <w:r>
        <w:rPr>
          <w:rFonts w:ascii="Times New Roman" w:hAnsi="Times New Roman" w:cs="Times New Roman"/>
          <w:sz w:val="24"/>
          <w:szCs w:val="24"/>
        </w:rPr>
        <w:t>полоской</w:t>
      </w:r>
      <w:ins w:id="478" w:author="polyd" w:date="2023-06-15T12:06:01Z">
        <w:r>
          <w:rPr>
            <w:rFonts w:hint="default" w:ascii="Times New Roman" w:hAnsi="Times New Roman" w:cs="Times New Roman"/>
            <w:sz w:val="24"/>
            <w:szCs w:val="24"/>
            <w:lang w:val="ru-RU"/>
          </w:rPr>
          <w:t xml:space="preserve"> </w:t>
        </w:r>
      </w:ins>
      <w:ins w:id="479" w:author="polyd" w:date="2023-06-15T12:06:02Z">
        <w:r>
          <w:rPr>
            <w:rFonts w:hint="default" w:ascii="Times New Roman" w:hAnsi="Times New Roman" w:cs="Times New Roman"/>
            <w:sz w:val="24"/>
            <w:szCs w:val="24"/>
            <w:lang w:val="ru-RU"/>
          </w:rPr>
          <w:t>при</w:t>
        </w:r>
      </w:ins>
      <w:ins w:id="480" w:author="polyd" w:date="2023-06-15T12:06:03Z">
        <w:r>
          <w:rPr>
            <w:rFonts w:hint="default" w:ascii="Times New Roman" w:hAnsi="Times New Roman" w:cs="Times New Roman"/>
            <w:sz w:val="24"/>
            <w:szCs w:val="24"/>
            <w:lang w:val="ru-RU"/>
          </w:rPr>
          <w:t>змати</w:t>
        </w:r>
      </w:ins>
      <w:ins w:id="481" w:author="polyd" w:date="2023-06-15T12:06:04Z">
        <w:r>
          <w:rPr>
            <w:rFonts w:hint="default" w:ascii="Times New Roman" w:hAnsi="Times New Roman" w:cs="Times New Roman"/>
            <w:sz w:val="24"/>
            <w:szCs w:val="24"/>
            <w:lang w:val="ru-RU"/>
          </w:rPr>
          <w:t>чес</w:t>
        </w:r>
      </w:ins>
      <w:ins w:id="482" w:author="polyd" w:date="2023-06-15T12:06:05Z">
        <w:r>
          <w:rPr>
            <w:rFonts w:hint="default" w:ascii="Times New Roman" w:hAnsi="Times New Roman" w:cs="Times New Roman"/>
            <w:sz w:val="24"/>
            <w:szCs w:val="24"/>
            <w:lang w:val="ru-RU"/>
          </w:rPr>
          <w:t>кого с</w:t>
        </w:r>
      </w:ins>
      <w:ins w:id="483" w:author="polyd" w:date="2023-06-15T12:06:06Z">
        <w:r>
          <w:rPr>
            <w:rFonts w:hint="default" w:ascii="Times New Roman" w:hAnsi="Times New Roman" w:cs="Times New Roman"/>
            <w:sz w:val="24"/>
            <w:szCs w:val="24"/>
            <w:lang w:val="ru-RU"/>
          </w:rPr>
          <w:t>лоя</w:t>
        </w:r>
      </w:ins>
      <w:ins w:id="484" w:author="polyd" w:date="2023-06-15T12:06:08Z">
        <w:r>
          <w:rPr>
            <w:rFonts w:hint="default" w:ascii="Times New Roman" w:hAnsi="Times New Roman" w:cs="Times New Roman"/>
            <w:sz w:val="24"/>
            <w:szCs w:val="24"/>
            <w:lang w:val="ru-RU"/>
          </w:rPr>
          <w:t>,</w:t>
        </w:r>
      </w:ins>
      <w:ins w:id="485" w:author="polyd" w:date="2023-06-15T12:06:09Z">
        <w:r>
          <w:rPr>
            <w:rFonts w:hint="default" w:ascii="Times New Roman" w:hAnsi="Times New Roman" w:cs="Times New Roman"/>
            <w:sz w:val="24"/>
            <w:szCs w:val="24"/>
            <w:lang w:val="ru-RU"/>
          </w:rPr>
          <w:t xml:space="preserve"> н</w:t>
        </w:r>
      </w:ins>
      <w:ins w:id="486" w:author="polyd" w:date="2023-06-15T12:06:10Z">
        <w:r>
          <w:rPr>
            <w:rFonts w:hint="default" w:ascii="Times New Roman" w:hAnsi="Times New Roman" w:cs="Times New Roman"/>
            <w:sz w:val="24"/>
            <w:szCs w:val="24"/>
            <w:lang w:val="ru-RU"/>
          </w:rPr>
          <w:t>е при</w:t>
        </w:r>
      </w:ins>
      <w:ins w:id="487" w:author="polyd" w:date="2023-06-15T12:06:11Z">
        <w:r>
          <w:rPr>
            <w:rFonts w:hint="default" w:ascii="Times New Roman" w:hAnsi="Times New Roman" w:cs="Times New Roman"/>
            <w:sz w:val="24"/>
            <w:szCs w:val="24"/>
            <w:lang w:val="ru-RU"/>
          </w:rPr>
          <w:t>к</w:t>
        </w:r>
      </w:ins>
      <w:ins w:id="488" w:author="polyd" w:date="2023-06-15T12:06:12Z">
        <w:r>
          <w:rPr>
            <w:rFonts w:hint="default" w:ascii="Times New Roman" w:hAnsi="Times New Roman" w:cs="Times New Roman"/>
            <w:sz w:val="24"/>
            <w:szCs w:val="24"/>
            <w:lang w:val="ru-RU"/>
          </w:rPr>
          <w:t>р</w:t>
        </w:r>
      </w:ins>
      <w:ins w:id="489" w:author="polyd" w:date="2023-06-15T12:06:13Z">
        <w:r>
          <w:rPr>
            <w:rFonts w:hint="default" w:ascii="Times New Roman" w:hAnsi="Times New Roman" w:cs="Times New Roman"/>
            <w:sz w:val="24"/>
            <w:szCs w:val="24"/>
            <w:lang w:val="ru-RU"/>
          </w:rPr>
          <w:t>ыт</w:t>
        </w:r>
      </w:ins>
      <w:ins w:id="490" w:author="polyd" w:date="2023-06-15T12:06:14Z">
        <w:r>
          <w:rPr>
            <w:rFonts w:hint="default" w:ascii="Times New Roman" w:hAnsi="Times New Roman" w:cs="Times New Roman"/>
            <w:sz w:val="24"/>
            <w:szCs w:val="24"/>
            <w:lang w:val="ru-RU"/>
          </w:rPr>
          <w:t xml:space="preserve">ого </w:t>
        </w:r>
      </w:ins>
      <w:ins w:id="491" w:author="polyd" w:date="2023-06-15T12:06:15Z">
        <w:r>
          <w:rPr>
            <w:rFonts w:hint="default" w:ascii="Times New Roman" w:hAnsi="Times New Roman" w:cs="Times New Roman"/>
            <w:sz w:val="24"/>
            <w:szCs w:val="24"/>
            <w:lang w:val="ru-RU"/>
          </w:rPr>
          <w:t>перла</w:t>
        </w:r>
      </w:ins>
      <w:ins w:id="492" w:author="polyd" w:date="2023-06-15T12:06:16Z">
        <w:r>
          <w:rPr>
            <w:rFonts w:hint="default" w:ascii="Times New Roman" w:hAnsi="Times New Roman" w:cs="Times New Roman"/>
            <w:sz w:val="24"/>
            <w:szCs w:val="24"/>
            <w:lang w:val="ru-RU"/>
          </w:rPr>
          <w:t>мутром</w:t>
        </w:r>
      </w:ins>
      <w:ins w:id="493" w:author="polyd" w:date="2023-06-15T12:06:17Z">
        <w:r>
          <w:rPr>
            <w:rFonts w:hint="default" w:ascii="Times New Roman" w:hAnsi="Times New Roman" w:cs="Times New Roman"/>
            <w:sz w:val="24"/>
            <w:szCs w:val="24"/>
            <w:lang w:val="ru-RU"/>
          </w:rPr>
          <w:t>,</w:t>
        </w:r>
      </w:ins>
      <w:del w:id="494" w:author="polyd" w:date="2023-06-15T12:06:20Z">
        <w:r>
          <w:rPr>
            <w:rFonts w:ascii="Times New Roman" w:hAnsi="Times New Roman" w:cs="Times New Roman"/>
            <w:sz w:val="24"/>
            <w:szCs w:val="24"/>
          </w:rPr>
          <w:delText xml:space="preserve"> лигамента, </w:delText>
        </w:r>
      </w:del>
      <w:ins w:id="495" w:author="polyd" w:date="2023-06-15T12:06:41Z">
        <w:r>
          <w:rPr>
            <w:rFonts w:hint="default" w:ascii="Times New Roman" w:hAnsi="Times New Roman" w:cs="Times New Roman"/>
            <w:sz w:val="24"/>
            <w:szCs w:val="24"/>
            <w:lang w:val="ru-RU"/>
          </w:rPr>
          <w:t xml:space="preserve"> </w:t>
        </w:r>
      </w:ins>
      <w:r>
        <w:rPr>
          <w:rFonts w:ascii="Times New Roman" w:hAnsi="Times New Roman" w:cs="Times New Roman"/>
          <w:sz w:val="24"/>
          <w:szCs w:val="24"/>
        </w:rPr>
        <w:t xml:space="preserve">будут иметь </w:t>
      </w:r>
      <w:r>
        <w:rPr>
          <w:rFonts w:ascii="Times New Roman" w:hAnsi="Times New Roman" w:cs="Times New Roman"/>
          <w:sz w:val="24"/>
          <w:szCs w:val="24"/>
          <w:lang w:val="en-US"/>
        </w:rPr>
        <w:t>Z</w:t>
      </w:r>
      <w:r>
        <w:rPr>
          <w:rFonts w:ascii="Times New Roman" w:hAnsi="Times New Roman" w:cs="Times New Roman"/>
          <w:sz w:val="24"/>
          <w:szCs w:val="24"/>
        </w:rPr>
        <w:t xml:space="preserve">-индекс меньше 1 или равный 0. Согласно данным </w:t>
      </w:r>
      <w:ins w:id="496" w:author="polyd" w:date="2023-06-15T12:06:49Z">
        <w:r>
          <w:rPr>
            <w:rFonts w:ascii="Times New Roman" w:hAnsi="Times New Roman" w:cs="Times New Roman"/>
            <w:sz w:val="24"/>
            <w:szCs w:val="24"/>
            <w:lang w:val="ru-RU"/>
          </w:rPr>
          <w:t>М</w:t>
        </w:r>
      </w:ins>
      <w:ins w:id="497" w:author="polyd" w:date="2023-06-15T12:06:49Z">
        <w:r>
          <w:rPr>
            <w:rFonts w:hint="default" w:ascii="Times New Roman" w:hAnsi="Times New Roman" w:cs="Times New Roman"/>
            <w:sz w:val="24"/>
            <w:szCs w:val="24"/>
            <w:lang w:val="ru-RU"/>
          </w:rPr>
          <w:t xml:space="preserve">. </w:t>
        </w:r>
      </w:ins>
      <w:ins w:id="498" w:author="polyd" w:date="2023-06-15T12:06:50Z">
        <w:r>
          <w:rPr>
            <w:rFonts w:hint="default" w:ascii="Times New Roman" w:hAnsi="Times New Roman" w:cs="Times New Roman"/>
            <w:sz w:val="24"/>
            <w:szCs w:val="24"/>
            <w:lang w:val="ru-RU"/>
          </w:rPr>
          <w:t xml:space="preserve">В. </w:t>
        </w:r>
      </w:ins>
      <w:r>
        <w:rPr>
          <w:rFonts w:ascii="Times New Roman" w:hAnsi="Times New Roman" w:cs="Times New Roman"/>
          <w:sz w:val="24"/>
          <w:szCs w:val="24"/>
        </w:rPr>
        <w:t>Католиковой и соавторов, 80% МТ облада</w:t>
      </w:r>
      <w:ins w:id="499" w:author="polyd" w:date="2023-06-15T12:06:56Z">
        <w:r>
          <w:rPr>
            <w:rFonts w:ascii="Times New Roman" w:hAnsi="Times New Roman" w:cs="Times New Roman"/>
            <w:sz w:val="24"/>
            <w:szCs w:val="24"/>
            <w:lang w:val="ru-RU"/>
          </w:rPr>
          <w:t>ют</w:t>
        </w:r>
      </w:ins>
      <w:del w:id="500" w:author="polyd" w:date="2023-06-15T12:06:54Z">
        <w:r>
          <w:rPr>
            <w:rFonts w:ascii="Times New Roman" w:hAnsi="Times New Roman" w:cs="Times New Roman"/>
            <w:sz w:val="24"/>
            <w:szCs w:val="24"/>
          </w:rPr>
          <w:delText>ли</w:delText>
        </w:r>
      </w:del>
      <w:r>
        <w:rPr>
          <w:rFonts w:ascii="Times New Roman" w:hAnsi="Times New Roman" w:cs="Times New Roman"/>
          <w:sz w:val="24"/>
          <w:szCs w:val="24"/>
        </w:rPr>
        <w:t xml:space="preserve"> Т-морфотипом (так авторы обозначают мидий, обладающих непрерывной полоской призматического слоя и имеющих </w:t>
      </w:r>
      <w:r>
        <w:rPr>
          <w:rFonts w:ascii="Times New Roman" w:hAnsi="Times New Roman" w:cs="Times New Roman"/>
          <w:sz w:val="24"/>
          <w:szCs w:val="24"/>
          <w:lang w:val="en-US"/>
        </w:rPr>
        <w:t>Z</w:t>
      </w:r>
      <w:r>
        <w:rPr>
          <w:rFonts w:ascii="Times New Roman" w:hAnsi="Times New Roman" w:cs="Times New Roman"/>
          <w:sz w:val="24"/>
          <w:szCs w:val="24"/>
        </w:rPr>
        <w:t xml:space="preserve"> = 0), и 97% МЕ облада</w:t>
      </w:r>
      <w:del w:id="501" w:author="polyd" w:date="2023-06-15T12:07:09Z">
        <w:r>
          <w:rPr>
            <w:rFonts w:ascii="Times New Roman" w:hAnsi="Times New Roman" w:cs="Times New Roman"/>
            <w:sz w:val="24"/>
            <w:szCs w:val="24"/>
          </w:rPr>
          <w:delText>ли</w:delText>
        </w:r>
      </w:del>
      <w:ins w:id="502" w:author="polyd" w:date="2023-06-15T12:07:09Z">
        <w:r>
          <w:rPr>
            <w:rFonts w:ascii="Times New Roman" w:hAnsi="Times New Roman" w:cs="Times New Roman"/>
            <w:sz w:val="24"/>
            <w:szCs w:val="24"/>
            <w:lang w:val="ru-RU"/>
          </w:rPr>
          <w:t>ю</w:t>
        </w:r>
      </w:ins>
      <w:ins w:id="503" w:author="polyd" w:date="2023-06-15T12:07:10Z">
        <w:r>
          <w:rPr>
            <w:rFonts w:ascii="Times New Roman" w:hAnsi="Times New Roman" w:cs="Times New Roman"/>
            <w:sz w:val="24"/>
            <w:szCs w:val="24"/>
            <w:lang w:val="ru-RU"/>
          </w:rPr>
          <w:t>т</w:t>
        </w:r>
      </w:ins>
      <w:r>
        <w:rPr>
          <w:rFonts w:ascii="Times New Roman" w:hAnsi="Times New Roman" w:cs="Times New Roman"/>
          <w:sz w:val="24"/>
          <w:szCs w:val="24"/>
        </w:rPr>
        <w:t xml:space="preserve"> Е-морфотипом (так авторы называют мидий, обладающих прерывающейся полоской призматического слоя и </w:t>
      </w:r>
      <w:r>
        <w:rPr>
          <w:rFonts w:ascii="Times New Roman" w:hAnsi="Times New Roman" w:cs="Times New Roman"/>
          <w:sz w:val="24"/>
          <w:szCs w:val="24"/>
          <w:lang w:val="en-US"/>
        </w:rPr>
        <w:t>Z</w:t>
      </w:r>
      <w:r>
        <w:rPr>
          <w:rFonts w:ascii="Times New Roman" w:hAnsi="Times New Roman" w:cs="Times New Roman"/>
          <w:sz w:val="24"/>
          <w:szCs w:val="24"/>
        </w:rPr>
        <w:t xml:space="preserve"> &gt; 0). Одновременно с этим, гибриды МТ и МЕ в Белом море демонстрировали самые различные значения </w:t>
      </w:r>
      <w:r>
        <w:rPr>
          <w:rFonts w:ascii="Times New Roman" w:hAnsi="Times New Roman" w:cs="Times New Roman"/>
          <w:sz w:val="24"/>
          <w:szCs w:val="24"/>
          <w:lang w:val="en-US"/>
        </w:rPr>
        <w:t>Z</w:t>
      </w:r>
      <w:r>
        <w:rPr>
          <w:rFonts w:ascii="Times New Roman" w:hAnsi="Times New Roman" w:cs="Times New Roman"/>
          <w:sz w:val="24"/>
          <w:szCs w:val="24"/>
        </w:rPr>
        <w:t xml:space="preserve">-индекса. Авторы не берутся утверждать об адаптивном функционале такого признака, но отмечают, что наличие черной полоски выступающего лигамента может быть связано с нарушениями процессов образования перламутрового, призматического слоя раковины. Данное предположение особенно актуально, учитывая отмечаемую многими авторами хрупкость раковин МТ.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другом исследовании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{"citationItems":[{"id":"ITEM-1","itemData":{"DOI":"10.1371/journal.pone.0249587","ISBN":"1111111111","ISSN":"19326203","PMID":"34297723","abstract":"Cryptic and hybridizing species may lack diagnostic taxonomic characters leaving researchers with semi-diagnostic ones. Identification based on such characters is probabilistic, the probability of correct identification depending on the species composition in a mixed population. Here we test the possibilities of applying a semi-diagnostic conchological character for distinguishing two cryptic species of blue mussels, Mytilus edulis and M. trossulus. These ecologically, stratigraphically and economically important molluscs co-occur and hybridize in many areas of the North Atlantic and the neighboring Arctic. Any cues for distinguishing them in sympatry without genotyping would save much research effort. Recently these species have been shown to statistically differ in the White Sea, where a simple character of the shell was used to distinguish two mussel morphotypes. In this paper, we analyzed the associations between morphotypes and species-specific genotypes based on an abundant material from the waters of the Kola Peninsula (White Sea, Barents Sea) and a more limited material from Norway, the Baltic Sea, Scotland and the Gulf of Maine. The performance of the “morphotype test” for species identification was formally evaluated using approaches from evidence-based medicine. Interspecific differences in the morphotype frequencies were ubiquitous and unidirectional, but their scale varied geographically (from 75% in the White Sea to 15% in the Baltic Sea). In addition, salinity-related variation of this character within M. edulis was revealed in the Arctic Barents Sea. For every studied region, we established relationships between the proportions of the morphotypes in the populations as well as between the proportions of the morphotypes in samples and the probabilities of mussels of different morphotypes being M. trossulus and M. edulis. We provide recommendations for the application of the morphotype test to mussels from unstudied contact zones and note that they may apply equally well to other taxa identified by semi-diagnostic traits.","author":[{"dropping-particle":"","family":"Khaitov","given":"Vadim","non-dropping-particle":"","parse-names":false,"suffix":""},{"dropping-particle":"","family":"Marchenko","given":"Julia","non-dropping-particle":"","parse-names":false,"suffix":""},{"dropping-particle":"","family":"Katolikova","given":"Marina","non-dropping-particle":"","parse-names":false,"suffix":""},{"dropping-particle":"","family":"Väinölä","given":"Risto","non-dropping-particle":"","parse-names":false,"suffix":""},{"dropping-particle":"","family":"Kingston","given":"Sarah E.","non-dropping-particle":"","parse-names":false,"suffix":""},{"dropping-particle":"","family":"Carlon","given":"David B.","non-dropping-particle":"","parse-names":false,"suffix":""},{"dropping-particle":"","family":"Gantsevich","given":"Michael","non-dropping-particle":"","parse-names":false,"suffix":""},{"dropping-particle":"","family":"Strelkov","given":"Petr","non-dropping-particle":"","parse-names":false,"suffix":""}],"container-title":"PLoS ONE","id":"ITEM-1","issue":"July","issued":{"date-parts":[["2021"]]},"page":"1-27","title":"Species identification based on a semi-diagnostic marker: Evaluation of a simple conchological test for distinguishing blue mussels Mytilus edulis L. And M. trossulus Gould","type":"article-journal","volume":"16"},"uris":["http://www.mendeley.com/documents/?uuid=80a0ea1d-8af2-4c96-aea3-0d24a897de58"]}],"mendeley":{"formattedCitation":"(V. Khaitov et al., 2021)","plainTextFormattedCitation":"(V. Khaitov et al., 2021)","previouslyFormattedCitation":"(V. Khaitov et al., 2021)"},"properties":{"noteIndex":0},"schema":"https://github.com/citation-style-language/schema/raw/master/csl-citation.json"}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w:t>
      </w:r>
      <w:r>
        <w:rPr>
          <w:rFonts w:ascii="Times New Roman" w:hAnsi="Times New Roman" w:cs="Times New Roman"/>
          <w:sz w:val="24"/>
          <w:szCs w:val="24"/>
          <w:highlight w:val="yellow"/>
          <w:rPrChange w:id="504" w:author="polyd" w:date="2023-06-15T12:07:57Z">
            <w:rPr>
              <w:rFonts w:ascii="Times New Roman" w:hAnsi="Times New Roman" w:cs="Times New Roman"/>
              <w:sz w:val="24"/>
              <w:szCs w:val="24"/>
            </w:rPr>
          </w:rPrChange>
        </w:rPr>
        <w:t>V. Khaitov et al., 2021</w:t>
      </w:r>
      <w:r>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включающем в себя материал для генетического и морфологического анализа не только из Белого моря, но и из морей Северной Атлантики и Балтийского моря, те же авторы отмечают, что процент Т-морфотипов в «чистых» поселениях МТ и Е-морфотипов в «чистых» поселениях МЕ отличается в зависимости от региона. Так, например, в поселениях мидий в Баренцевом море и в Балтийском морях МТ характеризуются экстремально большим процентом Е-морфотипов. Для объяснения таких отличий между различными гибридными зонами авторы предлагают две гипотезы.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Первая гипотеза предполагает, что частота встречаемость морфотипов напрямую связана с определенными вид-специфичными генами (отвечающими за эффективность продукции </w:t>
      </w:r>
      <w:del w:id="505" w:author="polyd" w:date="2023-06-15T12:08:43Z">
        <w:r>
          <w:rPr>
            <w:rFonts w:ascii="Times New Roman" w:hAnsi="Times New Roman" w:cs="Times New Roman"/>
            <w:sz w:val="24"/>
            <w:szCs w:val="24"/>
          </w:rPr>
          <w:delText xml:space="preserve">призматического </w:delText>
        </w:r>
      </w:del>
      <w:ins w:id="506" w:author="polyd" w:date="2023-06-15T12:08:43Z">
        <w:r>
          <w:rPr>
            <w:rFonts w:ascii="Times New Roman" w:hAnsi="Times New Roman" w:cs="Times New Roman"/>
            <w:sz w:val="24"/>
            <w:szCs w:val="24"/>
            <w:lang w:val="ru-RU"/>
          </w:rPr>
          <w:t>перл</w:t>
        </w:r>
      </w:ins>
      <w:ins w:id="507" w:author="polyd" w:date="2023-06-15T12:08:44Z">
        <w:r>
          <w:rPr>
            <w:rFonts w:ascii="Times New Roman" w:hAnsi="Times New Roman" w:cs="Times New Roman"/>
            <w:sz w:val="24"/>
            <w:szCs w:val="24"/>
            <w:lang w:val="ru-RU"/>
          </w:rPr>
          <w:t>ам</w:t>
        </w:r>
      </w:ins>
      <w:ins w:id="508" w:author="polyd" w:date="2023-06-15T12:08:45Z">
        <w:r>
          <w:rPr>
            <w:rFonts w:ascii="Times New Roman" w:hAnsi="Times New Roman" w:cs="Times New Roman"/>
            <w:sz w:val="24"/>
            <w:szCs w:val="24"/>
            <w:lang w:val="ru-RU"/>
          </w:rPr>
          <w:t>утрово</w:t>
        </w:r>
      </w:ins>
      <w:ins w:id="509" w:author="polyd" w:date="2023-06-15T12:08:46Z">
        <w:r>
          <w:rPr>
            <w:rFonts w:ascii="Times New Roman" w:hAnsi="Times New Roman" w:cs="Times New Roman"/>
            <w:sz w:val="24"/>
            <w:szCs w:val="24"/>
            <w:lang w:val="ru-RU"/>
          </w:rPr>
          <w:t>го</w:t>
        </w:r>
      </w:ins>
      <w:ins w:id="510" w:author="polyd" w:date="2023-06-15T12:08:46Z">
        <w:r>
          <w:rPr>
            <w:rFonts w:hint="default" w:ascii="Times New Roman" w:hAnsi="Times New Roman" w:cs="Times New Roman"/>
            <w:sz w:val="24"/>
            <w:szCs w:val="24"/>
            <w:lang w:val="ru-RU"/>
          </w:rPr>
          <w:t xml:space="preserve"> </w:t>
        </w:r>
      </w:ins>
      <w:r>
        <w:rPr>
          <w:rFonts w:ascii="Times New Roman" w:hAnsi="Times New Roman" w:cs="Times New Roman"/>
          <w:sz w:val="24"/>
          <w:szCs w:val="24"/>
        </w:rPr>
        <w:t xml:space="preserve">слоя раковины), которые могут интрогрессировать между двумя видами в результате гибридизации и бэккроссинга. Эта гипотеза косвенно подтверждается тем, что Балтийские популяции МТ зачастую рассматривается как рой из гибридов первого поколения и бэккроссов этих гибридов с МТ и как раз очень сильно подвержена интрогрессии генов МЕ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 xml:space="preserve">ADDIN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CSL</w:instrText>
      </w:r>
      <w:r>
        <w:rPr>
          <w:rFonts w:ascii="Times New Roman" w:hAnsi="Times New Roman" w:cs="Times New Roman"/>
          <w:sz w:val="24"/>
          <w:szCs w:val="24"/>
        </w:rPr>
        <w:instrText xml:space="preserve">_</w:instrText>
      </w:r>
      <w:r>
        <w:rPr>
          <w:rFonts w:ascii="Times New Roman" w:hAnsi="Times New Roman" w:cs="Times New Roman"/>
          <w:sz w:val="24"/>
          <w:szCs w:val="24"/>
          <w:lang w:val="en-US"/>
        </w:rPr>
        <w:instrText xml:space="preserve">CITATION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citationItems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ITEM</w:instrText>
      </w:r>
      <w:r>
        <w:rPr>
          <w:rFonts w:ascii="Times New Roman" w:hAnsi="Times New Roman" w:cs="Times New Roman"/>
          <w:sz w:val="24"/>
          <w:szCs w:val="24"/>
        </w:rPr>
        <w:instrText xml:space="preserve">-1","</w:instrText>
      </w:r>
      <w:r>
        <w:rPr>
          <w:rFonts w:ascii="Times New Roman" w:hAnsi="Times New Roman" w:cs="Times New Roman"/>
          <w:sz w:val="24"/>
          <w:szCs w:val="24"/>
          <w:lang w:val="en-US"/>
        </w:rPr>
        <w:instrText xml:space="preserve">itemData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DOI</w:instrText>
      </w:r>
      <w:r>
        <w:rPr>
          <w:rFonts w:ascii="Times New Roman" w:hAnsi="Times New Roman" w:cs="Times New Roman"/>
          <w:sz w:val="24"/>
          <w:szCs w:val="24"/>
        </w:rPr>
        <w:instrText xml:space="preserve">":"10.1007/</w:instrText>
      </w:r>
      <w:r>
        <w:rPr>
          <w:rFonts w:ascii="Times New Roman" w:hAnsi="Times New Roman" w:cs="Times New Roman"/>
          <w:sz w:val="24"/>
          <w:szCs w:val="24"/>
          <w:lang w:val="en-US"/>
        </w:rPr>
        <w:instrText xml:space="preserve">s</w:instrText>
      </w:r>
      <w:r>
        <w:rPr>
          <w:rFonts w:ascii="Times New Roman" w:hAnsi="Times New Roman" w:cs="Times New Roman"/>
          <w:sz w:val="24"/>
          <w:szCs w:val="24"/>
        </w:rPr>
        <w:instrText xml:space="preserve">00227-010-1609-</w:instrText>
      </w:r>
      <w:r>
        <w:rPr>
          <w:rFonts w:ascii="Times New Roman" w:hAnsi="Times New Roman" w:cs="Times New Roman"/>
          <w:sz w:val="24"/>
          <w:szCs w:val="24"/>
          <w:lang w:val="en-US"/>
        </w:rPr>
        <w:instrText xml:space="preserve">z</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ISSN</w:instrText>
      </w:r>
      <w:r>
        <w:rPr>
          <w:rFonts w:ascii="Times New Roman" w:hAnsi="Times New Roman" w:cs="Times New Roman"/>
          <w:sz w:val="24"/>
          <w:szCs w:val="24"/>
        </w:rPr>
        <w:instrText xml:space="preserve">":"00253162","</w:instrText>
      </w:r>
      <w:r>
        <w:rPr>
          <w:rFonts w:ascii="Times New Roman" w:hAnsi="Times New Roman" w:cs="Times New Roman"/>
          <w:sz w:val="24"/>
          <w:szCs w:val="24"/>
          <w:lang w:val="en-US"/>
        </w:rPr>
        <w:instrText xml:space="preserve">abstract</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From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data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allozyme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nuclear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DNA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mitochondrial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DNA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markers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show</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that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originally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North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Pacific</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Northwest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Atlantic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mussel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Mytilus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widespread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North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European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coasts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earliM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thought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inhabited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only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Mytilus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edulis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Several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local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occurrences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interspersed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with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dominant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edulis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were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recorded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North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Norwegian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Barents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coasts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Norway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Barents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White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coasts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Kola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Peninsula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Russia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proportion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genetic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background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observed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one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site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varied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from</w:instrText>
      </w:r>
      <w:r>
        <w:rPr>
          <w:rFonts w:ascii="Times New Roman" w:hAnsi="Times New Roman" w:cs="Times New Roman"/>
          <w:sz w:val="24"/>
          <w:szCs w:val="24"/>
        </w:rPr>
        <w:instrText xml:space="preserve"> 0 </w:instrText>
      </w:r>
      <w:r>
        <w:rPr>
          <w:rFonts w:ascii="Times New Roman" w:hAnsi="Times New Roman" w:cs="Times New Roman"/>
          <w:sz w:val="24"/>
          <w:szCs w:val="24"/>
          <w:lang w:val="en-US"/>
        </w:rPr>
        <w:instrText xml:space="preserve">to</w:instrText>
      </w:r>
      <w:r>
        <w:rPr>
          <w:rFonts w:ascii="Times New Roman" w:hAnsi="Times New Roman" w:cs="Times New Roman"/>
          <w:sz w:val="24"/>
          <w:szCs w:val="24"/>
        </w:rPr>
        <w:instrText xml:space="preserve"> 95%. </w:instrText>
      </w:r>
      <w:r>
        <w:rPr>
          <w:rFonts w:ascii="Times New Roman" w:hAnsi="Times New Roman" w:cs="Times New Roman"/>
          <w:sz w:val="24"/>
          <w:szCs w:val="24"/>
          <w:lang w:val="en-US"/>
        </w:rPr>
        <w:instrText xml:space="preserve">These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new</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occurrences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related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previously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known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introgressed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population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that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occupies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Baltic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new</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northern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occurrences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retain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both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mitochondria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which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have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lost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from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Baltic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stock</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While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hybridization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takes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place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wherever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edulis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meet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extent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hybrization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varies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between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different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contact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areas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Hybrids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rare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hybrid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zones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bimodal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northern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areas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more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interbreeding</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has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taken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place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further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south</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Norway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but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even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genotypic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disequilibria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higher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than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those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steep</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transition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zone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between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Baltic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mussel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edulis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evidence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collapse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toward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hybrid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swarm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unlike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Baltic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Barents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and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White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are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genetically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slightly</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closer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NW</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Atlantic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than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Pacific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populations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while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Baltic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mussel</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has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unique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features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distinguishing</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from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others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We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postulate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that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presence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M</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Northern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Europe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result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repeated</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independent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inter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or</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transoceanic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cryptic</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invasions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of</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various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ages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up</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to</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recent</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times</w:instrText>
      </w:r>
      <w:r>
        <w:rPr>
          <w:rFonts w:ascii="Times New Roman" w:hAnsi="Times New Roman" w:cs="Times New Roman"/>
          <w:sz w:val="24"/>
          <w:szCs w:val="24"/>
        </w:rPr>
        <w:instrText xml:space="preserve">. © 2011 </w:instrText>
      </w:r>
      <w:r>
        <w:rPr>
          <w:rFonts w:ascii="Times New Roman" w:hAnsi="Times New Roman" w:cs="Times New Roman"/>
          <w:sz w:val="24"/>
          <w:szCs w:val="24"/>
          <w:lang w:val="en-US"/>
        </w:rPr>
        <w:instrText xml:space="preserve">The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Author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author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V</w:instrText>
      </w:r>
      <w:r>
        <w:rPr>
          <w:rFonts w:ascii="Times New Roman" w:hAnsi="Times New Roman" w:cs="Times New Roman"/>
          <w:sz w:val="24"/>
          <w:szCs w:val="24"/>
        </w:rPr>
        <w:instrText xml:space="preserve">ä</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ö</w:instrText>
      </w:r>
      <w:r>
        <w:rPr>
          <w:rFonts w:ascii="Times New Roman" w:hAnsi="Times New Roman" w:cs="Times New Roman"/>
          <w:sz w:val="24"/>
          <w:szCs w:val="24"/>
          <w:lang w:val="en-US"/>
        </w:rPr>
        <w:instrText xml:space="preserve">l</w:instrText>
      </w:r>
      <w:r>
        <w:rPr>
          <w:rFonts w:ascii="Times New Roman" w:hAnsi="Times New Roman" w:cs="Times New Roman"/>
          <w:sz w:val="24"/>
          <w:szCs w:val="24"/>
        </w:rPr>
        <w:instrText xml:space="preserve">ä","</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Risto</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family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Strelkov</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given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Petr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dropping</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names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false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suffix</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container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title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Marine</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Biology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ITEM</w:instrText>
      </w:r>
      <w:r>
        <w:rPr>
          <w:rFonts w:ascii="Times New Roman" w:hAnsi="Times New Roman" w:cs="Times New Roman"/>
          <w:sz w:val="24"/>
          <w:szCs w:val="24"/>
        </w:rPr>
        <w:instrText xml:space="preserve">-1","</w:instrText>
      </w:r>
      <w:r>
        <w:rPr>
          <w:rFonts w:ascii="Times New Roman" w:hAnsi="Times New Roman" w:cs="Times New Roman"/>
          <w:sz w:val="24"/>
          <w:szCs w:val="24"/>
          <w:lang w:val="en-US"/>
        </w:rPr>
        <w:instrText xml:space="preserve">issue</w:instrText>
      </w:r>
      <w:r>
        <w:rPr>
          <w:rFonts w:ascii="Times New Roman" w:hAnsi="Times New Roman" w:cs="Times New Roman"/>
          <w:sz w:val="24"/>
          <w:szCs w:val="24"/>
        </w:rPr>
        <w:instrText xml:space="preserve">":"4","</w:instrText>
      </w:r>
      <w:r>
        <w:rPr>
          <w:rFonts w:ascii="Times New Roman" w:hAnsi="Times New Roman" w:cs="Times New Roman"/>
          <w:sz w:val="24"/>
          <w:szCs w:val="24"/>
          <w:lang w:val="en-US"/>
        </w:rPr>
        <w:instrText xml:space="preserve">issued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date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parts</w:instrText>
      </w:r>
      <w:r>
        <w:rPr>
          <w:rFonts w:ascii="Times New Roman" w:hAnsi="Times New Roman" w:cs="Times New Roman"/>
          <w:sz w:val="24"/>
          <w:szCs w:val="24"/>
        </w:rPr>
        <w:instrText xml:space="preserve">":[["2011"]]},"</w:instrText>
      </w:r>
      <w:r>
        <w:rPr>
          <w:rFonts w:ascii="Times New Roman" w:hAnsi="Times New Roman" w:cs="Times New Roman"/>
          <w:sz w:val="24"/>
          <w:szCs w:val="24"/>
          <w:lang w:val="en-US"/>
        </w:rPr>
        <w:instrText xml:space="preserve">page</w:instrText>
      </w:r>
      <w:r>
        <w:rPr>
          <w:rFonts w:ascii="Times New Roman" w:hAnsi="Times New Roman" w:cs="Times New Roman"/>
          <w:sz w:val="24"/>
          <w:szCs w:val="24"/>
        </w:rPr>
        <w:instrText xml:space="preserve">":"817-833","</w:instrText>
      </w:r>
      <w:r>
        <w:rPr>
          <w:rFonts w:ascii="Times New Roman" w:hAnsi="Times New Roman" w:cs="Times New Roman"/>
          <w:sz w:val="24"/>
          <w:szCs w:val="24"/>
          <w:lang w:val="en-US"/>
        </w:rPr>
        <w:instrText xml:space="preserve">title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Mytilus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trossulus</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Northern</w:instrText>
      </w:r>
      <w:r>
        <w:rPr>
          <w:rFonts w:ascii="Times New Roman" w:hAnsi="Times New Roman" w:cs="Times New Roman"/>
          <w:sz w:val="24"/>
          <w:szCs w:val="24"/>
        </w:rPr>
        <w:instrText xml:space="preserve"> </w:instrText>
      </w:r>
      <w:r>
        <w:rPr>
          <w:rFonts w:ascii="Times New Roman" w:hAnsi="Times New Roman" w:cs="Times New Roman"/>
          <w:sz w:val="24"/>
          <w:szCs w:val="24"/>
          <w:lang w:val="en-US"/>
        </w:rPr>
        <w:instrText xml:space="preserve">Europe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type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article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journal</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volume</w:instrText>
      </w:r>
      <w:r>
        <w:rPr>
          <w:rFonts w:ascii="Times New Roman" w:hAnsi="Times New Roman" w:cs="Times New Roman"/>
          <w:sz w:val="24"/>
          <w:szCs w:val="24"/>
        </w:rPr>
        <w:instrText xml:space="preserve">":"158"},"</w:instrText>
      </w:r>
      <w:r>
        <w:rPr>
          <w:rFonts w:ascii="Times New Roman" w:hAnsi="Times New Roman" w:cs="Times New Roman"/>
          <w:sz w:val="24"/>
          <w:szCs w:val="24"/>
          <w:lang w:val="en-US"/>
        </w:rPr>
        <w:instrText xml:space="preserve">uris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http</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www</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mendeley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com</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documents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uuid</w:instrText>
      </w:r>
      <w:r>
        <w:rPr>
          <w:rFonts w:ascii="Times New Roman" w:hAnsi="Times New Roman" w:cs="Times New Roman"/>
          <w:sz w:val="24"/>
          <w:szCs w:val="24"/>
        </w:rPr>
        <w:instrText xml:space="preserve">=3</w:instrText>
      </w:r>
      <w:r>
        <w:rPr>
          <w:rFonts w:ascii="Times New Roman" w:hAnsi="Times New Roman" w:cs="Times New Roman"/>
          <w:sz w:val="24"/>
          <w:szCs w:val="24"/>
          <w:lang w:val="en-US"/>
        </w:rPr>
        <w:instrText xml:space="preserve">ebc</w:instrText>
      </w:r>
      <w:r>
        <w:rPr>
          <w:rFonts w:ascii="Times New Roman" w:hAnsi="Times New Roman" w:cs="Times New Roman"/>
          <w:sz w:val="24"/>
          <w:szCs w:val="24"/>
        </w:rPr>
        <w:instrText xml:space="preserve">451</w:instrText>
      </w:r>
      <w:r>
        <w:rPr>
          <w:rFonts w:ascii="Times New Roman" w:hAnsi="Times New Roman" w:cs="Times New Roman"/>
          <w:sz w:val="24"/>
          <w:szCs w:val="24"/>
          <w:lang w:val="en-US"/>
        </w:rPr>
        <w:instrText xml:space="preserve">d</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bc</w:instrText>
      </w:r>
      <w:r>
        <w:rPr>
          <w:rFonts w:ascii="Times New Roman" w:hAnsi="Times New Roman" w:cs="Times New Roman"/>
          <w:sz w:val="24"/>
          <w:szCs w:val="24"/>
        </w:rPr>
        <w:instrText xml:space="preserve">4</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-4239-</w:instrText>
      </w:r>
      <w:r>
        <w:rPr>
          <w:rFonts w:ascii="Times New Roman" w:hAnsi="Times New Roman" w:cs="Times New Roman"/>
          <w:sz w:val="24"/>
          <w:szCs w:val="24"/>
          <w:lang w:val="en-US"/>
        </w:rPr>
        <w:instrText xml:space="preserve">a</w:instrText>
      </w:r>
      <w:r>
        <w:rPr>
          <w:rFonts w:ascii="Times New Roman" w:hAnsi="Times New Roman" w:cs="Times New Roman"/>
          <w:sz w:val="24"/>
          <w:szCs w:val="24"/>
        </w:rPr>
        <w:instrText xml:space="preserve">20</w:instrText>
      </w:r>
      <w:r>
        <w:rPr>
          <w:rFonts w:ascii="Times New Roman" w:hAnsi="Times New Roman" w:cs="Times New Roman"/>
          <w:sz w:val="24"/>
          <w:szCs w:val="24"/>
          <w:lang w:val="en-US"/>
        </w:rPr>
        <w:instrText xml:space="preserve">e</w:instrText>
      </w:r>
      <w:r>
        <w:rPr>
          <w:rFonts w:ascii="Times New Roman" w:hAnsi="Times New Roman" w:cs="Times New Roman"/>
          <w:sz w:val="24"/>
          <w:szCs w:val="24"/>
        </w:rPr>
        <w:instrText xml:space="preserve">-11</w:instrText>
      </w:r>
      <w:r>
        <w:rPr>
          <w:rFonts w:ascii="Times New Roman" w:hAnsi="Times New Roman" w:cs="Times New Roman"/>
          <w:sz w:val="24"/>
          <w:szCs w:val="24"/>
          <w:lang w:val="en-US"/>
        </w:rPr>
        <w:instrText xml:space="preserve">ca</w:instrText>
      </w:r>
      <w:r>
        <w:rPr>
          <w:rFonts w:ascii="Times New Roman" w:hAnsi="Times New Roman" w:cs="Times New Roman"/>
          <w:sz w:val="24"/>
          <w:szCs w:val="24"/>
        </w:rPr>
        <w:instrText xml:space="preserve">2</w:instrText>
      </w:r>
      <w:r>
        <w:rPr>
          <w:rFonts w:ascii="Times New Roman" w:hAnsi="Times New Roman" w:cs="Times New Roman"/>
          <w:sz w:val="24"/>
          <w:szCs w:val="24"/>
          <w:lang w:val="en-US"/>
        </w:rPr>
        <w:instrText xml:space="preserve">c</w:instrText>
      </w:r>
      <w:r>
        <w:rPr>
          <w:rFonts w:ascii="Times New Roman" w:hAnsi="Times New Roman" w:cs="Times New Roman"/>
          <w:sz w:val="24"/>
          <w:szCs w:val="24"/>
        </w:rPr>
        <w:instrText xml:space="preserve">3</w:instrText>
      </w:r>
      <w:r>
        <w:rPr>
          <w:rFonts w:ascii="Times New Roman" w:hAnsi="Times New Roman" w:cs="Times New Roman"/>
          <w:sz w:val="24"/>
          <w:szCs w:val="24"/>
          <w:lang w:val="en-US"/>
        </w:rPr>
        <w:instrText xml:space="preserve">de</w:instrText>
      </w:r>
      <w:r>
        <w:rPr>
          <w:rFonts w:ascii="Times New Roman" w:hAnsi="Times New Roman" w:cs="Times New Roman"/>
          <w:sz w:val="24"/>
          <w:szCs w:val="24"/>
        </w:rPr>
        <w:instrText xml:space="preserve">193"]}],"</w:instrText>
      </w:r>
      <w:r>
        <w:rPr>
          <w:rFonts w:ascii="Times New Roman" w:hAnsi="Times New Roman" w:cs="Times New Roman"/>
          <w:sz w:val="24"/>
          <w:szCs w:val="24"/>
          <w:lang w:val="en-US"/>
        </w:rPr>
        <w:instrText xml:space="preserve">mendeley</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formattedCitation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V</w:instrText>
      </w:r>
      <w:r>
        <w:rPr>
          <w:rFonts w:ascii="Times New Roman" w:hAnsi="Times New Roman" w:cs="Times New Roman"/>
          <w:sz w:val="24"/>
          <w:szCs w:val="24"/>
        </w:rPr>
        <w:instrText xml:space="preserve">ä</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ö</w:instrText>
      </w:r>
      <w:r>
        <w:rPr>
          <w:rFonts w:ascii="Times New Roman" w:hAnsi="Times New Roman" w:cs="Times New Roman"/>
          <w:sz w:val="24"/>
          <w:szCs w:val="24"/>
          <w:lang w:val="en-US"/>
        </w:rPr>
        <w:instrText xml:space="preserve">l</w:instrText>
      </w:r>
      <w:r>
        <w:rPr>
          <w:rFonts w:ascii="Times New Roman" w:hAnsi="Times New Roman" w:cs="Times New Roman"/>
          <w:sz w:val="24"/>
          <w:szCs w:val="24"/>
        </w:rPr>
        <w:instrText xml:space="preserve">ä &amp; </w:instrText>
      </w:r>
      <w:r>
        <w:rPr>
          <w:rFonts w:ascii="Times New Roman" w:hAnsi="Times New Roman" w:cs="Times New Roman"/>
          <w:sz w:val="24"/>
          <w:szCs w:val="24"/>
          <w:lang w:val="en-US"/>
        </w:rPr>
        <w:instrText xml:space="preserve">Strelkov</w:instrText>
      </w:r>
      <w:r>
        <w:rPr>
          <w:rFonts w:ascii="Times New Roman" w:hAnsi="Times New Roman" w:cs="Times New Roman"/>
          <w:sz w:val="24"/>
          <w:szCs w:val="24"/>
        </w:rPr>
        <w:instrText xml:space="preserve">, 2011)","</w:instrText>
      </w:r>
      <w:r>
        <w:rPr>
          <w:rFonts w:ascii="Times New Roman" w:hAnsi="Times New Roman" w:cs="Times New Roman"/>
          <w:sz w:val="24"/>
          <w:szCs w:val="24"/>
          <w:lang w:val="en-US"/>
        </w:rPr>
        <w:instrText xml:space="preserve">plainTextFormattedCitation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V</w:instrText>
      </w:r>
      <w:r>
        <w:rPr>
          <w:rFonts w:ascii="Times New Roman" w:hAnsi="Times New Roman" w:cs="Times New Roman"/>
          <w:sz w:val="24"/>
          <w:szCs w:val="24"/>
        </w:rPr>
        <w:instrText xml:space="preserve">ä</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ö</w:instrText>
      </w:r>
      <w:r>
        <w:rPr>
          <w:rFonts w:ascii="Times New Roman" w:hAnsi="Times New Roman" w:cs="Times New Roman"/>
          <w:sz w:val="24"/>
          <w:szCs w:val="24"/>
          <w:lang w:val="en-US"/>
        </w:rPr>
        <w:instrText xml:space="preserve">l</w:instrText>
      </w:r>
      <w:r>
        <w:rPr>
          <w:rFonts w:ascii="Times New Roman" w:hAnsi="Times New Roman" w:cs="Times New Roman"/>
          <w:sz w:val="24"/>
          <w:szCs w:val="24"/>
        </w:rPr>
        <w:instrText xml:space="preserve">ä &amp; </w:instrText>
      </w:r>
      <w:r>
        <w:rPr>
          <w:rFonts w:ascii="Times New Roman" w:hAnsi="Times New Roman" w:cs="Times New Roman"/>
          <w:sz w:val="24"/>
          <w:szCs w:val="24"/>
          <w:lang w:val="en-US"/>
        </w:rPr>
        <w:instrText xml:space="preserve">Strelkov</w:instrText>
      </w:r>
      <w:r>
        <w:rPr>
          <w:rFonts w:ascii="Times New Roman" w:hAnsi="Times New Roman" w:cs="Times New Roman"/>
          <w:sz w:val="24"/>
          <w:szCs w:val="24"/>
        </w:rPr>
        <w:instrText xml:space="preserve">, 2011)","</w:instrText>
      </w:r>
      <w:r>
        <w:rPr>
          <w:rFonts w:ascii="Times New Roman" w:hAnsi="Times New Roman" w:cs="Times New Roman"/>
          <w:sz w:val="24"/>
          <w:szCs w:val="24"/>
          <w:lang w:val="en-US"/>
        </w:rPr>
        <w:instrText xml:space="preserve">previouslyFormattedCitation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V</w:instrText>
      </w:r>
      <w:r>
        <w:rPr>
          <w:rFonts w:ascii="Times New Roman" w:hAnsi="Times New Roman" w:cs="Times New Roman"/>
          <w:sz w:val="24"/>
          <w:szCs w:val="24"/>
        </w:rPr>
        <w:instrText xml:space="preserve">ä</w:instrText>
      </w:r>
      <w:r>
        <w:rPr>
          <w:rFonts w:ascii="Times New Roman" w:hAnsi="Times New Roman" w:cs="Times New Roman"/>
          <w:sz w:val="24"/>
          <w:szCs w:val="24"/>
          <w:lang w:val="en-US"/>
        </w:rPr>
        <w:instrText xml:space="preserve">in</w:instrText>
      </w:r>
      <w:r>
        <w:rPr>
          <w:rFonts w:ascii="Times New Roman" w:hAnsi="Times New Roman" w:cs="Times New Roman"/>
          <w:sz w:val="24"/>
          <w:szCs w:val="24"/>
        </w:rPr>
        <w:instrText xml:space="preserve">ö</w:instrText>
      </w:r>
      <w:r>
        <w:rPr>
          <w:rFonts w:ascii="Times New Roman" w:hAnsi="Times New Roman" w:cs="Times New Roman"/>
          <w:sz w:val="24"/>
          <w:szCs w:val="24"/>
          <w:lang w:val="en-US"/>
        </w:rPr>
        <w:instrText xml:space="preserve">l</w:instrText>
      </w:r>
      <w:r>
        <w:rPr>
          <w:rFonts w:ascii="Times New Roman" w:hAnsi="Times New Roman" w:cs="Times New Roman"/>
          <w:sz w:val="24"/>
          <w:szCs w:val="24"/>
        </w:rPr>
        <w:instrText xml:space="preserve">ä &amp; </w:instrText>
      </w:r>
      <w:r>
        <w:rPr>
          <w:rFonts w:ascii="Times New Roman" w:hAnsi="Times New Roman" w:cs="Times New Roman"/>
          <w:sz w:val="24"/>
          <w:szCs w:val="24"/>
          <w:lang w:val="en-US"/>
        </w:rPr>
        <w:instrText xml:space="preserve">Strelkov</w:instrText>
      </w:r>
      <w:r>
        <w:rPr>
          <w:rFonts w:ascii="Times New Roman" w:hAnsi="Times New Roman" w:cs="Times New Roman"/>
          <w:sz w:val="24"/>
          <w:szCs w:val="24"/>
        </w:rPr>
        <w:instrText xml:space="preserve">, 2011)"},"</w:instrText>
      </w:r>
      <w:r>
        <w:rPr>
          <w:rFonts w:ascii="Times New Roman" w:hAnsi="Times New Roman" w:cs="Times New Roman"/>
          <w:sz w:val="24"/>
          <w:szCs w:val="24"/>
          <w:lang w:val="en-US"/>
        </w:rPr>
        <w:instrText xml:space="preserve">properties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noteIndex</w:instrText>
      </w:r>
      <w:r>
        <w:rPr>
          <w:rFonts w:ascii="Times New Roman" w:hAnsi="Times New Roman" w:cs="Times New Roman"/>
          <w:sz w:val="24"/>
          <w:szCs w:val="24"/>
        </w:rPr>
        <w:instrText xml:space="preserve">":0},"</w:instrText>
      </w:r>
      <w:r>
        <w:rPr>
          <w:rFonts w:ascii="Times New Roman" w:hAnsi="Times New Roman" w:cs="Times New Roman"/>
          <w:sz w:val="24"/>
          <w:szCs w:val="24"/>
          <w:lang w:val="en-US"/>
        </w:rPr>
        <w:instrText xml:space="preserve">schema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https</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github</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com</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style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language</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schema</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raw</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master</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csl</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citation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instrText xml:space="preserve">json</w:instrText>
      </w:r>
      <w:r>
        <w:rPr>
          <w:rFonts w:ascii="Times New Roman" w:hAnsi="Times New Roman" w:cs="Times New Roman"/>
          <w:sz w:val="24"/>
          <w:szCs w:val="24"/>
        </w:rPr>
        <w:instrText xml:space="preserve">"}</w:instrText>
      </w:r>
      <w:r>
        <w:rPr>
          <w:rFonts w:ascii="Times New Roman" w:hAnsi="Times New Roman" w:cs="Times New Roman"/>
          <w:sz w:val="24"/>
          <w:szCs w:val="24"/>
          <w:lang w:val="en-US"/>
        </w:rPr>
        <w:fldChar w:fldCharType="separate"/>
      </w:r>
      <w:r>
        <w:rPr>
          <w:rFonts w:ascii="Times New Roman" w:hAnsi="Times New Roman" w:cs="Times New Roman"/>
          <w:sz w:val="24"/>
          <w:szCs w:val="24"/>
        </w:rPr>
        <w:t>(</w:t>
      </w:r>
      <w:r>
        <w:rPr>
          <w:rFonts w:ascii="Times New Roman" w:hAnsi="Times New Roman" w:cs="Times New Roman"/>
          <w:sz w:val="24"/>
          <w:szCs w:val="24"/>
          <w:lang w:val="en-US"/>
        </w:rPr>
        <w:t>V</w:t>
      </w:r>
      <w:r>
        <w:rPr>
          <w:rFonts w:ascii="Times New Roman" w:hAnsi="Times New Roman" w:cs="Times New Roman"/>
          <w:sz w:val="24"/>
          <w:szCs w:val="24"/>
        </w:rPr>
        <w:t>ä</w:t>
      </w:r>
      <w:r>
        <w:rPr>
          <w:rFonts w:ascii="Times New Roman" w:hAnsi="Times New Roman" w:cs="Times New Roman"/>
          <w:sz w:val="24"/>
          <w:szCs w:val="24"/>
          <w:lang w:val="en-US"/>
        </w:rPr>
        <w:t>in</w:t>
      </w:r>
      <w:r>
        <w:rPr>
          <w:rFonts w:ascii="Times New Roman" w:hAnsi="Times New Roman" w:cs="Times New Roman"/>
          <w:sz w:val="24"/>
          <w:szCs w:val="24"/>
        </w:rPr>
        <w:t>ö</w:t>
      </w:r>
      <w:r>
        <w:rPr>
          <w:rFonts w:ascii="Times New Roman" w:hAnsi="Times New Roman" w:cs="Times New Roman"/>
          <w:sz w:val="24"/>
          <w:szCs w:val="24"/>
          <w:lang w:val="en-US"/>
        </w:rPr>
        <w:t>l</w:t>
      </w:r>
      <w:r>
        <w:rPr>
          <w:rFonts w:ascii="Times New Roman" w:hAnsi="Times New Roman" w:cs="Times New Roman"/>
          <w:sz w:val="24"/>
          <w:szCs w:val="24"/>
        </w:rPr>
        <w:t xml:space="preserve">ä &amp; </w:t>
      </w:r>
      <w:r>
        <w:rPr>
          <w:rFonts w:ascii="Times New Roman" w:hAnsi="Times New Roman" w:cs="Times New Roman"/>
          <w:sz w:val="24"/>
          <w:szCs w:val="24"/>
          <w:lang w:val="en-US"/>
        </w:rPr>
        <w:t>Strelkov</w:t>
      </w:r>
      <w:r>
        <w:rPr>
          <w:rFonts w:ascii="Times New Roman" w:hAnsi="Times New Roman" w:cs="Times New Roman"/>
          <w:sz w:val="24"/>
          <w:szCs w:val="24"/>
        </w:rPr>
        <w:t>, 2011)</w:t>
      </w:r>
      <w:r>
        <w:rPr>
          <w:rFonts w:ascii="Times New Roman" w:hAnsi="Times New Roman" w:cs="Times New Roman"/>
          <w:sz w:val="24"/>
          <w:szCs w:val="24"/>
          <w:lang w:val="en-US"/>
        </w:rPr>
        <w:fldChar w:fldCharType="end"/>
      </w:r>
      <w:r>
        <w:rPr>
          <w:rFonts w:ascii="Times New Roman" w:hAnsi="Times New Roman" w:cs="Times New Roman"/>
          <w:sz w:val="24"/>
          <w:szCs w:val="24"/>
        </w:rPr>
        <w:t xml:space="preserve">. Одновременно с этим отмечается, что популяции мидий на норвежском побережье Баренцева моря так же подвержены высокой степени интрогрессии генов МЕ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s00227-017-3235-5","ISBN":"0123456789","author":[{"dropping-particle":"","family":"Śmietanka","given":"Beata","non-dropping-particle":"","parse-names":false,"suffix":""},{"dropping-particle":"","family":"Burzyński","given":"Artur","non-dropping-particle":"","parse-names":false,"suffix":""}],"container-title":"Marine Biology","id":"ITEM-1","issued":{"date-parts":[["2017"]]},"page":"1-11","title":"Disruption of doubly uniparental inheritance of mitochondrial DNA associated with hybridization area of European Mytilus edulis and Mytilus trossulus in Norway","type":"article-journal"},"uris":["http://www.mendeley.com/documents/?uuid=ba8d79d7-e1c3-4d54-8f7b-5ecf1d1461e9"]}],"mendeley":{"formattedCitation":"(Śmietanka &amp; Burzyński, 2017)","plainTextFormattedCitation":"(Śmietanka &amp; Burzyński, 2017)","previouslyFormattedCitation":"(Śmietanka &amp; Burzyński, 2017)"},"properties":{"noteIndex":0},"schema":"https://github.com/citation-style-language/schema/raw/master/csl-citation.json"}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(Śmietanka &amp; Burzyński, 2017)</w:t>
      </w:r>
      <w:r>
        <w:rPr>
          <w:rFonts w:ascii="Times New Roman" w:hAnsi="Times New Roman" w:cs="Times New Roman"/>
          <w:sz w:val="24"/>
          <w:szCs w:val="24"/>
        </w:rPr>
        <w:fldChar w:fldCharType="end"/>
      </w:r>
      <w:r>
        <w:rPr>
          <w:rFonts w:ascii="Times New Roman" w:hAnsi="Times New Roman" w:cs="Times New Roman"/>
          <w:sz w:val="24"/>
          <w:szCs w:val="24"/>
        </w:rPr>
        <w:t xml:space="preserve">. Вторая гипотеза, которая бы могла объяснять географические различия в соотношении морфотипов для двух генотипов, связана с наличием некоторого абиотического фактора. Так, например, для МЕ авторами был обнаружен определенный паттерн распределения частот Е-морфотипов среди популяций в Баренцевом море, зависящий от соленостных условий. В восточной (более опресненной) части Баренцева моря популяции МЕ обнаруживали «нормальную» (высокую) частоту встречаемости Е-морфотипа, в то время как арктические популяции (океанические, как выражаются авторы) характеризовались сниженной частотой встречаемости Е-морфотипа. Как уже отмечалось, авторы предполагают, что наличие и отсутствие прерывающейся полоски </w:t>
      </w:r>
      <w:del w:id="511" w:author="polyd" w:date="2023-06-15T12:09:59Z">
        <w:r>
          <w:rPr>
            <w:rFonts w:ascii="Times New Roman" w:hAnsi="Times New Roman" w:cs="Times New Roman"/>
            <w:sz w:val="24"/>
            <w:szCs w:val="24"/>
          </w:rPr>
          <w:delText>лигамента</w:delText>
        </w:r>
      </w:del>
      <w:ins w:id="512" w:author="polyd" w:date="2023-06-15T12:09:59Z">
        <w:r>
          <w:rPr>
            <w:rFonts w:ascii="Times New Roman" w:hAnsi="Times New Roman" w:cs="Times New Roman"/>
            <w:sz w:val="24"/>
            <w:szCs w:val="24"/>
            <w:lang w:val="ru-RU"/>
          </w:rPr>
          <w:t>п</w:t>
        </w:r>
      </w:ins>
      <w:ins w:id="513" w:author="polyd" w:date="2023-06-15T12:10:00Z">
        <w:r>
          <w:rPr>
            <w:rFonts w:ascii="Times New Roman" w:hAnsi="Times New Roman" w:cs="Times New Roman"/>
            <w:sz w:val="24"/>
            <w:szCs w:val="24"/>
            <w:lang w:val="ru-RU"/>
          </w:rPr>
          <w:t>ризм</w:t>
        </w:r>
      </w:ins>
      <w:ins w:id="514" w:author="polyd" w:date="2023-06-15T12:10:01Z">
        <w:r>
          <w:rPr>
            <w:rFonts w:ascii="Times New Roman" w:hAnsi="Times New Roman" w:cs="Times New Roman"/>
            <w:sz w:val="24"/>
            <w:szCs w:val="24"/>
            <w:lang w:val="ru-RU"/>
          </w:rPr>
          <w:t>атич</w:t>
        </w:r>
      </w:ins>
      <w:ins w:id="515" w:author="polyd" w:date="2023-06-15T12:10:02Z">
        <w:r>
          <w:rPr>
            <w:rFonts w:ascii="Times New Roman" w:hAnsi="Times New Roman" w:cs="Times New Roman"/>
            <w:sz w:val="24"/>
            <w:szCs w:val="24"/>
            <w:lang w:val="ru-RU"/>
          </w:rPr>
          <w:t>еского</w:t>
        </w:r>
      </w:ins>
      <w:ins w:id="516" w:author="polyd" w:date="2023-06-15T12:10:02Z">
        <w:r>
          <w:rPr>
            <w:rFonts w:hint="default" w:ascii="Times New Roman" w:hAnsi="Times New Roman" w:cs="Times New Roman"/>
            <w:sz w:val="24"/>
            <w:szCs w:val="24"/>
            <w:lang w:val="ru-RU"/>
          </w:rPr>
          <w:t xml:space="preserve"> </w:t>
        </w:r>
      </w:ins>
      <w:ins w:id="517" w:author="polyd" w:date="2023-06-15T12:10:03Z">
        <w:r>
          <w:rPr>
            <w:rFonts w:hint="default" w:ascii="Times New Roman" w:hAnsi="Times New Roman" w:cs="Times New Roman"/>
            <w:sz w:val="24"/>
            <w:szCs w:val="24"/>
            <w:lang w:val="ru-RU"/>
          </w:rPr>
          <w:t>слоя</w:t>
        </w:r>
      </w:ins>
      <w:r>
        <w:rPr>
          <w:rFonts w:ascii="Times New Roman" w:hAnsi="Times New Roman" w:cs="Times New Roman"/>
          <w:sz w:val="24"/>
          <w:szCs w:val="24"/>
        </w:rPr>
        <w:t xml:space="preserve"> может быть связано с эффективностью продукции материала раковины. Арктические моря характеризуются пониженными концентрациями карбоната кальция в воде и пониженным присутствием планктона (в связи с сезонной динамикой), которые столь необходимы мидиями для нормального образования раковины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Steinacher","given":"M","non-dropping-particle":"","parse-names":false,"suffix":""},{"dropping-particle":"","family":"Joos","given":"F","non-dropping-particle":"","parse-names":false,"suffix":""},{"dropping-particle":"","family":"Fr","given":"T L","non-dropping-particle":"","parse-names":false,"suffix":""}],"container-title":"Biogeosciences","id":"ITEM-1","issued":{"date-parts":[["2009"]]},"page":"515-533","title":"Imminent ocean acidification in the Arctic projected with the NCAR global coupled carbon cycle-climate model","type":"article-journal","volume":"6"},"uris":["http://www.mendeley.com/documents/?uuid=3b77d9e7-eb81-47d4-9c2b-870500566715"]},{"id":"ITEM-2","itemData":{"DOI":"https://doi.org/10.5962/bhl.title.6447","author":[{"dropping-particle":"","family":"Zenkevith","given":"L.A.","non-dropping-particle":"","parse-names":false,"suffix":""}],"id":"ITEM-2","issued":{"date-parts":[["1963"]]},"publisher":"Interscience Publishers","publisher-place":"New York","title":"Biology of the Seas of the U.S.S.R.","type":"book"},"uris":["http://www.mendeley.com/documents/?uuid=080359d0-9a50-41f7-95c3-fbcf8e72369e"]}],"mendeley":{"formattedCitation":"(Steinacher et al., 2009; Zenkevith, 1963)","plainTextFormattedCitation":"(Steinacher et al., 2009; Zenkevith, 1963)","previouslyFormattedCitation":"(Steinacher et al., 2009; Zenkevith, 1963)"},"properties":{"noteIndex":0},"schema":"https://github.com/citation-style-language/schema/raw/master/csl-citation.json"}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(Steinacher et al., 2009; Zenkevith, 1963)</w:t>
      </w:r>
      <w:r>
        <w:rPr>
          <w:rFonts w:ascii="Times New Roman" w:hAnsi="Times New Roman" w:cs="Times New Roman"/>
          <w:sz w:val="24"/>
          <w:szCs w:val="24"/>
        </w:rPr>
        <w:fldChar w:fldCharType="end"/>
      </w:r>
      <w:r>
        <w:rPr>
          <w:rFonts w:ascii="Times New Roman" w:hAnsi="Times New Roman" w:cs="Times New Roman"/>
          <w:sz w:val="24"/>
          <w:szCs w:val="24"/>
        </w:rPr>
        <w:t xml:space="preserve">. Одновременно с этим, эстуарии характеризуются еще более низкой концентраций карбонатов, однако более высокой концентрацией пищи (сестона), что обусловлено речным стоком и высокой концентрацией биогенов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{"citationItems":[{"id":"ITEM-1","itemData":{"DOI":"https://doi.org/10.1007/s12237-019-00682-3 Dense","author":[{"dropping-particle":"","family":"Duarte","given":"Carlos M","non-dropping-particle":"","parse-names":false,"suffix":""}],"container-title":"Estuaries and Coasts","id":"ITEM-1","issued":{"date-parts":[["2020"]]},"page":"387-395","publisher":"Estuaries and Coasts","title":"Dense Mytilus Beds Along Freshwater-Influenced Greenland Shores : Resistance to Corrosive Waters Under High Food Supply","type":"article-journal","volume":"43"},"uris":["http://www.mendeley.com/documents/?uuid=42dd1a8f-4a0c-4ea4-a6cc-bd743c2f2879"]}],"mendeley":{"formattedCitation":"(Duarte, 2020)","plainTextFormattedCitation":"(Duarte, 2020)","previouslyFormattedCitation":"(Duarte, 2020)"},"properties":{"noteIndex":0},"schema":"https://github.com/citation-style-language/schema/raw/master/csl-citation.json"}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(Duarte, 2020)</w:t>
      </w:r>
      <w:r>
        <w:rPr>
          <w:rFonts w:ascii="Times New Roman" w:hAnsi="Times New Roman" w:cs="Times New Roman"/>
          <w:sz w:val="24"/>
          <w:szCs w:val="24"/>
        </w:rPr>
        <w:fldChar w:fldCharType="end"/>
      </w:r>
      <w:r>
        <w:rPr>
          <w:rFonts w:ascii="Times New Roman" w:hAnsi="Times New Roman" w:cs="Times New Roman"/>
          <w:sz w:val="24"/>
          <w:szCs w:val="24"/>
        </w:rPr>
        <w:t xml:space="preserve">. В эстуариях перламутровый слой раковины двустворчатых моллюсков особенно подвержен вымыванию и коррозии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0024223","author":[{"dropping-particle":"","family":"Melzner","given":"Frank","non-dropping-particle":"","parse-names":false,"suffix":""},{"dropping-particle":"","family":"Casties","given":"Isabel","non-dropping-particle":"","parse-names":false,"suffix":""},{"dropping-particle":"","family":"Panknin","given":"Ulrike","non-dropping-particle":"","parse-names":false,"suffix":""},{"dropping-particle":"","family":"Stange","given":"Paul","non-dropping-particle":"","parse-names":false,"suffix":""},{"dropping-particle":"","family":"Tru","given":"Katja","non-dropping-particle":"","parse-names":false,"suffix":""},{"dropping-particle":"","family":"Gorb","given":"Stanislav N","non-dropping-particle":"","parse-names":false,"suffix":""},{"dropping-particle":"","family":"Gutowska","given":"Magdalena A","non-dropping-particle":"","parse-names":false,"suffix":""}],"container-title":"PLoS ONE","id":"ITEM-1","issue":"9","issued":{"date-parts":[["2011"]]},"title":"Food Supply and Seawater pCO 2 Impact Calcification and Internal Shell Dissolution in the Blue Mussel Mytilus edulis","type":"article-journal","volume":"6"},"uris":["http://www.mendeley.com/documents/?uuid=b211d902-c1fa-4727-acf4-d76d26032c38"]}],"mendeley":{"formattedCitation":"(Melzner et al., 2011)","plainTextFormattedCitation":"(Melzner et al., 2011)","previouslyFormattedCitation":"(Melzner et al., 2011)"},"properties":{"noteIndex":0},"schema":"https://github.com/citation-style-language/schema/raw/master/csl-citation.json"}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(Melzner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однако мидии все еще могут сохранять продукцию перламутрового слоя на высоком уровне, если им доступна пища в обилии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{"citationItems":[{"id":"ITEM-1","itemData":{"DOI":"https://doi.org/10.1007/s12237-019-00682-3 Dense","author":[{"dropping-particle":"","family":"Duarte","given":"Carlos M","non-dropping-particle":"","parse-names":false,"suffix":""}],"container-title":"Estuaries and Coasts","id":"ITEM-1","issued":{"date-parts":[["2020"]]},"page":"387-395","publisher":"Estuaries and Coasts","title":"Dense Mytilus Beds Along Freshwater-Influenced Greenland Shores : Resistance to Corrosive Waters Under High Food Supply","type":"article-journal","volume":"43"},"uris":["http://www.mendeley.com/documents/?uuid=42dd1a8f-4a0c-4ea4-a6cc-bd743c2f2879"]},{"id":"ITEM-2","itemData":{"DOI":"10.1371/journal.pone.0024223","author":[{"dropping-particle":"","family":"Melzner","given":"Frank","non-dropping-particle":"","parse-names":false,"suffix":""},{"dropping-particle":"","family":"Casties","given":"Isabel","non-dropping-particle":"","parse-names":false,"suffix":""},{"dropping-particle":"","family":"Panknin","given":"Ulrike","non-dropping-particle":"","parse-names":false,"suffix":""},{"dropping-particle":"","family":"Stange","given":"Paul","non-dropping-particle":"","parse-names":false,"suffix":""},{"dropping-particle":"","family":"Tru","given":"Katja","non-dropping-particle":"","parse-names":false,"suffix":""},{"dropping-particle":"","family":"Gorb","given":"Stanislav N","non-dropping-particle":"","parse-names":false,"suffix":""},{"dropping-particle":"","family":"Gutowska","given":"Magdalena A","non-dropping-particle":"","parse-names":false,"suffix":""}],"container-title":"PLoS ONE","id":"ITEM-2","issue":"9","issued":{"date-parts":[["2011"]]},"title":"Food Supply and Seawater pCO 2 Impact Calcification and Internal Shell Dissolution in the Blue Mussel Mytilus edulis","type":"article-journal","volume":"6"},"uris":["http://www.mendeley.com/documents/?uuid=b211d902-c1fa-4727-acf4-d76d26032c38"]}],"mendeley":{"formattedCitation":"(Duarte, 2020; Melzner et al., 2011)","plainTextFormattedCitation":"(Duarte, 2020; Melzner et al., 2011)","previouslyFormattedCitation":"(Duarte, 2020; Melzner et al., 2011)"},"properties":{"noteIndex":0},"schema":"https://github.com/citation-style-language/schema/raw/master/csl-citation.json"}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(Duarte, 2020; Melzner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Если же мидии ограничены в пище, то в таких условиях они склонны распределять энергетический бюджет на нужды соматических тканей, нежели на поддержание раковины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0024223","author":[{"dropping-particle":"","family":"Melzner","given":"Frank","non-dropping-particle":"","parse-names":false,"suffix":""},{"dropping-particle":"","family":"Casties","given":"Isabel","non-dropping-particle":"","parse-names":false,"suffix":""},{"dropping-particle":"","family":"Panknin","given":"Ulrike","non-dropping-particle":"","parse-names":false,"suffix":""},{"dropping-particle":"","family":"Stange","given":"Paul","non-dropping-particle":"","parse-names":false,"suffix":""},{"dropping-particle":"","family":"Tru","given":"Katja","non-dropping-particle":"","parse-names":false,"suffix":""},{"dropping-particle":"","family":"Gorb","given":"Stanislav N","non-dropping-particle":"","parse-names":false,"suffix":""},{"dropping-particle":"","family":"Gutowska","given":"Magdalena A","non-dropping-particle":"","parse-names":false,"suffix":""}],"container-title":"PLoS ONE","id":"ITEM-1","issue":"9","issued":{"date-parts":[["2011"]]},"title":"Food Supply and Seawater pCO 2 Impact Calcification and Internal Shell Dissolution in the Blue Mussel Mytilus edulis","type":"article-journal","volume":"6"},"uris":["http://www.mendeley.com/documents/?uuid=b211d902-c1fa-4727-acf4-d76d26032c38"]}],"mendeley":{"formattedCitation":"(Melzner et al., 2011)","plainTextFormattedCitation":"(Melzner et al., 2011)","previouslyFormattedCitation":"(Melzner et al., 2011)"},"properties":{"noteIndex":0},"schema":"https://github.com/citation-style-language/schema/raw/master/csl-citation.json"}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(Melzner et al., 2011)</w:t>
      </w:r>
      <w:r>
        <w:rPr>
          <w:rFonts w:ascii="Times New Roman" w:hAnsi="Times New Roman" w:cs="Times New Roman"/>
          <w:sz w:val="24"/>
          <w:szCs w:val="24"/>
        </w:rPr>
        <w:fldChar w:fldCharType="end"/>
      </w:r>
      <w:r>
        <w:rPr>
          <w:rFonts w:ascii="Times New Roman" w:hAnsi="Times New Roman" w:cs="Times New Roman"/>
          <w:sz w:val="24"/>
          <w:szCs w:val="24"/>
        </w:rPr>
        <w:t>. Следовательно, разница в соотношении Е-морфотипов и Т-морфотипов среди МЕ Баренцева моря может объясняться таким образом: в условиях эстуариев мидии способны, ввиду доступной пищи, вкладывать большее количество энергии в продукцию раковины, несмотря на интенсифицированное вымывание карбонатов; в то время как мидии из более арктических регионов Баренцева моря, при недостатке пищи и, в целом, тоже высокой интенсивности вымывания карбонатов, неспособны к поддержанию нормальной толщины раковины, что и определяет высокую встречаемость Т-морфотипов с непрерывной полоской</w:t>
      </w:r>
      <w:ins w:id="518" w:author="polyd" w:date="2023-06-15T12:11:54Z">
        <w:r>
          <w:rPr>
            <w:rFonts w:hint="default" w:ascii="Times New Roman" w:hAnsi="Times New Roman" w:cs="Times New Roman"/>
            <w:sz w:val="24"/>
            <w:szCs w:val="24"/>
            <w:lang w:val="ru-RU"/>
          </w:rPr>
          <w:t xml:space="preserve"> </w:t>
        </w:r>
      </w:ins>
      <w:del w:id="519" w:author="polyd" w:date="2023-06-15T12:11:52Z">
        <w:r>
          <w:rPr>
            <w:rFonts w:ascii="Times New Roman" w:hAnsi="Times New Roman" w:cs="Times New Roman"/>
            <w:sz w:val="24"/>
            <w:szCs w:val="24"/>
          </w:rPr>
          <w:delText xml:space="preserve"> </w:delText>
        </w:r>
      </w:del>
      <w:del w:id="520" w:author="polyd" w:date="2023-06-15T12:11:51Z">
        <w:r>
          <w:rPr>
            <w:rFonts w:ascii="Times New Roman" w:hAnsi="Times New Roman" w:cs="Times New Roman"/>
            <w:sz w:val="24"/>
            <w:szCs w:val="24"/>
          </w:rPr>
          <w:delText>лиг</w:delText>
        </w:r>
      </w:del>
      <w:del w:id="521" w:author="polyd" w:date="2023-06-15T12:11:50Z">
        <w:r>
          <w:rPr>
            <w:rFonts w:ascii="Times New Roman" w:hAnsi="Times New Roman" w:cs="Times New Roman"/>
            <w:sz w:val="24"/>
            <w:szCs w:val="24"/>
          </w:rPr>
          <w:delText>аме</w:delText>
        </w:r>
      </w:del>
      <w:ins w:id="522" w:author="polyd" w:date="2023-06-15T12:11:38Z">
        <w:r>
          <w:rPr>
            <w:rFonts w:ascii="Times New Roman" w:hAnsi="Times New Roman" w:cs="Times New Roman"/>
            <w:sz w:val="24"/>
            <w:szCs w:val="24"/>
            <w:lang w:val="ru-RU"/>
          </w:rPr>
          <w:t>при</w:t>
        </w:r>
      </w:ins>
      <w:ins w:id="523" w:author="polyd" w:date="2023-06-15T12:11:39Z">
        <w:r>
          <w:rPr>
            <w:rFonts w:ascii="Times New Roman" w:hAnsi="Times New Roman" w:cs="Times New Roman"/>
            <w:sz w:val="24"/>
            <w:szCs w:val="24"/>
            <w:lang w:val="ru-RU"/>
          </w:rPr>
          <w:t>змати</w:t>
        </w:r>
      </w:ins>
      <w:ins w:id="524" w:author="polyd" w:date="2023-06-15T12:11:40Z">
        <w:r>
          <w:rPr>
            <w:rFonts w:ascii="Times New Roman" w:hAnsi="Times New Roman" w:cs="Times New Roman"/>
            <w:sz w:val="24"/>
            <w:szCs w:val="24"/>
            <w:lang w:val="ru-RU"/>
          </w:rPr>
          <w:t>ческо</w:t>
        </w:r>
      </w:ins>
      <w:ins w:id="525" w:author="polyd" w:date="2023-06-15T12:11:41Z">
        <w:r>
          <w:rPr>
            <w:rFonts w:ascii="Times New Roman" w:hAnsi="Times New Roman" w:cs="Times New Roman"/>
            <w:sz w:val="24"/>
            <w:szCs w:val="24"/>
            <w:lang w:val="ru-RU"/>
          </w:rPr>
          <w:t>го</w:t>
        </w:r>
      </w:ins>
      <w:ins w:id="526" w:author="polyd" w:date="2023-06-15T12:11:41Z">
        <w:r>
          <w:rPr>
            <w:rFonts w:hint="default" w:ascii="Times New Roman" w:hAnsi="Times New Roman" w:cs="Times New Roman"/>
            <w:sz w:val="24"/>
            <w:szCs w:val="24"/>
            <w:lang w:val="ru-RU"/>
          </w:rPr>
          <w:t xml:space="preserve"> слоя</w:t>
        </w:r>
      </w:ins>
      <w:ins w:id="527" w:author="polyd" w:date="2023-06-15T12:11:42Z">
        <w:r>
          <w:rPr>
            <w:rFonts w:hint="default" w:ascii="Times New Roman" w:hAnsi="Times New Roman" w:cs="Times New Roman"/>
            <w:sz w:val="24"/>
            <w:szCs w:val="24"/>
            <w:lang w:val="ru-RU"/>
          </w:rPr>
          <w:t xml:space="preserve"> </w:t>
        </w:r>
      </w:ins>
      <w:del w:id="528" w:author="polyd" w:date="2023-06-15T12:11:44Z">
        <w:r>
          <w:rPr>
            <w:rFonts w:ascii="Times New Roman" w:hAnsi="Times New Roman" w:cs="Times New Roman"/>
            <w:sz w:val="24"/>
            <w:szCs w:val="24"/>
          </w:rPr>
          <w:delText>нта</w:delText>
        </w:r>
      </w:del>
      <w:del w:id="529" w:author="polyd" w:date="2023-06-15T12:11:45Z">
        <w:r>
          <w:rPr>
            <w:rFonts w:ascii="Times New Roman" w:hAnsi="Times New Roman" w:cs="Times New Roman"/>
            <w:sz w:val="24"/>
            <w:szCs w:val="24"/>
          </w:rPr>
          <w:delText xml:space="preserve"> </w:delText>
        </w:r>
      </w:del>
      <w:r>
        <w:rPr>
          <w:rFonts w:ascii="Times New Roman" w:hAnsi="Times New Roman" w:cs="Times New Roman"/>
          <w:sz w:val="24"/>
          <w:szCs w:val="24"/>
        </w:rPr>
        <w:t xml:space="preserve">на внутренней стороне раковины. Примечательно, что авторы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{"citationItems":[{"id":"ITEM-1","itemData":{"DOI":"10.1371/journal.pone.0249587","ISBN":"1111111111","ISSN":"19326203","PMID":"34297723","abstract":"Cryptic and hybridizing species may lack diagnostic taxonomic characters leaving researchers with semi-diagnostic ones. Identification based on such characters is probabilistic, the probability of correct identification depending on the species composition in a mixed population. Here we test the possibilities of applying a semi-diagnostic conchological character for distinguishing two cryptic species of blue mussels, Mytilus edulis and M. trossulus. These ecologically, stratigraphically and economically important molluscs co-occur and hybridize in many areas of the North Atlantic and the neighboring Arctic. Any cues for distinguishing them in sympatry without genotyping would save much research effort. Recently these species have been shown to statistically differ in the White Sea, where a simple character of the shell was used to distinguish two mussel morphotypes. In this paper, we analyzed the associations between morphotypes and species-specific genotypes based on an abundant material from the waters of the Kola Peninsula (White Sea, Barents Sea) and a more limited material from Norway, the Baltic Sea, Scotland and the Gulf of Maine. The performance of the “morphotype test” for species identification was formally evaluated using approaches from evidence-based medicine. Interspecific differences in the morphotype frequencies were ubiquitous and unidirectional, but their scale varied geographically (from 75% in the White Sea to 15% in the Baltic Sea). In addition, salinity-related variation of this character within M. edulis was revealed in the Arctic Barents Sea. For every studied region, we established relationships between the proportions of the morphotypes in the populations as well as between the proportions of the morphotypes in samples and the probabilities of mussels of different morphotypes being M. trossulus and M. edulis. We provide recommendations for the application of the morphotype test to mussels from unstudied contact zones and note that they may apply equally well to other taxa identified by semi-diagnostic traits.","author":[{"dropping-particle":"","family":"Khaitov","given":"Vadim","non-dropping-particle":"","parse-names":false,"suffix":""},{"dropping-particle":"","family":"Marchenko","given":"Julia","non-dropping-particle":"","parse-names":false,"suffix":""},{"dropping-particle":"","family":"Katolikova","given":"Marina","non-dropping-particle":"","parse-names":false,"suffix":""},{"dropping-particle":"","family":"Väinölä","given":"Risto","non-dropping-particle":"","parse-names":false,"suffix":""},{"dropping-particle":"","family":"Kingston","given":"Sarah E.","non-dropping-particle":"","parse-names":false,"suffix":""},{"dropping-particle":"","family":"Carlon","given":"David B.","non-dropping-particle":"","parse-names":false,"suffix":""},{"dropping-particle":"","family":"Gantsevich","given":"Michael","non-dropping-particle":"","parse-names":false,"suffix":""},{"dropping-particle":"","family":"Strelkov","given":"Petr","non-dropping-particle":"","parse-names":false,"suffix":""}],"container-title":"PLoS ONE","id":"ITEM-1","issue":"July","issued":{"date-parts":[["2021"]]},"page":"1-27","title":"Species identification based on a semi-diagnostic marker: Evaluation of a simple conchological test for distinguishing blue mussels Mytilus edulis L. And M. trossulus Gould","type":"article-journal","volume":"16"},"uris":["http://www.mendeley.com/documents/?uuid=80a0ea1d-8af2-4c96-aea3-0d24a897de58"]}],"mendeley":{"formattedCitation":"(V. Khaitov et al., 2021)","plainTextFormattedCitation":"(V. Khaitov et al., 2021)","previouslyFormattedCitation":"(V. Khaitov et al., 2021)"},"properties":{"noteIndex":0},"schema":"https://github.com/citation-style-language/schema/raw/master/csl-citation.json"}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highlight w:val="yellow"/>
          <w:rPrChange w:id="530" w:author="polyd" w:date="2023-06-15T12:12:07Z">
            <w:rPr>
              <w:rFonts w:ascii="Times New Roman" w:hAnsi="Times New Roman" w:cs="Times New Roman"/>
              <w:sz w:val="24"/>
              <w:szCs w:val="24"/>
            </w:rPr>
          </w:rPrChange>
        </w:rPr>
        <w:t>(V. Khaitov et al., 2021</w:t>
      </w:r>
      <w:r>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указывают на то, что такой паттерн распределения морфотипов обнаруживается не только в Баренцевом море, но и в Гренландии, и в проливе Святого Лоуренса в Западной Атлантике, что подчеркивает арктическую специфику этого паттерна, однако соленостные условия в местах отбора материала неизвестны.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целом же, авторы морфотип-теста, основываясь на ранних и подробных данных, полученных в Белом море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ONE","id":"ITEM-1","issue":"4","issued":{"date-parts":[["2016"]]},"page":"1-25","title":"Genetic, ecological and morphological distinctness of the blue mussels Mytilus trossulus gould and M. edulis l. in the White Sea","type":"article-journal","volume":"11"},"uris":["http://www.mendeley.com/documents/?uuid=f2d5c684-6f93-455c-969c-a4f1f929d5e2"]}],"mendeley":{"formattedCitation":"(Katolikova et al., 2016)","plainTextFormattedCitation":"(Katolikova et al., 2016)","previouslyFormattedCitation":"(Katolikova et al.,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(Katolikova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указывают, что </w:t>
      </w:r>
      <w:ins w:id="531" w:author="polyd" w:date="2023-06-15T12:13:28Z">
        <w:r>
          <w:rPr>
            <w:rFonts w:ascii="Times New Roman" w:hAnsi="Times New Roman" w:cs="Times New Roman"/>
            <w:sz w:val="24"/>
            <w:szCs w:val="24"/>
            <w:lang w:val="ru-RU"/>
          </w:rPr>
          <w:t>в</w:t>
        </w:r>
      </w:ins>
      <w:ins w:id="532" w:author="polyd" w:date="2023-06-15T12:13:28Z">
        <w:r>
          <w:rPr>
            <w:rFonts w:hint="default" w:ascii="Times New Roman" w:hAnsi="Times New Roman" w:cs="Times New Roman"/>
            <w:sz w:val="24"/>
            <w:szCs w:val="24"/>
            <w:lang w:val="ru-RU"/>
          </w:rPr>
          <w:t xml:space="preserve"> </w:t>
        </w:r>
      </w:ins>
      <w:ins w:id="533" w:author="polyd" w:date="2023-06-15T12:13:29Z">
        <w:r>
          <w:rPr>
            <w:rFonts w:hint="default" w:ascii="Times New Roman" w:hAnsi="Times New Roman" w:cs="Times New Roman"/>
            <w:sz w:val="24"/>
            <w:szCs w:val="24"/>
            <w:lang w:val="ru-RU"/>
          </w:rPr>
          <w:t>ус</w:t>
        </w:r>
      </w:ins>
      <w:ins w:id="534" w:author="polyd" w:date="2023-06-15T12:13:30Z">
        <w:r>
          <w:rPr>
            <w:rFonts w:hint="default" w:ascii="Times New Roman" w:hAnsi="Times New Roman" w:cs="Times New Roman"/>
            <w:sz w:val="24"/>
            <w:szCs w:val="24"/>
            <w:lang w:val="ru-RU"/>
          </w:rPr>
          <w:t>ловия</w:t>
        </w:r>
      </w:ins>
      <w:ins w:id="535" w:author="polyd" w:date="2023-06-15T12:13:31Z">
        <w:r>
          <w:rPr>
            <w:rFonts w:hint="default" w:ascii="Times New Roman" w:hAnsi="Times New Roman" w:cs="Times New Roman"/>
            <w:sz w:val="24"/>
            <w:szCs w:val="24"/>
            <w:lang w:val="ru-RU"/>
          </w:rPr>
          <w:t>х Бел</w:t>
        </w:r>
      </w:ins>
      <w:ins w:id="536" w:author="polyd" w:date="2023-06-15T12:13:32Z">
        <w:r>
          <w:rPr>
            <w:rFonts w:hint="default" w:ascii="Times New Roman" w:hAnsi="Times New Roman" w:cs="Times New Roman"/>
            <w:sz w:val="24"/>
            <w:szCs w:val="24"/>
            <w:lang w:val="ru-RU"/>
          </w:rPr>
          <w:t>ого мор</w:t>
        </w:r>
      </w:ins>
      <w:ins w:id="537" w:author="polyd" w:date="2023-06-15T12:13:33Z">
        <w:r>
          <w:rPr>
            <w:rFonts w:hint="default" w:ascii="Times New Roman" w:hAnsi="Times New Roman" w:cs="Times New Roman"/>
            <w:sz w:val="24"/>
            <w:szCs w:val="24"/>
            <w:lang w:val="ru-RU"/>
          </w:rPr>
          <w:t xml:space="preserve">я </w:t>
        </w:r>
      </w:ins>
      <w:ins w:id="538" w:author="polyd" w:date="2023-06-15T12:13:34Z">
        <w:r>
          <w:rPr>
            <w:rFonts w:hint="default" w:ascii="Times New Roman" w:hAnsi="Times New Roman" w:cs="Times New Roman"/>
            <w:sz w:val="24"/>
            <w:szCs w:val="24"/>
            <w:lang w:val="ru-RU"/>
          </w:rPr>
          <w:t>эт</w:t>
        </w:r>
      </w:ins>
      <w:ins w:id="539" w:author="polyd" w:date="2023-06-15T12:13:35Z">
        <w:r>
          <w:rPr>
            <w:rFonts w:hint="default" w:ascii="Times New Roman" w:hAnsi="Times New Roman" w:cs="Times New Roman"/>
            <w:sz w:val="24"/>
            <w:szCs w:val="24"/>
            <w:lang w:val="ru-RU"/>
          </w:rPr>
          <w:t xml:space="preserve">от </w:t>
        </w:r>
      </w:ins>
      <w:ins w:id="540" w:author="polyd" w:date="2023-06-15T12:13:36Z">
        <w:r>
          <w:rPr>
            <w:rFonts w:hint="default" w:ascii="Times New Roman" w:hAnsi="Times New Roman" w:cs="Times New Roman"/>
            <w:sz w:val="24"/>
            <w:szCs w:val="24"/>
            <w:lang w:val="ru-RU"/>
          </w:rPr>
          <w:t>метод</w:t>
        </w:r>
      </w:ins>
      <w:ins w:id="541" w:author="polyd" w:date="2023-06-15T12:13:37Z">
        <w:r>
          <w:rPr>
            <w:rFonts w:hint="default" w:ascii="Times New Roman" w:hAnsi="Times New Roman" w:cs="Times New Roman"/>
            <w:sz w:val="24"/>
            <w:szCs w:val="24"/>
            <w:lang w:val="ru-RU"/>
          </w:rPr>
          <w:t xml:space="preserve"> </w:t>
        </w:r>
      </w:ins>
      <w:ins w:id="542" w:author="polyd" w:date="2023-06-15T12:13:38Z">
        <w:r>
          <w:rPr>
            <w:rFonts w:hint="default" w:ascii="Times New Roman" w:hAnsi="Times New Roman" w:cs="Times New Roman"/>
            <w:sz w:val="24"/>
            <w:szCs w:val="24"/>
            <w:lang w:val="ru-RU"/>
          </w:rPr>
          <w:t>и</w:t>
        </w:r>
      </w:ins>
      <w:ins w:id="543" w:author="polyd" w:date="2023-06-15T12:13:40Z">
        <w:r>
          <w:rPr>
            <w:rFonts w:hint="default" w:ascii="Times New Roman" w:hAnsi="Times New Roman" w:cs="Times New Roman"/>
            <w:sz w:val="24"/>
            <w:szCs w:val="24"/>
            <w:lang w:val="ru-RU"/>
          </w:rPr>
          <w:t>де</w:t>
        </w:r>
      </w:ins>
      <w:ins w:id="544" w:author="polyd" w:date="2023-06-15T12:13:41Z">
        <w:r>
          <w:rPr>
            <w:rFonts w:hint="default" w:ascii="Times New Roman" w:hAnsi="Times New Roman" w:cs="Times New Roman"/>
            <w:sz w:val="24"/>
            <w:szCs w:val="24"/>
            <w:lang w:val="ru-RU"/>
          </w:rPr>
          <w:t>нтифи</w:t>
        </w:r>
      </w:ins>
      <w:ins w:id="545" w:author="polyd" w:date="2023-06-15T12:13:42Z">
        <w:r>
          <w:rPr>
            <w:rFonts w:hint="default" w:ascii="Times New Roman" w:hAnsi="Times New Roman" w:cs="Times New Roman"/>
            <w:sz w:val="24"/>
            <w:szCs w:val="24"/>
            <w:lang w:val="ru-RU"/>
          </w:rPr>
          <w:t>каци</w:t>
        </w:r>
      </w:ins>
      <w:ins w:id="546" w:author="polyd" w:date="2023-06-15T12:13:43Z">
        <w:r>
          <w:rPr>
            <w:rFonts w:hint="default" w:ascii="Times New Roman" w:hAnsi="Times New Roman" w:cs="Times New Roman"/>
            <w:sz w:val="24"/>
            <w:szCs w:val="24"/>
            <w:lang w:val="ru-RU"/>
          </w:rPr>
          <w:t xml:space="preserve">и </w:t>
        </w:r>
      </w:ins>
      <w:ins w:id="547" w:author="polyd" w:date="2023-06-15T12:13:44Z">
        <w:r>
          <w:rPr>
            <w:rFonts w:hint="default" w:ascii="Times New Roman" w:hAnsi="Times New Roman" w:cs="Times New Roman"/>
            <w:sz w:val="24"/>
            <w:szCs w:val="24"/>
            <w:lang w:val="ru-RU"/>
          </w:rPr>
          <w:t>ви</w:t>
        </w:r>
      </w:ins>
      <w:ins w:id="548" w:author="polyd" w:date="2023-06-15T12:13:45Z">
        <w:r>
          <w:rPr>
            <w:rFonts w:hint="default" w:ascii="Times New Roman" w:hAnsi="Times New Roman" w:cs="Times New Roman"/>
            <w:sz w:val="24"/>
            <w:szCs w:val="24"/>
            <w:lang w:val="ru-RU"/>
          </w:rPr>
          <w:t>дов д</w:t>
        </w:r>
      </w:ins>
      <w:ins w:id="549" w:author="polyd" w:date="2023-06-15T12:13:46Z">
        <w:r>
          <w:rPr>
            <w:rFonts w:hint="default" w:ascii="Times New Roman" w:hAnsi="Times New Roman" w:cs="Times New Roman"/>
            <w:sz w:val="24"/>
            <w:szCs w:val="24"/>
            <w:lang w:val="ru-RU"/>
          </w:rPr>
          <w:t xml:space="preserve">ает </w:t>
        </w:r>
      </w:ins>
      <w:ins w:id="550" w:author="polyd" w:date="2023-06-15T12:13:55Z">
        <w:r>
          <w:rPr>
            <w:rFonts w:hint="default" w:ascii="Times New Roman" w:hAnsi="Times New Roman" w:cs="Times New Roman"/>
            <w:sz w:val="24"/>
            <w:szCs w:val="24"/>
            <w:lang w:val="ru-RU"/>
          </w:rPr>
          <w:t>х</w:t>
        </w:r>
      </w:ins>
      <w:ins w:id="551" w:author="polyd" w:date="2023-06-15T12:13:56Z">
        <w:r>
          <w:rPr>
            <w:rFonts w:hint="default" w:ascii="Times New Roman" w:hAnsi="Times New Roman" w:cs="Times New Roman"/>
            <w:sz w:val="24"/>
            <w:szCs w:val="24"/>
            <w:lang w:val="ru-RU"/>
          </w:rPr>
          <w:t>орош</w:t>
        </w:r>
      </w:ins>
      <w:ins w:id="552" w:author="polyd" w:date="2023-06-15T12:13:57Z">
        <w:r>
          <w:rPr>
            <w:rFonts w:hint="default" w:ascii="Times New Roman" w:hAnsi="Times New Roman" w:cs="Times New Roman"/>
            <w:sz w:val="24"/>
            <w:szCs w:val="24"/>
            <w:lang w:val="ru-RU"/>
          </w:rPr>
          <w:t>ие рез</w:t>
        </w:r>
      </w:ins>
      <w:ins w:id="553" w:author="polyd" w:date="2023-06-15T12:13:58Z">
        <w:r>
          <w:rPr>
            <w:rFonts w:hint="default" w:ascii="Times New Roman" w:hAnsi="Times New Roman" w:cs="Times New Roman"/>
            <w:sz w:val="24"/>
            <w:szCs w:val="24"/>
            <w:lang w:val="ru-RU"/>
          </w:rPr>
          <w:t>ульта</w:t>
        </w:r>
      </w:ins>
      <w:ins w:id="554" w:author="polyd" w:date="2023-06-15T12:13:59Z">
        <w:r>
          <w:rPr>
            <w:rFonts w:hint="default" w:ascii="Times New Roman" w:hAnsi="Times New Roman" w:cs="Times New Roman"/>
            <w:sz w:val="24"/>
            <w:szCs w:val="24"/>
            <w:lang w:val="ru-RU"/>
          </w:rPr>
          <w:t>ты</w:t>
        </w:r>
      </w:ins>
      <w:ins w:id="555" w:author="polyd" w:date="2023-06-15T12:14:01Z">
        <w:r>
          <w:rPr>
            <w:rFonts w:hint="default" w:ascii="Times New Roman" w:hAnsi="Times New Roman" w:cs="Times New Roman"/>
            <w:sz w:val="24"/>
            <w:szCs w:val="24"/>
            <w:lang w:val="ru-RU"/>
          </w:rPr>
          <w:t xml:space="preserve"> и </w:t>
        </w:r>
      </w:ins>
      <w:ins w:id="556" w:author="polyd" w:date="2023-06-15T12:14:02Z">
        <w:r>
          <w:rPr>
            <w:rFonts w:hint="default" w:ascii="Times New Roman" w:hAnsi="Times New Roman" w:cs="Times New Roman"/>
            <w:sz w:val="24"/>
            <w:szCs w:val="24"/>
            <w:lang w:val="ru-RU"/>
          </w:rPr>
          <w:t>позв</w:t>
        </w:r>
      </w:ins>
      <w:ins w:id="557" w:author="polyd" w:date="2023-06-15T12:14:03Z">
        <w:r>
          <w:rPr>
            <w:rFonts w:hint="default" w:ascii="Times New Roman" w:hAnsi="Times New Roman" w:cs="Times New Roman"/>
            <w:sz w:val="24"/>
            <w:szCs w:val="24"/>
            <w:lang w:val="ru-RU"/>
          </w:rPr>
          <w:t xml:space="preserve">оляет </w:t>
        </w:r>
      </w:ins>
      <w:ins w:id="558" w:author="polyd" w:date="2023-06-15T12:14:12Z">
        <w:r>
          <w:rPr>
            <w:rFonts w:hint="default" w:ascii="Times New Roman" w:hAnsi="Times New Roman" w:cs="Times New Roman"/>
            <w:sz w:val="24"/>
            <w:szCs w:val="24"/>
            <w:lang w:val="ru-RU"/>
          </w:rPr>
          <w:t>прав</w:t>
        </w:r>
      </w:ins>
      <w:ins w:id="559" w:author="polyd" w:date="2023-06-15T12:14:13Z">
        <w:r>
          <w:rPr>
            <w:rFonts w:hint="default" w:ascii="Times New Roman" w:hAnsi="Times New Roman" w:cs="Times New Roman"/>
            <w:sz w:val="24"/>
            <w:szCs w:val="24"/>
            <w:lang w:val="ru-RU"/>
          </w:rPr>
          <w:t xml:space="preserve">ильно </w:t>
        </w:r>
      </w:ins>
      <w:ins w:id="560" w:author="polyd" w:date="2023-06-15T12:14:16Z">
        <w:r>
          <w:rPr>
            <w:rFonts w:hint="default" w:ascii="Times New Roman" w:hAnsi="Times New Roman" w:cs="Times New Roman"/>
            <w:sz w:val="24"/>
            <w:szCs w:val="24"/>
            <w:lang w:val="ru-RU"/>
          </w:rPr>
          <w:t>и</w:t>
        </w:r>
      </w:ins>
      <w:ins w:id="561" w:author="polyd" w:date="2023-06-15T12:14:17Z">
        <w:r>
          <w:rPr>
            <w:rFonts w:hint="default" w:ascii="Times New Roman" w:hAnsi="Times New Roman" w:cs="Times New Roman"/>
            <w:sz w:val="24"/>
            <w:szCs w:val="24"/>
            <w:lang w:val="ru-RU"/>
          </w:rPr>
          <w:t>енти</w:t>
        </w:r>
      </w:ins>
      <w:ins w:id="562" w:author="polyd" w:date="2023-06-15T12:14:18Z">
        <w:r>
          <w:rPr>
            <w:rFonts w:hint="default" w:ascii="Times New Roman" w:hAnsi="Times New Roman" w:cs="Times New Roman"/>
            <w:sz w:val="24"/>
            <w:szCs w:val="24"/>
            <w:lang w:val="ru-RU"/>
          </w:rPr>
          <w:t>фици</w:t>
        </w:r>
      </w:ins>
      <w:ins w:id="563" w:author="polyd" w:date="2023-06-15T12:14:19Z">
        <w:r>
          <w:rPr>
            <w:rFonts w:hint="default" w:ascii="Times New Roman" w:hAnsi="Times New Roman" w:cs="Times New Roman"/>
            <w:sz w:val="24"/>
            <w:szCs w:val="24"/>
            <w:lang w:val="ru-RU"/>
          </w:rPr>
          <w:t xml:space="preserve">ровать </w:t>
        </w:r>
      </w:ins>
      <w:ins w:id="564" w:author="polyd" w:date="2023-06-15T12:14:20Z">
        <w:r>
          <w:rPr>
            <w:rFonts w:hint="default" w:ascii="Times New Roman" w:hAnsi="Times New Roman" w:cs="Times New Roman"/>
            <w:sz w:val="24"/>
            <w:szCs w:val="24"/>
            <w:lang w:val="ru-RU"/>
          </w:rPr>
          <w:t>виды</w:t>
        </w:r>
      </w:ins>
      <w:ins w:id="565" w:author="polyd" w:date="2023-06-15T12:14:21Z">
        <w:r>
          <w:rPr>
            <w:rFonts w:hint="default" w:ascii="Times New Roman" w:hAnsi="Times New Roman" w:cs="Times New Roman"/>
            <w:sz w:val="24"/>
            <w:szCs w:val="24"/>
            <w:lang w:val="ru-RU"/>
          </w:rPr>
          <w:t xml:space="preserve"> </w:t>
        </w:r>
      </w:ins>
      <w:ins w:id="566" w:author="polyd" w:date="2023-06-15T12:14:24Z">
        <w:r>
          <w:rPr>
            <w:rFonts w:hint="default" w:ascii="Times New Roman" w:hAnsi="Times New Roman" w:cs="Times New Roman"/>
            <w:sz w:val="24"/>
            <w:szCs w:val="24"/>
            <w:lang w:val="ru-RU"/>
          </w:rPr>
          <w:t xml:space="preserve">с </w:t>
        </w:r>
      </w:ins>
      <w:ins w:id="567" w:author="polyd" w:date="2023-06-15T12:14:25Z">
        <w:r>
          <w:rPr>
            <w:rFonts w:hint="default" w:ascii="Times New Roman" w:hAnsi="Times New Roman" w:cs="Times New Roman"/>
            <w:sz w:val="24"/>
            <w:szCs w:val="24"/>
            <w:lang w:val="ru-RU"/>
          </w:rPr>
          <w:t>очен</w:t>
        </w:r>
      </w:ins>
      <w:ins w:id="568" w:author="polyd" w:date="2023-06-15T12:14:26Z">
        <w:r>
          <w:rPr>
            <w:rFonts w:hint="default" w:ascii="Times New Roman" w:hAnsi="Times New Roman" w:cs="Times New Roman"/>
            <w:sz w:val="24"/>
            <w:szCs w:val="24"/>
            <w:lang w:val="ru-RU"/>
          </w:rPr>
          <w:t>ь выс</w:t>
        </w:r>
      </w:ins>
      <w:ins w:id="569" w:author="polyd" w:date="2023-06-15T12:14:27Z">
        <w:r>
          <w:rPr>
            <w:rFonts w:hint="default" w:ascii="Times New Roman" w:hAnsi="Times New Roman" w:cs="Times New Roman"/>
            <w:sz w:val="24"/>
            <w:szCs w:val="24"/>
            <w:lang w:val="ru-RU"/>
          </w:rPr>
          <w:t>окой в</w:t>
        </w:r>
      </w:ins>
      <w:ins w:id="570" w:author="polyd" w:date="2023-06-15T12:14:28Z">
        <w:r>
          <w:rPr>
            <w:rFonts w:hint="default" w:ascii="Times New Roman" w:hAnsi="Times New Roman" w:cs="Times New Roman"/>
            <w:sz w:val="24"/>
            <w:szCs w:val="24"/>
            <w:lang w:val="ru-RU"/>
          </w:rPr>
          <w:t>ероят</w:t>
        </w:r>
      </w:ins>
      <w:ins w:id="571" w:author="polyd" w:date="2023-06-15T12:14:29Z">
        <w:r>
          <w:rPr>
            <w:rFonts w:hint="default" w:ascii="Times New Roman" w:hAnsi="Times New Roman" w:cs="Times New Roman"/>
            <w:sz w:val="24"/>
            <w:szCs w:val="24"/>
            <w:lang w:val="ru-RU"/>
          </w:rPr>
          <w:t>ност</w:t>
        </w:r>
      </w:ins>
      <w:ins w:id="572" w:author="polyd" w:date="2023-06-15T12:14:30Z">
        <w:r>
          <w:rPr>
            <w:rFonts w:hint="default" w:ascii="Times New Roman" w:hAnsi="Times New Roman" w:cs="Times New Roman"/>
            <w:sz w:val="24"/>
            <w:szCs w:val="24"/>
            <w:lang w:val="ru-RU"/>
          </w:rPr>
          <w:t>ю</w:t>
        </w:r>
      </w:ins>
      <w:del w:id="573" w:author="polyd" w:date="2023-06-15T12:14:34Z">
        <w:r>
          <w:rPr>
            <w:rFonts w:ascii="Times New Roman" w:hAnsi="Times New Roman" w:cs="Times New Roman"/>
            <w:sz w:val="24"/>
            <w:szCs w:val="24"/>
          </w:rPr>
          <w:delText>для обоих видов идентификация вида на основе морфотипов пока что возможна, по-видимому, только для популяций Белого моря</w:delText>
        </w:r>
      </w:del>
      <w:r>
        <w:rPr>
          <w:rFonts w:ascii="Times New Roman" w:hAnsi="Times New Roman" w:cs="Times New Roman"/>
          <w:sz w:val="24"/>
          <w:szCs w:val="24"/>
        </w:rPr>
        <w:t xml:space="preserve">.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1.4. Экофизиологические различия двух видов</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Биогеографические пределы распространения видов во многом определяются их толерантными рамками по отношению к экстремальным проявлениям тех или иных биотических и абиотических факторов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{"citationItems":[{"id":"ITEM-1","itemData":{"DOI":"10.1146/annurev-marine-120710-100935","ISSN":"1941-1405","abstract":"Global change includes alterations in ocean temperature, oxygen availability, salinity, and pH, abiotic variables with strong and interacting influences on the physiology of all taxa. Physiological stresses resulting from changes in these four variables may cause broad biogeographic shifts as well as localized changes in distribution in mosaic habitats. To elucidate these causal linkages, I address the following questions: What types of physiological limitations can alter species' distributions and, in cases of extreme stress, cause extinctions? Which species are most threatened by these physiological challenges--and why? How do contents of genomes establish capacities to respond to global change, notably in the case of species that have evolved in highly stable habitats? How fully can phenotypic acclimatization offset abiotic stress? Can physiological measurements, including new molecular (\"-omic\") approaches, provide indices of the degree of sublethal stress an organism experiences? And can physiological evolution keep pace with global change?","author":[{"dropping-particle":"","family":"Somero","given":"George N.","non-dropping-particle":"","parse-names":false,"suffix":""}],"container-title":"Annual Review of Marine Science","id":"ITEM-1","issue":"1","issued":{"date-parts":[["2012"]]},"page":"39-61","title":"The Physiology of Global Change: Linking Patterns to Mechanisms","type":"article-journal","volume":"4"},"uris":["http://www.mendeley.com/documents/?uuid=d911a6d8-b56c-4e81-a783-ffa57d639116"]}],"mendeley":{"formattedCitation":"(Somero, 2012)","plainTextFormattedCitation":"(Somero, 2012)","previouslyFormattedCitation":"(Somero, 2012)"},"properties":{"noteIndex":0},"schema":"https://github.com/citation-style-language/schema/raw/master/csl-citation.json"}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(Somero, 2012)</w:t>
      </w:r>
      <w:r>
        <w:rPr>
          <w:rFonts w:ascii="Times New Roman" w:hAnsi="Times New Roman" w:cs="Times New Roman"/>
          <w:sz w:val="24"/>
          <w:szCs w:val="24"/>
        </w:rPr>
        <w:fldChar w:fldCharType="end"/>
      </w:r>
      <w:r>
        <w:rPr>
          <w:rFonts w:ascii="Times New Roman" w:hAnsi="Times New Roman" w:cs="Times New Roman"/>
          <w:sz w:val="24"/>
          <w:szCs w:val="24"/>
        </w:rPr>
        <w:t xml:space="preserve">. Несмотря на очевидную роль физиологических характеристик в определении биогеографии видов и их реализуемых экологических ниш, зачастую совершенно не понятно, какова роль толерантных диапазонов в разворачивающихся на наших глазах биоинвазиях.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1.4.1. Влияние солености на физиологию МТ и МЕ.</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К сожалению, большинство исследований толерантного диапазона мидий по отношению к солености, выполнены в прошлом веке – еще до того, как была обнаружена и подтверждена биоинвазия МТ в Северную Атлантику.  В литературе распространено мнение о том, что МТ являются более приспособленными к гипосалинным условиям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{"citationItems":[{"id":"ITEM-1","itemData":{"DOI":"10.1111/j.1365-294X.2004.02379.x","ISSN":"09621083","PMID":"15660932","abstract":"Few marine hybrid zones have been studied extensively, the major exception being the hybrid zone between the mussels Mytilus edulis and Mytilus galloprovincialis in southwestern Europe. Here, we focus on two less studied hybrid zones that also involve Mytilus spp.; Mytilus edulis and Mytilus trossulus are sympatric and hybridize on both western and eastern coasts of the Atlantic Ocean. We review the dynamics of hybridization in these two hybrid zones and evaluate the role of local adaptation for maintaining species boundaries. In Scandinavia, hybridization and gene introgression is so extensive that no individuals with pure M. trossulus genotypes have been found. However, M. trossulus alleles are maintained at high frequencies in the extremely low salinity Baltic Sea for some allozyme genes. A synthesis of reciprocal transplantation experiments between different salinity regimes shows that unlinked Gpi and Pgm alleles change frequency following transplantation, such that posttransplantation allelic composition resembles native populations found in the same salinity. These experiments provide strong evidence for salinity adaptation at Gpi and Pgm (or genes linked to them). In the Canadian Maritimes, pure M. edulis and M. trossulus individuals are abundant, and limited data suggest that M. edulis predominates in low salinity and sheltered conditions, whereas M. trossulus are more abundant on the wave-exposed open coasts. We suggest that these conflicting patterns of species segregation are, in part, caused by local adaptation of Scandinavian M. trossulus to the extremely low salinity Baltic Sea environment.","author":[{"dropping-particle":"","family":"Riginos","given":"C.","non-dropping-particle":"","parse-names":false,"suffix":""},{"dropping-particle":"","family":"Cunningham","given":"C. W.","non-dropping-particle":"","parse-names":false,"suffix":""}],"container-title":"Molecular Ecology","id":"ITEM-1","issue":"2","issued":{"date-parts":[["2005"]]},"page":"381-400","title":"Local adaptation and species segregation in two mussel ( Mytilus edulis × Mytilus trossulus ) hybrid zones","type":"article-journal","volume":"14"},"uris":["http://www.mendeley.com/documents/?uuid=3bd3fca8-3462-4753-b018-a85c0ab41aed"]}],"mendeley":{"formattedCitation":"(Riginos &amp; Cunningham, 2005)","plainTextFormattedCitation":"(Riginos &amp; Cunningham, 2005)","previouslyFormattedCitation":"(Riginos &amp; Cunningham,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(Riginos &amp; Cunningham, 2005)</w:t>
      </w:r>
      <w:r>
        <w:rPr>
          <w:rFonts w:ascii="Times New Roman" w:hAnsi="Times New Roman" w:cs="Times New Roman"/>
          <w:sz w:val="24"/>
          <w:szCs w:val="24"/>
        </w:rPr>
        <w:fldChar w:fldCharType="end"/>
      </w:r>
      <w:r>
        <w:rPr>
          <w:rFonts w:ascii="Times New Roman" w:hAnsi="Times New Roman" w:cs="Times New Roman"/>
          <w:sz w:val="24"/>
          <w:szCs w:val="24"/>
        </w:rPr>
        <w:t xml:space="preserve">. Зачастую это предположение построено на результатах изучения пространственного распределения поселения МТ и МЕ. Однако экспериментальные данных о функциональном ответе этих двух видов на соленостный стресс или данных о различиях в процессе адаптации к солености – в литературе очень мало. Кроме того, в литературе на эту тему существует некоторый дисбаланс. Балтийская гибридная зона изучена несколько более подробно. Учитывая, что генетически популяция МТ, как уже отмечалось, довольно сильно отличается от остальных популяций этого вида, рядом исследователей выдвигается предположение о том, что балтийские мидии приобрели локальную адаптацию к гипосалинным условиям, поскольку популяции МТ в этом регионе, вероятно, являются самыми древними в Северной Атлантике и ведут свою историю от последнего оледенения в плейстоцене (и, таким образом, эволюционировали в условиях крайне низкой солености)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{"citationItems":[{"id":"ITEM-1","itemData":{"DOI":"10.1111/j.1365-294X.2004.02379.x","ISSN":"09621083","PMID":"15660932","abstract":"Few marine hybrid zones have been studied extensively, the major exception being the hybrid zone between the mussels Mytilus edulis and Mytilus galloprovincialis in southwestern Europe. Here, we focus on two less studied hybrid zones that also involve Mytilus spp.; Mytilus edulis and Mytilus trossulus are sympatric and hybridize on both western and eastern coasts of the Atlantic Ocean. We review the dynamics of hybridization in these two hybrid zones and evaluate the role of local adaptation for maintaining species boundaries. In Scandinavia, hybridization and gene introgression is so extensive that no individuals with pure M. trossulus genotypes have been found. However, M. trossulus alleles are maintained at high frequencies in the extremely low salinity Baltic Sea for some allozyme genes. A synthesis of reciprocal transplantation experiments between different salinity regimes shows that unlinked Gpi and Pgm alleles change frequency following transplantation, such that posttransplantation allelic composition resembles native populations found in the same salinity. These experiments provide strong evidence for salinity adaptation at Gpi and Pgm (or genes linked to them). In the Canadian Maritimes, pure M. edulis and M. trossulus individuals are abundant, and limited data suggest that M. edulis predominates in low salinity and sheltered conditions, whereas M. trossulus are more abundant on the wave-exposed open coasts. We suggest that these conflicting patterns of species segregation are, in part, caused by local adaptation of Scandinavian M. trossulus to the extremely low salinity Baltic Sea environment.","author":[{"dropping-particle":"","family":"Riginos","given":"C.","non-dropping-particle":"","parse-names":false,"suffix":""},{"dropping-particle":"","family":"Cunningham","given":"C. W.","non-dropping-particle":"","parse-names":false,"suffix":""}],"container-title":"Molecular Ecology","id":"ITEM-1","issue":"2","issued":{"date-parts":[["2005"]]},"page":"381-400","title":"Local adaptation and species segregation in two mussel ( Mytilus edulis × Mytilus trossulus ) hybrid zones","type":"article-journal","volume":"14"},"uris":["http://www.mendeley.com/documents/?uuid=3bd3fca8-3462-4753-b018-a85c0ab41aed"]}],"mendeley":{"formattedCitation":"(Riginos &amp; Cunningham, 2005)","plainTextFormattedCitation":"(Riginos &amp; Cunningham, 2005)","previouslyFormattedCitation":"(Riginos &amp; Cunningham,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(Riginos &amp; Cunningham, 2005)</w:t>
      </w:r>
      <w:r>
        <w:rPr>
          <w:rFonts w:ascii="Times New Roman" w:hAnsi="Times New Roman" w:cs="Times New Roman"/>
          <w:sz w:val="24"/>
          <w:szCs w:val="24"/>
        </w:rPr>
        <w:fldChar w:fldCharType="end"/>
      </w:r>
      <w:r>
        <w:rPr>
          <w:rFonts w:ascii="Times New Roman" w:hAnsi="Times New Roman" w:cs="Times New Roman"/>
          <w:sz w:val="24"/>
          <w:szCs w:val="24"/>
        </w:rPr>
        <w:t xml:space="preserve">. В наших исследованиях при анализе функционального ответа мидий на соленостные условия необходимо принимать во внимание, что МТ Белого моря генетически более близки к Канадским популяциям, нежели к Балтийским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10.3390/genes11050530","author":[{"dropping-particle":"","family":"Roman","given":"Wenne","non-dropping-particle":"","parse-names":false,"suffix":""},{"dropping-particle":"","family":"Bach","given":"Lis","non-dropping-particle":"","parse-names":false,"suffix":""},{"dropping-particle":"","family":"Strelkov","given":"Petr","non-dropping-particle":"","parse-names":false,"suffix":""}],"id":"ITEM-1","issue":"May","issued":{"date-parts":[["2020"]]},"title":"Trans-Atlantic Distribution and Introgression as Inferred from Single Nucleotide Polymorphism : Mussels Mytilus and Environmental Factors","type":"article-journal"},"uris":["http://www.mendeley.com/documents/?uuid=40329a63-8d06-4eb1-953b-0ef3b71be988"]}],"mendeley":{"formattedCitation":"(Roman et al., 2020)","plainTextFormattedCitation":"(Roman et al., 2020)","previouslyFormattedCitation":"(Roman et al., 2020)"},"properties":{"noteIndex":0},"schema":"https://github.com/citation-style-language/schema/raw/master/csl-citation.json"}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(Roman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В то же время, исследования физиологии мидий американского побережья – более редки и демонстрируют иногда противоречивые данные.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Обсуждая генетическую структуру популяций МТ и МЕ и влияние на нее солености, исследователи приходят к выводу, что одним из наиболее интересных вопросов является отношение личинок мидий к соленостному стрессу. Взрослые особи мидий считаются эвригалинными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Remane","given":"Adolf","non-dropping-particle":"","parse-names":false,"suffix":""},{"dropping-particle":"","family":"Schlieper","given":"Carl","non-dropping-particle":"","parse-names":false,"suffix":""}],"id":"ITEM-1","issued":{"date-parts":[["1972"]]},"publisher":"Wiley Inter-science","publisher-place":"New York","title":"Biology of Brackish Water","type":"book"},"uris":["http://www.mendeley.com/documents/?uuid=52215e29-912e-4e11-a846-7092304940d1"]}],"mendeley":{"formattedCitation":"(Remane &amp; Schlieper, 1972)","plainTextFormattedCitation":"(Remane &amp; Schlieper, 1972)","previouslyFormattedCitation":"(Remane &amp; Schlieper, 1972)"},"properties":{"noteIndex":0},"schema":"https://github.com/citation-style-language/schema/raw/master/csl-citation.json"}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(Remane &amp; Schlieper, 1972)</w:t>
      </w:r>
      <w:r>
        <w:rPr>
          <w:rFonts w:ascii="Times New Roman" w:hAnsi="Times New Roman" w:cs="Times New Roman"/>
          <w:sz w:val="24"/>
          <w:szCs w:val="24"/>
        </w:rPr>
        <w:fldChar w:fldCharType="end"/>
      </w:r>
      <w:r>
        <w:rPr>
          <w:rFonts w:ascii="Times New Roman" w:hAnsi="Times New Roman" w:cs="Times New Roman"/>
          <w:sz w:val="24"/>
          <w:szCs w:val="24"/>
        </w:rPr>
        <w:t xml:space="preserve">, и во внутренней, пресной, части Балтийского моря, способны росту даже в условиях солености 4-5‰ (хоть и очень медленному). Оплодотворение у мидий происходит нормально в соленостном диапазоне от 15 до 40 ‰, так же как и развитие трохофоры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{"citationItems":[{"id":"ITEM-1","itemData":{"DOI":"10.1080/00785326.1965.10409596","ISSN":"00785326","abstract":"Techniques for the induction of spawning of Mytilus edulis, the delay of spawning and the rearing of the larvae are described. The rate of growth of Mytilus larvae increased with increased temperature from 10–18° C, but from 13–18° C the growth was relatively temperature-independent. At temperatures higher than 18° C larvae from a littoral area grew at a slightly increased rate, but larvae from a sub-littoral area showed decline of the growth rate. There was a decline in the rate of growth during the life of a larvae at all temperatures. Cleavage and early development occurred from 8–18° C and increased with increased temperature. Isochrysis galbana and Monochrysis lutheri were good foods for Mytilus larvae. Growth rate increased with mcreased cell concentration to 100 cells Isochrvsis/µ litre and 2.0 µ litre packed cell volume of Monochrysis/litre. A mixture of these 2 species supported more rapid growth than either species indivldually. Larvae fed with Nannochloris atomus and Chlorella sp. grew slowly. This was probably due to a substance secreted by the algae and present in greatest concentration during the stationary phase of growth of the algae. Larvae from an area of full salinity had a narrow salinity optimum for growth at 30–33 ‰. Larvae from an area of reduced salinity had a lower salinity optimum and greater tolerance of low salinity. The optimum salinity range varied with temperature. There was a large size-variation of larvae from the same parents and reared under similar conditions. The range of size-variation increased with increased growth rate. The rate of feeding increased with the age of the larvae and with increased temperature but did not differ in different food-cell concentrations. Full-grown larvae cleared cells from suspension at an average rate of 0.62 rnl/larva/day. The larvae first became capable of metamorphosis at the pediveliger stage. This stage was reached at a constant size of 260 fl regardless of very different conditions of culture. The behaviour of the larvae at the time of settlement is described. If suitable attachment substrates were withheld from the larvae metamorphosis was delayed. During the delay of metamorphosis the velum slowly degenerated and the foot grew in size. These changes were used to identify 3 stages of the delay of metamorphosis. These are described. During the delay of metamorphosis there was a decline in the feeding rate as the feeding currents on the velum became disrupted. Eventually the larva…","author":[{"dropping-particle":"","family":"Bayne","given":"B. L.","non-dropping-particle":"","parse-names":false,"suffix":""}],"container-title":"Ophelia","id":"ITEM-1","issue":"1","issued":{"date-parts":[["1965"]]},"page":"1-47","title":"Growth and the delay of metamorphosis of the larvae of Mytilus edulis (L.)","type":"article-journal","volume":"2"},"uris":["http://www.mendeley.com/documents/?uuid=2c9a8b2f-e467-44a0-b30b-83b6ce686378"]}],"mendeley":{"formattedCitation":"(Bayne, 1965)","plainTextFormattedCitation":"(Bayne, 1965)","previouslyFormattedCitation":"(Bayne, 1965)"},"properties":{"noteIndex":0},"schema":"https://github.com/citation-style-language/schema/raw/master/csl-citation.json"}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(Bayne, 1965)</w:t>
      </w:r>
      <w:r>
        <w:rPr>
          <w:rFonts w:ascii="Times New Roman" w:hAnsi="Times New Roman" w:cs="Times New Roman"/>
          <w:sz w:val="24"/>
          <w:szCs w:val="24"/>
        </w:rPr>
        <w:fldChar w:fldCharType="end"/>
      </w:r>
      <w:r>
        <w:rPr>
          <w:rFonts w:ascii="Times New Roman" w:hAnsi="Times New Roman" w:cs="Times New Roman"/>
          <w:sz w:val="24"/>
          <w:szCs w:val="24"/>
        </w:rPr>
        <w:t xml:space="preserve">. Личиночные стадии считаются более чувствительными к солености.  Жизненный цикл мидий включает в себя: стадию эмбриона, личиночную стадию трохофоры, личиночную стадию велигера и, наконец, взрослую стадию. Мы обнаружили только два исследования, которые демонстрируют различия в отношении личинок МТ и МЕ к солености.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Канадские исследователи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Qiu","given":"Jian-wen","non-dropping-particle":"","parse-names":false,"suffix":""},{"dropping-particle":"","family":"Tremblay","given":"Réjean","non-dropping-particle":"","parse-names":false,"suffix":""},{"dropping-particle":"","family":"Bourget","given":"Edwin","non-dropping-particle":"","parse-names":false,"suffix":""}],"container-title":"Marine Ecology Progress Series","id":"ITEM-1","issue":"Remane 1971","issued":{"date-parts":[["2002"]]},"page":"143-152","title":"Ontogenetic changes in hyposaline tolerance in the mussels Mytilus edulis and M . trossulus : implications for distribution","type":"article-journal","volume":"228"},"uris":["http://www.mendeley.com/documents/?uuid=c8419f98-02cb-47b3-aa86-0c10a44c5e15"]}],"mendeley":{"formattedCitation":"(Qiu et al., 2002)","plainTextFormattedCitation":"(Qiu et al., 2002)","previouslyFormattedCitation":"(Qiu et al., 2002)"},"properties":{"noteIndex":0},"schema":"https://github.com/citation-style-language/schema/raw/master/csl-citation.json"}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(Qiu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указывают на то, что в заливе Святого Лоренса (Канада) «чистые» поселения МТ сосредоточены преимущественно в эстуариях и районах впадения в залив рек, в то время как МЕ тяготеют к более мористым регионам. Они предполагают, что такое пространственное распределение поселений может быть связано с отрицательным отбором, связанным с соленостью, влияющим на рекруттинг личинок в поселениях в эстуарных регионах. Эксперименты показали, что уже при 20‰ наблюдаются различия в выживаемости ранних стадий двух криптических видов. Так, у МЕ при 20‰ успешно развивались только 50% эмбрионов, а при понижении солености до 15‰ – не развивались вовсе. Аналогичная тенденция наблюдалась и в случае анализа выживаемости велигеров и успеха их метаморфоза. При этом время, необходимое для успешного развития каждой стадии, в случае МЕ, увеличивалось с понижением солености. Одновременно с этим, МТ не демонстрировали снижения выживаемости ранних стадий при 20‰, и лишь при 15‰ показывали драматичное снижение выживаемости всех личиночных стадий до уровня менее чем 25%. Примечательно, что авторы не обнаружили каких бы то ни было различий в выживаемости ювенильных и взрослых особей между двумя видами с понижением солености.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другом исследовании, выполненном на Балтийских мидиях, </w:t>
      </w:r>
      <w:commentRangeStart w:id="7"/>
      <w:r>
        <w:rPr>
          <w:rFonts w:ascii="Times New Roman" w:hAnsi="Times New Roman" w:cs="Times New Roman"/>
          <w:sz w:val="24"/>
          <w:szCs w:val="24"/>
        </w:rPr>
        <w:t>Макс Мельцнер</w:t>
      </w:r>
      <w:commentRangeEnd w:id="7"/>
      <w:r>
        <w:commentReference w:id="7"/>
      </w:r>
      <w:r>
        <w:rPr>
          <w:rFonts w:ascii="Times New Roman" w:hAnsi="Times New Roman" w:cs="Times New Roman"/>
          <w:sz w:val="24"/>
          <w:szCs w:val="24"/>
        </w:rPr>
        <w:t xml:space="preserve"> и соавторы получили похожие результаты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{"citationItems":[{"id":"ITEM-1","itemData":{"DOI":"10.3389/fmars.2021.692078","ISSN":"22967745","abstract":"Baltic blue mussels can colonise and dominate habitats with far lower salinity (&lt;10 psu) than other Mytilus congeners. Pervasive gene flow was observed between Western Baltic Mytilus edulis living at high salinity conditions and Eastern Baltic M. trossulus living at lower salinites, with highest admixture proportions within a genetic transition zone located at intermediate salinities (Darss Sill area). Yet, we do not understand the impacts of low salinity on larval performance, and how salinity may act as an early selective pressure during passive larval drift across salinity gradients. This study tested whether larvae originating from two different populations along the natural salinity cline in the Baltic Sea have highest fitness at their native salinities. Our results suggest that Eastern Baltic M. trossulus (Usedom, 7 psu) and Western Baltic M. edulis (Kiel, 16 psu) larvae display better performance (fitness components: growth, mortality, settlement success) when reared at their respective native salinities. This suggests that these populations are adapted to their local environment. Additionally, species diagnostic markers were used for genetic analyses of transition zone (Ahrenshoop, 11 psu) mussel larvae exposed to low salinity. This revealed that low salinity selection resulted in a shift towards allele frequencies more typical for Eastern Baltic M. trossulus. Thus, salinity acts as a selective pressure during the pre-settlement phase and can shape the genetic composition of Baltic mussel populations driving local adaptation to low salinity. Future climate change driven desalination, therefore, has the potential to shift the Baltic Sea hybrid gradient westward with consequences for benthic ecosystem structure.","author":[{"dropping-particle":"","family":"Knöbel","given":"Loreen","non-dropping-particle":"","parse-names":false,"suffix":""},{"dropping-particle":"","family":"Nascimento-Schulze","given":"Jennifer C.","non-dropping-particle":"","parse-names":false,"suffix":""},{"dropping-particle":"","family":"Sanders","given":"Trystan","non-dropping-particle":"","parse-names":false,"suffix":""},{"dropping-particle":"","family":"Zeus","given":"Dominique","non-dropping-particle":"","parse-names":false,"suffix":""},{"dropping-particle":"","family":"Hiebenthal","given":"Claas","non-dropping-particle":"","parse-names":false,"suffix":""},{"dropping-particle":"","family":"Barboza","given":"Francisco R.","non-dropping-particle":"","parse-names":false,"suffix":""},{"dropping-particle":"","family":"Stuckas","given":"Heiko","non-dropping-particle":"","parse-names":false,"suffix":""},{"dropping-particle":"","family":"Melzner","given":"Frank","non-dropping-particle":"","parse-names":false,"suffix":""}],"container-title":"Frontiers in Marine Science","id":"ITEM-1","issue":"August","issued":{"date-parts":[["2021"]]},"page":"1-13","title":"Salinity Driven Selection and Local Adaptation in Baltic Sea Mytilid Mussels","type":"article-journal","volume":"8"},"uris":["http://www.mendeley.com/documents/?uuid=eb006983-dfef-4bde-8db5-30eac10f3fdf"]}],"mendeley":{"formattedCitation":"(Knöbel et al., 2021)","plainTextFormattedCitation":"(Knöbel et al., 2021)","previouslyFormattedCitation":"(Knöbel et al., 2021)"},"properties":{"noteIndex":0},"schema":"https://github.com/citation-style-language/schema/raw/master/csl-citation.json"}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(Knöbel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В их экспериментах, снижение солености оказывало одинаково негативный эффект на скорость роста личинок и вызывало задержку их развития как у МТ, так и у МЕ. Однако смертность среди личинок возрастала с понижением солености только у МЕ – и не изменялась у МТ. Успешность оседания личинок в условиях экстремального опреснения (7‰) была одинаковой у обоих видов, но в условиях умеренного опреснения (16‰) была выше у МЕ.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Взрослых особей мидий принято считать более толерантными к изменению солености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{"citationItems":[{"id":"ITEM-1","itemData":{"DOI":"10.1023/A:1003023322263","ISSN":"00188158","abstract":"A review on salinity adaptation of marine molluscs based on mainly Russian scientific literature is presented. The existence of two relatively independent systems of adaptation to extreme (resistance level) and moderate (tolerance level) changes of environmental salinity was shown. The resistance of molluscs is based mainly on an impeded water-salt exchange with the external medium due to mantle cavity hermetization. The tolerance of molluscs is determined by cellular mechanisms of adaptation. Reversible changes of protein and RNA synthesis, alteration of the pattern of multiple molecular forms of different enzymes, and the regulation of ionic content and cell volume were shown to be of importance for the above mentioned mechanisms. The efficiency of resistance and tolerance adaptations to salinity changes may vary in different species and in different colour phenotypes of the same species (intrapopulational polymorphism). Parasites (trematodes) may suppress the resistance of the mollusc-host to extreme salinity changes without effecting the host's capacity for adaptive changes in salinity tolerance.","author":[{"dropping-particle":"","family":"Berger","given":"V. J.","non-dropping-particle":"","parse-names":false,"suffix":""},{"dropping-particle":"","family":"Kharazova","given":"A. D.","non-dropping-particle":"","parse-names":false,"suffix":""}],"container-title":"Hydrobiologia","id":"ITEM-1","issue":"Figure 1","issued":{"date-parts":[["1997"]]},"page":"115-126","title":"Mechanisms of salinity adaptations in marine molluscs","type":"article-journal","volume":"355"},"uris":["http://www.mendeley.com/documents/?uuid=a3079445-ba91-4c72-b89c-efd1975474f3"]}],"mendeley":{"formattedCitation":"(Berger &amp; Kharazova, 1997)","plainTextFormattedCitation":"(Berger &amp; Kharazova, 1997)","previouslyFormattedCitation":"(Berger &amp; Kharazova, 1997)"},"properties":{"noteIndex":0},"schema":"https://github.com/citation-style-language/schema/raw/master/csl-citation.json"}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(Berger &amp; Kharazova, 1997)</w:t>
      </w:r>
      <w:r>
        <w:rPr>
          <w:rFonts w:ascii="Times New Roman" w:hAnsi="Times New Roman" w:cs="Times New Roman"/>
          <w:sz w:val="24"/>
          <w:szCs w:val="24"/>
        </w:rPr>
        <w:fldChar w:fldCharType="end"/>
      </w:r>
      <w:r>
        <w:rPr>
          <w:rFonts w:ascii="Times New Roman" w:hAnsi="Times New Roman" w:cs="Times New Roman"/>
          <w:sz w:val="24"/>
          <w:szCs w:val="24"/>
        </w:rPr>
        <w:t xml:space="preserve">. Впрочем, пока мало кто задавался вопросом различий физиологических реакций на соленость у МТ и МЕ.  Канадские исследователи в лабораторных экспериментах продемонстрировали тенденции, противоположные описанным выше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{"citationItems":[{"id":"ITEM-1","itemData":{"author":[{"dropping-particle":"","family":"Gardner","given":"Jonathan P A","non-dropping-particle":"","parse-names":false,"suffix":""},{"dropping-particle":"","family":"Thompson","given":"Raymond J","non-dropping-particle":"","parse-names":false,"suffix":""}],"container-title":"Journal of Experimental Marine Biology and Ecology","id":"ITEM-1","issued":{"date-parts":[["2001"]]},"page":"119-140","title":"The effects of coastal and estuarine conditions on the physiology and survivorship of the mussels Mytilus edulis , M . trossulus and their hybrids","type":"article-journal","volume":"265"},"uris":["http://www.mendeley.com/documents/?uuid=e93b032a-cc19-4988-b211-fcb873bc148d"]}],"mendeley":{"formattedCitation":"(Gardner &amp; Thompson, 2001)","plainTextFormattedCitation":"(Gardner &amp; Thompson, 2001)","previouslyFormattedCitation":"(Gardner &amp; Thompson, 2001)"},"properties":{"noteIndex":0},"schema":"https://github.com/citation-style-language/schema/raw/master/csl-citation.json"}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(Gardner &amp; Thompson, 2001)</w:t>
      </w:r>
      <w:r>
        <w:rPr>
          <w:rFonts w:ascii="Times New Roman" w:hAnsi="Times New Roman" w:cs="Times New Roman"/>
          <w:sz w:val="24"/>
          <w:szCs w:val="24"/>
        </w:rPr>
        <w:fldChar w:fldCharType="end"/>
      </w:r>
      <w:r>
        <w:rPr>
          <w:rFonts w:ascii="Times New Roman" w:hAnsi="Times New Roman" w:cs="Times New Roman"/>
          <w:sz w:val="24"/>
          <w:szCs w:val="24"/>
        </w:rPr>
        <w:t xml:space="preserve">. В лабораторных экспериментах взрослые особи МТ показали </w:t>
      </w:r>
      <w:del w:id="574" w:author="polyd" w:date="2023-06-15T12:19:39Z">
        <w:r>
          <w:rPr>
            <w:rFonts w:ascii="Times New Roman" w:hAnsi="Times New Roman" w:cs="Times New Roman"/>
            <w:sz w:val="24"/>
            <w:szCs w:val="24"/>
          </w:rPr>
          <w:delText xml:space="preserve">значительно </w:delText>
        </w:r>
      </w:del>
      <w:r>
        <w:rPr>
          <w:rFonts w:ascii="Times New Roman" w:hAnsi="Times New Roman" w:cs="Times New Roman"/>
          <w:sz w:val="24"/>
          <w:szCs w:val="24"/>
        </w:rPr>
        <w:t xml:space="preserve">более высокие значения кумулятивной смертности после 4-х месяцев экспозиции в гипосалинных условиях, в то время как в нормальных условиях океанической солености смертность не отличалась между видами. Анализ соотношения углерода и азота в тканях обоих видов показал, что МТ в гипосалинных условиях, вероятно, расходовали свои запасы углеводов и липидов более интенсивно, чем МЕ, что, по мнению авторов, свидетельствует о более высокой приспособленности вторых к условиям пониженной солености. Кроме того, в гипосалинных условиях МТ характеризовались более низкой скоростью роста, нежели МЕ. Довольно примечательно, что несмотря на различия в скорости роста, скорость фильтрации и эффективность ассимиляции пищи, от которых напрямую зависит возможность для роста у двустворчатых моллюсков, между видами не различалась. Это может свидетельствовать, что генетические различия в функциональном ответе этих двух видов, если и существуют, то лежат в области биоэнергетики, и связаны именно с изменениями энергетического баланса организмов вследствие соленостного стресса.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Шведские исследователи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{"citationItems":[{"id":"ITEM-1","itemData":{"DOI":"10.3354/meps059221","ISSN":"0171-8630","abstract":"Mussels Mytilus edulis L., aged 1 yr, were transplanted from a low saline regime (6 to 7.permill.S, northern Baltic proper) to a high saline regime (20 to 30.permill.S, North Sea). Physiological responses of these mussels, after 1 mo and 1 yr of acclimatisation, were compared to those of native North Sea mussels and allele frequencies for 2 polymorphic loci (Pgi and Pgm) in the populations were scored. Oxygen consumption, ammonia excretion, O/N ratios, and clearances rate of transplanted Baltic mussels approached those of native North Sea mussels, indicating that these metabolic parameters are to a major extent regulated by physiological adaptations to environmental differences between the Baltic and North Seas. However, after 1 yr, significantly higher NH4-N excretion and lower O/N ratios were observed in mussels of Baltic origin. A lower clearance rate and consequently lower scope for growth was observed in Baltic mussels. This may be due to a smaller gill area, resulting from a genetically induced more elongate shell shape, typical for Baltic mussels, that still remained after 1 yr of acclimatisation. The genetic composition in Pgi and Pgm, 2 loci coding for enzymes which are central to the metabolic rate of cellular processes, differed between the native populations, probably due to differential selection, and part of the observed physiological differences between mussels from the 2 seas may be determined by genotypic factors acting directly on metabolic pathways.","author":[{"dropping-particle":"","family":"Tedengren","given":"M","non-dropping-particle":"","parse-names":false,"suffix":""},{"dropping-particle":"","family":"André","given":"C","non-dropping-particle":"","parse-names":false,"suffix":""},{"dropping-particle":"","family":"Johannesson","given":"K","non-dropping-particle":"","parse-names":false,"suffix":""},{"dropping-particle":"","family":"Kautsky","given":"N","non-dropping-particle":"","parse-names":false,"suffix":""}],"container-title":"Marine Ecology Progress Series","id":"ITEM-1","issued":{"date-parts":[["1990"]]},"page":"221-227","title":"Genotypic and phenotypic differences between Baltic and North Sea populations of Mytilus edulis evaluated through reciprocal transplantations","type":"article-journal","volume":"59"},"uris":["http://www.mendeley.com/documents/?uuid=29fe59de-a7d6-493e-bcfb-c48dfad9a8b2"]}],"mendeley":{"formattedCitation":"(Tedengren et al., 1990)","plainTextFormattedCitation":"(Tedengren et al., 1990)","previouslyFormattedCitation":"(Tedengren et al., 1990)"},"properties":{"noteIndex":0},"schema":"https://github.com/citation-style-language/schema/raw/master/csl-citation.json"}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(Tedengren et al., 1990)</w:t>
      </w:r>
      <w:r>
        <w:rPr>
          <w:rFonts w:ascii="Times New Roman" w:hAnsi="Times New Roman" w:cs="Times New Roman"/>
          <w:sz w:val="24"/>
          <w:szCs w:val="24"/>
        </w:rPr>
        <w:fldChar w:fldCharType="end"/>
      </w:r>
      <w:r>
        <w:rPr>
          <w:rFonts w:ascii="Times New Roman" w:hAnsi="Times New Roman" w:cs="Times New Roman"/>
          <w:sz w:val="24"/>
          <w:szCs w:val="24"/>
        </w:rPr>
        <w:t>, не разделяя мидий в своих экспериментах на виды (все животные в их исследовании указаны как МЕ), произвели реципрокный перенос мидий из Балтийского моря и из Северного моря. Их результаты показали, что скорость роста практически не зависела от популяции, из которой были взяты мидии. Балтийские мидии (предполо</w:t>
      </w:r>
      <w:ins w:id="575" w:author="polyd" w:date="2023-06-15T12:20:52Z">
        <w:r>
          <w:rPr>
            <w:rFonts w:ascii="Times New Roman" w:hAnsi="Times New Roman" w:cs="Times New Roman"/>
            <w:sz w:val="24"/>
            <w:szCs w:val="24"/>
            <w:lang w:val="ru-RU"/>
          </w:rPr>
          <w:t>ж</w:t>
        </w:r>
      </w:ins>
      <w:del w:id="576" w:author="polyd" w:date="2023-06-15T12:20:52Z">
        <w:r>
          <w:rPr>
            <w:rFonts w:ascii="Times New Roman" w:hAnsi="Times New Roman" w:cs="Times New Roman"/>
            <w:sz w:val="24"/>
            <w:szCs w:val="24"/>
          </w:rPr>
          <w:delText>д</w:delText>
        </w:r>
      </w:del>
      <w:r>
        <w:rPr>
          <w:rFonts w:ascii="Times New Roman" w:hAnsi="Times New Roman" w:cs="Times New Roman"/>
          <w:sz w:val="24"/>
          <w:szCs w:val="24"/>
        </w:rPr>
        <w:t>ительно, МТ), перенесенные в условия Северного моря, демонстрировали скорость роста такую же, как нативные Северному морю мидии. А североморские мидии, перенесенные в условия Балтики – снижали скорость роста до уровня Балтийских мидий. Однако, авторы зарегистрировали различия в смертности моллюсков при таком переносе. Балтийские мидии в условиях Северного моря не демонстрировали повышенной смертности в первые годы эксперимента. Однако смертность североморских мидий в условиях Балтики довольно быстро достигла 90% - выжили только самые маленькие особи с низкой скоростью роста.</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Поведенческие реакции являются одним из ключевых механизмов ответа на стресс. Стратегии избегания стресса и консервации зачастую определяют выживаемость животных в условиях острого стресса и дальнейшую </w:t>
      </w:r>
      <w:ins w:id="577" w:author="polyd" w:date="2023-06-15T12:30:47Z">
        <w:r>
          <w:rPr>
            <w:rFonts w:ascii="Times New Roman" w:hAnsi="Times New Roman" w:cs="Times New Roman"/>
            <w:sz w:val="24"/>
            <w:szCs w:val="24"/>
            <w:lang w:val="ru-RU"/>
          </w:rPr>
          <w:t>их</w:t>
        </w:r>
      </w:ins>
      <w:ins w:id="578" w:author="polyd" w:date="2023-06-15T12:30:47Z">
        <w:r>
          <w:rPr>
            <w:rFonts w:hint="default" w:ascii="Times New Roman" w:hAnsi="Times New Roman" w:cs="Times New Roman"/>
            <w:sz w:val="24"/>
            <w:szCs w:val="24"/>
            <w:lang w:val="ru-RU"/>
          </w:rPr>
          <w:t xml:space="preserve"> </w:t>
        </w:r>
      </w:ins>
      <w:r>
        <w:rPr>
          <w:rFonts w:ascii="Times New Roman" w:hAnsi="Times New Roman" w:cs="Times New Roman"/>
          <w:sz w:val="24"/>
          <w:szCs w:val="24"/>
        </w:rPr>
        <w:t xml:space="preserve">адаптацию. Мидии являются частичными осмоконформерами, и снижение солености окружающей среды ведет к разбавлению внутренних жидкостей и нарушению ионного баланса в тканях и клетках. В долгосрочной перспективе мидии способны регулировать состав органического пула осмолитов в клетках, однако это может занимать до двух дней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{"citationItems":[{"id":"ITEM-1","itemData":{"ISBN":"0852382340","author":[{"dropping-particle":"","family":"Gosling","given":"Elizabeth","non-dropping-particle":"","parse-names":false,"suffix":""}],"id":"ITEM-1","issued":{"date-parts":[["2004"]]},"title":"Bivalve Molluscs","type":"book"},"uris":["http://www.mendeley.com/documents/?uuid=aca7ce6f-25eb-43fa-8cd0-4c038848bb34"]}],"mendeley":{"formattedCitation":"(Gosling, 2004)","plainTextFormattedCitation":"(Gosling, 2004)","previouslyFormattedCitation":"(Gosling, 2004)"},"properties":{"noteIndex":0},"schema":"https://github.com/citation-style-language/schema/raw/master/csl-citation.json"}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(Gosling, 2004)</w:t>
      </w:r>
      <w:r>
        <w:rPr>
          <w:rFonts w:ascii="Times New Roman" w:hAnsi="Times New Roman" w:cs="Times New Roman"/>
          <w:sz w:val="24"/>
          <w:szCs w:val="24"/>
        </w:rPr>
        <w:fldChar w:fldCharType="end"/>
      </w:r>
      <w:r>
        <w:rPr>
          <w:rFonts w:ascii="Times New Roman" w:hAnsi="Times New Roman" w:cs="Times New Roman"/>
          <w:sz w:val="24"/>
          <w:szCs w:val="24"/>
        </w:rPr>
        <w:t xml:space="preserve">. В ответ на острый соленостный стресс мидии смыкают створки раковины и прекращают обмен жидкости с окружающей средой.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Брэйби и Сомеро исследовали влияние комбинации солености и температуры на частоту сердечных сокращений всех трех видов комплекса </w:t>
      </w:r>
      <w:r>
        <w:rPr>
          <w:rFonts w:ascii="Times New Roman" w:hAnsi="Times New Roman" w:cs="Times New Roman"/>
          <w:i/>
          <w:sz w:val="24"/>
          <w:szCs w:val="24"/>
          <w:lang w:val="en-US"/>
        </w:rPr>
        <w:t>Mytilus</w:t>
      </w:r>
      <w:r>
        <w:rPr>
          <w:rFonts w:ascii="Times New Roman" w:hAnsi="Times New Roman" w:cs="Times New Roman"/>
          <w:i/>
          <w:sz w:val="24"/>
          <w:szCs w:val="24"/>
        </w:rPr>
        <w:t xml:space="preserve"> </w:t>
      </w:r>
      <w:r>
        <w:rPr>
          <w:rFonts w:ascii="Times New Roman" w:hAnsi="Times New Roman" w:cs="Times New Roman"/>
          <w:i/>
          <w:sz w:val="24"/>
          <w:szCs w:val="24"/>
          <w:lang w:val="en-US"/>
        </w:rPr>
        <w:t>edulis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{"citationItems":[{"id":"ITEM-1","itemData":{"DOI":"10.1242/jeb.02259","author":[{"dropping-particle":"","family":"Braby","given":"Caren E","non-dropping-particle":"","parse-names":false,"suffix":""},{"dropping-particle":"","family":"Somero","given":"George N","non-dropping-particle":"","parse-names":false,"suffix":""}],"container-title":"The Journal of Experimantal Biology","id":"ITEM-1","issued":{"date-parts":[["2006"]]},"page":"2554-2566","title":"Following the heart : temperature and salinity effects on heart rate in native and invasive species of blue mussels ( genus Mytilus )","type":"article-journal","volume":"209"},"uris":["http://www.mendeley.com/documents/?uuid=4898eb87-5a2d-445b-9cd3-97eeac2de733"]}],"mendeley":{"formattedCitation":"(Braby &amp; Somero, 2006b)","plainTextFormattedCitation":"(Braby &amp; Somero, 2006b)","previouslyFormattedCitation":"(Braby &amp; Somero, 2006b)"},"properties":{"noteIndex":0},"schema":"https://github.com/citation-style-language/schema/raw/master/csl-citation.json"}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(Braby &amp; Somero, 2006b)</w:t>
      </w:r>
      <w:r>
        <w:rPr>
          <w:rFonts w:ascii="Times New Roman" w:hAnsi="Times New Roman" w:cs="Times New Roman"/>
          <w:sz w:val="24"/>
          <w:szCs w:val="24"/>
        </w:rPr>
        <w:fldChar w:fldCharType="end"/>
      </w:r>
      <w:r>
        <w:rPr>
          <w:rFonts w:ascii="Times New Roman" w:hAnsi="Times New Roman" w:cs="Times New Roman"/>
          <w:sz w:val="24"/>
          <w:szCs w:val="24"/>
        </w:rPr>
        <w:t xml:space="preserve">. Им удалось показать, что в условиях динамически меняющейся солености, критическая соленость (соленость, при которой происходит драматическое снижение частоты сердечных сокращений и схлопывание створок) для МТ значительно выше, чем для МЕ и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galloprovoncialis</w:t>
      </w:r>
      <w:r>
        <w:rPr>
          <w:rFonts w:ascii="Times New Roman" w:hAnsi="Times New Roman" w:cs="Times New Roman"/>
          <w:i/>
          <w:sz w:val="24"/>
          <w:szCs w:val="24"/>
        </w:rPr>
        <w:t xml:space="preserve">. </w:t>
      </w:r>
      <w:r>
        <w:rPr>
          <w:rFonts w:ascii="Times New Roman" w:hAnsi="Times New Roman" w:cs="Times New Roman"/>
          <w:sz w:val="24"/>
          <w:szCs w:val="24"/>
        </w:rPr>
        <w:t xml:space="preserve">Авторы предполагают, что раннее закрытие створок (при более высоких соленостях в условиях наступающего гипосалинного стресса) может служить преимуществом и позволяет как можно раньше сократить обмен жидкостей со средой и потерю ионов. Однако, необходимо отметить, что МТ и </w:t>
      </w:r>
      <w:r>
        <w:rPr>
          <w:rFonts w:ascii="Times New Roman" w:hAnsi="Times New Roman" w:cs="Times New Roman"/>
          <w:i/>
          <w:sz w:val="24"/>
          <w:szCs w:val="24"/>
        </w:rPr>
        <w:t xml:space="preserve">M. </w:t>
      </w:r>
      <w:r>
        <w:rPr>
          <w:rFonts w:ascii="Times New Roman" w:hAnsi="Times New Roman" w:cs="Times New Roman"/>
          <w:i/>
          <w:sz w:val="24"/>
          <w:szCs w:val="24"/>
          <w:lang w:val="en-US"/>
        </w:rPr>
        <w:t>galloprovoncialis</w:t>
      </w:r>
      <w:r>
        <w:rPr>
          <w:rFonts w:ascii="Times New Roman" w:hAnsi="Times New Roman" w:cs="Times New Roman"/>
          <w:i/>
          <w:sz w:val="24"/>
          <w:szCs w:val="24"/>
        </w:rPr>
        <w:t xml:space="preserve"> </w:t>
      </w:r>
      <w:r>
        <w:rPr>
          <w:rFonts w:ascii="Times New Roman" w:hAnsi="Times New Roman" w:cs="Times New Roman"/>
          <w:sz w:val="24"/>
          <w:szCs w:val="24"/>
        </w:rPr>
        <w:t xml:space="preserve">в экспериментах Брэйби и Сомеро были собраны в Тихоокеанских популяциях на побережье Калифорнии. В другом своем исследовании эти же авторы оценивали пространственные паттерны распределения этих двух мидий на калифорнийском побережье и пришли к выводу, что доля МТ в поселениях увеличивается с понижением солености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{"citationItems":[{"id":"ITEM-1","itemData":{"DOI":"10.1007/s00227-005-0177-0","ISBN":"0022700501","ISSN":"00253162","abstract":"Marine communities are experiencing unprecedented rates of species homogenization due to the increasing success of invasive species, but little is known about the mechanisms that allow a species to invade and persist in a new habitat. In central California, native (Mytilus trossulus Gould 1850) and invasive (Mytilus galloprovincialis Lamarck 1819) blue mussels and their hybrids co-exist, providing an opportunity to analyze the mechanisms that determine the distributions of these taxa. Spatial and temporal variation in temperature and salinity and the relative frequencies of these mussel taxa were examined between 2000 and 2004 at four sites in San Francisco Bay and four in Monterey Bay, which were chosen for their different positions along inferred estuarine/oceanic gradients in the hybrid zone. Mussels were genetically identified as the parent species or hybrids by amplifying regions of two species-specific loci: the adhesive byssal thread protein (Glu-5′) and the internal transcribed spacer region of ribosomal DNA (ITS 1). The proportion of M. trossulus at the eight hybrid zone sites correlated negatively with average salinity (R 2 = 0.60) and positively with maximal temperature (R 2≥0.72), a somewhat unexpected result given what is known about the phylogeography of this species. The proportion of M. galloprovincialis showed the opposite pattern. The proportion of hybrids was correlated neither with habitat temperature nor salinity. Genotypes of mussel populations at an additional 13 sites from Coos Bay, Oregon (latitude 43.35°N) to Long Beach, California (latitude 33.72°N), sampled at various intervals between 2000 and 2004, were also determined. This survey confirmed previous reports that the hybrid zone lies between Monterey and the Cape Mendocino region (latitudes 36.63°N-40.5°N). Within Monterey and San Francisco Bays, however, the temporal comparisons (1990s vs. 2000s) revealed abrupt changes in the proportions of the two parent species and their hybrids on annual and decadal time scales. These changes indicate that the blue mussel populations are in a highly dynamic state. The survey also showed that, regardless of habitat, M. trossulus is consistently of smaller average size than either M. galloprovincialis or hybrids. © Springer-Verlag 2005.","author":[{"dropping-particle":"","family":"Braby","given":"Caren E.","non-dropping-particle":"","parse-names":false,"suffix":""},{"dropping-particle":"","family":"Somero","given":"George N.","non-dropping-particle":"","parse-names":false,"suffix":""}],"container-title":"Marine Biology","id":"ITEM-1","issue":"6","issued":{"date-parts":[["2006"]]},"page":"1249-1262","title":"Ecological gradients and relative abundance of native (Mytilus trossulus) and invasive (Mytilus galloprovincialis) blue mussels in the California hybrid zone","type":"article-journal","volume":"148"},"uris":["http://www.mendeley.com/documents/?uuid=080ffa9a-9e44-4e32-bd86-8f76600cd489"]}],"mendeley":{"formattedCitation":"(Braby &amp; Somero, 2006a)","plainTextFormattedCitation":"(Braby &amp; Somero, 2006a)","previouslyFormattedCitation":"(Braby &amp; Somero, 2006a)"},"properties":{"noteIndex":0},"schema":"https://github.com/citation-style-language/schema/raw/master/csl-citation.json"}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(Braby &amp; Somero, 2006a)</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1.4.2. Биссус как фактор, потенциально определяющий конкуренцию МТ и МЕ в спешенных поселениях.</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Биссус играет огромную роль в выживании мидий. Интенсивность образования биссуса может определять выживание мидий под прессингом хищников (например, морских звезд) или в условиях повышенной прибойной активности. Мидий называют «экосистемными инженерами» в том числе благодаря их способности выделять биссус и образовывать плотные поселения (банки)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{"citationItems":[{"id":"ITEM-1","itemData":{"DOI":"10.1016/j.actao.2006.10.008","ISSN":"1146609X","abstract":"Mussels are important ecosystem engineers in marine benthic systems because they aggregate into beds, thus modifying the nature and complexity of the substrate. In this study, we evaluated the contribution of mussels (Brachidontes rodriguezii, Mytilus edulis platensis, and Perna perna) to the benthic species richness of intertidal and shallow subtidal communities at Cerro Verde (Uruguay). We compared the richness of macro-benthic species between mussel-engineered patches and patches without mussels but dominated by algae or barnacles at a landscape scale (all samples), between tidal levels, and between sites distributed along a wave exposition gradient. Overall, we found a net increase in species richness in samples with mussels (35 species), in contrast to samples where mussels were naturally absent or scarce (27 species). The positive trend of the effect did not depend upon tidal level or wave exposition, but its magnitude varied between sites. Within sites, a significant positive effect was detected only at the protected site. Within the mussel-engineered patches, the richness of all macro-faunal groups (total, sessile and mobile) was positively correlated with mussel abundance. This evidence indicates that the mussel beds studied here were important in maintaining species richness at the landscape-level, and highlights that beds of shelled bivalves should not be neglected as conservation targets in marine benthic environments. © 2007 Elsevier Masson SAS. All rights reserved.","author":[{"dropping-particle":"","family":"Borthagaray","given":"Ana Inés","non-dropping-particle":"","parse-names":false,"suffix":""},{"dropping-particle":"","family":"Carranza","given":"Alvar","non-dropping-particle":"","parse-names":false,"suffix":""}],"container-title":"Acta Oecologica","id":"ITEM-1","issue":"3","issued":{"date-parts":[["2007"]]},"page":"243-250","title":"Mussels as ecosystem engineers: Their contribution to species richness in a rocky littoral community","type":"article-journal","volume":"31"},"uris":["http://www.mendeley.com/documents/?uuid=bc6b838a-052a-4bdc-b992-61915595cf33"]}],"mendeley":{"formattedCitation":"(Borthagaray &amp; Carranza, 2007)","plainTextFormattedCitation":"(Borthagaray &amp; Carranza, 2007)","previouslyFormattedCitation":"(Borthagaray &amp; Carranza, 2007)"},"properties":{"noteIndex":0},"schema":"https://github.com/citation-style-language/schema/raw/master/csl-citation.json"}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(Borthagaray &amp; Carranza, 2007)</w:t>
      </w:r>
      <w:r>
        <w:rPr>
          <w:rFonts w:ascii="Times New Roman" w:hAnsi="Times New Roman" w:cs="Times New Roman"/>
          <w:sz w:val="24"/>
          <w:szCs w:val="24"/>
        </w:rPr>
        <w:fldChar w:fldCharType="end"/>
      </w:r>
      <w:r>
        <w:rPr>
          <w:rFonts w:ascii="Times New Roman" w:hAnsi="Times New Roman" w:cs="Times New Roman"/>
          <w:sz w:val="24"/>
          <w:szCs w:val="24"/>
        </w:rPr>
        <w:t xml:space="preserve">. Агрегация мидий в плотные поселения приводит к ухудшению гидродинамических условий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{"citationItems":[{"id":"ITEM-1","itemData":{"DOI":"10.3354/meps07435","ISSN":"01718630","abstract":"Wave forces on rocky shores can be an important agent structuring the ecology of inter-tidal communities. Proximity to nearby structures, such as those formed by mussel beds, may buffer organisms from the full danger of wave forces. This experiment measured the reduction of wave forces experienced by an object due to a surrounding artificial mussel bed. By being situated within a small (5 cm in radius) bare patch in this bed, a test object 1 cm in diameter experienced 30 to 62% reduction in wave forces compared to an unsheltered object. The effect drops off as bare patch size increases and is not noticeable in patches with radii of 15 cm or larger. This level of force reduction is relevant for a number of species living on rocky shores since measured, unmitigated wave forces exceed published tenacity values of many organisms. Thus, providing protection from wave forces offers a physical mechanism by which mussel beds help structure intertidal communities. © Inter-Research 2008.","author":[{"dropping-particle":"","family":"O'Donnell","given":"Michael J.","non-dropping-particle":"","parse-names":false,"suffix":""}],"container-title":"Marine Ecology Progress Series","id":"ITEM-1","issue":"June","issued":{"date-parts":[["2008"]]},"page":"157-167","title":"Reduction of wave forces within bare patches in mussel beds","type":"article-journal","volume":"362"},"uris":["http://www.mendeley.com/documents/?uuid=f1c63f39-e534-44b0-9a5c-d894501388b2"]}],"mendeley":{"formattedCitation":"(O’Donnell, 2008)","plainTextFormattedCitation":"(O’Donnell, 2008)","previouslyFormattedCitation":"(O’Donnell, 2008)"},"properties":{"noteIndex":0},"schema":"https://github.com/citation-style-language/schema/raw/master/csl-citation.json"}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(O’Donnell, 2008)</w:t>
      </w:r>
      <w:r>
        <w:rPr>
          <w:rFonts w:ascii="Times New Roman" w:hAnsi="Times New Roman" w:cs="Times New Roman"/>
          <w:sz w:val="24"/>
          <w:szCs w:val="24"/>
        </w:rPr>
        <w:fldChar w:fldCharType="end"/>
      </w:r>
      <w:r>
        <w:rPr>
          <w:rFonts w:ascii="Times New Roman" w:hAnsi="Times New Roman" w:cs="Times New Roman"/>
          <w:sz w:val="24"/>
          <w:szCs w:val="24"/>
        </w:rPr>
        <w:t xml:space="preserve">, что, с одной стороны, является негативным эффектом для фильтрующих организмов, а с другой стороны – дает укрытие организмам, которые не могут существовать на субстратах, экспонированных в условиях быстрого тока воды. И хотя в литературе существует огромное количество литературы, посвященной самым различным аспектам процесса образования биссуса у мидий и его влияния на сообщества, практически никто из исследователей не рассматривал различия в интенсивности его образования у криптических видов мидий.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Литературные данные показывают, что мидии способны отличать неживые объекты от живых и использовать биссус в конкурентной борьбе. Так, например, беломорские мидии при экспозиции на исскусственных субстратах в присутствии конкурента (асцидий) прикреплялись чаще именно к организму-конкуренту, чем искусственным объектам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{"citationItems":[{"id":"ITEM-1","itemData":{"DOI":"10.1111/ivb.12075","ISSN":"17447410","abstract":"Laboratory experiments showed that the mussel Mytilus edulis aggregated more intensely around living organisms (the bivalve Hiatella arctica and the solitary ascidian Styela rustica, which commonly co-occur with mussels in fouling communities) than around inanimate objects. When exposed to an inanimate object, mussels attached their byssal threads primarily to the substrate, close to the object, but when exposed to a living organism, they attached their byssal threads directly to the organism. The ascidian was more intensely covered with byssal threads than was the bivalve. Mussel attachment to the ascidians was apparently determined by the physical characteristics of the tunic and to a lesser extent by the excretion-secretion products released by S. rustica. This study indicates that mussels can use byssus threads as a means of entrapment of potential competitors for space. It remains unclear why mussels preferentially attached to ascidians compared to the bivalve. This can be explained either by competitive interactions, or by attractiveness of the ascidian tunic as an attachment substratum.","author":[{"dropping-particle":"V.","family":"Khalaman","given":"Vyacheslav","non-dropping-particle":"","parse-names":false,"suffix":""},{"dropping-particle":"","family":"Lezin","given":"Peter A.","non-dropping-particle":"","parse-names":false,"suffix":""}],"container-title":"Invertebrate Biology","id":"ITEM-1","issue":"1","issued":{"date-parts":[["2015"]]},"page":"38-47","title":"Clumping behavior and byssus production as strategies for substrate competition in Mytilus edulis","type":"article-journal","volume":"134"},"uris":["http://www.mendeley.com/documents/?uuid=20e6f308-164d-4be2-9617-1d910cdc05d6"]}],"mendeley":{"formattedCitation":"(Khalaman &amp; Lezin, 2015)","plainTextFormattedCitation":"(Khalaman &amp; Lezin, 2015)","previouslyFormattedCitation":"(Khalaman &amp; Lezin, 2015)"},"properties":{"noteIndex":0},"schema":"https://github.com/citation-style-language/schema/raw/master/csl-citation.json"}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(Khalaman &amp; Lezin, 2015)</w:t>
      </w:r>
      <w:r>
        <w:rPr>
          <w:rFonts w:ascii="Times New Roman" w:hAnsi="Times New Roman" w:cs="Times New Roman"/>
          <w:sz w:val="24"/>
          <w:szCs w:val="24"/>
        </w:rPr>
        <w:fldChar w:fldCharType="end"/>
      </w:r>
      <w:r>
        <w:rPr>
          <w:rFonts w:ascii="Times New Roman" w:hAnsi="Times New Roman" w:cs="Times New Roman"/>
          <w:sz w:val="24"/>
          <w:szCs w:val="24"/>
        </w:rPr>
        <w:t xml:space="preserve">. Однако, в данном исследовании в качестве конкурента выступают асцидии – организм из довольно далекой от двустворчатых моллюсков филогенетической группы. Способны ли мидии узнавать себе подобных?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Мы не нашли исследований, которые бы описывали изменение интенсивности образования биссуса у МЕ и МТ в зависимости от таксономического состава поселений. Впрочем, в литературе описана другая конкурентная система. Мидия </w:t>
      </w:r>
      <w:r>
        <w:rPr>
          <w:rFonts w:ascii="Times New Roman" w:hAnsi="Times New Roman" w:cs="Times New Roman"/>
          <w:i/>
          <w:sz w:val="24"/>
          <w:szCs w:val="24"/>
        </w:rPr>
        <w:t xml:space="preserve">Xenostrobus securis </w:t>
      </w:r>
      <w:r>
        <w:rPr>
          <w:rFonts w:ascii="Times New Roman" w:hAnsi="Times New Roman" w:cs="Times New Roman"/>
          <w:sz w:val="24"/>
          <w:szCs w:val="24"/>
        </w:rPr>
        <w:t xml:space="preserve">является эндемичным видом в опресненных регионах побережий Новой Зеландии и Австралии, однако в ходе антропогенной инвазии смогла успешно заселить северо-восточное побережье Испании в Средиземном море, где она сосуществует с </w:t>
      </w:r>
      <w:del w:id="579" w:author="polyd" w:date="2023-06-15T12:37:10Z">
        <w:r>
          <w:rPr>
            <w:rFonts w:ascii="Times New Roman" w:hAnsi="Times New Roman" w:cs="Times New Roman"/>
            <w:sz w:val="24"/>
            <w:szCs w:val="24"/>
          </w:rPr>
          <w:delText xml:space="preserve">уже знакомой нам мидией </w:delText>
        </w:r>
      </w:del>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galloprovincialis</w:t>
      </w:r>
      <w:r>
        <w:rPr>
          <w:rFonts w:ascii="Times New Roman" w:hAnsi="Times New Roman" w:cs="Times New Roman"/>
          <w:i/>
          <w:sz w:val="24"/>
          <w:szCs w:val="24"/>
        </w:rPr>
        <w:t xml:space="preserve">. </w:t>
      </w:r>
      <w:r>
        <w:rPr>
          <w:rFonts w:ascii="Times New Roman" w:hAnsi="Times New Roman" w:cs="Times New Roman"/>
          <w:sz w:val="24"/>
          <w:szCs w:val="24"/>
        </w:rPr>
        <w:t xml:space="preserve">Исследования Хоссе Бабарро и его колег показывают, что в условиях смешанных поселений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galloprovincialis</w:t>
      </w:r>
      <w:r>
        <w:rPr>
          <w:rFonts w:ascii="Times New Roman" w:hAnsi="Times New Roman" w:cs="Times New Roman"/>
          <w:i/>
          <w:sz w:val="24"/>
          <w:szCs w:val="24"/>
        </w:rPr>
        <w:t xml:space="preserve"> </w:t>
      </w:r>
      <w:r>
        <w:rPr>
          <w:rFonts w:ascii="Times New Roman" w:hAnsi="Times New Roman" w:cs="Times New Roman"/>
          <w:sz w:val="24"/>
          <w:szCs w:val="24"/>
        </w:rPr>
        <w:t>и</w:t>
      </w:r>
      <w:r>
        <w:rPr>
          <w:rFonts w:ascii="Times New Roman" w:hAnsi="Times New Roman" w:cs="Times New Roman"/>
          <w:i/>
          <w:sz w:val="24"/>
          <w:szCs w:val="24"/>
        </w:rPr>
        <w:t xml:space="preserve"> X. securis </w:t>
      </w:r>
      <w:r>
        <w:rPr>
          <w:rFonts w:ascii="Times New Roman" w:hAnsi="Times New Roman" w:cs="Times New Roman"/>
          <w:sz w:val="24"/>
          <w:szCs w:val="24"/>
        </w:rPr>
        <w:t xml:space="preserve">первые демонстрируют усиление силы прикрепления к субстрату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{"citationItems":[{"id":"ITEM-1","itemData":{"DOI":"10.3354/meps10122","ISSN":"01718630","abstract":"The co-existence patterns of 2 mytilid species were studied in order to evaluate the performance of the alien mussel Xenostrobus securis and the indigenous Mytilus galloprovincialis through monospecific and mixed co-habiting experiments in the Ría de Vigo (northwest Spain). Mytilus galloprovincialis was found to be the best performer in all tests. Shell growth was </w:instrText>
      </w:r>
      <w:r>
        <w:rPr>
          <w:rFonts w:ascii="Cambria Math" w:hAnsi="Cambria Math" w:cs="Cambria Math"/>
          <w:sz w:val="24"/>
          <w:szCs w:val="24"/>
        </w:rPr>
        <w:instrText xml:space="preserve">∼</w:instrText>
      </w:r>
      <w:r>
        <w:rPr>
          <w:rFonts w:ascii="Times New Roman" w:hAnsi="Times New Roman" w:cs="Times New Roman"/>
          <w:sz w:val="24"/>
          <w:szCs w:val="24"/>
        </w:rPr>
        <w:instrText xml:space="preserve">4-fold greater for the indigenous mussel when deployed without interspecific competition and regardless of density. Differences in shell growth were found to be similar within mixed populations wherein M. galloprovincialis showed greater ability for upward migratory movements on the mixed beds and distanced itself from the mud influenced layer. The alien X. securis, however, was found to inhabit underneath the M. galloprovincialis layer, which resulted in higher mortality rates. Species-specific features such as byssus filaments and lifestyle may account for such different behaviour. M. galloprovincialis secreted thicker and stronger shells and byssus regardless of their density in both monospecific and mixed experiments. This might indicate that the indigenous mussel performs better when confronted with abiotic stress or biotic pressure. The alien X. securis is currently found to establish high-density patches of individuals at the confluence of main rivers that flow into the estuary (highly heterogeneous scenario). Such behaviour favours its settlement far from the native mussel influence area. X. securis also colonises hard substrates that are notfully occupied by other invertebrates, but its range was found to be limited by the presence of the indigenous mussel. Copyright © 2013 Inter-Research.","author":[{"dropping-particle":"","family":"Babarro","given":"Jose M.F.","non-dropping-particle":"","parse-names":false,"suffix":""},{"dropping-particle":"","family":"Abad","given":"María José","non-dropping-particle":"","parse-names":false,"suffix":""}],"container-title":"Marine Ecology Progress Series","id":"ITEM-1","issue":"2008","issued":{"date-parts":[["2013"]]},"page":"115-128","title":"Co-existence of two mytilid species in a heterogeneous environment: Mortality, growth and strength of shell and byssus attachment","type":"article-journal","volume":"476"},"uris":["http://www.mendeley.com/documents/?uuid=17322ec0-72b4-4d74-bf3e-41eecf6774e2"]},{"id":"ITEM-2","itemData":{"DOI":"10.1080/08927014.2014.953941","ISSN":"10292454","PMID":"25300374","abstract":"The mussel Xenostrobus securis is endemic to the brackish waters of New Zealand and Australia, but has successfully invaded the inner Galician Rías of NW Spain, where it coexists with the indigenous mussel Mytilus galloprovincialis. In this laboratory study, the plasticity of the byssus attachment strength of two mytilids was compared by manipulating substratum, salinity, and bed assembly. M. galloprovincialis showed stronger byssus detachment strength than X. securis, despite lower byssus coverage. Both species responded similarly to the substratum, with substantially lower byssus strength on methacrylate, which offered the lowest surface free energy. Byssus detachment values for M. galloprovincialis were lower at lower salinity. In mixed beds, a number of mussels moved upwards, eventually colonising the upper layers of the assemblage. This behaviour increased byssus strength but only for X. securis. X. securis is adapted to a wide spectrum of abiotic conditions, a trait that may promote its dissemination within estuarine environments.","author":[{"dropping-particle":"","family":"Babarro","given":"Jose M.F.","non-dropping-particle":"","parse-names":false,"suffix":""},{"dropping-particle":"","family":"Comeau","given":"Luc A.","non-dropping-particle":"","parse-names":false,"suffix":""}],"container-title":"Biofouling","id":"ITEM-2","issue":"8","issued":{"date-parts":[["2014"]]},"page":"975-985","title":"Byssus attachment strength of two mytilids in mono-specific and mixed-species mussel beds","type":"article-journal","volume":"30"},"uris":["http://www.mendeley.com/documents/?uuid=cdd85084-cf0b-4818-81b9-bba9d57dc4cc"]}],"mendeley":{"formattedCitation":"(Babarro &amp; Abad, 2013; Babarro &amp; Comeau, 2014)","plainTextFormattedCitation":"(Babarro &amp; Abad, 2013; Babarro &amp; Comeau, 2014)","previouslyFormattedCitation":"(Babarro &amp; Abad, 2013; Babarro &amp; Comeau,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(Babarro &amp; Abad, 2013; Babarro &amp; Comeau, 2014)</w:t>
      </w:r>
      <w:r>
        <w:rPr>
          <w:rFonts w:ascii="Times New Roman" w:hAnsi="Times New Roman" w:cs="Times New Roman"/>
          <w:sz w:val="24"/>
          <w:szCs w:val="24"/>
        </w:rPr>
        <w:fldChar w:fldCharType="end"/>
      </w:r>
      <w:r>
        <w:rPr>
          <w:rFonts w:ascii="Times New Roman" w:hAnsi="Times New Roman" w:cs="Times New Roman"/>
          <w:sz w:val="24"/>
          <w:szCs w:val="24"/>
        </w:rPr>
        <w:t xml:space="preserve">. В таких поселениях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galloprovincialis</w:t>
      </w:r>
      <w:r>
        <w:rPr>
          <w:rFonts w:ascii="Times New Roman" w:hAnsi="Times New Roman" w:cs="Times New Roman"/>
          <w:i/>
          <w:sz w:val="24"/>
          <w:szCs w:val="24"/>
        </w:rPr>
        <w:t xml:space="preserve"> </w:t>
      </w:r>
      <w:r>
        <w:rPr>
          <w:rFonts w:ascii="Times New Roman" w:hAnsi="Times New Roman" w:cs="Times New Roman"/>
          <w:sz w:val="24"/>
          <w:szCs w:val="24"/>
        </w:rPr>
        <w:t xml:space="preserve">характеризовались повышенной двигательной активностью и демонстрировали тенденцию к миграции в верхнюю часть поселений, где гидродинамические условия наиболее благоприятные. Более того, смертность </w:t>
      </w:r>
      <w:r>
        <w:rPr>
          <w:rFonts w:ascii="Times New Roman" w:hAnsi="Times New Roman" w:cs="Times New Roman"/>
          <w:i/>
          <w:sz w:val="24"/>
          <w:szCs w:val="24"/>
        </w:rPr>
        <w:t xml:space="preserve">X. securis </w:t>
      </w:r>
      <w:r>
        <w:rPr>
          <w:rFonts w:ascii="Times New Roman" w:hAnsi="Times New Roman" w:cs="Times New Roman"/>
          <w:sz w:val="24"/>
          <w:szCs w:val="24"/>
        </w:rPr>
        <w:t xml:space="preserve">в условиях смешанных поселений была значительно выше, чем в моновидовом поселени. Скорость роста так же менялась у </w:t>
      </w:r>
      <w:r>
        <w:rPr>
          <w:rFonts w:ascii="Times New Roman" w:hAnsi="Times New Roman" w:cs="Times New Roman"/>
          <w:i/>
          <w:sz w:val="24"/>
          <w:szCs w:val="24"/>
        </w:rPr>
        <w:t xml:space="preserve">X. securis </w:t>
      </w:r>
      <w:r>
        <w:rPr>
          <w:rFonts w:ascii="Times New Roman" w:hAnsi="Times New Roman" w:cs="Times New Roman"/>
          <w:sz w:val="24"/>
          <w:szCs w:val="24"/>
        </w:rPr>
        <w:t xml:space="preserve">в смешанных поселениях, и была ниже, чем в «чистых». В то время как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galloprovincialis</w:t>
      </w:r>
      <w:r>
        <w:rPr>
          <w:rFonts w:ascii="Times New Roman" w:hAnsi="Times New Roman" w:cs="Times New Roman"/>
          <w:sz w:val="24"/>
          <w:szCs w:val="24"/>
        </w:rPr>
        <w:t xml:space="preserve"> в условиях смешанных поселений росли даже быстрее, чем в моновидовых.</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Можно предположить, что такую же форму могут обретать и конкурентные отношения МТ и МЕ – особенно учитывая, что существуют исследования, демонстрирующие различия в их паттернах агрегации. Канадские исследователи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10.1111/j.1439-0485.2011.00446.x","author":[{"dropping-particle":"","family":"Liu","given":"Guangxu","non-dropping-particle":"","parse-names":false,"suffix":""},{"dropping-particle":"","family":"Stapleton","given":"Erin","non-dropping-particle":"","parse-names":false,"suffix":""},{"dropping-particle":"","family":"Innes","given":"David","non-dropping-particle":"","parse-names":false,"suffix":""},{"dropping-particle":"","family":"Thompson","given":"Raymond","non-dropping-particle":"","parse-names":false,"suffix":""}],"container-title":"Marine Ecology","id":"ITEM-1","issued":{"date-parts":[["2011"]]},"page":"480-487","title":"Aggregational behavior of the blue mussels Mytilus edulis and Mytilus trossulus : a potential pre-zygotic reproductive isolation mechanism","type":"article-journal","volume":"32"},"uris":["http://www.mendeley.com/documents/?uuid=bb5504bd-a73a-4df9-8ed5-98013d5026e6"]}],"mendeley":{"formattedCitation":"(Liu et al., 2011)","plainTextFormattedCitation":"(Liu et al., 2011)","previouslyFormattedCitation":"(Liu et al., 2011)"},"properties":{"noteIndex":0},"schema":"https://github.com/citation-style-language/schema/raw/master/csl-citation.json"}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(Liu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обнаружили, что МТ не склонны к образованию аггрегаций вовсе и прикрепляются скорее случайным образом. В то время как МЕ агрегируют преимущественно с особями своего вида. Поразительным результатом является то, что МЕ изменяли свое поведение в присутствии МТ и демонстрировали склонность к еще большей степени аггрегации – дистанция, которую они преодолевали для образования агрегации с сородичами, увеличивался в присутствии МТ.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Как уже отмечалось, данных, в которых сравнивается интенсивность образования биссуса у МТ и МЕ очень немного. Мы нашли несколько исследований, которые описывают изменение силы прикрепления к субстрату у МТ и МЕ в контексте реакции на хищников.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Первое исследование, выполненное на балтийских и североморских мидиях (без различения МЕ и МТ, впрочем, балтийские мидии в этом исследовании, по-видимому, являются МТ, учитывая морфологические признаки) показало, что балтийские мидии в среднем демонстрируют в несколько раз меньшую силу прикрепления, чем североморские. Причем балтийские мидии практически не реагировали на присутствие хищников (крабов и морских звезд), в то время как североморские значительно интенсифицировали образование биссуса и в присутствии хищников прикреплялись в несколько раз сильнее, чем в контроле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s002270100606","author":[{"dropping-particle":"","family":"Reimer","given":"O","non-dropping-particle":"","parse-names":false,"suffix":""},{"dropping-particle":"","family":"Harms","given":"S","non-dropping-particle":"","parse-names":false,"suffix":""}],"container-title":"Marine Biology","id":"ITEM-1","issue":"139","issued":{"date-parts":[["2001"]]},"page":"959-965","title":"Predator-inducible changes in blue mussels from the predator-free Baltic Sea","type":"article-journal"},"uris":["http://www.mendeley.com/documents/?uuid=a324e91f-4b3a-4ac0-ba49-c44c56f39796"]}],"mendeley":{"formattedCitation":"(Reimer &amp; Harms, 2001)","plainTextFormattedCitation":"(Reimer &amp; Harms, 2001)","previouslyFormattedCitation":"(Reimer &amp; Harms, 2001)"},"properties":{"noteIndex":0},"schema":"https://github.com/citation-style-language/schema/raw/master/csl-citation.json"}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(Reimer &amp; Harms, 2001)</w:t>
      </w:r>
      <w:r>
        <w:rPr>
          <w:rFonts w:ascii="Times New Roman" w:hAnsi="Times New Roman" w:cs="Times New Roman"/>
          <w:sz w:val="24"/>
          <w:szCs w:val="24"/>
        </w:rPr>
        <w:fldChar w:fldCharType="end"/>
      </w:r>
      <w:r>
        <w:rPr>
          <w:rFonts w:ascii="Times New Roman" w:hAnsi="Times New Roman" w:cs="Times New Roman"/>
          <w:sz w:val="24"/>
          <w:szCs w:val="24"/>
        </w:rPr>
        <w:t xml:space="preserve">. Авторы исследования трактуют такие различия в контексте распространения хищников в акваториях, откуда были добыты мидии для эксперимента. В частности, в Балтийском море, где крабы и морские звезды не встречаются в регионах с низкой соленостью, мидии, по мнению авторов, утратили способность реализовывать стратегии сопротивления хищников.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Другое очень похожее исследование, выполненное канадскими учеными, продемонстрировало, что сила прикрепления в контроле у МТ и МЕ не отличается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{"citationItems":[{"id":"ITEM-1","itemData":{"DOI":"10.3354/meps10106","author":[{"dropping-particle":"","family":"Lowen","given":"J B","non-dropping-particle":"","parse-names":false,"suffix":""},{"dropping-particle":"","family":"Innes","given":"D J","non-dropping-particle":"","parse-names":false,"suffix":""},{"dropping-particle":"","family":"Thompson","given":"R J","non-dropping-particle":"","parse-names":false,"suffix":""}],"container-title":"Marine Ecology Progress Series","id":"ITEM-1","issued":{"date-parts":[["2013"]]},"page":"135-143","title":"Predator-induced defenses differ between sympatric Mytilus edulis and M . trossulus","type":"article-journal","volume":"475"},"uris":["http://www.mendeley.com/documents/?uuid=c437bf8d-bb33-489c-8478-8c97ac918427"]}],"mendeley":{"formattedCitation":"(Lowen et al., 2013)","plainTextFormattedCitation":"(Lowen et al., 2013)","previouslyFormattedCitation":"(Lowen et al., 2013)"},"properties":{"noteIndex":0},"schema":"https://github.com/citation-style-language/schema/raw/master/csl-citation.json"}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(Lowen et al., 2013)</w:t>
      </w:r>
      <w:r>
        <w:rPr>
          <w:rFonts w:ascii="Times New Roman" w:hAnsi="Times New Roman" w:cs="Times New Roman"/>
          <w:sz w:val="24"/>
          <w:szCs w:val="24"/>
        </w:rPr>
        <w:fldChar w:fldCharType="end"/>
      </w:r>
      <w:r>
        <w:rPr>
          <w:rFonts w:ascii="Times New Roman" w:hAnsi="Times New Roman" w:cs="Times New Roman"/>
          <w:sz w:val="24"/>
          <w:szCs w:val="24"/>
        </w:rPr>
        <w:t>. Однако, по-прежнему, МЕ гораздо сильнее интенсифицировали выделение биссуса в ответ на инкубацию с хищниками (</w:t>
      </w:r>
      <w:del w:id="580" w:author="polyd" w:date="2023-06-15T12:39:50Z">
        <w:r>
          <w:rPr>
            <w:rFonts w:ascii="Times New Roman" w:hAnsi="Times New Roman" w:cs="Times New Roman"/>
            <w:sz w:val="24"/>
            <w:szCs w:val="24"/>
          </w:rPr>
          <w:delText xml:space="preserve">то же </w:delText>
        </w:r>
      </w:del>
      <w:r>
        <w:rPr>
          <w:rFonts w:ascii="Times New Roman" w:hAnsi="Times New Roman" w:cs="Times New Roman"/>
          <w:sz w:val="24"/>
          <w:szCs w:val="24"/>
        </w:rPr>
        <w:t xml:space="preserve">крабы и </w:t>
      </w:r>
      <w:ins w:id="581" w:author="polyd" w:date="2023-06-15T12:39:57Z">
        <w:r>
          <w:rPr>
            <w:rFonts w:ascii="Times New Roman" w:hAnsi="Times New Roman" w:cs="Times New Roman"/>
            <w:sz w:val="24"/>
            <w:szCs w:val="24"/>
            <w:lang w:val="ru-RU"/>
          </w:rPr>
          <w:t>мор</w:t>
        </w:r>
      </w:ins>
      <w:ins w:id="582" w:author="polyd" w:date="2023-06-15T12:39:59Z">
        <w:r>
          <w:rPr>
            <w:rFonts w:ascii="Times New Roman" w:hAnsi="Times New Roman" w:cs="Times New Roman"/>
            <w:sz w:val="24"/>
            <w:szCs w:val="24"/>
            <w:lang w:val="ru-RU"/>
          </w:rPr>
          <w:t>ские</w:t>
        </w:r>
      </w:ins>
      <w:ins w:id="583" w:author="polyd" w:date="2023-06-15T12:39:59Z">
        <w:r>
          <w:rPr>
            <w:rFonts w:hint="default" w:ascii="Times New Roman" w:hAnsi="Times New Roman" w:cs="Times New Roman"/>
            <w:sz w:val="24"/>
            <w:szCs w:val="24"/>
            <w:lang w:val="ru-RU"/>
          </w:rPr>
          <w:t xml:space="preserve"> </w:t>
        </w:r>
      </w:ins>
      <w:r>
        <w:rPr>
          <w:rFonts w:ascii="Times New Roman" w:hAnsi="Times New Roman" w:cs="Times New Roman"/>
          <w:sz w:val="24"/>
          <w:szCs w:val="24"/>
        </w:rPr>
        <w:t xml:space="preserve">звезды). </w:t>
      </w:r>
    </w:p>
    <w:p>
      <w:pPr>
        <w:spacing w:line="360" w:lineRule="auto"/>
        <w:jc w:val="both"/>
        <w:rPr>
          <w:rFonts w:ascii="Times New Roman" w:hAnsi="Times New Roman" w:cs="Times New Roman"/>
          <w:sz w:val="24"/>
          <w:szCs w:val="24"/>
        </w:rPr>
      </w:pPr>
    </w:p>
    <w:p>
      <w:pPr>
        <w:spacing w:line="360" w:lineRule="auto"/>
        <w:ind w:firstLine="708"/>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ind w:left="708"/>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t xml:space="preserve">Глава </w:t>
      </w:r>
      <w:r>
        <w:rPr>
          <w:rFonts w:ascii="Times New Roman" w:hAnsi="Times New Roman" w:cs="Times New Roman"/>
          <w:b/>
          <w:sz w:val="24"/>
          <w:szCs w:val="24"/>
          <w:lang w:val="en-US"/>
        </w:rPr>
        <w:t>II</w:t>
      </w:r>
      <w:r>
        <w:rPr>
          <w:rFonts w:ascii="Times New Roman" w:hAnsi="Times New Roman" w:cs="Times New Roman"/>
          <w:b/>
          <w:sz w:val="24"/>
          <w:szCs w:val="24"/>
        </w:rPr>
        <w:t>. Материалы и методы.</w:t>
      </w:r>
    </w:p>
    <w:p>
      <w:pPr>
        <w:spacing w:line="360" w:lineRule="auto"/>
        <w:ind w:left="708"/>
        <w:jc w:val="both"/>
        <w:rPr>
          <w:rFonts w:ascii="Times New Roman" w:hAnsi="Times New Roman" w:cs="Times New Roman"/>
          <w:b/>
          <w:sz w:val="24"/>
          <w:szCs w:val="24"/>
        </w:rPr>
      </w:pPr>
      <w:r>
        <w:rPr>
          <w:rFonts w:ascii="Times New Roman" w:hAnsi="Times New Roman" w:cs="Times New Roman"/>
          <w:b/>
          <w:sz w:val="24"/>
          <w:szCs w:val="24"/>
        </w:rPr>
        <w:t xml:space="preserve">2.1. Структура </w:t>
      </w:r>
      <w:del w:id="584" w:author="polyd" w:date="2023-06-15T14:22:40Z">
        <w:r>
          <w:rPr>
            <w:rFonts w:hint="default" w:ascii="Times New Roman" w:hAnsi="Times New Roman" w:cs="Times New Roman"/>
            <w:b/>
            <w:sz w:val="24"/>
            <w:szCs w:val="24"/>
            <w:lang w:val="en-US"/>
          </w:rPr>
          <w:delText>ра</w:delText>
        </w:r>
      </w:del>
      <w:ins w:id="585" w:author="polyd" w:date="2023-06-15T14:22:40Z">
        <w:r>
          <w:rPr>
            <w:rFonts w:hint="default" w:ascii="Times New Roman" w:hAnsi="Times New Roman" w:cs="Times New Roman"/>
            <w:b/>
            <w:sz w:val="24"/>
            <w:szCs w:val="24"/>
            <w:lang w:val="ru-RU"/>
          </w:rPr>
          <w:t>и</w:t>
        </w:r>
      </w:ins>
      <w:ins w:id="586" w:author="polyd" w:date="2023-06-15T14:22:41Z">
        <w:r>
          <w:rPr>
            <w:rFonts w:hint="default" w:ascii="Times New Roman" w:hAnsi="Times New Roman" w:cs="Times New Roman"/>
            <w:b/>
            <w:sz w:val="24"/>
            <w:szCs w:val="24"/>
            <w:lang w:val="ru-RU"/>
          </w:rPr>
          <w:t>сслед</w:t>
        </w:r>
      </w:ins>
      <w:ins w:id="587" w:author="polyd" w:date="2023-06-15T14:22:42Z">
        <w:r>
          <w:rPr>
            <w:rFonts w:hint="default" w:ascii="Times New Roman" w:hAnsi="Times New Roman" w:cs="Times New Roman"/>
            <w:b/>
            <w:sz w:val="24"/>
            <w:szCs w:val="24"/>
            <w:lang w:val="ru-RU"/>
          </w:rPr>
          <w:t>овани</w:t>
        </w:r>
      </w:ins>
      <w:ins w:id="588" w:author="polyd" w:date="2023-06-15T14:22:43Z">
        <w:r>
          <w:rPr>
            <w:rFonts w:hint="default" w:ascii="Times New Roman" w:hAnsi="Times New Roman" w:cs="Times New Roman"/>
            <w:b/>
            <w:sz w:val="24"/>
            <w:szCs w:val="24"/>
            <w:lang w:val="ru-RU"/>
          </w:rPr>
          <w:t>я</w:t>
        </w:r>
      </w:ins>
      <w:del w:id="589" w:author="polyd" w:date="2023-06-15T14:22:33Z">
        <w:r>
          <w:rPr>
            <w:rFonts w:ascii="Times New Roman" w:hAnsi="Times New Roman" w:cs="Times New Roman"/>
            <w:b/>
            <w:sz w:val="24"/>
            <w:szCs w:val="24"/>
          </w:rPr>
          <w:delText>бо</w:delText>
        </w:r>
      </w:del>
      <w:del w:id="590" w:author="polyd" w:date="2023-06-15T14:22:32Z">
        <w:r>
          <w:rPr>
            <w:rFonts w:ascii="Times New Roman" w:hAnsi="Times New Roman" w:cs="Times New Roman"/>
            <w:b/>
            <w:sz w:val="24"/>
            <w:szCs w:val="24"/>
          </w:rPr>
          <w:delText xml:space="preserve">ты. </w:delText>
        </w:r>
      </w:del>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Данная работа разделена на три исследовательских блока, реализованных в период с 2019 года по 2022 – каждый посвящен оценке определенного набора физиологических характеристик двух </w:t>
      </w:r>
      <w:del w:id="591" w:author="polyd" w:date="2023-06-15T14:22:58Z">
        <w:r>
          <w:rPr>
            <w:rFonts w:ascii="Times New Roman" w:hAnsi="Times New Roman" w:cs="Times New Roman"/>
            <w:sz w:val="24"/>
            <w:szCs w:val="24"/>
          </w:rPr>
          <w:delText xml:space="preserve">видов </w:delText>
        </w:r>
      </w:del>
      <w:r>
        <w:rPr>
          <w:rFonts w:ascii="Times New Roman" w:hAnsi="Times New Roman" w:cs="Times New Roman"/>
          <w:sz w:val="24"/>
          <w:szCs w:val="24"/>
        </w:rPr>
        <w:t>криптических видов мидий и оценке влияния на них биотических и абиотических факторов.</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Первый блок представляет собой ряд долгосрочных полевых экспериментов и направлен на оценку приспособленности двух видов мидий к конкурентным условиям смешанных поселений, а также выявление потенциальных механизмов конкуренции. Это осуществлялось посредством оценки таких физиологических характеристик как скорость роста, индекс состояния и смертность. В качестве основных биотических факторов, определяющих конкурентный баланс в поселениях, рассматривались такие факторы как: таксономический состав поселения (соотношение особей двух видов) и его плотность.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Второй исследовательский блок посвящен сравнению интенсивности образования биссуса у двух видов, а также оценке влияния на нее солености. Этот блок включает в себя два полевых эксперимента (и частично перекрывается с первым блоком) и два лабораторных эксперимента.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Третий блок включает в себя лабораторные эксперименты по оценке влияния солености на различные физиологические характеристики. В ходе экспериментов оценивалась выживаемость мидий в условиях хронического соленостного стресса, поведенческие реакции в ответ на динамически меняющуюся соленость, а также потенциальные механизмы, лежащие в основе успешной адаптации к стрессу, опосредованного долгосрочным опреснением (а именно – эффективность регуляции органического компонента пула осмолитов в тканях). </w:t>
      </w:r>
    </w:p>
    <w:p>
      <w:pPr>
        <w:spacing w:line="360" w:lineRule="auto"/>
        <w:ind w:left="708"/>
        <w:jc w:val="both"/>
        <w:rPr>
          <w:rFonts w:ascii="Times New Roman" w:hAnsi="Times New Roman" w:cs="Times New Roman"/>
          <w:b/>
          <w:sz w:val="24"/>
          <w:szCs w:val="24"/>
        </w:rPr>
      </w:pPr>
      <w:r>
        <w:rPr>
          <w:rFonts w:ascii="Times New Roman" w:hAnsi="Times New Roman" w:cs="Times New Roman"/>
          <w:b/>
          <w:sz w:val="24"/>
          <w:szCs w:val="24"/>
        </w:rPr>
        <w:t xml:space="preserve">2.2. Материалы исследования. </w:t>
      </w:r>
    </w:p>
    <w:p>
      <w:pPr>
        <w:spacing w:line="360" w:lineRule="auto"/>
        <w:ind w:left="708"/>
        <w:jc w:val="both"/>
        <w:rPr>
          <w:rFonts w:ascii="Times New Roman" w:hAnsi="Times New Roman" w:cs="Times New Roman"/>
          <w:sz w:val="24"/>
          <w:szCs w:val="24"/>
        </w:rPr>
      </w:pPr>
      <w:r>
        <w:rPr>
          <w:rFonts w:ascii="Times New Roman" w:hAnsi="Times New Roman" w:cs="Times New Roman"/>
          <w:b/>
          <w:sz w:val="24"/>
          <w:szCs w:val="24"/>
        </w:rPr>
        <w:t xml:space="preserve">2.2.1. Отбор материала.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Материалом для исследования послужили мидии, отобранные в четырех точках Кандалакшского залива Белого моря (Рис. 1): в районе канала Нивской ГЭС (далее обозначается </w:t>
      </w:r>
      <w:r>
        <w:rPr>
          <w:rFonts w:ascii="Times New Roman" w:hAnsi="Times New Roman" w:cs="Times New Roman"/>
          <w:sz w:val="24"/>
          <w:szCs w:val="24"/>
          <w:lang w:val="en-US"/>
        </w:rPr>
        <w:t>KAN</w:t>
      </w:r>
      <w:r>
        <w:rPr>
          <w:rFonts w:ascii="Times New Roman" w:hAnsi="Times New Roman" w:cs="Times New Roman"/>
          <w:sz w:val="24"/>
          <w:szCs w:val="24"/>
        </w:rPr>
        <w:t xml:space="preserve">, 67.15688, 32.37088); в верхней части Кандалакшского залива, на острове Оленьем (далее обозначается как </w:t>
      </w:r>
      <w:r>
        <w:rPr>
          <w:rFonts w:ascii="Times New Roman" w:hAnsi="Times New Roman" w:cs="Times New Roman"/>
          <w:sz w:val="24"/>
          <w:szCs w:val="24"/>
          <w:lang w:val="en-US"/>
        </w:rPr>
        <w:t>OL</w:t>
      </w:r>
      <w:r>
        <w:rPr>
          <w:rFonts w:ascii="Times New Roman" w:hAnsi="Times New Roman" w:cs="Times New Roman"/>
          <w:sz w:val="24"/>
          <w:szCs w:val="24"/>
        </w:rPr>
        <w:t xml:space="preserve">, 67.09485, 32.34515); в губе Вороньей (далее обозначается как </w:t>
      </w:r>
      <w:r>
        <w:rPr>
          <w:rFonts w:ascii="Times New Roman" w:hAnsi="Times New Roman" w:cs="Times New Roman"/>
          <w:sz w:val="24"/>
          <w:szCs w:val="24"/>
          <w:lang w:val="en-US"/>
        </w:rPr>
        <w:t>VOR</w:t>
      </w:r>
      <w:r>
        <w:rPr>
          <w:rFonts w:ascii="Times New Roman" w:hAnsi="Times New Roman" w:cs="Times New Roman"/>
          <w:sz w:val="24"/>
          <w:szCs w:val="24"/>
        </w:rPr>
        <w:t xml:space="preserve">, 67.927883, 32.491083); близ поселка Лувеньга (далее обозначается как </w:t>
      </w:r>
      <w:r>
        <w:rPr>
          <w:rFonts w:ascii="Times New Roman" w:hAnsi="Times New Roman" w:cs="Times New Roman"/>
          <w:sz w:val="24"/>
          <w:szCs w:val="24"/>
          <w:lang w:val="en-US"/>
        </w:rPr>
        <w:t>LUV</w:t>
      </w:r>
      <w:r>
        <w:rPr>
          <w:rFonts w:ascii="Times New Roman" w:hAnsi="Times New Roman" w:cs="Times New Roman"/>
          <w:sz w:val="24"/>
          <w:szCs w:val="24"/>
        </w:rPr>
        <w:t xml:space="preserve">, 67.09889, 32.70194). Первые две точки характеризуются пониженной соленостью (среднегодовая соленость поверхностного слоя 10‰), в то время как точки </w:t>
      </w:r>
      <w:r>
        <w:rPr>
          <w:rFonts w:ascii="Times New Roman" w:hAnsi="Times New Roman" w:cs="Times New Roman"/>
          <w:sz w:val="24"/>
          <w:szCs w:val="24"/>
          <w:lang w:val="en-US"/>
        </w:rPr>
        <w:t>LUV</w:t>
      </w:r>
      <w:r>
        <w:rPr>
          <w:rFonts w:ascii="Times New Roman" w:hAnsi="Times New Roman" w:cs="Times New Roman"/>
          <w:sz w:val="24"/>
          <w:szCs w:val="24"/>
        </w:rPr>
        <w:t xml:space="preserve"> и </w:t>
      </w:r>
      <w:r>
        <w:rPr>
          <w:rFonts w:ascii="Times New Roman" w:hAnsi="Times New Roman" w:cs="Times New Roman"/>
          <w:sz w:val="24"/>
          <w:szCs w:val="24"/>
          <w:lang w:val="en-US"/>
        </w:rPr>
        <w:t>VOR</w:t>
      </w:r>
      <w:r>
        <w:rPr>
          <w:rFonts w:ascii="Times New Roman" w:hAnsi="Times New Roman" w:cs="Times New Roman"/>
          <w:sz w:val="24"/>
          <w:szCs w:val="24"/>
        </w:rPr>
        <w:t xml:space="preserve"> относятся к более мористой части залива и характеризуются среднегодовой соленостью 20‰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{"citationItems":[{"id":"ITEM-1","itemData":{"author":[{"dropping-particle":"","family":"Khaitov","given":"V","non-dropping-particle":"","parse-names":false,"suffix":""}],"edition":"The chroni","editor":[{"dropping-particle":"","family":"Koryakin","given":"A.S.","non-dropping-particle":"","parse-names":false,"suffix":""}],"id":"ITEM-1","issue":"Book 58","issued":{"date-parts":[["2013"]]},"number-of-pages":"152-163","publisher-place":"Kandalaksha","title":"Dynamics of salinity, temperature of seawater, and wave characteristics, Yuzhnaya inlet, Ryashkov Island, 01.06–19.08.2012","type":"book"},"uris":["http://www.mendeley.com/documents/?uuid=2c7aa56c-5a50-421c-9d98-82534c65c6a5"]}],"mendeley":{"formattedCitation":"(V. Khaitov, 2013)","plainTextFormattedCitation":"(V. Khaitov, 2013)","previouslyFormattedCitation":"(V. Khaitov, 2013)"},"properties":{"noteIndex":0},"schema":"https://github.com/citation-style-language/schema/raw/master/csl-citation.json"}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w:t>
      </w:r>
      <w:r>
        <w:rPr>
          <w:rFonts w:ascii="Times New Roman" w:hAnsi="Times New Roman" w:cs="Times New Roman"/>
          <w:sz w:val="24"/>
          <w:szCs w:val="24"/>
          <w:highlight w:val="yellow"/>
          <w:rPrChange w:id="592" w:author="polyd" w:date="2023-06-15T14:24:51Z">
            <w:rPr>
              <w:rFonts w:ascii="Times New Roman" w:hAnsi="Times New Roman" w:cs="Times New Roman"/>
              <w:sz w:val="24"/>
              <w:szCs w:val="24"/>
            </w:rPr>
          </w:rPrChange>
        </w:rPr>
        <w:t>V. Khaitov, 2013</w:t>
      </w:r>
      <w:r>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Выбор точек основывался на литературных данных о генетической структуре поселений мидий в этом регионе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ONE","id":"ITEM-1","issue":"4","issued":{"date-parts":[["2016"]]},"page":"1-25","title":"Genetic, ecological and morphological distinctness of the blue mussels Mytilus trossulus gould and M. edulis l. in the White Sea","type":"article-journal","volume":"11"},"uris":["http://www.mendeley.com/documents/?uuid=f2d5c684-6f93-455c-969c-a4f1f929d5e2"]}],"mendeley":{"formattedCitation":"(Katolikova et al., 2016)","plainTextFormattedCitation":"(Katolikova et al., 2016)","previouslyFormattedCitation":"(Katolikova et al.,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(Katolikova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Так, поселения </w:t>
      </w:r>
      <w:r>
        <w:rPr>
          <w:rFonts w:ascii="Times New Roman" w:hAnsi="Times New Roman" w:cs="Times New Roman"/>
          <w:sz w:val="24"/>
          <w:szCs w:val="24"/>
          <w:lang w:val="en-US"/>
        </w:rPr>
        <w:t>VOR</w:t>
      </w:r>
      <w:r>
        <w:rPr>
          <w:rFonts w:ascii="Times New Roman" w:hAnsi="Times New Roman" w:cs="Times New Roman"/>
          <w:sz w:val="24"/>
          <w:szCs w:val="24"/>
        </w:rPr>
        <w:t xml:space="preserve"> и </w:t>
      </w:r>
      <w:r>
        <w:rPr>
          <w:rFonts w:ascii="Times New Roman" w:hAnsi="Times New Roman" w:cs="Times New Roman"/>
          <w:sz w:val="24"/>
          <w:szCs w:val="24"/>
          <w:lang w:val="en-US"/>
        </w:rPr>
        <w:t>LUV</w:t>
      </w:r>
      <w:r>
        <w:rPr>
          <w:rFonts w:ascii="Times New Roman" w:hAnsi="Times New Roman" w:cs="Times New Roman"/>
          <w:sz w:val="24"/>
          <w:szCs w:val="24"/>
        </w:rPr>
        <w:t xml:space="preserve"> имеют частоту встречаемости генов </w:t>
      </w:r>
      <w:r>
        <w:rPr>
          <w:rFonts w:ascii="Times New Roman" w:hAnsi="Times New Roman" w:cs="Times New Roman"/>
          <w:sz w:val="24"/>
          <w:szCs w:val="24"/>
          <w:lang w:val="en-US"/>
        </w:rPr>
        <w:t>M</w:t>
      </w:r>
      <w:r>
        <w:rPr>
          <w:rFonts w:ascii="Times New Roman" w:hAnsi="Times New Roman" w:cs="Times New Roman"/>
          <w:sz w:val="24"/>
          <w:szCs w:val="24"/>
        </w:rPr>
        <w:t xml:space="preserve">. </w:t>
      </w:r>
      <w:r>
        <w:rPr>
          <w:rFonts w:ascii="Times New Roman" w:hAnsi="Times New Roman" w:cs="Times New Roman"/>
          <w:sz w:val="24"/>
          <w:szCs w:val="24"/>
          <w:lang w:val="en-US"/>
        </w:rPr>
        <w:t>trossulus</w:t>
      </w:r>
      <w:r>
        <w:rPr>
          <w:rFonts w:ascii="Times New Roman" w:hAnsi="Times New Roman" w:cs="Times New Roman"/>
          <w:sz w:val="24"/>
          <w:szCs w:val="24"/>
        </w:rPr>
        <w:t xml:space="preserve"> менее 5% и могут считаться «чистыми» поселениями </w:t>
      </w:r>
      <w:r>
        <w:rPr>
          <w:rFonts w:ascii="Times New Roman" w:hAnsi="Times New Roman" w:cs="Times New Roman"/>
          <w:sz w:val="24"/>
          <w:szCs w:val="24"/>
          <w:lang w:val="en-US"/>
        </w:rPr>
        <w:t>M</w:t>
      </w:r>
      <w:r>
        <w:rPr>
          <w:rFonts w:ascii="Times New Roman" w:hAnsi="Times New Roman" w:cs="Times New Roman"/>
          <w:sz w:val="24"/>
          <w:szCs w:val="24"/>
        </w:rPr>
        <w:t xml:space="preserve">. </w:t>
      </w:r>
      <w:r>
        <w:rPr>
          <w:rFonts w:ascii="Times New Roman" w:hAnsi="Times New Roman" w:cs="Times New Roman"/>
          <w:sz w:val="24"/>
          <w:szCs w:val="24"/>
          <w:lang w:val="en-US"/>
        </w:rPr>
        <w:t>edulis</w:t>
      </w:r>
      <w:r>
        <w:rPr>
          <w:rFonts w:ascii="Times New Roman" w:hAnsi="Times New Roman" w:cs="Times New Roman"/>
          <w:sz w:val="24"/>
          <w:szCs w:val="24"/>
        </w:rPr>
        <w:t xml:space="preserve">. Точки </w:t>
      </w:r>
      <w:r>
        <w:rPr>
          <w:rFonts w:ascii="Times New Roman" w:hAnsi="Times New Roman" w:cs="Times New Roman"/>
          <w:sz w:val="24"/>
          <w:szCs w:val="24"/>
          <w:lang w:val="en-US"/>
        </w:rPr>
        <w:t>KAN</w:t>
      </w:r>
      <w:r>
        <w:rPr>
          <w:rFonts w:ascii="Times New Roman" w:hAnsi="Times New Roman" w:cs="Times New Roman"/>
          <w:sz w:val="24"/>
          <w:szCs w:val="24"/>
        </w:rPr>
        <w:t xml:space="preserve"> и </w:t>
      </w:r>
      <w:r>
        <w:rPr>
          <w:rFonts w:ascii="Times New Roman" w:hAnsi="Times New Roman" w:cs="Times New Roman"/>
          <w:sz w:val="24"/>
          <w:szCs w:val="24"/>
          <w:lang w:val="en-US"/>
        </w:rPr>
        <w:t>OL</w:t>
      </w:r>
      <w:r>
        <w:rPr>
          <w:rFonts w:ascii="Times New Roman" w:hAnsi="Times New Roman" w:cs="Times New Roman"/>
          <w:sz w:val="24"/>
          <w:szCs w:val="24"/>
        </w:rPr>
        <w:t xml:space="preserve">, наоборот, являются поселениями, в которых доминирует </w:t>
      </w:r>
      <w:r>
        <w:rPr>
          <w:rFonts w:ascii="Times New Roman" w:hAnsi="Times New Roman" w:cs="Times New Roman"/>
          <w:sz w:val="24"/>
          <w:szCs w:val="24"/>
          <w:lang w:val="en-US"/>
        </w:rPr>
        <w:t>M</w:t>
      </w:r>
      <w:r>
        <w:rPr>
          <w:rFonts w:ascii="Times New Roman" w:hAnsi="Times New Roman" w:cs="Times New Roman"/>
          <w:sz w:val="24"/>
          <w:szCs w:val="24"/>
        </w:rPr>
        <w:t xml:space="preserve">. </w:t>
      </w:r>
      <w:r>
        <w:rPr>
          <w:rFonts w:ascii="Times New Roman" w:hAnsi="Times New Roman" w:cs="Times New Roman"/>
          <w:sz w:val="24"/>
          <w:szCs w:val="24"/>
          <w:lang w:val="en-US"/>
        </w:rPr>
        <w:t>trossulus</w:t>
      </w:r>
      <w:r>
        <w:rPr>
          <w:rFonts w:ascii="Times New Roman" w:hAnsi="Times New Roman" w:cs="Times New Roman"/>
          <w:sz w:val="24"/>
          <w:szCs w:val="24"/>
        </w:rPr>
        <w:t xml:space="preserve"> (однако частота встречаемости гено</w:t>
      </w:r>
      <w:ins w:id="593" w:author="polyd" w:date="2023-06-15T14:36:28Z">
        <w:r>
          <w:rPr>
            <w:rFonts w:ascii="Times New Roman" w:hAnsi="Times New Roman" w:cs="Times New Roman"/>
            <w:sz w:val="24"/>
            <w:szCs w:val="24"/>
            <w:lang w:val="ru-RU"/>
          </w:rPr>
          <w:t>в</w:t>
        </w:r>
      </w:ins>
      <w:del w:id="594" w:author="polyd" w:date="2023-06-15T14:36:13Z">
        <w:r>
          <w:rPr>
            <w:rFonts w:ascii="Times New Roman" w:hAnsi="Times New Roman" w:cs="Times New Roman"/>
            <w:sz w:val="24"/>
            <w:szCs w:val="24"/>
          </w:rPr>
          <w:delText>типов</w:delText>
        </w:r>
      </w:del>
      <w:r>
        <w:rPr>
          <w:rFonts w:ascii="Times New Roman" w:hAnsi="Times New Roman" w:cs="Times New Roman"/>
          <w:sz w:val="24"/>
          <w:szCs w:val="24"/>
        </w:rPr>
        <w:t xml:space="preserve"> </w:t>
      </w:r>
      <w:r>
        <w:rPr>
          <w:rFonts w:ascii="Times New Roman" w:hAnsi="Times New Roman" w:cs="Times New Roman"/>
          <w:sz w:val="24"/>
          <w:szCs w:val="24"/>
          <w:lang w:val="en-US"/>
        </w:rPr>
        <w:t>M</w:t>
      </w:r>
      <w:r>
        <w:rPr>
          <w:rFonts w:ascii="Times New Roman" w:hAnsi="Times New Roman" w:cs="Times New Roman"/>
          <w:sz w:val="24"/>
          <w:szCs w:val="24"/>
        </w:rPr>
        <w:t>.</w:t>
      </w:r>
      <w:del w:id="595" w:author="polyd" w:date="2023-06-15T14:36:41Z">
        <w:r>
          <w:rPr>
            <w:rFonts w:ascii="Times New Roman" w:hAnsi="Times New Roman" w:cs="Times New Roman"/>
            <w:sz w:val="24"/>
            <w:szCs w:val="24"/>
          </w:rPr>
          <w:delText xml:space="preserve"> </w:delText>
        </w:r>
      </w:del>
      <w:ins w:id="596" w:author="polyd" w:date="2023-06-15T14:36:41Z">
        <w:r>
          <w:rPr>
            <w:rFonts w:ascii="Times New Roman" w:hAnsi="Times New Roman" w:cs="Times New Roman"/>
            <w:sz w:val="24"/>
            <w:szCs w:val="24"/>
          </w:rPr>
          <w:t> </w:t>
        </w:r>
      </w:ins>
      <w:r>
        <w:rPr>
          <w:rFonts w:ascii="Times New Roman" w:hAnsi="Times New Roman" w:cs="Times New Roman"/>
          <w:sz w:val="24"/>
          <w:szCs w:val="24"/>
          <w:lang w:val="en-US"/>
        </w:rPr>
        <w:t>edulis</w:t>
      </w:r>
      <w:r>
        <w:rPr>
          <w:rFonts w:ascii="Times New Roman" w:hAnsi="Times New Roman" w:cs="Times New Roman"/>
          <w:sz w:val="24"/>
          <w:szCs w:val="24"/>
        </w:rPr>
        <w:t xml:space="preserve"> </w:t>
      </w:r>
      <w:del w:id="597" w:author="polyd" w:date="2023-06-15T14:25:37Z">
        <w:r>
          <w:rPr>
            <w:rFonts w:ascii="Times New Roman" w:hAnsi="Times New Roman" w:cs="Times New Roman"/>
            <w:sz w:val="24"/>
            <w:szCs w:val="24"/>
          </w:rPr>
          <w:delText xml:space="preserve">превышает </w:delText>
        </w:r>
      </w:del>
      <w:ins w:id="598" w:author="polyd" w:date="2023-06-15T14:25:37Z">
        <w:r>
          <w:rPr>
            <w:rFonts w:ascii="Times New Roman" w:hAnsi="Times New Roman" w:cs="Times New Roman"/>
            <w:sz w:val="24"/>
            <w:szCs w:val="24"/>
            <w:lang w:val="ru-RU"/>
          </w:rPr>
          <w:t>может</w:t>
        </w:r>
      </w:ins>
      <w:ins w:id="599" w:author="polyd" w:date="2023-06-15T14:25:38Z">
        <w:r>
          <w:rPr>
            <w:rFonts w:hint="default" w:ascii="Times New Roman" w:hAnsi="Times New Roman" w:cs="Times New Roman"/>
            <w:sz w:val="24"/>
            <w:szCs w:val="24"/>
            <w:lang w:val="ru-RU"/>
          </w:rPr>
          <w:t xml:space="preserve"> </w:t>
        </w:r>
      </w:ins>
      <w:ins w:id="600" w:author="polyd" w:date="2023-06-15T14:25:39Z">
        <w:r>
          <w:rPr>
            <w:rFonts w:hint="default" w:ascii="Times New Roman" w:hAnsi="Times New Roman" w:cs="Times New Roman"/>
            <w:sz w:val="24"/>
            <w:szCs w:val="24"/>
            <w:lang w:val="ru-RU"/>
          </w:rPr>
          <w:t>дост</w:t>
        </w:r>
      </w:ins>
      <w:ins w:id="601" w:author="polyd" w:date="2023-06-15T14:25:40Z">
        <w:r>
          <w:rPr>
            <w:rFonts w:hint="default" w:ascii="Times New Roman" w:hAnsi="Times New Roman" w:cs="Times New Roman"/>
            <w:sz w:val="24"/>
            <w:szCs w:val="24"/>
            <w:lang w:val="ru-RU"/>
          </w:rPr>
          <w:t>игать</w:t>
        </w:r>
      </w:ins>
      <w:ins w:id="602" w:author="polyd" w:date="2023-06-15T14:25:41Z">
        <w:r>
          <w:rPr>
            <w:rFonts w:hint="default" w:ascii="Times New Roman" w:hAnsi="Times New Roman" w:cs="Times New Roman"/>
            <w:sz w:val="24"/>
            <w:szCs w:val="24"/>
            <w:lang w:val="ru-RU"/>
          </w:rPr>
          <w:t xml:space="preserve"> </w:t>
        </w:r>
      </w:ins>
      <w:del w:id="603" w:author="polyd" w:date="2023-06-15T14:31:39Z">
        <w:r>
          <w:rPr>
            <w:rFonts w:hint="default" w:ascii="Times New Roman" w:hAnsi="Times New Roman" w:cs="Times New Roman"/>
            <w:sz w:val="24"/>
            <w:szCs w:val="24"/>
            <w:lang w:val="en-US"/>
          </w:rPr>
          <w:delText>5</w:delText>
        </w:r>
      </w:del>
      <w:ins w:id="604" w:author="polyd" w:date="2023-06-15T14:31:39Z">
        <w:r>
          <w:rPr>
            <w:rFonts w:hint="default" w:ascii="Times New Roman" w:hAnsi="Times New Roman" w:cs="Times New Roman"/>
            <w:sz w:val="24"/>
            <w:szCs w:val="24"/>
            <w:lang w:val="ru-RU"/>
          </w:rPr>
          <w:t>1</w:t>
        </w:r>
      </w:ins>
      <w:ins w:id="605" w:author="polyd" w:date="2023-06-15T14:31:40Z">
        <w:r>
          <w:rPr>
            <w:rFonts w:hint="default" w:ascii="Times New Roman" w:hAnsi="Times New Roman" w:cs="Times New Roman"/>
            <w:sz w:val="24"/>
            <w:szCs w:val="24"/>
            <w:lang w:val="ru-RU"/>
          </w:rPr>
          <w:t>6</w:t>
        </w:r>
      </w:ins>
      <w:ins w:id="606" w:author="polyd" w:date="2023-06-15T14:25:45Z">
        <w:r>
          <w:rPr>
            <w:rFonts w:hint="default" w:ascii="Times New Roman" w:hAnsi="Times New Roman" w:cs="Times New Roman"/>
            <w:sz w:val="24"/>
            <w:szCs w:val="24"/>
            <w:lang w:val="ru-RU"/>
          </w:rPr>
          <w:t xml:space="preserve"> </w:t>
        </w:r>
      </w:ins>
      <w:r>
        <w:rPr>
          <w:rFonts w:ascii="Times New Roman" w:hAnsi="Times New Roman" w:cs="Times New Roman"/>
          <w:sz w:val="24"/>
          <w:szCs w:val="24"/>
        </w:rPr>
        <w:t xml:space="preserve">%). </w:t>
      </w:r>
    </w:p>
    <w:p>
      <w:pPr>
        <w:spacing w:line="360" w:lineRule="auto"/>
        <w:ind w:firstLine="708"/>
        <w:rPr>
          <w:rFonts w:ascii="Times New Roman" w:hAnsi="Times New Roman" w:cs="Times New Roman"/>
          <w:sz w:val="24"/>
          <w:szCs w:val="24"/>
        </w:rPr>
      </w:pPr>
      <w:r>
        <w:rPr>
          <w:lang w:eastAsia="ru-RU"/>
        </w:rPr>
        <w:drawing>
          <wp:inline distT="0" distB="0" distL="0" distR="0">
            <wp:extent cx="5661025" cy="565213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9"/>
                    <a:stretch>
                      <a:fillRect/>
                    </a:stretch>
                  </pic:blipFill>
                  <pic:spPr>
                    <a:xfrm>
                      <a:off x="0" y="0"/>
                      <a:ext cx="5661367" cy="5652520"/>
                    </a:xfrm>
                    <a:prstGeom prst="rect">
                      <a:avLst/>
                    </a:prstGeom>
                  </pic:spPr>
                </pic:pic>
              </a:graphicData>
            </a:graphic>
          </wp:inline>
        </w:drawing>
      </w:r>
    </w:p>
    <w:p>
      <w:pPr>
        <w:spacing w:line="360" w:lineRule="auto"/>
        <w:ind w:firstLine="708"/>
        <w:rPr>
          <w:rFonts w:ascii="Times New Roman" w:hAnsi="Times New Roman" w:cs="Times New Roman"/>
          <w:sz w:val="20"/>
          <w:szCs w:val="20"/>
        </w:rPr>
      </w:pPr>
      <w:del w:id="607" w:author="polyd" w:date="2023-06-15T14:31:56Z">
        <w:commentRangeStart w:id="8"/>
        <w:r>
          <w:rPr>
            <w:rFonts w:ascii="Times New Roman" w:hAnsi="Times New Roman" w:cs="Times New Roman"/>
            <w:sz w:val="24"/>
            <w:szCs w:val="24"/>
            <w:rPrChange w:id="608" w:author="polyd" w:date="2023-06-15T14:32:15Z">
              <w:rPr>
                <w:rFonts w:ascii="Times New Roman" w:hAnsi="Times New Roman" w:cs="Times New Roman"/>
                <w:sz w:val="20"/>
                <w:szCs w:val="20"/>
              </w:rPr>
            </w:rPrChange>
          </w:rPr>
          <w:delText>(</w:delText>
        </w:r>
      </w:del>
      <w:r>
        <w:rPr>
          <w:rFonts w:ascii="Times New Roman" w:hAnsi="Times New Roman" w:cs="Times New Roman"/>
          <w:sz w:val="24"/>
          <w:szCs w:val="24"/>
          <w:rPrChange w:id="610" w:author="polyd" w:date="2023-06-15T14:32:15Z">
            <w:rPr>
              <w:rFonts w:ascii="Times New Roman" w:hAnsi="Times New Roman" w:cs="Times New Roman"/>
              <w:sz w:val="20"/>
              <w:szCs w:val="20"/>
            </w:rPr>
          </w:rPrChange>
        </w:rPr>
        <w:t>Рис. 1. Карта района исследования – Кандалакшского залива Белого моря. Точками указаны станции, на которых осуществлялся отбор материала</w:t>
      </w:r>
      <w:commentRangeEnd w:id="8"/>
      <w:r>
        <w:commentReference w:id="8"/>
      </w:r>
      <w:del w:id="611" w:author="polyd" w:date="2023-06-15T14:32:00Z">
        <w:r>
          <w:rPr>
            <w:rFonts w:ascii="Times New Roman" w:hAnsi="Times New Roman" w:cs="Times New Roman"/>
            <w:sz w:val="20"/>
            <w:szCs w:val="20"/>
          </w:rPr>
          <w:delText>)</w:delText>
        </w:r>
      </w:del>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ind w:left="708"/>
        <w:jc w:val="both"/>
        <w:rPr>
          <w:rFonts w:ascii="Times New Roman" w:hAnsi="Times New Roman" w:cs="Times New Roman"/>
          <w:b/>
          <w:sz w:val="24"/>
          <w:szCs w:val="24"/>
        </w:rPr>
      </w:pPr>
      <w:r>
        <w:rPr>
          <w:rFonts w:ascii="Times New Roman" w:hAnsi="Times New Roman" w:cs="Times New Roman"/>
          <w:b/>
          <w:sz w:val="24"/>
          <w:szCs w:val="24"/>
        </w:rPr>
        <w:t xml:space="preserve">2.2.2. Дизайн экспериментов. </w:t>
      </w:r>
    </w:p>
    <w:p>
      <w:pPr>
        <w:spacing w:line="360" w:lineRule="auto"/>
        <w:ind w:left="708"/>
        <w:jc w:val="both"/>
        <w:rPr>
          <w:rFonts w:ascii="Times New Roman" w:hAnsi="Times New Roman" w:cs="Times New Roman"/>
          <w:b/>
          <w:sz w:val="24"/>
          <w:szCs w:val="24"/>
        </w:rPr>
      </w:pPr>
      <w:r>
        <w:rPr>
          <w:rFonts w:ascii="Times New Roman" w:hAnsi="Times New Roman" w:cs="Times New Roman"/>
          <w:b/>
          <w:sz w:val="24"/>
          <w:szCs w:val="24"/>
        </w:rPr>
        <w:t xml:space="preserve">Первый блок. </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Эксперимент 1. </w:t>
      </w:r>
    </w:p>
    <w:p>
      <w:p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Цель: Оценить зависимость скорости роста раковины мидий разных видов и уровня смертности от солености и таксономического состава смешанного поселения.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Материалом для эксперимента послужили мидии из точек </w:t>
      </w:r>
      <w:r>
        <w:rPr>
          <w:rFonts w:ascii="Times New Roman" w:hAnsi="Times New Roman" w:cs="Times New Roman"/>
          <w:sz w:val="24"/>
          <w:szCs w:val="24"/>
          <w:lang w:val="en-US"/>
        </w:rPr>
        <w:t>Vor</w:t>
      </w:r>
      <w:r>
        <w:rPr>
          <w:rFonts w:ascii="Times New Roman" w:hAnsi="Times New Roman" w:cs="Times New Roman"/>
          <w:sz w:val="24"/>
          <w:szCs w:val="24"/>
        </w:rPr>
        <w:t xml:space="preserve"> (МЕ) и </w:t>
      </w:r>
      <w:r>
        <w:rPr>
          <w:rFonts w:ascii="Times New Roman" w:hAnsi="Times New Roman" w:cs="Times New Roman"/>
          <w:sz w:val="24"/>
          <w:szCs w:val="24"/>
          <w:lang w:val="en-US"/>
        </w:rPr>
        <w:t>OL</w:t>
      </w:r>
      <w:r>
        <w:rPr>
          <w:rFonts w:ascii="Times New Roman" w:hAnsi="Times New Roman" w:cs="Times New Roman"/>
          <w:sz w:val="24"/>
          <w:szCs w:val="24"/>
        </w:rPr>
        <w:t xml:space="preserve"> (МТ). Животные были отобраны в период с 10 по 14 июня 2020 года. Мидии были ра</w:t>
      </w:r>
      <w:ins w:id="612" w:author="polyd" w:date="2023-06-15T14:38:30Z">
        <w:r>
          <w:rPr>
            <w:rFonts w:ascii="Times New Roman" w:hAnsi="Times New Roman" w:cs="Times New Roman"/>
            <w:sz w:val="24"/>
            <w:szCs w:val="24"/>
            <w:lang w:val="ru-RU"/>
          </w:rPr>
          <w:t>з</w:t>
        </w:r>
      </w:ins>
      <w:del w:id="613" w:author="polyd" w:date="2023-06-15T14:38:30Z">
        <w:r>
          <w:rPr>
            <w:rFonts w:ascii="Times New Roman" w:hAnsi="Times New Roman" w:cs="Times New Roman"/>
            <w:sz w:val="24"/>
            <w:szCs w:val="24"/>
          </w:rPr>
          <w:delText>х</w:delText>
        </w:r>
      </w:del>
      <w:r>
        <w:rPr>
          <w:rFonts w:ascii="Times New Roman" w:hAnsi="Times New Roman" w:cs="Times New Roman"/>
          <w:sz w:val="24"/>
          <w:szCs w:val="24"/>
        </w:rPr>
        <w:t xml:space="preserve">биты на две размерные группы: мелкие (средняя длина раковины = 22,13 мм, </w:t>
      </w:r>
      <w:r>
        <w:rPr>
          <w:rFonts w:ascii="Times New Roman" w:hAnsi="Times New Roman" w:cs="Times New Roman"/>
          <w:sz w:val="24"/>
          <w:szCs w:val="24"/>
          <w:lang w:val="en-US"/>
        </w:rPr>
        <w:t>SD</w:t>
      </w:r>
      <w:r>
        <w:rPr>
          <w:rFonts w:ascii="Times New Roman" w:hAnsi="Times New Roman" w:cs="Times New Roman"/>
          <w:sz w:val="24"/>
          <w:szCs w:val="24"/>
        </w:rPr>
        <w:t xml:space="preserve"> = 2.06) и крупные (длина раковины более 30 мм). Мелкие животные были помечены </w:t>
      </w:r>
      <w:del w:id="614" w:author="polyd" w:date="2023-06-15T14:44:35Z">
        <w:r>
          <w:rPr>
            <w:rFonts w:ascii="Times New Roman" w:hAnsi="Times New Roman" w:cs="Times New Roman"/>
            <w:sz w:val="24"/>
            <w:szCs w:val="24"/>
          </w:rPr>
          <w:delText xml:space="preserve">индивидуальными </w:delText>
        </w:r>
      </w:del>
      <w:r>
        <w:rPr>
          <w:rFonts w:ascii="Times New Roman" w:hAnsi="Times New Roman" w:cs="Times New Roman"/>
          <w:sz w:val="24"/>
          <w:szCs w:val="24"/>
        </w:rPr>
        <w:t xml:space="preserve">метками </w:t>
      </w:r>
      <w:ins w:id="615" w:author="polyd" w:date="2023-06-15T14:44:30Z">
        <w:r>
          <w:rPr>
            <w:rFonts w:ascii="Times New Roman" w:hAnsi="Times New Roman" w:cs="Times New Roman"/>
            <w:sz w:val="24"/>
            <w:szCs w:val="24"/>
            <w:lang w:val="ru-RU"/>
          </w:rPr>
          <w:t>с</w:t>
        </w:r>
      </w:ins>
      <w:ins w:id="616" w:author="polyd" w:date="2023-06-15T14:44:37Z">
        <w:r>
          <w:rPr>
            <w:rFonts w:hint="default" w:ascii="Times New Roman" w:hAnsi="Times New Roman" w:cs="Times New Roman"/>
            <w:sz w:val="24"/>
            <w:szCs w:val="24"/>
            <w:lang w:val="ru-RU"/>
          </w:rPr>
          <w:t xml:space="preserve"> </w:t>
        </w:r>
      </w:ins>
      <w:ins w:id="617" w:author="polyd" w:date="2023-06-15T14:44:39Z">
        <w:r>
          <w:rPr>
            <w:rFonts w:ascii="Times New Roman" w:hAnsi="Times New Roman" w:cs="Times New Roman"/>
            <w:sz w:val="24"/>
            <w:szCs w:val="24"/>
          </w:rPr>
          <w:t xml:space="preserve">индивидуальными </w:t>
        </w:r>
      </w:ins>
      <w:ins w:id="618" w:author="polyd" w:date="2023-06-15T14:44:41Z">
        <w:r>
          <w:rPr>
            <w:rFonts w:ascii="Times New Roman" w:hAnsi="Times New Roman" w:cs="Times New Roman"/>
            <w:sz w:val="24"/>
            <w:szCs w:val="24"/>
            <w:lang w:val="ru-RU"/>
          </w:rPr>
          <w:t>н</w:t>
        </w:r>
      </w:ins>
      <w:ins w:id="619" w:author="polyd" w:date="2023-06-15T14:44:43Z">
        <w:r>
          <w:rPr>
            <w:rFonts w:ascii="Times New Roman" w:hAnsi="Times New Roman" w:cs="Times New Roman"/>
            <w:sz w:val="24"/>
            <w:szCs w:val="24"/>
            <w:lang w:val="ru-RU"/>
          </w:rPr>
          <w:t>о</w:t>
        </w:r>
      </w:ins>
      <w:ins w:id="620" w:author="polyd" w:date="2023-06-15T14:44:44Z">
        <w:r>
          <w:rPr>
            <w:rFonts w:ascii="Times New Roman" w:hAnsi="Times New Roman" w:cs="Times New Roman"/>
            <w:sz w:val="24"/>
            <w:szCs w:val="24"/>
            <w:lang w:val="ru-RU"/>
          </w:rPr>
          <w:t>ме</w:t>
        </w:r>
      </w:ins>
      <w:ins w:id="621" w:author="polyd" w:date="2023-06-15T14:44:45Z">
        <w:r>
          <w:rPr>
            <w:rFonts w:ascii="Times New Roman" w:hAnsi="Times New Roman" w:cs="Times New Roman"/>
            <w:sz w:val="24"/>
            <w:szCs w:val="24"/>
            <w:lang w:val="ru-RU"/>
          </w:rPr>
          <w:t>рами</w:t>
        </w:r>
      </w:ins>
      <w:ins w:id="622" w:author="polyd" w:date="2023-06-15T14:44:30Z">
        <w:r>
          <w:rPr>
            <w:rFonts w:hint="default" w:ascii="Times New Roman" w:hAnsi="Times New Roman" w:cs="Times New Roman"/>
            <w:sz w:val="24"/>
            <w:szCs w:val="24"/>
            <w:lang w:val="ru-RU"/>
          </w:rPr>
          <w:t xml:space="preserve"> </w:t>
        </w:r>
      </w:ins>
      <w:r>
        <w:rPr>
          <w:rFonts w:ascii="Times New Roman" w:hAnsi="Times New Roman" w:cs="Times New Roman"/>
          <w:sz w:val="24"/>
          <w:szCs w:val="24"/>
        </w:rPr>
        <w:t xml:space="preserve">и измерены, крупные животные не метились. Далее, для удобства, мидии из мелких и крупных размерных классов будут обозначаться как «меченые» и «фоновые».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Нами было сформировано три типа экспериментальных поселений: поселения в которых доминируют </w:t>
      </w:r>
      <w:r>
        <w:rPr>
          <w:rFonts w:ascii="Times New Roman" w:hAnsi="Times New Roman" w:cs="Times New Roman"/>
          <w:sz w:val="24"/>
          <w:szCs w:val="24"/>
          <w:lang w:val="en-US"/>
        </w:rPr>
        <w:t>M</w:t>
      </w:r>
      <w:r>
        <w:rPr>
          <w:rFonts w:ascii="Times New Roman" w:hAnsi="Times New Roman" w:cs="Times New Roman"/>
          <w:sz w:val="24"/>
          <w:szCs w:val="24"/>
        </w:rPr>
        <w:t xml:space="preserve">. </w:t>
      </w:r>
      <w:r>
        <w:rPr>
          <w:rFonts w:ascii="Times New Roman" w:hAnsi="Times New Roman" w:cs="Times New Roman"/>
          <w:sz w:val="24"/>
          <w:szCs w:val="24"/>
          <w:lang w:val="en-US"/>
        </w:rPr>
        <w:t>edulis</w:t>
      </w:r>
      <w:r>
        <w:rPr>
          <w:rFonts w:ascii="Times New Roman" w:hAnsi="Times New Roman" w:cs="Times New Roman"/>
          <w:sz w:val="24"/>
          <w:szCs w:val="24"/>
        </w:rPr>
        <w:t xml:space="preserve"> (100 фоновых </w:t>
      </w:r>
      <w:r>
        <w:rPr>
          <w:rFonts w:ascii="Times New Roman" w:hAnsi="Times New Roman" w:cs="Times New Roman"/>
          <w:sz w:val="24"/>
          <w:szCs w:val="24"/>
          <w:lang w:val="en-US"/>
        </w:rPr>
        <w:t>ME</w:t>
      </w:r>
      <w:r>
        <w:rPr>
          <w:rFonts w:ascii="Times New Roman" w:hAnsi="Times New Roman" w:cs="Times New Roman"/>
          <w:sz w:val="24"/>
          <w:szCs w:val="24"/>
        </w:rPr>
        <w:t xml:space="preserve">, 12 меченых </w:t>
      </w:r>
      <w:r>
        <w:rPr>
          <w:rFonts w:ascii="Times New Roman" w:hAnsi="Times New Roman" w:cs="Times New Roman"/>
          <w:sz w:val="24"/>
          <w:szCs w:val="24"/>
          <w:lang w:val="en-US"/>
        </w:rPr>
        <w:t>MT</w:t>
      </w:r>
      <w:r>
        <w:rPr>
          <w:rFonts w:ascii="Times New Roman" w:hAnsi="Times New Roman" w:cs="Times New Roman"/>
          <w:sz w:val="24"/>
          <w:szCs w:val="24"/>
        </w:rPr>
        <w:t xml:space="preserve">, 12 меченых МЕ); поселения, в которых доминируют </w:t>
      </w:r>
      <w:r>
        <w:rPr>
          <w:rFonts w:ascii="Times New Roman" w:hAnsi="Times New Roman" w:cs="Times New Roman"/>
          <w:sz w:val="24"/>
          <w:szCs w:val="24"/>
          <w:lang w:val="en-US"/>
        </w:rPr>
        <w:t>M</w:t>
      </w:r>
      <w:r>
        <w:rPr>
          <w:rFonts w:ascii="Times New Roman" w:hAnsi="Times New Roman" w:cs="Times New Roman"/>
          <w:sz w:val="24"/>
          <w:szCs w:val="24"/>
        </w:rPr>
        <w:t xml:space="preserve">. </w:t>
      </w:r>
      <w:r>
        <w:rPr>
          <w:rFonts w:ascii="Times New Roman" w:hAnsi="Times New Roman" w:cs="Times New Roman"/>
          <w:sz w:val="24"/>
          <w:szCs w:val="24"/>
          <w:lang w:val="en-US"/>
        </w:rPr>
        <w:t>trossulus</w:t>
      </w:r>
      <w:r>
        <w:rPr>
          <w:rFonts w:ascii="Times New Roman" w:hAnsi="Times New Roman" w:cs="Times New Roman"/>
          <w:sz w:val="24"/>
          <w:szCs w:val="24"/>
        </w:rPr>
        <w:t xml:space="preserve"> (100 фоновых МТ, 12 меченых МТ, 12 меченых МЕ); контрольные поселения (12 меченых МТ и 12 меченых МЕ)</w:t>
      </w:r>
      <w:ins w:id="623" w:author="polyd" w:date="2023-06-15T14:45:17Z">
        <w:r>
          <w:rPr>
            <w:rFonts w:hint="default" w:ascii="Times New Roman" w:hAnsi="Times New Roman" w:cs="Times New Roman"/>
            <w:sz w:val="24"/>
            <w:szCs w:val="24"/>
            <w:lang w:val="ru-RU"/>
          </w:rPr>
          <w:t>,</w:t>
        </w:r>
      </w:ins>
      <w:ins w:id="624" w:author="polyd" w:date="2023-06-15T14:45:18Z">
        <w:r>
          <w:rPr>
            <w:rFonts w:hint="default" w:ascii="Times New Roman" w:hAnsi="Times New Roman" w:cs="Times New Roman"/>
            <w:sz w:val="24"/>
            <w:szCs w:val="24"/>
            <w:lang w:val="ru-RU"/>
          </w:rPr>
          <w:t xml:space="preserve"> </w:t>
        </w:r>
      </w:ins>
      <w:ins w:id="625" w:author="polyd" w:date="2023-06-15T14:45:19Z">
        <w:r>
          <w:rPr>
            <w:rFonts w:hint="default" w:ascii="Times New Roman" w:hAnsi="Times New Roman" w:cs="Times New Roman"/>
            <w:sz w:val="24"/>
            <w:szCs w:val="24"/>
            <w:lang w:val="ru-RU"/>
          </w:rPr>
          <w:t>в</w:t>
        </w:r>
      </w:ins>
      <w:ins w:id="626" w:author="polyd" w:date="2023-06-15T14:45:20Z">
        <w:r>
          <w:rPr>
            <w:rFonts w:hint="default" w:ascii="Times New Roman" w:hAnsi="Times New Roman" w:cs="Times New Roman"/>
            <w:sz w:val="24"/>
            <w:szCs w:val="24"/>
            <w:lang w:val="ru-RU"/>
          </w:rPr>
          <w:t xml:space="preserve"> кот</w:t>
        </w:r>
      </w:ins>
      <w:ins w:id="627" w:author="polyd" w:date="2023-06-15T14:45:21Z">
        <w:r>
          <w:rPr>
            <w:rFonts w:hint="default" w:ascii="Times New Roman" w:hAnsi="Times New Roman" w:cs="Times New Roman"/>
            <w:sz w:val="24"/>
            <w:szCs w:val="24"/>
            <w:lang w:val="ru-RU"/>
          </w:rPr>
          <w:t xml:space="preserve">орых </w:t>
        </w:r>
      </w:ins>
      <w:ins w:id="628" w:author="polyd" w:date="2023-06-15T14:45:22Z">
        <w:r>
          <w:rPr>
            <w:rFonts w:hint="default" w:ascii="Times New Roman" w:hAnsi="Times New Roman" w:cs="Times New Roman"/>
            <w:sz w:val="24"/>
            <w:szCs w:val="24"/>
            <w:lang w:val="ru-RU"/>
          </w:rPr>
          <w:t>не был</w:t>
        </w:r>
      </w:ins>
      <w:ins w:id="629" w:author="polyd" w:date="2023-06-15T14:45:23Z">
        <w:r>
          <w:rPr>
            <w:rFonts w:hint="default" w:ascii="Times New Roman" w:hAnsi="Times New Roman" w:cs="Times New Roman"/>
            <w:sz w:val="24"/>
            <w:szCs w:val="24"/>
            <w:lang w:val="ru-RU"/>
          </w:rPr>
          <w:t>о со</w:t>
        </w:r>
      </w:ins>
      <w:ins w:id="630" w:author="polyd" w:date="2023-06-15T14:45:24Z">
        <w:r>
          <w:rPr>
            <w:rFonts w:hint="default" w:ascii="Times New Roman" w:hAnsi="Times New Roman" w:cs="Times New Roman"/>
            <w:sz w:val="24"/>
            <w:szCs w:val="24"/>
            <w:lang w:val="ru-RU"/>
          </w:rPr>
          <w:t>здан</w:t>
        </w:r>
      </w:ins>
      <w:ins w:id="631" w:author="polyd" w:date="2023-06-15T14:45:25Z">
        <w:r>
          <w:rPr>
            <w:rFonts w:hint="default" w:ascii="Times New Roman" w:hAnsi="Times New Roman" w:cs="Times New Roman"/>
            <w:sz w:val="24"/>
            <w:szCs w:val="24"/>
            <w:lang w:val="ru-RU"/>
          </w:rPr>
          <w:t>о вы</w:t>
        </w:r>
      </w:ins>
      <w:ins w:id="632" w:author="polyd" w:date="2023-06-15T14:45:26Z">
        <w:r>
          <w:rPr>
            <w:rFonts w:hint="default" w:ascii="Times New Roman" w:hAnsi="Times New Roman" w:cs="Times New Roman"/>
            <w:sz w:val="24"/>
            <w:szCs w:val="24"/>
            <w:lang w:val="ru-RU"/>
          </w:rPr>
          <w:t>соко</w:t>
        </w:r>
      </w:ins>
      <w:ins w:id="633" w:author="polyd" w:date="2023-06-15T14:45:27Z">
        <w:r>
          <w:rPr>
            <w:rFonts w:hint="default" w:ascii="Times New Roman" w:hAnsi="Times New Roman" w:cs="Times New Roman"/>
            <w:sz w:val="24"/>
            <w:szCs w:val="24"/>
            <w:lang w:val="ru-RU"/>
          </w:rPr>
          <w:t>й пл</w:t>
        </w:r>
      </w:ins>
      <w:ins w:id="634" w:author="polyd" w:date="2023-06-15T14:45:28Z">
        <w:r>
          <w:rPr>
            <w:rFonts w:hint="default" w:ascii="Times New Roman" w:hAnsi="Times New Roman" w:cs="Times New Roman"/>
            <w:sz w:val="24"/>
            <w:szCs w:val="24"/>
            <w:lang w:val="ru-RU"/>
          </w:rPr>
          <w:t>отности</w:t>
        </w:r>
      </w:ins>
      <w:ins w:id="635" w:author="polyd" w:date="2023-06-15T14:45:29Z">
        <w:r>
          <w:rPr>
            <w:rFonts w:hint="default" w:ascii="Times New Roman" w:hAnsi="Times New Roman" w:cs="Times New Roman"/>
            <w:sz w:val="24"/>
            <w:szCs w:val="24"/>
            <w:lang w:val="ru-RU"/>
          </w:rPr>
          <w:t xml:space="preserve"> </w:t>
        </w:r>
      </w:ins>
      <w:ins w:id="636" w:author="polyd" w:date="2023-06-15T14:45:30Z">
        <w:r>
          <w:rPr>
            <w:rFonts w:hint="default" w:ascii="Times New Roman" w:hAnsi="Times New Roman" w:cs="Times New Roman"/>
            <w:sz w:val="24"/>
            <w:szCs w:val="24"/>
            <w:lang w:val="ru-RU"/>
          </w:rPr>
          <w:t>молл</w:t>
        </w:r>
      </w:ins>
      <w:ins w:id="637" w:author="polyd" w:date="2023-06-15T14:45:31Z">
        <w:r>
          <w:rPr>
            <w:rFonts w:hint="default" w:ascii="Times New Roman" w:hAnsi="Times New Roman" w:cs="Times New Roman"/>
            <w:sz w:val="24"/>
            <w:szCs w:val="24"/>
            <w:lang w:val="ru-RU"/>
          </w:rPr>
          <w:t>юсков</w:t>
        </w:r>
      </w:ins>
      <w:r>
        <w:rPr>
          <w:rFonts w:ascii="Times New Roman" w:hAnsi="Times New Roman" w:cs="Times New Roman"/>
          <w:sz w:val="24"/>
          <w:szCs w:val="24"/>
        </w:rPr>
        <w:t>. Каждый тип поселения был представлен четырьмя повторностями в рамках одной экспозиции. Описанный комплекс был реализован на двух станциях с различным соленостным режимом.  Структура эксперимента отображена в</w:t>
      </w:r>
      <w:commentRangeStart w:id="9"/>
      <w:r>
        <w:rPr>
          <w:rFonts w:ascii="Times New Roman" w:hAnsi="Times New Roman" w:cs="Times New Roman"/>
          <w:sz w:val="24"/>
          <w:szCs w:val="24"/>
        </w:rPr>
        <w:t xml:space="preserve"> Таблице 4 Приложения</w:t>
      </w:r>
      <w:commentRangeEnd w:id="9"/>
      <w:r>
        <w:commentReference w:id="9"/>
      </w:r>
      <w:r>
        <w:rPr>
          <w:rFonts w:ascii="Times New Roman" w:hAnsi="Times New Roman" w:cs="Times New Roman"/>
          <w:sz w:val="24"/>
          <w:szCs w:val="24"/>
        </w:rPr>
        <w:t xml:space="preserve">.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Садки для искусственных поселений представляли собой сетчатые контейнеры из полипропилена размером 200х100х96мм (1,2л). Садки были смонтированы на двух экспериментальных платформах с грузами. Конструкция платформ предусматривала специальные опоры, приподнимающие платформы над грунтом – для предотвращения засорения экспериментальных поселений илом.  Платформы были размещены для экспозиции в двух точках Кандалакшского залива. Первая точка располагалась рядом с островом Телячий (координаты </w:t>
      </w:r>
      <w:r>
        <w:rPr>
          <w:rFonts w:ascii="Times New Roman" w:hAnsi="Times New Roman" w:cs="Times New Roman"/>
          <w:sz w:val="24"/>
          <w:szCs w:val="24"/>
          <w:lang w:val="en-US"/>
        </w:rPr>
        <w:t>N</w:t>
      </w:r>
      <w:r>
        <w:rPr>
          <w:rFonts w:ascii="Times New Roman" w:hAnsi="Times New Roman" w:cs="Times New Roman"/>
          <w:sz w:val="24"/>
          <w:szCs w:val="24"/>
        </w:rPr>
        <w:t xml:space="preserve"> 67.115478, </w:t>
      </w:r>
      <w:r>
        <w:rPr>
          <w:rFonts w:ascii="Times New Roman" w:hAnsi="Times New Roman" w:cs="Times New Roman"/>
          <w:sz w:val="24"/>
          <w:szCs w:val="24"/>
          <w:lang w:val="en-US"/>
        </w:rPr>
        <w:t>E</w:t>
      </w:r>
      <w:r>
        <w:rPr>
          <w:rFonts w:ascii="Times New Roman" w:hAnsi="Times New Roman" w:cs="Times New Roman"/>
          <w:sz w:val="24"/>
          <w:szCs w:val="24"/>
        </w:rPr>
        <w:t xml:space="preserve"> 32.322661) и  </w:t>
      </w:r>
      <w:commentRangeStart w:id="10"/>
      <w:r>
        <w:rPr>
          <w:rFonts w:ascii="Times New Roman" w:hAnsi="Times New Roman" w:cs="Times New Roman"/>
          <w:sz w:val="24"/>
          <w:szCs w:val="24"/>
        </w:rPr>
        <w:t xml:space="preserve">характеризовалась </w:t>
      </w:r>
      <w:commentRangeEnd w:id="10"/>
      <w:r>
        <w:rPr>
          <w:rStyle w:val="4"/>
          <w:rFonts w:ascii="Times New Roman" w:hAnsi="Times New Roman" w:cs="Times New Roman"/>
          <w:sz w:val="24"/>
          <w:szCs w:val="24"/>
        </w:rPr>
        <w:commentReference w:id="10"/>
      </w:r>
      <w:r>
        <w:rPr>
          <w:rFonts w:ascii="Times New Roman" w:hAnsi="Times New Roman" w:cs="Times New Roman"/>
          <w:sz w:val="24"/>
          <w:szCs w:val="24"/>
        </w:rPr>
        <w:t xml:space="preserve">пониженной соленостью (8-10‰), что  соответствует условиям, в которых существуют большинство «чистых» поселений МТ. Вторая точка располагалась рядом с островом  Высокий (Лувеньгский архипелаг, координаты </w:t>
      </w:r>
      <w:r>
        <w:rPr>
          <w:rFonts w:ascii="Times New Roman" w:hAnsi="Times New Roman" w:cs="Times New Roman"/>
          <w:sz w:val="24"/>
          <w:szCs w:val="24"/>
          <w:lang w:val="en-US"/>
        </w:rPr>
        <w:t>N</w:t>
      </w:r>
      <w:r>
        <w:rPr>
          <w:rFonts w:ascii="Times New Roman" w:hAnsi="Times New Roman" w:cs="Times New Roman"/>
          <w:sz w:val="24"/>
          <w:szCs w:val="24"/>
        </w:rPr>
        <w:t xml:space="preserve"> 67.107553, </w:t>
      </w:r>
      <w:r>
        <w:rPr>
          <w:rFonts w:ascii="Times New Roman" w:hAnsi="Times New Roman" w:cs="Times New Roman"/>
          <w:sz w:val="24"/>
          <w:szCs w:val="24"/>
          <w:lang w:val="en-US"/>
        </w:rPr>
        <w:t>E</w:t>
      </w:r>
      <w:r>
        <w:rPr>
          <w:rFonts w:ascii="Times New Roman" w:hAnsi="Times New Roman" w:cs="Times New Roman"/>
          <w:sz w:val="24"/>
          <w:szCs w:val="24"/>
        </w:rPr>
        <w:t xml:space="preserve"> 32.643090)  и  характеризовалась нормальной соленостью (20‰), что соответствует условиям, в которых обитает большинство поселений МЕ в Кандалакшском заливе. Экспериментальные платформы в обеих точках были установлены в сублиторали на глубине 1,5 метров на илисто-песчаном грунте. Время экспозиции составило </w:t>
      </w:r>
      <w:commentRangeStart w:id="11"/>
      <w:r>
        <w:rPr>
          <w:rFonts w:ascii="Times New Roman" w:hAnsi="Times New Roman" w:cs="Times New Roman"/>
          <w:sz w:val="24"/>
          <w:szCs w:val="24"/>
        </w:rPr>
        <w:t>76 дней</w:t>
      </w:r>
      <w:commentRangeEnd w:id="11"/>
      <w:r>
        <w:rPr>
          <w:rStyle w:val="4"/>
          <w:rFonts w:ascii="Times New Roman" w:hAnsi="Times New Roman" w:cs="Times New Roman"/>
          <w:sz w:val="24"/>
          <w:szCs w:val="24"/>
        </w:rPr>
        <w:commentReference w:id="11"/>
      </w:r>
      <w:r>
        <w:rPr>
          <w:rFonts w:ascii="Times New Roman" w:hAnsi="Times New Roman" w:cs="Times New Roman"/>
          <w:sz w:val="24"/>
          <w:szCs w:val="24"/>
        </w:rPr>
        <w:t xml:space="preserve">. Экспозиция началась 15 июня.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По истечении экспозиции платформы. Меченые особи были измерены для определения прироста раковины (методика оценок регистрируемых параметров описана ниже). Кроме того, был произведен учет погибших меченых и фоновых мидий. Погибшими особями считались только те мидии, смерть которых удалось подтвердить – то есть были обнаружены пустые створки внутри садка. Судьба исчезнувших мидий считалась неизвестной, и они не учитывались при анализе данных. После измерения все животные были вскрыты для определения их морфотипа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ONE","id":"ITEM-1","issue":"4","issued":{"date-parts":[["2016"]]},"page":"1-25","title":"Genetic, ecological and morphological distinctness of the blue mussels Mytilus trossulus gould and M. edulis l. in the White Sea","type":"article-journal","volume":"11"},"uris":["http://www.mendeley.com/documents/?uuid=f2d5c684-6f93-455c-969c-a4f1f929d5e2"]}],"mendeley":{"formattedCitation":"(Katolikova et al., 2016)","manualFormatting":"(методика оценки морфотипов описана ниже)","plainTextFormattedCitation":"(Katolikova et al., 2016)","previouslyFormattedCitation":"(Katolikova et al.,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(методика оценки морфотипов описана ниже)</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Эксперимент 2. </w:t>
      </w:r>
    </w:p>
    <w:p>
      <w:pPr>
        <w:spacing w:line="360" w:lineRule="auto"/>
        <w:ind w:firstLine="708"/>
        <w:jc w:val="both"/>
        <w:rPr>
          <w:rFonts w:ascii="Times New Roman" w:hAnsi="Times New Roman" w:cs="Times New Roman"/>
          <w:sz w:val="24"/>
          <w:szCs w:val="24"/>
        </w:rPr>
      </w:pPr>
      <w:r>
        <w:rPr>
          <w:rFonts w:ascii="Times New Roman" w:hAnsi="Times New Roman" w:cs="Times New Roman"/>
          <w:bCs/>
          <w:sz w:val="24"/>
          <w:szCs w:val="24"/>
        </w:rPr>
        <w:t>Цель: Оценить зависимость скорости роста раковины мидий разных видов, индекса их состояния и уровня смертности от таксономического состава и плотности смешанного поселения.</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Данный эксперимент наследует дизайн из Эксперимента 1 и является его модификацией. Материалом для эксперимента послужили мидии, отобранные в трех точках: </w:t>
      </w:r>
      <w:r>
        <w:rPr>
          <w:rFonts w:ascii="Times New Roman" w:hAnsi="Times New Roman" w:cs="Times New Roman"/>
          <w:sz w:val="24"/>
          <w:szCs w:val="24"/>
          <w:lang w:val="en-US"/>
        </w:rPr>
        <w:t>KAN</w:t>
      </w:r>
      <w:r>
        <w:rPr>
          <w:rFonts w:ascii="Times New Roman" w:hAnsi="Times New Roman" w:cs="Times New Roman"/>
          <w:sz w:val="24"/>
          <w:szCs w:val="24"/>
        </w:rPr>
        <w:t xml:space="preserve"> (</w:t>
      </w:r>
      <w:r>
        <w:rPr>
          <w:rFonts w:ascii="Times New Roman" w:hAnsi="Times New Roman" w:cs="Times New Roman"/>
          <w:sz w:val="24"/>
          <w:szCs w:val="24"/>
          <w:lang w:val="en-US"/>
        </w:rPr>
        <w:t>MT</w:t>
      </w:r>
      <w:r>
        <w:rPr>
          <w:rFonts w:ascii="Times New Roman" w:hAnsi="Times New Roman" w:cs="Times New Roman"/>
          <w:sz w:val="24"/>
          <w:szCs w:val="24"/>
        </w:rPr>
        <w:t xml:space="preserve">), </w:t>
      </w:r>
      <w:r>
        <w:rPr>
          <w:rFonts w:ascii="Times New Roman" w:hAnsi="Times New Roman" w:cs="Times New Roman"/>
          <w:sz w:val="24"/>
          <w:szCs w:val="24"/>
          <w:lang w:val="en-US"/>
        </w:rPr>
        <w:t>OL</w:t>
      </w:r>
      <w:r>
        <w:rPr>
          <w:rFonts w:ascii="Times New Roman" w:hAnsi="Times New Roman" w:cs="Times New Roman"/>
          <w:sz w:val="24"/>
          <w:szCs w:val="24"/>
        </w:rPr>
        <w:t xml:space="preserve"> (</w:t>
      </w:r>
      <w:r>
        <w:rPr>
          <w:rFonts w:ascii="Times New Roman" w:hAnsi="Times New Roman" w:cs="Times New Roman"/>
          <w:sz w:val="24"/>
          <w:szCs w:val="24"/>
          <w:lang w:val="en-US"/>
        </w:rPr>
        <w:t>MT</w:t>
      </w:r>
      <w:r>
        <w:rPr>
          <w:rFonts w:ascii="Times New Roman" w:hAnsi="Times New Roman" w:cs="Times New Roman"/>
          <w:sz w:val="24"/>
          <w:szCs w:val="24"/>
        </w:rPr>
        <w:t xml:space="preserve">) и </w:t>
      </w:r>
      <w:r>
        <w:rPr>
          <w:rFonts w:ascii="Times New Roman" w:hAnsi="Times New Roman" w:cs="Times New Roman"/>
          <w:sz w:val="24"/>
          <w:szCs w:val="24"/>
          <w:lang w:val="en-US"/>
        </w:rPr>
        <w:t>LUV</w:t>
      </w:r>
      <w:r>
        <w:rPr>
          <w:rFonts w:ascii="Times New Roman" w:hAnsi="Times New Roman" w:cs="Times New Roman"/>
          <w:sz w:val="24"/>
          <w:szCs w:val="24"/>
        </w:rPr>
        <w:t xml:space="preserve"> (МЕ). Эксперимент состоит их двух частей: краткосрочной и долгосрочной. Для удобства анализа данные впоследствии были объединены в один массив. По результатам Эксперимента 1 в новом дизайне мы приняли решение отказаться от фактора соленостного режима, однако увеличить количество типов искусственных поселений, создав поселения, в которых не будет наблюдаться выраженного доминирования одного из видов, а также поселения с промежуточной плотностью особей.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Материал для долгосрочной части эксперимента был собран в начале января 2021 года. Животные, аналогично Эксперименту 1, были отсортированы на мелких и крупных животных. Мелкие животные (средняя длина раковины 23,09 мм, </w:t>
      </w:r>
      <w:r>
        <w:rPr>
          <w:rFonts w:ascii="Times New Roman" w:hAnsi="Times New Roman" w:cs="Times New Roman"/>
          <w:sz w:val="24"/>
          <w:szCs w:val="24"/>
          <w:lang w:val="en-US"/>
        </w:rPr>
        <w:t>SD</w:t>
      </w:r>
      <w:r>
        <w:rPr>
          <w:rFonts w:ascii="Times New Roman" w:hAnsi="Times New Roman" w:cs="Times New Roman"/>
          <w:sz w:val="24"/>
          <w:szCs w:val="24"/>
        </w:rPr>
        <w:t xml:space="preserve"> = 2.14) были помечены индивидуальными метками и измерены. Нами были сформированы семь типов поселений: поселения с высокой плотностью, в которых доминирует один из видов (80 фоновых животных одного вида, МТ или МЕ, по 11 меченых животных каждого вида); поселения с пониженной плотностью, в которых доминирует один из видов (40 фоновых животных одного вида, МТ или МЕ, по 11 меченых животных каждого вида); поселения с высокой плотностью без выраженного доминирования (40 фоновых МТ, 40 фоновых МЕ, по 11 меченых мидий каждого вида); поселения с пониженной плотностью и без выраженного доминирования одного из видов (20 фоновых МТ, 20 фоновых МЕ, по 11 меченых мидий каждого вида); контрольные (по 11 меченых мидий МТ и МЕ). Каждый тип поселений было представлен четырьмя повторностями. Структура эксперимента представлена в </w:t>
      </w:r>
      <w:r>
        <w:rPr>
          <w:rFonts w:ascii="Times New Roman" w:hAnsi="Times New Roman" w:cs="Times New Roman"/>
          <w:sz w:val="24"/>
          <w:szCs w:val="24"/>
          <w:highlight w:val="yellow"/>
          <w:rPrChange w:id="638" w:author="polyd" w:date="2023-06-15T14:50:28Z">
            <w:rPr>
              <w:rFonts w:ascii="Times New Roman" w:hAnsi="Times New Roman" w:cs="Times New Roman"/>
              <w:sz w:val="24"/>
              <w:szCs w:val="24"/>
            </w:rPr>
          </w:rPrChange>
        </w:rPr>
        <w:t>Таблице 5 Приложения</w:t>
      </w:r>
      <w:r>
        <w:rPr>
          <w:rFonts w:ascii="Times New Roman" w:hAnsi="Times New Roman" w:cs="Times New Roman"/>
          <w:sz w:val="24"/>
          <w:szCs w:val="24"/>
        </w:rPr>
        <w:t xml:space="preserve">.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Нами была использована конструкция садков и платформы аналогичные описанным в Эксперименте 1. Две платформы с искусственными поселениями были размещены в сублиторали рядом с островом Высоким (координаты </w:t>
      </w:r>
      <w:r>
        <w:rPr>
          <w:rFonts w:ascii="Times New Roman" w:hAnsi="Times New Roman" w:cs="Times New Roman"/>
          <w:sz w:val="24"/>
          <w:szCs w:val="24"/>
          <w:lang w:val="en-US"/>
        </w:rPr>
        <w:t>N</w:t>
      </w:r>
      <w:r>
        <w:rPr>
          <w:rFonts w:ascii="Times New Roman" w:hAnsi="Times New Roman" w:cs="Times New Roman"/>
          <w:sz w:val="24"/>
          <w:szCs w:val="24"/>
        </w:rPr>
        <w:t xml:space="preserve"> 67.105774, </w:t>
      </w:r>
      <w:r>
        <w:rPr>
          <w:rFonts w:ascii="Times New Roman" w:hAnsi="Times New Roman" w:cs="Times New Roman"/>
          <w:sz w:val="24"/>
          <w:szCs w:val="24"/>
          <w:lang w:val="en-US"/>
        </w:rPr>
        <w:t>E</w:t>
      </w:r>
      <w:r>
        <w:rPr>
          <w:rFonts w:ascii="Times New Roman" w:hAnsi="Times New Roman" w:cs="Times New Roman"/>
          <w:sz w:val="24"/>
          <w:szCs w:val="24"/>
        </w:rPr>
        <w:t xml:space="preserve"> 32.632191)  на глубине 1,5 метров. Начало экспозиции – 3 января и 5 июля 2021 (для </w:t>
      </w:r>
      <w:ins w:id="639" w:author="polyd" w:date="2023-06-15T14:51:00Z">
        <w:r>
          <w:rPr>
            <w:rFonts w:ascii="Times New Roman" w:hAnsi="Times New Roman" w:cs="Times New Roman"/>
            <w:sz w:val="24"/>
            <w:szCs w:val="24"/>
            <w:lang w:val="ru-RU"/>
          </w:rPr>
          <w:t>дол</w:t>
        </w:r>
      </w:ins>
      <w:ins w:id="640" w:author="polyd" w:date="2023-06-15T14:51:01Z">
        <w:r>
          <w:rPr>
            <w:rFonts w:ascii="Times New Roman" w:hAnsi="Times New Roman" w:cs="Times New Roman"/>
            <w:sz w:val="24"/>
            <w:szCs w:val="24"/>
            <w:lang w:val="ru-RU"/>
          </w:rPr>
          <w:t>говре</w:t>
        </w:r>
      </w:ins>
      <w:ins w:id="641" w:author="polyd" w:date="2023-06-15T14:51:02Z">
        <w:r>
          <w:rPr>
            <w:rFonts w:ascii="Times New Roman" w:hAnsi="Times New Roman" w:cs="Times New Roman"/>
            <w:sz w:val="24"/>
            <w:szCs w:val="24"/>
            <w:lang w:val="ru-RU"/>
          </w:rPr>
          <w:t>менного</w:t>
        </w:r>
      </w:ins>
      <w:ins w:id="642" w:author="polyd" w:date="2023-06-15T14:51:03Z">
        <w:r>
          <w:rPr>
            <w:rFonts w:hint="default" w:ascii="Times New Roman" w:hAnsi="Times New Roman" w:cs="Times New Roman"/>
            <w:sz w:val="24"/>
            <w:szCs w:val="24"/>
            <w:lang w:val="ru-RU"/>
          </w:rPr>
          <w:t xml:space="preserve"> </w:t>
        </w:r>
      </w:ins>
      <w:del w:id="643" w:author="polyd" w:date="2023-06-15T14:50:59Z">
        <w:r>
          <w:rPr>
            <w:rFonts w:ascii="Times New Roman" w:hAnsi="Times New Roman" w:cs="Times New Roman"/>
            <w:sz w:val="24"/>
            <w:szCs w:val="24"/>
          </w:rPr>
          <w:delText>з</w:delText>
        </w:r>
      </w:del>
      <w:del w:id="644" w:author="polyd" w:date="2023-06-15T14:50:58Z">
        <w:r>
          <w:rPr>
            <w:rFonts w:ascii="Times New Roman" w:hAnsi="Times New Roman" w:cs="Times New Roman"/>
            <w:sz w:val="24"/>
            <w:szCs w:val="24"/>
          </w:rPr>
          <w:delText>имн</w:delText>
        </w:r>
      </w:del>
      <w:del w:id="645" w:author="polyd" w:date="2023-06-15T14:50:56Z">
        <w:r>
          <w:rPr>
            <w:rFonts w:ascii="Times New Roman" w:hAnsi="Times New Roman" w:cs="Times New Roman"/>
            <w:sz w:val="24"/>
            <w:szCs w:val="24"/>
          </w:rPr>
          <w:delText>его</w:delText>
        </w:r>
      </w:del>
      <w:r>
        <w:rPr>
          <w:rFonts w:ascii="Times New Roman" w:hAnsi="Times New Roman" w:cs="Times New Roman"/>
          <w:sz w:val="24"/>
          <w:szCs w:val="24"/>
        </w:rPr>
        <w:t xml:space="preserve"> и </w:t>
      </w:r>
      <w:del w:id="646" w:author="polyd" w:date="2023-06-15T14:51:06Z">
        <w:r>
          <w:rPr>
            <w:rFonts w:ascii="Times New Roman" w:hAnsi="Times New Roman" w:cs="Times New Roman"/>
            <w:sz w:val="24"/>
            <w:szCs w:val="24"/>
          </w:rPr>
          <w:delText xml:space="preserve">летнего </w:delText>
        </w:r>
      </w:del>
      <w:ins w:id="647" w:author="polyd" w:date="2023-06-15T14:51:06Z">
        <w:r>
          <w:rPr>
            <w:rFonts w:ascii="Times New Roman" w:hAnsi="Times New Roman" w:cs="Times New Roman"/>
            <w:sz w:val="24"/>
            <w:szCs w:val="24"/>
            <w:lang w:val="ru-RU"/>
          </w:rPr>
          <w:t>кр</w:t>
        </w:r>
      </w:ins>
      <w:ins w:id="648" w:author="polyd" w:date="2023-06-15T14:51:07Z">
        <w:r>
          <w:rPr>
            <w:rFonts w:ascii="Times New Roman" w:hAnsi="Times New Roman" w:cs="Times New Roman"/>
            <w:sz w:val="24"/>
            <w:szCs w:val="24"/>
            <w:lang w:val="ru-RU"/>
          </w:rPr>
          <w:t>атков</w:t>
        </w:r>
      </w:ins>
      <w:ins w:id="649" w:author="polyd" w:date="2023-06-15T14:51:08Z">
        <w:r>
          <w:rPr>
            <w:rFonts w:ascii="Times New Roman" w:hAnsi="Times New Roman" w:cs="Times New Roman"/>
            <w:sz w:val="24"/>
            <w:szCs w:val="24"/>
            <w:lang w:val="ru-RU"/>
          </w:rPr>
          <w:t>ременно</w:t>
        </w:r>
      </w:ins>
      <w:ins w:id="650" w:author="polyd" w:date="2023-06-15T14:51:09Z">
        <w:r>
          <w:rPr>
            <w:rFonts w:ascii="Times New Roman" w:hAnsi="Times New Roman" w:cs="Times New Roman"/>
            <w:sz w:val="24"/>
            <w:szCs w:val="24"/>
            <w:lang w:val="ru-RU"/>
          </w:rPr>
          <w:t>го</w:t>
        </w:r>
      </w:ins>
      <w:ins w:id="651" w:author="polyd" w:date="2023-06-15T14:51:09Z">
        <w:r>
          <w:rPr>
            <w:rFonts w:hint="default" w:ascii="Times New Roman" w:hAnsi="Times New Roman" w:cs="Times New Roman"/>
            <w:sz w:val="24"/>
            <w:szCs w:val="24"/>
            <w:lang w:val="ru-RU"/>
          </w:rPr>
          <w:t xml:space="preserve"> </w:t>
        </w:r>
      </w:ins>
      <w:r>
        <w:rPr>
          <w:rFonts w:ascii="Times New Roman" w:hAnsi="Times New Roman" w:cs="Times New Roman"/>
          <w:sz w:val="24"/>
          <w:szCs w:val="24"/>
        </w:rPr>
        <w:t>экспериментов</w:t>
      </w:r>
      <w:ins w:id="652" w:author="polyd" w:date="2023-06-15T14:51:14Z">
        <w:r>
          <w:rPr>
            <w:rFonts w:hint="default" w:ascii="Times New Roman" w:hAnsi="Times New Roman" w:cs="Times New Roman"/>
            <w:sz w:val="24"/>
            <w:szCs w:val="24"/>
            <w:lang w:val="ru-RU"/>
          </w:rPr>
          <w:t>,</w:t>
        </w:r>
      </w:ins>
      <w:r>
        <w:rPr>
          <w:rFonts w:ascii="Times New Roman" w:hAnsi="Times New Roman" w:cs="Times New Roman"/>
          <w:sz w:val="24"/>
          <w:szCs w:val="24"/>
        </w:rPr>
        <w:t xml:space="preserve"> соответственно).</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Материал для краткосрочной экспозиции был собран в начале июня 2021 года. Материал был обработан аналогично материалу из долгосрочной части эксперимента. Средний размер длины раковины меченых моллюсков составил 22,88 мм, </w:t>
      </w:r>
      <w:r>
        <w:rPr>
          <w:rFonts w:ascii="Times New Roman" w:hAnsi="Times New Roman" w:cs="Times New Roman"/>
          <w:sz w:val="24"/>
          <w:szCs w:val="24"/>
          <w:lang w:val="en-US"/>
        </w:rPr>
        <w:t>SD</w:t>
      </w:r>
      <w:r>
        <w:rPr>
          <w:rFonts w:ascii="Times New Roman" w:hAnsi="Times New Roman" w:cs="Times New Roman"/>
          <w:sz w:val="24"/>
          <w:szCs w:val="24"/>
        </w:rPr>
        <w:t xml:space="preserve"> = 2,5. Нами были сформированы четыре типа поселений: поселения, в которых доминирует один из видов (80 фоновых животных одного вида, МТ или МЕ, по 11 меченых животных каждого вида); поселения без выраженного доминирования (40 фоновых МТ, 40 фоновых МЕ, по 11 меченых мидий каждого вида); контрольные (по 11 меченых мидий МТ и МЕ). Платформы с садками были размещены в той же точке, что и платформы для долгосрочной экспозиции, в сублиторали, на глубине 1,5 метров.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Все платформы были подняты в конце сентября 2021 года. Таким образом, долгосрочная экспозиция составила 8 месяцев, а краткосрочная – 3 месяца. Все меченые мидии были измерены для определения прироста раковины. У мидий из долгосрочной экспозиции дополнительно после эксперимента регистрировалась сила прикрепления биссуса к субстрату и количество образуемых биссусных бляшек (методика оценки этих параметров описана в разделе 2.3.2)</w:t>
      </w:r>
      <w:del w:id="653" w:author="polyd" w:date="2023-06-15T14:52:09Z">
        <w:r>
          <w:rPr>
            <w:rFonts w:ascii="Times New Roman" w:hAnsi="Times New Roman" w:cs="Times New Roman"/>
            <w:sz w:val="24"/>
            <w:szCs w:val="24"/>
          </w:rPr>
          <w:delText xml:space="preserve"> </w:delText>
        </w:r>
      </w:del>
      <w:r>
        <w:rPr>
          <w:rFonts w:ascii="Times New Roman" w:hAnsi="Times New Roman" w:cs="Times New Roman"/>
          <w:sz w:val="24"/>
          <w:szCs w:val="24"/>
        </w:rPr>
        <w:t>. Как меченые, так и фоновые животные были вскрыты для определения морфотипа. Смертность мидий в поселениях учитывалась аналогичным Эксперименту 1 образом. Ткани всех меченых мидий были высушены и для них был рассчитан индекс состояния (методика оценки этого парам</w:t>
      </w:r>
      <w:del w:id="654" w:author="polyd" w:date="2023-06-15T14:52:26Z">
        <w:r>
          <w:rPr>
            <w:rFonts w:ascii="Times New Roman" w:hAnsi="Times New Roman" w:cs="Times New Roman"/>
            <w:sz w:val="24"/>
            <w:szCs w:val="24"/>
          </w:rPr>
          <w:delText>т</w:delText>
        </w:r>
      </w:del>
      <w:r>
        <w:rPr>
          <w:rFonts w:ascii="Times New Roman" w:hAnsi="Times New Roman" w:cs="Times New Roman"/>
          <w:sz w:val="24"/>
          <w:szCs w:val="24"/>
        </w:rPr>
        <w:t>е</w:t>
      </w:r>
      <w:ins w:id="655" w:author="polyd" w:date="2023-06-15T14:52:28Z">
        <w:r>
          <w:rPr>
            <w:rFonts w:ascii="Times New Roman" w:hAnsi="Times New Roman" w:cs="Times New Roman"/>
            <w:sz w:val="24"/>
            <w:szCs w:val="24"/>
            <w:lang w:val="ru-RU"/>
          </w:rPr>
          <w:t>т</w:t>
        </w:r>
      </w:ins>
      <w:r>
        <w:rPr>
          <w:rFonts w:ascii="Times New Roman" w:hAnsi="Times New Roman" w:cs="Times New Roman"/>
          <w:sz w:val="24"/>
          <w:szCs w:val="24"/>
        </w:rPr>
        <w:t xml:space="preserve">ра описана в разделе 2.3.1.). </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Блок 2. </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Эксперимент 3.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Цель: Оценить зависимость прочности прикрепления к субстрату у мидий разных видов от таксономического состава смешанных поселений</w:t>
      </w:r>
      <w:ins w:id="656" w:author="polyd" w:date="2023-06-15T14:52:45Z">
        <w:r>
          <w:rPr>
            <w:rFonts w:hint="default" w:ascii="Times New Roman" w:hAnsi="Times New Roman" w:cs="Times New Roman"/>
            <w:sz w:val="24"/>
            <w:szCs w:val="24"/>
            <w:lang w:val="ru-RU"/>
          </w:rPr>
          <w:t>,</w:t>
        </w:r>
      </w:ins>
      <w:ins w:id="657" w:author="polyd" w:date="2023-06-15T14:52:46Z">
        <w:r>
          <w:rPr>
            <w:rFonts w:hint="default" w:ascii="Times New Roman" w:hAnsi="Times New Roman" w:cs="Times New Roman"/>
            <w:sz w:val="24"/>
            <w:szCs w:val="24"/>
            <w:lang w:val="ru-RU"/>
          </w:rPr>
          <w:t xml:space="preserve"> в </w:t>
        </w:r>
      </w:ins>
      <w:ins w:id="658" w:author="polyd" w:date="2023-06-15T14:52:47Z">
        <w:r>
          <w:rPr>
            <w:rFonts w:hint="default" w:ascii="Times New Roman" w:hAnsi="Times New Roman" w:cs="Times New Roman"/>
            <w:sz w:val="24"/>
            <w:szCs w:val="24"/>
            <w:lang w:val="ru-RU"/>
          </w:rPr>
          <w:t>которы</w:t>
        </w:r>
      </w:ins>
      <w:ins w:id="659" w:author="polyd" w:date="2023-06-15T14:52:48Z">
        <w:r>
          <w:rPr>
            <w:rFonts w:hint="default" w:ascii="Times New Roman" w:hAnsi="Times New Roman" w:cs="Times New Roman"/>
            <w:sz w:val="24"/>
            <w:szCs w:val="24"/>
            <w:lang w:val="ru-RU"/>
          </w:rPr>
          <w:t xml:space="preserve">х </w:t>
        </w:r>
      </w:ins>
      <w:ins w:id="660" w:author="polyd" w:date="2023-06-15T14:52:52Z">
        <w:r>
          <w:rPr>
            <w:rFonts w:hint="default" w:ascii="Times New Roman" w:hAnsi="Times New Roman" w:cs="Times New Roman"/>
            <w:sz w:val="24"/>
            <w:szCs w:val="24"/>
            <w:lang w:val="ru-RU"/>
          </w:rPr>
          <w:t xml:space="preserve">была </w:t>
        </w:r>
      </w:ins>
      <w:ins w:id="661" w:author="polyd" w:date="2023-06-15T14:52:53Z">
        <w:r>
          <w:rPr>
            <w:rFonts w:hint="default" w:ascii="Times New Roman" w:hAnsi="Times New Roman" w:cs="Times New Roman"/>
            <w:sz w:val="24"/>
            <w:szCs w:val="24"/>
            <w:lang w:val="ru-RU"/>
          </w:rPr>
          <w:t>проведе</w:t>
        </w:r>
      </w:ins>
      <w:ins w:id="662" w:author="polyd" w:date="2023-06-15T14:52:54Z">
        <w:r>
          <w:rPr>
            <w:rFonts w:hint="default" w:ascii="Times New Roman" w:hAnsi="Times New Roman" w:cs="Times New Roman"/>
            <w:sz w:val="24"/>
            <w:szCs w:val="24"/>
            <w:lang w:val="ru-RU"/>
          </w:rPr>
          <w:t>на э</w:t>
        </w:r>
      </w:ins>
      <w:ins w:id="663" w:author="polyd" w:date="2023-06-15T14:52:55Z">
        <w:r>
          <w:rPr>
            <w:rFonts w:hint="default" w:ascii="Times New Roman" w:hAnsi="Times New Roman" w:cs="Times New Roman"/>
            <w:sz w:val="24"/>
            <w:szCs w:val="24"/>
            <w:lang w:val="ru-RU"/>
          </w:rPr>
          <w:t>кс</w:t>
        </w:r>
      </w:ins>
      <w:ins w:id="664" w:author="polyd" w:date="2023-06-15T14:52:56Z">
        <w:r>
          <w:rPr>
            <w:rFonts w:hint="default" w:ascii="Times New Roman" w:hAnsi="Times New Roman" w:cs="Times New Roman"/>
            <w:sz w:val="24"/>
            <w:szCs w:val="24"/>
            <w:lang w:val="ru-RU"/>
          </w:rPr>
          <w:t>пози</w:t>
        </w:r>
      </w:ins>
      <w:ins w:id="665" w:author="polyd" w:date="2023-06-15T14:52:57Z">
        <w:r>
          <w:rPr>
            <w:rFonts w:hint="default" w:ascii="Times New Roman" w:hAnsi="Times New Roman" w:cs="Times New Roman"/>
            <w:sz w:val="24"/>
            <w:szCs w:val="24"/>
            <w:lang w:val="ru-RU"/>
          </w:rPr>
          <w:t xml:space="preserve">ция </w:t>
        </w:r>
      </w:ins>
      <w:ins w:id="666" w:author="polyd" w:date="2023-06-15T14:52:58Z">
        <w:r>
          <w:rPr>
            <w:rFonts w:hint="default" w:ascii="Times New Roman" w:hAnsi="Times New Roman" w:cs="Times New Roman"/>
            <w:sz w:val="24"/>
            <w:szCs w:val="24"/>
            <w:lang w:val="ru-RU"/>
          </w:rPr>
          <w:t>молл</w:t>
        </w:r>
      </w:ins>
      <w:ins w:id="667" w:author="polyd" w:date="2023-06-15T14:52:59Z">
        <w:r>
          <w:rPr>
            <w:rFonts w:hint="default" w:ascii="Times New Roman" w:hAnsi="Times New Roman" w:cs="Times New Roman"/>
            <w:sz w:val="24"/>
            <w:szCs w:val="24"/>
            <w:lang w:val="ru-RU"/>
          </w:rPr>
          <w:t>юско</w:t>
        </w:r>
      </w:ins>
      <w:ins w:id="668" w:author="polyd" w:date="2023-06-15T14:53:00Z">
        <w:r>
          <w:rPr>
            <w:rFonts w:hint="default" w:ascii="Times New Roman" w:hAnsi="Times New Roman" w:cs="Times New Roman"/>
            <w:sz w:val="24"/>
            <w:szCs w:val="24"/>
            <w:lang w:val="ru-RU"/>
          </w:rPr>
          <w:t>в</w:t>
        </w:r>
      </w:ins>
      <w:r>
        <w:rPr>
          <w:rFonts w:ascii="Times New Roman" w:hAnsi="Times New Roman" w:cs="Times New Roman"/>
          <w:sz w:val="24"/>
          <w:szCs w:val="24"/>
        </w:rPr>
        <w:t>.</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Материал для эксперимента был собран в начале июня 2021 года в двух точках: </w:t>
      </w:r>
      <w:r>
        <w:rPr>
          <w:rFonts w:ascii="Times New Roman" w:hAnsi="Times New Roman" w:cs="Times New Roman"/>
          <w:sz w:val="24"/>
          <w:szCs w:val="24"/>
          <w:lang w:val="en-US"/>
        </w:rPr>
        <w:t>OL</w:t>
      </w:r>
      <w:r>
        <w:rPr>
          <w:rFonts w:ascii="Times New Roman" w:hAnsi="Times New Roman" w:cs="Times New Roman"/>
          <w:sz w:val="24"/>
          <w:szCs w:val="24"/>
        </w:rPr>
        <w:t xml:space="preserve"> (</w:t>
      </w:r>
      <w:r>
        <w:rPr>
          <w:rFonts w:ascii="Times New Roman" w:hAnsi="Times New Roman" w:cs="Times New Roman"/>
          <w:sz w:val="24"/>
          <w:szCs w:val="24"/>
          <w:lang w:val="en-US"/>
        </w:rPr>
        <w:t>MT</w:t>
      </w:r>
      <w:r>
        <w:rPr>
          <w:rFonts w:ascii="Times New Roman" w:hAnsi="Times New Roman" w:cs="Times New Roman"/>
          <w:sz w:val="24"/>
          <w:szCs w:val="24"/>
        </w:rPr>
        <w:t xml:space="preserve">) и </w:t>
      </w:r>
      <w:r>
        <w:rPr>
          <w:rFonts w:ascii="Times New Roman" w:hAnsi="Times New Roman" w:cs="Times New Roman"/>
          <w:sz w:val="24"/>
          <w:szCs w:val="24"/>
          <w:lang w:val="en-US"/>
        </w:rPr>
        <w:t>LUV</w:t>
      </w:r>
      <w:r>
        <w:rPr>
          <w:rFonts w:ascii="Times New Roman" w:hAnsi="Times New Roman" w:cs="Times New Roman"/>
          <w:sz w:val="24"/>
          <w:szCs w:val="24"/>
        </w:rPr>
        <w:t xml:space="preserve"> (МЕ). Дизайн эксперимента был спланирован аналогично дизайнам экспериментов из первого исследовательского блока. Были сформированы искусственные поселения трех типов: поселения, в которых доминирует один из видов (80 фоновых животных одного вида, МТ или МЕ, по 12 меченых животных каждого вида); контрольные (по 12 меченых мидий МТ и МЕ). Все типы поселений были представлены тремя повторностями. Средняя длина раковины меченых моллюсков составила 22,76 мм, </w:t>
      </w:r>
      <w:r>
        <w:rPr>
          <w:rFonts w:ascii="Times New Roman" w:hAnsi="Times New Roman" w:cs="Times New Roman"/>
          <w:sz w:val="24"/>
          <w:szCs w:val="24"/>
          <w:lang w:val="en-US"/>
        </w:rPr>
        <w:t>SD</w:t>
      </w:r>
      <w:r>
        <w:rPr>
          <w:rFonts w:ascii="Times New Roman" w:hAnsi="Times New Roman" w:cs="Times New Roman"/>
          <w:sz w:val="24"/>
          <w:szCs w:val="24"/>
        </w:rPr>
        <w:t xml:space="preserve"> = 2,44. Конструкция экспериментальной платформы, зарекомендовавшая себя в предыдущих экспериментах, так же осталась прежней. Платформа была размещена на нижней границе илисто-песчаной литорали на о. Ряжков (координаты </w:t>
      </w:r>
      <w:r>
        <w:rPr>
          <w:rFonts w:ascii="Times New Roman" w:hAnsi="Times New Roman" w:cs="Times New Roman"/>
          <w:sz w:val="24"/>
          <w:szCs w:val="24"/>
          <w:lang w:val="en-US"/>
        </w:rPr>
        <w:t>N</w:t>
      </w:r>
      <w:r>
        <w:rPr>
          <w:rFonts w:ascii="Times New Roman" w:hAnsi="Times New Roman" w:cs="Times New Roman"/>
          <w:sz w:val="24"/>
          <w:szCs w:val="24"/>
        </w:rPr>
        <w:t xml:space="preserve"> 67.007382, </w:t>
      </w:r>
      <w:r>
        <w:rPr>
          <w:rFonts w:ascii="Times New Roman" w:hAnsi="Times New Roman" w:cs="Times New Roman"/>
          <w:sz w:val="24"/>
          <w:szCs w:val="24"/>
          <w:lang w:val="en-US"/>
        </w:rPr>
        <w:t>E</w:t>
      </w:r>
      <w:r>
        <w:rPr>
          <w:rFonts w:ascii="Times New Roman" w:hAnsi="Times New Roman" w:cs="Times New Roman"/>
          <w:sz w:val="24"/>
          <w:szCs w:val="24"/>
        </w:rPr>
        <w:t xml:space="preserve"> 32.588456). Экспозиция составила 14 дней.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По истечении экспозиции у всех меченых животных измерялась сила прикрепления к субстрату и определялось количество образуемых биссусных бляшек (подробное описание методики см. раздел 2.3.2) После измерения указанных параметров все животные были вскрыты для определения морфотипов. </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Эксперимент 4. </w:t>
      </w:r>
    </w:p>
    <w:p>
      <w:pPr>
        <w:spacing w:line="360" w:lineRule="auto"/>
        <w:ind w:firstLine="708"/>
        <w:jc w:val="both"/>
        <w:rPr>
          <w:rFonts w:ascii="Times New Roman" w:hAnsi="Times New Roman" w:cs="Times New Roman"/>
          <w:b/>
          <w:sz w:val="24"/>
          <w:szCs w:val="24"/>
        </w:rPr>
      </w:pPr>
      <w:r>
        <w:rPr>
          <w:rFonts w:ascii="Times New Roman" w:hAnsi="Times New Roman" w:cs="Times New Roman"/>
          <w:sz w:val="24"/>
          <w:szCs w:val="24"/>
        </w:rPr>
        <w:t>Цель: Оценить зависимость прочности прикрепления к субстрату у мидий разных видов от солености.</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Данный эксперимент был нацелен на определение влияния острого соленостного стресса на абсолютную силу прикрепления мидий обоих видов. Животные для эксперимента были собраны в начале июня 2021 года в двух точках: </w:t>
      </w:r>
      <w:r>
        <w:rPr>
          <w:rFonts w:ascii="Times New Roman" w:hAnsi="Times New Roman" w:cs="Times New Roman"/>
          <w:sz w:val="24"/>
          <w:szCs w:val="24"/>
          <w:lang w:val="en-US"/>
        </w:rPr>
        <w:t>LUV</w:t>
      </w:r>
      <w:r>
        <w:rPr>
          <w:rFonts w:ascii="Times New Roman" w:hAnsi="Times New Roman" w:cs="Times New Roman"/>
          <w:sz w:val="24"/>
          <w:szCs w:val="24"/>
        </w:rPr>
        <w:t xml:space="preserve"> (</w:t>
      </w:r>
      <w:r>
        <w:rPr>
          <w:rFonts w:ascii="Times New Roman" w:hAnsi="Times New Roman" w:cs="Times New Roman"/>
          <w:sz w:val="24"/>
          <w:szCs w:val="24"/>
          <w:lang w:val="en-US"/>
        </w:rPr>
        <w:t>ME</w:t>
      </w:r>
      <w:r>
        <w:rPr>
          <w:rFonts w:ascii="Times New Roman" w:hAnsi="Times New Roman" w:cs="Times New Roman"/>
          <w:sz w:val="24"/>
          <w:szCs w:val="24"/>
        </w:rPr>
        <w:t xml:space="preserve">) и </w:t>
      </w:r>
      <w:r>
        <w:rPr>
          <w:rFonts w:ascii="Times New Roman" w:hAnsi="Times New Roman" w:cs="Times New Roman"/>
          <w:sz w:val="24"/>
          <w:szCs w:val="24"/>
          <w:lang w:val="en-US"/>
        </w:rPr>
        <w:t>OL</w:t>
      </w:r>
      <w:r>
        <w:rPr>
          <w:rFonts w:ascii="Times New Roman" w:hAnsi="Times New Roman" w:cs="Times New Roman"/>
          <w:sz w:val="24"/>
          <w:szCs w:val="24"/>
        </w:rPr>
        <w:t xml:space="preserve"> (МТ). Мидии были доставлены на ББС ЗИН РАН «Картеш» и размещены для акклимации в условиях аквариальной комнаты (</w:t>
      </w:r>
      <w:r>
        <w:rPr>
          <w:rFonts w:ascii="Times New Roman" w:hAnsi="Times New Roman" w:cs="Times New Roman"/>
          <w:sz w:val="24"/>
          <w:szCs w:val="24"/>
          <w:lang w:val="en-US"/>
        </w:rPr>
        <w:t>t</w:t>
      </w:r>
      <w:r>
        <w:rPr>
          <w:rFonts w:ascii="Times New Roman" w:hAnsi="Times New Roman" w:cs="Times New Roman"/>
          <w:sz w:val="24"/>
          <w:szCs w:val="24"/>
        </w:rPr>
        <w:t xml:space="preserve">°= 10°С) в четырех аквариумах объемом 60 литров при солености </w:t>
      </w:r>
      <w:r>
        <w:rPr>
          <w:rFonts w:ascii="Times New Roman" w:hAnsi="Times New Roman" w:cs="Times New Roman"/>
          <w:sz w:val="24"/>
          <w:szCs w:val="24"/>
          <w:lang w:val="en-US"/>
        </w:rPr>
        <w:t>S</w:t>
      </w:r>
      <w:r>
        <w:rPr>
          <w:rFonts w:ascii="Times New Roman" w:hAnsi="Times New Roman" w:cs="Times New Roman"/>
          <w:sz w:val="24"/>
          <w:szCs w:val="24"/>
        </w:rPr>
        <w:t xml:space="preserve"> = 24,5‰. В аквариумах каждый день производилась замена воды: вода была взята из природной среды с глубины 10 м с помощью насоса. Перед заполнением ем</w:t>
      </w:r>
      <w:ins w:id="669" w:author="polyd" w:date="2023-06-15T14:54:29Z">
        <w:r>
          <w:rPr>
            <w:rFonts w:ascii="Times New Roman" w:hAnsi="Times New Roman" w:cs="Times New Roman"/>
            <w:sz w:val="24"/>
            <w:szCs w:val="24"/>
            <w:lang w:val="ru-RU"/>
          </w:rPr>
          <w:t>к</w:t>
        </w:r>
      </w:ins>
      <w:r>
        <w:rPr>
          <w:rFonts w:ascii="Times New Roman" w:hAnsi="Times New Roman" w:cs="Times New Roman"/>
          <w:sz w:val="24"/>
          <w:szCs w:val="24"/>
        </w:rPr>
        <w:t xml:space="preserve">остей вода была предварительно термостатирована. Длительность акклимации составила 21 день. Дополнительного кормления мидий не производилось. Смертность в период акклимации для обоих видов составила менее 1%.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После акклимации животные были размещены на керамических пластинах и помещены в аквариумы с разной соленостью для экспозиции. Экспозиция составила 1 сутки. Эксперимент предусматривал четыре типа экспозиции: нормальные соленостные условия (24‰), умеренно гипосалинные условия (20‰ и 16‰) и экстремальное опреснение (10‰). Таким образом, в эксперименте было 8 групп (2 вида, 4 солености). Количество мидий в каждой группе равнялось 25. После экспозиции у мидий измерялась сила прикрепления к субстрату. Далее животные были измерены и были вскрыты для определения морфотипов.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Блок 3.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Эксперимент 5.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Цель:  </w:t>
      </w:r>
      <w:commentRangeStart w:id="12"/>
      <w:r>
        <w:rPr>
          <w:rFonts w:ascii="Times New Roman" w:hAnsi="Times New Roman" w:cs="Times New Roman"/>
          <w:sz w:val="24"/>
          <w:szCs w:val="24"/>
        </w:rPr>
        <w:t>Оценить зависимость поведенческой реакции схлопывания створок на краткосрочные изменения солености у мидий разных видов.</w:t>
      </w:r>
      <w:commentRangeEnd w:id="12"/>
      <w:r>
        <w:rPr>
          <w:rStyle w:val="4"/>
          <w:rFonts w:ascii="Times New Roman" w:hAnsi="Times New Roman" w:cs="Times New Roman"/>
          <w:sz w:val="24"/>
          <w:szCs w:val="24"/>
        </w:rPr>
        <w:commentReference w:id="12"/>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данном эксперименте оценивалась приспособленность мидий к быстрому изменению соленостных условий, а именно поведенческая реакция избегания стресса – схлопывание створок. Материалом для исследования послужили 45 мидий каждого вида, отобранные в точках </w:t>
      </w:r>
      <w:r>
        <w:rPr>
          <w:rFonts w:ascii="Times New Roman" w:hAnsi="Times New Roman" w:cs="Times New Roman"/>
          <w:sz w:val="24"/>
          <w:szCs w:val="24"/>
          <w:lang w:val="en-US"/>
        </w:rPr>
        <w:t>OL</w:t>
      </w:r>
      <w:r>
        <w:rPr>
          <w:rFonts w:ascii="Times New Roman" w:hAnsi="Times New Roman" w:cs="Times New Roman"/>
          <w:sz w:val="24"/>
          <w:szCs w:val="24"/>
        </w:rPr>
        <w:t xml:space="preserve"> (</w:t>
      </w:r>
      <w:r>
        <w:rPr>
          <w:rFonts w:ascii="Times New Roman" w:hAnsi="Times New Roman" w:cs="Times New Roman"/>
          <w:sz w:val="24"/>
          <w:szCs w:val="24"/>
          <w:lang w:val="en-US"/>
        </w:rPr>
        <w:t>MT</w:t>
      </w:r>
      <w:r>
        <w:rPr>
          <w:rFonts w:ascii="Times New Roman" w:hAnsi="Times New Roman" w:cs="Times New Roman"/>
          <w:sz w:val="24"/>
          <w:szCs w:val="24"/>
        </w:rPr>
        <w:t xml:space="preserve">) и </w:t>
      </w:r>
      <w:r>
        <w:rPr>
          <w:rFonts w:ascii="Times New Roman" w:hAnsi="Times New Roman" w:cs="Times New Roman"/>
          <w:sz w:val="24"/>
          <w:szCs w:val="24"/>
          <w:lang w:val="en-US"/>
        </w:rPr>
        <w:t>LUV</w:t>
      </w:r>
      <w:r>
        <w:rPr>
          <w:rFonts w:ascii="Times New Roman" w:hAnsi="Times New Roman" w:cs="Times New Roman"/>
          <w:sz w:val="24"/>
          <w:szCs w:val="24"/>
        </w:rPr>
        <w:t xml:space="preserve"> (МЕ) в начале июня 2021 года. Средняя длина моллюсков составила 26,12 мм (</w:t>
      </w:r>
      <w:r>
        <w:rPr>
          <w:rFonts w:ascii="Times New Roman" w:hAnsi="Times New Roman" w:cs="Times New Roman"/>
          <w:sz w:val="24"/>
          <w:szCs w:val="24"/>
          <w:lang w:val="en-US"/>
        </w:rPr>
        <w:t>SD</w:t>
      </w:r>
      <w:r>
        <w:rPr>
          <w:rFonts w:ascii="Times New Roman" w:hAnsi="Times New Roman" w:cs="Times New Roman"/>
          <w:sz w:val="24"/>
          <w:szCs w:val="24"/>
        </w:rPr>
        <w:t xml:space="preserve"> = 2.56). Животные были доставлены на ББС ЗИН РАН «Картеш» и помещены для акклимации в два 30-литровых аквариума. Условия акклимации – 10°С и 25‰. Длительность акклимации составила 14 дней. Замена воды в аквариумах производилась каждый день, дополнительного кормления мидий не осуществлялось.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После акклимации животные были зафиксированы за одну из створок с помощью цианакрилатного клея на пластинах из оргстекла </w:t>
      </w:r>
      <w:commentRangeStart w:id="13"/>
      <w:commentRangeStart w:id="14"/>
      <w:r>
        <w:rPr>
          <w:rFonts w:ascii="Times New Roman" w:hAnsi="Times New Roman" w:cs="Times New Roman"/>
          <w:sz w:val="24"/>
          <w:szCs w:val="24"/>
        </w:rPr>
        <w:t>вентральной</w:t>
      </w:r>
      <w:commentRangeEnd w:id="13"/>
      <w:r>
        <w:rPr>
          <w:rFonts w:ascii="Times New Roman" w:hAnsi="Times New Roman" w:cs="Times New Roman"/>
          <w:sz w:val="24"/>
          <w:szCs w:val="24"/>
        </w:rPr>
        <w:commentReference w:id="13"/>
      </w:r>
      <w:commentRangeEnd w:id="14"/>
      <w:r>
        <w:rPr>
          <w:rStyle w:val="4"/>
          <w:rFonts w:ascii="Times New Roman" w:hAnsi="Times New Roman" w:cs="Times New Roman"/>
          <w:sz w:val="24"/>
          <w:szCs w:val="24"/>
        </w:rPr>
        <w:commentReference w:id="14"/>
      </w:r>
      <w:r>
        <w:rPr>
          <w:rFonts w:ascii="Times New Roman" w:hAnsi="Times New Roman" w:cs="Times New Roman"/>
          <w:sz w:val="24"/>
          <w:szCs w:val="24"/>
        </w:rPr>
        <w:t xml:space="preserve"> стороной вверх. </w:t>
      </w:r>
      <w:commentRangeStart w:id="15"/>
      <w:commentRangeStart w:id="16"/>
      <w:r>
        <w:rPr>
          <w:rFonts w:ascii="Times New Roman" w:hAnsi="Times New Roman" w:cs="Times New Roman"/>
          <w:sz w:val="24"/>
          <w:szCs w:val="24"/>
        </w:rPr>
        <w:t>Клей наносился на самую выпуклую часть раковины с латеральной стороны. Таким образом, животные располагались «параллельно» пластине.</w:t>
      </w:r>
      <w:commentRangeEnd w:id="15"/>
      <w:r>
        <w:rPr>
          <w:rFonts w:ascii="Times New Roman" w:hAnsi="Times New Roman" w:cs="Times New Roman"/>
          <w:sz w:val="24"/>
          <w:szCs w:val="24"/>
        </w:rPr>
        <w:commentReference w:id="15"/>
      </w:r>
      <w:commentRangeEnd w:id="16"/>
      <w:r>
        <w:rPr>
          <w:rStyle w:val="4"/>
          <w:rFonts w:ascii="Times New Roman" w:hAnsi="Times New Roman" w:cs="Times New Roman"/>
          <w:sz w:val="24"/>
          <w:szCs w:val="24"/>
        </w:rPr>
        <w:commentReference w:id="16"/>
      </w:r>
      <w:r>
        <w:rPr>
          <w:rFonts w:ascii="Times New Roman" w:hAnsi="Times New Roman" w:cs="Times New Roman"/>
          <w:sz w:val="24"/>
          <w:szCs w:val="24"/>
        </w:rPr>
        <w:t xml:space="preserve"> После фиксации мидий на пластинах, они были помещены в три аквариума – два экспериментальных и один контрольный (по 15 животных каждого вида в каждом аквариуме). В течение последующих суток вода в этих аквариумах менялась раз в час, для минимизации возможного токсического эффекта клея на мидий.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Далее в экспериментальных аквариумах производилась пошаговое изменение солености от нормальной (25‰) к экстремально низкой (10‰) с шагом в 1 промилле каждые 10 минут. По достижении 10‰ соленость в аквариумах так же пошагово повышалась до нормальной. Один раунд понижения и повышения солености составлял цикл. В течение дня нами воспроизводилось три цикла, перерыв между циклами составлял 30 минут. Эксперимент был проведен в трех повторностях в</w:t>
      </w:r>
      <w:ins w:id="670" w:author="polyd" w:date="2023-06-15T14:57:41Z">
        <w:r>
          <w:rPr>
            <w:rFonts w:hint="default" w:ascii="Times New Roman" w:hAnsi="Times New Roman" w:cs="Times New Roman"/>
            <w:sz w:val="24"/>
            <w:szCs w:val="24"/>
            <w:lang w:val="ru-RU"/>
          </w:rPr>
          <w:t xml:space="preserve"> </w:t>
        </w:r>
      </w:ins>
      <w:r>
        <w:rPr>
          <w:rFonts w:ascii="Times New Roman" w:hAnsi="Times New Roman" w:cs="Times New Roman"/>
          <w:sz w:val="24"/>
          <w:szCs w:val="24"/>
        </w:rPr>
        <w:t xml:space="preserve">течение трех дней.  Для учета возможного воздействия манипуляций, связанных с переливанием воды, на схлопывание створок был установлен контрольный аквариум, в котором соленость не изменялась, однако производилась смена воды в количестве, эквивалентном количеству воды добавленного в экспериментальные аквариумы. Каждые 10 минут во всех аквариумах производилась визуальная регистрация открытия или закрытия створок раковины. Закрытым считалось такое состояние створок, когда невозможно было обнаружить края мантии особи. По завершении эксперимента у всех мидий была измерена длина раковины, и они были вскрыты для определения морфотипа.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Эксперимент 6.</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Цель: Оценить зависимость смертности мидий разных видов от долгосрочного воздействия пониженной солености.</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Целью данного эксперимента была оценка выживаемости мидий в условиях хронического соленостного стресса. Материалом для эксперимента послужили мидии, отобранные в точках </w:t>
      </w:r>
      <w:r>
        <w:rPr>
          <w:rFonts w:ascii="Times New Roman" w:hAnsi="Times New Roman" w:cs="Times New Roman"/>
          <w:sz w:val="24"/>
          <w:szCs w:val="24"/>
          <w:lang w:val="en-US"/>
        </w:rPr>
        <w:t>LUV</w:t>
      </w:r>
      <w:r>
        <w:rPr>
          <w:rFonts w:ascii="Times New Roman" w:hAnsi="Times New Roman" w:cs="Times New Roman"/>
          <w:sz w:val="24"/>
          <w:szCs w:val="24"/>
        </w:rPr>
        <w:t xml:space="preserve"> (</w:t>
      </w:r>
      <w:r>
        <w:rPr>
          <w:rFonts w:ascii="Times New Roman" w:hAnsi="Times New Roman" w:cs="Times New Roman"/>
          <w:sz w:val="24"/>
          <w:szCs w:val="24"/>
          <w:lang w:val="en-US"/>
        </w:rPr>
        <w:t>ME</w:t>
      </w:r>
      <w:r>
        <w:rPr>
          <w:rFonts w:ascii="Times New Roman" w:hAnsi="Times New Roman" w:cs="Times New Roman"/>
          <w:sz w:val="24"/>
          <w:szCs w:val="24"/>
        </w:rPr>
        <w:t xml:space="preserve">) и </w:t>
      </w:r>
      <w:r>
        <w:rPr>
          <w:rFonts w:ascii="Times New Roman" w:hAnsi="Times New Roman" w:cs="Times New Roman"/>
          <w:sz w:val="24"/>
          <w:szCs w:val="24"/>
          <w:lang w:val="en-US"/>
        </w:rPr>
        <w:t>OL</w:t>
      </w:r>
      <w:r>
        <w:rPr>
          <w:rFonts w:ascii="Times New Roman" w:hAnsi="Times New Roman" w:cs="Times New Roman"/>
          <w:sz w:val="24"/>
          <w:szCs w:val="24"/>
        </w:rPr>
        <w:t xml:space="preserve"> (МТ) в конце июня 2021 года. Животные были доставлены на ББС ЗИН РАН «Картеш» и помещены для акклимации в условия аквариальной комнаты (</w:t>
      </w:r>
      <w:r>
        <w:rPr>
          <w:rFonts w:ascii="Times New Roman" w:hAnsi="Times New Roman" w:cs="Times New Roman"/>
          <w:sz w:val="24"/>
          <w:szCs w:val="24"/>
          <w:lang w:val="en-US"/>
        </w:rPr>
        <w:t>t</w:t>
      </w:r>
      <w:r>
        <w:rPr>
          <w:rFonts w:ascii="Times New Roman" w:hAnsi="Times New Roman" w:cs="Times New Roman"/>
          <w:sz w:val="24"/>
          <w:szCs w:val="24"/>
        </w:rPr>
        <w:t>° = 10°</w:t>
      </w:r>
      <w:r>
        <w:rPr>
          <w:rFonts w:ascii="Times New Roman" w:hAnsi="Times New Roman" w:cs="Times New Roman"/>
          <w:sz w:val="24"/>
          <w:szCs w:val="24"/>
          <w:lang w:val="en-US"/>
        </w:rPr>
        <w:t>C</w:t>
      </w:r>
      <w:r>
        <w:rPr>
          <w:rFonts w:ascii="Times New Roman" w:hAnsi="Times New Roman" w:cs="Times New Roman"/>
          <w:sz w:val="24"/>
          <w:szCs w:val="24"/>
        </w:rPr>
        <w:t xml:space="preserve">, </w:t>
      </w:r>
      <w:r>
        <w:rPr>
          <w:rFonts w:ascii="Times New Roman" w:hAnsi="Times New Roman" w:cs="Times New Roman"/>
          <w:sz w:val="24"/>
          <w:szCs w:val="24"/>
          <w:lang w:val="en-US"/>
        </w:rPr>
        <w:t>S</w:t>
      </w:r>
      <w:r>
        <w:rPr>
          <w:rFonts w:ascii="Times New Roman" w:hAnsi="Times New Roman" w:cs="Times New Roman"/>
          <w:sz w:val="24"/>
          <w:szCs w:val="24"/>
        </w:rPr>
        <w:t xml:space="preserve"> = 24‰). Длительность акклимации составила 30 дней.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По истечении акклимации животные были помещены в аквариумы с различной соленостью: нормальной соленостью (24‰), пониженной соленостью (16‰ и 13‰) и экстремально низкой соленостью (10‰). На одну соленость приходилось 50 мидий каждого вида. Животные экспонировались при указанных условиях в течение 72 дней. Два раза в день в аквариумах производилась смена воды – каждые 12 часов, утром и вечером. При смене воды производился учет погибших моллюсков. Погибшими считались мидии, у которых не наблюдалось реакции схлопывания створок в ответ на механическое раздражение заднего края мантии. По истечении экспозиции все выжившие животные были вскрыты для определения морфотипов. </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Эксперимент 7.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Цель: Оценить изменения композиции осмолитов в тканях мидий разных видов в ответ на долгосрочное воздействие пониженной солености</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этом эксперименте мы оценивали изменение состава органического компонента осмолитов в тканях мидий двух видов в ответ на хронический соленостный стресс.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Материалом для эксперимента послужили мидии, собранные в двух точках: </w:t>
      </w:r>
      <w:r>
        <w:rPr>
          <w:rFonts w:ascii="Times New Roman" w:hAnsi="Times New Roman" w:cs="Times New Roman"/>
          <w:sz w:val="24"/>
          <w:szCs w:val="24"/>
          <w:lang w:val="en-US"/>
        </w:rPr>
        <w:t>Ol</w:t>
      </w:r>
      <w:r>
        <w:rPr>
          <w:rFonts w:ascii="Times New Roman" w:hAnsi="Times New Roman" w:cs="Times New Roman"/>
          <w:sz w:val="24"/>
          <w:szCs w:val="24"/>
        </w:rPr>
        <w:t xml:space="preserve"> (</w:t>
      </w:r>
      <w:r>
        <w:rPr>
          <w:rFonts w:ascii="Times New Roman" w:hAnsi="Times New Roman" w:cs="Times New Roman"/>
          <w:sz w:val="24"/>
          <w:szCs w:val="24"/>
          <w:lang w:val="en-US"/>
        </w:rPr>
        <w:t>MT</w:t>
      </w:r>
      <w:r>
        <w:rPr>
          <w:rFonts w:ascii="Times New Roman" w:hAnsi="Times New Roman" w:cs="Times New Roman"/>
          <w:sz w:val="24"/>
          <w:szCs w:val="24"/>
        </w:rPr>
        <w:t xml:space="preserve">) и </w:t>
      </w:r>
      <w:r>
        <w:rPr>
          <w:rFonts w:ascii="Times New Roman" w:hAnsi="Times New Roman" w:cs="Times New Roman"/>
          <w:sz w:val="24"/>
          <w:szCs w:val="24"/>
          <w:lang w:val="en-US"/>
        </w:rPr>
        <w:t>LUV</w:t>
      </w:r>
      <w:r>
        <w:rPr>
          <w:rFonts w:ascii="Times New Roman" w:hAnsi="Times New Roman" w:cs="Times New Roman"/>
          <w:sz w:val="24"/>
          <w:szCs w:val="24"/>
        </w:rPr>
        <w:t xml:space="preserve"> (</w:t>
      </w:r>
      <w:r>
        <w:rPr>
          <w:rFonts w:ascii="Times New Roman" w:hAnsi="Times New Roman" w:cs="Times New Roman"/>
          <w:sz w:val="24"/>
          <w:szCs w:val="24"/>
          <w:lang w:val="en-US"/>
        </w:rPr>
        <w:t>ME</w:t>
      </w:r>
      <w:r>
        <w:rPr>
          <w:rFonts w:ascii="Times New Roman" w:hAnsi="Times New Roman" w:cs="Times New Roman"/>
          <w:sz w:val="24"/>
          <w:szCs w:val="24"/>
        </w:rPr>
        <w:t>). Материал был собран в конце июня 2021 года. Животные были доставлены на ББС ЗИН РАН «Картеш» и акклимированы к условиям аквариальной комнаты (</w:t>
      </w:r>
      <w:r>
        <w:rPr>
          <w:rFonts w:ascii="Times New Roman" w:hAnsi="Times New Roman" w:cs="Times New Roman"/>
          <w:sz w:val="24"/>
          <w:szCs w:val="24"/>
          <w:lang w:val="en-US"/>
        </w:rPr>
        <w:t>t</w:t>
      </w:r>
      <w:r>
        <w:rPr>
          <w:rFonts w:ascii="Times New Roman" w:hAnsi="Times New Roman" w:cs="Times New Roman"/>
          <w:sz w:val="24"/>
          <w:szCs w:val="24"/>
        </w:rPr>
        <w:t>° = 10°</w:t>
      </w:r>
      <w:r>
        <w:rPr>
          <w:rFonts w:ascii="Times New Roman" w:hAnsi="Times New Roman" w:cs="Times New Roman"/>
          <w:sz w:val="24"/>
          <w:szCs w:val="24"/>
          <w:lang w:val="en-US"/>
        </w:rPr>
        <w:t>C</w:t>
      </w:r>
      <w:r>
        <w:rPr>
          <w:rFonts w:ascii="Times New Roman" w:hAnsi="Times New Roman" w:cs="Times New Roman"/>
          <w:sz w:val="24"/>
          <w:szCs w:val="24"/>
        </w:rPr>
        <w:t xml:space="preserve">, </w:t>
      </w:r>
      <w:r>
        <w:rPr>
          <w:rFonts w:ascii="Times New Roman" w:hAnsi="Times New Roman" w:cs="Times New Roman"/>
          <w:sz w:val="24"/>
          <w:szCs w:val="24"/>
          <w:lang w:val="en-US"/>
        </w:rPr>
        <w:t>S</w:t>
      </w:r>
      <w:r>
        <w:rPr>
          <w:rFonts w:ascii="Times New Roman" w:hAnsi="Times New Roman" w:cs="Times New Roman"/>
          <w:sz w:val="24"/>
          <w:szCs w:val="24"/>
        </w:rPr>
        <w:t xml:space="preserve"> = 25‰). Срок акклимации составил 30 дней. Далее животные были помещены в аквариумы с различной соленостью: 25‰, 16‰ и 10‰. Раз в день в аквариумах производилась замена воды. В аквариумах с разной соленостью находилось по 20 мидий каждого вида.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Время экспозиции составило 30 дней. По прошествии экспозиции мидии были вскрыты. Жаберная ткань и гепатопанкреас мидий были заморожены в жидком азоте для дальнейшего определения концентрации органических осмолитов (описание методики см. в разделе «Методы»). Ткани ноги были зафиксированы в 96% этаноле для последующего генотипирования. </w:t>
      </w:r>
    </w:p>
    <w:p>
      <w:pPr>
        <w:spacing w:line="360" w:lineRule="auto"/>
        <w:jc w:val="both"/>
        <w:rPr>
          <w:rFonts w:ascii="Times New Roman" w:hAnsi="Times New Roman" w:cs="Times New Roman"/>
          <w:sz w:val="24"/>
          <w:szCs w:val="24"/>
        </w:rPr>
      </w:pP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2.3. Методы определения физиологических параметров</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2.3.1. Определение скорости роста и индекса состояния.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Для оценки скорости роста в полевых экспериментах (Эксперименты 1 и 2) мидии помечались индивидуальными метками со сквозной нумерацией. Метки представляли собой квадраты алюминиевой фольги толщиной 50мкм и стороной 5 мм, на которых препаровальной иглой выдавливались номера. Метки были приклеены к раковинам с помощью влагостойкого цианакрилатного клея. Между мечением мидий и их размещением в экспериментальных поселениях проходило не менее суток – в течение этих суток животные были погружены в морскую воду в сетчатых мешках для устранения эффекта манипуляций. Перед мечением у мидий измеряли длину раковины, которая принималась как начальный размер перед началом эксперимента. По окончании эксперимента у мидий вновь измерялась длина раковины, что принималось как конечный размер. Разница между конечным и начальным размером принималась как прирост раковины и характеристика скорости роста. Для оценки скорости роста использовались только молодые мидии из возрастных когорт до 3 лет и с размером раковины не более 27 мм. Это обусловлено тем, что, согласно литературе, двустворчатые моллюски обладают асимптотическим (или </w:t>
      </w:r>
      <w:r>
        <w:rPr>
          <w:rFonts w:ascii="Times New Roman" w:hAnsi="Times New Roman" w:cs="Times New Roman"/>
          <w:sz w:val="24"/>
          <w:szCs w:val="24"/>
          <w:lang w:val="en-US"/>
        </w:rPr>
        <w:t>S</w:t>
      </w:r>
      <w:r>
        <w:rPr>
          <w:rFonts w:ascii="Times New Roman" w:hAnsi="Times New Roman" w:cs="Times New Roman"/>
          <w:sz w:val="24"/>
          <w:szCs w:val="24"/>
        </w:rPr>
        <w:t xml:space="preserve">-образным) ростом, и имеют наибольшую скорость роста именно в молодости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{"citationItems":[{"id":"ITEM-1","itemData":{"abstract":"Рассмотрены методы определения первичной продукции, расчета вторичной продукции, оценена продуктивность водоемов разного типа.","author":[{"dropping-particle":"","family":"Алимов","given":"Александр Федорович А.Ф.","non-dropping-particle":"","parse-names":false,"suffix":""}],"id":"ITEM-1","issued":{"date-parts":[["1989"]]},"title":"Алимов А.Ф. - Введение В Продукционную Гидробиологию","type":"book"},"uris":["http://www.mendeley.com/documents/?uuid=8eff47ea-0e3c-4f48-ac1d-6cef34e31093"]}],"mendeley":{"formattedCitation":"(Алимов, 1989)","plainTextFormattedCitation":"(Алимов, 1989)","previouslyFormattedCitation":"(Алимов, 1989)"},"properties":{"noteIndex":0},"schema":"https://github.com/citation-style-language/schema/raw/master/csl-citation.json"}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(Алимов, 1989)</w:t>
      </w:r>
      <w:r>
        <w:rPr>
          <w:rFonts w:ascii="Times New Roman" w:hAnsi="Times New Roman" w:cs="Times New Roman"/>
          <w:sz w:val="24"/>
          <w:szCs w:val="24"/>
        </w:rPr>
        <w:fldChar w:fldCharType="end"/>
      </w:r>
      <w:r>
        <w:rPr>
          <w:rFonts w:ascii="Times New Roman" w:hAnsi="Times New Roman" w:cs="Times New Roman"/>
          <w:sz w:val="24"/>
          <w:szCs w:val="24"/>
        </w:rPr>
        <w:t xml:space="preserve">. Учитывая, что в наших экспериментах время экспозиции было относительно непродолжительным (от 3 до 8 месяцев), нам представлялось, что именно молодые животные могут продемонстрировать всю широту функционального ответа в ответ на воздействие биотическиих и абиотических факторов.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Среди многообразия методик оценки индекса состояния, учитывая объемы нашего материала, нами был выбран самый простой, быстрый и наиболее надежный метод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10.1093/mollus/53.3.293","ISSN":"02601230","author":[{"dropping-particle":"","family":"Davenport","given":"John","non-dropping-particle":"","parse-names":false,"suffix":""},{"dropping-particle":"","family":"Chen","given":"Xiaogang","non-dropping-particle":"","parse-names":false,"suffix":""}],"container-title":"Journal of Molluscan Studies","id":"ITEM-1","issue":"3","issued":{"date-parts":[["1987"]]},"page":"293-297","title":"A comparison of methods for the assessment of condition in the mussel (Mytilus edulis L.)","type":"article-journal","volume":"53"},"uris":["http://www.mendeley.com/documents/?uuid=0cec3c90-5950-411a-ae7a-e130a145b68c"]}],"mendeley":{"formattedCitation":"(Davenport &amp; Chen, 1987)","plainTextFormattedCitation":"(Davenport &amp; Chen, 1987)","previouslyFormattedCitation":"(Davenport &amp; Chen, 1987)"},"properties":{"noteIndex":0},"schema":"https://github.com/citation-style-language/schema/raw/master/csl-citation.json"}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(Davenport &amp; Chen, 1987)</w:t>
      </w:r>
      <w:r>
        <w:rPr>
          <w:rFonts w:ascii="Times New Roman" w:hAnsi="Times New Roman" w:cs="Times New Roman"/>
          <w:sz w:val="24"/>
          <w:szCs w:val="24"/>
        </w:rPr>
        <w:fldChar w:fldCharType="end"/>
      </w:r>
      <w:r>
        <w:rPr>
          <w:rFonts w:ascii="Times New Roman" w:hAnsi="Times New Roman" w:cs="Times New Roman"/>
          <w:sz w:val="24"/>
          <w:szCs w:val="24"/>
        </w:rPr>
        <w:t xml:space="preserve">. В Эксперименте 2 мы определяли индекс состояния как соотношение сухой массы мягких тканей к сухой массе раковины. Высушивание тканей производилось в сушильном шкафу при температуре 70°С в течение 24 часов. </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2.3.2. Определение силы прикрепления мидий к субстрату и интенсивности образования биссуса.</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качестве характеристики силы прикрепления мидий к субстрату мы оценивали пиковую силу натяжения всех биссусных нитей в момент отрыва мидий от субстрата по методике, описанной в литературе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{"citationItems":[{"id":"ITEM-1","itemData":{"author":[{"dropping-particle":"","family":"Price","given":"H A","non-dropping-particle":"","parse-names":false,"suffix":""}],"container-title":"Journal of the Marine Biological Association of the United Kingdom","id":"ITEM-1","issued":{"date-parts":[["1982"]]},"page":"147-155","title":"An Analysis of Factors Determining Seasonal Variation in the Byssal Attachment Strength of Mytilus Edulis","type":"article-journal","volume":"62"},"uris":["http://www.mendeley.com/documents/?uuid=e82ac402-3d87-4144-bee7-b7cf5bc38e07"]}],"mendeley":{"formattedCitation":"(Price, 1982)","plainTextFormattedCitation":"(Price, 1982)","previouslyFormattedCitation":"(Price, 1982)"},"properties":{"noteIndex":0},"schema":"https://github.com/citation-style-language/schema/raw/master/csl-citation.json"}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(Price, 1982)</w:t>
      </w:r>
      <w:r>
        <w:rPr>
          <w:rFonts w:ascii="Times New Roman" w:hAnsi="Times New Roman" w:cs="Times New Roman"/>
          <w:sz w:val="24"/>
          <w:szCs w:val="24"/>
        </w:rPr>
        <w:fldChar w:fldCharType="end"/>
      </w:r>
      <w:r>
        <w:rPr>
          <w:rFonts w:ascii="Times New Roman" w:hAnsi="Times New Roman" w:cs="Times New Roman"/>
          <w:sz w:val="24"/>
          <w:szCs w:val="24"/>
        </w:rPr>
        <w:t xml:space="preserve">. В качестве субстрата использовались керамические пластины размером 30 х 30 сантиметров. На пластинах были закреплены пластиковые перегородки, формирующие индивидуальные ячейки для мидий (высота перегородок 2 сантиметра). На каждой пластине размещалось 25 индивидуальных ячеек для мидий.  Животные размещались в индивидуальных ячейках (по одной мидии на ячейку), после чего поверхность пластины закрывалась плотно прижатой сетью с размером ячеи 5 х 5 мм, которая предотвращала пермещение мидий из ячейки в ячейку.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Эксперименте 3 пластины подвешивались горизонтально на плавучем искусственном субстрате на глубине 1 метр. Время экспозиции составляло 3 суток. В Эксперименте 4 пластины погружались в аквариумы, экспозиция составила 1 сутки.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По истечении экспозиции пластины были подняты, с них аккуратно снималась сетка. Все мидии, у которых мы визуально зарегистрировали прикрепление к сетке, при дальнейшем анализе нами не учитывались. Необходимо отметить, что таких мидий во всех экспериментах было менее 10%. Измерение силы прикрепления производилось следующим образом: на мидиях фиксировался специальный зажим, </w:t>
      </w:r>
      <w:del w:id="671" w:author="polyd" w:date="2023-06-15T15:02:53Z">
        <w:r>
          <w:rPr>
            <w:rFonts w:ascii="Times New Roman" w:hAnsi="Times New Roman" w:cs="Times New Roman"/>
            <w:strike/>
            <w:sz w:val="24"/>
            <w:szCs w:val="24"/>
          </w:rPr>
          <w:delText xml:space="preserve">жестко </w:delText>
        </w:r>
      </w:del>
      <w:r>
        <w:rPr>
          <w:rFonts w:ascii="Times New Roman" w:hAnsi="Times New Roman" w:cs="Times New Roman"/>
          <w:sz w:val="24"/>
          <w:szCs w:val="24"/>
        </w:rPr>
        <w:t xml:space="preserve">соединенный с электронным динамометром (МЕГЕОН 53020, Россия), после чего плавным подъемным движением, перпендикулярным передне-задней оси животного, осуществлялся отрыв мидии от субстрата. Пиковое значение силы в момент отрыва мидии от субстрата принималось как абсолютная сила прикрепления. У животных, которые совсем не образовали биссусных нитей за время экспозиции, сила прикрепления принималась равной нулю.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Те же самые мидии, у которых была измерена сила прикрепления, были использованы для оценки количества выделяемых биссусных нитей.  Для этого животных, сразу после измерения силы прикрепления, помещали в бакпечатки, заполненные морской водой. В крышках бакпечаток,  для обеспечения циркуляции воды,были просверлены </w:t>
      </w:r>
      <w:ins w:id="672" w:author="polyd" w:date="2023-06-15T15:03:31Z">
        <w:r>
          <w:rPr>
            <w:rFonts w:ascii="Times New Roman" w:hAnsi="Times New Roman" w:cs="Times New Roman"/>
            <w:sz w:val="24"/>
            <w:szCs w:val="24"/>
            <w:lang w:val="ru-RU"/>
          </w:rPr>
          <w:t>по</w:t>
        </w:r>
      </w:ins>
      <w:ins w:id="673" w:author="polyd" w:date="2023-06-15T15:03:31Z">
        <w:r>
          <w:rPr>
            <w:rFonts w:hint="default" w:ascii="Times New Roman" w:hAnsi="Times New Roman" w:cs="Times New Roman"/>
            <w:sz w:val="24"/>
            <w:szCs w:val="24"/>
            <w:lang w:val="ru-RU"/>
          </w:rPr>
          <w:t xml:space="preserve"> </w:t>
        </w:r>
      </w:ins>
      <w:ins w:id="674" w:author="polyd" w:date="2023-06-15T15:03:32Z">
        <w:r>
          <w:rPr>
            <w:rFonts w:hint="default" w:ascii="Times New Roman" w:hAnsi="Times New Roman" w:cs="Times New Roman"/>
            <w:sz w:val="24"/>
            <w:szCs w:val="24"/>
            <w:lang w:val="ru-RU"/>
          </w:rPr>
          <w:t>чет</w:t>
        </w:r>
      </w:ins>
      <w:ins w:id="675" w:author="polyd" w:date="2023-06-15T15:03:33Z">
        <w:r>
          <w:rPr>
            <w:rFonts w:hint="default" w:ascii="Times New Roman" w:hAnsi="Times New Roman" w:cs="Times New Roman"/>
            <w:sz w:val="24"/>
            <w:szCs w:val="24"/>
            <w:lang w:val="ru-RU"/>
          </w:rPr>
          <w:t xml:space="preserve">ыре </w:t>
        </w:r>
      </w:ins>
      <w:r>
        <w:rPr>
          <w:rFonts w:ascii="Times New Roman" w:hAnsi="Times New Roman" w:cs="Times New Roman"/>
          <w:sz w:val="24"/>
          <w:szCs w:val="24"/>
        </w:rPr>
        <w:t xml:space="preserve">отверстия диаметром 4 мм. Таким образом, каждая особь была помещена в индивидуальный сосуд.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Бакпечатки размещались в решетчатых отсадниках, закрепленных  на платформах, свешанных в море на глубину 1 м. Время экспозиции составило 1 сутки. По истечении экспозиции бакпечатки обрабатывались раствором йода для контрастирования биссусных бляшек, после чего производился подсчет бляшек на внутренней поверхности стенок бакпечаток и их крышек..</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2.3.3. Определение состава органического пула осмолитов и метаболитов.</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Подготовка проб для жидкостной хроматографии и масс-спектрометрии производилась на базе ББС ЗИН РАН «Картеш». Замороженные в жидком азоте ткани предварительно взвешивались и помещались в пластиковые пробирки объемом 2 мл, куда также помещались по два металлических шарика для роторных мельниц. Далее пробирки остужались в жидком азоте, после чего встряхивались на роторной мельнице в течение 10 минут. Кассеты-держатели роторной мельницы также предварительно остужались при -80°С и дополнительно в жидком азоте. Это было необходимо для предотвращения размораживания тканей при измельчении в роторной мельнице. По истечении первого цикла измельчения в пробирки добавляли 1 мл экстракционного буфера (80% этанол, 1 мкг/мл 2-(</w:t>
      </w:r>
      <w:r>
        <w:rPr>
          <w:rFonts w:ascii="Times New Roman" w:hAnsi="Times New Roman" w:cs="Times New Roman"/>
          <w:sz w:val="24"/>
          <w:szCs w:val="24"/>
          <w:lang w:val="en-US"/>
        </w:rPr>
        <w:t>N</w:t>
      </w:r>
      <w:r>
        <w:rPr>
          <w:rFonts w:ascii="Times New Roman" w:hAnsi="Times New Roman" w:cs="Times New Roman"/>
          <w:sz w:val="24"/>
          <w:szCs w:val="24"/>
        </w:rPr>
        <w:t xml:space="preserve">-морфолино)этаносульфановой кислоты в качестве референса). Потом пробирки вновь встряхивались на роторной мельнице в течение 5 минут. Далее пробирки помещали в ультразвуковую баню при температуре 0°С на 15 минут. Наконец, пробирки центрифугировались при 4°С в течение 10 минут при g = 13000. Мы отбирали 800 мкл супернатанта, который замораживали при -80°С и далее высушивали в вакуумном лиофилизаторе при комнатной температуре в течение 4 часов. Между всеми этапами пробирки хранились во льду.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Определение концентрации органических осмолитов и метаболитов в жаберной ткани и гепатопанкреасе мидий производилась сотрудниками лаборатории Морской Биологии Университета Ростока (Германия) методом тандемной жидкостной хроматографии и масс-спектрометрии по стандартному протоколу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{"citationItems":[{"id":"ITEM-1","itemData":{"DOI":"10.1016/j.scitotenv.2022.160090","ISSN":"18791026","PMID":"36379341","abstract":"Ocean acidification has become a major ecological and environmental problem in the world, whereas the impact mechanism of ocean acidification in marine bivalves is not fully understood. Cellular energy allocation (CEA) approach and high-coverage metabolomic techniques were used to investigate the acidification effects on the energy metabolism of mussels. The thick shell mussels Mytilus coruscus were exposed to seawater pH 8.1 (control) and pH 7.7 (acidification) for 14 days and allowed to recover at pH 8.1 for 7 days. The levels of carbohydrates, lipids and proteins significantly decreased in the digestive glands of the mussels exposed to acidification. The 14-day acidification exposure increased the energy demands of mussels, resulting in increased electron transport system (ETS) activity and decreased cellular energy allocation (CEA). Significant carry-over effects were observed on all cellular energy parameters except the concentration of carbohydrates and cellular energy demand (Ec) after 7 days of recovery. Metabolomic analysis showed that acidification affected the phenylalanine, tyrosine and tryptophan biosynthesis, taurine and hypotaurine metabolism, and glycine, serine and threonine metabolism. Correlation analysis showed that mussel cell energy parameters (carbohydrates, lipids, proteins, CEA) were negatively/positively correlated with certain differentially abundant metabolites. Overall, the integrated biochemical and metabolomics analyses demonstrated the negative effects of acidification on energy metabolism at the cellular level and implicated the alteration of biosynthesis and metabolism of amino acids as a mechanism of metabolic perturbation caused by acidification in mussels.","author":[{"dropping-particle":"","family":"Shang","given":"Yueyong","non-dropping-particle":"","parse-names":false,"suffix":""},{"dropping-particle":"","family":"Wang","given":"Xinghuo","non-dropping-particle":"","parse-names":false,"suffix":""},{"dropping-particle":"","family":"Shi","given":"Yuntian","non-dropping-particle":"","parse-names":false,"suffix":""},{"dropping-particle":"","family":"Huang","given":"Wei","non-dropping-particle":"","parse-names":false,"suffix":""},{"dropping-particle":"","family":"Sokolova","given":"Inna","non-dropping-particle":"","parse-names":false,"suffix":""},{"dropping-particle":"","family":"Chang","given":"Xueqing","non-dropping-particle":"","parse-names":false,"suffix":""},{"dropping-particle":"","family":"Chen","given":"Deying","non-dropping-particle":"","parse-names":false,"suffix":""},{"dropping-particle":"","family":"Wei","given":"Shuaishuai","non-dropping-particle":"","parse-names":false,"suffix":""},{"dropping-particle":"","family":"Khan","given":"Fahim Ullah","non-dropping-particle":"","parse-names":false,"suffix":""},{"dropping-particle":"","family":"Hu","given":"Menghong","non-dropping-particle":"","parse-names":false,"suffix":""},{"dropping-particle":"","family":"Wang","given":"Youji","non-dropping-particle":"","parse-names":false,"suffix":""}],"container-title":"Science of the Total Environment","id":"ITEM-1","issue":"November 2022","issued":{"date-parts":[["2023"]]},"title":"Ocean acidificationf affects the bioenergetics of marine mussels as revealed by high-coverage quantitative metabolomics","type":"article-journal","volume":"858"},"uris":["http://www.mendeley.com/documents/?uuid=a27e2da6-5244-4441-8c27-0bcb9a902fcd"]}],"mendeley":{"formattedCitation":"(Shang et al., 2023)","plainTextFormattedCitation":"(Shang et al., 2023)","previouslyFormattedCitation":"(Shang et al., 2023)"},"properties":{"noteIndex":0},"schema":"https://github.com/citation-style-language/schema/raw/master/csl-citation.json"}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(Shang et al., 2023)</w:t>
      </w:r>
      <w:r>
        <w:rPr>
          <w:rFonts w:ascii="Times New Roman" w:hAnsi="Times New Roman" w:cs="Times New Roman"/>
          <w:sz w:val="24"/>
          <w:szCs w:val="24"/>
        </w:rPr>
        <w:fldChar w:fldCharType="end"/>
      </w:r>
      <w:r>
        <w:rPr>
          <w:rFonts w:ascii="Times New Roman" w:hAnsi="Times New Roman" w:cs="Times New Roman"/>
          <w:sz w:val="24"/>
          <w:szCs w:val="24"/>
        </w:rPr>
        <w:t>.</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2.3.4. Определение видовой принадлежности мидий.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Определение видовой принадлежности мидий во всех экспериментах, кроме Эксперимента 7, проводилось на основе морфологических различий МТ и МЕ. А именно мы различали два морфотипа по особенностям мофрологии внутренней поверхности раковины моллюсков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ONE","id":"ITEM-1","issue":"4","issued":{"date-parts":[["2016"]]},"page":"1-25","title":"Genetic, ecological and morphological distinctness of the blue mussels Mytilus trossulus gould and M. edulis l. in the White Sea","type":"article-journal","volume":"11"},"uris":["http://www.mendeley.com/documents/?uuid=f2d5c684-6f93-455c-969c-a4f1f929d5e2"]}],"mendeley":{"formattedCitation":"(Katolikova et al., 2016)","plainTextFormattedCitation":"(Katolikova et al., 2016)","previouslyFormattedCitation":"(Katolikova et al.,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(Katolikova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У </w:t>
      </w:r>
      <w:r>
        <w:rPr>
          <w:rFonts w:ascii="Times New Roman" w:hAnsi="Times New Roman" w:cs="Times New Roman"/>
          <w:sz w:val="24"/>
          <w:szCs w:val="24"/>
          <w:lang w:val="en-US"/>
        </w:rPr>
        <w:t>MT</w:t>
      </w:r>
      <w:r>
        <w:rPr>
          <w:rFonts w:ascii="Times New Roman" w:hAnsi="Times New Roman" w:cs="Times New Roman"/>
          <w:sz w:val="24"/>
          <w:szCs w:val="24"/>
        </w:rPr>
        <w:t xml:space="preserve"> присутствует непрерывная полоска призматического слоя вдоль </w:t>
      </w:r>
      <w:del w:id="676" w:author="polyd" w:date="2023-06-15T15:05:26Z">
        <w:r>
          <w:rPr>
            <w:rFonts w:ascii="Times New Roman" w:hAnsi="Times New Roman" w:cs="Times New Roman"/>
            <w:sz w:val="24"/>
            <w:szCs w:val="24"/>
          </w:rPr>
          <w:delText>замка</w:delText>
        </w:r>
      </w:del>
      <w:ins w:id="677" w:author="polyd" w:date="2023-06-15T15:05:26Z">
        <w:r>
          <w:rPr>
            <w:rFonts w:ascii="Times New Roman" w:hAnsi="Times New Roman" w:cs="Times New Roman"/>
            <w:sz w:val="24"/>
            <w:szCs w:val="24"/>
            <w:lang w:val="ru-RU"/>
          </w:rPr>
          <w:t>н</w:t>
        </w:r>
      </w:ins>
      <w:ins w:id="678" w:author="polyd" w:date="2023-06-15T15:05:27Z">
        <w:r>
          <w:rPr>
            <w:rFonts w:ascii="Times New Roman" w:hAnsi="Times New Roman" w:cs="Times New Roman"/>
            <w:sz w:val="24"/>
            <w:szCs w:val="24"/>
            <w:lang w:val="ru-RU"/>
          </w:rPr>
          <w:t>им</w:t>
        </w:r>
      </w:ins>
      <w:ins w:id="679" w:author="polyd" w:date="2023-06-15T15:05:30Z">
        <w:r>
          <w:rPr>
            <w:rFonts w:ascii="Times New Roman" w:hAnsi="Times New Roman" w:cs="Times New Roman"/>
            <w:sz w:val="24"/>
            <w:szCs w:val="24"/>
            <w:lang w:val="ru-RU"/>
          </w:rPr>
          <w:t>фы</w:t>
        </w:r>
      </w:ins>
      <w:ins w:id="680" w:author="polyd" w:date="2023-06-15T15:05:30Z">
        <w:r>
          <w:rPr>
            <w:rFonts w:hint="default" w:ascii="Times New Roman" w:hAnsi="Times New Roman" w:cs="Times New Roman"/>
            <w:sz w:val="24"/>
            <w:szCs w:val="24"/>
            <w:lang w:val="ru-RU"/>
          </w:rPr>
          <w:t xml:space="preserve"> </w:t>
        </w:r>
      </w:ins>
      <w:ins w:id="681" w:author="polyd" w:date="2023-06-15T15:05:31Z">
        <w:r>
          <w:rPr>
            <w:rFonts w:hint="default" w:ascii="Times New Roman" w:hAnsi="Times New Roman" w:cs="Times New Roman"/>
            <w:sz w:val="24"/>
            <w:szCs w:val="24"/>
            <w:lang w:val="ru-RU"/>
          </w:rPr>
          <w:t>лига</w:t>
        </w:r>
      </w:ins>
      <w:ins w:id="682" w:author="polyd" w:date="2023-06-15T15:05:32Z">
        <w:r>
          <w:rPr>
            <w:rFonts w:hint="default" w:ascii="Times New Roman" w:hAnsi="Times New Roman" w:cs="Times New Roman"/>
            <w:sz w:val="24"/>
            <w:szCs w:val="24"/>
            <w:lang w:val="ru-RU"/>
          </w:rPr>
          <w:t>мента</w:t>
        </w:r>
      </w:ins>
      <w:del w:id="683" w:author="polyd" w:date="2023-06-15T15:05:35Z">
        <w:r>
          <w:rPr>
            <w:rFonts w:ascii="Times New Roman" w:hAnsi="Times New Roman" w:cs="Times New Roman"/>
            <w:sz w:val="24"/>
            <w:szCs w:val="24"/>
          </w:rPr>
          <w:delText xml:space="preserve"> раковины</w:delText>
        </w:r>
      </w:del>
      <w:r>
        <w:rPr>
          <w:rFonts w:ascii="Times New Roman" w:hAnsi="Times New Roman" w:cs="Times New Roman"/>
          <w:sz w:val="24"/>
          <w:szCs w:val="24"/>
        </w:rPr>
        <w:t xml:space="preserve">, у МЕ такая полоска прерывается или вовсе отутствует (см. Обзор литературы). </w:t>
      </w:r>
    </w:p>
    <w:p>
      <w:pPr>
        <w:spacing w:line="360" w:lineRule="auto"/>
        <w:ind w:firstLine="708"/>
        <w:jc w:val="both"/>
        <w:rPr>
          <w:rFonts w:hint="default" w:ascii="Times New Roman" w:hAnsi="Times New Roman" w:cs="Times New Roman"/>
          <w:sz w:val="24"/>
          <w:szCs w:val="24"/>
          <w:lang w:val="ru-RU"/>
        </w:rPr>
      </w:pPr>
      <w:r>
        <w:rPr>
          <w:rFonts w:ascii="Times New Roman" w:hAnsi="Times New Roman" w:cs="Times New Roman"/>
          <w:sz w:val="24"/>
          <w:szCs w:val="24"/>
        </w:rPr>
        <w:t xml:space="preserve">Мидии из Эксперимента 7 идентифицировались с помощью генотипирования по трем маркерам. Два ядерных маркера – МЕ 15/16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{"citationItems":[{"id":"ITEM-1","itemData":{"author":[{"dropping-particle":"","family":"Inoue","given":"Koji","non-dropping-particle":"","parse-names":false,"suffix":""},{"dropping-particle":"","family":"Waite","given":"J. Herbert","non-dropping-particle":"","parse-names":false,"suffix":""},{"dropping-particle":"","family":"Matsuoka","given":"Makoto","non-dropping-particle":"","parse-names":false,"suffix":""},{"dropping-particle":"","family":"Odo","given":"Satoshi","non-dropping-particle":"","parse-names":false,"suffix":""},{"dropping-particle":"","family":"Harayama","given":"Shigeaki","non-dropping-particle":"","parse-names":false,"suffix":""}],"container-title":"Biological Bulletin","id":"ITEM-1","issue":"3","issued":{"date-parts":[["1995"]]},"page":"370-375","title":"Interspecific Variations in Adhesive Protein Sequences of Mytilus edulis , M . galloprovincialis and M. trossulus","type":"article-journal","volume":"189"},"uris":["http://www.mendeley.com/documents/?uuid=fe9d8d4d-5d4e-4473-a633-ed624e14fa26"]}],"mendeley":{"formattedCitation":"(Inoue et al., 1995)","plainTextFormattedCitation":"(Inoue et al., 1995)","previouslyFormattedCitation":"(Inoue et al., 1995)"},"properties":{"noteIndex":0},"schema":"https://github.com/citation-style-language/schema/raw/master/csl-citation.json"}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(Inoue et al., 1995)</w:t>
      </w:r>
      <w:r>
        <w:rPr>
          <w:rFonts w:ascii="Times New Roman" w:hAnsi="Times New Roman" w:cs="Times New Roman"/>
          <w:sz w:val="24"/>
          <w:szCs w:val="24"/>
        </w:rPr>
        <w:fldChar w:fldCharType="end"/>
      </w:r>
      <w:r>
        <w:rPr>
          <w:rFonts w:ascii="Times New Roman" w:hAnsi="Times New Roman" w:cs="Times New Roman"/>
          <w:sz w:val="24"/>
          <w:szCs w:val="24"/>
        </w:rPr>
        <w:t xml:space="preserve"> и </w:t>
      </w:r>
      <w:r>
        <w:rPr>
          <w:rFonts w:ascii="Times New Roman" w:hAnsi="Times New Roman" w:cs="Times New Roman"/>
          <w:sz w:val="24"/>
          <w:szCs w:val="24"/>
          <w:lang w:val="en-US"/>
        </w:rPr>
        <w:t>ITS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{"citationItems":[{"id":"ITEM-1","itemData":{"DOI":"10.1139/f95-851","ISSN":"0706-652X","abstract":"Two blue mussel sibling species, Mytilus edulis and Mytilus galloprovincialis, have been imported to Pacific northwest waters in separate attempts to circumvent early mortality experienced by the native species (Mytilus trossulus) when cultured. Here we describe two novel markers based on the polymerase chain reaction that discriminate the two non-native, or alien, mussel species from the native species. The two markers are inherited in a Mendelian fashion, show no evidence of close linkage, and are highly diagnostic. To screen British Columbian mussel populations for the presence of the alien species, we assayed genotypes at the two marker loci in 482 subtidal mussels collected at 12 sites. Animals with at least one alien allele were present at 9 of 12 sampling sites with an overall frequency of 6.2%. The distribution of alien alleles at the two marker loci differed among sampling sites, suggesting differential introgression. The widespread incidence of alien alleles, combined with evidence of extensive hybridization between the alien and native species, indicates that the introduced alleles will probably persist in British Columbia mussels for some time.","author":[{"dropping-particle":"","family":"Heath","given":"Daniel D.","non-dropping-particle":"","parse-names":false,"suffix":""},{"dropping-particle":"","family":"Rawson","given":"Paul D.","non-dropping-particle":"","parse-names":false,"suffix":""},{"dropping-particle":"","family":"Hilbish","given":"Thomas J.","non-dropping-particle":"","parse-names":false,"suffix":""}],"container-title":"Canadian Journal of Fisheries and Aquatic Sciences","id":"ITEM-1","issue":"12","issued":{"date-parts":[["1995"]]},"page":"2621-2627","title":" PCR-based nuclear markers identify alien blue mussel ( Mytilus spp.) genotypes on the west coast of Canada ","type":"article-journal","volume":"52"},"uris":["http://www.mendeley.com/documents/?uuid=f9335b47-145d-4991-9722-67fa2f791f91"]}],"mendeley":{"formattedCitation":"(Heath et al., 1995)","plainTextFormattedCitation":"(Heath et al., 1995)","previouslyFormattedCitation":"(Heath et al., 1995)"},"properties":{"noteIndex":0},"schema":"https://github.com/citation-style-language/schema/raw/master/csl-citation.json"}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(Heath et al., 1995)</w:t>
      </w:r>
      <w:r>
        <w:rPr>
          <w:rFonts w:ascii="Times New Roman" w:hAnsi="Times New Roman" w:cs="Times New Roman"/>
          <w:sz w:val="24"/>
          <w:szCs w:val="24"/>
        </w:rPr>
        <w:fldChar w:fldCharType="end"/>
      </w:r>
      <w:r>
        <w:rPr>
          <w:rFonts w:ascii="Times New Roman" w:hAnsi="Times New Roman" w:cs="Times New Roman"/>
          <w:sz w:val="24"/>
          <w:szCs w:val="24"/>
        </w:rPr>
        <w:t>– и одному митохондриальному (16</w:t>
      </w:r>
      <w:r>
        <w:rPr>
          <w:rFonts w:ascii="Times New Roman" w:hAnsi="Times New Roman" w:cs="Times New Roman"/>
          <w:sz w:val="24"/>
          <w:szCs w:val="24"/>
          <w:lang w:val="en-US"/>
        </w:rPr>
        <w:t>S</w:t>
      </w:r>
      <w:r>
        <w:rPr>
          <w:rFonts w:ascii="Times New Roman" w:hAnsi="Times New Roman" w:cs="Times New Roman"/>
          <w:sz w:val="24"/>
          <w:szCs w:val="24"/>
        </w:rPr>
        <w:t xml:space="preserve">, </w:t>
      </w:r>
      <w:r>
        <w:rPr>
          <w:rFonts w:ascii="Times New Roman" w:hAnsi="Times New Roman" w:cs="Times New Roman"/>
          <w:sz w:val="24"/>
          <w:szCs w:val="24"/>
          <w:lang w:val="en-US"/>
        </w:rPr>
        <w:t>F</w:t>
      </w:r>
      <w:r>
        <w:rPr>
          <w:rFonts w:ascii="Times New Roman" w:hAnsi="Times New Roman" w:cs="Times New Roman"/>
          <w:sz w:val="24"/>
          <w:szCs w:val="24"/>
        </w:rPr>
        <w:t xml:space="preserve">-геном). </w:t>
      </w:r>
      <w:r>
        <w:rPr>
          <w:rFonts w:ascii="Times New Roman" w:hAnsi="Times New Roman" w:cs="Times New Roman"/>
          <w:sz w:val="24"/>
          <w:szCs w:val="24"/>
        </w:rPr>
        <w:commentReference w:id="17"/>
      </w:r>
      <w:r>
        <w:rPr>
          <w:rFonts w:ascii="Times New Roman" w:hAnsi="Times New Roman" w:cs="Times New Roman"/>
          <w:sz w:val="24"/>
          <w:szCs w:val="24"/>
        </w:rPr>
        <w:t>Среди мидий, участвовавших в эксперименте были выявлены 7 гибридов (менее 10%). Гибриды были удалены из массива данных, при анализе концентраций осмолитов они не учитывались.</w:t>
      </w:r>
      <w:ins w:id="684" w:author="polyd" w:date="2023-06-15T15:06:00Z">
        <w:r>
          <w:rPr>
            <w:rFonts w:hint="default" w:ascii="Times New Roman" w:hAnsi="Times New Roman" w:cs="Times New Roman"/>
            <w:sz w:val="24"/>
            <w:szCs w:val="24"/>
            <w:lang w:val="ru-RU"/>
          </w:rPr>
          <w:t xml:space="preserve"> </w:t>
        </w:r>
      </w:ins>
      <w:ins w:id="685" w:author="polyd" w:date="2023-06-15T15:06:03Z">
        <w:r>
          <w:rPr>
            <w:rFonts w:hint="default" w:ascii="Times New Roman" w:hAnsi="Times New Roman" w:cs="Times New Roman"/>
            <w:sz w:val="24"/>
            <w:szCs w:val="24"/>
            <w:highlight w:val="yellow"/>
            <w:lang w:val="ru-RU"/>
            <w:rPrChange w:id="686" w:author="polyd" w:date="2023-06-15T15:06:51Z">
              <w:rPr>
                <w:rFonts w:hint="default" w:ascii="Times New Roman" w:hAnsi="Times New Roman" w:cs="Times New Roman"/>
                <w:sz w:val="24"/>
                <w:szCs w:val="24"/>
                <w:lang w:val="ru-RU"/>
              </w:rPr>
            </w:rPrChange>
          </w:rPr>
          <w:t>В</w:t>
        </w:r>
      </w:ins>
      <w:ins w:id="688" w:author="polyd" w:date="2023-06-15T15:06:05Z">
        <w:r>
          <w:rPr>
            <w:rFonts w:hint="default" w:ascii="Times New Roman" w:hAnsi="Times New Roman" w:cs="Times New Roman"/>
            <w:sz w:val="24"/>
            <w:szCs w:val="24"/>
            <w:highlight w:val="yellow"/>
            <w:lang w:val="ru-RU"/>
            <w:rPrChange w:id="689" w:author="polyd" w:date="2023-06-15T15:06:51Z">
              <w:rPr>
                <w:rFonts w:hint="default" w:ascii="Times New Roman" w:hAnsi="Times New Roman" w:cs="Times New Roman"/>
                <w:sz w:val="24"/>
                <w:szCs w:val="24"/>
                <w:lang w:val="ru-RU"/>
              </w:rPr>
            </w:rPrChange>
          </w:rPr>
          <w:t xml:space="preserve">о </w:t>
        </w:r>
      </w:ins>
      <w:ins w:id="691" w:author="polyd" w:date="2023-06-15T15:06:06Z">
        <w:r>
          <w:rPr>
            <w:rFonts w:hint="default" w:ascii="Times New Roman" w:hAnsi="Times New Roman" w:cs="Times New Roman"/>
            <w:sz w:val="24"/>
            <w:szCs w:val="24"/>
            <w:highlight w:val="yellow"/>
            <w:lang w:val="ru-RU"/>
            <w:rPrChange w:id="692" w:author="polyd" w:date="2023-06-15T15:06:51Z">
              <w:rPr>
                <w:rFonts w:hint="default" w:ascii="Times New Roman" w:hAnsi="Times New Roman" w:cs="Times New Roman"/>
                <w:sz w:val="24"/>
                <w:szCs w:val="24"/>
                <w:lang w:val="ru-RU"/>
              </w:rPr>
            </w:rPrChange>
          </w:rPr>
          <w:t>всех</w:t>
        </w:r>
      </w:ins>
      <w:ins w:id="694" w:author="polyd" w:date="2023-06-15T15:06:07Z">
        <w:r>
          <w:rPr>
            <w:rFonts w:hint="default" w:ascii="Times New Roman" w:hAnsi="Times New Roman" w:cs="Times New Roman"/>
            <w:sz w:val="24"/>
            <w:szCs w:val="24"/>
            <w:highlight w:val="yellow"/>
            <w:lang w:val="ru-RU"/>
            <w:rPrChange w:id="695" w:author="polyd" w:date="2023-06-15T15:06:51Z">
              <w:rPr>
                <w:rFonts w:hint="default" w:ascii="Times New Roman" w:hAnsi="Times New Roman" w:cs="Times New Roman"/>
                <w:sz w:val="24"/>
                <w:szCs w:val="24"/>
                <w:lang w:val="ru-RU"/>
              </w:rPr>
            </w:rPrChange>
          </w:rPr>
          <w:t xml:space="preserve"> </w:t>
        </w:r>
      </w:ins>
      <w:ins w:id="697" w:author="polyd" w:date="2023-06-15T15:06:08Z">
        <w:r>
          <w:rPr>
            <w:rFonts w:hint="default" w:ascii="Times New Roman" w:hAnsi="Times New Roman" w:cs="Times New Roman"/>
            <w:sz w:val="24"/>
            <w:szCs w:val="24"/>
            <w:highlight w:val="yellow"/>
            <w:lang w:val="ru-RU"/>
            <w:rPrChange w:id="698" w:author="polyd" w:date="2023-06-15T15:06:51Z">
              <w:rPr>
                <w:rFonts w:hint="default" w:ascii="Times New Roman" w:hAnsi="Times New Roman" w:cs="Times New Roman"/>
                <w:sz w:val="24"/>
                <w:szCs w:val="24"/>
                <w:lang w:val="ru-RU"/>
              </w:rPr>
            </w:rPrChange>
          </w:rPr>
          <w:t>случ</w:t>
        </w:r>
      </w:ins>
      <w:ins w:id="700" w:author="polyd" w:date="2023-06-15T15:06:09Z">
        <w:r>
          <w:rPr>
            <w:rFonts w:hint="default" w:ascii="Times New Roman" w:hAnsi="Times New Roman" w:cs="Times New Roman"/>
            <w:sz w:val="24"/>
            <w:szCs w:val="24"/>
            <w:highlight w:val="yellow"/>
            <w:lang w:val="ru-RU"/>
            <w:rPrChange w:id="701" w:author="polyd" w:date="2023-06-15T15:06:51Z">
              <w:rPr>
                <w:rFonts w:hint="default" w:ascii="Times New Roman" w:hAnsi="Times New Roman" w:cs="Times New Roman"/>
                <w:sz w:val="24"/>
                <w:szCs w:val="24"/>
                <w:lang w:val="ru-RU"/>
              </w:rPr>
            </w:rPrChange>
          </w:rPr>
          <w:t>аях</w:t>
        </w:r>
      </w:ins>
      <w:ins w:id="703" w:author="polyd" w:date="2023-06-15T15:06:10Z">
        <w:r>
          <w:rPr>
            <w:rFonts w:hint="default" w:ascii="Times New Roman" w:hAnsi="Times New Roman" w:cs="Times New Roman"/>
            <w:sz w:val="24"/>
            <w:szCs w:val="24"/>
            <w:highlight w:val="yellow"/>
            <w:lang w:val="ru-RU"/>
            <w:rPrChange w:id="704" w:author="polyd" w:date="2023-06-15T15:06:51Z">
              <w:rPr>
                <w:rFonts w:hint="default" w:ascii="Times New Roman" w:hAnsi="Times New Roman" w:cs="Times New Roman"/>
                <w:sz w:val="24"/>
                <w:szCs w:val="24"/>
                <w:lang w:val="ru-RU"/>
              </w:rPr>
            </w:rPrChange>
          </w:rPr>
          <w:t xml:space="preserve"> </w:t>
        </w:r>
      </w:ins>
      <w:ins w:id="706" w:author="polyd" w:date="2023-06-15T15:06:13Z">
        <w:r>
          <w:rPr>
            <w:rFonts w:hint="default" w:ascii="Times New Roman" w:hAnsi="Times New Roman" w:cs="Times New Roman"/>
            <w:sz w:val="24"/>
            <w:szCs w:val="24"/>
            <w:highlight w:val="yellow"/>
            <w:lang w:val="ru-RU"/>
            <w:rPrChange w:id="707" w:author="polyd" w:date="2023-06-15T15:06:51Z">
              <w:rPr>
                <w:rFonts w:hint="default" w:ascii="Times New Roman" w:hAnsi="Times New Roman" w:cs="Times New Roman"/>
                <w:sz w:val="24"/>
                <w:szCs w:val="24"/>
                <w:lang w:val="ru-RU"/>
              </w:rPr>
            </w:rPrChange>
          </w:rPr>
          <w:t>виды</w:t>
        </w:r>
      </w:ins>
      <w:ins w:id="709" w:author="polyd" w:date="2023-06-15T15:06:14Z">
        <w:r>
          <w:rPr>
            <w:rFonts w:hint="default" w:ascii="Times New Roman" w:hAnsi="Times New Roman" w:cs="Times New Roman"/>
            <w:sz w:val="24"/>
            <w:szCs w:val="24"/>
            <w:highlight w:val="yellow"/>
            <w:lang w:val="ru-RU"/>
            <w:rPrChange w:id="710" w:author="polyd" w:date="2023-06-15T15:06:51Z">
              <w:rPr>
                <w:rFonts w:hint="default" w:ascii="Times New Roman" w:hAnsi="Times New Roman" w:cs="Times New Roman"/>
                <w:sz w:val="24"/>
                <w:szCs w:val="24"/>
                <w:lang w:val="ru-RU"/>
              </w:rPr>
            </w:rPrChange>
          </w:rPr>
          <w:t>, и</w:t>
        </w:r>
      </w:ins>
      <w:ins w:id="712" w:author="polyd" w:date="2023-06-15T15:06:15Z">
        <w:r>
          <w:rPr>
            <w:rFonts w:hint="default" w:ascii="Times New Roman" w:hAnsi="Times New Roman" w:cs="Times New Roman"/>
            <w:sz w:val="24"/>
            <w:szCs w:val="24"/>
            <w:highlight w:val="yellow"/>
            <w:lang w:val="ru-RU"/>
            <w:rPrChange w:id="713" w:author="polyd" w:date="2023-06-15T15:06:51Z">
              <w:rPr>
                <w:rFonts w:hint="default" w:ascii="Times New Roman" w:hAnsi="Times New Roman" w:cs="Times New Roman"/>
                <w:sz w:val="24"/>
                <w:szCs w:val="24"/>
                <w:lang w:val="ru-RU"/>
              </w:rPr>
            </w:rPrChange>
          </w:rPr>
          <w:t>денти</w:t>
        </w:r>
      </w:ins>
      <w:ins w:id="715" w:author="polyd" w:date="2023-06-15T15:06:16Z">
        <w:r>
          <w:rPr>
            <w:rFonts w:hint="default" w:ascii="Times New Roman" w:hAnsi="Times New Roman" w:cs="Times New Roman"/>
            <w:sz w:val="24"/>
            <w:szCs w:val="24"/>
            <w:highlight w:val="yellow"/>
            <w:lang w:val="ru-RU"/>
            <w:rPrChange w:id="716" w:author="polyd" w:date="2023-06-15T15:06:51Z">
              <w:rPr>
                <w:rFonts w:hint="default" w:ascii="Times New Roman" w:hAnsi="Times New Roman" w:cs="Times New Roman"/>
                <w:sz w:val="24"/>
                <w:szCs w:val="24"/>
                <w:lang w:val="ru-RU"/>
              </w:rPr>
            </w:rPrChange>
          </w:rPr>
          <w:t>фици</w:t>
        </w:r>
      </w:ins>
      <w:ins w:id="718" w:author="polyd" w:date="2023-06-15T15:06:17Z">
        <w:r>
          <w:rPr>
            <w:rFonts w:hint="default" w:ascii="Times New Roman" w:hAnsi="Times New Roman" w:cs="Times New Roman"/>
            <w:sz w:val="24"/>
            <w:szCs w:val="24"/>
            <w:highlight w:val="yellow"/>
            <w:lang w:val="ru-RU"/>
            <w:rPrChange w:id="719" w:author="polyd" w:date="2023-06-15T15:06:51Z">
              <w:rPr>
                <w:rFonts w:hint="default" w:ascii="Times New Roman" w:hAnsi="Times New Roman" w:cs="Times New Roman"/>
                <w:sz w:val="24"/>
                <w:szCs w:val="24"/>
                <w:lang w:val="ru-RU"/>
              </w:rPr>
            </w:rPrChange>
          </w:rPr>
          <w:t>рованн</w:t>
        </w:r>
      </w:ins>
      <w:ins w:id="721" w:author="polyd" w:date="2023-06-15T15:06:18Z">
        <w:r>
          <w:rPr>
            <w:rFonts w:hint="default" w:ascii="Times New Roman" w:hAnsi="Times New Roman" w:cs="Times New Roman"/>
            <w:sz w:val="24"/>
            <w:szCs w:val="24"/>
            <w:highlight w:val="yellow"/>
            <w:lang w:val="ru-RU"/>
            <w:rPrChange w:id="722" w:author="polyd" w:date="2023-06-15T15:06:51Z">
              <w:rPr>
                <w:rFonts w:hint="default" w:ascii="Times New Roman" w:hAnsi="Times New Roman" w:cs="Times New Roman"/>
                <w:sz w:val="24"/>
                <w:szCs w:val="24"/>
                <w:lang w:val="ru-RU"/>
              </w:rPr>
            </w:rPrChange>
          </w:rPr>
          <w:t xml:space="preserve">ые </w:t>
        </w:r>
      </w:ins>
      <w:ins w:id="724" w:author="polyd" w:date="2023-06-15T15:06:21Z">
        <w:r>
          <w:rPr>
            <w:rFonts w:hint="default" w:ascii="Times New Roman" w:hAnsi="Times New Roman" w:cs="Times New Roman"/>
            <w:sz w:val="24"/>
            <w:szCs w:val="24"/>
            <w:highlight w:val="yellow"/>
            <w:lang w:val="ru-RU"/>
            <w:rPrChange w:id="725" w:author="polyd" w:date="2023-06-15T15:06:51Z">
              <w:rPr>
                <w:rFonts w:hint="default" w:ascii="Times New Roman" w:hAnsi="Times New Roman" w:cs="Times New Roman"/>
                <w:sz w:val="24"/>
                <w:szCs w:val="24"/>
                <w:lang w:val="ru-RU"/>
              </w:rPr>
            </w:rPrChange>
          </w:rPr>
          <w:t>по г</w:t>
        </w:r>
      </w:ins>
      <w:ins w:id="727" w:author="polyd" w:date="2023-06-15T15:06:22Z">
        <w:r>
          <w:rPr>
            <w:rFonts w:hint="default" w:ascii="Times New Roman" w:hAnsi="Times New Roman" w:cs="Times New Roman"/>
            <w:sz w:val="24"/>
            <w:szCs w:val="24"/>
            <w:highlight w:val="yellow"/>
            <w:lang w:val="ru-RU"/>
            <w:rPrChange w:id="728" w:author="polyd" w:date="2023-06-15T15:06:51Z">
              <w:rPr>
                <w:rFonts w:hint="default" w:ascii="Times New Roman" w:hAnsi="Times New Roman" w:cs="Times New Roman"/>
                <w:sz w:val="24"/>
                <w:szCs w:val="24"/>
                <w:lang w:val="ru-RU"/>
              </w:rPr>
            </w:rPrChange>
          </w:rPr>
          <w:t>енети</w:t>
        </w:r>
      </w:ins>
      <w:ins w:id="730" w:author="polyd" w:date="2023-06-15T15:06:23Z">
        <w:r>
          <w:rPr>
            <w:rFonts w:hint="default" w:ascii="Times New Roman" w:hAnsi="Times New Roman" w:cs="Times New Roman"/>
            <w:sz w:val="24"/>
            <w:szCs w:val="24"/>
            <w:highlight w:val="yellow"/>
            <w:lang w:val="ru-RU"/>
            <w:rPrChange w:id="731" w:author="polyd" w:date="2023-06-15T15:06:51Z">
              <w:rPr>
                <w:rFonts w:hint="default" w:ascii="Times New Roman" w:hAnsi="Times New Roman" w:cs="Times New Roman"/>
                <w:sz w:val="24"/>
                <w:szCs w:val="24"/>
                <w:lang w:val="ru-RU"/>
              </w:rPr>
            </w:rPrChange>
          </w:rPr>
          <w:t>чески</w:t>
        </w:r>
      </w:ins>
      <w:ins w:id="733" w:author="polyd" w:date="2023-06-15T15:06:24Z">
        <w:r>
          <w:rPr>
            <w:rFonts w:hint="default" w:ascii="Times New Roman" w:hAnsi="Times New Roman" w:cs="Times New Roman"/>
            <w:sz w:val="24"/>
            <w:szCs w:val="24"/>
            <w:highlight w:val="yellow"/>
            <w:lang w:val="ru-RU"/>
            <w:rPrChange w:id="734" w:author="polyd" w:date="2023-06-15T15:06:51Z">
              <w:rPr>
                <w:rFonts w:hint="default" w:ascii="Times New Roman" w:hAnsi="Times New Roman" w:cs="Times New Roman"/>
                <w:sz w:val="24"/>
                <w:szCs w:val="24"/>
                <w:lang w:val="ru-RU"/>
              </w:rPr>
            </w:rPrChange>
          </w:rPr>
          <w:t>м марк</w:t>
        </w:r>
      </w:ins>
      <w:ins w:id="736" w:author="polyd" w:date="2023-06-15T15:06:25Z">
        <w:r>
          <w:rPr>
            <w:rFonts w:hint="default" w:ascii="Times New Roman" w:hAnsi="Times New Roman" w:cs="Times New Roman"/>
            <w:sz w:val="24"/>
            <w:szCs w:val="24"/>
            <w:highlight w:val="yellow"/>
            <w:lang w:val="ru-RU"/>
            <w:rPrChange w:id="737" w:author="polyd" w:date="2023-06-15T15:06:51Z">
              <w:rPr>
                <w:rFonts w:hint="default" w:ascii="Times New Roman" w:hAnsi="Times New Roman" w:cs="Times New Roman"/>
                <w:sz w:val="24"/>
                <w:szCs w:val="24"/>
                <w:lang w:val="ru-RU"/>
              </w:rPr>
            </w:rPrChange>
          </w:rPr>
          <w:t>ерам</w:t>
        </w:r>
      </w:ins>
      <w:ins w:id="739" w:author="polyd" w:date="2023-06-15T15:06:26Z">
        <w:r>
          <w:rPr>
            <w:rFonts w:hint="default" w:ascii="Times New Roman" w:hAnsi="Times New Roman" w:cs="Times New Roman"/>
            <w:sz w:val="24"/>
            <w:szCs w:val="24"/>
            <w:highlight w:val="yellow"/>
            <w:lang w:val="ru-RU"/>
            <w:rPrChange w:id="740" w:author="polyd" w:date="2023-06-15T15:06:51Z">
              <w:rPr>
                <w:rFonts w:hint="default" w:ascii="Times New Roman" w:hAnsi="Times New Roman" w:cs="Times New Roman"/>
                <w:sz w:val="24"/>
                <w:szCs w:val="24"/>
                <w:lang w:val="ru-RU"/>
              </w:rPr>
            </w:rPrChange>
          </w:rPr>
          <w:t>,</w:t>
        </w:r>
      </w:ins>
      <w:ins w:id="742" w:author="polyd" w:date="2023-06-15T15:06:27Z">
        <w:r>
          <w:rPr>
            <w:rFonts w:hint="default" w:ascii="Times New Roman" w:hAnsi="Times New Roman" w:cs="Times New Roman"/>
            <w:sz w:val="24"/>
            <w:szCs w:val="24"/>
            <w:highlight w:val="yellow"/>
            <w:lang w:val="ru-RU"/>
            <w:rPrChange w:id="743" w:author="polyd" w:date="2023-06-15T15:06:51Z">
              <w:rPr>
                <w:rFonts w:hint="default" w:ascii="Times New Roman" w:hAnsi="Times New Roman" w:cs="Times New Roman"/>
                <w:sz w:val="24"/>
                <w:szCs w:val="24"/>
                <w:lang w:val="ru-RU"/>
              </w:rPr>
            </w:rPrChange>
          </w:rPr>
          <w:t xml:space="preserve"> </w:t>
        </w:r>
      </w:ins>
      <w:ins w:id="745" w:author="polyd" w:date="2023-06-15T15:06:28Z">
        <w:r>
          <w:rPr>
            <w:rFonts w:hint="default" w:ascii="Times New Roman" w:hAnsi="Times New Roman" w:cs="Times New Roman"/>
            <w:sz w:val="24"/>
            <w:szCs w:val="24"/>
            <w:highlight w:val="yellow"/>
            <w:lang w:val="ru-RU"/>
            <w:rPrChange w:id="746" w:author="polyd" w:date="2023-06-15T15:06:51Z">
              <w:rPr>
                <w:rFonts w:hint="default" w:ascii="Times New Roman" w:hAnsi="Times New Roman" w:cs="Times New Roman"/>
                <w:sz w:val="24"/>
                <w:szCs w:val="24"/>
                <w:lang w:val="ru-RU"/>
              </w:rPr>
            </w:rPrChange>
          </w:rPr>
          <w:t>сов</w:t>
        </w:r>
      </w:ins>
      <w:ins w:id="748" w:author="polyd" w:date="2023-06-15T15:06:29Z">
        <w:r>
          <w:rPr>
            <w:rFonts w:hint="default" w:ascii="Times New Roman" w:hAnsi="Times New Roman" w:cs="Times New Roman"/>
            <w:sz w:val="24"/>
            <w:szCs w:val="24"/>
            <w:highlight w:val="yellow"/>
            <w:lang w:val="ru-RU"/>
            <w:rPrChange w:id="749" w:author="polyd" w:date="2023-06-15T15:06:51Z">
              <w:rPr>
                <w:rFonts w:hint="default" w:ascii="Times New Roman" w:hAnsi="Times New Roman" w:cs="Times New Roman"/>
                <w:sz w:val="24"/>
                <w:szCs w:val="24"/>
                <w:lang w:val="ru-RU"/>
              </w:rPr>
            </w:rPrChange>
          </w:rPr>
          <w:t xml:space="preserve">пали </w:t>
        </w:r>
      </w:ins>
      <w:ins w:id="751" w:author="polyd" w:date="2023-06-15T15:06:30Z">
        <w:r>
          <w:rPr>
            <w:rFonts w:hint="default" w:ascii="Times New Roman" w:hAnsi="Times New Roman" w:cs="Times New Roman"/>
            <w:sz w:val="24"/>
            <w:szCs w:val="24"/>
            <w:highlight w:val="yellow"/>
            <w:lang w:val="ru-RU"/>
            <w:rPrChange w:id="752" w:author="polyd" w:date="2023-06-15T15:06:51Z">
              <w:rPr>
                <w:rFonts w:hint="default" w:ascii="Times New Roman" w:hAnsi="Times New Roman" w:cs="Times New Roman"/>
                <w:sz w:val="24"/>
                <w:szCs w:val="24"/>
                <w:lang w:val="ru-RU"/>
              </w:rPr>
            </w:rPrChange>
          </w:rPr>
          <w:t xml:space="preserve">с </w:t>
        </w:r>
      </w:ins>
      <w:ins w:id="754" w:author="polyd" w:date="2023-06-15T15:06:31Z">
        <w:r>
          <w:rPr>
            <w:rFonts w:hint="default" w:ascii="Times New Roman" w:hAnsi="Times New Roman" w:cs="Times New Roman"/>
            <w:sz w:val="24"/>
            <w:szCs w:val="24"/>
            <w:highlight w:val="yellow"/>
            <w:lang w:val="ru-RU"/>
            <w:rPrChange w:id="755" w:author="polyd" w:date="2023-06-15T15:06:51Z">
              <w:rPr>
                <w:rFonts w:hint="default" w:ascii="Times New Roman" w:hAnsi="Times New Roman" w:cs="Times New Roman"/>
                <w:sz w:val="24"/>
                <w:szCs w:val="24"/>
                <w:lang w:val="ru-RU"/>
              </w:rPr>
            </w:rPrChange>
          </w:rPr>
          <w:t>вид</w:t>
        </w:r>
      </w:ins>
      <w:ins w:id="757" w:author="polyd" w:date="2023-06-15T15:06:32Z">
        <w:r>
          <w:rPr>
            <w:rFonts w:hint="default" w:ascii="Times New Roman" w:hAnsi="Times New Roman" w:cs="Times New Roman"/>
            <w:sz w:val="24"/>
            <w:szCs w:val="24"/>
            <w:highlight w:val="yellow"/>
            <w:lang w:val="ru-RU"/>
            <w:rPrChange w:id="758" w:author="polyd" w:date="2023-06-15T15:06:51Z">
              <w:rPr>
                <w:rFonts w:hint="default" w:ascii="Times New Roman" w:hAnsi="Times New Roman" w:cs="Times New Roman"/>
                <w:sz w:val="24"/>
                <w:szCs w:val="24"/>
                <w:lang w:val="ru-RU"/>
              </w:rPr>
            </w:rPrChange>
          </w:rPr>
          <w:t>а</w:t>
        </w:r>
      </w:ins>
      <w:ins w:id="760" w:author="polyd" w:date="2023-06-15T15:06:33Z">
        <w:r>
          <w:rPr>
            <w:rFonts w:hint="default" w:ascii="Times New Roman" w:hAnsi="Times New Roman" w:cs="Times New Roman"/>
            <w:sz w:val="24"/>
            <w:szCs w:val="24"/>
            <w:highlight w:val="yellow"/>
            <w:lang w:val="ru-RU"/>
            <w:rPrChange w:id="761" w:author="polyd" w:date="2023-06-15T15:06:51Z">
              <w:rPr>
                <w:rFonts w:hint="default" w:ascii="Times New Roman" w:hAnsi="Times New Roman" w:cs="Times New Roman"/>
                <w:sz w:val="24"/>
                <w:szCs w:val="24"/>
                <w:lang w:val="ru-RU"/>
              </w:rPr>
            </w:rPrChange>
          </w:rPr>
          <w:t>ми</w:t>
        </w:r>
      </w:ins>
      <w:ins w:id="763" w:author="polyd" w:date="2023-06-15T15:06:34Z">
        <w:r>
          <w:rPr>
            <w:rFonts w:hint="default" w:ascii="Times New Roman" w:hAnsi="Times New Roman" w:cs="Times New Roman"/>
            <w:sz w:val="24"/>
            <w:szCs w:val="24"/>
            <w:highlight w:val="yellow"/>
            <w:lang w:val="ru-RU"/>
            <w:rPrChange w:id="764" w:author="polyd" w:date="2023-06-15T15:06:51Z">
              <w:rPr>
                <w:rFonts w:hint="default" w:ascii="Times New Roman" w:hAnsi="Times New Roman" w:cs="Times New Roman"/>
                <w:sz w:val="24"/>
                <w:szCs w:val="24"/>
                <w:lang w:val="ru-RU"/>
              </w:rPr>
            </w:rPrChange>
          </w:rPr>
          <w:t xml:space="preserve">, </w:t>
        </w:r>
      </w:ins>
      <w:ins w:id="766" w:author="polyd" w:date="2023-06-15T15:06:35Z">
        <w:r>
          <w:rPr>
            <w:rFonts w:hint="default" w:ascii="Times New Roman" w:hAnsi="Times New Roman" w:cs="Times New Roman"/>
            <w:sz w:val="24"/>
            <w:szCs w:val="24"/>
            <w:highlight w:val="yellow"/>
            <w:lang w:val="ru-RU"/>
            <w:rPrChange w:id="767" w:author="polyd" w:date="2023-06-15T15:06:51Z">
              <w:rPr>
                <w:rFonts w:hint="default" w:ascii="Times New Roman" w:hAnsi="Times New Roman" w:cs="Times New Roman"/>
                <w:sz w:val="24"/>
                <w:szCs w:val="24"/>
                <w:lang w:val="ru-RU"/>
              </w:rPr>
            </w:rPrChange>
          </w:rPr>
          <w:t>идент</w:t>
        </w:r>
      </w:ins>
      <w:ins w:id="769" w:author="polyd" w:date="2023-06-15T15:06:36Z">
        <w:r>
          <w:rPr>
            <w:rFonts w:hint="default" w:ascii="Times New Roman" w:hAnsi="Times New Roman" w:cs="Times New Roman"/>
            <w:sz w:val="24"/>
            <w:szCs w:val="24"/>
            <w:highlight w:val="yellow"/>
            <w:lang w:val="ru-RU"/>
            <w:rPrChange w:id="770" w:author="polyd" w:date="2023-06-15T15:06:51Z">
              <w:rPr>
                <w:rFonts w:hint="default" w:ascii="Times New Roman" w:hAnsi="Times New Roman" w:cs="Times New Roman"/>
                <w:sz w:val="24"/>
                <w:szCs w:val="24"/>
                <w:lang w:val="ru-RU"/>
              </w:rPr>
            </w:rPrChange>
          </w:rPr>
          <w:t>ифи</w:t>
        </w:r>
      </w:ins>
      <w:ins w:id="772" w:author="polyd" w:date="2023-06-15T15:06:37Z">
        <w:r>
          <w:rPr>
            <w:rFonts w:hint="default" w:ascii="Times New Roman" w:hAnsi="Times New Roman" w:cs="Times New Roman"/>
            <w:sz w:val="24"/>
            <w:szCs w:val="24"/>
            <w:highlight w:val="yellow"/>
            <w:lang w:val="ru-RU"/>
            <w:rPrChange w:id="773" w:author="polyd" w:date="2023-06-15T15:06:51Z">
              <w:rPr>
                <w:rFonts w:hint="default" w:ascii="Times New Roman" w:hAnsi="Times New Roman" w:cs="Times New Roman"/>
                <w:sz w:val="24"/>
                <w:szCs w:val="24"/>
                <w:lang w:val="ru-RU"/>
              </w:rPr>
            </w:rPrChange>
          </w:rPr>
          <w:t>цирова</w:t>
        </w:r>
      </w:ins>
      <w:ins w:id="775" w:author="polyd" w:date="2023-06-15T15:06:38Z">
        <w:r>
          <w:rPr>
            <w:rFonts w:hint="default" w:ascii="Times New Roman" w:hAnsi="Times New Roman" w:cs="Times New Roman"/>
            <w:sz w:val="24"/>
            <w:szCs w:val="24"/>
            <w:highlight w:val="yellow"/>
            <w:lang w:val="ru-RU"/>
            <w:rPrChange w:id="776" w:author="polyd" w:date="2023-06-15T15:06:51Z">
              <w:rPr>
                <w:rFonts w:hint="default" w:ascii="Times New Roman" w:hAnsi="Times New Roman" w:cs="Times New Roman"/>
                <w:sz w:val="24"/>
                <w:szCs w:val="24"/>
                <w:lang w:val="ru-RU"/>
              </w:rPr>
            </w:rPrChange>
          </w:rPr>
          <w:t xml:space="preserve">нными </w:t>
        </w:r>
      </w:ins>
      <w:ins w:id="778" w:author="polyd" w:date="2023-06-15T15:06:39Z">
        <w:r>
          <w:rPr>
            <w:rFonts w:hint="default" w:ascii="Times New Roman" w:hAnsi="Times New Roman" w:cs="Times New Roman"/>
            <w:sz w:val="24"/>
            <w:szCs w:val="24"/>
            <w:highlight w:val="yellow"/>
            <w:lang w:val="ru-RU"/>
            <w:rPrChange w:id="779" w:author="polyd" w:date="2023-06-15T15:06:51Z">
              <w:rPr>
                <w:rFonts w:hint="default" w:ascii="Times New Roman" w:hAnsi="Times New Roman" w:cs="Times New Roman"/>
                <w:sz w:val="24"/>
                <w:szCs w:val="24"/>
                <w:lang w:val="ru-RU"/>
              </w:rPr>
            </w:rPrChange>
          </w:rPr>
          <w:t>п</w:t>
        </w:r>
      </w:ins>
      <w:ins w:id="781" w:author="polyd" w:date="2023-06-15T15:06:40Z">
        <w:r>
          <w:rPr>
            <w:rFonts w:hint="default" w:ascii="Times New Roman" w:hAnsi="Times New Roman" w:cs="Times New Roman"/>
            <w:sz w:val="24"/>
            <w:szCs w:val="24"/>
            <w:highlight w:val="yellow"/>
            <w:lang w:val="ru-RU"/>
            <w:rPrChange w:id="782" w:author="polyd" w:date="2023-06-15T15:06:51Z">
              <w:rPr>
                <w:rFonts w:hint="default" w:ascii="Times New Roman" w:hAnsi="Times New Roman" w:cs="Times New Roman"/>
                <w:sz w:val="24"/>
                <w:szCs w:val="24"/>
                <w:lang w:val="ru-RU"/>
              </w:rPr>
            </w:rPrChange>
          </w:rPr>
          <w:t xml:space="preserve">о </w:t>
        </w:r>
      </w:ins>
      <w:ins w:id="784" w:author="polyd" w:date="2023-06-15T15:06:41Z">
        <w:r>
          <w:rPr>
            <w:rFonts w:hint="default" w:ascii="Times New Roman" w:hAnsi="Times New Roman" w:cs="Times New Roman"/>
            <w:sz w:val="24"/>
            <w:szCs w:val="24"/>
            <w:highlight w:val="yellow"/>
            <w:lang w:val="ru-RU"/>
            <w:rPrChange w:id="785" w:author="polyd" w:date="2023-06-15T15:06:51Z">
              <w:rPr>
                <w:rFonts w:hint="default" w:ascii="Times New Roman" w:hAnsi="Times New Roman" w:cs="Times New Roman"/>
                <w:sz w:val="24"/>
                <w:szCs w:val="24"/>
                <w:lang w:val="ru-RU"/>
              </w:rPr>
            </w:rPrChange>
          </w:rPr>
          <w:t>морф</w:t>
        </w:r>
      </w:ins>
      <w:ins w:id="787" w:author="polyd" w:date="2023-06-15T15:06:42Z">
        <w:r>
          <w:rPr>
            <w:rFonts w:hint="default" w:ascii="Times New Roman" w:hAnsi="Times New Roman" w:cs="Times New Roman"/>
            <w:sz w:val="24"/>
            <w:szCs w:val="24"/>
            <w:highlight w:val="yellow"/>
            <w:lang w:val="ru-RU"/>
            <w:rPrChange w:id="788" w:author="polyd" w:date="2023-06-15T15:06:51Z">
              <w:rPr>
                <w:rFonts w:hint="default" w:ascii="Times New Roman" w:hAnsi="Times New Roman" w:cs="Times New Roman"/>
                <w:sz w:val="24"/>
                <w:szCs w:val="24"/>
                <w:lang w:val="ru-RU"/>
              </w:rPr>
            </w:rPrChange>
          </w:rPr>
          <w:t>отипа</w:t>
        </w:r>
      </w:ins>
      <w:ins w:id="790" w:author="polyd" w:date="2023-06-15T15:06:43Z">
        <w:r>
          <w:rPr>
            <w:rFonts w:hint="default" w:ascii="Times New Roman" w:hAnsi="Times New Roman" w:cs="Times New Roman"/>
            <w:sz w:val="24"/>
            <w:szCs w:val="24"/>
            <w:highlight w:val="yellow"/>
            <w:lang w:val="ru-RU"/>
            <w:rPrChange w:id="791" w:author="polyd" w:date="2023-06-15T15:06:51Z">
              <w:rPr>
                <w:rFonts w:hint="default" w:ascii="Times New Roman" w:hAnsi="Times New Roman" w:cs="Times New Roman"/>
                <w:sz w:val="24"/>
                <w:szCs w:val="24"/>
                <w:lang w:val="ru-RU"/>
              </w:rPr>
            </w:rPrChange>
          </w:rPr>
          <w:t xml:space="preserve">м. </w:t>
        </w:r>
      </w:ins>
      <w:r>
        <w:commentReference w:id="18"/>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2.3.5. Статистическая обработка данных.</w:t>
      </w:r>
    </w:p>
    <w:p>
      <w:pPr>
        <w:spacing w:line="360" w:lineRule="auto"/>
        <w:ind w:firstLine="708"/>
        <w:jc w:val="both"/>
        <w:rPr>
          <w:rFonts w:hint="default" w:ascii="Times New Roman" w:hAnsi="Times New Roman" w:cs="Times New Roman"/>
          <w:sz w:val="24"/>
          <w:szCs w:val="24"/>
          <w:lang w:val="ru-RU"/>
        </w:rPr>
      </w:pPr>
      <w:r>
        <w:rPr>
          <w:rFonts w:ascii="Times New Roman" w:hAnsi="Times New Roman" w:cs="Times New Roman"/>
          <w:sz w:val="24"/>
          <w:szCs w:val="24"/>
        </w:rPr>
        <w:t xml:space="preserve">Для построения всех моделей были использованы функции, реализованные в языке статистического программирования </w:t>
      </w:r>
      <w:r>
        <w:rPr>
          <w:rFonts w:ascii="Times New Roman" w:hAnsi="Times New Roman" w:cs="Times New Roman"/>
          <w:sz w:val="24"/>
          <w:szCs w:val="24"/>
          <w:lang w:val="en-US"/>
        </w:rPr>
        <w:t>R</w:t>
      </w:r>
      <w:r>
        <w:rPr>
          <w:rFonts w:ascii="Times New Roman" w:hAnsi="Times New Roman" w:cs="Times New Roman"/>
          <w:sz w:val="24"/>
          <w:szCs w:val="24"/>
        </w:rPr>
        <w:t xml:space="preserve"> (</w:t>
      </w:r>
      <w:r>
        <w:rPr>
          <w:rFonts w:ascii="Times New Roman" w:hAnsi="Times New Roman" w:cs="Times New Roman"/>
          <w:sz w:val="24"/>
          <w:szCs w:val="24"/>
          <w:lang w:val="en-US"/>
        </w:rPr>
        <w:t>R</w:t>
      </w:r>
      <w:r>
        <w:rPr>
          <w:rFonts w:ascii="Times New Roman" w:hAnsi="Times New Roman" w:cs="Times New Roman"/>
          <w:sz w:val="24"/>
          <w:szCs w:val="24"/>
        </w:rPr>
        <w:t xml:space="preserve"> </w:t>
      </w:r>
      <w:r>
        <w:rPr>
          <w:rFonts w:ascii="Times New Roman" w:hAnsi="Times New Roman" w:cs="Times New Roman"/>
          <w:sz w:val="24"/>
          <w:szCs w:val="24"/>
          <w:lang w:val="en-US"/>
        </w:rPr>
        <w:t>Core</w:t>
      </w:r>
      <w:r>
        <w:rPr>
          <w:rFonts w:ascii="Times New Roman" w:hAnsi="Times New Roman" w:cs="Times New Roman"/>
          <w:sz w:val="24"/>
          <w:szCs w:val="24"/>
        </w:rPr>
        <w:t xml:space="preserve"> </w:t>
      </w:r>
      <w:r>
        <w:rPr>
          <w:rFonts w:ascii="Times New Roman" w:hAnsi="Times New Roman" w:cs="Times New Roman"/>
          <w:sz w:val="24"/>
          <w:szCs w:val="24"/>
          <w:lang w:val="en-US"/>
        </w:rPr>
        <w:t>Team</w:t>
      </w:r>
      <w:r>
        <w:rPr>
          <w:rFonts w:ascii="Times New Roman" w:hAnsi="Times New Roman" w:cs="Times New Roman"/>
          <w:sz w:val="24"/>
          <w:szCs w:val="24"/>
        </w:rPr>
        <w:t>, 2016). Для визуализации первичных данных и моделей использовался пакет «</w:t>
      </w:r>
      <w:r>
        <w:rPr>
          <w:rFonts w:ascii="Times New Roman" w:hAnsi="Times New Roman" w:cs="Times New Roman"/>
          <w:sz w:val="24"/>
          <w:szCs w:val="24"/>
          <w:lang w:val="en-US"/>
        </w:rPr>
        <w:t>ggplot</w:t>
      </w:r>
      <w:r>
        <w:rPr>
          <w:rFonts w:ascii="Times New Roman" w:hAnsi="Times New Roman" w:cs="Times New Roman"/>
          <w:sz w:val="24"/>
          <w:szCs w:val="24"/>
        </w:rPr>
        <w:t xml:space="preserve">2»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https://doi.org/10.1007/978-0-387-98141-3","ISBN":"9780387981406","author":[{"dropping-particle":"","family":"Wickham","given":"Hadley","non-dropping-particle":"","parse-names":false,"suffix":""}],"id":"ITEM-1","issued":{"date-parts":[["2009"]]},"publisher":"Springer New York, NY","title":"ggplot2: Elegant Graphics for Data Analysis","type":"book"},"uris":["http://www.mendeley.com/documents/?uuid=5f84b86f-f279-4af2-bdfc-1d4bf41ce312"]}],"mendeley":{"formattedCitation":"(Wickham, 2009)","plainTextFormattedCitation":"(Wickham, 2009)","previouslyFormattedCitation":"(Wickham, 2009)"},"properties":{"noteIndex":0},"schema":"https://github.com/citation-style-language/schema/raw/master/csl-citation.json"}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(Wickham, 2009)</w:t>
      </w:r>
      <w:r>
        <w:rPr>
          <w:rFonts w:ascii="Times New Roman" w:hAnsi="Times New Roman" w:cs="Times New Roman"/>
          <w:sz w:val="24"/>
          <w:szCs w:val="24"/>
        </w:rPr>
        <w:fldChar w:fldCharType="end"/>
      </w:r>
      <w:r>
        <w:rPr>
          <w:rFonts w:ascii="Times New Roman" w:hAnsi="Times New Roman" w:cs="Times New Roman"/>
          <w:sz w:val="24"/>
          <w:szCs w:val="24"/>
        </w:rPr>
        <w:t xml:space="preserve"> и пакет «</w:t>
      </w:r>
      <w:r>
        <w:rPr>
          <w:rFonts w:ascii="Times New Roman" w:hAnsi="Times New Roman" w:cs="Times New Roman"/>
          <w:sz w:val="24"/>
          <w:szCs w:val="24"/>
          <w:lang w:val="en-US"/>
        </w:rPr>
        <w:t>rms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{"citationItems":[{"id":"ITEM-1","itemData":{"ISBN":"9783319194240","abstract":"Many texts are excellent sources of knowledge about individual statistical tools, but the art of data analysis is about choosing and using multiple tools. Instead of presenting isolated techniques, this text emphasizes problem solving strategies that address the many issues arising when developing multivariable models using real data and not standard textbook examples. It includes imputation methods for dealing with missing data effectively, methods for dealing with nonlinear relationships and for making the estimation of transformations a formal part of the modeling process, methods for dealing with 'too many variables to analyze and not enough observations,' and powerful model validation techniques based on the bootstrap. This text realistically deals with model uncertainty and its effects on inference to achieve 'safe data mining'.","author":[{"dropping-particle":"","family":"Harrell","given":"Frank E.","non-dropping-particle":"","parse-names":false,"suffix":""}],"id":"ITEM-1","issued":{"date-parts":[["2015"]]},"publisher":"Springer Cham","title":"Regression Modeling Strategies.","type":"book"},"uris":["http://www.mendeley.com/documents/?uuid=bdba80d1-ce5f-4e5e-9400-184496e316ea"]}],"mendeley":{"formattedCitation":"(Harrell, 2015)","plainTextFormattedCitation":"(Harrell, 2015)","previouslyFormattedCitation":"(Harrell, 2015)"},"properties":{"noteIndex":0},"schema":"https://github.com/citation-style-language/schema/raw/master/csl-citation.json"}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(Harrell, 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ins w:id="793" w:author="polyd" w:date="2023-06-15T15:08:46Z">
        <w:r>
          <w:rPr>
            <w:rFonts w:ascii="Times New Roman" w:hAnsi="Times New Roman" w:cs="Times New Roman"/>
            <w:sz w:val="24"/>
            <w:szCs w:val="24"/>
            <w:lang w:val="ru-RU"/>
          </w:rPr>
          <w:t>О</w:t>
        </w:r>
      </w:ins>
      <w:ins w:id="794" w:author="polyd" w:date="2023-06-15T15:08:47Z">
        <w:r>
          <w:rPr>
            <w:rFonts w:ascii="Times New Roman" w:hAnsi="Times New Roman" w:cs="Times New Roman"/>
            <w:sz w:val="24"/>
            <w:szCs w:val="24"/>
            <w:lang w:val="ru-RU"/>
          </w:rPr>
          <w:t>снову</w:t>
        </w:r>
      </w:ins>
      <w:ins w:id="795" w:author="polyd" w:date="2023-06-15T15:08:48Z">
        <w:r>
          <w:rPr>
            <w:rFonts w:hint="default" w:ascii="Times New Roman" w:hAnsi="Times New Roman" w:cs="Times New Roman"/>
            <w:sz w:val="24"/>
            <w:szCs w:val="24"/>
            <w:lang w:val="ru-RU"/>
          </w:rPr>
          <w:t xml:space="preserve"> </w:t>
        </w:r>
      </w:ins>
      <w:ins w:id="796" w:author="polyd" w:date="2023-06-15T15:08:49Z">
        <w:r>
          <w:rPr>
            <w:rFonts w:hint="default" w:ascii="Times New Roman" w:hAnsi="Times New Roman" w:cs="Times New Roman"/>
            <w:sz w:val="24"/>
            <w:szCs w:val="24"/>
            <w:lang w:val="ru-RU"/>
          </w:rPr>
          <w:t>ст</w:t>
        </w:r>
      </w:ins>
      <w:ins w:id="797" w:author="polyd" w:date="2023-06-15T15:08:50Z">
        <w:r>
          <w:rPr>
            <w:rFonts w:hint="default" w:ascii="Times New Roman" w:hAnsi="Times New Roman" w:cs="Times New Roman"/>
            <w:sz w:val="24"/>
            <w:szCs w:val="24"/>
            <w:lang w:val="ru-RU"/>
          </w:rPr>
          <w:t>атисти</w:t>
        </w:r>
      </w:ins>
      <w:ins w:id="798" w:author="polyd" w:date="2023-06-15T15:08:51Z">
        <w:r>
          <w:rPr>
            <w:rFonts w:hint="default" w:ascii="Times New Roman" w:hAnsi="Times New Roman" w:cs="Times New Roman"/>
            <w:sz w:val="24"/>
            <w:szCs w:val="24"/>
            <w:lang w:val="ru-RU"/>
          </w:rPr>
          <w:t>ческ</w:t>
        </w:r>
      </w:ins>
      <w:ins w:id="799" w:author="polyd" w:date="2023-06-15T15:08:52Z">
        <w:r>
          <w:rPr>
            <w:rFonts w:hint="default" w:ascii="Times New Roman" w:hAnsi="Times New Roman" w:cs="Times New Roman"/>
            <w:sz w:val="24"/>
            <w:szCs w:val="24"/>
            <w:lang w:val="ru-RU"/>
          </w:rPr>
          <w:t xml:space="preserve">ой </w:t>
        </w:r>
      </w:ins>
      <w:ins w:id="800" w:author="polyd" w:date="2023-06-15T15:08:57Z">
        <w:r>
          <w:rPr>
            <w:rFonts w:hint="default" w:ascii="Times New Roman" w:hAnsi="Times New Roman" w:cs="Times New Roman"/>
            <w:sz w:val="24"/>
            <w:szCs w:val="24"/>
            <w:lang w:val="ru-RU"/>
          </w:rPr>
          <w:t>обра</w:t>
        </w:r>
      </w:ins>
      <w:ins w:id="801" w:author="polyd" w:date="2023-06-15T15:08:59Z">
        <w:r>
          <w:rPr>
            <w:rFonts w:hint="default" w:ascii="Times New Roman" w:hAnsi="Times New Roman" w:cs="Times New Roman"/>
            <w:sz w:val="24"/>
            <w:szCs w:val="24"/>
            <w:lang w:val="ru-RU"/>
          </w:rPr>
          <w:t>бот</w:t>
        </w:r>
      </w:ins>
      <w:ins w:id="802" w:author="polyd" w:date="2023-06-15T15:09:00Z">
        <w:r>
          <w:rPr>
            <w:rFonts w:hint="default" w:ascii="Times New Roman" w:hAnsi="Times New Roman" w:cs="Times New Roman"/>
            <w:sz w:val="24"/>
            <w:szCs w:val="24"/>
            <w:lang w:val="ru-RU"/>
          </w:rPr>
          <w:t>ки да</w:t>
        </w:r>
      </w:ins>
      <w:ins w:id="803" w:author="polyd" w:date="2023-06-15T15:09:01Z">
        <w:r>
          <w:rPr>
            <w:rFonts w:hint="default" w:ascii="Times New Roman" w:hAnsi="Times New Roman" w:cs="Times New Roman"/>
            <w:sz w:val="24"/>
            <w:szCs w:val="24"/>
            <w:lang w:val="ru-RU"/>
          </w:rPr>
          <w:t>нных с</w:t>
        </w:r>
      </w:ins>
      <w:ins w:id="804" w:author="polyd" w:date="2023-06-15T15:09:02Z">
        <w:r>
          <w:rPr>
            <w:rFonts w:hint="default" w:ascii="Times New Roman" w:hAnsi="Times New Roman" w:cs="Times New Roman"/>
            <w:sz w:val="24"/>
            <w:szCs w:val="24"/>
            <w:lang w:val="ru-RU"/>
          </w:rPr>
          <w:t>оставля</w:t>
        </w:r>
      </w:ins>
      <w:ins w:id="805" w:author="polyd" w:date="2023-06-15T15:09:03Z">
        <w:r>
          <w:rPr>
            <w:rFonts w:hint="default" w:ascii="Times New Roman" w:hAnsi="Times New Roman" w:cs="Times New Roman"/>
            <w:sz w:val="24"/>
            <w:szCs w:val="24"/>
            <w:lang w:val="ru-RU"/>
          </w:rPr>
          <w:t>л</w:t>
        </w:r>
      </w:ins>
      <w:ins w:id="806" w:author="polyd" w:date="2023-06-15T15:09:04Z">
        <w:r>
          <w:rPr>
            <w:rFonts w:hint="default" w:ascii="Times New Roman" w:hAnsi="Times New Roman" w:cs="Times New Roman"/>
            <w:sz w:val="24"/>
            <w:szCs w:val="24"/>
            <w:lang w:val="ru-RU"/>
          </w:rPr>
          <w:t>о</w:t>
        </w:r>
      </w:ins>
      <w:ins w:id="807" w:author="polyd" w:date="2023-06-15T15:09:05Z">
        <w:r>
          <w:rPr>
            <w:rFonts w:hint="default" w:ascii="Times New Roman" w:hAnsi="Times New Roman" w:cs="Times New Roman"/>
            <w:sz w:val="24"/>
            <w:szCs w:val="24"/>
            <w:lang w:val="ru-RU"/>
          </w:rPr>
          <w:t xml:space="preserve"> постр</w:t>
        </w:r>
      </w:ins>
      <w:ins w:id="808" w:author="polyd" w:date="2023-06-15T15:09:06Z">
        <w:r>
          <w:rPr>
            <w:rFonts w:hint="default" w:ascii="Times New Roman" w:hAnsi="Times New Roman" w:cs="Times New Roman"/>
            <w:sz w:val="24"/>
            <w:szCs w:val="24"/>
            <w:lang w:val="ru-RU"/>
          </w:rPr>
          <w:t xml:space="preserve">оение </w:t>
        </w:r>
      </w:ins>
      <w:ins w:id="809" w:author="polyd" w:date="2023-06-15T15:09:07Z">
        <w:r>
          <w:rPr>
            <w:rFonts w:hint="default" w:ascii="Times New Roman" w:hAnsi="Times New Roman" w:cs="Times New Roman"/>
            <w:sz w:val="24"/>
            <w:szCs w:val="24"/>
            <w:lang w:val="ru-RU"/>
          </w:rPr>
          <w:t>ре</w:t>
        </w:r>
      </w:ins>
      <w:ins w:id="810" w:author="polyd" w:date="2023-06-15T15:09:08Z">
        <w:r>
          <w:rPr>
            <w:rFonts w:hint="default" w:ascii="Times New Roman" w:hAnsi="Times New Roman" w:cs="Times New Roman"/>
            <w:sz w:val="24"/>
            <w:szCs w:val="24"/>
            <w:lang w:val="ru-RU"/>
          </w:rPr>
          <w:t>гресс</w:t>
        </w:r>
      </w:ins>
      <w:ins w:id="811" w:author="polyd" w:date="2023-06-15T15:09:09Z">
        <w:r>
          <w:rPr>
            <w:rFonts w:hint="default" w:ascii="Times New Roman" w:hAnsi="Times New Roman" w:cs="Times New Roman"/>
            <w:sz w:val="24"/>
            <w:szCs w:val="24"/>
            <w:lang w:val="ru-RU"/>
          </w:rPr>
          <w:t>ионных</w:t>
        </w:r>
      </w:ins>
      <w:ins w:id="812" w:author="polyd" w:date="2023-06-15T15:09:10Z">
        <w:r>
          <w:rPr>
            <w:rFonts w:hint="default" w:ascii="Times New Roman" w:hAnsi="Times New Roman" w:cs="Times New Roman"/>
            <w:sz w:val="24"/>
            <w:szCs w:val="24"/>
            <w:lang w:val="ru-RU"/>
          </w:rPr>
          <w:t xml:space="preserve"> моделе</w:t>
        </w:r>
      </w:ins>
      <w:ins w:id="813" w:author="polyd" w:date="2023-06-15T15:09:11Z">
        <w:r>
          <w:rPr>
            <w:rFonts w:hint="default" w:ascii="Times New Roman" w:hAnsi="Times New Roman" w:cs="Times New Roman"/>
            <w:sz w:val="24"/>
            <w:szCs w:val="24"/>
            <w:lang w:val="ru-RU"/>
          </w:rPr>
          <w:t>й</w:t>
        </w:r>
      </w:ins>
      <w:ins w:id="814" w:author="polyd" w:date="2023-06-15T15:09:13Z">
        <w:r>
          <w:rPr>
            <w:rFonts w:hint="default" w:ascii="Times New Roman" w:hAnsi="Times New Roman" w:cs="Times New Roman"/>
            <w:sz w:val="24"/>
            <w:szCs w:val="24"/>
            <w:lang w:val="ru-RU"/>
          </w:rPr>
          <w:t xml:space="preserve"> ра</w:t>
        </w:r>
      </w:ins>
      <w:ins w:id="815" w:author="polyd" w:date="2023-06-15T15:09:14Z">
        <w:r>
          <w:rPr>
            <w:rFonts w:hint="default" w:ascii="Times New Roman" w:hAnsi="Times New Roman" w:cs="Times New Roman"/>
            <w:sz w:val="24"/>
            <w:szCs w:val="24"/>
            <w:lang w:val="ru-RU"/>
          </w:rPr>
          <w:t>зного</w:t>
        </w:r>
      </w:ins>
      <w:ins w:id="816" w:author="polyd" w:date="2023-06-15T15:09:15Z">
        <w:r>
          <w:rPr>
            <w:rFonts w:hint="default" w:ascii="Times New Roman" w:hAnsi="Times New Roman" w:cs="Times New Roman"/>
            <w:sz w:val="24"/>
            <w:szCs w:val="24"/>
            <w:lang w:val="ru-RU"/>
          </w:rPr>
          <w:t xml:space="preserve"> тип</w:t>
        </w:r>
      </w:ins>
      <w:ins w:id="817" w:author="polyd" w:date="2023-06-15T15:09:16Z">
        <w:r>
          <w:rPr>
            <w:rFonts w:hint="default" w:ascii="Times New Roman" w:hAnsi="Times New Roman" w:cs="Times New Roman"/>
            <w:sz w:val="24"/>
            <w:szCs w:val="24"/>
            <w:lang w:val="ru-RU"/>
          </w:rPr>
          <w:t>а</w:t>
        </w:r>
      </w:ins>
      <w:ins w:id="818" w:author="polyd" w:date="2023-06-15T15:10:11Z">
        <w:r>
          <w:rPr>
            <w:rFonts w:hint="default" w:ascii="Times New Roman" w:hAnsi="Times New Roman" w:cs="Times New Roman"/>
            <w:sz w:val="24"/>
            <w:szCs w:val="24"/>
            <w:lang w:val="ru-RU"/>
          </w:rPr>
          <w:t xml:space="preserve">, </w:t>
        </w:r>
      </w:ins>
      <w:ins w:id="819" w:author="polyd" w:date="2023-06-15T15:10:12Z">
        <w:r>
          <w:rPr>
            <w:rFonts w:hint="default" w:ascii="Times New Roman" w:hAnsi="Times New Roman" w:cs="Times New Roman"/>
            <w:sz w:val="24"/>
            <w:szCs w:val="24"/>
            <w:lang w:val="ru-RU"/>
          </w:rPr>
          <w:t>по</w:t>
        </w:r>
      </w:ins>
      <w:ins w:id="820" w:author="polyd" w:date="2023-06-15T15:10:13Z">
        <w:r>
          <w:rPr>
            <w:rFonts w:hint="default" w:ascii="Times New Roman" w:hAnsi="Times New Roman" w:cs="Times New Roman"/>
            <w:sz w:val="24"/>
            <w:szCs w:val="24"/>
            <w:lang w:val="ru-RU"/>
          </w:rPr>
          <w:t>строенны</w:t>
        </w:r>
      </w:ins>
      <w:ins w:id="821" w:author="polyd" w:date="2023-06-15T15:10:14Z">
        <w:r>
          <w:rPr>
            <w:rFonts w:hint="default" w:ascii="Times New Roman" w:hAnsi="Times New Roman" w:cs="Times New Roman"/>
            <w:sz w:val="24"/>
            <w:szCs w:val="24"/>
            <w:lang w:val="ru-RU"/>
          </w:rPr>
          <w:t>е с по</w:t>
        </w:r>
      </w:ins>
      <w:ins w:id="822" w:author="polyd" w:date="2023-06-15T15:10:15Z">
        <w:r>
          <w:rPr>
            <w:rFonts w:hint="default" w:ascii="Times New Roman" w:hAnsi="Times New Roman" w:cs="Times New Roman"/>
            <w:sz w:val="24"/>
            <w:szCs w:val="24"/>
            <w:lang w:val="ru-RU"/>
          </w:rPr>
          <w:t>мощ</w:t>
        </w:r>
      </w:ins>
      <w:ins w:id="823" w:author="polyd" w:date="2023-06-15T15:10:16Z">
        <w:r>
          <w:rPr>
            <w:rFonts w:hint="default" w:ascii="Times New Roman" w:hAnsi="Times New Roman" w:cs="Times New Roman"/>
            <w:sz w:val="24"/>
            <w:szCs w:val="24"/>
            <w:lang w:val="ru-RU"/>
          </w:rPr>
          <w:t xml:space="preserve">ью </w:t>
        </w:r>
      </w:ins>
      <w:ins w:id="824" w:author="polyd" w:date="2023-06-15T15:09:43Z">
        <w:r>
          <w:rPr>
            <w:rFonts w:hint="default" w:ascii="Times New Roman" w:hAnsi="Times New Roman" w:cs="Times New Roman"/>
            <w:sz w:val="24"/>
            <w:szCs w:val="24"/>
            <w:lang w:val="ru-RU"/>
          </w:rPr>
          <w:t>п</w:t>
        </w:r>
      </w:ins>
      <w:ins w:id="825" w:author="polyd" w:date="2023-06-15T15:09:44Z">
        <w:r>
          <w:rPr>
            <w:rFonts w:hint="default" w:ascii="Times New Roman" w:hAnsi="Times New Roman" w:cs="Times New Roman"/>
            <w:sz w:val="24"/>
            <w:szCs w:val="24"/>
            <w:lang w:val="ru-RU"/>
          </w:rPr>
          <w:t>акет</w:t>
        </w:r>
      </w:ins>
      <w:ins w:id="826" w:author="polyd" w:date="2023-06-15T15:10:19Z">
        <w:r>
          <w:rPr>
            <w:rFonts w:hint="default" w:ascii="Times New Roman" w:hAnsi="Times New Roman" w:cs="Times New Roman"/>
            <w:sz w:val="24"/>
            <w:szCs w:val="24"/>
            <w:lang w:val="ru-RU"/>
          </w:rPr>
          <w:t xml:space="preserve">ов </w:t>
        </w:r>
      </w:ins>
      <w:ins w:id="827" w:author="polyd" w:date="2023-06-15T15:09:53Z">
        <w:r>
          <w:rPr>
            <w:rFonts w:hint="default" w:ascii="Times New Roman" w:hAnsi="Times New Roman" w:cs="Times New Roman"/>
            <w:sz w:val="24"/>
            <w:szCs w:val="24"/>
            <w:lang w:val="en-US"/>
          </w:rPr>
          <w:t>st</w:t>
        </w:r>
      </w:ins>
      <w:ins w:id="828" w:author="polyd" w:date="2023-06-15T15:09:54Z">
        <w:r>
          <w:rPr>
            <w:rFonts w:hint="default" w:ascii="Times New Roman" w:hAnsi="Times New Roman" w:cs="Times New Roman"/>
            <w:sz w:val="24"/>
            <w:szCs w:val="24"/>
            <w:lang w:val="en-US"/>
          </w:rPr>
          <w:t>at</w:t>
        </w:r>
      </w:ins>
      <w:ins w:id="829" w:author="polyd" w:date="2023-06-15T15:10:32Z">
        <w:r>
          <w:rPr>
            <w:rFonts w:hint="default" w:ascii="Times New Roman" w:hAnsi="Times New Roman" w:cs="Times New Roman"/>
            <w:sz w:val="24"/>
            <w:szCs w:val="24"/>
            <w:lang w:val="ru-RU"/>
          </w:rPr>
          <w:t xml:space="preserve"> </w:t>
        </w:r>
      </w:ins>
      <w:ins w:id="830" w:author="polyd" w:date="2023-06-15T15:10:32Z">
        <w:r>
          <w:rPr>
            <w:rFonts w:ascii="Times New Roman" w:hAnsi="Times New Roman" w:cs="Times New Roman"/>
            <w:sz w:val="24"/>
            <w:szCs w:val="24"/>
          </w:rPr>
          <w:t>(</w:t>
        </w:r>
      </w:ins>
      <w:ins w:id="831" w:author="polyd" w:date="2023-06-15T15:10:32Z">
        <w:r>
          <w:rPr>
            <w:rFonts w:ascii="Times New Roman" w:hAnsi="Times New Roman" w:cs="Times New Roman"/>
            <w:sz w:val="24"/>
            <w:szCs w:val="24"/>
            <w:lang w:val="en-US"/>
          </w:rPr>
          <w:t>R</w:t>
        </w:r>
      </w:ins>
      <w:ins w:id="832" w:author="polyd" w:date="2023-06-15T15:10:32Z">
        <w:r>
          <w:rPr>
            <w:rFonts w:ascii="Times New Roman" w:hAnsi="Times New Roman" w:cs="Times New Roman"/>
            <w:sz w:val="24"/>
            <w:szCs w:val="24"/>
          </w:rPr>
          <w:t xml:space="preserve"> </w:t>
        </w:r>
      </w:ins>
      <w:ins w:id="833" w:author="polyd" w:date="2023-06-15T15:10:32Z">
        <w:r>
          <w:rPr>
            <w:rFonts w:ascii="Times New Roman" w:hAnsi="Times New Roman" w:cs="Times New Roman"/>
            <w:sz w:val="24"/>
            <w:szCs w:val="24"/>
            <w:lang w:val="en-US"/>
          </w:rPr>
          <w:t>Core</w:t>
        </w:r>
      </w:ins>
      <w:ins w:id="834" w:author="polyd" w:date="2023-06-15T15:10:32Z">
        <w:r>
          <w:rPr>
            <w:rFonts w:ascii="Times New Roman" w:hAnsi="Times New Roman" w:cs="Times New Roman"/>
            <w:sz w:val="24"/>
            <w:szCs w:val="24"/>
          </w:rPr>
          <w:t xml:space="preserve"> </w:t>
        </w:r>
      </w:ins>
      <w:ins w:id="835" w:author="polyd" w:date="2023-06-15T15:10:32Z">
        <w:r>
          <w:rPr>
            <w:rFonts w:ascii="Times New Roman" w:hAnsi="Times New Roman" w:cs="Times New Roman"/>
            <w:sz w:val="24"/>
            <w:szCs w:val="24"/>
            <w:lang w:val="en-US"/>
          </w:rPr>
          <w:t>Team</w:t>
        </w:r>
      </w:ins>
      <w:ins w:id="836" w:author="polyd" w:date="2023-06-15T15:10:32Z">
        <w:r>
          <w:rPr>
            <w:rFonts w:ascii="Times New Roman" w:hAnsi="Times New Roman" w:cs="Times New Roman"/>
            <w:sz w:val="24"/>
            <w:szCs w:val="24"/>
          </w:rPr>
          <w:t>, 2016)</w:t>
        </w:r>
      </w:ins>
      <w:ins w:id="837" w:author="polyd" w:date="2023-06-15T15:09:56Z">
        <w:r>
          <w:rPr>
            <w:rFonts w:hint="default" w:ascii="Times New Roman" w:hAnsi="Times New Roman" w:cs="Times New Roman"/>
            <w:sz w:val="24"/>
            <w:szCs w:val="24"/>
            <w:lang w:val="en-US"/>
          </w:rPr>
          <w:t xml:space="preserve">, </w:t>
        </w:r>
      </w:ins>
      <w:ins w:id="838" w:author="polyd" w:date="2023-06-15T15:12:44Z">
        <w:r>
          <w:rPr>
            <w:rFonts w:hint="default" w:ascii="Times New Roman" w:hAnsi="Times New Roman" w:cs="Times New Roman"/>
            <w:sz w:val="24"/>
            <w:szCs w:val="24"/>
            <w:lang w:val="en-US"/>
          </w:rPr>
          <w:t>nlm</w:t>
        </w:r>
      </w:ins>
      <w:ins w:id="839" w:author="polyd" w:date="2023-06-15T15:12:45Z">
        <w:r>
          <w:rPr>
            <w:rFonts w:hint="default" w:ascii="Times New Roman" w:hAnsi="Times New Roman" w:cs="Times New Roman"/>
            <w:sz w:val="24"/>
            <w:szCs w:val="24"/>
            <w:lang w:val="en-US"/>
          </w:rPr>
          <w:t>e</w:t>
        </w:r>
      </w:ins>
      <w:ins w:id="840" w:author="polyd" w:date="2023-06-15T15:12:46Z">
        <w:r>
          <w:rPr>
            <w:rFonts w:hint="default" w:ascii="Times New Roman" w:hAnsi="Times New Roman" w:cs="Times New Roman"/>
            <w:sz w:val="24"/>
            <w:szCs w:val="24"/>
            <w:lang w:val="en-US"/>
          </w:rPr>
          <w:t xml:space="preserve"> (</w:t>
        </w:r>
      </w:ins>
      <w:ins w:id="841" w:author="polyd" w:date="2023-06-15T15:12:50Z">
        <w:r>
          <w:rPr>
            <w:rFonts w:hint="default" w:ascii="Times New Roman" w:hAnsi="Times New Roman" w:cs="Times New Roman"/>
            <w:sz w:val="24"/>
            <w:szCs w:val="24"/>
            <w:lang w:val="en-US"/>
          </w:rPr>
          <w:t>+</w:t>
        </w:r>
      </w:ins>
      <w:ins w:id="842" w:author="polyd" w:date="2023-06-15T15:12:51Z">
        <w:r>
          <w:rPr>
            <w:rFonts w:hint="default" w:ascii="Times New Roman" w:hAnsi="Times New Roman" w:cs="Times New Roman"/>
            <w:sz w:val="24"/>
            <w:szCs w:val="24"/>
            <w:lang w:val="en-US"/>
          </w:rPr>
          <w:t>++</w:t>
        </w:r>
      </w:ins>
      <w:ins w:id="843" w:author="polyd" w:date="2023-06-15T15:12:47Z">
        <w:r>
          <w:rPr>
            <w:rFonts w:hint="default" w:ascii="Times New Roman" w:hAnsi="Times New Roman" w:cs="Times New Roman"/>
            <w:sz w:val="24"/>
            <w:szCs w:val="24"/>
            <w:lang w:val="en-US"/>
          </w:rPr>
          <w:t>)</w:t>
        </w:r>
      </w:ins>
      <w:ins w:id="844" w:author="polyd" w:date="2023-06-15T15:12:48Z">
        <w:r>
          <w:rPr>
            <w:rFonts w:hint="default" w:ascii="Times New Roman" w:hAnsi="Times New Roman" w:cs="Times New Roman"/>
            <w:sz w:val="24"/>
            <w:szCs w:val="24"/>
            <w:lang w:val="en-US"/>
          </w:rPr>
          <w:t xml:space="preserve">, </w:t>
        </w:r>
      </w:ins>
      <w:ins w:id="845" w:author="polyd" w:date="2023-06-15T15:09:59Z">
        <w:r>
          <w:rPr>
            <w:rFonts w:hint="default" w:ascii="Times New Roman" w:hAnsi="Times New Roman" w:cs="Times New Roman"/>
            <w:sz w:val="24"/>
            <w:szCs w:val="24"/>
            <w:lang w:val="en-US"/>
          </w:rPr>
          <w:t>l</w:t>
        </w:r>
      </w:ins>
      <w:ins w:id="846" w:author="polyd" w:date="2023-06-15T15:10:00Z">
        <w:r>
          <w:rPr>
            <w:rFonts w:hint="default" w:ascii="Times New Roman" w:hAnsi="Times New Roman" w:cs="Times New Roman"/>
            <w:sz w:val="24"/>
            <w:szCs w:val="24"/>
            <w:lang w:val="en-US"/>
          </w:rPr>
          <w:t>me</w:t>
        </w:r>
      </w:ins>
      <w:ins w:id="847" w:author="polyd" w:date="2023-06-15T15:10:01Z">
        <w:r>
          <w:rPr>
            <w:rFonts w:hint="default" w:ascii="Times New Roman" w:hAnsi="Times New Roman" w:cs="Times New Roman"/>
            <w:sz w:val="24"/>
            <w:szCs w:val="24"/>
            <w:lang w:val="en-US"/>
          </w:rPr>
          <w:t>4</w:t>
        </w:r>
      </w:ins>
      <w:ins w:id="848" w:author="polyd" w:date="2023-06-15T15:10:36Z">
        <w:r>
          <w:rPr>
            <w:rFonts w:hint="default" w:ascii="Times New Roman" w:hAnsi="Times New Roman" w:cs="Times New Roman"/>
            <w:sz w:val="24"/>
            <w:szCs w:val="24"/>
            <w:lang w:val="ru-RU"/>
          </w:rPr>
          <w:t xml:space="preserve"> </w:t>
        </w:r>
      </w:ins>
      <w:ins w:id="849" w:author="polyd" w:date="2023-06-15T15:10:37Z">
        <w:r>
          <w:rPr>
            <w:rFonts w:hint="default" w:ascii="Times New Roman" w:hAnsi="Times New Roman" w:cs="Times New Roman"/>
            <w:sz w:val="24"/>
            <w:szCs w:val="24"/>
            <w:lang w:val="ru-RU"/>
          </w:rPr>
          <w:t>(</w:t>
        </w:r>
      </w:ins>
      <w:ins w:id="850" w:author="polyd" w:date="2023-06-15T15:10:38Z">
        <w:r>
          <w:rPr>
            <w:rFonts w:hint="default" w:ascii="Times New Roman" w:hAnsi="Times New Roman" w:cs="Times New Roman"/>
            <w:sz w:val="24"/>
            <w:szCs w:val="24"/>
            <w:lang w:val="ru-RU"/>
          </w:rPr>
          <w:t>++++</w:t>
        </w:r>
      </w:ins>
      <w:ins w:id="851" w:author="polyd" w:date="2023-06-15T15:10:40Z">
        <w:r>
          <w:rPr>
            <w:rFonts w:hint="default" w:ascii="Times New Roman" w:hAnsi="Times New Roman" w:cs="Times New Roman"/>
            <w:sz w:val="24"/>
            <w:szCs w:val="24"/>
            <w:lang w:val="ru-RU"/>
          </w:rPr>
          <w:t>)</w:t>
        </w:r>
      </w:ins>
      <w:ins w:id="852" w:author="polyd" w:date="2023-06-15T15:10:45Z">
        <w:r>
          <w:rPr>
            <w:rFonts w:hint="default" w:ascii="Times New Roman" w:hAnsi="Times New Roman" w:cs="Times New Roman"/>
            <w:sz w:val="24"/>
            <w:szCs w:val="24"/>
            <w:lang w:val="ru-RU"/>
          </w:rPr>
          <w:t xml:space="preserve"> </w:t>
        </w:r>
      </w:ins>
      <w:ins w:id="853" w:author="polyd" w:date="2023-06-15T15:10:46Z">
        <w:r>
          <w:rPr>
            <w:rFonts w:hint="default" w:ascii="Times New Roman" w:hAnsi="Times New Roman" w:cs="Times New Roman"/>
            <w:sz w:val="24"/>
            <w:szCs w:val="24"/>
            <w:lang w:val="ru-RU"/>
          </w:rPr>
          <w:t xml:space="preserve">и </w:t>
        </w:r>
      </w:ins>
      <w:ins w:id="854" w:author="polyd" w:date="2023-06-15T15:10:51Z">
        <w:r>
          <w:rPr>
            <w:rFonts w:hint="default" w:ascii="Times New Roman" w:hAnsi="Times New Roman" w:cs="Times New Roman"/>
            <w:sz w:val="24"/>
            <w:szCs w:val="24"/>
            <w:lang w:val="en-US"/>
          </w:rPr>
          <w:t>be</w:t>
        </w:r>
      </w:ins>
      <w:ins w:id="855" w:author="polyd" w:date="2023-06-15T15:10:52Z">
        <w:r>
          <w:rPr>
            <w:rFonts w:hint="default" w:ascii="Times New Roman" w:hAnsi="Times New Roman" w:cs="Times New Roman"/>
            <w:sz w:val="24"/>
            <w:szCs w:val="24"/>
            <w:lang w:val="en-US"/>
          </w:rPr>
          <w:t>tare</w:t>
        </w:r>
      </w:ins>
      <w:ins w:id="856" w:author="polyd" w:date="2023-06-15T15:10:53Z">
        <w:r>
          <w:rPr>
            <w:rFonts w:hint="default" w:ascii="Times New Roman" w:hAnsi="Times New Roman" w:cs="Times New Roman"/>
            <w:sz w:val="24"/>
            <w:szCs w:val="24"/>
            <w:lang w:val="en-US"/>
          </w:rPr>
          <w:t xml:space="preserve">g </w:t>
        </w:r>
      </w:ins>
      <w:ins w:id="857" w:author="polyd" w:date="2023-06-15T15:10:54Z">
        <w:r>
          <w:rPr>
            <w:rFonts w:hint="default" w:ascii="Times New Roman" w:hAnsi="Times New Roman" w:cs="Times New Roman"/>
            <w:sz w:val="24"/>
            <w:szCs w:val="24"/>
            <w:lang w:val="en-US"/>
          </w:rPr>
          <w:t>(</w:t>
        </w:r>
      </w:ins>
      <w:ins w:id="858" w:author="polyd" w:date="2023-06-15T15:10:55Z">
        <w:r>
          <w:rPr>
            <w:rFonts w:hint="default" w:ascii="Times New Roman" w:hAnsi="Times New Roman" w:cs="Times New Roman"/>
            <w:sz w:val="24"/>
            <w:szCs w:val="24"/>
            <w:lang w:val="en-US"/>
          </w:rPr>
          <w:t>++++</w:t>
        </w:r>
      </w:ins>
      <w:ins w:id="859" w:author="polyd" w:date="2023-06-15T15:10:56Z">
        <w:r>
          <w:rPr>
            <w:rFonts w:hint="default" w:ascii="Times New Roman" w:hAnsi="Times New Roman" w:cs="Times New Roman"/>
            <w:sz w:val="24"/>
            <w:szCs w:val="24"/>
            <w:lang w:val="en-US"/>
          </w:rPr>
          <w:t>+)</w:t>
        </w:r>
      </w:ins>
      <w:r>
        <w:commentReference w:id="19"/>
      </w:r>
      <w:ins w:id="860" w:author="polyd" w:date="2023-06-15T15:09:16Z">
        <w:r>
          <w:rPr>
            <w:rFonts w:hint="default" w:ascii="Times New Roman" w:hAnsi="Times New Roman" w:cs="Times New Roman"/>
            <w:sz w:val="24"/>
            <w:szCs w:val="24"/>
            <w:lang w:val="ru-RU"/>
          </w:rPr>
          <w:t>.</w:t>
        </w:r>
      </w:ins>
      <w:ins w:id="861" w:author="polyd" w:date="2023-06-15T15:09:17Z">
        <w:r>
          <w:rPr>
            <w:rFonts w:hint="default" w:ascii="Times New Roman" w:hAnsi="Times New Roman" w:cs="Times New Roman"/>
            <w:sz w:val="24"/>
            <w:szCs w:val="24"/>
            <w:lang w:val="ru-RU"/>
          </w:rPr>
          <w:t xml:space="preserve"> </w:t>
        </w:r>
      </w:ins>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Для всех моделей, основанных на нормальном распределении, мы анализировали графики остатков для выявления признаков гетероскедастичности. В случае обнаружения гетероскедастичности, в модели корректировалась дисперсия за счет введения ковариаты дисперсии (выбор оптимальной ковариаты осуществлялся путем сравнения с помощью </w:t>
      </w:r>
      <w:ins w:id="862" w:author="polyd" w:date="2023-06-15T15:11:33Z">
        <w:r>
          <w:rPr>
            <w:rFonts w:ascii="Times New Roman" w:hAnsi="Times New Roman" w:cs="Times New Roman"/>
            <w:sz w:val="24"/>
            <w:szCs w:val="24"/>
            <w:lang w:val="ru-RU"/>
          </w:rPr>
          <w:t>ин</w:t>
        </w:r>
      </w:ins>
      <w:ins w:id="863" w:author="polyd" w:date="2023-06-15T15:11:34Z">
        <w:r>
          <w:rPr>
            <w:rFonts w:ascii="Times New Roman" w:hAnsi="Times New Roman" w:cs="Times New Roman"/>
            <w:sz w:val="24"/>
            <w:szCs w:val="24"/>
            <w:lang w:val="ru-RU"/>
          </w:rPr>
          <w:t>форма</w:t>
        </w:r>
      </w:ins>
      <w:ins w:id="864" w:author="polyd" w:date="2023-06-15T15:11:35Z">
        <w:r>
          <w:rPr>
            <w:rFonts w:ascii="Times New Roman" w:hAnsi="Times New Roman" w:cs="Times New Roman"/>
            <w:sz w:val="24"/>
            <w:szCs w:val="24"/>
            <w:lang w:val="ru-RU"/>
          </w:rPr>
          <w:t>цио</w:t>
        </w:r>
      </w:ins>
      <w:ins w:id="865" w:author="polyd" w:date="2023-06-15T15:11:36Z">
        <w:r>
          <w:rPr>
            <w:rFonts w:ascii="Times New Roman" w:hAnsi="Times New Roman" w:cs="Times New Roman"/>
            <w:sz w:val="24"/>
            <w:szCs w:val="24"/>
            <w:lang w:val="ru-RU"/>
          </w:rPr>
          <w:t>нного</w:t>
        </w:r>
      </w:ins>
      <w:ins w:id="866" w:author="polyd" w:date="2023-06-15T15:11:36Z">
        <w:r>
          <w:rPr>
            <w:rFonts w:hint="default" w:ascii="Times New Roman" w:hAnsi="Times New Roman" w:cs="Times New Roman"/>
            <w:sz w:val="24"/>
            <w:szCs w:val="24"/>
            <w:lang w:val="ru-RU"/>
          </w:rPr>
          <w:t xml:space="preserve"> </w:t>
        </w:r>
      </w:ins>
      <w:ins w:id="867" w:author="polyd" w:date="2023-06-15T15:11:37Z">
        <w:r>
          <w:rPr>
            <w:rFonts w:hint="default" w:ascii="Times New Roman" w:hAnsi="Times New Roman" w:cs="Times New Roman"/>
            <w:sz w:val="24"/>
            <w:szCs w:val="24"/>
            <w:lang w:val="ru-RU"/>
          </w:rPr>
          <w:t>кр</w:t>
        </w:r>
      </w:ins>
      <w:ins w:id="868" w:author="polyd" w:date="2023-06-15T15:11:38Z">
        <w:r>
          <w:rPr>
            <w:rFonts w:hint="default" w:ascii="Times New Roman" w:hAnsi="Times New Roman" w:cs="Times New Roman"/>
            <w:sz w:val="24"/>
            <w:szCs w:val="24"/>
            <w:lang w:val="ru-RU"/>
          </w:rPr>
          <w:t xml:space="preserve">итерия </w:t>
        </w:r>
      </w:ins>
      <w:ins w:id="869" w:author="polyd" w:date="2023-06-15T15:11:39Z">
        <w:r>
          <w:rPr>
            <w:rFonts w:hint="default" w:ascii="Times New Roman" w:hAnsi="Times New Roman" w:cs="Times New Roman"/>
            <w:sz w:val="24"/>
            <w:szCs w:val="24"/>
            <w:lang w:val="ru-RU"/>
          </w:rPr>
          <w:t>Ак</w:t>
        </w:r>
      </w:ins>
      <w:ins w:id="870" w:author="polyd" w:date="2023-06-15T15:11:40Z">
        <w:r>
          <w:rPr>
            <w:rFonts w:hint="default" w:ascii="Times New Roman" w:hAnsi="Times New Roman" w:cs="Times New Roman"/>
            <w:sz w:val="24"/>
            <w:szCs w:val="24"/>
            <w:lang w:val="ru-RU"/>
          </w:rPr>
          <w:t>ай</w:t>
        </w:r>
      </w:ins>
      <w:ins w:id="871" w:author="polyd" w:date="2023-06-15T15:11:41Z">
        <w:r>
          <w:rPr>
            <w:rFonts w:hint="default" w:ascii="Times New Roman" w:hAnsi="Times New Roman" w:cs="Times New Roman"/>
            <w:sz w:val="24"/>
            <w:szCs w:val="24"/>
            <w:lang w:val="ru-RU"/>
          </w:rPr>
          <w:t>ке</w:t>
        </w:r>
      </w:ins>
      <w:ins w:id="872" w:author="polyd" w:date="2023-06-15T15:11:42Z">
        <w:r>
          <w:rPr>
            <w:rFonts w:hint="default" w:ascii="Times New Roman" w:hAnsi="Times New Roman" w:cs="Times New Roman"/>
            <w:sz w:val="24"/>
            <w:szCs w:val="24"/>
            <w:lang w:val="ru-RU"/>
          </w:rPr>
          <w:t xml:space="preserve"> </w:t>
        </w:r>
      </w:ins>
      <w:ins w:id="873" w:author="polyd" w:date="2023-06-15T15:11:43Z">
        <w:r>
          <w:rPr>
            <w:rFonts w:hint="default" w:ascii="Times New Roman" w:hAnsi="Times New Roman" w:cs="Times New Roman"/>
            <w:sz w:val="24"/>
            <w:szCs w:val="24"/>
            <w:lang w:val="ru-RU"/>
          </w:rPr>
          <w:t>(</w:t>
        </w:r>
      </w:ins>
      <w:r>
        <w:rPr>
          <w:rFonts w:ascii="Times New Roman" w:hAnsi="Times New Roman" w:cs="Times New Roman"/>
          <w:sz w:val="24"/>
          <w:szCs w:val="24"/>
          <w:lang w:val="en-US"/>
        </w:rPr>
        <w:t>AIC</w:t>
      </w:r>
      <w:ins w:id="874" w:author="polyd" w:date="2023-06-15T15:11:46Z">
        <w:r>
          <w:rPr>
            <w:rFonts w:hint="default" w:ascii="Times New Roman" w:hAnsi="Times New Roman" w:cs="Times New Roman"/>
            <w:sz w:val="24"/>
            <w:szCs w:val="24"/>
            <w:lang w:val="ru-RU"/>
          </w:rPr>
          <w:t>)</w:t>
        </w:r>
      </w:ins>
      <w:r>
        <w:rPr>
          <w:rFonts w:ascii="Times New Roman" w:hAnsi="Times New Roman" w:cs="Times New Roman"/>
          <w:sz w:val="24"/>
          <w:szCs w:val="24"/>
        </w:rPr>
        <w:t xml:space="preserve"> моделей с разными ковариатами дисперсии).</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В рамках каждого эксперимента мы тестировали модели с различным набором предикторов, включая взаимодействие факторов. После построения полной модели, производилось ее упрощение методом обратного пошагового отбора (</w:t>
      </w:r>
      <w:r>
        <w:rPr>
          <w:rFonts w:ascii="Times New Roman" w:hAnsi="Times New Roman" w:cs="Times New Roman"/>
          <w:sz w:val="24"/>
          <w:szCs w:val="24"/>
          <w:lang w:val="en-US"/>
        </w:rPr>
        <w:t>backward</w:t>
      </w:r>
      <w:r>
        <w:rPr>
          <w:rFonts w:ascii="Times New Roman" w:hAnsi="Times New Roman" w:cs="Times New Roman"/>
          <w:sz w:val="24"/>
          <w:szCs w:val="24"/>
        </w:rPr>
        <w:t xml:space="preserve"> </w:t>
      </w:r>
      <w:r>
        <w:rPr>
          <w:rFonts w:ascii="Times New Roman" w:hAnsi="Times New Roman" w:cs="Times New Roman"/>
          <w:sz w:val="24"/>
          <w:szCs w:val="24"/>
          <w:lang w:val="en-US"/>
        </w:rPr>
        <w:t>selection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{"citationItems":[{"id":"ITEM-1","itemData":{"DOI":"10.4324/9780429201271-2","ISBN":"978-0-387-87458-6","abstract":"From the perspective of political science, the first question that arises when one looks at the concept of “smartness” is whether it has a political dimension. This chapter intends to answer this question in a positive sense and helps to analyze forms and contents of such political dimension in Western countries. The main thesis is that an “implicit smart politics” exists. This type of politics is often not identifiable as such, not subjected to a real process of political institutionalization, and strongly diffused among the various social actors. Moreover, we affirm that the ‘implicit’ character of the smart politics is intertwined with the great changes of modern politics caused by the processes of globalization and by the transformations of the role and meaning of the modern state. Thereafter, this chapter discusses the central risks of the implicit smart politics, whose lack of institutionalization in genuinely democratic political forums may favor the excessive power of economic-financial and technological actors. In the final analysis, we argue for an overall political vision and a long-term political project, which guarantees the recognition and limitability of power and defines the forms of political and democratic participation.","author":[{"dropping-particle":"","family":"Zuur","given":"Alain F.","non-dropping-particle":"","parse-names":false,"suffix":""},{"dropping-particle":"","family":"Ieno","given":"Elena N.","non-dropping-particle":"","parse-names":false,"suffix":""},{"dropping-particle":"","family":"Walker","given":"Neil J.","non-dropping-particle":"","parse-names":false,"suffix":""},{"dropping-particle":"","family":"Saveliev","given":"Anatoly A.","non-dropping-particle":"","parse-names":false,"suffix":""},{"dropping-particle":"","family":"Smith","given":"Graham M.","non-dropping-particle":"","parse-names":false,"suffix":""}],"container-title":"Smart Society: A Sociological Perspective on Smart Living","id":"ITEM-1","issued":{"date-parts":[["2009"]]},"publisher":"Springer","title":"Mixed Effects Models and Extensions in Ecology with R","type":"book"},"uris":["http://www.mendeley.com/documents/?uuid=4c1e3bea-a101-4994-b912-deac65c2fe5a"]}],"mendeley":{"formattedCitation":"(Zuur et al., 2009)","plainTextFormattedCitation":"(Zuur et al., 2009)","previouslyFormattedCitation":"(Zuur et al., 2009)"},"properties":{"noteIndex":0},"schema":"https://github.com/citation-style-language/schema/raw/master/csl-citation.json"}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(Zuur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Оптимальной считалась модель с минимальным значением </w:t>
      </w:r>
      <w:del w:id="875" w:author="polyd" w:date="2023-06-15T15:12:09Z">
        <w:r>
          <w:rPr>
            <w:rFonts w:ascii="Times New Roman" w:hAnsi="Times New Roman" w:cs="Times New Roman"/>
            <w:sz w:val="24"/>
            <w:szCs w:val="24"/>
          </w:rPr>
          <w:delText>информационного критерия Акайке (</w:delText>
        </w:r>
      </w:del>
      <w:r>
        <w:rPr>
          <w:rFonts w:ascii="Times New Roman" w:hAnsi="Times New Roman" w:cs="Times New Roman"/>
          <w:sz w:val="24"/>
          <w:szCs w:val="24"/>
          <w:lang w:val="en-US"/>
        </w:rPr>
        <w:t>AIC</w:t>
      </w:r>
      <w:del w:id="876" w:author="polyd" w:date="2023-06-15T15:12:11Z">
        <w:r>
          <w:rPr>
            <w:rFonts w:ascii="Times New Roman" w:hAnsi="Times New Roman" w:cs="Times New Roman"/>
            <w:sz w:val="24"/>
            <w:szCs w:val="24"/>
          </w:rPr>
          <w:delText>)</w:delText>
        </w:r>
      </w:del>
      <w:r>
        <w:rPr>
          <w:rFonts w:ascii="Times New Roman" w:hAnsi="Times New Roman" w:cs="Times New Roman"/>
          <w:sz w:val="24"/>
          <w:szCs w:val="24"/>
        </w:rPr>
        <w:t>.</w:t>
      </w:r>
    </w:p>
    <w:p>
      <w:pPr>
        <w:spacing w:line="360" w:lineRule="auto"/>
        <w:ind w:firstLine="708"/>
        <w:jc w:val="both"/>
        <w:rPr>
          <w:ins w:id="877" w:author="polyd" w:date="2023-06-15T15:13:11Z"/>
          <w:rFonts w:ascii="Times New Roman" w:hAnsi="Times New Roman" w:cs="Times New Roman"/>
          <w:b/>
          <w:sz w:val="24"/>
          <w:szCs w:val="24"/>
        </w:rPr>
      </w:pP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Влияние таксономического состава поселения на скорость роста и индекс состояния мидий.</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Для оценки влияния биотических и абиотических факторов на скорость роста и индекс состояния мидий нами использовался регрессионный анализ. Для анализа мы использовали обобщенные смешанные модели (</w:t>
      </w:r>
      <w:r>
        <w:rPr>
          <w:rFonts w:ascii="Times New Roman" w:hAnsi="Times New Roman" w:cs="Times New Roman"/>
          <w:sz w:val="24"/>
          <w:szCs w:val="24"/>
          <w:lang w:val="en-US"/>
        </w:rPr>
        <w:t>GLMM</w:t>
      </w:r>
      <w:r>
        <w:rPr>
          <w:rFonts w:ascii="Times New Roman" w:hAnsi="Times New Roman" w:cs="Times New Roman"/>
          <w:sz w:val="24"/>
          <w:szCs w:val="24"/>
        </w:rPr>
        <w:t>) и модели, построенные обобщенным методом наименьших квадратов (</w:t>
      </w:r>
      <w:r>
        <w:rPr>
          <w:rFonts w:ascii="Times New Roman" w:hAnsi="Times New Roman" w:cs="Times New Roman"/>
          <w:sz w:val="24"/>
          <w:szCs w:val="24"/>
          <w:lang w:val="en-US"/>
        </w:rPr>
        <w:t>GLS</w:t>
      </w:r>
      <w:r>
        <w:rPr>
          <w:rFonts w:ascii="Times New Roman" w:hAnsi="Times New Roman" w:cs="Times New Roman"/>
          <w:sz w:val="24"/>
          <w:szCs w:val="24"/>
        </w:rPr>
        <w:t>) и взвешенные линейные модели, в которых применялась коррекция гетероскедастичности за счет введения тех или иных ковариат дисперсии (</w:t>
      </w:r>
      <w:r>
        <w:rPr>
          <w:rFonts w:ascii="Times New Roman" w:hAnsi="Times New Roman" w:cs="Times New Roman"/>
          <w:sz w:val="24"/>
          <w:szCs w:val="24"/>
          <w:lang w:val="en-US"/>
        </w:rPr>
        <w:t>WLS</w:t>
      </w:r>
      <w:r>
        <w:rPr>
          <w:rFonts w:ascii="Times New Roman" w:hAnsi="Times New Roman" w:cs="Times New Roman"/>
          <w:sz w:val="24"/>
          <w:szCs w:val="24"/>
        </w:rPr>
        <w:t xml:space="preserve">). В случае </w:t>
      </w:r>
      <w:r>
        <w:rPr>
          <w:rFonts w:ascii="Times New Roman" w:hAnsi="Times New Roman" w:cs="Times New Roman"/>
          <w:sz w:val="24"/>
          <w:szCs w:val="24"/>
          <w:lang w:val="en-US"/>
        </w:rPr>
        <w:t>GLMM</w:t>
      </w:r>
      <w:r>
        <w:rPr>
          <w:rFonts w:ascii="Times New Roman" w:hAnsi="Times New Roman" w:cs="Times New Roman"/>
          <w:sz w:val="24"/>
          <w:szCs w:val="24"/>
        </w:rPr>
        <w:t xml:space="preserve"> мы оценивали коэффициент внутриклассовой корреляции. Если интраклассовой корреляции не наблюдалось, то предпочтение отдавалось </w:t>
      </w:r>
      <w:r>
        <w:rPr>
          <w:rFonts w:ascii="Times New Roman" w:hAnsi="Times New Roman" w:cs="Times New Roman"/>
          <w:sz w:val="24"/>
          <w:szCs w:val="24"/>
          <w:lang w:val="en-US"/>
        </w:rPr>
        <w:t>GLS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{"citationItems":[{"id":"ITEM-1","itemData":{"DOI":"10.1016/j.jcm.2016.02.012","ISSN":"15563707","PMID":"27330520","abstract":"Objective Intraclass correlation coefficient (ICC) is a widely used reliability index in test-retest, intrarater, and interrater reliability analyses. This article introduces the basic concept of ICC in the content of reliability analysis. Discussion for Researchers There are 10 forms of ICCs. Because each form involves distinct assumptions in their calculation and will lead to different interpretations, researchers should explicitly specify the ICC form they used in their calculation. A thorough review of the research design is needed in selecting the appropriate form of ICC to evaluate reliability. The best practice of reporting ICC should include software information, “model,” “type,” and “definition” selections. Discussion for Readers When coming across an article that includes ICC, readers should first check whether information about the ICC form has been reported and if an appropriate ICC form was used. Based on the 95% confident interval of the ICC estimate, values less than 0.5, between 0.5 and 0.75, between 0.75 and 0.9, and greater than 0.90 are indicative of poor, moderate, good, and excellent reliability, respectively. Conclusion This article provides a practical guideline for clinical researchers to choose the correct form of ICC and suggests the best practice of reporting ICC parameters in scientific publications. This article also gives readers an appreciation for what to look for when coming across ICC while reading an article.","author":[{"dropping-particle":"","family":"Koo","given":"Terry K.","non-dropping-particle":"","parse-names":false,"suffix":""},{"dropping-particle":"","family":"Li","given":"Mae Y.","non-dropping-particle":"","parse-names":false,"suffix":""}],"container-title":"Journal of Chiropractic Medicine","id":"ITEM-1","issue":"2","issued":{"date-parts":[["2016"]]},"page":"155-163","publisher":"Elsevier B.V.","title":"A Guideline of Selecting and Reporting Intraclass Correlation Coefficients for Reliability Research","type":"article-journal","volume":"15"},"uris":["http://www.mendeley.com/documents/?uuid=e3e20598-61db-42fd-a3a3-2f0e8b684db6"]}],"mendeley":{"formattedCitation":"(Koo &amp; Li, 2016)","plainTextFormattedCitation":"(Koo &amp; Li, 2016)","previouslyFormattedCitation":"(Koo &amp; Li,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(Koo &amp; Li, 2016)</w:t>
      </w:r>
      <w:r>
        <w:rPr>
          <w:rFonts w:ascii="Times New Roman" w:hAnsi="Times New Roman" w:cs="Times New Roman"/>
          <w:sz w:val="24"/>
          <w:szCs w:val="24"/>
        </w:rPr>
        <w:fldChar w:fldCharType="end"/>
      </w:r>
      <w:r>
        <w:rPr>
          <w:rFonts w:ascii="Times New Roman" w:hAnsi="Times New Roman" w:cs="Times New Roman"/>
          <w:sz w:val="24"/>
          <w:szCs w:val="24"/>
        </w:rPr>
        <w:t xml:space="preserve">. В качестве предикторов моделей нами использовались характеристики самих мидий (начальный размер и вид мидии) и характеристики поселений (таксономичский состав поселения, соленостный режим, время экспозиции и доля погибших моллюсков). Таксономический состав поселения был описан как непрерывная величина, равная доле </w:t>
      </w:r>
      <w:r>
        <w:rPr>
          <w:rFonts w:ascii="Times New Roman" w:hAnsi="Times New Roman" w:cs="Times New Roman"/>
          <w:sz w:val="24"/>
          <w:szCs w:val="24"/>
          <w:lang w:val="en-US"/>
        </w:rPr>
        <w:t>MT</w:t>
      </w:r>
      <w:r>
        <w:rPr>
          <w:rFonts w:ascii="Times New Roman" w:hAnsi="Times New Roman" w:cs="Times New Roman"/>
          <w:sz w:val="24"/>
          <w:szCs w:val="24"/>
        </w:rPr>
        <w:t xml:space="preserve"> в поселении (далее «</w:t>
      </w:r>
      <w:r>
        <w:rPr>
          <w:rFonts w:ascii="Times New Roman" w:hAnsi="Times New Roman" w:cs="Times New Roman"/>
          <w:sz w:val="24"/>
          <w:szCs w:val="24"/>
          <w:lang w:val="en-US"/>
        </w:rPr>
        <w:t>PropT</w:t>
      </w:r>
      <w:r>
        <w:rPr>
          <w:rFonts w:ascii="Times New Roman" w:hAnsi="Times New Roman" w:cs="Times New Roman"/>
          <w:sz w:val="24"/>
          <w:szCs w:val="24"/>
        </w:rPr>
        <w:t xml:space="preserve">»), которая рассчитывалась как соотношение количества обнаруженных в поселении на конец экспозиции МТ к общему числу обнаруженных в поселении мидий.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Таким образом, для анализа скорости роста было построено две модели – Модель 1 и Модель 2 - соответствующие Экспериментам 1 и 2 (см. Таблицу </w:t>
      </w:r>
      <w:r>
        <w:rPr>
          <w:rFonts w:ascii="Times New Roman" w:hAnsi="Times New Roman" w:cs="Times New Roman"/>
          <w:sz w:val="24"/>
          <w:szCs w:val="24"/>
          <w:lang w:val="en-US"/>
        </w:rPr>
        <w:t>1</w:t>
      </w:r>
      <w:r>
        <w:rPr>
          <w:rFonts w:ascii="Times New Roman" w:hAnsi="Times New Roman" w:cs="Times New Roman"/>
          <w:sz w:val="24"/>
          <w:szCs w:val="24"/>
        </w:rPr>
        <w:t xml:space="preserve">).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Модели 1 учитывалось влияние следующих предикторов: вид, PropT, станция, взаимодействие этих трех факторов, а также смертность фоновых мидий в поселениях. В Модель 2 входили: </w:t>
      </w:r>
      <w:r>
        <w:rPr>
          <w:rFonts w:ascii="Times New Roman" w:hAnsi="Times New Roman" w:cs="Times New Roman"/>
          <w:sz w:val="24"/>
          <w:szCs w:val="24"/>
          <w:lang w:val="en-US"/>
        </w:rPr>
        <w:t>PropT</w:t>
      </w:r>
      <w:r>
        <w:rPr>
          <w:rFonts w:ascii="Times New Roman" w:hAnsi="Times New Roman" w:cs="Times New Roman"/>
          <w:sz w:val="24"/>
          <w:szCs w:val="24"/>
        </w:rPr>
        <w:t xml:space="preserve">, длительность экспозиции, вид, их взаимодействие, а также плотность поселения. Для анализа индекса состояния, который оценивался в Эксперименте 2 была получена Модель 3, в которую вошли следующие предикторы: вид, </w:t>
      </w:r>
      <w:r>
        <w:rPr>
          <w:rFonts w:ascii="Times New Roman" w:hAnsi="Times New Roman" w:cs="Times New Roman"/>
          <w:sz w:val="24"/>
          <w:szCs w:val="24"/>
          <w:lang w:val="en-US"/>
        </w:rPr>
        <w:t>PropT</w:t>
      </w:r>
      <w:r>
        <w:rPr>
          <w:rFonts w:ascii="Times New Roman" w:hAnsi="Times New Roman" w:cs="Times New Roman"/>
          <w:sz w:val="24"/>
          <w:szCs w:val="24"/>
        </w:rPr>
        <w:t>, время экспозиции, взаимодействия перечисленных факторов и плотность поселения мидий. В качестве случайного фактора в этой модели был использован садок.  Структура и характеристики моделей указаны в Таблице 1.</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Влияние таксономического состава поселения на смертность мидий.</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Для анализа смертности мидий в полевых экспериментах </w:t>
      </w:r>
      <w:del w:id="878" w:author="polyd" w:date="2023-06-15T15:14:57Z">
        <w:r>
          <w:rPr>
            <w:rFonts w:hint="default" w:ascii="Times New Roman" w:hAnsi="Times New Roman" w:cs="Times New Roman"/>
            <w:sz w:val="24"/>
            <w:szCs w:val="24"/>
            <w:lang w:val="en-US"/>
          </w:rPr>
          <w:delText>нами также был также использован регрессионный анализ. М</w:delText>
        </w:r>
      </w:del>
      <w:ins w:id="879" w:author="polyd" w:date="2023-06-15T15:15:00Z">
        <w:r>
          <w:rPr>
            <w:rFonts w:hint="default" w:ascii="Times New Roman" w:hAnsi="Times New Roman" w:cs="Times New Roman"/>
            <w:sz w:val="24"/>
            <w:szCs w:val="24"/>
            <w:lang w:val="ru-RU"/>
          </w:rPr>
          <w:t>м</w:t>
        </w:r>
      </w:ins>
      <w:r>
        <w:rPr>
          <w:rFonts w:ascii="Times New Roman" w:hAnsi="Times New Roman" w:cs="Times New Roman"/>
          <w:sz w:val="24"/>
          <w:szCs w:val="24"/>
        </w:rPr>
        <w:t>ы использовали обобщенные линейные модели (</w:t>
      </w:r>
      <w:r>
        <w:rPr>
          <w:rFonts w:ascii="Times New Roman" w:hAnsi="Times New Roman" w:cs="Times New Roman"/>
          <w:sz w:val="24"/>
          <w:szCs w:val="24"/>
          <w:lang w:val="en-US"/>
        </w:rPr>
        <w:t>GLM</w:t>
      </w:r>
      <w:r>
        <w:rPr>
          <w:rFonts w:ascii="Times New Roman" w:hAnsi="Times New Roman" w:cs="Times New Roman"/>
          <w:sz w:val="24"/>
          <w:szCs w:val="24"/>
        </w:rPr>
        <w:t xml:space="preserve">), основанные на биномиальном распределении и бета-распределнии. На выбор моделей повлияли различия в структуре массивов данных из Экспериментов 1 и 2.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В Эксперименте 1 мы отдельно оценивали смертность меченых мидий (вероятность смерти). В данном случае моделировалась индивидуальная вероятность гибели моллюска, находящегося в тех или иных условиях. Здесь была построена модель, основанная на биномиальном распределении. При анализе смертности меченых мидий в Эксперименте 1 в модели не учитывались животные из «контрольных» поселений. Средняя смертность в таких поселениях использовалась в качестве референса при визуализации модели.</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Эксперименте 2 нами оценивалась совокупная смертность меченых и фоновых мидий, как доля погибших моллюсков определенного вида в поселении. Такие различия обусловлены модификацией дизайна Эксперимента 2, в котором нами были добавлены новые типы поселений (с промежуточной плотностью и без доминирования одного из видов, см. раздел «Дизайн экспериментов. Блок2»). В данном случае модель была основана на бета-распределении.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В рамках каждого анализа нами также учитывались характеристики мидий и поселений (факторы аналогичны анализу скорости роста). Поэтому в рамках каждого анализа были построены ряд моделей с различным набором предикторов, которые сравнивались по </w:t>
      </w:r>
      <w:r>
        <w:rPr>
          <w:rFonts w:ascii="Times New Roman" w:hAnsi="Times New Roman" w:cs="Times New Roman"/>
          <w:sz w:val="24"/>
          <w:szCs w:val="24"/>
          <w:lang w:val="en-US"/>
        </w:rPr>
        <w:t>AIC</w:t>
      </w:r>
      <w:r>
        <w:rPr>
          <w:rFonts w:ascii="Times New Roman" w:hAnsi="Times New Roman" w:cs="Times New Roman"/>
          <w:sz w:val="24"/>
          <w:szCs w:val="24"/>
        </w:rPr>
        <w:t xml:space="preserve">. В результате было представлено три модели: описывающая смертность меченых в Эксперименте 1 (Модель 4), описывающая смертность фоновых мидий в эксперименте 1 (Модель 5) и описывающая общую смертность мидий в поселениях из Эксперимента 2 (Модель 6). Структура всех трех моделей представлена в Таблице 1.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Модель 5 была основана на Пуассоновском распределении. Мы производили проверку на сверхдисперсию, и не обнаружили её.  Модель 6 была основана на Бета-распределении. </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Влияние таксономического состава поселения на силу прикрепления мидий к субстрату и интенсивность образования биссуса.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Для анализа силы прикрепления мидий в полевых Экспериментах 2 и 3 в качестве зависимой переменной нами использовалась абсолютная сила натяжения биссусных нитей при отрыве мидий от субстрата. Нами были построены ряд обобщенных линейный моделей и обобщенных линейных смешанных моделей. Для </w:t>
      </w:r>
      <w:r>
        <w:rPr>
          <w:rFonts w:ascii="Times New Roman" w:hAnsi="Times New Roman" w:cs="Times New Roman"/>
          <w:sz w:val="24"/>
          <w:szCs w:val="24"/>
          <w:lang w:val="en-US"/>
        </w:rPr>
        <w:t>GLMM</w:t>
      </w:r>
      <w:r>
        <w:rPr>
          <w:rFonts w:ascii="Times New Roman" w:hAnsi="Times New Roman" w:cs="Times New Roman"/>
          <w:sz w:val="24"/>
          <w:szCs w:val="24"/>
        </w:rPr>
        <w:t xml:space="preserve"> мы оценивали коэффциенты внутриклассовой корреляции – если корреляции не наблюдалось, то предпочтение отдавалось </w:t>
      </w:r>
      <w:r>
        <w:rPr>
          <w:rFonts w:ascii="Times New Roman" w:hAnsi="Times New Roman" w:cs="Times New Roman"/>
          <w:sz w:val="24"/>
          <w:szCs w:val="24"/>
          <w:lang w:val="en-US"/>
        </w:rPr>
        <w:t>GLS</w:t>
      </w:r>
      <w:r>
        <w:rPr>
          <w:rFonts w:ascii="Times New Roman" w:hAnsi="Times New Roman" w:cs="Times New Roman"/>
          <w:sz w:val="24"/>
          <w:szCs w:val="24"/>
        </w:rPr>
        <w:t>. Аналогично предыдущим анализам в качестве предикторов для анализа данных из Эксперимента 2 использовались разнообразные характеристики мидий и поселений. В случае Эксперимента 3 набор предикторов был меньше – ввиду упрощенного дизайна эксперимента. В рамках каждого эксперимента строились модели с различным набором предикторов, включая взаимодействие факторов. В качестве случайного, группирующего фактора мы рассматривали садок, в котором находились мидии, и пластину, на которой производилась оценка силы прикрепления. Для оптимизации модели был использован пошаговый обратный алгоритм (</w:t>
      </w:r>
      <w:r>
        <w:rPr>
          <w:rFonts w:ascii="Times New Roman" w:hAnsi="Times New Roman" w:cs="Times New Roman"/>
          <w:sz w:val="24"/>
          <w:szCs w:val="24"/>
          <w:lang w:val="en-US"/>
        </w:rPr>
        <w:t>backward</w:t>
      </w:r>
      <w:r>
        <w:rPr>
          <w:rFonts w:ascii="Times New Roman" w:hAnsi="Times New Roman" w:cs="Times New Roman"/>
          <w:sz w:val="24"/>
          <w:szCs w:val="24"/>
        </w:rPr>
        <w:t xml:space="preserve"> </w:t>
      </w:r>
      <w:r>
        <w:rPr>
          <w:rFonts w:ascii="Times New Roman" w:hAnsi="Times New Roman" w:cs="Times New Roman"/>
          <w:sz w:val="24"/>
          <w:szCs w:val="24"/>
          <w:lang w:val="en-US"/>
        </w:rPr>
        <w:t>selection</w:t>
      </w:r>
      <w:r>
        <w:rPr>
          <w:rFonts w:ascii="Times New Roman" w:hAnsi="Times New Roman" w:cs="Times New Roman"/>
          <w:sz w:val="24"/>
          <w:szCs w:val="24"/>
        </w:rPr>
        <w:t xml:space="preserve">).  В качестве оптимальной рассматривалась модель с минимальным значением </w:t>
      </w:r>
      <w:r>
        <w:rPr>
          <w:rFonts w:ascii="Times New Roman" w:hAnsi="Times New Roman" w:cs="Times New Roman"/>
          <w:sz w:val="24"/>
          <w:szCs w:val="24"/>
          <w:lang w:val="en-US"/>
        </w:rPr>
        <w:t>AIC</w:t>
      </w:r>
      <w:r>
        <w:rPr>
          <w:rFonts w:ascii="Times New Roman" w:hAnsi="Times New Roman" w:cs="Times New Roman"/>
          <w:sz w:val="24"/>
          <w:szCs w:val="24"/>
        </w:rPr>
        <w:t xml:space="preserve">. Таким методом из модели были исключены взаимодействия предикторов.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Эксперименте 2 размер мидий (оказывающий влияние на силу прикрепления) характеризовался длинной их раковины, в то время как в Эксперименте 3 – общей массой каждой мидии. Результатом стали две модели (Модель 7 и Модель 8), соответственно экспериментам. Их структура и характеристики приведены в Таблице 1.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Для анализа влияния биотических факторов на интенсивность образования биссуса (количество образованных мидиями биссусных бляшек) нами были построены </w:t>
      </w:r>
      <w:r>
        <w:rPr>
          <w:rFonts w:ascii="Times New Roman" w:hAnsi="Times New Roman" w:cs="Times New Roman"/>
          <w:sz w:val="24"/>
          <w:szCs w:val="24"/>
          <w:lang w:val="en-US"/>
        </w:rPr>
        <w:t>GLM</w:t>
      </w:r>
      <w:r>
        <w:rPr>
          <w:rFonts w:ascii="Times New Roman" w:hAnsi="Times New Roman" w:cs="Times New Roman"/>
          <w:sz w:val="24"/>
          <w:szCs w:val="24"/>
        </w:rPr>
        <w:t xml:space="preserve">. Количество бляшек являлось зависимой переменной. Распределение значений зависимой переменной не подчинялось пуассоновскому распределению (мы наблюдали сверхдисперсию), поэтому для анализа мы использовали обобщенную модель с отрицательным биномиальным распределением (в этом случае, сверхдисперсии не наблюдалось). В качестве предикторов рассматривались: вид и доля МТ в поселении (и их взаимодействие), плотность поселения и вес мидии. Оптимизация модели производилась методом обратного пошагового отбора. В итоговую модель (Модель 9) вошли все указанные выше предикторы, за исключением взаимодействия. </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Влияние солености на силу прикрепления мидий к субстрату.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Для анализа влияния солености на силу прикрепления мидий к субстрату (Эксперимент 4), были построены несколько моделей (</w:t>
      </w:r>
      <w:r>
        <w:rPr>
          <w:rFonts w:ascii="Times New Roman" w:hAnsi="Times New Roman" w:cs="Times New Roman"/>
          <w:sz w:val="24"/>
          <w:szCs w:val="24"/>
          <w:lang w:val="en-US"/>
        </w:rPr>
        <w:t>GLS</w:t>
      </w:r>
      <w:r>
        <w:rPr>
          <w:rFonts w:ascii="Times New Roman" w:hAnsi="Times New Roman" w:cs="Times New Roman"/>
          <w:sz w:val="24"/>
          <w:szCs w:val="24"/>
        </w:rPr>
        <w:t xml:space="preserve">). Соленость и вид мидий были включена в модель, как дискретные предикторы. Вес мидии являлся ковариатой. В данных нами была обнаружена гетероскедастичность, поэтому в итоговой модели мы корректировали дисперсию, включив в модель в качестве ковариаты дисперсии вид мидии и их вес. В качестве предикторов в итоговой модели (Модель 10) выступили: вид, соленость, вес мидии, а также все взаимодействия этих трех предикторов.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Поскольку в Эксперименте 4 мидии МЕ зачастую демонстрировали отсутствие прикрепления к субстрату в гипосалинных условиях, мы провели дополнительный анализ вероятности прикрепления мидий в диапазоне соленостей. Для этого нами была построена Модель 11, описывающая связь между вероятностью того, что каждая мидия вообще прикрепилась, и следующим набором предикторов: вид, соленость, вес мидии. Модель была основана на биномиальном распределении.</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Влияние изменяющейся солености на поведенческие реакции мидий.</w:t>
      </w:r>
    </w:p>
    <w:p>
      <w:pPr>
        <w:spacing w:line="360" w:lineRule="auto"/>
        <w:ind w:firstLine="708"/>
        <w:jc w:val="both"/>
        <w:rPr>
          <w:rFonts w:ascii="Times New Roman" w:hAnsi="Times New Roman" w:cs="Times New Roman"/>
          <w:b/>
          <w:sz w:val="24"/>
          <w:szCs w:val="24"/>
        </w:rPr>
      </w:pPr>
      <w:r>
        <w:rPr>
          <w:rFonts w:ascii="Times New Roman" w:hAnsi="Times New Roman" w:cs="Times New Roman"/>
          <w:sz w:val="24"/>
          <w:szCs w:val="24"/>
        </w:rPr>
        <w:t xml:space="preserve">Для анализа реакции схлопывания и открывания створок в ответ на изменяющуюся соленость была построена обобщенная смешанная модель (Модель 12). Зависимой переменной являлся статус мидий (створки открыты - положительный исход, створки закрыты - отрицательный). В фиксированной части модели в качестве предикторов нами рассматривались вид мидии, соленость, фаза цикла (повышение/понижение солености), а также взаимодействие факторов (тройное взаимодействие и взаимодействие вида и фазы цикла были исключены).  Поскольку модель основана на повторяющихся наблюдениях одних и тех же особей, то в качестве случайных факторов в модель входила особь, а также день наблюдений. </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Влияние хронического соленостного стресса на смертность мидий.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Для оценки смертности мидий в различных соленостных условиях нами был проведен анализ выживаемости (</w:t>
      </w:r>
      <w:r>
        <w:rPr>
          <w:rFonts w:ascii="Times New Roman" w:hAnsi="Times New Roman" w:cs="Times New Roman"/>
          <w:sz w:val="24"/>
          <w:szCs w:val="24"/>
          <w:lang w:val="en-US"/>
        </w:rPr>
        <w:t>survival</w:t>
      </w:r>
      <w:r>
        <w:rPr>
          <w:rFonts w:ascii="Times New Roman" w:hAnsi="Times New Roman" w:cs="Times New Roman"/>
          <w:sz w:val="24"/>
          <w:szCs w:val="24"/>
        </w:rPr>
        <w:t xml:space="preserve"> </w:t>
      </w:r>
      <w:r>
        <w:rPr>
          <w:rFonts w:ascii="Times New Roman" w:hAnsi="Times New Roman" w:cs="Times New Roman"/>
          <w:sz w:val="24"/>
          <w:szCs w:val="24"/>
          <w:lang w:val="en-US"/>
        </w:rPr>
        <w:t>analysis</w:t>
      </w:r>
      <w:r>
        <w:rPr>
          <w:rFonts w:ascii="Times New Roman" w:hAnsi="Times New Roman" w:cs="Times New Roman"/>
          <w:sz w:val="24"/>
          <w:szCs w:val="24"/>
        </w:rPr>
        <w:t xml:space="preserve">) и построена модель Кокса (модель пропорционального риска, </w:t>
      </w:r>
      <w:r>
        <w:rPr>
          <w:rFonts w:ascii="Times New Roman" w:hAnsi="Times New Roman" w:cs="Times New Roman"/>
          <w:sz w:val="24"/>
          <w:szCs w:val="24"/>
          <w:lang w:val="en-US"/>
        </w:rPr>
        <w:t>proportional</w:t>
      </w:r>
      <w:r>
        <w:rPr>
          <w:rFonts w:ascii="Times New Roman" w:hAnsi="Times New Roman" w:cs="Times New Roman"/>
          <w:sz w:val="24"/>
          <w:szCs w:val="24"/>
        </w:rPr>
        <w:t xml:space="preserve"> </w:t>
      </w:r>
      <w:r>
        <w:rPr>
          <w:rFonts w:ascii="Times New Roman" w:hAnsi="Times New Roman" w:cs="Times New Roman"/>
          <w:sz w:val="24"/>
          <w:szCs w:val="24"/>
          <w:lang w:val="en-US"/>
        </w:rPr>
        <w:t>hazard</w:t>
      </w:r>
      <w:r>
        <w:rPr>
          <w:rFonts w:ascii="Times New Roman" w:hAnsi="Times New Roman" w:cs="Times New Roman"/>
          <w:sz w:val="24"/>
          <w:szCs w:val="24"/>
        </w:rPr>
        <w:t xml:space="preserve"> </w:t>
      </w:r>
      <w:r>
        <w:rPr>
          <w:rFonts w:ascii="Times New Roman" w:hAnsi="Times New Roman" w:cs="Times New Roman"/>
          <w:sz w:val="24"/>
          <w:szCs w:val="24"/>
          <w:lang w:val="en-US"/>
        </w:rPr>
        <w:t>model</w:t>
      </w:r>
      <w:r>
        <w:rPr>
          <w:rFonts w:ascii="Times New Roman" w:hAnsi="Times New Roman" w:cs="Times New Roman"/>
          <w:sz w:val="24"/>
          <w:szCs w:val="24"/>
        </w:rPr>
        <w:t xml:space="preserve">, </w:t>
      </w:r>
      <w:r>
        <w:rPr>
          <w:rFonts w:ascii="Times New Roman" w:hAnsi="Times New Roman" w:cs="Times New Roman"/>
          <w:sz w:val="24"/>
          <w:szCs w:val="24"/>
          <w:lang w:val="en-US"/>
        </w:rPr>
        <w:t>PHM</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{"citationItems":[{"id":"ITEM-1","itemData":{"DOI":"10.18637/jss.v084.i02","ISSN":"15487660","abstract":"Cox’s regression model for the analysis of survival data relies on the proportional hazards assumption. However, this assumption is often violated in practice and as a consequence the average relative risk may be under- or overestimated. Weighted estimation of Cox regression is a parsimonious alternative which supplies well interpretable average effects also in case of non-proportional hazards. We provide the R package coxphw implementing weighted Cox regression. By means of two biomedical examples appropriate analyses in the presence of non-proportional hazards are exemplified and advantages of weighted Cox regression are discussed. Moreover, using package coxphw, time-dependent effects can be conveniently estimated by including interactions of covariates with arbitrary functions of time.","author":[{"dropping-particle":"","family":"Dunkler","given":"Daniela","non-dropping-particle":"","parse-names":false,"suffix":""},{"dropping-particle":"","family":"Ploner","given":"Meinhard","non-dropping-particle":"","parse-names":false,"suffix":""},{"dropping-particle":"","family":"Schemper","given":"Michael","non-dropping-particle":"","parse-names":false,"suffix":""},{"dropping-particle":"","family":"Heinze","given":"Georg","non-dropping-particle":"","parse-names":false,"suffix":""}],"container-title":"Journal of Statistical Software","id":"ITEM-1","issue":"2","issued":{"date-parts":[["2018"]]},"title":"Weighted Cox regression using the R package coxphw","type":"article-journal","volume":"84"},"uris":["http://www.mendeley.com/documents/?uuid=65755b3b-9310-4a60-b6de-71f311b7cdab"]}],"mendeley":{"formattedCitation":"(Dunkler et al., 2018)","plainTextFormattedCitation":"(Dunkler et al., 2018)","previouslyFormattedCitation":"(Dunkler et al., 2018)"},"properties":{"noteIndex":0},"schema":"https://github.com/citation-style-language/schema/raw/master/csl-citation.json"}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(Dunkler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Модель Кокса может рассматриваться как состоящая из двух частей: лежащей в основе модели функции риска, которая описывает, как риск события в каждый момент времени изменяется с течением времени при исходных уровнях ковариат; и эффекта параметров, описывающего, как риск события изменяется в ответ на влияние предикторов. Моделью 13 описывается связь между статусом мидий на конец эксперимента (мидия жива/мертва), с видом моллюска, количеством дней, которое прошло до момента смерти каждой мидии, и соленостью (дискретный фактор с 4 уровнями). </w:t>
      </w:r>
    </w:p>
    <w:p>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Анализ состава метаболитов и органического пула осмолитов при различных соленостях.</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Для изучения статистических зависимостей концентрации метаболитов и органических осмолитов в тканях мидий с соленостными условиями и видом мидий нами использовался анализ избыточности, </w:t>
      </w:r>
      <w:r>
        <w:rPr>
          <w:rFonts w:ascii="Times New Roman" w:hAnsi="Times New Roman" w:cs="Times New Roman"/>
          <w:sz w:val="24"/>
          <w:szCs w:val="24"/>
          <w:lang w:val="en-US"/>
        </w:rPr>
        <w:t>RDA</w:t>
      </w:r>
      <w:r>
        <w:rPr>
          <w:rFonts w:ascii="Times New Roman" w:hAnsi="Times New Roman" w:cs="Times New Roman"/>
          <w:sz w:val="24"/>
          <w:szCs w:val="24"/>
        </w:rPr>
        <w:t xml:space="preserve"> (Модель 14). В этом анализе матрица зависимых переменных содержала концентрации 35 метаболитов и осмолитов в двух тканях: в жабрах и гепатопанкреасе (то есть, всего 70 зависимых переменных). Матрица переменных-предикторов содержала информацию о соленостных условиях и видовой принадлежности мидий. Фактор солености был представлен как непрерывная переменная. Для определения статистической значимости модели использовались пермутационные тесты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{"citationItems":[{"id":"ITEM-1","itemData":{"DOI":"10.1007/978-1-4419-7976-6","ISBN":"9781441979759","abstract":"Predicting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Borcard","given":"Daniel","non-dropping-particle":"","parse-names":false,"suffix":""},{"dropping-particle":"","family":"Gillet","given":"Francois","non-dropping-particle":"","parse-names":false,"suffix":""},{"dropping-particle":"","family":"Legendre","given":"Pierre","non-dropping-particle":"","parse-names":false,"suffix":""}],"container-title":"Numerical Ecology with R","id":"ITEM-1","issued":{"date-parts":[["2011"]]},"title":"Numerical Ecology with R","type":"book"},"uris":["http://www.mendeley.com/documents/?uuid=9c9a441f-027f-4a5c-b893-abe306afc740"]}],"mendeley":{"formattedCitation":"(Borcard et al., 2011)","plainTextFormattedCitation":"(Borcard et al., 2011)","previouslyFormattedCitation":"(Borcard et al., 2011)"},"properties":{"noteIndex":0},"schema":"https://github.com/citation-style-language/schema/raw/master/csl-citation.json"}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(Borcard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Основываясь на результатах </w:t>
      </w:r>
      <w:r>
        <w:rPr>
          <w:rFonts w:ascii="Times New Roman" w:hAnsi="Times New Roman" w:cs="Times New Roman"/>
          <w:sz w:val="24"/>
          <w:szCs w:val="24"/>
          <w:lang w:val="en-US"/>
        </w:rPr>
        <w:t>RDA</w:t>
      </w:r>
      <w:r>
        <w:rPr>
          <w:rFonts w:ascii="Times New Roman" w:hAnsi="Times New Roman" w:cs="Times New Roman"/>
          <w:sz w:val="24"/>
          <w:szCs w:val="24"/>
        </w:rPr>
        <w:t xml:space="preserve"> были определены группы метаболитов, на которые изучаемые факторы оказывали наибольшее влияние. </w:t>
      </w:r>
    </w:p>
    <w:p>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Для тех метаболитов, которые демонстрировали связь с предикторами в модели </w:t>
      </w:r>
      <w:r>
        <w:rPr>
          <w:rFonts w:ascii="Times New Roman" w:hAnsi="Times New Roman" w:cs="Times New Roman"/>
          <w:sz w:val="24"/>
          <w:szCs w:val="24"/>
          <w:lang w:val="en-US"/>
        </w:rPr>
        <w:t>RDA</w:t>
      </w:r>
      <w:r>
        <w:rPr>
          <w:rFonts w:ascii="Times New Roman" w:hAnsi="Times New Roman" w:cs="Times New Roman"/>
          <w:sz w:val="24"/>
          <w:szCs w:val="24"/>
        </w:rPr>
        <w:t xml:space="preserve"> дополнительно был проведен дисперсионный анализ. В этом анализе в качестве зависимой переменной выступала концентрация метаболита, в качестве факторов: вид мидии и соленость. </w:t>
      </w:r>
    </w:p>
    <w:p>
      <w:pPr>
        <w:ind w:firstLine="708"/>
      </w:pPr>
    </w:p>
    <w:p>
      <w:pPr>
        <w:ind w:firstLine="708"/>
      </w:pPr>
    </w:p>
    <w:p>
      <w:pPr>
        <w:spacing w:after="0" w:line="240" w:lineRule="auto"/>
      </w:pPr>
      <w:r>
        <w:br w:type="page"/>
      </w:r>
    </w:p>
    <w:p>
      <w:pPr>
        <w:rPr>
          <w:ins w:id="880" w:author="polyd" w:date="2023-06-15T15:22:33Z"/>
        </w:rPr>
      </w:pPr>
    </w:p>
    <w:p>
      <w:pPr>
        <w:sectPr>
          <w:footerReference r:id="rId7" w:type="default"/>
          <w:pgSz w:w="11906" w:h="16838"/>
          <w:pgMar w:top="1134" w:right="850" w:bottom="1134" w:left="1701" w:header="708" w:footer="397" w:gutter="0"/>
          <w:cols w:space="708" w:num="1"/>
          <w:titlePg/>
          <w:docGrid w:linePitch="360" w:charSpace="0"/>
        </w:sectPr>
      </w:pPr>
    </w:p>
    <w:tbl>
      <w:tblPr>
        <w:tblStyle w:val="3"/>
        <w:tblW w:w="15840" w:type="dxa"/>
        <w:tblInd w:w="0" w:type="dxa"/>
        <w:tblLayout w:type="autofit"/>
        <w:tblCellMar>
          <w:top w:w="0" w:type="dxa"/>
          <w:left w:w="108" w:type="dxa"/>
          <w:bottom w:w="0" w:type="dxa"/>
          <w:right w:w="108" w:type="dxa"/>
        </w:tblCellMar>
      </w:tblPr>
      <w:tblGrid>
        <w:gridCol w:w="1203"/>
        <w:gridCol w:w="1038"/>
        <w:gridCol w:w="1339"/>
        <w:gridCol w:w="1834"/>
        <w:gridCol w:w="1574"/>
        <w:gridCol w:w="2922"/>
        <w:gridCol w:w="1390"/>
        <w:gridCol w:w="1752"/>
        <w:gridCol w:w="1561"/>
        <w:gridCol w:w="1227"/>
      </w:tblGrid>
      <w:tr>
        <w:tblPrEx>
          <w:tblCellMar>
            <w:top w:w="0" w:type="dxa"/>
            <w:left w:w="108" w:type="dxa"/>
            <w:bottom w:w="0" w:type="dxa"/>
            <w:right w:w="108" w:type="dxa"/>
          </w:tblCellMar>
        </w:tblPrEx>
        <w:trPr>
          <w:trHeight w:val="420" w:hRule="atLeast"/>
        </w:trPr>
        <w:tc>
          <w:tcPr>
            <w:tcW w:w="1203"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8"/>
                <w:szCs w:val="20"/>
                <w:lang w:eastAsia="ru-RU"/>
              </w:rPr>
            </w:pPr>
            <w:r>
              <w:rPr>
                <w:rFonts w:ascii="Times New Roman" w:hAnsi="Times New Roman" w:eastAsia="Times New Roman" w:cs="Times New Roman"/>
                <w:b/>
                <w:bCs/>
                <w:color w:val="000000"/>
                <w:sz w:val="18"/>
                <w:szCs w:val="20"/>
                <w:lang w:eastAsia="ru-RU"/>
              </w:rPr>
              <w:t>Модель</w:t>
            </w:r>
          </w:p>
        </w:tc>
        <w:tc>
          <w:tcPr>
            <w:tcW w:w="1038"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8"/>
                <w:szCs w:val="20"/>
                <w:lang w:eastAsia="ru-RU"/>
              </w:rPr>
            </w:pPr>
            <w:r>
              <w:rPr>
                <w:rFonts w:ascii="Times New Roman" w:hAnsi="Times New Roman" w:eastAsia="Times New Roman" w:cs="Times New Roman"/>
                <w:b/>
                <w:bCs/>
                <w:color w:val="000000"/>
                <w:sz w:val="18"/>
                <w:szCs w:val="20"/>
                <w:lang w:eastAsia="ru-RU"/>
              </w:rPr>
              <w:t>Тип модели</w:t>
            </w:r>
          </w:p>
        </w:tc>
        <w:tc>
          <w:tcPr>
            <w:tcW w:w="1339"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8"/>
                <w:szCs w:val="20"/>
                <w:lang w:eastAsia="ru-RU"/>
              </w:rPr>
            </w:pPr>
            <w:r>
              <w:rPr>
                <w:rFonts w:ascii="Times New Roman" w:hAnsi="Times New Roman" w:eastAsia="Times New Roman" w:cs="Times New Roman"/>
                <w:b/>
                <w:bCs/>
                <w:color w:val="000000"/>
                <w:sz w:val="18"/>
                <w:szCs w:val="20"/>
                <w:lang w:eastAsia="ru-RU"/>
              </w:rPr>
              <w:t>Источник данных</w:t>
            </w:r>
          </w:p>
        </w:tc>
        <w:tc>
          <w:tcPr>
            <w:tcW w:w="1834"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8"/>
                <w:szCs w:val="20"/>
                <w:lang w:eastAsia="ru-RU"/>
              </w:rPr>
            </w:pPr>
            <w:r>
              <w:rPr>
                <w:rFonts w:ascii="Times New Roman" w:hAnsi="Times New Roman" w:eastAsia="Times New Roman" w:cs="Times New Roman"/>
                <w:b/>
                <w:bCs/>
                <w:color w:val="000000"/>
                <w:sz w:val="18"/>
                <w:szCs w:val="20"/>
                <w:lang w:eastAsia="ru-RU"/>
              </w:rPr>
              <w:t>Зависимая переменная</w:t>
            </w:r>
          </w:p>
        </w:tc>
        <w:tc>
          <w:tcPr>
            <w:tcW w:w="4496" w:type="dxa"/>
            <w:gridSpan w:val="2"/>
            <w:tcBorders>
              <w:top w:val="single" w:color="auto" w:sz="4" w:space="0"/>
              <w:left w:val="nil"/>
              <w:bottom w:val="single" w:color="auto" w:sz="4" w:space="0"/>
              <w:right w:val="single" w:color="000000"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8"/>
                <w:szCs w:val="20"/>
                <w:lang w:eastAsia="ru-RU"/>
              </w:rPr>
            </w:pPr>
            <w:r>
              <w:rPr>
                <w:rFonts w:ascii="Times New Roman" w:hAnsi="Times New Roman" w:eastAsia="Times New Roman" w:cs="Times New Roman"/>
                <w:b/>
                <w:bCs/>
                <w:color w:val="000000"/>
                <w:sz w:val="18"/>
                <w:szCs w:val="20"/>
                <w:lang w:eastAsia="ru-RU"/>
              </w:rPr>
              <w:t>Предикторы фиксированной части</w:t>
            </w:r>
          </w:p>
        </w:tc>
        <w:tc>
          <w:tcPr>
            <w:tcW w:w="1390"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8"/>
                <w:szCs w:val="20"/>
                <w:lang w:eastAsia="ru-RU"/>
              </w:rPr>
            </w:pPr>
            <w:r>
              <w:rPr>
                <w:rFonts w:ascii="Times New Roman" w:hAnsi="Times New Roman" w:eastAsia="Times New Roman" w:cs="Times New Roman"/>
                <w:b/>
                <w:bCs/>
                <w:color w:val="000000"/>
                <w:sz w:val="18"/>
                <w:szCs w:val="20"/>
                <w:lang w:eastAsia="ru-RU"/>
              </w:rPr>
              <w:t>Случайные факторы</w:t>
            </w:r>
          </w:p>
        </w:tc>
        <w:tc>
          <w:tcPr>
            <w:tcW w:w="1752"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8"/>
                <w:szCs w:val="20"/>
                <w:lang w:eastAsia="ru-RU"/>
              </w:rPr>
            </w:pPr>
            <w:r>
              <w:rPr>
                <w:rFonts w:ascii="Times New Roman" w:hAnsi="Times New Roman" w:eastAsia="Times New Roman" w:cs="Times New Roman"/>
                <w:b/>
                <w:bCs/>
                <w:color w:val="000000"/>
                <w:sz w:val="18"/>
                <w:szCs w:val="20"/>
                <w:lang w:eastAsia="ru-RU"/>
              </w:rPr>
              <w:t>Взаимодействие факторов</w:t>
            </w:r>
          </w:p>
        </w:tc>
        <w:tc>
          <w:tcPr>
            <w:tcW w:w="1561"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8"/>
                <w:szCs w:val="20"/>
                <w:lang w:eastAsia="ru-RU"/>
              </w:rPr>
            </w:pPr>
            <w:r>
              <w:rPr>
                <w:rFonts w:ascii="Times New Roman" w:hAnsi="Times New Roman" w:eastAsia="Times New Roman" w:cs="Times New Roman"/>
                <w:b/>
                <w:bCs/>
                <w:color w:val="000000"/>
                <w:sz w:val="18"/>
                <w:szCs w:val="20"/>
                <w:lang w:eastAsia="ru-RU"/>
              </w:rPr>
              <w:t>Характер распределения</w:t>
            </w:r>
          </w:p>
        </w:tc>
        <w:tc>
          <w:tcPr>
            <w:tcW w:w="1227"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8"/>
                <w:szCs w:val="20"/>
                <w:lang w:eastAsia="ru-RU"/>
              </w:rPr>
            </w:pPr>
            <w:r>
              <w:rPr>
                <w:rFonts w:ascii="Times New Roman" w:hAnsi="Times New Roman" w:eastAsia="Times New Roman" w:cs="Times New Roman"/>
                <w:b/>
                <w:bCs/>
                <w:color w:val="000000"/>
                <w:sz w:val="18"/>
                <w:szCs w:val="20"/>
                <w:lang w:eastAsia="ru-RU"/>
              </w:rPr>
              <w:t>Коррекция дисперсии</w:t>
            </w:r>
          </w:p>
        </w:tc>
      </w:tr>
      <w:tr>
        <w:tblPrEx>
          <w:tblCellMar>
            <w:top w:w="0" w:type="dxa"/>
            <w:left w:w="108" w:type="dxa"/>
            <w:bottom w:w="0" w:type="dxa"/>
            <w:right w:w="108" w:type="dxa"/>
          </w:tblCellMar>
        </w:tblPrEx>
        <w:trPr>
          <w:trHeight w:val="288" w:hRule="atLeast"/>
        </w:trPr>
        <w:tc>
          <w:tcPr>
            <w:tcW w:w="1203"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b/>
                <w:bCs/>
                <w:color w:val="000000"/>
                <w:sz w:val="18"/>
                <w:szCs w:val="20"/>
                <w:lang w:eastAsia="ru-RU"/>
              </w:rPr>
            </w:pPr>
          </w:p>
        </w:tc>
        <w:tc>
          <w:tcPr>
            <w:tcW w:w="1038"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b/>
                <w:bCs/>
                <w:color w:val="000000"/>
                <w:sz w:val="18"/>
                <w:szCs w:val="20"/>
                <w:lang w:eastAsia="ru-RU"/>
              </w:rPr>
            </w:pPr>
          </w:p>
        </w:tc>
        <w:tc>
          <w:tcPr>
            <w:tcW w:w="1339"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b/>
                <w:bCs/>
                <w:color w:val="000000"/>
                <w:sz w:val="18"/>
                <w:szCs w:val="20"/>
                <w:lang w:eastAsia="ru-RU"/>
              </w:rPr>
            </w:pPr>
          </w:p>
        </w:tc>
        <w:tc>
          <w:tcPr>
            <w:tcW w:w="18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b/>
                <w:bCs/>
                <w:color w:val="000000"/>
                <w:sz w:val="18"/>
                <w:szCs w:val="20"/>
                <w:lang w:eastAsia="ru-RU"/>
              </w:rPr>
            </w:pP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8"/>
                <w:szCs w:val="20"/>
                <w:lang w:eastAsia="ru-RU"/>
              </w:rPr>
            </w:pPr>
            <w:r>
              <w:rPr>
                <w:rFonts w:ascii="Times New Roman" w:hAnsi="Times New Roman" w:eastAsia="Times New Roman" w:cs="Times New Roman"/>
                <w:b/>
                <w:bCs/>
                <w:color w:val="000000"/>
                <w:sz w:val="18"/>
                <w:szCs w:val="20"/>
                <w:lang w:eastAsia="ru-RU"/>
              </w:rPr>
              <w:t>Дискретные</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8"/>
                <w:szCs w:val="20"/>
                <w:lang w:eastAsia="ru-RU"/>
              </w:rPr>
            </w:pPr>
            <w:r>
              <w:rPr>
                <w:rFonts w:ascii="Times New Roman" w:hAnsi="Times New Roman" w:eastAsia="Times New Roman" w:cs="Times New Roman"/>
                <w:b/>
                <w:bCs/>
                <w:color w:val="000000"/>
                <w:sz w:val="18"/>
                <w:szCs w:val="20"/>
                <w:lang w:eastAsia="ru-RU"/>
              </w:rPr>
              <w:t>Непрерывные</w:t>
            </w:r>
          </w:p>
        </w:tc>
        <w:tc>
          <w:tcPr>
            <w:tcW w:w="1390"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b/>
                <w:bCs/>
                <w:color w:val="000000"/>
                <w:sz w:val="18"/>
                <w:szCs w:val="20"/>
                <w:lang w:eastAsia="ru-RU"/>
              </w:rPr>
            </w:pPr>
          </w:p>
        </w:tc>
        <w:tc>
          <w:tcPr>
            <w:tcW w:w="1752"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b/>
                <w:bCs/>
                <w:color w:val="000000"/>
                <w:sz w:val="18"/>
                <w:szCs w:val="20"/>
                <w:lang w:eastAsia="ru-RU"/>
              </w:rPr>
            </w:pPr>
          </w:p>
        </w:tc>
        <w:tc>
          <w:tcPr>
            <w:tcW w:w="1561"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b/>
                <w:bCs/>
                <w:color w:val="000000"/>
                <w:sz w:val="18"/>
                <w:szCs w:val="20"/>
                <w:lang w:eastAsia="ru-RU"/>
              </w:rPr>
            </w:pPr>
          </w:p>
        </w:tc>
        <w:tc>
          <w:tcPr>
            <w:tcW w:w="1227"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b/>
                <w:bCs/>
                <w:color w:val="000000"/>
                <w:sz w:val="18"/>
                <w:szCs w:val="20"/>
                <w:lang w:eastAsia="ru-RU"/>
              </w:rPr>
            </w:pPr>
          </w:p>
        </w:tc>
      </w:tr>
      <w:tr>
        <w:tblPrEx>
          <w:tblCellMar>
            <w:top w:w="0" w:type="dxa"/>
            <w:left w:w="108" w:type="dxa"/>
            <w:bottom w:w="0" w:type="dxa"/>
            <w:right w:w="108" w:type="dxa"/>
          </w:tblCellMar>
        </w:tblPrEx>
        <w:trPr>
          <w:trHeight w:val="390" w:hRule="atLeast"/>
        </w:trPr>
        <w:tc>
          <w:tcPr>
            <w:tcW w:w="120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Модель 1</w:t>
            </w:r>
          </w:p>
        </w:tc>
        <w:tc>
          <w:tcPr>
            <w:tcW w:w="103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val="en-US" w:eastAsia="ru-RU"/>
              </w:rPr>
              <w:t>WLS</w:t>
            </w:r>
          </w:p>
        </w:tc>
        <w:tc>
          <w:tcPr>
            <w:tcW w:w="133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Эксперимент 1</w:t>
            </w:r>
          </w:p>
        </w:tc>
        <w:tc>
          <w:tcPr>
            <w:tcW w:w="18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Прирост раковины</w:t>
            </w: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Вид, станция</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PropT, смертность в поселении, начальный размер</w:t>
            </w:r>
          </w:p>
        </w:tc>
        <w:tc>
          <w:tcPr>
            <w:tcW w:w="13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7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5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Нормальное</w:t>
            </w:r>
          </w:p>
        </w:tc>
        <w:tc>
          <w:tcPr>
            <w:tcW w:w="122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По станции </w:t>
            </w:r>
          </w:p>
        </w:tc>
      </w:tr>
      <w:tr>
        <w:tblPrEx>
          <w:tblCellMar>
            <w:top w:w="0" w:type="dxa"/>
            <w:left w:w="108" w:type="dxa"/>
            <w:bottom w:w="0" w:type="dxa"/>
            <w:right w:w="108" w:type="dxa"/>
          </w:tblCellMar>
        </w:tblPrEx>
        <w:trPr>
          <w:trHeight w:val="538" w:hRule="atLeast"/>
        </w:trPr>
        <w:tc>
          <w:tcPr>
            <w:tcW w:w="120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Модель 2</w:t>
            </w:r>
          </w:p>
        </w:tc>
        <w:tc>
          <w:tcPr>
            <w:tcW w:w="103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GLS</w:t>
            </w:r>
          </w:p>
        </w:tc>
        <w:tc>
          <w:tcPr>
            <w:tcW w:w="133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Эксперимент 2</w:t>
            </w:r>
          </w:p>
        </w:tc>
        <w:tc>
          <w:tcPr>
            <w:tcW w:w="18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Прирост раковины</w:t>
            </w: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Вид, длительность экспозиции</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PropT,  плотность поселения</w:t>
            </w:r>
          </w:p>
        </w:tc>
        <w:tc>
          <w:tcPr>
            <w:tcW w:w="13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7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5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Нормальное</w:t>
            </w:r>
          </w:p>
        </w:tc>
        <w:tc>
          <w:tcPr>
            <w:tcW w:w="122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 </w:t>
            </w:r>
          </w:p>
        </w:tc>
      </w:tr>
      <w:tr>
        <w:tblPrEx>
          <w:tblCellMar>
            <w:top w:w="0" w:type="dxa"/>
            <w:left w:w="108" w:type="dxa"/>
            <w:bottom w:w="0" w:type="dxa"/>
            <w:right w:w="108" w:type="dxa"/>
          </w:tblCellMar>
        </w:tblPrEx>
        <w:trPr>
          <w:trHeight w:val="475" w:hRule="atLeast"/>
        </w:trPr>
        <w:tc>
          <w:tcPr>
            <w:tcW w:w="120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Модель 3</w:t>
            </w:r>
          </w:p>
        </w:tc>
        <w:tc>
          <w:tcPr>
            <w:tcW w:w="103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val="en-US" w:eastAsia="ru-RU"/>
              </w:rPr>
              <w:t>GLMM</w:t>
            </w:r>
          </w:p>
        </w:tc>
        <w:tc>
          <w:tcPr>
            <w:tcW w:w="133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Эксперимент 2</w:t>
            </w:r>
          </w:p>
        </w:tc>
        <w:tc>
          <w:tcPr>
            <w:tcW w:w="18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 xml:space="preserve">Индекс состояния </w:t>
            </w: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Вид, длительность экспозиции</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PropT,  плотность поселения</w:t>
            </w:r>
          </w:p>
        </w:tc>
        <w:tc>
          <w:tcPr>
            <w:tcW w:w="13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Садок</w:t>
            </w:r>
          </w:p>
        </w:tc>
        <w:tc>
          <w:tcPr>
            <w:tcW w:w="17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5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Нормальное</w:t>
            </w:r>
          </w:p>
        </w:tc>
        <w:tc>
          <w:tcPr>
            <w:tcW w:w="122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 </w:t>
            </w:r>
          </w:p>
        </w:tc>
      </w:tr>
      <w:tr>
        <w:tblPrEx>
          <w:tblCellMar>
            <w:top w:w="0" w:type="dxa"/>
            <w:left w:w="108" w:type="dxa"/>
            <w:bottom w:w="0" w:type="dxa"/>
            <w:right w:w="108" w:type="dxa"/>
          </w:tblCellMar>
        </w:tblPrEx>
        <w:trPr>
          <w:trHeight w:val="272" w:hRule="atLeast"/>
        </w:trPr>
        <w:tc>
          <w:tcPr>
            <w:tcW w:w="120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Модель 4</w:t>
            </w:r>
          </w:p>
        </w:tc>
        <w:tc>
          <w:tcPr>
            <w:tcW w:w="103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GLM</w:t>
            </w:r>
          </w:p>
        </w:tc>
        <w:tc>
          <w:tcPr>
            <w:tcW w:w="133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Эксперимент 1</w:t>
            </w:r>
          </w:p>
        </w:tc>
        <w:tc>
          <w:tcPr>
            <w:tcW w:w="18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Статус мидии (жива/мертва)</w:t>
            </w: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Вид, станция</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PropT, смертность в поселении, начальный размер</w:t>
            </w:r>
          </w:p>
        </w:tc>
        <w:tc>
          <w:tcPr>
            <w:tcW w:w="13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7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5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Биномиальное</w:t>
            </w:r>
          </w:p>
        </w:tc>
        <w:tc>
          <w:tcPr>
            <w:tcW w:w="122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 </w:t>
            </w:r>
          </w:p>
        </w:tc>
      </w:tr>
      <w:tr>
        <w:tblPrEx>
          <w:tblCellMar>
            <w:top w:w="0" w:type="dxa"/>
            <w:left w:w="108" w:type="dxa"/>
            <w:bottom w:w="0" w:type="dxa"/>
            <w:right w:w="108" w:type="dxa"/>
          </w:tblCellMar>
        </w:tblPrEx>
        <w:trPr>
          <w:trHeight w:val="420" w:hRule="atLeast"/>
        </w:trPr>
        <w:tc>
          <w:tcPr>
            <w:tcW w:w="120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Модель 5</w:t>
            </w:r>
          </w:p>
        </w:tc>
        <w:tc>
          <w:tcPr>
            <w:tcW w:w="103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GLM</w:t>
            </w:r>
          </w:p>
        </w:tc>
        <w:tc>
          <w:tcPr>
            <w:tcW w:w="133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Эксперимент 1</w:t>
            </w:r>
          </w:p>
        </w:tc>
        <w:tc>
          <w:tcPr>
            <w:tcW w:w="18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Количество погибших мидий (фоновых) в садке</w:t>
            </w: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Станция</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PropT</w:t>
            </w:r>
          </w:p>
        </w:tc>
        <w:tc>
          <w:tcPr>
            <w:tcW w:w="13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7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val="en-US" w:eastAsia="ru-RU"/>
              </w:rPr>
              <w:t>+</w:t>
            </w:r>
          </w:p>
        </w:tc>
        <w:tc>
          <w:tcPr>
            <w:tcW w:w="15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Пуассоновское</w:t>
            </w:r>
          </w:p>
        </w:tc>
        <w:tc>
          <w:tcPr>
            <w:tcW w:w="122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 </w:t>
            </w:r>
          </w:p>
        </w:tc>
      </w:tr>
      <w:tr>
        <w:tblPrEx>
          <w:tblCellMar>
            <w:top w:w="0" w:type="dxa"/>
            <w:left w:w="108" w:type="dxa"/>
            <w:bottom w:w="0" w:type="dxa"/>
            <w:right w:w="108" w:type="dxa"/>
          </w:tblCellMar>
        </w:tblPrEx>
        <w:trPr>
          <w:trHeight w:val="202" w:hRule="atLeast"/>
        </w:trPr>
        <w:tc>
          <w:tcPr>
            <w:tcW w:w="120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Модель 6</w:t>
            </w:r>
          </w:p>
        </w:tc>
        <w:tc>
          <w:tcPr>
            <w:tcW w:w="103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val="en-US" w:eastAsia="ru-RU"/>
              </w:rPr>
              <w:t>GLM</w:t>
            </w:r>
          </w:p>
        </w:tc>
        <w:tc>
          <w:tcPr>
            <w:tcW w:w="133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Эксперимент 2</w:t>
            </w:r>
          </w:p>
        </w:tc>
        <w:tc>
          <w:tcPr>
            <w:tcW w:w="18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Доля погибших мидий</w:t>
            </w: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Вид, длительность экспозиции</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PropT,  плотность поселения</w:t>
            </w:r>
          </w:p>
        </w:tc>
        <w:tc>
          <w:tcPr>
            <w:tcW w:w="13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7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5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Бета-распределение</w:t>
            </w:r>
          </w:p>
        </w:tc>
        <w:tc>
          <w:tcPr>
            <w:tcW w:w="122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 </w:t>
            </w:r>
          </w:p>
        </w:tc>
      </w:tr>
      <w:tr>
        <w:tblPrEx>
          <w:tblCellMar>
            <w:top w:w="0" w:type="dxa"/>
            <w:left w:w="108" w:type="dxa"/>
            <w:bottom w:w="0" w:type="dxa"/>
            <w:right w:w="108" w:type="dxa"/>
          </w:tblCellMar>
        </w:tblPrEx>
        <w:trPr>
          <w:trHeight w:val="58" w:hRule="atLeast"/>
        </w:trPr>
        <w:tc>
          <w:tcPr>
            <w:tcW w:w="120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Модель 7</w:t>
            </w:r>
          </w:p>
        </w:tc>
        <w:tc>
          <w:tcPr>
            <w:tcW w:w="103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GLS</w:t>
            </w:r>
          </w:p>
        </w:tc>
        <w:tc>
          <w:tcPr>
            <w:tcW w:w="133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Эксперимент 2</w:t>
            </w:r>
          </w:p>
        </w:tc>
        <w:tc>
          <w:tcPr>
            <w:tcW w:w="18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Сила прикрепления</w:t>
            </w: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Вид</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PropT,  плотность поселения, конечный размер</w:t>
            </w:r>
          </w:p>
        </w:tc>
        <w:tc>
          <w:tcPr>
            <w:tcW w:w="13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7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val="en-US" w:eastAsia="ru-RU"/>
              </w:rPr>
              <w:t>-</w:t>
            </w:r>
          </w:p>
        </w:tc>
        <w:tc>
          <w:tcPr>
            <w:tcW w:w="15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Нормальное</w:t>
            </w:r>
          </w:p>
        </w:tc>
        <w:tc>
          <w:tcPr>
            <w:tcW w:w="122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По виду и размеру мидии</w:t>
            </w:r>
          </w:p>
        </w:tc>
      </w:tr>
      <w:tr>
        <w:tblPrEx>
          <w:tblCellMar>
            <w:top w:w="0" w:type="dxa"/>
            <w:left w:w="108" w:type="dxa"/>
            <w:bottom w:w="0" w:type="dxa"/>
            <w:right w:w="108" w:type="dxa"/>
          </w:tblCellMar>
        </w:tblPrEx>
        <w:trPr>
          <w:trHeight w:val="58" w:hRule="atLeast"/>
        </w:trPr>
        <w:tc>
          <w:tcPr>
            <w:tcW w:w="120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Модель 8</w:t>
            </w:r>
          </w:p>
        </w:tc>
        <w:tc>
          <w:tcPr>
            <w:tcW w:w="103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val="en-US" w:eastAsia="ru-RU"/>
              </w:rPr>
              <w:t>WLS</w:t>
            </w:r>
          </w:p>
        </w:tc>
        <w:tc>
          <w:tcPr>
            <w:tcW w:w="133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Эксперимент 3</w:t>
            </w:r>
          </w:p>
        </w:tc>
        <w:tc>
          <w:tcPr>
            <w:tcW w:w="18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Сила прикрепления</w:t>
            </w: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Вид</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PropT, вес мидии</w:t>
            </w:r>
          </w:p>
        </w:tc>
        <w:tc>
          <w:tcPr>
            <w:tcW w:w="13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7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5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Нормальное</w:t>
            </w:r>
          </w:p>
        </w:tc>
        <w:tc>
          <w:tcPr>
            <w:tcW w:w="122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По виду и размеру мидии</w:t>
            </w:r>
          </w:p>
        </w:tc>
      </w:tr>
      <w:tr>
        <w:tblPrEx>
          <w:tblCellMar>
            <w:top w:w="0" w:type="dxa"/>
            <w:left w:w="108" w:type="dxa"/>
            <w:bottom w:w="0" w:type="dxa"/>
            <w:right w:w="108" w:type="dxa"/>
          </w:tblCellMar>
        </w:tblPrEx>
        <w:trPr>
          <w:trHeight w:val="552" w:hRule="atLeast"/>
        </w:trPr>
        <w:tc>
          <w:tcPr>
            <w:tcW w:w="120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Модель 9</w:t>
            </w:r>
          </w:p>
        </w:tc>
        <w:tc>
          <w:tcPr>
            <w:tcW w:w="103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eastAsia="ru-RU"/>
              </w:rPr>
              <w:t>GL</w:t>
            </w:r>
            <w:r>
              <w:rPr>
                <w:rFonts w:ascii="Times New Roman" w:hAnsi="Times New Roman" w:eastAsia="Times New Roman" w:cs="Times New Roman"/>
                <w:color w:val="000000"/>
                <w:sz w:val="18"/>
                <w:szCs w:val="20"/>
                <w:lang w:val="en-US" w:eastAsia="ru-RU"/>
              </w:rPr>
              <w:t>M</w:t>
            </w:r>
          </w:p>
        </w:tc>
        <w:tc>
          <w:tcPr>
            <w:tcW w:w="133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Эксперимент 3</w:t>
            </w:r>
          </w:p>
        </w:tc>
        <w:tc>
          <w:tcPr>
            <w:tcW w:w="18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Количество биссусных бляшек</w:t>
            </w: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Вид</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PropT, вес мидии, плотность поселения</w:t>
            </w:r>
          </w:p>
        </w:tc>
        <w:tc>
          <w:tcPr>
            <w:tcW w:w="13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val="en-US" w:eastAsia="ru-RU"/>
              </w:rPr>
              <w:t>-</w:t>
            </w:r>
            <w:r>
              <w:rPr>
                <w:rFonts w:ascii="Times New Roman" w:hAnsi="Times New Roman" w:eastAsia="Times New Roman" w:cs="Times New Roman"/>
                <w:color w:val="000000"/>
                <w:sz w:val="18"/>
                <w:szCs w:val="20"/>
                <w:lang w:eastAsia="ru-RU"/>
              </w:rPr>
              <w:t> </w:t>
            </w:r>
          </w:p>
        </w:tc>
        <w:tc>
          <w:tcPr>
            <w:tcW w:w="17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5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eastAsia="ru-RU"/>
              </w:rPr>
              <w:t>Отрицательное биномиальное</w:t>
            </w:r>
          </w:p>
        </w:tc>
        <w:tc>
          <w:tcPr>
            <w:tcW w:w="122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eastAsia="ru-RU"/>
              </w:rPr>
              <w:t> </w:t>
            </w:r>
            <w:r>
              <w:rPr>
                <w:rFonts w:ascii="Times New Roman" w:hAnsi="Times New Roman" w:eastAsia="Times New Roman" w:cs="Times New Roman"/>
                <w:color w:val="000000"/>
                <w:sz w:val="18"/>
                <w:szCs w:val="20"/>
                <w:lang w:val="en-US" w:eastAsia="ru-RU"/>
              </w:rPr>
              <w:t>-</w:t>
            </w:r>
          </w:p>
        </w:tc>
      </w:tr>
      <w:tr>
        <w:tblPrEx>
          <w:tblCellMar>
            <w:top w:w="0" w:type="dxa"/>
            <w:left w:w="108" w:type="dxa"/>
            <w:bottom w:w="0" w:type="dxa"/>
            <w:right w:w="108" w:type="dxa"/>
          </w:tblCellMar>
        </w:tblPrEx>
        <w:trPr>
          <w:trHeight w:val="58" w:hRule="atLeast"/>
        </w:trPr>
        <w:tc>
          <w:tcPr>
            <w:tcW w:w="120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Модель 10</w:t>
            </w:r>
          </w:p>
        </w:tc>
        <w:tc>
          <w:tcPr>
            <w:tcW w:w="103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val="en-US" w:eastAsia="ru-RU"/>
              </w:rPr>
              <w:t>WLS</w:t>
            </w:r>
          </w:p>
        </w:tc>
        <w:tc>
          <w:tcPr>
            <w:tcW w:w="133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Эксперимент 4</w:t>
            </w:r>
          </w:p>
        </w:tc>
        <w:tc>
          <w:tcPr>
            <w:tcW w:w="18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Сила прикрепления</w:t>
            </w: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Вид, соленость</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eastAsia="ru-RU"/>
              </w:rPr>
              <w:t>Вес мидии</w:t>
            </w:r>
          </w:p>
        </w:tc>
        <w:tc>
          <w:tcPr>
            <w:tcW w:w="13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7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5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Нормальное</w:t>
            </w:r>
          </w:p>
        </w:tc>
        <w:tc>
          <w:tcPr>
            <w:tcW w:w="122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По виду и весу мидии</w:t>
            </w:r>
          </w:p>
        </w:tc>
      </w:tr>
      <w:tr>
        <w:tblPrEx>
          <w:tblCellMar>
            <w:top w:w="0" w:type="dxa"/>
            <w:left w:w="108" w:type="dxa"/>
            <w:bottom w:w="0" w:type="dxa"/>
            <w:right w:w="108" w:type="dxa"/>
          </w:tblCellMar>
        </w:tblPrEx>
        <w:trPr>
          <w:trHeight w:val="58" w:hRule="atLeast"/>
        </w:trPr>
        <w:tc>
          <w:tcPr>
            <w:tcW w:w="120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Модель 11</w:t>
            </w:r>
          </w:p>
        </w:tc>
        <w:tc>
          <w:tcPr>
            <w:tcW w:w="103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val="en-US" w:eastAsia="ru-RU"/>
              </w:rPr>
              <w:t>GLM</w:t>
            </w:r>
          </w:p>
        </w:tc>
        <w:tc>
          <w:tcPr>
            <w:tcW w:w="133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Эксперимент 4</w:t>
            </w:r>
          </w:p>
        </w:tc>
        <w:tc>
          <w:tcPr>
            <w:tcW w:w="18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Вероятность прикрепления</w:t>
            </w: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Вид</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Соленость, вес мидии</w:t>
            </w:r>
          </w:p>
        </w:tc>
        <w:tc>
          <w:tcPr>
            <w:tcW w:w="13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7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5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Биномиальное</w:t>
            </w:r>
          </w:p>
        </w:tc>
        <w:tc>
          <w:tcPr>
            <w:tcW w:w="122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r>
      <w:tr>
        <w:tblPrEx>
          <w:tblCellMar>
            <w:top w:w="0" w:type="dxa"/>
            <w:left w:w="108" w:type="dxa"/>
            <w:bottom w:w="0" w:type="dxa"/>
            <w:right w:w="108" w:type="dxa"/>
          </w:tblCellMar>
        </w:tblPrEx>
        <w:trPr>
          <w:trHeight w:val="306" w:hRule="atLeast"/>
        </w:trPr>
        <w:tc>
          <w:tcPr>
            <w:tcW w:w="120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Модель 12</w:t>
            </w:r>
          </w:p>
        </w:tc>
        <w:tc>
          <w:tcPr>
            <w:tcW w:w="103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GLMM</w:t>
            </w:r>
          </w:p>
        </w:tc>
        <w:tc>
          <w:tcPr>
            <w:tcW w:w="133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Эксперимент 5</w:t>
            </w:r>
          </w:p>
        </w:tc>
        <w:tc>
          <w:tcPr>
            <w:tcW w:w="18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Статус мидии (открыта-закрыта)</w:t>
            </w: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Вид, фаза цикла</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Соленость</w:t>
            </w:r>
          </w:p>
        </w:tc>
        <w:tc>
          <w:tcPr>
            <w:tcW w:w="13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Особь, день эксперимента</w:t>
            </w:r>
          </w:p>
        </w:tc>
        <w:tc>
          <w:tcPr>
            <w:tcW w:w="17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val="en-US" w:eastAsia="ru-RU"/>
              </w:rPr>
              <w:t>+</w:t>
            </w:r>
            <w:r>
              <w:rPr>
                <w:rFonts w:ascii="Times New Roman" w:hAnsi="Times New Roman" w:eastAsia="Times New Roman" w:cs="Times New Roman"/>
                <w:color w:val="000000"/>
                <w:sz w:val="18"/>
                <w:szCs w:val="20"/>
                <w:lang w:eastAsia="ru-RU"/>
              </w:rPr>
              <w:t> </w:t>
            </w:r>
          </w:p>
        </w:tc>
        <w:tc>
          <w:tcPr>
            <w:tcW w:w="15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Биномиальное</w:t>
            </w:r>
          </w:p>
        </w:tc>
        <w:tc>
          <w:tcPr>
            <w:tcW w:w="122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val="en-US" w:eastAsia="ru-RU"/>
              </w:rPr>
              <w:t>-</w:t>
            </w:r>
            <w:r>
              <w:rPr>
                <w:rFonts w:ascii="Times New Roman" w:hAnsi="Times New Roman" w:eastAsia="Times New Roman" w:cs="Times New Roman"/>
                <w:color w:val="000000"/>
                <w:sz w:val="18"/>
                <w:szCs w:val="20"/>
                <w:lang w:eastAsia="ru-RU"/>
              </w:rPr>
              <w:t> </w:t>
            </w:r>
          </w:p>
        </w:tc>
      </w:tr>
      <w:tr>
        <w:tblPrEx>
          <w:tblCellMar>
            <w:top w:w="0" w:type="dxa"/>
            <w:left w:w="108" w:type="dxa"/>
            <w:bottom w:w="0" w:type="dxa"/>
            <w:right w:w="108" w:type="dxa"/>
          </w:tblCellMar>
        </w:tblPrEx>
        <w:trPr>
          <w:trHeight w:val="156" w:hRule="atLeast"/>
        </w:trPr>
        <w:tc>
          <w:tcPr>
            <w:tcW w:w="120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Модель 13</w:t>
            </w:r>
          </w:p>
        </w:tc>
        <w:tc>
          <w:tcPr>
            <w:tcW w:w="103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PHM</w:t>
            </w:r>
          </w:p>
        </w:tc>
        <w:tc>
          <w:tcPr>
            <w:tcW w:w="133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Эксперимент 6</w:t>
            </w:r>
          </w:p>
        </w:tc>
        <w:tc>
          <w:tcPr>
            <w:tcW w:w="18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День смерти, статус</w:t>
            </w: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Вид, соленость</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3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7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5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22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val="en-US" w:eastAsia="ru-RU"/>
              </w:rPr>
              <w:t>-</w:t>
            </w:r>
          </w:p>
        </w:tc>
      </w:tr>
      <w:tr>
        <w:tblPrEx>
          <w:tblCellMar>
            <w:top w:w="0" w:type="dxa"/>
            <w:left w:w="108" w:type="dxa"/>
            <w:bottom w:w="0" w:type="dxa"/>
            <w:right w:w="108" w:type="dxa"/>
          </w:tblCellMar>
        </w:tblPrEx>
        <w:trPr>
          <w:trHeight w:val="446" w:hRule="atLeast"/>
        </w:trPr>
        <w:tc>
          <w:tcPr>
            <w:tcW w:w="120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Модель 14</w:t>
            </w:r>
          </w:p>
        </w:tc>
        <w:tc>
          <w:tcPr>
            <w:tcW w:w="103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RDA</w:t>
            </w:r>
          </w:p>
        </w:tc>
        <w:tc>
          <w:tcPr>
            <w:tcW w:w="1339"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Эксперимент 7</w:t>
            </w:r>
          </w:p>
        </w:tc>
        <w:tc>
          <w:tcPr>
            <w:tcW w:w="18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Концентрации 35 метаболитов и осмолитов в двух тканях</w:t>
            </w:r>
          </w:p>
        </w:tc>
        <w:tc>
          <w:tcPr>
            <w:tcW w:w="157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Вид</w:t>
            </w:r>
          </w:p>
        </w:tc>
        <w:tc>
          <w:tcPr>
            <w:tcW w:w="292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eastAsia="ru-RU"/>
              </w:rPr>
              <w:t>Соленость</w:t>
            </w:r>
          </w:p>
        </w:tc>
        <w:tc>
          <w:tcPr>
            <w:tcW w:w="13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75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56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eastAsia="ru-RU"/>
              </w:rPr>
            </w:pPr>
            <w:r>
              <w:rPr>
                <w:rFonts w:ascii="Times New Roman" w:hAnsi="Times New Roman" w:eastAsia="Times New Roman" w:cs="Times New Roman"/>
                <w:color w:val="000000"/>
                <w:sz w:val="18"/>
                <w:szCs w:val="20"/>
                <w:lang w:eastAsia="ru-RU"/>
              </w:rPr>
              <w:t>-</w:t>
            </w:r>
          </w:p>
        </w:tc>
        <w:tc>
          <w:tcPr>
            <w:tcW w:w="1227"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18"/>
                <w:szCs w:val="20"/>
                <w:lang w:val="en-US" w:eastAsia="ru-RU"/>
              </w:rPr>
            </w:pPr>
            <w:r>
              <w:rPr>
                <w:rFonts w:ascii="Times New Roman" w:hAnsi="Times New Roman" w:eastAsia="Times New Roman" w:cs="Times New Roman"/>
                <w:color w:val="000000"/>
                <w:sz w:val="18"/>
                <w:szCs w:val="20"/>
                <w:lang w:val="en-US" w:eastAsia="ru-RU"/>
              </w:rPr>
              <w:t>-</w:t>
            </w:r>
          </w:p>
        </w:tc>
      </w:tr>
    </w:tbl>
    <w:p/>
    <w:p>
      <w:pPr>
        <w:sectPr>
          <w:pgSz w:w="16838" w:h="11906" w:orient="landscape"/>
          <w:pgMar w:top="720" w:right="720" w:bottom="720" w:left="720" w:header="709" w:footer="709" w:gutter="0"/>
          <w:cols w:space="708" w:num="1"/>
          <w:docGrid w:linePitch="360" w:charSpace="0"/>
        </w:sectPr>
      </w:pPr>
      <w:commentRangeStart w:id="20"/>
      <w:r>
        <w:t>Таблица 1.   Структура моделей, используемых для оценки   характеристик мидий от различных биотических и абиотичсеких факторов</w:t>
      </w:r>
      <w:commentRangeEnd w:id="20"/>
      <w:r>
        <w:commentReference w:id="20"/>
      </w:r>
    </w:p>
    <w:p>
      <w:pPr>
        <w:spacing w:after="0" w:line="240" w:lineRule="auto"/>
        <w:jc w:val="both"/>
      </w:pPr>
    </w:p>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Глава </w:t>
      </w:r>
      <w:r>
        <w:rPr>
          <w:rFonts w:ascii="Times New Roman" w:hAnsi="Times New Roman" w:cs="Times New Roman"/>
          <w:b/>
          <w:sz w:val="24"/>
          <w:szCs w:val="24"/>
          <w:lang w:val="en-US"/>
        </w:rPr>
        <w:t>III</w:t>
      </w:r>
      <w:r>
        <w:rPr>
          <w:rFonts w:ascii="Times New Roman" w:hAnsi="Times New Roman" w:cs="Times New Roman"/>
          <w:b/>
          <w:sz w:val="24"/>
          <w:szCs w:val="24"/>
        </w:rPr>
        <w:t>. Результаты.</w:t>
      </w:r>
    </w:p>
    <w:p>
      <w:pPr>
        <w:spacing w:after="0" w:line="360" w:lineRule="auto"/>
        <w:jc w:val="both"/>
        <w:rPr>
          <w:rFonts w:ascii="Times New Roman" w:hAnsi="Times New Roman" w:cs="Times New Roman"/>
          <w:sz w:val="24"/>
          <w:szCs w:val="24"/>
        </w:rPr>
      </w:pPr>
    </w:p>
    <w:p>
      <w:pPr>
        <w:spacing w:after="0"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3.1. Влияние таксономического состава поселения на скорость роста и индекс состояния мидий.</w:t>
      </w:r>
    </w:p>
    <w:p>
      <w:pPr>
        <w:spacing w:after="0" w:line="360" w:lineRule="auto"/>
        <w:ind w:firstLine="708"/>
        <w:jc w:val="both"/>
        <w:rPr>
          <w:ins w:id="881" w:author="polyd" w:date="2023-06-15T15:31:06Z"/>
          <w:rFonts w:ascii="Times New Roman" w:hAnsi="Times New Roman" w:cs="Times New Roman"/>
          <w:sz w:val="24"/>
          <w:szCs w:val="24"/>
        </w:rPr>
      </w:pPr>
      <w:r>
        <w:rPr>
          <w:rFonts w:ascii="Times New Roman" w:hAnsi="Times New Roman" w:cs="Times New Roman"/>
          <w:sz w:val="24"/>
          <w:szCs w:val="24"/>
        </w:rPr>
        <w:t xml:space="preserve">В Эксперименте 1 скорость роста мидий двух видов исследовалась в зависимости от соленостного режима (на двух станциях), таксономического состава поселений, начального размера мидий и смертности в поселениях. </w:t>
      </w:r>
    </w:p>
    <w:p>
      <w:pPr>
        <w:spacing w:after="0" w:line="360" w:lineRule="auto"/>
        <w:ind w:firstLine="708"/>
        <w:jc w:val="both"/>
        <w:rPr>
          <w:rFonts w:ascii="Times New Roman" w:hAnsi="Times New Roman" w:cs="Times New Roman"/>
          <w:sz w:val="24"/>
          <w:szCs w:val="24"/>
        </w:rPr>
      </w:pPr>
      <w:ins w:id="882" w:author="polyd" w:date="2023-06-15T15:31:07Z">
        <w:r>
          <w:rPr>
            <w:rFonts w:ascii="Times New Roman" w:hAnsi="Times New Roman" w:cs="Times New Roman"/>
            <w:sz w:val="24"/>
            <w:szCs w:val="24"/>
            <w:lang w:val="ru-RU"/>
          </w:rPr>
          <w:t>Дл</w:t>
        </w:r>
      </w:ins>
      <w:ins w:id="883" w:author="polyd" w:date="2023-06-15T15:31:08Z">
        <w:r>
          <w:rPr>
            <w:rFonts w:ascii="Times New Roman" w:hAnsi="Times New Roman" w:cs="Times New Roman"/>
            <w:sz w:val="24"/>
            <w:szCs w:val="24"/>
            <w:lang w:val="ru-RU"/>
          </w:rPr>
          <w:t>я</w:t>
        </w:r>
      </w:ins>
      <w:ins w:id="884" w:author="polyd" w:date="2023-06-15T15:31:08Z">
        <w:r>
          <w:rPr>
            <w:rFonts w:hint="default" w:ascii="Times New Roman" w:hAnsi="Times New Roman" w:cs="Times New Roman"/>
            <w:sz w:val="24"/>
            <w:szCs w:val="24"/>
            <w:lang w:val="ru-RU"/>
          </w:rPr>
          <w:t xml:space="preserve"> </w:t>
        </w:r>
      </w:ins>
      <w:ins w:id="885" w:author="polyd" w:date="2023-06-15T15:31:09Z">
        <w:r>
          <w:rPr>
            <w:rFonts w:hint="default" w:ascii="Times New Roman" w:hAnsi="Times New Roman" w:cs="Times New Roman"/>
            <w:sz w:val="24"/>
            <w:szCs w:val="24"/>
            <w:lang w:val="ru-RU"/>
          </w:rPr>
          <w:t>данно</w:t>
        </w:r>
      </w:ins>
      <w:ins w:id="886" w:author="polyd" w:date="2023-06-15T15:31:25Z">
        <w:r>
          <w:rPr>
            <w:rFonts w:hint="default" w:ascii="Times New Roman" w:hAnsi="Times New Roman" w:cs="Times New Roman"/>
            <w:sz w:val="24"/>
            <w:szCs w:val="24"/>
            <w:lang w:val="ru-RU"/>
          </w:rPr>
          <w:t xml:space="preserve">й </w:t>
        </w:r>
      </w:ins>
      <w:ins w:id="887" w:author="polyd" w:date="2023-06-15T15:31:26Z">
        <w:r>
          <w:rPr>
            <w:rFonts w:hint="default" w:ascii="Times New Roman" w:hAnsi="Times New Roman" w:cs="Times New Roman"/>
            <w:sz w:val="24"/>
            <w:szCs w:val="24"/>
            <w:lang w:val="ru-RU"/>
          </w:rPr>
          <w:t>мо</w:t>
        </w:r>
      </w:ins>
      <w:ins w:id="888" w:author="polyd" w:date="2023-06-15T15:31:28Z">
        <w:r>
          <w:rPr>
            <w:rFonts w:hint="default" w:ascii="Times New Roman" w:hAnsi="Times New Roman" w:cs="Times New Roman"/>
            <w:sz w:val="24"/>
            <w:szCs w:val="24"/>
            <w:lang w:val="ru-RU"/>
          </w:rPr>
          <w:t>д</w:t>
        </w:r>
      </w:ins>
      <w:ins w:id="889" w:author="polyd" w:date="2023-06-15T15:31:29Z">
        <w:r>
          <w:rPr>
            <w:rFonts w:hint="default" w:ascii="Times New Roman" w:hAnsi="Times New Roman" w:cs="Times New Roman"/>
            <w:sz w:val="24"/>
            <w:szCs w:val="24"/>
            <w:lang w:val="ru-RU"/>
          </w:rPr>
          <w:t>ели</w:t>
        </w:r>
      </w:ins>
      <w:ins w:id="890" w:author="polyd" w:date="2023-06-15T15:31:30Z">
        <w:r>
          <w:rPr>
            <w:rFonts w:hint="default" w:ascii="Times New Roman" w:hAnsi="Times New Roman" w:cs="Times New Roman"/>
            <w:sz w:val="24"/>
            <w:szCs w:val="24"/>
            <w:lang w:val="ru-RU"/>
          </w:rPr>
          <w:t xml:space="preserve"> и дл</w:t>
        </w:r>
      </w:ins>
      <w:ins w:id="891" w:author="polyd" w:date="2023-06-15T15:31:31Z">
        <w:r>
          <w:rPr>
            <w:rFonts w:hint="default" w:ascii="Times New Roman" w:hAnsi="Times New Roman" w:cs="Times New Roman"/>
            <w:sz w:val="24"/>
            <w:szCs w:val="24"/>
            <w:lang w:val="ru-RU"/>
          </w:rPr>
          <w:t>я все</w:t>
        </w:r>
      </w:ins>
      <w:ins w:id="892" w:author="polyd" w:date="2023-06-15T15:31:32Z">
        <w:r>
          <w:rPr>
            <w:rFonts w:hint="default" w:ascii="Times New Roman" w:hAnsi="Times New Roman" w:cs="Times New Roman"/>
            <w:sz w:val="24"/>
            <w:szCs w:val="24"/>
            <w:lang w:val="ru-RU"/>
          </w:rPr>
          <w:t>х пос</w:t>
        </w:r>
      </w:ins>
      <w:ins w:id="893" w:author="polyd" w:date="2023-06-15T15:31:33Z">
        <w:r>
          <w:rPr>
            <w:rFonts w:hint="default" w:ascii="Times New Roman" w:hAnsi="Times New Roman" w:cs="Times New Roman"/>
            <w:sz w:val="24"/>
            <w:szCs w:val="24"/>
            <w:lang w:val="ru-RU"/>
          </w:rPr>
          <w:t>ледую</w:t>
        </w:r>
      </w:ins>
      <w:ins w:id="894" w:author="polyd" w:date="2023-06-15T15:31:34Z">
        <w:r>
          <w:rPr>
            <w:rFonts w:hint="default" w:ascii="Times New Roman" w:hAnsi="Times New Roman" w:cs="Times New Roman"/>
            <w:sz w:val="24"/>
            <w:szCs w:val="24"/>
            <w:lang w:val="ru-RU"/>
          </w:rPr>
          <w:t xml:space="preserve">щих </w:t>
        </w:r>
      </w:ins>
      <w:ins w:id="895" w:author="polyd" w:date="2023-06-15T15:31:35Z">
        <w:r>
          <w:rPr>
            <w:rFonts w:hint="default" w:ascii="Times New Roman" w:hAnsi="Times New Roman" w:cs="Times New Roman"/>
            <w:sz w:val="24"/>
            <w:szCs w:val="24"/>
            <w:lang w:val="ru-RU"/>
          </w:rPr>
          <w:t>регре</w:t>
        </w:r>
      </w:ins>
      <w:ins w:id="896" w:author="polyd" w:date="2023-06-15T15:31:36Z">
        <w:r>
          <w:rPr>
            <w:rFonts w:hint="default" w:ascii="Times New Roman" w:hAnsi="Times New Roman" w:cs="Times New Roman"/>
            <w:sz w:val="24"/>
            <w:szCs w:val="24"/>
            <w:lang w:val="ru-RU"/>
          </w:rPr>
          <w:t>ссионны</w:t>
        </w:r>
      </w:ins>
      <w:ins w:id="897" w:author="polyd" w:date="2023-06-15T15:31:37Z">
        <w:r>
          <w:rPr>
            <w:rFonts w:hint="default" w:ascii="Times New Roman" w:hAnsi="Times New Roman" w:cs="Times New Roman"/>
            <w:sz w:val="24"/>
            <w:szCs w:val="24"/>
            <w:lang w:val="ru-RU"/>
          </w:rPr>
          <w:t>х модел</w:t>
        </w:r>
      </w:ins>
      <w:ins w:id="898" w:author="polyd" w:date="2023-06-15T15:31:38Z">
        <w:r>
          <w:rPr>
            <w:rFonts w:hint="default" w:ascii="Times New Roman" w:hAnsi="Times New Roman" w:cs="Times New Roman"/>
            <w:sz w:val="24"/>
            <w:szCs w:val="24"/>
            <w:lang w:val="ru-RU"/>
          </w:rPr>
          <w:t>е</w:t>
        </w:r>
      </w:ins>
      <w:ins w:id="899" w:author="polyd" w:date="2023-06-15T15:31:39Z">
        <w:r>
          <w:rPr>
            <w:rFonts w:hint="default" w:ascii="Times New Roman" w:hAnsi="Times New Roman" w:cs="Times New Roman"/>
            <w:sz w:val="24"/>
            <w:szCs w:val="24"/>
            <w:lang w:val="ru-RU"/>
          </w:rPr>
          <w:t xml:space="preserve">й </w:t>
        </w:r>
      </w:ins>
      <w:ins w:id="900" w:author="polyd" w:date="2023-06-15T15:31:42Z">
        <w:r>
          <w:rPr>
            <w:rFonts w:hint="default" w:ascii="Times New Roman" w:hAnsi="Times New Roman" w:cs="Times New Roman"/>
            <w:sz w:val="24"/>
            <w:szCs w:val="24"/>
            <w:lang w:val="ru-RU"/>
          </w:rPr>
          <w:t>о</w:t>
        </w:r>
      </w:ins>
      <w:ins w:id="901" w:author="polyd" w:date="2023-06-15T15:31:43Z">
        <w:r>
          <w:rPr>
            <w:rFonts w:hint="default" w:ascii="Times New Roman" w:hAnsi="Times New Roman" w:cs="Times New Roman"/>
            <w:sz w:val="24"/>
            <w:szCs w:val="24"/>
            <w:lang w:val="ru-RU"/>
          </w:rPr>
          <w:t>ценки</w:t>
        </w:r>
      </w:ins>
      <w:ins w:id="902" w:author="polyd" w:date="2023-06-15T15:31:44Z">
        <w:r>
          <w:rPr>
            <w:rFonts w:hint="default" w:ascii="Times New Roman" w:hAnsi="Times New Roman" w:cs="Times New Roman"/>
            <w:sz w:val="24"/>
            <w:szCs w:val="24"/>
            <w:lang w:val="ru-RU"/>
          </w:rPr>
          <w:t xml:space="preserve"> </w:t>
        </w:r>
      </w:ins>
      <w:ins w:id="903" w:author="polyd" w:date="2023-06-15T15:31:49Z">
        <w:r>
          <w:rPr>
            <w:rFonts w:hint="default" w:ascii="Times New Roman" w:hAnsi="Times New Roman" w:cs="Times New Roman"/>
            <w:sz w:val="24"/>
            <w:szCs w:val="24"/>
            <w:lang w:val="ru-RU"/>
          </w:rPr>
          <w:t xml:space="preserve">их </w:t>
        </w:r>
      </w:ins>
      <w:ins w:id="904" w:author="polyd" w:date="2023-06-15T15:31:50Z">
        <w:r>
          <w:rPr>
            <w:rFonts w:hint="default" w:ascii="Times New Roman" w:hAnsi="Times New Roman" w:cs="Times New Roman"/>
            <w:sz w:val="24"/>
            <w:szCs w:val="24"/>
            <w:lang w:val="ru-RU"/>
          </w:rPr>
          <w:t>парам</w:t>
        </w:r>
      </w:ins>
      <w:ins w:id="905" w:author="polyd" w:date="2023-06-15T15:32:17Z">
        <w:r>
          <w:rPr>
            <w:rFonts w:hint="default" w:ascii="Times New Roman" w:hAnsi="Times New Roman" w:cs="Times New Roman"/>
            <w:sz w:val="24"/>
            <w:szCs w:val="24"/>
            <w:lang w:val="ru-RU"/>
          </w:rPr>
          <w:t>е</w:t>
        </w:r>
      </w:ins>
      <w:ins w:id="906" w:author="polyd" w:date="2023-06-15T15:31:50Z">
        <w:r>
          <w:rPr>
            <w:rFonts w:hint="default" w:ascii="Times New Roman" w:hAnsi="Times New Roman" w:cs="Times New Roman"/>
            <w:sz w:val="24"/>
            <w:szCs w:val="24"/>
            <w:lang w:val="ru-RU"/>
          </w:rPr>
          <w:t>т</w:t>
        </w:r>
      </w:ins>
      <w:ins w:id="907" w:author="polyd" w:date="2023-06-15T15:31:51Z">
        <w:r>
          <w:rPr>
            <w:rFonts w:hint="default" w:ascii="Times New Roman" w:hAnsi="Times New Roman" w:cs="Times New Roman"/>
            <w:sz w:val="24"/>
            <w:szCs w:val="24"/>
            <w:lang w:val="ru-RU"/>
          </w:rPr>
          <w:t>ров пр</w:t>
        </w:r>
      </w:ins>
      <w:ins w:id="908" w:author="polyd" w:date="2023-06-15T15:31:52Z">
        <w:r>
          <w:rPr>
            <w:rFonts w:hint="default" w:ascii="Times New Roman" w:hAnsi="Times New Roman" w:cs="Times New Roman"/>
            <w:sz w:val="24"/>
            <w:szCs w:val="24"/>
            <w:lang w:val="ru-RU"/>
          </w:rPr>
          <w:t>иводят</w:t>
        </w:r>
      </w:ins>
      <w:ins w:id="909" w:author="polyd" w:date="2023-06-15T15:31:53Z">
        <w:r>
          <w:rPr>
            <w:rFonts w:hint="default" w:ascii="Times New Roman" w:hAnsi="Times New Roman" w:cs="Times New Roman"/>
            <w:sz w:val="24"/>
            <w:szCs w:val="24"/>
            <w:lang w:val="ru-RU"/>
          </w:rPr>
          <w:t xml:space="preserve">ся в </w:t>
        </w:r>
      </w:ins>
      <w:ins w:id="910" w:author="polyd" w:date="2023-06-15T15:31:54Z">
        <w:r>
          <w:rPr>
            <w:rFonts w:hint="default" w:ascii="Times New Roman" w:hAnsi="Times New Roman" w:cs="Times New Roman"/>
            <w:sz w:val="24"/>
            <w:szCs w:val="24"/>
            <w:lang w:val="ru-RU"/>
          </w:rPr>
          <w:t>табл</w:t>
        </w:r>
      </w:ins>
      <w:ins w:id="911" w:author="polyd" w:date="2023-06-15T15:31:55Z">
        <w:r>
          <w:rPr>
            <w:rFonts w:hint="default" w:ascii="Times New Roman" w:hAnsi="Times New Roman" w:cs="Times New Roman"/>
            <w:sz w:val="24"/>
            <w:szCs w:val="24"/>
            <w:lang w:val="ru-RU"/>
          </w:rPr>
          <w:t>иц</w:t>
        </w:r>
      </w:ins>
      <w:ins w:id="912" w:author="polyd" w:date="2023-06-15T15:31:56Z">
        <w:r>
          <w:rPr>
            <w:rFonts w:hint="default" w:ascii="Times New Roman" w:hAnsi="Times New Roman" w:cs="Times New Roman"/>
            <w:sz w:val="24"/>
            <w:szCs w:val="24"/>
            <w:lang w:val="ru-RU"/>
          </w:rPr>
          <w:t xml:space="preserve">е </w:t>
        </w:r>
      </w:ins>
      <w:ins w:id="913" w:author="polyd" w:date="2023-06-15T15:31:57Z">
        <w:r>
          <w:rPr>
            <w:rFonts w:hint="default" w:ascii="Times New Roman" w:hAnsi="Times New Roman" w:cs="Times New Roman"/>
            <w:sz w:val="24"/>
            <w:szCs w:val="24"/>
            <w:lang w:val="ru-RU"/>
          </w:rPr>
          <w:t xml:space="preserve">++ </w:t>
        </w:r>
      </w:ins>
      <w:ins w:id="914" w:author="polyd" w:date="2023-06-15T15:31:58Z">
        <w:r>
          <w:rPr>
            <w:rFonts w:hint="default" w:ascii="Times New Roman" w:hAnsi="Times New Roman" w:cs="Times New Roman"/>
            <w:sz w:val="24"/>
            <w:szCs w:val="24"/>
            <w:lang w:val="ru-RU"/>
          </w:rPr>
          <w:t>Пр</w:t>
        </w:r>
      </w:ins>
      <w:ins w:id="915" w:author="polyd" w:date="2023-06-15T15:31:59Z">
        <w:r>
          <w:rPr>
            <w:rFonts w:hint="default" w:ascii="Times New Roman" w:hAnsi="Times New Roman" w:cs="Times New Roman"/>
            <w:sz w:val="24"/>
            <w:szCs w:val="24"/>
            <w:lang w:val="ru-RU"/>
          </w:rPr>
          <w:t>иложе</w:t>
        </w:r>
      </w:ins>
      <w:ins w:id="916" w:author="polyd" w:date="2023-06-15T15:32:00Z">
        <w:r>
          <w:rPr>
            <w:rFonts w:hint="default" w:ascii="Times New Roman" w:hAnsi="Times New Roman" w:cs="Times New Roman"/>
            <w:sz w:val="24"/>
            <w:szCs w:val="24"/>
            <w:lang w:val="ru-RU"/>
          </w:rPr>
          <w:t>ния.</w:t>
        </w:r>
      </w:ins>
      <w:ins w:id="917" w:author="polyd" w:date="2023-06-15T15:32:01Z">
        <w:r>
          <w:rPr>
            <w:rFonts w:hint="default" w:ascii="Times New Roman" w:hAnsi="Times New Roman" w:cs="Times New Roman"/>
            <w:sz w:val="24"/>
            <w:szCs w:val="24"/>
            <w:lang w:val="ru-RU"/>
          </w:rPr>
          <w:t xml:space="preserve"> </w:t>
        </w:r>
      </w:ins>
      <w:del w:id="918" w:author="polyd" w:date="2023-06-15T15:32:09Z">
        <w:r>
          <w:rPr>
            <w:rFonts w:ascii="Times New Roman" w:hAnsi="Times New Roman" w:cs="Times New Roman"/>
            <w:sz w:val="24"/>
            <w:szCs w:val="24"/>
          </w:rPr>
          <w:delText xml:space="preserve">Результаты регрессионного анализа представлены в Таблице 1 Приложения 1 и визуализированы ниже на Рис. 2. </w:delText>
        </w:r>
      </w:del>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Модель 1 </w:t>
      </w:r>
      <w:ins w:id="919" w:author="polyd" w:date="2023-06-15T15:32:27Z">
        <w:r>
          <w:rPr>
            <w:rFonts w:hint="default" w:ascii="Times New Roman" w:hAnsi="Times New Roman" w:cs="Times New Roman"/>
            <w:sz w:val="24"/>
            <w:szCs w:val="24"/>
            <w:lang w:val="ru-RU"/>
          </w:rPr>
          <w:t>(</w:t>
        </w:r>
      </w:ins>
      <w:ins w:id="920" w:author="polyd" w:date="2023-06-15T15:32:47Z">
        <w:r>
          <w:rPr>
            <w:rFonts w:hint="default" w:ascii="Times New Roman" w:hAnsi="Times New Roman" w:cs="Times New Roman"/>
            <w:sz w:val="24"/>
            <w:szCs w:val="24"/>
            <w:lang w:val="ru-RU"/>
          </w:rPr>
          <w:t xml:space="preserve">ее </w:t>
        </w:r>
      </w:ins>
      <w:ins w:id="921" w:author="polyd" w:date="2023-06-15T15:32:48Z">
        <w:r>
          <w:rPr>
            <w:rFonts w:hint="default" w:ascii="Times New Roman" w:hAnsi="Times New Roman" w:cs="Times New Roman"/>
            <w:sz w:val="24"/>
            <w:szCs w:val="24"/>
            <w:lang w:val="ru-RU"/>
          </w:rPr>
          <w:t>визу</w:t>
        </w:r>
      </w:ins>
      <w:ins w:id="922" w:author="polyd" w:date="2023-06-15T15:32:49Z">
        <w:r>
          <w:rPr>
            <w:rFonts w:hint="default" w:ascii="Times New Roman" w:hAnsi="Times New Roman" w:cs="Times New Roman"/>
            <w:sz w:val="24"/>
            <w:szCs w:val="24"/>
            <w:lang w:val="ru-RU"/>
          </w:rPr>
          <w:t>али</w:t>
        </w:r>
      </w:ins>
      <w:ins w:id="923" w:author="polyd" w:date="2023-06-15T15:32:50Z">
        <w:r>
          <w:rPr>
            <w:rFonts w:hint="default" w:ascii="Times New Roman" w:hAnsi="Times New Roman" w:cs="Times New Roman"/>
            <w:sz w:val="24"/>
            <w:szCs w:val="24"/>
            <w:lang w:val="ru-RU"/>
          </w:rPr>
          <w:t>зация</w:t>
        </w:r>
      </w:ins>
      <w:ins w:id="924" w:author="polyd" w:date="2023-06-15T15:32:51Z">
        <w:r>
          <w:rPr>
            <w:rFonts w:hint="default" w:ascii="Times New Roman" w:hAnsi="Times New Roman" w:cs="Times New Roman"/>
            <w:sz w:val="24"/>
            <w:szCs w:val="24"/>
            <w:lang w:val="ru-RU"/>
          </w:rPr>
          <w:t xml:space="preserve"> приве</w:t>
        </w:r>
      </w:ins>
      <w:ins w:id="925" w:author="polyd" w:date="2023-06-15T15:32:52Z">
        <w:r>
          <w:rPr>
            <w:rFonts w:hint="default" w:ascii="Times New Roman" w:hAnsi="Times New Roman" w:cs="Times New Roman"/>
            <w:sz w:val="24"/>
            <w:szCs w:val="24"/>
            <w:lang w:val="ru-RU"/>
          </w:rPr>
          <w:t xml:space="preserve">дена </w:t>
        </w:r>
      </w:ins>
      <w:ins w:id="926" w:author="polyd" w:date="2023-06-15T15:32:53Z">
        <w:r>
          <w:rPr>
            <w:rFonts w:hint="default" w:ascii="Times New Roman" w:hAnsi="Times New Roman" w:cs="Times New Roman"/>
            <w:sz w:val="24"/>
            <w:szCs w:val="24"/>
            <w:lang w:val="ru-RU"/>
          </w:rPr>
          <w:t xml:space="preserve">на </w:t>
        </w:r>
      </w:ins>
      <w:ins w:id="927" w:author="polyd" w:date="2023-06-15T15:32:31Z">
        <w:r>
          <w:rPr>
            <w:rFonts w:hint="default" w:ascii="Times New Roman" w:hAnsi="Times New Roman" w:cs="Times New Roman"/>
            <w:sz w:val="24"/>
            <w:szCs w:val="24"/>
            <w:lang w:val="ru-RU"/>
          </w:rPr>
          <w:t>Р</w:t>
        </w:r>
      </w:ins>
      <w:ins w:id="928" w:author="polyd" w:date="2023-06-15T15:32:32Z">
        <w:r>
          <w:rPr>
            <w:rFonts w:hint="default" w:ascii="Times New Roman" w:hAnsi="Times New Roman" w:cs="Times New Roman"/>
            <w:sz w:val="24"/>
            <w:szCs w:val="24"/>
            <w:lang w:val="ru-RU"/>
          </w:rPr>
          <w:t xml:space="preserve">ис. </w:t>
        </w:r>
      </w:ins>
      <w:ins w:id="929" w:author="polyd" w:date="2023-06-15T15:32:34Z">
        <w:r>
          <w:rPr>
            <w:rFonts w:hint="default" w:ascii="Times New Roman" w:hAnsi="Times New Roman" w:cs="Times New Roman"/>
            <w:sz w:val="24"/>
            <w:szCs w:val="24"/>
            <w:lang w:val="ru-RU"/>
          </w:rPr>
          <w:t>2)</w:t>
        </w:r>
      </w:ins>
      <w:ins w:id="930" w:author="polyd" w:date="2023-06-15T15:32:35Z">
        <w:r>
          <w:rPr>
            <w:rFonts w:hint="default" w:ascii="Times New Roman" w:hAnsi="Times New Roman" w:cs="Times New Roman"/>
            <w:sz w:val="24"/>
            <w:szCs w:val="24"/>
            <w:lang w:val="ru-RU"/>
          </w:rPr>
          <w:t xml:space="preserve"> </w:t>
        </w:r>
      </w:ins>
      <w:r>
        <w:rPr>
          <w:rFonts w:ascii="Times New Roman" w:hAnsi="Times New Roman" w:cs="Times New Roman"/>
          <w:sz w:val="24"/>
          <w:szCs w:val="24"/>
        </w:rPr>
        <w:t xml:space="preserve">показала наличие статистически значимой связи межу соленостным режимом и скоростью роста мидий. В гипосалинных условиях сублиторали о. Телячий мидии обоих видов демонстрировали крайне низкую скорость роста (прирост раковины менее 1 мм за 76 дней экспозиции), в то время как в условиях нормальной солености (Лувеньга) наблюдался достаточно активный рост. Нами была продемонстрирована достоверная связь между видовой принадлежностью мидий и скоростью их роста – МТ характеризуются несколько более высокими значениями прироста раковины, нежели МЕ. Это косвенно подкрепляется и значениями скорости роста мидий в контрольных поселениях, которые не вошли в Модель 1, и использовались нами в качестве референса при визуализации модели (см. Рис 2). Различия в скорости роста между МТ и МЕ проявляются наиболее сильно в условиях взаимодействия биотического (таксономический состав поселения, </w:t>
      </w:r>
      <w:r>
        <w:rPr>
          <w:rFonts w:ascii="Times New Roman" w:hAnsi="Times New Roman" w:cs="Times New Roman"/>
          <w:sz w:val="24"/>
          <w:szCs w:val="24"/>
          <w:lang w:val="en-US"/>
        </w:rPr>
        <w:t>PropT</w:t>
      </w:r>
      <w:r>
        <w:rPr>
          <w:rFonts w:ascii="Times New Roman" w:hAnsi="Times New Roman" w:cs="Times New Roman"/>
          <w:sz w:val="24"/>
          <w:szCs w:val="24"/>
        </w:rPr>
        <w:t>) и абиотического фактора (соленостный режим) – влияние тройного взаимодействия факторов было значительно и имело самый высокий вклад среди параметров модели (см. Таблицу 1 Приложения). В условиях нормальной солености МТ и МЕ характеризовались практически одинаковой скоростью роста в поселениях, где доминирует МТ. Однако в поселениях с выраженным доминированием МЕ (</w:t>
      </w:r>
      <w:r>
        <w:rPr>
          <w:rFonts w:ascii="Times New Roman" w:hAnsi="Times New Roman" w:cs="Times New Roman"/>
          <w:sz w:val="24"/>
          <w:szCs w:val="24"/>
          <w:lang w:val="en-US"/>
        </w:rPr>
        <w:t>PropT</w:t>
      </w:r>
      <w:r>
        <w:rPr>
          <w:rFonts w:ascii="Times New Roman" w:hAnsi="Times New Roman" w:cs="Times New Roman"/>
          <w:sz w:val="24"/>
          <w:szCs w:val="24"/>
        </w:rPr>
        <w:t xml:space="preserve"> &lt;0.1), М</w:t>
      </w:r>
      <w:r>
        <w:rPr>
          <w:rFonts w:ascii="Times New Roman" w:hAnsi="Times New Roman" w:cs="Times New Roman"/>
          <w:sz w:val="24"/>
          <w:szCs w:val="24"/>
          <w:lang w:val="en-US"/>
        </w:rPr>
        <w:t>T</w:t>
      </w:r>
      <w:r>
        <w:rPr>
          <w:rFonts w:ascii="Times New Roman" w:hAnsi="Times New Roman" w:cs="Times New Roman"/>
          <w:sz w:val="24"/>
          <w:szCs w:val="24"/>
        </w:rPr>
        <w:t xml:space="preserve"> демонстрировали более высокую скорость роста, нежели М</w:t>
      </w:r>
      <w:r>
        <w:rPr>
          <w:rFonts w:ascii="Times New Roman" w:hAnsi="Times New Roman" w:cs="Times New Roman"/>
          <w:sz w:val="24"/>
          <w:szCs w:val="24"/>
          <w:lang w:val="en-US"/>
        </w:rPr>
        <w:t>E</w:t>
      </w:r>
      <w:r>
        <w:rPr>
          <w:rFonts w:ascii="Times New Roman" w:hAnsi="Times New Roman" w:cs="Times New Roman"/>
          <w:sz w:val="24"/>
          <w:szCs w:val="24"/>
        </w:rPr>
        <w:t xml:space="preserve">. </w:t>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Начальный размер мидий предсказуемо и достоверно влиял на скорость роста – и более крупные моллюски демонстрировали немного более низкие значения прироста раковины. Однако, вклад этого параметра в итоговую модель был несравненно низким по отношению к другим параметрам. Смертность моллюсков в поселении не влияла на скорость прироста раковины. </w:t>
      </w:r>
    </w:p>
    <w:p>
      <w:pPr>
        <w:spacing w:after="0" w:line="240" w:lineRule="auto"/>
      </w:pPr>
      <w:r>
        <w:tab/>
      </w:r>
      <w:r>
        <w:rPr>
          <w:lang w:eastAsia="ru-RU"/>
        </w:rPr>
        <w:drawing>
          <wp:inline distT="0" distB="0" distL="0" distR="0">
            <wp:extent cx="5829300" cy="3817620"/>
            <wp:effectExtent l="0" t="0" r="0" b="0"/>
            <wp:docPr id="2" name="Рисунок 2" descr="C:\Users\anton\OneDrive\Рабочий стол\Sci_stuff\doplom2023_pics\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anton\OneDrive\Рабочий стол\Sci_stuff\doplom2023_pics\Model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829300" cy="3817620"/>
                    </a:xfrm>
                    <a:prstGeom prst="rect">
                      <a:avLst/>
                    </a:prstGeom>
                    <a:noFill/>
                    <a:ln>
                      <a:noFill/>
                    </a:ln>
                  </pic:spPr>
                </pic:pic>
              </a:graphicData>
            </a:graphic>
          </wp:inline>
        </w:drawing>
      </w:r>
    </w:p>
    <w:p>
      <w:pPr>
        <w:spacing w:after="0" w:line="240" w:lineRule="auto"/>
        <w:jc w:val="both"/>
        <w:rPr>
          <w:sz w:val="20"/>
          <w:szCs w:val="20"/>
        </w:rPr>
      </w:pPr>
      <w:r>
        <w:rPr>
          <w:sz w:val="20"/>
          <w:szCs w:val="20"/>
        </w:rPr>
        <w:t>Р</w:t>
      </w:r>
      <w:commentRangeStart w:id="21"/>
      <w:r>
        <w:rPr>
          <w:sz w:val="20"/>
          <w:szCs w:val="20"/>
        </w:rPr>
        <w:t xml:space="preserve">ис. 2. Влияние таксономического состава поселения (доля М. </w:t>
      </w:r>
      <w:r>
        <w:rPr>
          <w:sz w:val="20"/>
          <w:szCs w:val="20"/>
          <w:lang w:val="en-US"/>
        </w:rPr>
        <w:t>trossulus</w:t>
      </w:r>
      <w:r>
        <w:rPr>
          <w:sz w:val="20"/>
          <w:szCs w:val="20"/>
        </w:rPr>
        <w:t xml:space="preserve"> в садке, </w:t>
      </w:r>
      <w:r>
        <w:rPr>
          <w:sz w:val="20"/>
          <w:szCs w:val="20"/>
          <w:lang w:val="en-US"/>
        </w:rPr>
        <w:t>PropT</w:t>
      </w:r>
      <w:r>
        <w:rPr>
          <w:sz w:val="20"/>
          <w:szCs w:val="20"/>
        </w:rPr>
        <w:t>) и соленостного режима на скорость роста у МТ и МЕ в Эксперименте 1. Непрерывными линиями обозначены линии регрессии, серая область вокруг линий – 95%-ный доверительный интервал. Штрих-линией обозначены средние значения прироста раковины в контрольных поселениях (садки с низкой плотностью поселения). Точками обозначены эмпирические данные. О. Телячий – станция с гипосалинными условиями (</w:t>
      </w:r>
      <w:r>
        <w:rPr>
          <w:sz w:val="20"/>
          <w:szCs w:val="20"/>
          <w:lang w:val="en-US"/>
        </w:rPr>
        <w:t>S</w:t>
      </w:r>
      <w:r>
        <w:rPr>
          <w:sz w:val="20"/>
          <w:szCs w:val="20"/>
        </w:rPr>
        <w:t xml:space="preserve"> = 10‰), Лувеньга – станция с нормальными соленостными условиями (</w:t>
      </w:r>
      <w:r>
        <w:rPr>
          <w:sz w:val="20"/>
          <w:szCs w:val="20"/>
          <w:lang w:val="en-US"/>
        </w:rPr>
        <w:t>S</w:t>
      </w:r>
      <w:r>
        <w:rPr>
          <w:sz w:val="20"/>
          <w:szCs w:val="20"/>
        </w:rPr>
        <w:t xml:space="preserve"> = 20‰)</w:t>
      </w:r>
      <w:commentRangeEnd w:id="21"/>
      <w:r>
        <w:commentReference w:id="21"/>
      </w:r>
      <w:r>
        <w:rPr>
          <w:sz w:val="20"/>
          <w:szCs w:val="20"/>
        </w:rPr>
        <w:t xml:space="preserve">. </w:t>
      </w:r>
    </w:p>
    <w:p>
      <w:pPr>
        <w:spacing w:after="0" w:line="240" w:lineRule="auto"/>
        <w:ind w:firstLine="708"/>
      </w:pPr>
    </w:p>
    <w:p>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В Эксперименте 2 нами анализировалась скорость роста (Модель 2) и индекс состояния (Модель 3) мидий двух видов в зависимости от длительности экспозиции, таксономического состава и плотности поселений. Результаты регрессионного анализа для двух моделей представлены в Таблице 1 Приложения.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Модель 2 визуализирована на Рис. 3. Все параметры модели (кроме тройного взаимодействия факторов вида, </w:t>
      </w:r>
      <w:r>
        <w:rPr>
          <w:rFonts w:ascii="Times New Roman" w:hAnsi="Times New Roman" w:cs="Times New Roman"/>
          <w:sz w:val="24"/>
          <w:szCs w:val="24"/>
          <w:lang w:val="en-US"/>
        </w:rPr>
        <w:t>PropT</w:t>
      </w:r>
      <w:r>
        <w:rPr>
          <w:rFonts w:ascii="Times New Roman" w:hAnsi="Times New Roman" w:cs="Times New Roman"/>
          <w:sz w:val="24"/>
          <w:szCs w:val="24"/>
        </w:rPr>
        <w:t xml:space="preserve"> и длительности экспозиции) оказывали достоверное влияние на прирост раковины мидий. Согласно построенной нами модели, при длительной экспозиции скорость роста моллюсков оказывается значительно ниже скорости роста при краткосрочной экспозиции. Скорость роста была различной у представителей двух видов – так, МТ характеризовались более низкой скоростью роста, нежели МЕ. </w:t>
      </w:r>
    </w:p>
    <w:p>
      <w:pPr>
        <w:spacing w:after="0" w:line="360" w:lineRule="auto"/>
        <w:jc w:val="both"/>
        <w:rPr>
          <w:rFonts w:ascii="Times New Roman" w:hAnsi="Times New Roman" w:cs="Times New Roman"/>
          <w:sz w:val="24"/>
          <w:szCs w:val="24"/>
        </w:rPr>
      </w:pP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садках, установленных в зимнее время и выдержанных в течение </w:t>
      </w:r>
      <w:commentRangeStart w:id="22"/>
      <w:r>
        <w:rPr>
          <w:rFonts w:ascii="Times New Roman" w:hAnsi="Times New Roman" w:cs="Times New Roman"/>
          <w:sz w:val="24"/>
          <w:szCs w:val="24"/>
        </w:rPr>
        <w:t xml:space="preserve">восьми </w:t>
      </w:r>
      <w:commentRangeEnd w:id="22"/>
      <w:r>
        <w:commentReference w:id="22"/>
      </w:r>
      <w:r>
        <w:rPr>
          <w:rFonts w:ascii="Times New Roman" w:hAnsi="Times New Roman" w:cs="Times New Roman"/>
          <w:sz w:val="24"/>
          <w:szCs w:val="24"/>
        </w:rPr>
        <w:t>месяцев, величина прироста у мидий обоих видов значимо не различалась и была достаточно низкой (в среднем 2.20мм</w:t>
      </w:r>
      <w:commentRangeStart w:id="23"/>
      <w:r>
        <w:rPr>
          <w:rFonts w:ascii="Times New Roman" w:hAnsi="Times New Roman" w:cs="Times New Roman"/>
          <w:sz w:val="24"/>
          <w:szCs w:val="24"/>
        </w:rPr>
        <w:t xml:space="preserve"> за три месяца экспозиции)</w:t>
      </w:r>
      <w:commentRangeEnd w:id="23"/>
      <w:r>
        <w:commentReference w:id="23"/>
      </w:r>
      <w:r>
        <w:rPr>
          <w:rFonts w:ascii="Times New Roman" w:hAnsi="Times New Roman" w:cs="Times New Roman"/>
          <w:sz w:val="24"/>
          <w:szCs w:val="24"/>
        </w:rPr>
        <w:t>. Величина прироста у мидий в садках этой группы не завесила от таксономического состава поселения (</w:t>
      </w:r>
      <w:r>
        <w:rPr>
          <w:rFonts w:ascii="Times New Roman" w:hAnsi="Times New Roman" w:cs="Times New Roman"/>
          <w:sz w:val="24"/>
          <w:szCs w:val="24"/>
          <w:lang w:val="en-US"/>
        </w:rPr>
        <w:t>PropT</w:t>
      </w:r>
      <w:r>
        <w:rPr>
          <w:rFonts w:ascii="Times New Roman" w:hAnsi="Times New Roman" w:cs="Times New Roman"/>
          <w:sz w:val="24"/>
          <w:szCs w:val="24"/>
        </w:rPr>
        <w:t xml:space="preserve">). В садках, выставленных в июне и экспонированных в течение трех месяцев наблюдалась иная картина. Величина прироста у мидий двух видов была существенно выше, чем у мидий из группы, описанной ранее. При этом для </w:t>
      </w:r>
      <w:r>
        <w:rPr>
          <w:rFonts w:ascii="Times New Roman" w:hAnsi="Times New Roman" w:cs="Times New Roman"/>
          <w:sz w:val="24"/>
          <w:szCs w:val="24"/>
          <w:lang w:val="en-US"/>
        </w:rPr>
        <w:t>ME</w:t>
      </w:r>
      <w:r>
        <w:rPr>
          <w:rFonts w:ascii="Times New Roman" w:hAnsi="Times New Roman" w:cs="Times New Roman"/>
          <w:sz w:val="24"/>
          <w:szCs w:val="24"/>
        </w:rPr>
        <w:t xml:space="preserve"> наблюдалась явная зависимость величины прироста от таксономического состава поселения. В садках в которых доминировали </w:t>
      </w:r>
      <w:r>
        <w:rPr>
          <w:rFonts w:ascii="Times New Roman" w:hAnsi="Times New Roman" w:cs="Times New Roman"/>
          <w:sz w:val="24"/>
          <w:szCs w:val="24"/>
          <w:lang w:val="en-US"/>
        </w:rPr>
        <w:t>MT</w:t>
      </w:r>
      <w:r>
        <w:rPr>
          <w:rFonts w:ascii="Times New Roman" w:hAnsi="Times New Roman" w:cs="Times New Roman"/>
          <w:sz w:val="24"/>
          <w:szCs w:val="24"/>
        </w:rPr>
        <w:t xml:space="preserve"> прирост </w:t>
      </w:r>
      <w:r>
        <w:rPr>
          <w:rFonts w:ascii="Times New Roman" w:hAnsi="Times New Roman" w:cs="Times New Roman"/>
          <w:sz w:val="24"/>
          <w:szCs w:val="24"/>
          <w:lang w:val="en-US"/>
        </w:rPr>
        <w:t>ME</w:t>
      </w:r>
      <w:r>
        <w:rPr>
          <w:rFonts w:ascii="Times New Roman" w:hAnsi="Times New Roman" w:cs="Times New Roman"/>
          <w:sz w:val="24"/>
          <w:szCs w:val="24"/>
        </w:rPr>
        <w:t xml:space="preserve"> был ниже, чем в садках, где доминировали </w:t>
      </w:r>
      <w:r>
        <w:rPr>
          <w:rFonts w:ascii="Times New Roman" w:hAnsi="Times New Roman" w:cs="Times New Roman"/>
          <w:sz w:val="24"/>
          <w:szCs w:val="24"/>
          <w:lang w:val="en-US"/>
        </w:rPr>
        <w:t>ME</w:t>
      </w:r>
      <w:r>
        <w:rPr>
          <w:rFonts w:ascii="Times New Roman" w:hAnsi="Times New Roman" w:cs="Times New Roman"/>
          <w:sz w:val="24"/>
          <w:szCs w:val="24"/>
        </w:rPr>
        <w:t xml:space="preserve">. В то же время явной зависимости прироста от таксономического состава поселений в случае </w:t>
      </w:r>
      <w:r>
        <w:rPr>
          <w:rFonts w:ascii="Times New Roman" w:hAnsi="Times New Roman" w:cs="Times New Roman"/>
          <w:sz w:val="24"/>
          <w:szCs w:val="24"/>
          <w:lang w:val="en-US"/>
        </w:rPr>
        <w:t>MT</w:t>
      </w:r>
      <w:r>
        <w:rPr>
          <w:rFonts w:ascii="Times New Roman" w:hAnsi="Times New Roman" w:cs="Times New Roman"/>
          <w:sz w:val="24"/>
          <w:szCs w:val="24"/>
        </w:rPr>
        <w:t xml:space="preserve"> не наблюдалось.</w:t>
      </w:r>
    </w:p>
    <w:p>
      <w:pPr>
        <w:spacing w:after="0" w:line="240" w:lineRule="auto"/>
      </w:pPr>
    </w:p>
    <w:p>
      <w:pPr>
        <w:spacing w:after="0" w:line="240" w:lineRule="auto"/>
      </w:pPr>
      <w:r>
        <w:tab/>
      </w:r>
      <w:r>
        <w:rPr>
          <w:lang w:eastAsia="ru-RU"/>
        </w:rPr>
        <w:drawing>
          <wp:inline distT="0" distB="0" distL="0" distR="0">
            <wp:extent cx="5829300" cy="3817620"/>
            <wp:effectExtent l="0" t="0" r="0" b="0"/>
            <wp:docPr id="5" name="Рисунок 5" descr="C:\Users\anton\OneDrive\Рабочий стол\Sci_stuff\doplom2023_pics\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C:\Users\anton\OneDrive\Рабочий стол\Sci_stuff\doplom2023_pics\Model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29300" cy="3817620"/>
                    </a:xfrm>
                    <a:prstGeom prst="rect">
                      <a:avLst/>
                    </a:prstGeom>
                    <a:noFill/>
                    <a:ln>
                      <a:noFill/>
                    </a:ln>
                  </pic:spPr>
                </pic:pic>
              </a:graphicData>
            </a:graphic>
          </wp:inline>
        </w:drawing>
      </w: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Рис. 3.  Влияние таксономического состава поселения (Доля М. </w:t>
      </w:r>
      <w:r>
        <w:rPr>
          <w:rFonts w:ascii="Times New Roman" w:hAnsi="Times New Roman" w:cs="Times New Roman"/>
          <w:sz w:val="20"/>
          <w:szCs w:val="20"/>
          <w:lang w:val="en-US"/>
        </w:rPr>
        <w:t>trossulus</w:t>
      </w:r>
      <w:r>
        <w:rPr>
          <w:rFonts w:ascii="Times New Roman" w:hAnsi="Times New Roman" w:cs="Times New Roman"/>
          <w:sz w:val="20"/>
          <w:szCs w:val="20"/>
        </w:rPr>
        <w:t xml:space="preserve"> в садке,  </w:t>
      </w:r>
      <w:r>
        <w:rPr>
          <w:rFonts w:ascii="Times New Roman" w:hAnsi="Times New Roman" w:cs="Times New Roman"/>
          <w:sz w:val="20"/>
          <w:szCs w:val="20"/>
          <w:lang w:val="en-US"/>
        </w:rPr>
        <w:t>PropT</w:t>
      </w:r>
      <w:r>
        <w:rPr>
          <w:rFonts w:ascii="Times New Roman" w:hAnsi="Times New Roman" w:cs="Times New Roman"/>
          <w:sz w:val="20"/>
          <w:szCs w:val="20"/>
        </w:rPr>
        <w:t>) на величину прироста раковины в садках при краткосрочной (</w:t>
      </w:r>
      <w:r>
        <w:rPr>
          <w:rFonts w:ascii="Times New Roman" w:hAnsi="Times New Roman" w:cs="Times New Roman"/>
          <w:sz w:val="20"/>
          <w:szCs w:val="20"/>
          <w:lang w:val="en-US"/>
        </w:rPr>
        <w:t>Summer</w:t>
      </w:r>
      <w:r>
        <w:rPr>
          <w:rFonts w:ascii="Times New Roman" w:hAnsi="Times New Roman" w:cs="Times New Roman"/>
          <w:sz w:val="20"/>
          <w:szCs w:val="20"/>
        </w:rPr>
        <w:t>) и долгосрочной (</w:t>
      </w:r>
      <w:r>
        <w:rPr>
          <w:rFonts w:ascii="Times New Roman" w:hAnsi="Times New Roman" w:cs="Times New Roman"/>
          <w:sz w:val="20"/>
          <w:szCs w:val="20"/>
          <w:lang w:val="en-US"/>
        </w:rPr>
        <w:t>Winter</w:t>
      </w:r>
      <w:r>
        <w:rPr>
          <w:rFonts w:ascii="Times New Roman" w:hAnsi="Times New Roman" w:cs="Times New Roman"/>
          <w:sz w:val="20"/>
          <w:szCs w:val="20"/>
        </w:rPr>
        <w:t xml:space="preserve">) экспозиции. Непрерывными линиями обозначены линии регрессии, серая область вокруг линий – 95%-ный доверительный интервал. </w:t>
      </w:r>
      <w:r>
        <w:rPr>
          <w:rFonts w:ascii="Times New Roman" w:hAnsi="Times New Roman" w:cs="Times New Roman"/>
          <w:sz w:val="20"/>
          <w:szCs w:val="20"/>
          <w:lang w:val="en-US"/>
        </w:rPr>
        <w:t>Summer</w:t>
      </w:r>
      <w:r>
        <w:rPr>
          <w:rFonts w:ascii="Times New Roman" w:hAnsi="Times New Roman" w:cs="Times New Roman"/>
          <w:sz w:val="20"/>
          <w:szCs w:val="20"/>
        </w:rPr>
        <w:t xml:space="preserve"> и </w:t>
      </w:r>
      <w:r>
        <w:rPr>
          <w:rFonts w:ascii="Times New Roman" w:hAnsi="Times New Roman" w:cs="Times New Roman"/>
          <w:sz w:val="20"/>
          <w:szCs w:val="20"/>
          <w:lang w:val="en-US"/>
        </w:rPr>
        <w:t>Winter</w:t>
      </w:r>
      <w:r>
        <w:rPr>
          <w:rFonts w:ascii="Times New Roman" w:hAnsi="Times New Roman" w:cs="Times New Roman"/>
          <w:sz w:val="20"/>
          <w:szCs w:val="20"/>
        </w:rPr>
        <w:t xml:space="preserve"> отражают время постановки эксперимента и длительность экспозиции – 3 и 8 месяцев</w:t>
      </w:r>
      <w:ins w:id="931" w:author="polyd" w:date="2023-06-15T15:30:10Z">
        <w:r>
          <w:rPr>
            <w:rFonts w:hint="default" w:ascii="Times New Roman" w:hAnsi="Times New Roman" w:cs="Times New Roman"/>
            <w:sz w:val="20"/>
            <w:szCs w:val="20"/>
            <w:lang w:val="ru-RU"/>
          </w:rPr>
          <w:t>,</w:t>
        </w:r>
      </w:ins>
      <w:r>
        <w:rPr>
          <w:rFonts w:ascii="Times New Roman" w:hAnsi="Times New Roman" w:cs="Times New Roman"/>
          <w:sz w:val="20"/>
          <w:szCs w:val="20"/>
        </w:rPr>
        <w:t xml:space="preserve"> соответственно. Первичные данные на данном графике не приводятся так как для данной визуализации значения плотности поселения были подставлены в формулу модели, как средние. </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Модель 3, описывающая связь между биотическими факторами и индексом состояния мидий, визуализирована на Рис. 4. Все параметры модели, (кроме фактора вида, который имел наименьший вклад), оказывали достоверное влияние на индекс состояния моллюсков. Необходимо отметить, что несмотря на присутствие фактора вида в анализе, сравнивать абсолютные значения индекса состояния между двумя видами – некорректно. Значения индекса состояния для МТ и МЕ в одних и тех же условиях будут заведомо разными по причине разницы в массе их раковин (МТ обладают более тонкой и легкой раковиной, поэтому значение индекса состояния для них будет всегда завышенным по сравнению с МЕ). Поэтому, в данном анализе мы сконцентрировали внимание именно на тенденциях изменения скорости роста.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Согласно нашей модели, при долгосрочной экспозиции индекс состояния обоих видов не демонстрировал зависимости от таксономического состава поселений. Однако, в садках, подвергшихся краткосрочной экспозиции было выявлено значимое снижение показателя индекса состояния у МЕ в поселениях, где доминирует вид-конкурент. У МТ же индекс состояния не имел значимой связи с таксономическим составом поселения. </w:t>
      </w:r>
    </w:p>
    <w:p>
      <w:pPr>
        <w:spacing w:after="0" w:line="240" w:lineRule="auto"/>
      </w:pPr>
    </w:p>
    <w:p>
      <w:pPr>
        <w:spacing w:after="0" w:line="240" w:lineRule="auto"/>
      </w:pPr>
    </w:p>
    <w:p>
      <w:pPr>
        <w:spacing w:after="0" w:line="240" w:lineRule="auto"/>
      </w:pPr>
      <w:r>
        <w:rPr>
          <w:lang w:eastAsia="ru-RU"/>
        </w:rPr>
        <w:drawing>
          <wp:inline distT="0" distB="0" distL="0" distR="0">
            <wp:extent cx="5829300" cy="3817620"/>
            <wp:effectExtent l="0" t="0" r="0" b="0"/>
            <wp:docPr id="6" name="Рисунок 6" descr="C:\Users\anton\OneDrive\Рабочий стол\Sci_stuff\doplom2023_pics\Mod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C:\Users\anton\OneDrive\Рабочий стол\Sci_stuff\doplom2023_pics\Model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829300" cy="3817620"/>
                    </a:xfrm>
                    <a:prstGeom prst="rect">
                      <a:avLst/>
                    </a:prstGeom>
                    <a:noFill/>
                    <a:ln>
                      <a:noFill/>
                    </a:ln>
                  </pic:spPr>
                </pic:pic>
              </a:graphicData>
            </a:graphic>
          </wp:inline>
        </w:drawing>
      </w: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Рис. 4.  Влияние таксономического состава поселения (Доля М. </w:t>
      </w:r>
      <w:r>
        <w:rPr>
          <w:rFonts w:ascii="Times New Roman" w:hAnsi="Times New Roman" w:cs="Times New Roman"/>
          <w:sz w:val="20"/>
          <w:szCs w:val="20"/>
          <w:lang w:val="en-US"/>
        </w:rPr>
        <w:t>trossulus</w:t>
      </w:r>
      <w:r>
        <w:rPr>
          <w:rFonts w:ascii="Times New Roman" w:hAnsi="Times New Roman" w:cs="Times New Roman"/>
          <w:sz w:val="20"/>
          <w:szCs w:val="20"/>
        </w:rPr>
        <w:t xml:space="preserve"> в садке, </w:t>
      </w:r>
      <w:r>
        <w:rPr>
          <w:rFonts w:ascii="Times New Roman" w:hAnsi="Times New Roman" w:cs="Times New Roman"/>
          <w:sz w:val="20"/>
          <w:szCs w:val="20"/>
          <w:lang w:val="en-US"/>
        </w:rPr>
        <w:t>PropT</w:t>
      </w:r>
      <w:r>
        <w:rPr>
          <w:rFonts w:ascii="Times New Roman" w:hAnsi="Times New Roman" w:cs="Times New Roman"/>
          <w:sz w:val="20"/>
          <w:szCs w:val="20"/>
        </w:rPr>
        <w:t>) на индекс состояния двух видов мидий при краткосрочной (</w:t>
      </w:r>
      <w:r>
        <w:rPr>
          <w:rFonts w:ascii="Times New Roman" w:hAnsi="Times New Roman" w:cs="Times New Roman"/>
          <w:sz w:val="20"/>
          <w:szCs w:val="20"/>
          <w:lang w:val="en-US"/>
        </w:rPr>
        <w:t>Summer</w:t>
      </w:r>
      <w:r>
        <w:rPr>
          <w:rFonts w:ascii="Times New Roman" w:hAnsi="Times New Roman" w:cs="Times New Roman"/>
          <w:sz w:val="20"/>
          <w:szCs w:val="20"/>
        </w:rPr>
        <w:t>) и долгосрочной (</w:t>
      </w:r>
      <w:r>
        <w:rPr>
          <w:rFonts w:ascii="Times New Roman" w:hAnsi="Times New Roman" w:cs="Times New Roman"/>
          <w:sz w:val="20"/>
          <w:szCs w:val="20"/>
          <w:lang w:val="en-US"/>
        </w:rPr>
        <w:t>Winter</w:t>
      </w:r>
      <w:r>
        <w:rPr>
          <w:rFonts w:ascii="Times New Roman" w:hAnsi="Times New Roman" w:cs="Times New Roman"/>
          <w:sz w:val="20"/>
          <w:szCs w:val="20"/>
        </w:rPr>
        <w:t xml:space="preserve">) экспозиции. </w:t>
      </w:r>
      <w:r>
        <w:rPr>
          <w:rFonts w:ascii="Times New Roman" w:hAnsi="Times New Roman" w:cs="Times New Roman"/>
          <w:sz w:val="20"/>
          <w:szCs w:val="20"/>
          <w:lang w:val="en-US"/>
        </w:rPr>
        <w:t>Summer</w:t>
      </w:r>
      <w:r>
        <w:rPr>
          <w:rFonts w:ascii="Times New Roman" w:hAnsi="Times New Roman" w:cs="Times New Roman"/>
          <w:sz w:val="20"/>
          <w:szCs w:val="20"/>
        </w:rPr>
        <w:t xml:space="preserve"> и </w:t>
      </w:r>
      <w:r>
        <w:rPr>
          <w:rFonts w:ascii="Times New Roman" w:hAnsi="Times New Roman" w:cs="Times New Roman"/>
          <w:sz w:val="20"/>
          <w:szCs w:val="20"/>
          <w:lang w:val="en-US"/>
        </w:rPr>
        <w:t>Winter</w:t>
      </w:r>
      <w:r>
        <w:rPr>
          <w:rFonts w:ascii="Times New Roman" w:hAnsi="Times New Roman" w:cs="Times New Roman"/>
          <w:sz w:val="20"/>
          <w:szCs w:val="20"/>
        </w:rPr>
        <w:t xml:space="preserve"> отражают время постановки эксперимента и длительность экспозиции – 3 и 8 месяцев соответственно. Межвидовое сравнение осложнено особенностями строения раковины моллюсков (подробнее см. описание результатов и раздел Обсуждение).</w:t>
      </w:r>
      <w:ins w:id="932" w:author="polyd" w:date="2023-06-15T15:34:32Z">
        <w:r>
          <w:rPr>
            <w:rFonts w:hint="default" w:ascii="Times New Roman" w:hAnsi="Times New Roman" w:cs="Times New Roman"/>
            <w:sz w:val="20"/>
            <w:szCs w:val="20"/>
            <w:lang w:val="ru-RU"/>
          </w:rPr>
          <w:t xml:space="preserve"> </w:t>
        </w:r>
      </w:ins>
      <w:ins w:id="933" w:author="polyd" w:date="2023-06-15T15:34:34Z">
        <w:r>
          <w:rPr>
            <w:rFonts w:hint="default" w:ascii="Times New Roman" w:hAnsi="Times New Roman" w:cs="Times New Roman"/>
            <w:sz w:val="20"/>
            <w:szCs w:val="20"/>
            <w:lang w:val="ru-RU"/>
          </w:rPr>
          <w:t>Осталь</w:t>
        </w:r>
      </w:ins>
      <w:ins w:id="934" w:author="polyd" w:date="2023-06-15T15:34:35Z">
        <w:r>
          <w:rPr>
            <w:rFonts w:hint="default" w:ascii="Times New Roman" w:hAnsi="Times New Roman" w:cs="Times New Roman"/>
            <w:sz w:val="20"/>
            <w:szCs w:val="20"/>
            <w:lang w:val="ru-RU"/>
          </w:rPr>
          <w:t xml:space="preserve">ные </w:t>
        </w:r>
      </w:ins>
      <w:ins w:id="935" w:author="polyd" w:date="2023-06-15T15:34:36Z">
        <w:r>
          <w:rPr>
            <w:rFonts w:hint="default" w:ascii="Times New Roman" w:hAnsi="Times New Roman" w:cs="Times New Roman"/>
            <w:sz w:val="20"/>
            <w:szCs w:val="20"/>
            <w:lang w:val="ru-RU"/>
          </w:rPr>
          <w:t>об</w:t>
        </w:r>
      </w:ins>
      <w:ins w:id="936" w:author="polyd" w:date="2023-06-15T15:34:37Z">
        <w:r>
          <w:rPr>
            <w:rFonts w:hint="default" w:ascii="Times New Roman" w:hAnsi="Times New Roman" w:cs="Times New Roman"/>
            <w:sz w:val="20"/>
            <w:szCs w:val="20"/>
            <w:lang w:val="ru-RU"/>
          </w:rPr>
          <w:t>озна</w:t>
        </w:r>
      </w:ins>
      <w:ins w:id="937" w:author="polyd" w:date="2023-06-15T15:34:38Z">
        <w:r>
          <w:rPr>
            <w:rFonts w:hint="default" w:ascii="Times New Roman" w:hAnsi="Times New Roman" w:cs="Times New Roman"/>
            <w:sz w:val="20"/>
            <w:szCs w:val="20"/>
            <w:lang w:val="ru-RU"/>
          </w:rPr>
          <w:t>чения</w:t>
        </w:r>
      </w:ins>
      <w:ins w:id="938" w:author="polyd" w:date="2023-06-15T15:34:39Z">
        <w:r>
          <w:rPr>
            <w:rFonts w:hint="default" w:ascii="Times New Roman" w:hAnsi="Times New Roman" w:cs="Times New Roman"/>
            <w:sz w:val="20"/>
            <w:szCs w:val="20"/>
            <w:lang w:val="ru-RU"/>
          </w:rPr>
          <w:t>,</w:t>
        </w:r>
      </w:ins>
      <w:ins w:id="939" w:author="polyd" w:date="2023-06-15T15:34:40Z">
        <w:r>
          <w:rPr>
            <w:rFonts w:hint="default" w:ascii="Times New Roman" w:hAnsi="Times New Roman" w:cs="Times New Roman"/>
            <w:sz w:val="20"/>
            <w:szCs w:val="20"/>
            <w:lang w:val="ru-RU"/>
          </w:rPr>
          <w:t xml:space="preserve"> ка</w:t>
        </w:r>
      </w:ins>
      <w:ins w:id="940" w:author="polyd" w:date="2023-06-15T15:34:41Z">
        <w:r>
          <w:rPr>
            <w:rFonts w:hint="default" w:ascii="Times New Roman" w:hAnsi="Times New Roman" w:cs="Times New Roman"/>
            <w:sz w:val="20"/>
            <w:szCs w:val="20"/>
            <w:lang w:val="ru-RU"/>
          </w:rPr>
          <w:t xml:space="preserve">к на </w:t>
        </w:r>
      </w:ins>
      <w:ins w:id="941" w:author="polyd" w:date="2023-06-15T15:34:42Z">
        <w:r>
          <w:rPr>
            <w:rFonts w:hint="default" w:ascii="Times New Roman" w:hAnsi="Times New Roman" w:cs="Times New Roman"/>
            <w:sz w:val="20"/>
            <w:szCs w:val="20"/>
            <w:lang w:val="ru-RU"/>
          </w:rPr>
          <w:t>предыд</w:t>
        </w:r>
      </w:ins>
      <w:ins w:id="942" w:author="polyd" w:date="2023-06-15T15:34:43Z">
        <w:r>
          <w:rPr>
            <w:rFonts w:hint="default" w:ascii="Times New Roman" w:hAnsi="Times New Roman" w:cs="Times New Roman"/>
            <w:sz w:val="20"/>
            <w:szCs w:val="20"/>
            <w:lang w:val="ru-RU"/>
          </w:rPr>
          <w:t>ущи</w:t>
        </w:r>
      </w:ins>
      <w:ins w:id="943" w:author="polyd" w:date="2023-06-15T15:34:46Z">
        <w:r>
          <w:rPr>
            <w:rFonts w:hint="default" w:ascii="Times New Roman" w:hAnsi="Times New Roman" w:cs="Times New Roman"/>
            <w:sz w:val="20"/>
            <w:szCs w:val="20"/>
            <w:lang w:val="ru-RU"/>
          </w:rPr>
          <w:t>х ри</w:t>
        </w:r>
      </w:ins>
      <w:ins w:id="944" w:author="polyd" w:date="2023-06-15T15:34:48Z">
        <w:r>
          <w:rPr>
            <w:rFonts w:hint="default" w:ascii="Times New Roman" w:hAnsi="Times New Roman" w:cs="Times New Roman"/>
            <w:sz w:val="20"/>
            <w:szCs w:val="20"/>
            <w:lang w:val="ru-RU"/>
          </w:rPr>
          <w:t>с</w:t>
        </w:r>
      </w:ins>
      <w:ins w:id="945" w:author="polyd" w:date="2023-06-15T15:34:49Z">
        <w:r>
          <w:rPr>
            <w:rFonts w:hint="default" w:ascii="Times New Roman" w:hAnsi="Times New Roman" w:cs="Times New Roman"/>
            <w:sz w:val="20"/>
            <w:szCs w:val="20"/>
            <w:lang w:val="ru-RU"/>
          </w:rPr>
          <w:t>унках</w:t>
        </w:r>
      </w:ins>
      <w:ins w:id="946" w:author="polyd" w:date="2023-06-15T15:34:50Z">
        <w:r>
          <w:rPr>
            <w:rFonts w:hint="default" w:ascii="Times New Roman" w:hAnsi="Times New Roman" w:cs="Times New Roman"/>
            <w:sz w:val="20"/>
            <w:szCs w:val="20"/>
            <w:lang w:val="ru-RU"/>
          </w:rPr>
          <w:t>.</w:t>
        </w:r>
      </w:ins>
      <w:r>
        <w:rPr>
          <w:rFonts w:ascii="Times New Roman" w:hAnsi="Times New Roman" w:cs="Times New Roman"/>
          <w:sz w:val="20"/>
          <w:szCs w:val="20"/>
        </w:rPr>
        <w:t xml:space="preserve"> </w:t>
      </w:r>
    </w:p>
    <w:p>
      <w:pPr>
        <w:spacing w:after="0" w:line="240" w:lineRule="auto"/>
      </w:pPr>
    </w:p>
    <w:p>
      <w:pPr>
        <w:spacing w:after="0" w:line="360" w:lineRule="auto"/>
        <w:jc w:val="both"/>
        <w:rPr>
          <w:rFonts w:ascii="Times New Roman" w:hAnsi="Times New Roman" w:cs="Times New Roman"/>
          <w:b/>
          <w:sz w:val="24"/>
          <w:szCs w:val="24"/>
        </w:rPr>
      </w:pPr>
      <w:r>
        <w:rPr>
          <w:b/>
        </w:rPr>
        <w:tab/>
      </w:r>
      <w:r>
        <w:rPr>
          <w:rFonts w:ascii="Times New Roman" w:hAnsi="Times New Roman" w:cs="Times New Roman"/>
          <w:b/>
          <w:sz w:val="24"/>
          <w:szCs w:val="24"/>
        </w:rPr>
        <w:t xml:space="preserve">3.2. Влияние таксономического состава смешанных поселений на смертность мидий.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В Эксперименте 1 нами отдельно анализировалась смертность меченых и смертность фоновых мидий (Модель 4 и Модель 5). Результаты регрессионного анализа представлены в Таблице 1 Приложения.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Модель 4 описывает связь между вероятностью гибели меченого моллюска, его видом, соленостным режимом (станция), общей смертностью в поселении и начальным размером. Визуализация модели представлена на Рис. 5. В гипосалинных условиях станции на о. Телячий МЕ демонстрировали более высокую смертность по сравнению с МТ. Однако значимых различий в смертности мидий разных видов при экспозиции в нормальной солености (станция в Лувеньге) выявлено не было.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Построенная модель позволила выявить значимую связь веротности гибели меченных моллюсков с таксономическим составом смешанного поселения.  В поселениях, где доминирует МТ, меченые мидии погибали чаще, нежели в поселениях, где доминировали МЕ.</w:t>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Так, вероятность гибели меченых МЕ в гипосалинных условиях и при доминировании вида-конкурента достигала 75%, в то время как в присутствии своих сородичей – менее 30%.</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Построенная модель выявила, также, зависимость смертности меченных мидий от уровня смертности фоновых мидий. Смертность меченных и фоновых мидий демонстрировала положительную корреляцию. То есть, в садках, в которых погибло больше фоновых моллюсков, вероятность выживания меченных животных была выше. </w:t>
      </w:r>
    </w:p>
    <w:p>
      <w:pPr>
        <w:spacing w:after="0" w:line="240" w:lineRule="auto"/>
      </w:pPr>
    </w:p>
    <w:p>
      <w:pPr>
        <w:spacing w:after="0" w:line="240" w:lineRule="auto"/>
      </w:pPr>
      <w:r>
        <w:rPr>
          <w:lang w:eastAsia="ru-RU"/>
        </w:rPr>
        <w:drawing>
          <wp:inline distT="0" distB="0" distL="0" distR="0">
            <wp:extent cx="5829300" cy="3817620"/>
            <wp:effectExtent l="0" t="0" r="0" b="0"/>
            <wp:docPr id="7" name="Рисунок 7" descr="C:\Users\anton\OneDrive\Рабочий стол\Sci_stuff\doplom2023_pics\Mod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C:\Users\anton\OneDrive\Рабочий стол\Sci_stuff\doplom2023_pics\Model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29300" cy="3817620"/>
                    </a:xfrm>
                    <a:prstGeom prst="rect">
                      <a:avLst/>
                    </a:prstGeom>
                    <a:noFill/>
                    <a:ln>
                      <a:noFill/>
                    </a:ln>
                  </pic:spPr>
                </pic:pic>
              </a:graphicData>
            </a:graphic>
          </wp:inline>
        </w:drawing>
      </w: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Рис. 5. Зависимость вероятности гибели мелких меченых мидий от доли </w:t>
      </w:r>
      <w:r>
        <w:rPr>
          <w:rFonts w:ascii="Times New Roman" w:hAnsi="Times New Roman" w:cs="Times New Roman"/>
          <w:sz w:val="20"/>
          <w:szCs w:val="20"/>
          <w:lang w:val="en-US"/>
        </w:rPr>
        <w:t>MT</w:t>
      </w:r>
      <w:r>
        <w:rPr>
          <w:rFonts w:ascii="Times New Roman" w:hAnsi="Times New Roman" w:cs="Times New Roman"/>
          <w:sz w:val="20"/>
          <w:szCs w:val="20"/>
        </w:rPr>
        <w:t xml:space="preserve"> в поселении (</w:t>
      </w:r>
      <w:r>
        <w:rPr>
          <w:rFonts w:ascii="Times New Roman" w:hAnsi="Times New Roman" w:cs="Times New Roman"/>
          <w:sz w:val="20"/>
          <w:szCs w:val="20"/>
          <w:lang w:val="en-US"/>
        </w:rPr>
        <w:t>PropT</w:t>
      </w:r>
      <w:r>
        <w:rPr>
          <w:rFonts w:ascii="Times New Roman" w:hAnsi="Times New Roman" w:cs="Times New Roman"/>
          <w:sz w:val="20"/>
          <w:szCs w:val="20"/>
        </w:rPr>
        <w:t>) при различных соленостных режимах. О. Телячий соответствуют гипосалинные условия (</w:t>
      </w:r>
      <w:r>
        <w:rPr>
          <w:rFonts w:ascii="Times New Roman" w:hAnsi="Times New Roman" w:cs="Times New Roman"/>
          <w:sz w:val="20"/>
          <w:szCs w:val="20"/>
          <w:lang w:val="en-US"/>
        </w:rPr>
        <w:t>S</w:t>
      </w:r>
      <w:r>
        <w:rPr>
          <w:rFonts w:ascii="Times New Roman" w:hAnsi="Times New Roman" w:cs="Times New Roman"/>
          <w:sz w:val="20"/>
          <w:szCs w:val="20"/>
        </w:rPr>
        <w:t xml:space="preserve"> = 10‰), станции близ Лувеньги – нормальные соленостные условия (</w:t>
      </w:r>
      <w:r>
        <w:rPr>
          <w:rFonts w:ascii="Times New Roman" w:hAnsi="Times New Roman" w:cs="Times New Roman"/>
          <w:sz w:val="20"/>
          <w:szCs w:val="20"/>
          <w:lang w:val="en-US"/>
        </w:rPr>
        <w:t>S</w:t>
      </w:r>
      <w:r>
        <w:rPr>
          <w:rFonts w:ascii="Times New Roman" w:hAnsi="Times New Roman" w:cs="Times New Roman"/>
          <w:sz w:val="20"/>
          <w:szCs w:val="20"/>
        </w:rPr>
        <w:t xml:space="preserve"> = 20‰). </w:t>
      </w:r>
      <w:del w:id="947" w:author="polyd" w:date="2023-06-15T15:36:09Z">
        <w:r>
          <w:rPr>
            <w:rFonts w:ascii="Times New Roman" w:hAnsi="Times New Roman" w:cs="Times New Roman"/>
            <w:sz w:val="20"/>
            <w:szCs w:val="20"/>
          </w:rPr>
          <w:delText xml:space="preserve">Линиями обозначены линии регрессий, темная область – 95%-ный доверительный интервал. </w:delText>
        </w:r>
      </w:del>
      <w:r>
        <w:rPr>
          <w:rFonts w:ascii="Times New Roman" w:hAnsi="Times New Roman" w:cs="Times New Roman"/>
          <w:sz w:val="20"/>
          <w:szCs w:val="20"/>
        </w:rPr>
        <w:t xml:space="preserve">Пунктирные линии обозначают среднюю смертность меченых мидий в контрольных поселениях. </w:t>
      </w:r>
      <w:ins w:id="948" w:author="polyd" w:date="2023-06-15T15:36:16Z">
        <w:r>
          <w:rPr>
            <w:rFonts w:hint="default" w:ascii="Times New Roman" w:hAnsi="Times New Roman" w:cs="Times New Roman"/>
            <w:sz w:val="20"/>
            <w:szCs w:val="20"/>
            <w:lang w:val="ru-RU"/>
          </w:rPr>
          <w:t>Остальные обозначения, как на предыдущих рисунках.</w:t>
        </w:r>
      </w:ins>
    </w:p>
    <w:p>
      <w:pPr>
        <w:spacing w:after="0" w:line="240" w:lineRule="auto"/>
      </w:pP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связи с последней выявленной закономерностью мы проанализировали зависимость количества погибших фоновых мидий от таксономического состава смешанного поселения и уровня солености (Модель 5). Визуализация модели представлена на Рис. 6. Результаты регрессионного анализа показали наличие достоверной и положительной связи между количеством погибших крупных (фоновых) моллюсков и таксономическим составом поселения. В условиях доминирования МТ животные гибли в 2,5 раза чаще, чем в поселениях с доминирующим МЕ. Количество смертей крупных моллюсков не зависело от соленостных условий и не различалось между двумя станциями.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В Эксперименте 2 смертность мидий нами анализировалась как совокупная смертность меченых и фоновых моллюсков в поселении и была представлена долей погибших моллюсков определенного вида от общей численности моллюсков этого же самого вида в поселении. </w:t>
      </w:r>
      <w:del w:id="949" w:author="polyd" w:date="2023-06-15T15:37:20Z">
        <w:r>
          <w:rPr>
            <w:rFonts w:ascii="Times New Roman" w:hAnsi="Times New Roman" w:cs="Times New Roman"/>
            <w:sz w:val="24"/>
            <w:szCs w:val="24"/>
          </w:rPr>
          <w:delText xml:space="preserve">Результаты регрессионного анализа (Модель 6) приведены в Таблице 1 Приложения. </w:delText>
        </w:r>
      </w:del>
      <w:r>
        <w:rPr>
          <w:rFonts w:ascii="Times New Roman" w:hAnsi="Times New Roman" w:cs="Times New Roman"/>
          <w:sz w:val="24"/>
          <w:szCs w:val="24"/>
        </w:rPr>
        <w:t xml:space="preserve">Согласно построенной </w:t>
      </w:r>
      <w:del w:id="950" w:author="polyd" w:date="2023-06-15T15:37:23Z">
        <w:r>
          <w:rPr>
            <w:rFonts w:ascii="Times New Roman" w:hAnsi="Times New Roman" w:cs="Times New Roman"/>
            <w:sz w:val="24"/>
            <w:szCs w:val="24"/>
          </w:rPr>
          <w:delText>м</w:delText>
        </w:r>
      </w:del>
      <w:ins w:id="951" w:author="polyd" w:date="2023-06-15T15:37:24Z">
        <w:r>
          <w:rPr>
            <w:rFonts w:ascii="Times New Roman" w:hAnsi="Times New Roman" w:cs="Times New Roman"/>
            <w:sz w:val="24"/>
            <w:szCs w:val="24"/>
            <w:lang w:val="ru-RU"/>
          </w:rPr>
          <w:t>М</w:t>
        </w:r>
      </w:ins>
      <w:r>
        <w:rPr>
          <w:rFonts w:ascii="Times New Roman" w:hAnsi="Times New Roman" w:cs="Times New Roman"/>
          <w:sz w:val="24"/>
          <w:szCs w:val="24"/>
        </w:rPr>
        <w:t>одели</w:t>
      </w:r>
      <w:ins w:id="952" w:author="polyd" w:date="2023-06-15T15:37:25Z">
        <w:r>
          <w:rPr>
            <w:rFonts w:hint="default" w:ascii="Times New Roman" w:hAnsi="Times New Roman" w:cs="Times New Roman"/>
            <w:sz w:val="24"/>
            <w:szCs w:val="24"/>
            <w:lang w:val="ru-RU"/>
          </w:rPr>
          <w:t xml:space="preserve"> </w:t>
        </w:r>
      </w:ins>
      <w:ins w:id="953" w:author="polyd" w:date="2023-06-15T15:37:26Z">
        <w:r>
          <w:rPr>
            <w:rFonts w:hint="default" w:ascii="Times New Roman" w:hAnsi="Times New Roman" w:cs="Times New Roman"/>
            <w:sz w:val="24"/>
            <w:szCs w:val="24"/>
            <w:lang w:val="ru-RU"/>
          </w:rPr>
          <w:t>6</w:t>
        </w:r>
      </w:ins>
      <w:r>
        <w:rPr>
          <w:rFonts w:ascii="Times New Roman" w:hAnsi="Times New Roman" w:cs="Times New Roman"/>
          <w:sz w:val="24"/>
          <w:szCs w:val="24"/>
        </w:rPr>
        <w:t xml:space="preserve"> плотность поселения имела значимое положительное влияние на смертность. Таксономический состав поселения так же влиял на смертность. В краткосрочном эксперименте (при экспозиции 3 месяца) в поселениях с выраженным доминированием МТ погибли более 50% МТ, в то время как смертность МЕ не превышала 20% (Рис. 7). Обратная ситуация наблюдалась в поселениях с выраженным доминированием МЕ. В таких поселениях оба вида характеризовались довольно низкой смертностью (менее 20%). </w:t>
      </w:r>
      <w:r>
        <w:rPr>
          <w:rFonts w:ascii="Times New Roman" w:hAnsi="Times New Roman" w:cs="Times New Roman"/>
          <w:sz w:val="24"/>
          <w:szCs w:val="24"/>
        </w:rPr>
        <w:tab/>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группе садков, которые экспонировали более длительное время (садки, установленные зимой) описанной закономерности мы не наблюдали.  Значимой связи смертности с таксономическим составом смешанного поселения выявлено не было. При этом уровень смертности двух видов значимо не различался.  </w:t>
      </w:r>
    </w:p>
    <w:p>
      <w:pPr>
        <w:spacing w:after="0" w:line="240" w:lineRule="auto"/>
      </w:pPr>
    </w:p>
    <w:p>
      <w:pPr>
        <w:spacing w:after="0" w:line="240" w:lineRule="auto"/>
      </w:pPr>
      <w:r>
        <w:rPr>
          <w:lang w:eastAsia="ru-RU"/>
        </w:rPr>
        <w:drawing>
          <wp:inline distT="0" distB="0" distL="0" distR="0">
            <wp:extent cx="5829300" cy="3817620"/>
            <wp:effectExtent l="0" t="0" r="0" b="0"/>
            <wp:docPr id="8" name="Рисунок 8" descr="C:\Users\anton\OneDrive\Рабочий стол\Sci_stuff\doplom2023_pics\Mod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C:\Users\anton\OneDrive\Рабочий стол\Sci_stuff\doplom2023_pics\Model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29300" cy="3817620"/>
                    </a:xfrm>
                    <a:prstGeom prst="rect">
                      <a:avLst/>
                    </a:prstGeom>
                    <a:noFill/>
                    <a:ln>
                      <a:noFill/>
                    </a:ln>
                  </pic:spPr>
                </pic:pic>
              </a:graphicData>
            </a:graphic>
          </wp:inline>
        </w:drawing>
      </w:r>
      <w:r>
        <w:t xml:space="preserve"> </w:t>
      </w: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Рис. 6. Зависимость количества погибших фоновых (крупных) мидий в Эксперименте 1 от таксономического состава поселения (</w:t>
      </w:r>
      <w:r>
        <w:rPr>
          <w:rFonts w:ascii="Times New Roman" w:hAnsi="Times New Roman" w:cs="Times New Roman"/>
          <w:sz w:val="20"/>
          <w:szCs w:val="20"/>
          <w:lang w:val="en-US"/>
        </w:rPr>
        <w:t>PropT</w:t>
      </w:r>
      <w:r>
        <w:rPr>
          <w:rFonts w:ascii="Times New Roman" w:hAnsi="Times New Roman" w:cs="Times New Roman"/>
          <w:sz w:val="20"/>
          <w:szCs w:val="20"/>
        </w:rPr>
        <w:t xml:space="preserve">) и соленостного режима (станция). </w:t>
      </w:r>
      <w:ins w:id="954" w:author="polyd" w:date="2023-06-15T15:38:09Z">
        <w:r>
          <w:rPr>
            <w:rFonts w:hint="default" w:ascii="Times New Roman" w:hAnsi="Times New Roman" w:cs="Times New Roman"/>
            <w:sz w:val="20"/>
            <w:szCs w:val="20"/>
            <w:lang w:val="ru-RU"/>
          </w:rPr>
          <w:t>Остальные обозначения, как на предыдущих рисунках.</w:t>
        </w:r>
      </w:ins>
      <w:del w:id="955" w:author="polyd" w:date="2023-06-15T15:38:09Z">
        <w:r>
          <w:rPr>
            <w:rFonts w:ascii="Times New Roman" w:hAnsi="Times New Roman" w:cs="Times New Roman"/>
            <w:sz w:val="20"/>
            <w:szCs w:val="20"/>
          </w:rPr>
          <w:delText>Цветные линии обозначают линии регрессии, темные области обозначают 95%-ный доверительный интервал.</w:delText>
        </w:r>
      </w:del>
      <w:r>
        <w:rPr>
          <w:rFonts w:ascii="Times New Roman" w:hAnsi="Times New Roman" w:cs="Times New Roman"/>
          <w:sz w:val="20"/>
          <w:szCs w:val="20"/>
        </w:rPr>
        <w:t xml:space="preserve"> </w:t>
      </w:r>
    </w:p>
    <w:p>
      <w:pPr>
        <w:spacing w:after="0" w:line="240" w:lineRule="auto"/>
      </w:pPr>
    </w:p>
    <w:p>
      <w:pPr>
        <w:spacing w:after="0" w:line="240" w:lineRule="auto"/>
      </w:pPr>
      <w:r>
        <w:rPr>
          <w:lang w:eastAsia="ru-RU"/>
        </w:rPr>
        <w:drawing>
          <wp:inline distT="0" distB="0" distL="0" distR="0">
            <wp:extent cx="5829300" cy="3817620"/>
            <wp:effectExtent l="0" t="0" r="0" b="0"/>
            <wp:docPr id="11" name="Рисунок 11" descr="C:\Users\anton\OneDrive\Рабочий стол\Sci_stuff\doplom2023_pics\Mod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C:\Users\anton\OneDrive\Рабочий стол\Sci_stuff\doplom2023_pics\Model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29300" cy="3817620"/>
                    </a:xfrm>
                    <a:prstGeom prst="rect">
                      <a:avLst/>
                    </a:prstGeom>
                    <a:noFill/>
                    <a:ln>
                      <a:noFill/>
                    </a:ln>
                  </pic:spPr>
                </pic:pic>
              </a:graphicData>
            </a:graphic>
          </wp:inline>
        </w:drawing>
      </w:r>
      <w:r>
        <w:t xml:space="preserve"> </w:t>
      </w: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Рис. 7. Доля погибших животных определенного вида от общего числа особей этого вида в поселении в зависимости от таксономического состава поселения и длительности экспозиции. </w:t>
      </w:r>
      <w:del w:id="956" w:author="polyd" w:date="2023-06-15T15:38:40Z">
        <w:r>
          <w:rPr>
            <w:rFonts w:ascii="Times New Roman" w:hAnsi="Times New Roman" w:cs="Times New Roman"/>
            <w:sz w:val="20"/>
            <w:szCs w:val="20"/>
          </w:rPr>
          <w:delText>Цветные линии отображают линии регрессии, темные области – 95%-ный доверительный интервал.</w:delText>
        </w:r>
      </w:del>
      <w:del w:id="957" w:author="polyd" w:date="2023-06-15T15:38:41Z">
        <w:r>
          <w:rPr>
            <w:rFonts w:ascii="Times New Roman" w:hAnsi="Times New Roman" w:cs="Times New Roman"/>
            <w:sz w:val="20"/>
            <w:szCs w:val="20"/>
          </w:rPr>
          <w:delText xml:space="preserve"> </w:delText>
        </w:r>
      </w:del>
      <w:r>
        <w:rPr>
          <w:rFonts w:ascii="Times New Roman" w:hAnsi="Times New Roman" w:cs="Times New Roman"/>
          <w:sz w:val="20"/>
          <w:szCs w:val="20"/>
          <w:lang w:val="en-US"/>
        </w:rPr>
        <w:t>Summer</w:t>
      </w:r>
      <w:r>
        <w:rPr>
          <w:rFonts w:ascii="Times New Roman" w:hAnsi="Times New Roman" w:cs="Times New Roman"/>
          <w:sz w:val="20"/>
          <w:szCs w:val="20"/>
        </w:rPr>
        <w:t xml:space="preserve"> и </w:t>
      </w:r>
      <w:r>
        <w:rPr>
          <w:rFonts w:ascii="Times New Roman" w:hAnsi="Times New Roman" w:cs="Times New Roman"/>
          <w:sz w:val="20"/>
          <w:szCs w:val="20"/>
          <w:lang w:val="en-US"/>
        </w:rPr>
        <w:t>Winter</w:t>
      </w:r>
      <w:r>
        <w:rPr>
          <w:rFonts w:ascii="Times New Roman" w:hAnsi="Times New Roman" w:cs="Times New Roman"/>
          <w:sz w:val="20"/>
          <w:szCs w:val="20"/>
        </w:rPr>
        <w:t xml:space="preserve"> отражают время начало экспозиции и являются краткосрочной (3 месяца) и долгосрочной (8 месяцев) экспозициями соответственно. </w:t>
      </w:r>
      <w:ins w:id="958" w:author="polyd" w:date="2023-06-15T15:38:43Z">
        <w:r>
          <w:rPr>
            <w:rFonts w:hint="default" w:ascii="Times New Roman" w:hAnsi="Times New Roman" w:cs="Times New Roman"/>
            <w:sz w:val="20"/>
            <w:szCs w:val="20"/>
            <w:lang w:val="ru-RU"/>
          </w:rPr>
          <w:t>Осталь</w:t>
        </w:r>
      </w:ins>
      <w:ins w:id="959" w:author="polyd" w:date="2023-06-15T15:38:44Z">
        <w:r>
          <w:rPr>
            <w:rFonts w:hint="default" w:ascii="Times New Roman" w:hAnsi="Times New Roman" w:cs="Times New Roman"/>
            <w:sz w:val="20"/>
            <w:szCs w:val="20"/>
            <w:lang w:val="ru-RU"/>
          </w:rPr>
          <w:t>ные обозначения, как на предыдущих рисунках.</w:t>
        </w:r>
      </w:ins>
    </w:p>
    <w:p>
      <w:pPr>
        <w:spacing w:after="0" w:line="240" w:lineRule="auto"/>
      </w:pP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3.3. Влияние таксономического состава поселения на силу прикрепления мидий к субстрату и интенсивность образования биссуса.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Мы проанализировали характеристики биссуса у мидий, которые были подвергнуты долговременной экспозиции (Эксперимент 2). Результаты построения регрессионных моделей представлены в Таблице 1 Приложения (Модель 7). Визуализация Модели 7 представлена ниже на Рис. 8.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Сила прикрепления мидий к субстрату положительно зависела от размера особей, но не демонстрировала значимой связи с таксономическим составом поселения, в котором экспонировались моллюски.  При этом, МТ прикреплялись к субстрату значительно сильнее, нежели МЕ. </w:t>
      </w:r>
    </w:p>
    <w:p>
      <w:pPr>
        <w:spacing w:after="0" w:line="240" w:lineRule="auto"/>
      </w:pPr>
    </w:p>
    <w:p>
      <w:pPr>
        <w:spacing w:after="0" w:line="240" w:lineRule="auto"/>
      </w:pPr>
      <w:r>
        <w:rPr>
          <w:lang w:eastAsia="ru-RU"/>
        </w:rPr>
        <w:drawing>
          <wp:inline distT="0" distB="0" distL="0" distR="0">
            <wp:extent cx="5829300" cy="3817620"/>
            <wp:effectExtent l="0" t="0" r="0" b="0"/>
            <wp:docPr id="13" name="Рисунок 13" descr="C:\Users\anton\OneDrive\Рабочий стол\Sci_stuff\doplom2023_pics\Mod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C:\Users\anton\OneDrive\Рабочий стол\Sci_stuff\doplom2023_pics\Model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29300" cy="3817620"/>
                    </a:xfrm>
                    <a:prstGeom prst="rect">
                      <a:avLst/>
                    </a:prstGeom>
                    <a:noFill/>
                    <a:ln>
                      <a:noFill/>
                    </a:ln>
                  </pic:spPr>
                </pic:pic>
              </a:graphicData>
            </a:graphic>
          </wp:inline>
        </w:drawing>
      </w: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Рис. 8. Зависимость силы прикрепления МТ и МЕ к искусственному субстрату в зависимости от преобладания МТ в поселении</w:t>
      </w:r>
      <w:ins w:id="960" w:author="polyd" w:date="2023-06-15T15:39:39Z">
        <w:r>
          <w:rPr>
            <w:rFonts w:hint="default" w:ascii="Times New Roman" w:hAnsi="Times New Roman" w:cs="Times New Roman"/>
            <w:sz w:val="20"/>
            <w:szCs w:val="20"/>
            <w:lang w:val="ru-RU"/>
          </w:rPr>
          <w:t xml:space="preserve">, </w:t>
        </w:r>
      </w:ins>
      <w:ins w:id="961" w:author="polyd" w:date="2023-06-15T15:39:40Z">
        <w:r>
          <w:rPr>
            <w:rFonts w:hint="default" w:ascii="Times New Roman" w:hAnsi="Times New Roman" w:cs="Times New Roman"/>
            <w:sz w:val="20"/>
            <w:szCs w:val="20"/>
            <w:lang w:val="ru-RU"/>
          </w:rPr>
          <w:t xml:space="preserve">в </w:t>
        </w:r>
      </w:ins>
      <w:ins w:id="962" w:author="polyd" w:date="2023-06-15T15:39:41Z">
        <w:r>
          <w:rPr>
            <w:rFonts w:hint="default" w:ascii="Times New Roman" w:hAnsi="Times New Roman" w:cs="Times New Roman"/>
            <w:sz w:val="20"/>
            <w:szCs w:val="20"/>
            <w:lang w:val="ru-RU"/>
          </w:rPr>
          <w:t>кот</w:t>
        </w:r>
      </w:ins>
      <w:ins w:id="963" w:author="polyd" w:date="2023-06-15T15:39:43Z">
        <w:r>
          <w:rPr>
            <w:rFonts w:hint="default" w:ascii="Times New Roman" w:hAnsi="Times New Roman" w:cs="Times New Roman"/>
            <w:sz w:val="20"/>
            <w:szCs w:val="20"/>
            <w:lang w:val="ru-RU"/>
          </w:rPr>
          <w:t>о</w:t>
        </w:r>
      </w:ins>
      <w:ins w:id="964" w:author="polyd" w:date="2023-06-15T15:39:44Z">
        <w:r>
          <w:rPr>
            <w:rFonts w:hint="default" w:ascii="Times New Roman" w:hAnsi="Times New Roman" w:cs="Times New Roman"/>
            <w:sz w:val="20"/>
            <w:szCs w:val="20"/>
            <w:lang w:val="ru-RU"/>
          </w:rPr>
          <w:t xml:space="preserve">ром </w:t>
        </w:r>
      </w:ins>
      <w:ins w:id="965" w:author="polyd" w:date="2023-06-15T15:39:45Z">
        <w:r>
          <w:rPr>
            <w:rFonts w:hint="default" w:ascii="Times New Roman" w:hAnsi="Times New Roman" w:cs="Times New Roman"/>
            <w:sz w:val="20"/>
            <w:szCs w:val="20"/>
            <w:lang w:val="ru-RU"/>
          </w:rPr>
          <w:t>эк</w:t>
        </w:r>
      </w:ins>
      <w:ins w:id="966" w:author="polyd" w:date="2023-06-15T15:39:46Z">
        <w:r>
          <w:rPr>
            <w:rFonts w:hint="default" w:ascii="Times New Roman" w:hAnsi="Times New Roman" w:cs="Times New Roman"/>
            <w:sz w:val="20"/>
            <w:szCs w:val="20"/>
            <w:lang w:val="ru-RU"/>
          </w:rPr>
          <w:t>спо</w:t>
        </w:r>
      </w:ins>
      <w:ins w:id="967" w:author="polyd" w:date="2023-06-15T15:39:47Z">
        <w:r>
          <w:rPr>
            <w:rFonts w:hint="default" w:ascii="Times New Roman" w:hAnsi="Times New Roman" w:cs="Times New Roman"/>
            <w:sz w:val="20"/>
            <w:szCs w:val="20"/>
            <w:lang w:val="ru-RU"/>
          </w:rPr>
          <w:t>ниро</w:t>
        </w:r>
      </w:ins>
      <w:ins w:id="968" w:author="polyd" w:date="2023-06-15T15:39:48Z">
        <w:r>
          <w:rPr>
            <w:rFonts w:hint="default" w:ascii="Times New Roman" w:hAnsi="Times New Roman" w:cs="Times New Roman"/>
            <w:sz w:val="20"/>
            <w:szCs w:val="20"/>
            <w:lang w:val="ru-RU"/>
          </w:rPr>
          <w:t>валис</w:t>
        </w:r>
      </w:ins>
      <w:ins w:id="969" w:author="polyd" w:date="2023-06-15T15:39:49Z">
        <w:r>
          <w:rPr>
            <w:rFonts w:hint="default" w:ascii="Times New Roman" w:hAnsi="Times New Roman" w:cs="Times New Roman"/>
            <w:sz w:val="20"/>
            <w:szCs w:val="20"/>
            <w:lang w:val="ru-RU"/>
          </w:rPr>
          <w:t xml:space="preserve">ь </w:t>
        </w:r>
      </w:ins>
      <w:ins w:id="970" w:author="polyd" w:date="2023-06-15T15:39:51Z">
        <w:r>
          <w:rPr>
            <w:rFonts w:hint="default" w:ascii="Times New Roman" w:hAnsi="Times New Roman" w:cs="Times New Roman"/>
            <w:sz w:val="20"/>
            <w:szCs w:val="20"/>
            <w:lang w:val="ru-RU"/>
          </w:rPr>
          <w:t>проте</w:t>
        </w:r>
      </w:ins>
      <w:ins w:id="971" w:author="polyd" w:date="2023-06-15T15:39:52Z">
        <w:r>
          <w:rPr>
            <w:rFonts w:hint="default" w:ascii="Times New Roman" w:hAnsi="Times New Roman" w:cs="Times New Roman"/>
            <w:sz w:val="20"/>
            <w:szCs w:val="20"/>
            <w:lang w:val="ru-RU"/>
          </w:rPr>
          <w:t>стиров</w:t>
        </w:r>
      </w:ins>
      <w:ins w:id="972" w:author="polyd" w:date="2023-06-15T15:39:53Z">
        <w:r>
          <w:rPr>
            <w:rFonts w:hint="default" w:ascii="Times New Roman" w:hAnsi="Times New Roman" w:cs="Times New Roman"/>
            <w:sz w:val="20"/>
            <w:szCs w:val="20"/>
            <w:lang w:val="ru-RU"/>
          </w:rPr>
          <w:t xml:space="preserve">анные </w:t>
        </w:r>
      </w:ins>
      <w:ins w:id="973" w:author="polyd" w:date="2023-06-15T15:39:54Z">
        <w:r>
          <w:rPr>
            <w:rFonts w:hint="default" w:ascii="Times New Roman" w:hAnsi="Times New Roman" w:cs="Times New Roman"/>
            <w:sz w:val="20"/>
            <w:szCs w:val="20"/>
            <w:lang w:val="ru-RU"/>
          </w:rPr>
          <w:t>живот</w:t>
        </w:r>
      </w:ins>
      <w:ins w:id="974" w:author="polyd" w:date="2023-06-15T15:39:55Z">
        <w:r>
          <w:rPr>
            <w:rFonts w:hint="default" w:ascii="Times New Roman" w:hAnsi="Times New Roman" w:cs="Times New Roman"/>
            <w:sz w:val="20"/>
            <w:szCs w:val="20"/>
            <w:lang w:val="ru-RU"/>
          </w:rPr>
          <w:t>ные</w:t>
        </w:r>
      </w:ins>
      <w:r>
        <w:rPr>
          <w:rFonts w:ascii="Times New Roman" w:hAnsi="Times New Roman" w:cs="Times New Roman"/>
          <w:sz w:val="20"/>
          <w:szCs w:val="20"/>
        </w:rPr>
        <w:t xml:space="preserve">.  В анализе были использованы моллюски из садков, подвергнутых долгосрочной экспозиции в Эксперименте 2. Зависимая переменная представлена в форме натурального логарифма силы прикрепления. Точками обозначены первичные данные. Остальные обозначения, как на предыдущих рисунках.  </w:t>
      </w:r>
    </w:p>
    <w:p>
      <w:pPr>
        <w:spacing w:after="0" w:line="240" w:lineRule="auto"/>
      </w:pPr>
    </w:p>
    <w:p>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Материал, полученный в Эксперименте 3 (экспозиция моллюсков в течение 8 месяцев) позволил оценить зависимость силы прикрепления биссуса и количества образуемых биссусных нитей в мидий двух видов в зависимости от таксономического состава смешанного поселения (Модель 8 и Модель 9). Результаты регрессионного анализа приведены в Таблице 1 Приложения. Модели визуализированы ниже на Рис. 9 и Рис. 10.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Сила прикрепления мидий к субстрату демонстрировала значимую связь с долей МТ в поселении. Моллюски обеих видов, которые содержались в поселениях, где доминировали МЕ, демонстрировали близкие значения силы прикрепления. Однако сила прикрепления </w:t>
      </w:r>
      <w:r>
        <w:rPr>
          <w:rFonts w:ascii="Times New Roman" w:hAnsi="Times New Roman" w:cs="Times New Roman"/>
          <w:sz w:val="24"/>
          <w:szCs w:val="24"/>
          <w:lang w:val="en-US"/>
        </w:rPr>
        <w:t>M</w:t>
      </w:r>
      <w:r>
        <w:rPr>
          <w:rFonts w:ascii="Times New Roman" w:hAnsi="Times New Roman" w:cs="Times New Roman"/>
          <w:sz w:val="24"/>
          <w:szCs w:val="24"/>
        </w:rPr>
        <w:t xml:space="preserve">Е снижалась по мере увеличения доли МТ. </w:t>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Вес мидий, использованный в Модели 8 в качестве ковариаты, предсказуемо оказывал положительное влияние на силу прикрепления. </w:t>
      </w:r>
    </w:p>
    <w:p>
      <w:pPr>
        <w:spacing w:after="0" w:line="240" w:lineRule="auto"/>
      </w:pPr>
    </w:p>
    <w:p>
      <w:pPr>
        <w:spacing w:after="0" w:line="240" w:lineRule="auto"/>
      </w:pPr>
      <w:r>
        <w:rPr>
          <w:lang w:eastAsia="ru-RU"/>
        </w:rPr>
        <w:drawing>
          <wp:inline distT="0" distB="0" distL="0" distR="0">
            <wp:extent cx="5829300" cy="3817620"/>
            <wp:effectExtent l="0" t="0" r="0" b="0"/>
            <wp:docPr id="17" name="Рисунок 17" descr="C:\Users\anton\OneDrive\Рабочий стол\Sci_stuff\doplom2023_pics\Mod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C:\Users\anton\OneDrive\Рабочий стол\Sci_stuff\doplom2023_pics\Model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29300" cy="3817620"/>
                    </a:xfrm>
                    <a:prstGeom prst="rect">
                      <a:avLst/>
                    </a:prstGeom>
                    <a:noFill/>
                    <a:ln>
                      <a:noFill/>
                    </a:ln>
                  </pic:spPr>
                </pic:pic>
              </a:graphicData>
            </a:graphic>
          </wp:inline>
        </w:drawing>
      </w:r>
      <w:r>
        <w:t xml:space="preserve"> </w:t>
      </w:r>
    </w:p>
    <w:p>
      <w:pPr>
        <w:spacing w:after="0" w:line="276" w:lineRule="auto"/>
        <w:jc w:val="both"/>
        <w:rPr>
          <w:rFonts w:ascii="Times New Roman" w:hAnsi="Times New Roman" w:cs="Times New Roman"/>
          <w:sz w:val="20"/>
          <w:szCs w:val="20"/>
        </w:rPr>
      </w:pPr>
      <w:r>
        <w:rPr>
          <w:rFonts w:ascii="Times New Roman" w:hAnsi="Times New Roman" w:cs="Times New Roman"/>
          <w:sz w:val="20"/>
          <w:szCs w:val="20"/>
        </w:rPr>
        <w:t>Рис. 9. Сила прикрепления двух видов мидий в зависимости от доли МТ в поселении при краткосрочной экспозиции (14 дней). Обозначения, как на предыдущих рисунках.</w:t>
      </w:r>
    </w:p>
    <w:p>
      <w:pPr>
        <w:spacing w:after="0" w:line="240" w:lineRule="auto"/>
      </w:pPr>
      <w:r>
        <w:tab/>
      </w:r>
    </w:p>
    <w:p>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Таксономический состав поселения, однако, не оказывал значимого влияния на количество образуемых мидиями биссусных нитей (Модель 9). При этом МТ демонстрировали достоверную тенденцию к более интенсивному образованию биссуса, нежели МЕ. Количество образуемых бляшек негативно и значительно зависело от размера мидии, то есть крупные моллюски были склонны образовывать меньше биссусных нитей. Плотность поселения не оказывала значимого эффекта на интенсивность образования биссуса.  </w:t>
      </w:r>
    </w:p>
    <w:p>
      <w:pPr>
        <w:spacing w:after="0" w:line="240" w:lineRule="auto"/>
      </w:pPr>
    </w:p>
    <w:p>
      <w:pPr>
        <w:spacing w:after="0" w:line="240" w:lineRule="auto"/>
      </w:pPr>
      <w:r>
        <w:rPr>
          <w:lang w:eastAsia="ru-RU"/>
        </w:rPr>
        <w:drawing>
          <wp:inline distT="0" distB="0" distL="0" distR="0">
            <wp:extent cx="5829300" cy="3817620"/>
            <wp:effectExtent l="0" t="0" r="0" b="0"/>
            <wp:docPr id="1" name="Рисунок 1" descr="C:\Users\anton\OneDrive\Рабочий стол\Sci_stuff\doplom2023_pics\Mode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C:\Users\anton\OneDrive\Рабочий стол\Sci_stuff\doplom2023_pics\Model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29300" cy="3817620"/>
                    </a:xfrm>
                    <a:prstGeom prst="rect">
                      <a:avLst/>
                    </a:prstGeom>
                    <a:noFill/>
                    <a:ln>
                      <a:noFill/>
                    </a:ln>
                  </pic:spPr>
                </pic:pic>
              </a:graphicData>
            </a:graphic>
          </wp:inline>
        </w:drawing>
      </w:r>
      <w:r>
        <w:tab/>
      </w: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Рис. 10. Количество образуемых мидиями биссусных бляшек после 14 дней экспозиции в поселениях с различным таксономическим составом. Обозначения, как на предыдущих рисунках.</w:t>
      </w:r>
    </w:p>
    <w:p>
      <w:pPr>
        <w:spacing w:after="0" w:line="240" w:lineRule="auto"/>
      </w:pPr>
    </w:p>
    <w:p>
      <w:pPr>
        <w:spacing w:after="0"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3.4. Влияние соленостного стресса на силу прикрепления мидий.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В Эксперименте 4 мы исследовали силу прикрепления двух видов мидий в различных соленостных условиях. Результаты двух построенных моделей приведены в Таблице 1 Приложения.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Результаты регрессионного анализа (Модель 10, визуализация на Рис. 11 показали достоверное влияние взаимодействия факторов вида, солености и веса мидии на силу прикрепления. В нормальных соленостных условиях (24‰ и 20‰) оба вида мидий практически не различались в своей силе прикрепления к субстрату. Различия проявились в гипосалинных (16‰) и экстремально гипосалинных (12‰) условиях. Количество не прикрепившихся МЕ возрастало с понижением солености. Одновременно с этим, крупные особи МТ демонстрировали тенденцию к увеличению силы прикрепления именно в гипосалинных условиях.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На том же самом массиве данных нами был проведен дополнительно анализ вероятности прикрепления к субстрату в зависимости от солености и веса мидий (Модель 11, визуализация представлена ниже на Рис. 12.  Вероятность прикрепления к субстрату значимо положительно зависела от массы моллюсков. Вероятность прикрепления МЕ заметно снижалась в гипосалинных условиях и достигала 25% в условиях экстремального опреснения (12‰). В то же время, вероятность прикрепления у </w:t>
      </w:r>
      <w:r>
        <w:rPr>
          <w:rFonts w:ascii="Times New Roman" w:hAnsi="Times New Roman" w:cs="Times New Roman"/>
          <w:sz w:val="24"/>
          <w:szCs w:val="24"/>
          <w:lang w:val="en-US"/>
        </w:rPr>
        <w:t>MT</w:t>
      </w:r>
      <w:r>
        <w:rPr>
          <w:rFonts w:ascii="Times New Roman" w:hAnsi="Times New Roman" w:cs="Times New Roman"/>
          <w:sz w:val="24"/>
          <w:szCs w:val="24"/>
        </w:rPr>
        <w:t xml:space="preserve"> от солености не зависела и была ври всех значениях солености высока (около 80%). </w:t>
      </w:r>
    </w:p>
    <w:p>
      <w:pPr>
        <w:spacing w:after="0" w:line="240" w:lineRule="auto"/>
      </w:pPr>
      <w:r>
        <w:tab/>
      </w:r>
    </w:p>
    <w:p>
      <w:pPr>
        <w:spacing w:after="0" w:line="240" w:lineRule="auto"/>
      </w:pPr>
      <w:r>
        <w:rPr>
          <w:lang w:eastAsia="ru-RU"/>
        </w:rPr>
        <w:drawing>
          <wp:inline distT="0" distB="0" distL="0" distR="0">
            <wp:extent cx="5829300" cy="3817620"/>
            <wp:effectExtent l="0" t="0" r="0" b="0"/>
            <wp:docPr id="3" name="Рисунок 3" descr="C:\Users\anton\OneDrive\Рабочий стол\Sci_stuff\doplom2023_pics\Mode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anton\OneDrive\Рабочий стол\Sci_stuff\doplom2023_pics\Model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829300" cy="3817620"/>
                    </a:xfrm>
                    <a:prstGeom prst="rect">
                      <a:avLst/>
                    </a:prstGeom>
                    <a:noFill/>
                    <a:ln>
                      <a:noFill/>
                    </a:ln>
                  </pic:spPr>
                </pic:pic>
              </a:graphicData>
            </a:graphic>
          </wp:inline>
        </w:drawing>
      </w:r>
      <w:r>
        <w:tab/>
      </w: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Рис. 11. Сила прикрепления биссуса к субстрату у МТ и МЕ при четырех соленостях в зависимости от массы моллюсков. Обозначения, как на предыдущих рисунках. </w:t>
      </w:r>
    </w:p>
    <w:p>
      <w:pPr>
        <w:spacing w:after="0" w:line="240" w:lineRule="auto"/>
      </w:pPr>
    </w:p>
    <w:p>
      <w:pPr>
        <w:spacing w:after="0" w:line="240" w:lineRule="auto"/>
      </w:pPr>
      <w:r>
        <w:rPr>
          <w:lang w:eastAsia="ru-RU"/>
        </w:rPr>
        <w:drawing>
          <wp:inline distT="0" distB="0" distL="0" distR="0">
            <wp:extent cx="5829300" cy="3817620"/>
            <wp:effectExtent l="0" t="0" r="0" b="0"/>
            <wp:docPr id="4" name="Рисунок 4" descr="C:\Users\anton\OneDrive\Рабочий стол\Sci_stuff\doplom2023_pics\Mode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C:\Users\anton\OneDrive\Рабочий стол\Sci_stuff\doplom2023_pics\Model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29300" cy="3817620"/>
                    </a:xfrm>
                    <a:prstGeom prst="rect">
                      <a:avLst/>
                    </a:prstGeom>
                    <a:noFill/>
                    <a:ln>
                      <a:noFill/>
                    </a:ln>
                  </pic:spPr>
                </pic:pic>
              </a:graphicData>
            </a:graphic>
          </wp:inline>
        </w:drawing>
      </w: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Рис. 12. Вероятность прикрепления МТ и МЕ в зависимости от солености. Обозначения, как на предыдущих рисунках.</w:t>
      </w:r>
    </w:p>
    <w:p>
      <w:pPr>
        <w:spacing w:after="0" w:line="240" w:lineRule="auto"/>
      </w:pPr>
    </w:p>
    <w:p>
      <w:pPr>
        <w:spacing w:after="0" w:line="240" w:lineRule="auto"/>
      </w:pPr>
    </w:p>
    <w:p>
      <w:pPr>
        <w:spacing w:after="0"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3.5. Влияние динамически меняющейся солености на реакцию схлопывания и открывания створок у мидий.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Результаты регрессионного анализа, описывающего зависимость статуса моллюска (открыты или закрыты створки) от изменяющейся солености приведены в Таблице 1 Приложения. Модель 12 визуализирована на Рис. 13.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В нашем эксперименте мидии реагировали на понижение солености предсказуемо – закрывая свои створки раковины. Вероятность того, что створки открыты значимо </w:t>
      </w:r>
      <w:commentRangeStart w:id="24"/>
      <w:r>
        <w:rPr>
          <w:rFonts w:ascii="Times New Roman" w:hAnsi="Times New Roman" w:cs="Times New Roman"/>
          <w:sz w:val="24"/>
          <w:szCs w:val="24"/>
        </w:rPr>
        <w:t>положительно</w:t>
      </w:r>
      <w:commentRangeEnd w:id="24"/>
      <w:r>
        <w:rPr>
          <w:rStyle w:val="4"/>
          <w:rFonts w:ascii="Times New Roman" w:hAnsi="Times New Roman" w:cs="Times New Roman"/>
          <w:sz w:val="24"/>
          <w:szCs w:val="24"/>
        </w:rPr>
        <w:commentReference w:id="24"/>
      </w:r>
      <w:r>
        <w:rPr>
          <w:rFonts w:ascii="Times New Roman" w:hAnsi="Times New Roman" w:cs="Times New Roman"/>
          <w:sz w:val="24"/>
          <w:szCs w:val="24"/>
        </w:rPr>
        <w:t xml:space="preserve"> зависела от солености в аквариумах. При этом, статус створок зависел от фазы цикла эксперимента – то есть понижается или повышается соленость. Мидии обоих видов закономерно, открывали свои створки при более высокой солености. Нами были обнаружены небольшие, но значимые отличия в реакции МТ и МЕ на понижающуюся соленость. Различия проявлялись уже при достижении солености 17‰, когда МТ оказывались закрытыми немного чаще, чем МЕ. Однако, по достижении экстремально низкой солености (10‰) МТ были открыты несколько чаще, нежели МЕ. </w:t>
      </w:r>
    </w:p>
    <w:p>
      <w:pPr>
        <w:spacing w:after="0" w:line="240" w:lineRule="auto"/>
      </w:pPr>
    </w:p>
    <w:p>
      <w:pPr>
        <w:spacing w:after="0" w:line="240" w:lineRule="auto"/>
      </w:pPr>
      <w:r>
        <w:rPr>
          <w:lang w:eastAsia="ru-RU"/>
        </w:rPr>
        <w:drawing>
          <wp:inline distT="0" distB="0" distL="0" distR="0">
            <wp:extent cx="5829300" cy="3817620"/>
            <wp:effectExtent l="0" t="0" r="0" b="0"/>
            <wp:docPr id="12" name="Рисунок 12" descr="C:\Users\anton\OneDrive\Рабочий стол\Sci_stuff\doplom2023_pics\Mode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C:\Users\anton\OneDrive\Рабочий стол\Sci_stuff\doplom2023_pics\Model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29300" cy="3817620"/>
                    </a:xfrm>
                    <a:prstGeom prst="rect">
                      <a:avLst/>
                    </a:prstGeom>
                    <a:noFill/>
                    <a:ln>
                      <a:noFill/>
                    </a:ln>
                  </pic:spPr>
                </pic:pic>
              </a:graphicData>
            </a:graphic>
          </wp:inline>
        </w:drawing>
      </w: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Рис. 13. Вероятность того, что створки мидии открыты, в зависимости от солености и фазы цикла. Слева (</w:t>
      </w:r>
      <w:r>
        <w:rPr>
          <w:rFonts w:ascii="Times New Roman" w:hAnsi="Times New Roman" w:cs="Times New Roman"/>
          <w:sz w:val="20"/>
          <w:szCs w:val="20"/>
          <w:lang w:val="en-US"/>
        </w:rPr>
        <w:t>Drop</w:t>
      </w:r>
      <w:r>
        <w:rPr>
          <w:rFonts w:ascii="Times New Roman" w:hAnsi="Times New Roman" w:cs="Times New Roman"/>
          <w:sz w:val="20"/>
          <w:szCs w:val="20"/>
        </w:rPr>
        <w:t>) представлена первая фаза цикла – понижение солености от 24‰ до 10‰. Справа (</w:t>
      </w:r>
      <w:r>
        <w:rPr>
          <w:rFonts w:ascii="Times New Roman" w:hAnsi="Times New Roman" w:cs="Times New Roman"/>
          <w:sz w:val="20"/>
          <w:szCs w:val="20"/>
          <w:lang w:val="en-US"/>
        </w:rPr>
        <w:t>Rise</w:t>
      </w:r>
      <w:r>
        <w:rPr>
          <w:rFonts w:ascii="Times New Roman" w:hAnsi="Times New Roman" w:cs="Times New Roman"/>
          <w:sz w:val="20"/>
          <w:szCs w:val="20"/>
        </w:rPr>
        <w:t xml:space="preserve">) представлена вторая фаза цикла – повышение солености. </w:t>
      </w:r>
      <w:ins w:id="975" w:author="polyd" w:date="2023-06-15T15:43:32Z">
        <w:r>
          <w:rPr>
            <w:rFonts w:hint="default" w:ascii="Times New Roman" w:hAnsi="Times New Roman" w:cs="Times New Roman"/>
            <w:sz w:val="20"/>
            <w:szCs w:val="20"/>
            <w:lang w:val="ru-RU"/>
          </w:rPr>
          <w:t>Остальные обозначения, как на предыдущих рисунках.</w:t>
        </w:r>
      </w:ins>
      <w:del w:id="976" w:author="polyd" w:date="2023-06-15T15:43:29Z">
        <w:r>
          <w:rPr>
            <w:rFonts w:ascii="Times New Roman" w:hAnsi="Times New Roman" w:cs="Times New Roman"/>
            <w:sz w:val="20"/>
            <w:szCs w:val="20"/>
          </w:rPr>
          <w:delText xml:space="preserve">Линиями обозначены линии регрессии, темная область – 95%-ный доверительный интервал. </w:delText>
        </w:r>
      </w:del>
    </w:p>
    <w:p>
      <w:pPr>
        <w:spacing w:after="0" w:line="240" w:lineRule="auto"/>
      </w:pPr>
    </w:p>
    <w:p>
      <w:pPr>
        <w:spacing w:after="0" w:line="360" w:lineRule="auto"/>
        <w:jc w:val="both"/>
        <w:rPr>
          <w:b/>
        </w:rPr>
      </w:pPr>
      <w:r>
        <w:rPr>
          <w:b/>
        </w:rPr>
        <w:tab/>
      </w:r>
    </w:p>
    <w:p>
      <w:pPr>
        <w:spacing w:after="0" w:line="360" w:lineRule="auto"/>
        <w:jc w:val="both"/>
        <w:rPr>
          <w:b/>
        </w:rPr>
      </w:pPr>
    </w:p>
    <w:p>
      <w:pPr>
        <w:spacing w:after="0" w:line="360" w:lineRule="auto"/>
        <w:jc w:val="both"/>
        <w:rPr>
          <w:b/>
        </w:rPr>
      </w:pPr>
    </w:p>
    <w:p>
      <w:pPr>
        <w:spacing w:after="0"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3.6. Влияние хронического соленостного стресса на выживаемость мидий.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Для анализа выживаемости мидий в условиях хронического соленостного стресса нами была построена модель Кокса (Модель 12). Результаты модели представлены в Таблице 1 Приложения.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Нами было выявлено значимое влияние взаимодействия факторов солености и вида на пропорциональные риски (</w:t>
      </w:r>
      <w:r>
        <w:rPr>
          <w:rFonts w:ascii="Times New Roman" w:hAnsi="Times New Roman" w:cs="Times New Roman"/>
          <w:sz w:val="24"/>
          <w:szCs w:val="24"/>
          <w:lang w:val="en-US"/>
        </w:rPr>
        <w:t>hazard</w:t>
      </w:r>
      <w:r>
        <w:rPr>
          <w:rFonts w:ascii="Times New Roman" w:hAnsi="Times New Roman" w:cs="Times New Roman"/>
          <w:sz w:val="24"/>
          <w:szCs w:val="24"/>
        </w:rPr>
        <w:t xml:space="preserve"> </w:t>
      </w:r>
      <w:r>
        <w:rPr>
          <w:rFonts w:ascii="Times New Roman" w:hAnsi="Times New Roman" w:cs="Times New Roman"/>
          <w:sz w:val="24"/>
          <w:szCs w:val="24"/>
          <w:lang w:val="en-US"/>
        </w:rPr>
        <w:t>ratio</w:t>
      </w:r>
      <w:r>
        <w:rPr>
          <w:rFonts w:ascii="Times New Roman" w:hAnsi="Times New Roman" w:cs="Times New Roman"/>
          <w:sz w:val="24"/>
          <w:szCs w:val="24"/>
        </w:rPr>
        <w:t xml:space="preserve">) смерти моллюсков. Различия в уровне риска между видами были </w:t>
      </w:r>
      <w:del w:id="977" w:author="polyd" w:date="2023-06-15T15:44:06Z">
        <w:r>
          <w:rPr>
            <w:rFonts w:ascii="Times New Roman" w:hAnsi="Times New Roman" w:cs="Times New Roman"/>
            <w:sz w:val="24"/>
            <w:szCs w:val="24"/>
          </w:rPr>
          <w:delText>достоверными</w:delText>
        </w:r>
      </w:del>
      <w:ins w:id="978" w:author="polyd" w:date="2023-06-15T15:44:06Z">
        <w:r>
          <w:rPr>
            <w:rFonts w:ascii="Times New Roman" w:hAnsi="Times New Roman" w:cs="Times New Roman"/>
            <w:sz w:val="24"/>
            <w:szCs w:val="24"/>
            <w:lang w:val="ru-RU"/>
          </w:rPr>
          <w:t>стати</w:t>
        </w:r>
      </w:ins>
      <w:ins w:id="979" w:author="polyd" w:date="2023-06-15T15:44:07Z">
        <w:r>
          <w:rPr>
            <w:rFonts w:ascii="Times New Roman" w:hAnsi="Times New Roman" w:cs="Times New Roman"/>
            <w:sz w:val="24"/>
            <w:szCs w:val="24"/>
            <w:lang w:val="ru-RU"/>
          </w:rPr>
          <w:t>стичес</w:t>
        </w:r>
      </w:ins>
      <w:ins w:id="980" w:author="polyd" w:date="2023-06-15T15:44:08Z">
        <w:r>
          <w:rPr>
            <w:rFonts w:ascii="Times New Roman" w:hAnsi="Times New Roman" w:cs="Times New Roman"/>
            <w:sz w:val="24"/>
            <w:szCs w:val="24"/>
            <w:lang w:val="ru-RU"/>
          </w:rPr>
          <w:t>ки</w:t>
        </w:r>
      </w:ins>
      <w:ins w:id="981" w:author="polyd" w:date="2023-06-15T15:44:08Z">
        <w:r>
          <w:rPr>
            <w:rFonts w:hint="default" w:ascii="Times New Roman" w:hAnsi="Times New Roman" w:cs="Times New Roman"/>
            <w:sz w:val="24"/>
            <w:szCs w:val="24"/>
            <w:lang w:val="ru-RU"/>
          </w:rPr>
          <w:t xml:space="preserve"> </w:t>
        </w:r>
      </w:ins>
      <w:ins w:id="982" w:author="polyd" w:date="2023-06-15T15:44:09Z">
        <w:r>
          <w:rPr>
            <w:rFonts w:hint="default" w:ascii="Times New Roman" w:hAnsi="Times New Roman" w:cs="Times New Roman"/>
            <w:sz w:val="24"/>
            <w:szCs w:val="24"/>
            <w:lang w:val="ru-RU"/>
          </w:rPr>
          <w:t>зна</w:t>
        </w:r>
      </w:ins>
      <w:ins w:id="983" w:author="polyd" w:date="2023-06-15T15:44:10Z">
        <w:r>
          <w:rPr>
            <w:rFonts w:hint="default" w:ascii="Times New Roman" w:hAnsi="Times New Roman" w:cs="Times New Roman"/>
            <w:sz w:val="24"/>
            <w:szCs w:val="24"/>
            <w:lang w:val="ru-RU"/>
          </w:rPr>
          <w:t>чимым</w:t>
        </w:r>
      </w:ins>
      <w:ins w:id="984" w:author="polyd" w:date="2023-06-15T15:44:11Z">
        <w:r>
          <w:rPr>
            <w:rFonts w:hint="default" w:ascii="Times New Roman" w:hAnsi="Times New Roman" w:cs="Times New Roman"/>
            <w:sz w:val="24"/>
            <w:szCs w:val="24"/>
            <w:lang w:val="ru-RU"/>
          </w:rPr>
          <w:t xml:space="preserve">и </w:t>
        </w:r>
      </w:ins>
      <w:del w:id="985" w:author="polyd" w:date="2023-06-15T15:44:12Z">
        <w:r>
          <w:rPr>
            <w:rFonts w:ascii="Times New Roman" w:hAnsi="Times New Roman" w:cs="Times New Roman"/>
            <w:sz w:val="24"/>
            <w:szCs w:val="24"/>
          </w:rPr>
          <w:delText xml:space="preserve"> </w:delText>
        </w:r>
      </w:del>
      <w:r>
        <w:rPr>
          <w:rFonts w:ascii="Times New Roman" w:hAnsi="Times New Roman" w:cs="Times New Roman"/>
          <w:sz w:val="24"/>
          <w:szCs w:val="24"/>
        </w:rPr>
        <w:t>только в нормальных соленостных условиях – при 24‰. МТ в нормальных соленостных условиях гибли значительно чаще, нежели МЕ (см. Рис. 14). Согласно построенной нами модели, уровень риска для МТ при 24‰ был в 3,65 раз выше, чем для МЕ. Смертность МТ при 24‰ достигла 48%, тогда как МЕ – лишь 18%. В условиях умеренного опреснения (16‰) смертность моллюсков практически не отличалась: на конец экспозиции погибли 22% МЕ и 18% МТ. В условиях сильного опреснения (13‰) погибли 38% МЕ и 50% МТ. Уровень риска при 13‰ для МТ был несколько выше (в 1,56 раза), чем для МЕ (</w:t>
      </w:r>
      <w:r>
        <w:rPr>
          <w:rFonts w:ascii="Times New Roman" w:hAnsi="Times New Roman" w:cs="Times New Roman"/>
          <w:sz w:val="24"/>
          <w:szCs w:val="24"/>
          <w:lang w:val="en-US"/>
        </w:rPr>
        <w:t>p</w:t>
      </w:r>
      <w:r>
        <w:rPr>
          <w:rFonts w:ascii="Times New Roman" w:hAnsi="Times New Roman" w:cs="Times New Roman"/>
          <w:sz w:val="24"/>
          <w:szCs w:val="24"/>
        </w:rPr>
        <w:t xml:space="preserve"> = 0.053). В условиях же экстремального опреснения (10‰) риски для МТ не значительно снижались по сравнению с МЕ (до 0,67). В экстремальных гипосалинных условиях доля погибших МЕ составила 50%, а МТ – 34%.  </w:t>
      </w:r>
    </w:p>
    <w:p>
      <w:pPr>
        <w:spacing w:after="0" w:line="240" w:lineRule="auto"/>
      </w:pPr>
    </w:p>
    <w:p>
      <w:pPr>
        <w:spacing w:after="0"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 xml:space="preserve">3.7. Состав органического компонента осмолитов у мидий разных видов в различных соленостных условиях. </w:t>
      </w:r>
      <w:r>
        <w:rPr>
          <w:rFonts w:ascii="Times New Roman" w:hAnsi="Times New Roman" w:cs="Times New Roman"/>
          <w:sz w:val="24"/>
          <w:szCs w:val="24"/>
        </w:rPr>
        <w:tab/>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 ходе тандемной жидкостной хроматографии и масс-спектрометрии были зарегистрировано 35 метаболитов и осмолитов в каждой ткани. Полученный массив данных был загружен на сайт </w:t>
      </w:r>
      <w:r>
        <w:fldChar w:fldCharType="begin"/>
      </w:r>
      <w:r>
        <w:instrText xml:space="preserve"> HYPERLINK "http://www.metaboanalyst.com" </w:instrText>
      </w:r>
      <w:r>
        <w:fldChar w:fldCharType="separate"/>
      </w:r>
      <w:r>
        <w:rPr>
          <w:rStyle w:val="5"/>
          <w:rFonts w:ascii="Times New Roman" w:hAnsi="Times New Roman" w:cs="Times New Roman"/>
          <w:sz w:val="24"/>
          <w:szCs w:val="24"/>
          <w:lang w:val="en-US"/>
        </w:rPr>
        <w:t>www</w:t>
      </w:r>
      <w:r>
        <w:rPr>
          <w:rStyle w:val="5"/>
          <w:rFonts w:ascii="Times New Roman" w:hAnsi="Times New Roman" w:cs="Times New Roman"/>
          <w:sz w:val="24"/>
          <w:szCs w:val="24"/>
        </w:rPr>
        <w:t>.</w:t>
      </w:r>
      <w:r>
        <w:rPr>
          <w:rStyle w:val="5"/>
          <w:rFonts w:ascii="Times New Roman" w:hAnsi="Times New Roman" w:cs="Times New Roman"/>
          <w:sz w:val="24"/>
          <w:szCs w:val="24"/>
          <w:lang w:val="en-US"/>
        </w:rPr>
        <w:t>metaboanalyst</w:t>
      </w:r>
      <w:r>
        <w:rPr>
          <w:rStyle w:val="5"/>
          <w:rFonts w:ascii="Times New Roman" w:hAnsi="Times New Roman" w:cs="Times New Roman"/>
          <w:sz w:val="24"/>
          <w:szCs w:val="24"/>
        </w:rPr>
        <w:t>.</w:t>
      </w:r>
      <w:r>
        <w:rPr>
          <w:rStyle w:val="5"/>
          <w:rFonts w:ascii="Times New Roman" w:hAnsi="Times New Roman" w:cs="Times New Roman"/>
          <w:sz w:val="24"/>
          <w:szCs w:val="24"/>
          <w:lang w:val="en-US"/>
        </w:rPr>
        <w:t>com</w:t>
      </w:r>
      <w:r>
        <w:rPr>
          <w:rStyle w:val="5"/>
          <w:rFonts w:ascii="Times New Roman" w:hAnsi="Times New Roman" w:cs="Times New Roman"/>
          <w:sz w:val="24"/>
          <w:szCs w:val="24"/>
          <w:lang w:val="en-US"/>
        </w:rPr>
        <w:fldChar w:fldCharType="end"/>
      </w:r>
      <w:r>
        <w:rPr>
          <w:rFonts w:ascii="Times New Roman" w:hAnsi="Times New Roman" w:cs="Times New Roman"/>
          <w:sz w:val="24"/>
          <w:szCs w:val="24"/>
        </w:rPr>
        <w:t>, где был проведен анализ насыщения метаболических путей (</w:t>
      </w:r>
      <w:r>
        <w:rPr>
          <w:rFonts w:ascii="Times New Roman" w:hAnsi="Times New Roman" w:cs="Times New Roman"/>
          <w:sz w:val="24"/>
          <w:szCs w:val="24"/>
          <w:lang w:val="en-US"/>
        </w:rPr>
        <w:t>metabolic</w:t>
      </w:r>
      <w:r>
        <w:rPr>
          <w:rFonts w:ascii="Times New Roman" w:hAnsi="Times New Roman" w:cs="Times New Roman"/>
          <w:sz w:val="24"/>
          <w:szCs w:val="24"/>
        </w:rPr>
        <w:t xml:space="preserve"> </w:t>
      </w:r>
      <w:r>
        <w:rPr>
          <w:rFonts w:ascii="Times New Roman" w:hAnsi="Times New Roman" w:cs="Times New Roman"/>
          <w:sz w:val="24"/>
          <w:szCs w:val="24"/>
          <w:lang w:val="en-US"/>
        </w:rPr>
        <w:t>pathways</w:t>
      </w:r>
      <w:r>
        <w:rPr>
          <w:rFonts w:ascii="Times New Roman" w:hAnsi="Times New Roman" w:cs="Times New Roman"/>
          <w:sz w:val="24"/>
          <w:szCs w:val="24"/>
        </w:rPr>
        <w:t xml:space="preserve"> </w:t>
      </w:r>
      <w:r>
        <w:rPr>
          <w:rFonts w:ascii="Times New Roman" w:hAnsi="Times New Roman" w:cs="Times New Roman"/>
          <w:sz w:val="24"/>
          <w:szCs w:val="24"/>
          <w:lang w:val="en-US"/>
        </w:rPr>
        <w:t>enrichment</w:t>
      </w:r>
      <w:r>
        <w:rPr>
          <w:rFonts w:ascii="Times New Roman" w:hAnsi="Times New Roman" w:cs="Times New Roman"/>
          <w:sz w:val="24"/>
          <w:szCs w:val="24"/>
        </w:rPr>
        <w:t xml:space="preserve"> </w:t>
      </w:r>
      <w:r>
        <w:rPr>
          <w:rFonts w:ascii="Times New Roman" w:hAnsi="Times New Roman" w:cs="Times New Roman"/>
          <w:sz w:val="24"/>
          <w:szCs w:val="24"/>
          <w:lang w:val="en-US"/>
        </w:rPr>
        <w:t>analysis</w:t>
      </w:r>
      <w:r>
        <w:rPr>
          <w:rFonts w:ascii="Times New Roman" w:hAnsi="Times New Roman" w:cs="Times New Roman"/>
          <w:sz w:val="24"/>
          <w:szCs w:val="24"/>
        </w:rPr>
        <w:t xml:space="preserve">). На основе этого анализа метаболиты и осмолиты, которые относились к метаболическим путям с наибольшим насыщением, были объединены в функциональные группы. Список метаболитов и функциональные группы приведены в Таблице 2 Приложения.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Из 35 метаболитов осмолитами являлись 20. Более 75% от общей массы идентифицированных осмолитов в жаберной ткани (и более 50% в гепатопанкреасе) у обоих видов мидий приходилось на три основных осмолита, характерных для двустворчатых моллюсков – это таурин, глицин и аспартат (см. Рис. 15 и Рис. 16). </w:t>
      </w:r>
    </w:p>
    <w:p>
      <w:pPr>
        <w:spacing w:after="0" w:line="240" w:lineRule="auto"/>
        <w:sectPr>
          <w:pgSz w:w="11906" w:h="16838"/>
          <w:pgMar w:top="1134" w:right="851" w:bottom="1134" w:left="1701" w:header="709" w:footer="709" w:gutter="0"/>
          <w:cols w:space="708" w:num="1"/>
          <w:docGrid w:linePitch="360" w:charSpace="0"/>
        </w:sectPr>
      </w:pPr>
    </w:p>
    <w:p>
      <w:pPr>
        <w:spacing w:after="0" w:line="240" w:lineRule="auto"/>
      </w:pPr>
      <w:r>
        <w:rPr>
          <w:lang w:eastAsia="ru-RU"/>
        </w:rPr>
        <w:drawing>
          <wp:inline distT="0" distB="0" distL="0" distR="0">
            <wp:extent cx="3848100" cy="2519680"/>
            <wp:effectExtent l="0" t="0" r="0" b="0"/>
            <wp:docPr id="14" name="Рисунок 14" descr="C:\Users\anton\OneDrive\Рабочий стол\Sci_stuff\doplom2023_pics\PH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C:\Users\anton\OneDrive\Рабочий стол\Sci_stuff\doplom2023_pics\PHM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21468" cy="2568177"/>
                    </a:xfrm>
                    <a:prstGeom prst="rect">
                      <a:avLst/>
                    </a:prstGeom>
                    <a:noFill/>
                    <a:ln>
                      <a:noFill/>
                    </a:ln>
                  </pic:spPr>
                </pic:pic>
              </a:graphicData>
            </a:graphic>
          </wp:inline>
        </w:drawing>
      </w:r>
      <w:r>
        <w:rPr>
          <w:lang w:eastAsia="ru-RU"/>
        </w:rPr>
        <w:drawing>
          <wp:inline distT="0" distB="0" distL="0" distR="0">
            <wp:extent cx="3848100" cy="2519680"/>
            <wp:effectExtent l="0" t="0" r="0" b="0"/>
            <wp:docPr id="15" name="Рисунок 15" descr="C:\Users\anton\OneDrive\Рабочий стол\Sci_stuff\doplom2023_pics\PHM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C:\Users\anton\OneDrive\Рабочий стол\Sci_stuff\doplom2023_pics\PHM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48400" cy="2520000"/>
                    </a:xfrm>
                    <a:prstGeom prst="rect">
                      <a:avLst/>
                    </a:prstGeom>
                    <a:noFill/>
                    <a:ln>
                      <a:noFill/>
                    </a:ln>
                  </pic:spPr>
                </pic:pic>
              </a:graphicData>
            </a:graphic>
          </wp:inline>
        </w:drawing>
      </w:r>
      <w:r>
        <w:rPr>
          <w:lang w:eastAsia="ru-RU"/>
        </w:rPr>
        <w:drawing>
          <wp:inline distT="0" distB="0" distL="0" distR="0">
            <wp:extent cx="3848100" cy="2519680"/>
            <wp:effectExtent l="0" t="0" r="0" b="0"/>
            <wp:docPr id="16" name="Рисунок 16" descr="C:\Users\anton\OneDrive\Рабочий стол\Sci_stuff\doplom2023_pics\PHM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C:\Users\anton\OneDrive\Рабочий стол\Sci_stuff\doplom2023_pics\PHM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48400" cy="2520000"/>
                    </a:xfrm>
                    <a:prstGeom prst="rect">
                      <a:avLst/>
                    </a:prstGeom>
                    <a:noFill/>
                    <a:ln>
                      <a:noFill/>
                    </a:ln>
                  </pic:spPr>
                </pic:pic>
              </a:graphicData>
            </a:graphic>
          </wp:inline>
        </w:drawing>
      </w:r>
      <w:r>
        <w:rPr>
          <w:lang w:eastAsia="ru-RU"/>
        </w:rPr>
        <w:drawing>
          <wp:inline distT="0" distB="0" distL="0" distR="0">
            <wp:extent cx="3848100" cy="2519680"/>
            <wp:effectExtent l="0" t="0" r="0" b="0"/>
            <wp:docPr id="18" name="Рисунок 18" descr="C:\Users\anton\OneDrive\Рабочий стол\Sci_stuff\doplom2023_pics\PHM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C:\Users\anton\OneDrive\Рабочий стол\Sci_stuff\doplom2023_pics\PHM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48400" cy="2520000"/>
                    </a:xfrm>
                    <a:prstGeom prst="rect">
                      <a:avLst/>
                    </a:prstGeom>
                    <a:noFill/>
                    <a:ln>
                      <a:noFill/>
                    </a:ln>
                  </pic:spPr>
                </pic:pic>
              </a:graphicData>
            </a:graphic>
          </wp:inline>
        </w:drawing>
      </w: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Рис. 14. Кривые выживаемости МТ (</w:t>
      </w:r>
      <w:r>
        <w:rPr>
          <w:rFonts w:ascii="Times New Roman" w:hAnsi="Times New Roman" w:cs="Times New Roman"/>
          <w:sz w:val="20"/>
          <w:szCs w:val="20"/>
          <w:lang w:val="en-US"/>
        </w:rPr>
        <w:t>tr</w:t>
      </w:r>
      <w:r>
        <w:rPr>
          <w:rFonts w:ascii="Times New Roman" w:hAnsi="Times New Roman" w:cs="Times New Roman"/>
          <w:sz w:val="20"/>
          <w:szCs w:val="20"/>
        </w:rPr>
        <w:t>) и МЕ (</w:t>
      </w:r>
      <w:r>
        <w:rPr>
          <w:rFonts w:ascii="Times New Roman" w:hAnsi="Times New Roman" w:cs="Times New Roman"/>
          <w:sz w:val="20"/>
          <w:szCs w:val="20"/>
          <w:lang w:val="en-US"/>
        </w:rPr>
        <w:t>ed</w:t>
      </w:r>
      <w:r>
        <w:rPr>
          <w:rFonts w:ascii="Times New Roman" w:hAnsi="Times New Roman" w:cs="Times New Roman"/>
          <w:sz w:val="20"/>
          <w:szCs w:val="20"/>
        </w:rPr>
        <w:t xml:space="preserve">) в зависимости от времени (дни). </w:t>
      </w:r>
      <w:r>
        <w:rPr>
          <w:rFonts w:ascii="Times New Roman" w:hAnsi="Times New Roman" w:cs="Times New Roman"/>
          <w:b/>
          <w:sz w:val="20"/>
          <w:szCs w:val="20"/>
        </w:rPr>
        <w:t xml:space="preserve">А – </w:t>
      </w:r>
      <w:r>
        <w:rPr>
          <w:rFonts w:ascii="Times New Roman" w:hAnsi="Times New Roman" w:cs="Times New Roman"/>
          <w:sz w:val="20"/>
          <w:szCs w:val="20"/>
        </w:rPr>
        <w:t xml:space="preserve">при солености 10‰. </w:t>
      </w:r>
      <w:r>
        <w:rPr>
          <w:rFonts w:ascii="Times New Roman" w:hAnsi="Times New Roman" w:cs="Times New Roman"/>
          <w:b/>
          <w:sz w:val="20"/>
          <w:szCs w:val="20"/>
        </w:rPr>
        <w:t xml:space="preserve">Б – </w:t>
      </w:r>
      <w:r>
        <w:rPr>
          <w:rFonts w:ascii="Times New Roman" w:hAnsi="Times New Roman" w:cs="Times New Roman"/>
          <w:sz w:val="20"/>
          <w:szCs w:val="20"/>
        </w:rPr>
        <w:t xml:space="preserve">при солености 13‰. </w:t>
      </w:r>
      <w:r>
        <w:rPr>
          <w:rFonts w:ascii="Times New Roman" w:hAnsi="Times New Roman" w:cs="Times New Roman"/>
          <w:b/>
          <w:sz w:val="20"/>
          <w:szCs w:val="20"/>
        </w:rPr>
        <w:t xml:space="preserve">В – </w:t>
      </w:r>
      <w:r>
        <w:rPr>
          <w:rFonts w:ascii="Times New Roman" w:hAnsi="Times New Roman" w:cs="Times New Roman"/>
          <w:sz w:val="20"/>
          <w:szCs w:val="20"/>
        </w:rPr>
        <w:t xml:space="preserve">при солености 16‰. </w:t>
      </w:r>
      <w:r>
        <w:rPr>
          <w:rFonts w:ascii="Times New Roman" w:hAnsi="Times New Roman" w:cs="Times New Roman"/>
          <w:b/>
          <w:sz w:val="20"/>
          <w:szCs w:val="20"/>
        </w:rPr>
        <w:t xml:space="preserve">Г – </w:t>
      </w:r>
      <w:r>
        <w:rPr>
          <w:rFonts w:ascii="Times New Roman" w:hAnsi="Times New Roman" w:cs="Times New Roman"/>
          <w:sz w:val="20"/>
          <w:szCs w:val="20"/>
        </w:rPr>
        <w:t xml:space="preserve">при солености 24‰. Кривые выживаемости построены методом Калпан-Майера для каждой солености отдельно. Темные области – 95%-ный доверительный интервал. </w:t>
      </w:r>
      <w:r>
        <w:rPr>
          <w:rFonts w:ascii="Times New Roman" w:hAnsi="Times New Roman" w:cs="Times New Roman"/>
          <w:sz w:val="20"/>
          <w:szCs w:val="20"/>
        </w:rPr>
        <w:br w:type="page"/>
      </w:r>
    </w:p>
    <w:p>
      <w:pPr>
        <w:spacing w:after="0" w:line="240" w:lineRule="auto"/>
        <w:sectPr>
          <w:pgSz w:w="16838" w:h="11906" w:orient="landscape"/>
          <w:pgMar w:top="1701" w:right="1134" w:bottom="851" w:left="1134" w:header="709" w:footer="709" w:gutter="0"/>
          <w:cols w:space="708" w:num="1"/>
          <w:docGrid w:linePitch="360" w:charSpace="0"/>
        </w:sectPr>
      </w:pPr>
    </w:p>
    <w:p>
      <w:pPr>
        <w:spacing w:after="0" w:line="240" w:lineRule="auto"/>
      </w:pPr>
      <w:r>
        <w:rPr>
          <w:lang w:eastAsia="ru-RU"/>
        </w:rPr>
        <w:drawing>
          <wp:inline distT="0" distB="0" distL="0" distR="0">
            <wp:extent cx="5939790" cy="3999230"/>
            <wp:effectExtent l="0" t="0" r="3810" b="1270"/>
            <wp:docPr id="19" name="Рисунок 19" descr="D:\R\Germans LCMS\Gi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D:\R\Germans LCMS\Gill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39790" cy="3999859"/>
                    </a:xfrm>
                    <a:prstGeom prst="rect">
                      <a:avLst/>
                    </a:prstGeom>
                    <a:noFill/>
                    <a:ln>
                      <a:noFill/>
                    </a:ln>
                  </pic:spPr>
                </pic:pic>
              </a:graphicData>
            </a:graphic>
          </wp:inline>
        </w:drawing>
      </w: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Рис. 15. Состав органического компомнента осмолитов в жаберной ткани МЕ (сверху) и МТ (снизу) при трех соленостях: 10‰, 16‰ т 25‰.). Под секторными диаграммами представлено среднее значение совокупной концентрации осмолитов в группе</w:t>
      </w:r>
    </w:p>
    <w:p>
      <w:pPr>
        <w:spacing w:after="0" w:line="240" w:lineRule="auto"/>
        <w:jc w:val="both"/>
        <w:rPr>
          <w:rFonts w:ascii="Times New Roman" w:hAnsi="Times New Roman" w:cs="Times New Roman"/>
          <w:sz w:val="20"/>
          <w:szCs w:val="20"/>
        </w:rPr>
      </w:pP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lang w:eastAsia="ru-RU"/>
        </w:rPr>
        <w:drawing>
          <wp:inline distT="0" distB="0" distL="0" distR="0">
            <wp:extent cx="5939790" cy="3999230"/>
            <wp:effectExtent l="0" t="0" r="3810" b="1270"/>
            <wp:docPr id="20" name="Рисунок 20" descr="D:\R\Germans LCMS\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D:\R\Germans LCMS\DG.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39790" cy="3999859"/>
                    </a:xfrm>
                    <a:prstGeom prst="rect">
                      <a:avLst/>
                    </a:prstGeom>
                    <a:noFill/>
                    <a:ln>
                      <a:noFill/>
                    </a:ln>
                  </pic:spPr>
                </pic:pic>
              </a:graphicData>
            </a:graphic>
          </wp:inline>
        </w:drawing>
      </w: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Рис. 16. Состав органического компомнента осмолитов в тканях гепатопанкреаса МЕ (сверху) и МТ (снизу) при трех соленостях: 10‰, 16‰ т 25‰). Под секторными диаграммами представлено среднее значение совокупной концентрации осмолитов в группе</w:t>
      </w:r>
    </w:p>
    <w:p>
      <w:pPr>
        <w:spacing w:after="0" w:line="240" w:lineRule="auto"/>
        <w:ind w:firstLine="708"/>
      </w:pP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Дисперсионный анализ совокупной концентрации осмолитов показал значимое влияние солености и вида на концентрацию осмолитов в жаберной ткани. Общая концентрация осмолитов закономерно снижалась с понижением солености. МТ демонстрировали более высокие концентрации осмолитов в жаберной ткани, особенно при экстремальном опреснении (10‰) (см. Рис. 17). Отсутствие значимого взаимодействия факторов свидетельствует о том, что оба вида мидий однотипно реагируют на изменение солености. </w:t>
      </w:r>
    </w:p>
    <w:p>
      <w:pPr>
        <w:spacing w:after="0" w:line="240" w:lineRule="auto"/>
        <w:ind w:firstLine="708"/>
      </w:pPr>
      <w:r>
        <w:t>Р</w:t>
      </w:r>
      <w:r>
        <w:rPr>
          <w:lang w:eastAsia="ru-RU"/>
        </w:rPr>
        <w:drawing>
          <wp:inline distT="0" distB="0" distL="0" distR="0">
            <wp:extent cx="5829300" cy="3817620"/>
            <wp:effectExtent l="0" t="0" r="0" b="0"/>
            <wp:docPr id="21" name="Рисунок 21" descr="C:\Users\anton\OneDrive\Рабочий стол\Sci_stuff\doplom2023_pics\Osm_g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C:\Users\anton\OneDrive\Рабочий стол\Sci_stuff\doplom2023_pics\Osm_gil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829300" cy="3817620"/>
                    </a:xfrm>
                    <a:prstGeom prst="rect">
                      <a:avLst/>
                    </a:prstGeom>
                    <a:noFill/>
                    <a:ln>
                      <a:noFill/>
                    </a:ln>
                  </pic:spPr>
                </pic:pic>
              </a:graphicData>
            </a:graphic>
          </wp:inline>
        </w:drawing>
      </w:r>
    </w:p>
    <w:p>
      <w:pPr>
        <w:spacing w:after="0" w:line="240" w:lineRule="auto"/>
        <w:ind w:firstLine="708"/>
        <w:jc w:val="both"/>
        <w:rPr>
          <w:rFonts w:ascii="Times New Roman" w:hAnsi="Times New Roman" w:cs="Times New Roman"/>
          <w:sz w:val="20"/>
          <w:szCs w:val="20"/>
        </w:rPr>
      </w:pPr>
      <w:r>
        <w:rPr>
          <w:rFonts w:ascii="Times New Roman" w:hAnsi="Times New Roman" w:cs="Times New Roman"/>
          <w:sz w:val="20"/>
          <w:szCs w:val="20"/>
        </w:rPr>
        <w:t>Рис. 17. Совокупная концентрация осмолитов в жаберной ткани МТ и МЕ в различных соленостных условиях</w:t>
      </w:r>
    </w:p>
    <w:p>
      <w:pPr>
        <w:spacing w:after="0" w:line="240" w:lineRule="auto"/>
        <w:ind w:firstLine="708"/>
      </w:pPr>
    </w:p>
    <w:p>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В тканях гепатопанкераса мы наблюдали похожую картину. Соленость имела значительное влияние на совокупную концентрацию осмолитов, их концентрация снижалась с уменьшением солености (см. Рис. 18). Видовая принадлежность мидий не оказывала значимого влияния на концентрацию осмолитов в гепатопанкреасе. Однако необходимо отметить, что МТ демонстрировали тенденцию к более высоким концентрациям осмолитов при понижении солености (аналогичная тенденция была отмечена при анализе жаберной ткани). Влияние взаимодействия факторов солености и вида в данном случае не было значимым (</w:t>
      </w:r>
      <w:r>
        <w:rPr>
          <w:rFonts w:ascii="Times New Roman" w:hAnsi="Times New Roman" w:cs="Times New Roman"/>
          <w:sz w:val="24"/>
          <w:szCs w:val="24"/>
          <w:lang w:val="en-US"/>
        </w:rPr>
        <w:t>p</w:t>
      </w:r>
      <w:r>
        <w:rPr>
          <w:rFonts w:ascii="Times New Roman" w:hAnsi="Times New Roman" w:cs="Times New Roman"/>
          <w:sz w:val="24"/>
          <w:szCs w:val="24"/>
        </w:rPr>
        <w:t xml:space="preserve"> = 0.069). Результаты дисперсионного анализа для жаберной ткани и для гепатопанкреаса приведены ниже в Таблице 2 и Таблице 3 соответственно.</w:t>
      </w:r>
    </w:p>
    <w:p>
      <w:pPr>
        <w:spacing w:after="0" w:line="240" w:lineRule="auto"/>
      </w:pPr>
    </w:p>
    <w:p>
      <w:pPr>
        <w:spacing w:after="0" w:line="240" w:lineRule="auto"/>
        <w:rPr>
          <w:lang w:val="en-US"/>
        </w:rPr>
      </w:pPr>
      <w:r>
        <w:rPr>
          <w:lang w:eastAsia="ru-RU"/>
        </w:rPr>
        <w:drawing>
          <wp:inline distT="0" distB="0" distL="0" distR="0">
            <wp:extent cx="5829300" cy="3817620"/>
            <wp:effectExtent l="0" t="0" r="0" b="0"/>
            <wp:docPr id="22" name="Рисунок 22" descr="C:\Users\anton\OneDrive\Рабочий стол\Sci_stuff\doplom2023_pics\Osm_h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C:\Users\anton\OneDrive\Рабочий стол\Sci_stuff\doplom2023_pics\Osm_he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829300" cy="3817620"/>
                    </a:xfrm>
                    <a:prstGeom prst="rect">
                      <a:avLst/>
                    </a:prstGeom>
                    <a:noFill/>
                    <a:ln>
                      <a:noFill/>
                    </a:ln>
                  </pic:spPr>
                </pic:pic>
              </a:graphicData>
            </a:graphic>
          </wp:inline>
        </w:drawing>
      </w:r>
    </w:p>
    <w:p>
      <w:pPr>
        <w:spacing w:after="0" w:line="240" w:lineRule="auto"/>
        <w:ind w:firstLine="708"/>
        <w:jc w:val="both"/>
        <w:rPr>
          <w:rFonts w:ascii="Times New Roman" w:hAnsi="Times New Roman" w:cs="Times New Roman"/>
          <w:sz w:val="20"/>
          <w:szCs w:val="20"/>
        </w:rPr>
      </w:pPr>
      <w:r>
        <w:rPr>
          <w:rFonts w:ascii="Times New Roman" w:hAnsi="Times New Roman" w:cs="Times New Roman"/>
          <w:sz w:val="20"/>
          <w:szCs w:val="20"/>
        </w:rPr>
        <w:t>Рис. 18. Совокупная концентрация осмолитов в тканях гепатопнкреаса МТ и МЕ при различных соленостных условиях</w:t>
      </w:r>
    </w:p>
    <w:p>
      <w:pPr>
        <w:spacing w:after="0" w:line="240" w:lineRule="auto"/>
        <w:jc w:val="both"/>
        <w:rPr>
          <w:rFonts w:ascii="Times New Roman" w:hAnsi="Times New Roman" w:cs="Times New Roman"/>
          <w:sz w:val="20"/>
          <w:szCs w:val="20"/>
        </w:rPr>
      </w:pP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Таблица 2. Результаты дисперсионного анализа совокупной концентрации органических осмолитов в жаберной ткани МТ и МЕ при различной солености</w:t>
      </w:r>
    </w:p>
    <w:p>
      <w:pPr>
        <w:spacing w:after="0" w:line="240" w:lineRule="auto"/>
        <w:ind w:firstLine="708"/>
      </w:pPr>
    </w:p>
    <w:tbl>
      <w:tblPr>
        <w:tblStyle w:val="3"/>
        <w:tblW w:w="5703" w:type="dxa"/>
        <w:tblInd w:w="0" w:type="dxa"/>
        <w:tblLayout w:type="autofit"/>
        <w:tblCellMar>
          <w:top w:w="0" w:type="dxa"/>
          <w:left w:w="108" w:type="dxa"/>
          <w:bottom w:w="0" w:type="dxa"/>
          <w:right w:w="108" w:type="dxa"/>
        </w:tblCellMar>
      </w:tblPr>
      <w:tblGrid>
        <w:gridCol w:w="1583"/>
        <w:gridCol w:w="960"/>
        <w:gridCol w:w="960"/>
        <w:gridCol w:w="1312"/>
        <w:gridCol w:w="941"/>
      </w:tblGrid>
      <w:tr>
        <w:tblPrEx>
          <w:tblCellMar>
            <w:top w:w="0" w:type="dxa"/>
            <w:left w:w="108" w:type="dxa"/>
            <w:bottom w:w="0" w:type="dxa"/>
            <w:right w:w="108" w:type="dxa"/>
          </w:tblCellMar>
        </w:tblPrEx>
        <w:trPr>
          <w:trHeight w:val="288" w:hRule="atLeast"/>
        </w:trPr>
        <w:tc>
          <w:tcPr>
            <w:tcW w:w="1583"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b/>
                <w:bCs/>
                <w:color w:val="000000"/>
                <w:lang w:eastAsia="ru-RU"/>
              </w:rPr>
            </w:pPr>
            <w:r>
              <w:rPr>
                <w:rFonts w:ascii="Calibri" w:hAnsi="Calibri" w:eastAsia="Times New Roman" w:cs="Calibri"/>
                <w:b/>
                <w:bCs/>
                <w:color w:val="000000"/>
                <w:lang w:eastAsia="ru-RU"/>
              </w:rPr>
              <w:t>Жабры</w:t>
            </w: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Df</w:t>
            </w:r>
          </w:p>
        </w:tc>
        <w:tc>
          <w:tcPr>
            <w:tcW w:w="960"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SS</w:t>
            </w:r>
          </w:p>
        </w:tc>
        <w:tc>
          <w:tcPr>
            <w:tcW w:w="1312"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F-критерий</w:t>
            </w:r>
          </w:p>
        </w:tc>
        <w:tc>
          <w:tcPr>
            <w:tcW w:w="88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p-value</w:t>
            </w:r>
          </w:p>
        </w:tc>
      </w:tr>
      <w:tr>
        <w:tblPrEx>
          <w:tblCellMar>
            <w:top w:w="0" w:type="dxa"/>
            <w:left w:w="108" w:type="dxa"/>
            <w:bottom w:w="0" w:type="dxa"/>
            <w:right w:w="108" w:type="dxa"/>
          </w:tblCellMar>
        </w:tblPrEx>
        <w:trPr>
          <w:trHeight w:val="288" w:hRule="atLeast"/>
        </w:trPr>
        <w:tc>
          <w:tcPr>
            <w:tcW w:w="158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Вид</w:t>
            </w:r>
          </w:p>
        </w:tc>
        <w:tc>
          <w:tcPr>
            <w:tcW w:w="96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eastAsia="ru-RU"/>
              </w:rPr>
            </w:pPr>
            <w:r>
              <w:rPr>
                <w:rFonts w:ascii="Calibri" w:hAnsi="Calibri" w:eastAsia="Times New Roman" w:cs="Calibri"/>
                <w:color w:val="000000"/>
                <w:lang w:eastAsia="ru-RU"/>
              </w:rPr>
              <w:t>1</w:t>
            </w:r>
          </w:p>
        </w:tc>
        <w:tc>
          <w:tcPr>
            <w:tcW w:w="96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67.41   </w:t>
            </w:r>
          </w:p>
        </w:tc>
        <w:tc>
          <w:tcPr>
            <w:tcW w:w="131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4.8770</w:t>
            </w:r>
          </w:p>
        </w:tc>
        <w:tc>
          <w:tcPr>
            <w:tcW w:w="88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0.02994 </w:t>
            </w:r>
          </w:p>
        </w:tc>
      </w:tr>
      <w:tr>
        <w:tblPrEx>
          <w:tblCellMar>
            <w:top w:w="0" w:type="dxa"/>
            <w:left w:w="108" w:type="dxa"/>
            <w:bottom w:w="0" w:type="dxa"/>
            <w:right w:w="108" w:type="dxa"/>
          </w:tblCellMar>
        </w:tblPrEx>
        <w:trPr>
          <w:trHeight w:val="288" w:hRule="atLeast"/>
        </w:trPr>
        <w:tc>
          <w:tcPr>
            <w:tcW w:w="158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Соленость</w:t>
            </w:r>
          </w:p>
        </w:tc>
        <w:tc>
          <w:tcPr>
            <w:tcW w:w="96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eastAsia="ru-RU"/>
              </w:rPr>
            </w:pPr>
            <w:r>
              <w:rPr>
                <w:rFonts w:ascii="Calibri" w:hAnsi="Calibri" w:eastAsia="Times New Roman" w:cs="Calibri"/>
                <w:color w:val="000000"/>
                <w:lang w:eastAsia="ru-RU"/>
              </w:rPr>
              <w:t>2</w:t>
            </w:r>
          </w:p>
        </w:tc>
        <w:tc>
          <w:tcPr>
            <w:tcW w:w="96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2416.05 </w:t>
            </w:r>
          </w:p>
        </w:tc>
        <w:tc>
          <w:tcPr>
            <w:tcW w:w="131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87.4017 </w:t>
            </w:r>
          </w:p>
        </w:tc>
        <w:tc>
          <w:tcPr>
            <w:tcW w:w="88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&lt;0.001</w:t>
            </w:r>
          </w:p>
        </w:tc>
      </w:tr>
      <w:tr>
        <w:tblPrEx>
          <w:tblCellMar>
            <w:top w:w="0" w:type="dxa"/>
            <w:left w:w="108" w:type="dxa"/>
            <w:bottom w:w="0" w:type="dxa"/>
            <w:right w:w="108" w:type="dxa"/>
          </w:tblCellMar>
        </w:tblPrEx>
        <w:trPr>
          <w:trHeight w:val="288" w:hRule="atLeast"/>
        </w:trPr>
        <w:tc>
          <w:tcPr>
            <w:tcW w:w="158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Вид:соленость</w:t>
            </w:r>
          </w:p>
        </w:tc>
        <w:tc>
          <w:tcPr>
            <w:tcW w:w="96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eastAsia="ru-RU"/>
              </w:rPr>
            </w:pPr>
            <w:r>
              <w:rPr>
                <w:rFonts w:ascii="Calibri" w:hAnsi="Calibri" w:eastAsia="Times New Roman" w:cs="Calibri"/>
                <w:color w:val="000000"/>
                <w:lang w:eastAsia="ru-RU"/>
              </w:rPr>
              <w:t>2</w:t>
            </w:r>
          </w:p>
        </w:tc>
        <w:tc>
          <w:tcPr>
            <w:tcW w:w="96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5.45    </w:t>
            </w:r>
          </w:p>
        </w:tc>
        <w:tc>
          <w:tcPr>
            <w:tcW w:w="131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0.1972 </w:t>
            </w:r>
          </w:p>
        </w:tc>
        <w:tc>
          <w:tcPr>
            <w:tcW w:w="88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0.82142    </w:t>
            </w:r>
          </w:p>
        </w:tc>
      </w:tr>
      <w:tr>
        <w:tblPrEx>
          <w:tblCellMar>
            <w:top w:w="0" w:type="dxa"/>
            <w:left w:w="108" w:type="dxa"/>
            <w:bottom w:w="0" w:type="dxa"/>
            <w:right w:w="108" w:type="dxa"/>
          </w:tblCellMar>
        </w:tblPrEx>
        <w:trPr>
          <w:trHeight w:val="288" w:hRule="atLeast"/>
        </w:trPr>
        <w:tc>
          <w:tcPr>
            <w:tcW w:w="158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Остатки</w:t>
            </w:r>
          </w:p>
        </w:tc>
        <w:tc>
          <w:tcPr>
            <w:tcW w:w="96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eastAsia="ru-RU"/>
              </w:rPr>
            </w:pPr>
            <w:r>
              <w:rPr>
                <w:rFonts w:ascii="Calibri" w:hAnsi="Calibri" w:eastAsia="Times New Roman" w:cs="Calibri"/>
                <w:color w:val="000000"/>
                <w:lang w:eastAsia="ru-RU"/>
              </w:rPr>
              <w:t>84</w:t>
            </w:r>
          </w:p>
        </w:tc>
        <w:tc>
          <w:tcPr>
            <w:tcW w:w="96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1161.01   </w:t>
            </w:r>
          </w:p>
        </w:tc>
        <w:tc>
          <w:tcPr>
            <w:tcW w:w="131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w:t>
            </w:r>
          </w:p>
        </w:tc>
        <w:tc>
          <w:tcPr>
            <w:tcW w:w="88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w:t>
            </w:r>
          </w:p>
        </w:tc>
      </w:tr>
    </w:tbl>
    <w:p>
      <w:pPr>
        <w:spacing w:after="0" w:line="240" w:lineRule="auto"/>
      </w:pPr>
    </w:p>
    <w:p>
      <w:pPr>
        <w:spacing w:after="0" w:line="240" w:lineRule="auto"/>
      </w:pPr>
    </w:p>
    <w:p>
      <w:pPr>
        <w:spacing w:after="0" w:line="240" w:lineRule="auto"/>
        <w:jc w:val="both"/>
        <w:rPr>
          <w:rFonts w:ascii="Times New Roman" w:hAnsi="Times New Roman" w:cs="Times New Roman"/>
          <w:sz w:val="20"/>
          <w:szCs w:val="20"/>
        </w:rPr>
      </w:pPr>
      <w:r>
        <w:rPr>
          <w:rFonts w:ascii="Times New Roman" w:hAnsi="Times New Roman" w:cs="Times New Roman"/>
          <w:sz w:val="20"/>
          <w:szCs w:val="20"/>
        </w:rPr>
        <w:t>Таблица 3. Результаты дисперсионного анализа совокупной концентрации органических осмолитов в тканях гепатопанкреаса у МТ и МЕ при различной солености</w:t>
      </w:r>
    </w:p>
    <w:p>
      <w:pPr>
        <w:spacing w:after="0" w:line="240" w:lineRule="auto"/>
      </w:pPr>
    </w:p>
    <w:tbl>
      <w:tblPr>
        <w:tblStyle w:val="3"/>
        <w:tblW w:w="5665" w:type="dxa"/>
        <w:tblInd w:w="0" w:type="dxa"/>
        <w:tblLayout w:type="autofit"/>
        <w:tblCellMar>
          <w:top w:w="0" w:type="dxa"/>
          <w:left w:w="108" w:type="dxa"/>
          <w:bottom w:w="0" w:type="dxa"/>
          <w:right w:w="108" w:type="dxa"/>
        </w:tblCellMar>
      </w:tblPr>
      <w:tblGrid>
        <w:gridCol w:w="1737"/>
        <w:gridCol w:w="668"/>
        <w:gridCol w:w="992"/>
        <w:gridCol w:w="1418"/>
        <w:gridCol w:w="941"/>
      </w:tblGrid>
      <w:tr>
        <w:tblPrEx>
          <w:tblCellMar>
            <w:top w:w="0" w:type="dxa"/>
            <w:left w:w="108" w:type="dxa"/>
            <w:bottom w:w="0" w:type="dxa"/>
            <w:right w:w="108" w:type="dxa"/>
          </w:tblCellMar>
        </w:tblPrEx>
        <w:trPr>
          <w:trHeight w:val="288" w:hRule="atLeast"/>
        </w:trPr>
        <w:tc>
          <w:tcPr>
            <w:tcW w:w="1737"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b/>
                <w:bCs/>
                <w:color w:val="000000"/>
                <w:lang w:eastAsia="ru-RU"/>
              </w:rPr>
            </w:pPr>
            <w:r>
              <w:rPr>
                <w:rFonts w:ascii="Calibri" w:hAnsi="Calibri" w:eastAsia="Times New Roman" w:cs="Calibri"/>
                <w:b/>
                <w:bCs/>
                <w:color w:val="000000"/>
                <w:lang w:eastAsia="ru-RU"/>
              </w:rPr>
              <w:t>Гепатопанкреас</w:t>
            </w:r>
          </w:p>
        </w:tc>
        <w:tc>
          <w:tcPr>
            <w:tcW w:w="66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Df</w:t>
            </w:r>
          </w:p>
        </w:tc>
        <w:tc>
          <w:tcPr>
            <w:tcW w:w="992"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SS</w:t>
            </w:r>
          </w:p>
        </w:tc>
        <w:tc>
          <w:tcPr>
            <w:tcW w:w="141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F-критерий</w:t>
            </w:r>
          </w:p>
        </w:tc>
        <w:tc>
          <w:tcPr>
            <w:tcW w:w="850"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p-value</w:t>
            </w:r>
          </w:p>
        </w:tc>
      </w:tr>
      <w:tr>
        <w:tblPrEx>
          <w:tblCellMar>
            <w:top w:w="0" w:type="dxa"/>
            <w:left w:w="108" w:type="dxa"/>
            <w:bottom w:w="0" w:type="dxa"/>
            <w:right w:w="108" w:type="dxa"/>
          </w:tblCellMar>
        </w:tblPrEx>
        <w:trPr>
          <w:trHeight w:val="288" w:hRule="atLeast"/>
        </w:trPr>
        <w:tc>
          <w:tcPr>
            <w:tcW w:w="173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Вид</w:t>
            </w:r>
          </w:p>
        </w:tc>
        <w:tc>
          <w:tcPr>
            <w:tcW w:w="6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eastAsia="ru-RU"/>
              </w:rPr>
            </w:pPr>
            <w:r>
              <w:rPr>
                <w:rFonts w:ascii="Calibri" w:hAnsi="Calibri" w:eastAsia="Times New Roman" w:cs="Calibri"/>
                <w:color w:val="000000"/>
                <w:lang w:eastAsia="ru-RU"/>
              </w:rPr>
              <w:t>1</w:t>
            </w:r>
          </w:p>
        </w:tc>
        <w:tc>
          <w:tcPr>
            <w:tcW w:w="99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88.1   </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2.7253 </w:t>
            </w:r>
          </w:p>
        </w:tc>
        <w:tc>
          <w:tcPr>
            <w:tcW w:w="85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0.10264    </w:t>
            </w:r>
          </w:p>
        </w:tc>
      </w:tr>
      <w:tr>
        <w:tblPrEx>
          <w:tblCellMar>
            <w:top w:w="0" w:type="dxa"/>
            <w:left w:w="108" w:type="dxa"/>
            <w:bottom w:w="0" w:type="dxa"/>
            <w:right w:w="108" w:type="dxa"/>
          </w:tblCellMar>
        </w:tblPrEx>
        <w:trPr>
          <w:trHeight w:val="288" w:hRule="atLeast"/>
        </w:trPr>
        <w:tc>
          <w:tcPr>
            <w:tcW w:w="173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Соленость</w:t>
            </w:r>
          </w:p>
        </w:tc>
        <w:tc>
          <w:tcPr>
            <w:tcW w:w="6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eastAsia="ru-RU"/>
              </w:rPr>
            </w:pPr>
            <w:r>
              <w:rPr>
                <w:rFonts w:ascii="Calibri" w:hAnsi="Calibri" w:eastAsia="Times New Roman" w:cs="Calibri"/>
                <w:color w:val="000000"/>
                <w:lang w:eastAsia="ru-RU"/>
              </w:rPr>
              <w:t>2</w:t>
            </w:r>
          </w:p>
        </w:tc>
        <w:tc>
          <w:tcPr>
            <w:tcW w:w="99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4527.9 </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69.9982</w:t>
            </w:r>
          </w:p>
        </w:tc>
        <w:tc>
          <w:tcPr>
            <w:tcW w:w="85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&lt;0.001</w:t>
            </w:r>
          </w:p>
        </w:tc>
      </w:tr>
      <w:tr>
        <w:tblPrEx>
          <w:tblCellMar>
            <w:top w:w="0" w:type="dxa"/>
            <w:left w:w="108" w:type="dxa"/>
            <w:bottom w:w="0" w:type="dxa"/>
            <w:right w:w="108" w:type="dxa"/>
          </w:tblCellMar>
        </w:tblPrEx>
        <w:trPr>
          <w:trHeight w:val="288" w:hRule="atLeast"/>
        </w:trPr>
        <w:tc>
          <w:tcPr>
            <w:tcW w:w="173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Вид:соленость</w:t>
            </w:r>
          </w:p>
        </w:tc>
        <w:tc>
          <w:tcPr>
            <w:tcW w:w="6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eastAsia="ru-RU"/>
              </w:rPr>
            </w:pPr>
            <w:r>
              <w:rPr>
                <w:rFonts w:ascii="Calibri" w:hAnsi="Calibri" w:eastAsia="Times New Roman" w:cs="Calibri"/>
                <w:color w:val="000000"/>
                <w:lang w:eastAsia="ru-RU"/>
              </w:rPr>
              <w:t>2</w:t>
            </w:r>
          </w:p>
        </w:tc>
        <w:tc>
          <w:tcPr>
            <w:tcW w:w="99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178.2   </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2.7542</w:t>
            </w:r>
          </w:p>
        </w:tc>
        <w:tc>
          <w:tcPr>
            <w:tcW w:w="85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0.06963 </w:t>
            </w:r>
          </w:p>
        </w:tc>
      </w:tr>
      <w:tr>
        <w:tblPrEx>
          <w:tblCellMar>
            <w:top w:w="0" w:type="dxa"/>
            <w:left w:w="108" w:type="dxa"/>
            <w:bottom w:w="0" w:type="dxa"/>
            <w:right w:w="108" w:type="dxa"/>
          </w:tblCellMar>
        </w:tblPrEx>
        <w:trPr>
          <w:trHeight w:val="288" w:hRule="atLeast"/>
        </w:trPr>
        <w:tc>
          <w:tcPr>
            <w:tcW w:w="173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Остатки</w:t>
            </w:r>
          </w:p>
        </w:tc>
        <w:tc>
          <w:tcPr>
            <w:tcW w:w="6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eastAsia="ru-RU"/>
              </w:rPr>
            </w:pPr>
            <w:r>
              <w:rPr>
                <w:rFonts w:ascii="Calibri" w:hAnsi="Calibri" w:eastAsia="Times New Roman" w:cs="Calibri"/>
                <w:color w:val="000000"/>
                <w:lang w:eastAsia="ru-RU"/>
              </w:rPr>
              <w:t>81</w:t>
            </w:r>
          </w:p>
        </w:tc>
        <w:tc>
          <w:tcPr>
            <w:tcW w:w="992"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2619.8   </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w:t>
            </w:r>
          </w:p>
        </w:tc>
        <w:tc>
          <w:tcPr>
            <w:tcW w:w="85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w:t>
            </w:r>
          </w:p>
        </w:tc>
      </w:tr>
    </w:tbl>
    <w:p>
      <w:pPr>
        <w:spacing w:after="0" w:line="240" w:lineRule="auto"/>
      </w:pPr>
    </w:p>
    <w:p>
      <w:pPr>
        <w:spacing w:after="0" w:line="240" w:lineRule="auto"/>
      </w:pPr>
    </w:p>
    <w:p>
      <w:pPr>
        <w:spacing w:after="0" w:line="360" w:lineRule="auto"/>
        <w:ind w:firstLine="708"/>
        <w:jc w:val="both"/>
        <w:rPr>
          <w:rFonts w:ascii="Times New Roman" w:hAnsi="Times New Roman" w:cs="Times New Roman"/>
          <w:strike/>
          <w:sz w:val="24"/>
          <w:szCs w:val="24"/>
        </w:rPr>
      </w:pPr>
      <w:r>
        <w:rPr>
          <w:rFonts w:ascii="Times New Roman" w:hAnsi="Times New Roman" w:cs="Times New Roman"/>
          <w:sz w:val="24"/>
          <w:szCs w:val="24"/>
        </w:rPr>
        <w:t>Для того, чтобы проанализировать, как меняются концентрации всех 35 осмолитов и метаболитов в тканях мидий в зависимости от солености, был проведен анализ избыточности (</w:t>
      </w:r>
      <w:r>
        <w:rPr>
          <w:rFonts w:ascii="Times New Roman" w:hAnsi="Times New Roman" w:cs="Times New Roman"/>
          <w:sz w:val="24"/>
          <w:szCs w:val="24"/>
          <w:lang w:val="en-US"/>
        </w:rPr>
        <w:t>RDA</w:t>
      </w:r>
      <w:r>
        <w:rPr>
          <w:rFonts w:ascii="Times New Roman" w:hAnsi="Times New Roman" w:cs="Times New Roman"/>
          <w:sz w:val="24"/>
          <w:szCs w:val="24"/>
        </w:rPr>
        <w:t xml:space="preserve">), результаты которого приведены на Рис. 19. Доля описанной моделью инерции составила 23,19%. На первую каноническую ось, с которой была ассоциирована соленость приходилось 17,24% изменчивости, тогда как на вторую, с которой был ассоциирован фактор вида, 5,95% изменчивости.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 помощью пермутационного теста мы продемонстрировали, что влияние обоих предикторов, включенных в модель (Соленость и Вид), было значимым (Табл. 4)., то есть оба фактора влияли на изменение композиции метаболитов. </w:t>
      </w:r>
    </w:p>
    <w:p>
      <w:pPr>
        <w:spacing w:after="0" w:line="360" w:lineRule="auto"/>
        <w:jc w:val="both"/>
        <w:rPr>
          <w:rFonts w:ascii="Times New Roman" w:hAnsi="Times New Roman" w:cs="Times New Roman"/>
          <w:sz w:val="24"/>
          <w:szCs w:val="24"/>
        </w:rPr>
      </w:pPr>
    </w:p>
    <w:p>
      <w:pPr>
        <w:spacing w:after="0" w:line="360" w:lineRule="auto"/>
        <w:jc w:val="both"/>
        <w:rPr>
          <w:sz w:val="18"/>
        </w:rPr>
      </w:pPr>
      <w:r>
        <w:rPr>
          <w:rFonts w:ascii="Times New Roman" w:hAnsi="Times New Roman" w:cs="Times New Roman"/>
          <w:sz w:val="20"/>
          <w:szCs w:val="24"/>
        </w:rPr>
        <w:t xml:space="preserve">Таблица 4. Результаты пермутационного теста влияния факторов. Число пермутаций – 9999. </w:t>
      </w:r>
    </w:p>
    <w:p>
      <w:pPr>
        <w:spacing w:after="0" w:line="240" w:lineRule="auto"/>
      </w:pPr>
    </w:p>
    <w:tbl>
      <w:tblPr>
        <w:tblStyle w:val="3"/>
        <w:tblW w:w="5500" w:type="dxa"/>
        <w:tblInd w:w="0" w:type="dxa"/>
        <w:tblLayout w:type="autofit"/>
        <w:tblCellMar>
          <w:top w:w="0" w:type="dxa"/>
          <w:left w:w="108" w:type="dxa"/>
          <w:bottom w:w="0" w:type="dxa"/>
          <w:right w:w="108" w:type="dxa"/>
        </w:tblCellMar>
      </w:tblPr>
      <w:tblGrid>
        <w:gridCol w:w="1260"/>
        <w:gridCol w:w="960"/>
        <w:gridCol w:w="1226"/>
        <w:gridCol w:w="1101"/>
        <w:gridCol w:w="960"/>
      </w:tblGrid>
      <w:tr>
        <w:tblPrEx>
          <w:tblCellMar>
            <w:top w:w="0" w:type="dxa"/>
            <w:left w:w="108" w:type="dxa"/>
            <w:bottom w:w="0" w:type="dxa"/>
            <w:right w:w="108" w:type="dxa"/>
          </w:tblCellMar>
        </w:tblPrEx>
        <w:trPr>
          <w:trHeight w:val="864" w:hRule="atLeast"/>
        </w:trPr>
        <w:tc>
          <w:tcPr>
            <w:tcW w:w="126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b/>
                <w:bCs/>
                <w:color w:val="000000"/>
                <w:lang w:eastAsia="ru-RU"/>
              </w:rPr>
            </w:pPr>
            <w:r>
              <w:rPr>
                <w:rFonts w:ascii="Calibri" w:hAnsi="Calibri" w:eastAsia="Times New Roman" w:cs="Calibri"/>
                <w:b/>
                <w:bCs/>
                <w:color w:val="000000"/>
                <w:lang w:eastAsia="ru-RU"/>
              </w:rPr>
              <w:t> </w:t>
            </w:r>
          </w:p>
        </w:tc>
        <w:tc>
          <w:tcPr>
            <w:tcW w:w="96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Df</w:t>
            </w:r>
          </w:p>
        </w:tc>
        <w:tc>
          <w:tcPr>
            <w:tcW w:w="122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Дисперсия</w:t>
            </w:r>
          </w:p>
        </w:tc>
        <w:tc>
          <w:tcPr>
            <w:tcW w:w="1100"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псевдо-F-критерий</w:t>
            </w:r>
          </w:p>
        </w:tc>
        <w:tc>
          <w:tcPr>
            <w:tcW w:w="96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p-value</w:t>
            </w:r>
          </w:p>
        </w:tc>
      </w:tr>
      <w:tr>
        <w:tblPrEx>
          <w:tblCellMar>
            <w:top w:w="0" w:type="dxa"/>
            <w:left w:w="108" w:type="dxa"/>
            <w:bottom w:w="0" w:type="dxa"/>
            <w:right w:w="108" w:type="dxa"/>
          </w:tblCellMar>
        </w:tblPrEx>
        <w:trPr>
          <w:trHeight w:val="288" w:hRule="atLeast"/>
        </w:trPr>
        <w:tc>
          <w:tcPr>
            <w:tcW w:w="12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Соленость</w:t>
            </w:r>
          </w:p>
        </w:tc>
        <w:tc>
          <w:tcPr>
            <w:tcW w:w="96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eastAsia="ru-RU"/>
              </w:rPr>
            </w:pPr>
            <w:r>
              <w:rPr>
                <w:rFonts w:ascii="Calibri" w:hAnsi="Calibri" w:eastAsia="Times New Roman" w:cs="Calibri"/>
                <w:color w:val="000000"/>
                <w:lang w:eastAsia="ru-RU"/>
              </w:rPr>
              <w:t>1</w:t>
            </w:r>
          </w:p>
        </w:tc>
        <w:tc>
          <w:tcPr>
            <w:tcW w:w="122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3.6835 </w:t>
            </w:r>
          </w:p>
        </w:tc>
        <w:tc>
          <w:tcPr>
            <w:tcW w:w="110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18.4053  </w:t>
            </w:r>
          </w:p>
        </w:tc>
        <w:tc>
          <w:tcPr>
            <w:tcW w:w="96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&lt;0.001</w:t>
            </w:r>
          </w:p>
        </w:tc>
      </w:tr>
      <w:tr>
        <w:tblPrEx>
          <w:tblCellMar>
            <w:top w:w="0" w:type="dxa"/>
            <w:left w:w="108" w:type="dxa"/>
            <w:bottom w:w="0" w:type="dxa"/>
            <w:right w:w="108" w:type="dxa"/>
          </w:tblCellMar>
        </w:tblPrEx>
        <w:trPr>
          <w:trHeight w:val="288" w:hRule="atLeast"/>
        </w:trPr>
        <w:tc>
          <w:tcPr>
            <w:tcW w:w="12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Вид</w:t>
            </w:r>
          </w:p>
        </w:tc>
        <w:tc>
          <w:tcPr>
            <w:tcW w:w="96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eastAsia="ru-RU"/>
              </w:rPr>
            </w:pPr>
            <w:r>
              <w:rPr>
                <w:rFonts w:ascii="Calibri" w:hAnsi="Calibri" w:eastAsia="Times New Roman" w:cs="Calibri"/>
                <w:color w:val="000000"/>
                <w:lang w:eastAsia="ru-RU"/>
              </w:rPr>
              <w:t>1</w:t>
            </w:r>
          </w:p>
        </w:tc>
        <w:tc>
          <w:tcPr>
            <w:tcW w:w="122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1.2725  </w:t>
            </w:r>
          </w:p>
        </w:tc>
        <w:tc>
          <w:tcPr>
            <w:tcW w:w="110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xml:space="preserve">6.3582  </w:t>
            </w:r>
          </w:p>
        </w:tc>
        <w:tc>
          <w:tcPr>
            <w:tcW w:w="96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&lt;0.001</w:t>
            </w:r>
          </w:p>
        </w:tc>
      </w:tr>
      <w:tr>
        <w:tblPrEx>
          <w:tblCellMar>
            <w:top w:w="0" w:type="dxa"/>
            <w:left w:w="108" w:type="dxa"/>
            <w:bottom w:w="0" w:type="dxa"/>
            <w:right w:w="108" w:type="dxa"/>
          </w:tblCellMar>
        </w:tblPrEx>
        <w:trPr>
          <w:trHeight w:val="288" w:hRule="atLeast"/>
        </w:trPr>
        <w:tc>
          <w:tcPr>
            <w:tcW w:w="1260"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Остатки</w:t>
            </w:r>
          </w:p>
        </w:tc>
        <w:tc>
          <w:tcPr>
            <w:tcW w:w="96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ascii="Calibri" w:hAnsi="Calibri" w:eastAsia="Times New Roman" w:cs="Calibri"/>
                <w:color w:val="000000"/>
                <w:lang w:eastAsia="ru-RU"/>
              </w:rPr>
            </w:pPr>
            <w:r>
              <w:rPr>
                <w:rFonts w:ascii="Calibri" w:hAnsi="Calibri" w:eastAsia="Times New Roman" w:cs="Calibri"/>
                <w:color w:val="000000"/>
                <w:lang w:eastAsia="ru-RU"/>
              </w:rPr>
              <w:t>82</w:t>
            </w:r>
          </w:p>
        </w:tc>
        <w:tc>
          <w:tcPr>
            <w:tcW w:w="122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16.4109</w:t>
            </w:r>
          </w:p>
        </w:tc>
        <w:tc>
          <w:tcPr>
            <w:tcW w:w="110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w:t>
            </w:r>
          </w:p>
        </w:tc>
        <w:tc>
          <w:tcPr>
            <w:tcW w:w="960"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 </w:t>
            </w:r>
          </w:p>
        </w:tc>
      </w:tr>
    </w:tbl>
    <w:p>
      <w:pPr>
        <w:spacing w:after="0" w:line="240" w:lineRule="auto"/>
      </w:pPr>
    </w:p>
    <w:p>
      <w:pPr>
        <w:spacing w:after="0" w:line="360" w:lineRule="auto"/>
        <w:jc w:val="both"/>
      </w:pPr>
      <w:r>
        <w:rPr>
          <w:rFonts w:ascii="Times New Roman" w:hAnsi="Times New Roman" w:cs="Times New Roman"/>
          <w:sz w:val="24"/>
          <w:szCs w:val="24"/>
        </w:rPr>
        <w:t xml:space="preserve">Как видно из ординации (Рис. 19), изменение концентрации большинства метаболитов объясняется либо фактором вида, либо фактором солености. К метаболитам, которые сильно связаны с осью </w:t>
      </w:r>
      <w:r>
        <w:rPr>
          <w:rFonts w:ascii="Times New Roman" w:hAnsi="Times New Roman" w:cs="Times New Roman"/>
          <w:sz w:val="24"/>
          <w:szCs w:val="24"/>
          <w:lang w:val="en-US"/>
        </w:rPr>
        <w:t>RDA</w:t>
      </w:r>
      <w:r>
        <w:rPr>
          <w:rFonts w:ascii="Times New Roman" w:hAnsi="Times New Roman" w:cs="Times New Roman"/>
          <w:sz w:val="24"/>
          <w:szCs w:val="24"/>
        </w:rPr>
        <w:t xml:space="preserve">2 (отражает видовую принадлежность мидий) относятся: гистиндин, аспарагин, триптофан, фениаланин, АМФ и ЦМФ, а также цистин. Практически все эти вещества, кроме азотистых оснований, относятся к минорным осмолитам и не были отнесены нами ни к каким другим функциональным группам. Наиболее интересная картина представляется вдоль оси </w:t>
      </w:r>
      <w:r>
        <w:rPr>
          <w:rFonts w:ascii="Times New Roman" w:hAnsi="Times New Roman" w:cs="Times New Roman"/>
          <w:sz w:val="24"/>
          <w:szCs w:val="24"/>
          <w:lang w:val="en-US"/>
        </w:rPr>
        <w:t>RDA</w:t>
      </w:r>
      <w:r>
        <w:rPr>
          <w:rFonts w:ascii="Times New Roman" w:hAnsi="Times New Roman" w:cs="Times New Roman"/>
          <w:sz w:val="24"/>
          <w:szCs w:val="24"/>
        </w:rPr>
        <w:t xml:space="preserve">1 (которая отражает изменение концентрации метаболитов с соленостью). К признакам с наибольшей нагрузкой на эту ось относятся метаболиты из функциональной группы азотистого обмена и экскреции (орнитин, аргининосуккцинат, аргинин), а также </w:t>
      </w:r>
      <w:commentRangeStart w:id="25"/>
      <w:r>
        <w:rPr>
          <w:rFonts w:ascii="Times New Roman" w:hAnsi="Times New Roman" w:cs="Times New Roman"/>
          <w:sz w:val="24"/>
          <w:szCs w:val="24"/>
          <w:highlight w:val="yellow"/>
        </w:rPr>
        <w:t xml:space="preserve">мажорные </w:t>
      </w:r>
      <w:commentRangeEnd w:id="25"/>
      <w:r>
        <w:rPr>
          <w:rFonts w:ascii="Times New Roman" w:hAnsi="Times New Roman" w:cs="Times New Roman"/>
          <w:sz w:val="24"/>
          <w:szCs w:val="24"/>
        </w:rPr>
        <w:commentReference w:id="25"/>
      </w:r>
      <w:r>
        <w:rPr>
          <w:rFonts w:ascii="Times New Roman" w:hAnsi="Times New Roman" w:cs="Times New Roman"/>
          <w:sz w:val="24"/>
          <w:szCs w:val="24"/>
        </w:rPr>
        <w:t xml:space="preserve">осмолиты (таурин и глицин). Кроме того, по-видимому, соленость негативно влияет на концентрацию метионин сульфоксида – маркера оксидативного стресса. Однако, примечательно, что ни суккцинат, ни малат, не изменяют своей концентрации в зависимости от солености. Метаболиты, связанные с азотистым обменом и экскрецией, закономерно демонстрируют повышение концентрации в условиях опреснения, тогда концентрация мажорных осмолитов, наоборот, положительно связана с соленостью. На фоне изменения концентрации мажорных осмолитов с соленость, изменения концентрации минорных осмолитов выглядят незначительными.  Необходимо отметить, что именно изменчивость концентрации таурина, глицина и орнитина (для всех – в жабрах и гепатопанкреасе), а также аргининосуккцината (только в жабрах) – лучше изменчивости других метаболитов объясняется моделью. Именно для этих метаболитов доля объясненной моделью изменчивости превосходит долю необъясненной. </w:t>
      </w:r>
      <w:r>
        <w:br w:type="page"/>
      </w:r>
    </w:p>
    <w:p>
      <w:pPr>
        <w:spacing w:after="0" w:line="240" w:lineRule="auto"/>
        <w:ind w:firstLine="708"/>
        <w:sectPr>
          <w:pgSz w:w="11906" w:h="16838"/>
          <w:pgMar w:top="1134" w:right="851" w:bottom="1134" w:left="1701" w:header="709" w:footer="709" w:gutter="0"/>
          <w:cols w:space="708" w:num="1"/>
          <w:docGrid w:linePitch="360" w:charSpace="0"/>
        </w:sectPr>
      </w:pPr>
    </w:p>
    <w:p>
      <w:pPr>
        <w:spacing w:after="0" w:line="240" w:lineRule="auto"/>
        <w:ind w:firstLine="708"/>
      </w:pPr>
      <w:r>
        <w:rPr>
          <w:rFonts w:ascii="Times New Roman" w:hAnsi="Times New Roman" w:eastAsia="Times New Roman" w:cs="Times New Roman"/>
          <w:snapToGrid w:val="0"/>
          <w:color w:val="000000"/>
          <w:w w:val="0"/>
          <w:sz w:val="0"/>
          <w:szCs w:val="0"/>
          <w:u w:color="000000"/>
          <w:shd w:val="clear" w:color="000000" w:fill="000000"/>
          <w:lang w:eastAsia="ru-RU"/>
        </w:rPr>
        <w:drawing>
          <wp:anchor distT="0" distB="0" distL="114300" distR="114300" simplePos="0" relativeHeight="251659264" behindDoc="0" locked="0" layoutInCell="1" allowOverlap="1">
            <wp:simplePos x="0" y="0"/>
            <wp:positionH relativeFrom="margin">
              <wp:align>center</wp:align>
            </wp:positionH>
            <wp:positionV relativeFrom="paragraph">
              <wp:posOffset>146685</wp:posOffset>
            </wp:positionV>
            <wp:extent cx="10339705" cy="4711700"/>
            <wp:effectExtent l="0" t="0" r="5080" b="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10339561" cy="4711698"/>
                    </a:xfrm>
                    <a:prstGeom prst="rect">
                      <a:avLst/>
                    </a:prstGeom>
                    <a:noFill/>
                    <a:ln>
                      <a:noFill/>
                    </a:ln>
                  </pic:spPr>
                </pic:pic>
              </a:graphicData>
            </a:graphic>
          </wp:anchor>
        </w:drawing>
      </w:r>
    </w:p>
    <w:p>
      <w:pPr>
        <w:spacing w:after="0" w:line="240" w:lineRule="auto"/>
        <w:ind w:firstLine="708"/>
      </w:pPr>
    </w:p>
    <w:p>
      <w:pPr>
        <w:spacing w:after="0" w:line="240" w:lineRule="auto"/>
        <w:ind w:firstLine="708"/>
      </w:pPr>
    </w:p>
    <w:p>
      <w:pPr>
        <w:spacing w:after="0" w:line="240" w:lineRule="auto"/>
        <w:ind w:firstLine="708"/>
      </w:pPr>
    </w:p>
    <w:p>
      <w:pPr>
        <w:spacing w:after="0" w:line="240" w:lineRule="auto"/>
        <w:ind w:firstLine="708"/>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sectPr>
          <w:pgSz w:w="16838" w:h="11906" w:orient="landscape"/>
          <w:pgMar w:top="1701" w:right="1134" w:bottom="851" w:left="1134" w:header="709" w:footer="709" w:gutter="0"/>
          <w:cols w:space="708" w:num="1"/>
          <w:docGrid w:linePitch="360" w:charSpace="0"/>
        </w:sectPr>
      </w:pPr>
      <w:r>
        <w:t xml:space="preserve">Рис. 19. Ординация особей (левая панель) и метаболитов (правая панель) в первых двух канонических осях. На правой панели стрелка указывает направление, соответствующее увеличению солености; красный и синий </w:t>
      </w:r>
      <w:del w:id="986" w:author="polyd" w:date="2023-06-15T15:49:50Z">
        <w:r>
          <w:rPr/>
          <w:delText xml:space="preserve">крестики </w:delText>
        </w:r>
      </w:del>
      <w:ins w:id="987" w:author="polyd" w:date="2023-06-15T15:49:50Z">
        <w:r>
          <w:rPr>
            <w:lang w:val="ru-RU"/>
          </w:rPr>
          <w:t>марке</w:t>
        </w:r>
      </w:ins>
      <w:ins w:id="988" w:author="polyd" w:date="2023-06-15T15:49:51Z">
        <w:r>
          <w:rPr>
            <w:lang w:val="ru-RU"/>
          </w:rPr>
          <w:t>ры</w:t>
        </w:r>
      </w:ins>
      <w:ins w:id="989" w:author="polyd" w:date="2023-06-15T15:49:52Z">
        <w:r>
          <w:rPr>
            <w:rFonts w:hint="default"/>
            <w:lang w:val="ru-RU"/>
          </w:rPr>
          <w:t xml:space="preserve"> </w:t>
        </w:r>
      </w:ins>
      <w:del w:id="990" w:author="polyd" w:date="2023-06-15T15:49:55Z">
        <w:r>
          <w:rPr/>
          <w:delText>маркируют</w:delText>
        </w:r>
      </w:del>
      <w:ins w:id="991" w:author="polyd" w:date="2023-06-15T15:49:55Z">
        <w:r>
          <w:rPr>
            <w:lang w:val="ru-RU"/>
          </w:rPr>
          <w:t>отра</w:t>
        </w:r>
      </w:ins>
      <w:ins w:id="992" w:author="polyd" w:date="2023-06-15T15:49:56Z">
        <w:r>
          <w:rPr>
            <w:lang w:val="ru-RU"/>
          </w:rPr>
          <w:t>жаю</w:t>
        </w:r>
      </w:ins>
      <w:ins w:id="993" w:author="polyd" w:date="2023-06-15T15:49:57Z">
        <w:r>
          <w:rPr>
            <w:lang w:val="ru-RU"/>
          </w:rPr>
          <w:t>т</w:t>
        </w:r>
      </w:ins>
      <w:r>
        <w:t xml:space="preserve"> центроиды, соответствующие двум видам (</w:t>
      </w:r>
      <w:r>
        <w:rPr>
          <w:lang w:val="en-US"/>
        </w:rPr>
        <w:t>MT</w:t>
      </w:r>
      <w:r>
        <w:t xml:space="preserve"> и </w:t>
      </w:r>
      <w:r>
        <w:rPr>
          <w:lang w:val="en-US"/>
        </w:rPr>
        <w:t>ME</w:t>
      </w:r>
      <w:r>
        <w:t>, соответственно)</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Для отдельных метаболитов и осмолитов нами был проведен дисперсионный анализ. Результаты дисперсионного анализа приведены в Таблице 3 Приложения.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Дисперсионный анализ показал, что три основных участника цикла мочевой кислоты (орнитин, аргинин и аргининосуккцинат) сильно зависели от солености. Для тканей гепатопанкреаса дисперсионный анализ показал </w:t>
      </w:r>
      <w:del w:id="994" w:author="polyd" w:date="2023-06-15T15:50:30Z">
        <w:r>
          <w:rPr>
            <w:rFonts w:ascii="Times New Roman" w:hAnsi="Times New Roman" w:cs="Times New Roman"/>
            <w:sz w:val="24"/>
            <w:szCs w:val="24"/>
          </w:rPr>
          <w:delText xml:space="preserve">достоверное </w:delText>
        </w:r>
      </w:del>
      <w:ins w:id="995" w:author="polyd" w:date="2023-06-15T15:50:30Z">
        <w:r>
          <w:rPr>
            <w:rFonts w:ascii="Times New Roman" w:hAnsi="Times New Roman" w:cs="Times New Roman"/>
            <w:sz w:val="24"/>
            <w:szCs w:val="24"/>
            <w:lang w:val="ru-RU"/>
          </w:rPr>
          <w:t>зн</w:t>
        </w:r>
      </w:ins>
      <w:ins w:id="996" w:author="polyd" w:date="2023-06-15T15:50:31Z">
        <w:r>
          <w:rPr>
            <w:rFonts w:ascii="Times New Roman" w:hAnsi="Times New Roman" w:cs="Times New Roman"/>
            <w:sz w:val="24"/>
            <w:szCs w:val="24"/>
            <w:lang w:val="ru-RU"/>
          </w:rPr>
          <w:t>ачимо</w:t>
        </w:r>
      </w:ins>
      <w:ins w:id="997" w:author="polyd" w:date="2023-06-15T15:50:32Z">
        <w:r>
          <w:rPr>
            <w:rFonts w:ascii="Times New Roman" w:hAnsi="Times New Roman" w:cs="Times New Roman"/>
            <w:sz w:val="24"/>
            <w:szCs w:val="24"/>
            <w:lang w:val="ru-RU"/>
          </w:rPr>
          <w:t>е</w:t>
        </w:r>
      </w:ins>
      <w:ins w:id="998" w:author="polyd" w:date="2023-06-15T15:50:32Z">
        <w:r>
          <w:rPr>
            <w:rFonts w:hint="default" w:ascii="Times New Roman" w:hAnsi="Times New Roman" w:cs="Times New Roman"/>
            <w:sz w:val="24"/>
            <w:szCs w:val="24"/>
            <w:lang w:val="ru-RU"/>
          </w:rPr>
          <w:t xml:space="preserve"> </w:t>
        </w:r>
      </w:ins>
      <w:r>
        <w:rPr>
          <w:rFonts w:ascii="Times New Roman" w:hAnsi="Times New Roman" w:cs="Times New Roman"/>
          <w:sz w:val="24"/>
          <w:szCs w:val="24"/>
        </w:rPr>
        <w:t xml:space="preserve">влияние вида на все три метаболита. МЕ демонстрировали гораздо большие </w:t>
      </w:r>
      <w:del w:id="999" w:author="polyd" w:date="2023-06-15T15:50:47Z">
        <w:r>
          <w:rPr>
            <w:rFonts w:ascii="Times New Roman" w:hAnsi="Times New Roman" w:cs="Times New Roman"/>
            <w:sz w:val="24"/>
            <w:szCs w:val="24"/>
          </w:rPr>
          <w:delText xml:space="preserve">значения </w:delText>
        </w:r>
      </w:del>
      <w:r>
        <w:rPr>
          <w:rFonts w:ascii="Times New Roman" w:hAnsi="Times New Roman" w:cs="Times New Roman"/>
          <w:sz w:val="24"/>
          <w:szCs w:val="24"/>
        </w:rPr>
        <w:t>концентраци</w:t>
      </w:r>
      <w:ins w:id="1000" w:author="polyd" w:date="2023-06-15T15:50:51Z">
        <w:r>
          <w:rPr>
            <w:rFonts w:ascii="Times New Roman" w:hAnsi="Times New Roman" w:cs="Times New Roman"/>
            <w:sz w:val="24"/>
            <w:szCs w:val="24"/>
            <w:lang w:val="ru-RU"/>
          </w:rPr>
          <w:t>и</w:t>
        </w:r>
      </w:ins>
      <w:del w:id="1001" w:author="polyd" w:date="2023-06-15T15:50:51Z">
        <w:r>
          <w:rPr>
            <w:rFonts w:ascii="Times New Roman" w:hAnsi="Times New Roman" w:cs="Times New Roman"/>
            <w:sz w:val="24"/>
            <w:szCs w:val="24"/>
          </w:rPr>
          <w:delText>й</w:delText>
        </w:r>
      </w:del>
      <w:r>
        <w:rPr>
          <w:rFonts w:ascii="Times New Roman" w:hAnsi="Times New Roman" w:cs="Times New Roman"/>
          <w:sz w:val="24"/>
          <w:szCs w:val="24"/>
        </w:rPr>
        <w:t xml:space="preserve"> метаболитов цикла мочевой кислоты (см. Рис. 20). Для орнитина в гепатопанкреасе было показано достоверное влияние взаимодействия факторов вида и солености. Так, например, в условиях экстремального опреснения концентрация орнитина у МЕ возрастала гораздо больше, нежели у МТ. Влияние взаимодействия факторов было, так же, достоверным и для концентрации аргинина в жаберной ткани. Тенденция к изменению концентрации в гипосалинных условиях для аргинина была аналогичной орнитину.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Соленость оказывала значимый эффект на все три мажорных осмолита – их концентрация снижалась с понижением солености. Видовые различия в концентрации таурина – самого многочисленного из мажорных осмолитов – были значительны в жаберной ткани (см. Рис. 20). МЕ характеризовались повышенной концентрацией таурина. В случае аспартата и глицина было показано достоверное влияние взаимодействия факторов на их концентрацию. Так, например, в условиях нормальной солености МТ демонстрировали повышенную концентрацию глицина как в жабрах, так и в гепатопанкреасе (см. Рис. 20), однако при понижении солености его концентрация у МЕ и МТ – практически не отличалась. Аналогичной была тенденция и для аспартата.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Только часть метаболитов, характеризующих аэробный и анаэробный обмен, изменялась с понижением солености. Концентрации малата и суккцината были выше при 16‰. Концентрация лактата не изменялась при изменении солености вовсе. Примечательно, что концентрация метионин сульфоксида – маркера оксидативного стресса – достоверно повышалась в гипосалинных условиях. Однако, никаких видовых различий в концентрациях этих метаболитов нами не было обнаружено.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Дисперсионный анализ показал достоверные видовые различия только в концентрации АМФ – его концентрация в жаберной ткани была значительно выше у МЕ. Тогда как для ЦМФ никаких различий мы не обнаружили. Концентрация ГМФ достоверно зависела от солености. В обеих тканях его концентрация была выше у МЕ. </w:t>
      </w:r>
    </w:p>
    <w:p>
      <w:pPr>
        <w:spacing w:after="0" w:line="240" w:lineRule="auto"/>
        <w:rPr>
          <w:del w:id="1002" w:author="Гуннлауг Иллугасон" w:date="2023-06-12T20:28:00Z"/>
        </w:rPr>
      </w:pPr>
    </w:p>
    <w:p>
      <w:pPr>
        <w:spacing w:after="0" w:line="240" w:lineRule="auto"/>
      </w:pPr>
    </w:p>
    <w:p>
      <w:pPr>
        <w:spacing w:after="0" w:line="240" w:lineRule="auto"/>
        <w:sectPr>
          <w:pgSz w:w="11906" w:h="16838"/>
          <w:pgMar w:top="1134" w:right="851" w:bottom="1134" w:left="1701" w:header="709" w:footer="709" w:gutter="0"/>
          <w:cols w:space="708" w:num="1"/>
          <w:docGrid w:linePitch="360" w:charSpace="0"/>
        </w:sectPr>
      </w:pPr>
    </w:p>
    <w:p>
      <w:pPr>
        <w:spacing w:after="0" w:line="240" w:lineRule="auto"/>
      </w:pPr>
      <w:r>
        <w:rPr>
          <w:lang w:eastAsia="ru-RU"/>
        </w:rPr>
        <w:drawing>
          <wp:anchor distT="0" distB="0" distL="114300" distR="114300" simplePos="0" relativeHeight="251660288" behindDoc="1" locked="0" layoutInCell="1" allowOverlap="1">
            <wp:simplePos x="0" y="0"/>
            <wp:positionH relativeFrom="page">
              <wp:align>right</wp:align>
            </wp:positionH>
            <wp:positionV relativeFrom="paragraph">
              <wp:posOffset>-988695</wp:posOffset>
            </wp:positionV>
            <wp:extent cx="10450830" cy="3215005"/>
            <wp:effectExtent l="0" t="0" r="8255" b="5080"/>
            <wp:wrapNone/>
            <wp:docPr id="29" name="Рисунок 29" descr="C:\Users\anton\OneDrive\Рабочий стол\Sci_stuff\doplom2023_pics\Орнитин и комп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C:\Users\anton\OneDrive\Рабочий стол\Sci_stuff\doplom2023_pics\Орнитин и компания.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0450800" cy="3214800"/>
                    </a:xfrm>
                    <a:prstGeom prst="rect">
                      <a:avLst/>
                    </a:prstGeom>
                    <a:noFill/>
                    <a:ln>
                      <a:noFill/>
                    </a:ln>
                  </pic:spPr>
                </pic:pic>
              </a:graphicData>
            </a:graphic>
          </wp:anchor>
        </w:drawing>
      </w:r>
    </w:p>
    <w:p>
      <w:pPr>
        <w:spacing w:after="0" w:line="240" w:lineRule="auto"/>
      </w:pPr>
    </w:p>
    <w:p>
      <w:pPr>
        <w:spacing w:after="0" w:line="240" w:lineRule="auto"/>
      </w:pPr>
      <w:r>
        <mc:AlternateContent>
          <mc:Choice Requires="wps">
            <w:drawing>
              <wp:anchor distT="45720" distB="45720" distL="114300" distR="114300" simplePos="0" relativeHeight="251662336" behindDoc="0" locked="0" layoutInCell="1" allowOverlap="1">
                <wp:simplePos x="0" y="0"/>
                <wp:positionH relativeFrom="page">
                  <wp:align>right</wp:align>
                </wp:positionH>
                <wp:positionV relativeFrom="paragraph">
                  <wp:posOffset>5253990</wp:posOffset>
                </wp:positionV>
                <wp:extent cx="9959340" cy="769620"/>
                <wp:effectExtent l="0" t="0" r="0" b="0"/>
                <wp:wrapNone/>
                <wp:docPr id="217"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9959340" cy="769620"/>
                        </a:xfrm>
                        <a:prstGeom prst="rect">
                          <a:avLst/>
                        </a:prstGeom>
                        <a:noFill/>
                        <a:ln w="9525">
                          <a:noFill/>
                          <a:miter lim="800000"/>
                        </a:ln>
                      </wps:spPr>
                      <wps:txbx>
                        <w:txbxContent>
                          <w:p>
                            <w:r>
                              <w:t>Рис. 20. Концентрации метаболитов и осмолитов в тканях жабры (</w:t>
                            </w:r>
                            <w:r>
                              <w:rPr>
                                <w:lang w:val="en-US"/>
                              </w:rPr>
                              <w:t>Gill</w:t>
                            </w:r>
                            <w:r>
                              <w:t>) и гепатопанкреаса (</w:t>
                            </w:r>
                            <w:r>
                              <w:rPr>
                                <w:lang w:val="en-US"/>
                              </w:rPr>
                              <w:t>Hep</w:t>
                            </w:r>
                            <w:r>
                              <w:t xml:space="preserve">) при различных соленостях у двух видов мидий. </w:t>
                            </w:r>
                          </w:p>
                          <w:p>
                            <w:r>
                              <w:t xml:space="preserve">Верхний ряд – метаболиты, участвующие в цикле мочевой кислоты. Нижний ряд – мажорные осмолиты. </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top:413.7pt;height:60.6pt;width:784.2pt;mso-position-horizontal:right;mso-position-horizontal-relative:page;z-index:251662336;mso-width-relative:page;mso-height-relative:page;" filled="f" stroked="f" coordsize="21600,21600" o:gfxdata="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FrodnXAAAACQEAAA8AAAAAAAAAAQAgAAAAIgAAAGRycy9kb3ducmV2LnhtbFBLAQIU&#10;ABQAAAAIAIdO4kCNA2MNLQIAADAEAAAOAAAAAAAAAAEAIAAAACYBAABkcnMvZTJvRG9jLnhtbFBL&#10;BQYAAAAABgAGAFkBAADFBQAAAAA=&#10;">
                <v:fill on="f" focussize="0,0"/>
                <v:stroke on="f" miterlimit="8" joinstyle="miter"/>
                <v:imagedata o:title=""/>
                <o:lock v:ext="edit" aspectratio="f"/>
                <v:textbox>
                  <w:txbxContent>
                    <w:p>
                      <w:r>
                        <w:t>Рис. 20. Концентрации метаболитов и осмолитов в тканях жабры (</w:t>
                      </w:r>
                      <w:r>
                        <w:rPr>
                          <w:lang w:val="en-US"/>
                        </w:rPr>
                        <w:t>Gill</w:t>
                      </w:r>
                      <w:r>
                        <w:t>) и гепатопанкреаса (</w:t>
                      </w:r>
                      <w:r>
                        <w:rPr>
                          <w:lang w:val="en-US"/>
                        </w:rPr>
                        <w:t>Hep</w:t>
                      </w:r>
                      <w:r>
                        <w:t xml:space="preserve">) при различных соленостях у двух видов мидий. </w:t>
                      </w:r>
                    </w:p>
                    <w:p>
                      <w:r>
                        <w:t xml:space="preserve">Верхний ряд – метаболиты, участвующие в цикле мочевой кислоты. Нижний ряд – мажорные осмолиты. </w:t>
                      </w:r>
                    </w:p>
                  </w:txbxContent>
                </v:textbox>
              </v:shape>
            </w:pict>
          </mc:Fallback>
        </mc:AlternateContent>
      </w:r>
      <w:r>
        <w:rPr>
          <w:lang w:eastAsia="ru-RU"/>
        </w:rPr>
        <w:drawing>
          <wp:anchor distT="0" distB="0" distL="114300" distR="114300" simplePos="0" relativeHeight="251661312" behindDoc="1" locked="0" layoutInCell="1" allowOverlap="1">
            <wp:simplePos x="0" y="0"/>
            <wp:positionH relativeFrom="page">
              <wp:align>right</wp:align>
            </wp:positionH>
            <wp:positionV relativeFrom="paragraph">
              <wp:posOffset>1946910</wp:posOffset>
            </wp:positionV>
            <wp:extent cx="10450830" cy="3215640"/>
            <wp:effectExtent l="0" t="0" r="7620" b="3810"/>
            <wp:wrapNone/>
            <wp:docPr id="30" name="Рисунок 30" descr="C:\Users\anton\OneDrive\Рабочий стол\Sci_stuff\doplom2023_pics\Таурин и к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C:\Users\anton\OneDrive\Рабочий стол\Sci_stuff\doplom2023_pics\Таурин и к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0451009" cy="3215640"/>
                    </a:xfrm>
                    <a:prstGeom prst="rect">
                      <a:avLst/>
                    </a:prstGeom>
                    <a:noFill/>
                    <a:ln>
                      <a:noFill/>
                    </a:ln>
                  </pic:spPr>
                </pic:pic>
              </a:graphicData>
            </a:graphic>
          </wp:anchor>
        </w:drawing>
      </w:r>
      <w:r>
        <w:br w:type="page"/>
      </w:r>
    </w:p>
    <w:p>
      <w:pPr>
        <w:spacing w:after="0" w:line="240" w:lineRule="auto"/>
        <w:sectPr>
          <w:pgSz w:w="16838" w:h="11906" w:orient="landscape"/>
          <w:pgMar w:top="1701" w:right="1134" w:bottom="851" w:left="1134" w:header="709" w:footer="709" w:gutter="0"/>
          <w:cols w:space="708" w:num="1"/>
          <w:docGrid w:linePitch="360" w:charSpace="0"/>
        </w:sectPr>
      </w:pPr>
    </w:p>
    <w:p>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Глава 4. Обсуждение.</w:t>
      </w:r>
    </w:p>
    <w:p>
      <w:pPr>
        <w:spacing w:after="0" w:line="240" w:lineRule="auto"/>
        <w:rPr>
          <w:strike/>
        </w:rPr>
      </w:pPr>
    </w:p>
    <w:p>
      <w:pPr>
        <w:spacing w:after="0" w:line="360" w:lineRule="auto"/>
        <w:ind w:left="110" w:firstLine="598"/>
        <w:jc w:val="both"/>
        <w:rPr>
          <w:rFonts w:ascii="Times New Roman" w:hAnsi="Times New Roman" w:cs="Times New Roman"/>
          <w:sz w:val="24"/>
          <w:szCs w:val="24"/>
        </w:rPr>
      </w:pPr>
      <w:r>
        <w:rPr>
          <w:rFonts w:ascii="Times New Roman" w:hAnsi="Times New Roman" w:cs="Times New Roman"/>
          <w:sz w:val="24"/>
          <w:szCs w:val="24"/>
        </w:rPr>
        <w:t xml:space="preserve">Большинство экофизиологичеких работ, посвященных комплексу криптических видов </w:t>
      </w:r>
      <w:r>
        <w:rPr>
          <w:rFonts w:ascii="Times New Roman" w:hAnsi="Times New Roman" w:cs="Times New Roman"/>
          <w:sz w:val="24"/>
          <w:szCs w:val="24"/>
          <w:lang w:val="en-US"/>
        </w:rPr>
        <w:t>ME</w:t>
      </w:r>
      <w:r>
        <w:rPr>
          <w:rFonts w:ascii="Times New Roman" w:hAnsi="Times New Roman" w:cs="Times New Roman"/>
          <w:sz w:val="24"/>
          <w:szCs w:val="24"/>
        </w:rPr>
        <w:t xml:space="preserve"> и </w:t>
      </w:r>
      <w:r>
        <w:rPr>
          <w:rFonts w:ascii="Times New Roman" w:hAnsi="Times New Roman" w:cs="Times New Roman"/>
          <w:sz w:val="24"/>
          <w:szCs w:val="24"/>
          <w:lang w:val="en-US"/>
        </w:rPr>
        <w:t>MT</w:t>
      </w:r>
      <w:r>
        <w:rPr>
          <w:rFonts w:ascii="Times New Roman" w:hAnsi="Times New Roman" w:cs="Times New Roman"/>
          <w:sz w:val="24"/>
          <w:szCs w:val="24"/>
        </w:rPr>
        <w:t xml:space="preserve">, сосредоточено на сравнительном анализе их реакций на абиотические факторы, в первую очередь соленость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{"citationItems":[{"id":"ITEM-1","itemData":{"DOI":"10.3354/meps059221","ISSN":"0171-8630","abstract":"Mussels Mytilus edulis L., aged 1 yr, were transplanted from a low saline regime (6 to 7.permill.S, northern Baltic proper) to a high saline regime (20 to 30.permill.S, North Sea). Physiological responses of these mussels, after 1 mo and 1 yr of acclimatisation, were compared to those of native North Sea mussels and allele frequencies for 2 polymorphic loci (Pgi and Pgm) in the populations were scored. Oxygen consumption, ammonia excretion, O/N ratios, and clearances rate of transplanted Baltic mussels approached those of native North Sea mussels, indicating that these metabolic parameters are to a major extent regulated by physiological adaptations to environmental differences between the Baltic and North Seas. However, after 1 yr, significantly higher NH4-N excretion and lower O/N ratios were observed in mussels of Baltic origin. A lower clearance rate and consequently lower scope for growth was observed in Baltic mussels. This may be due to a smaller gill area, resulting from a genetically induced more elongate shell shape, typical for Baltic mussels, that still remained after 1 yr of acclimatisation. The genetic composition in Pgi and Pgm, 2 loci coding for enzymes which are central to the metabolic rate of cellular processes, differed between the native populations, probably due to differential selection, and part of the observed physiological differences between mussels from the 2 seas may be determined by genotypic factors acting directly on metabolic pathways.","author":[{"dropping-particle":"","family":"Tedengren","given":"M","non-dropping-particle":"","parse-names":false,"suffix":""},{"dropping-particle":"","family":"André","given":"C","non-dropping-particle":"","parse-names":false,"suffix":""},{"dropping-particle":"","family":"Johannesson","given":"K","non-dropping-particle":"","parse-names":false,"suffix":""},{"dropping-particle":"","family":"Kautsky","given":"N","non-dropping-particle":"","parse-names":false,"suffix":""}],"container-title":"Marine Ecology Progress Series","id":"ITEM-1","issued":{"date-parts":[["1990"]]},"page":"221-227","title":"Genotypic and phenotypic differences between Baltic and North Sea populations of Mytilus edulis evaluated through reciprocal transplantations","type":"article-journal","volume":"59"},"uris":["http://www.mendeley.com/documents/?uuid=29fe59de-a7d6-493e-bcfb-c48dfad9a8b2"]},{"id":"ITEM-2","itemData":{"DOI":"10.1007/s00227-005-0177-0","ISBN":"0022700501","ISSN":"00253162","abstract":"Marine communities are experiencing unprecedented rates of species homogenization due to the increasing success of invasive species, but little is known about the mechanisms that allow a species to invade and persist in a new habitat. In central California, native (Mytilus trossulus Gould 1850) and invasive (Mytilus galloprovincialis Lamarck 1819) blue mussels and their hybrids co-exist, providing an opportunity to analyze the mechanisms that determine the distributions of these taxa. Spatial and temporal variation in temperature and salinity and the relative frequencies of these mussel taxa were examined between 2000 and 2004 at four sites in San Francisco Bay and four in Monterey Bay, which were chosen for their different positions along inferred estuarine/oceanic gradients in the hybrid zone. Mussels were genetically identified as the parent species or hybrids by amplifying regions of two species-specific loci: the adhesive byssal thread protein (Glu-5′) and the internal transcribed spacer region of ribosomal DNA (ITS 1). The proportion of M. trossulus at the eight hybrid zone sites correlated negatively with average salinity (R 2 = 0.60) and positively with maximal temperature (R 2≥0.72), a somewhat unexpected result given what is known about the phylogeography of this species. The proportion of M. galloprovincialis showed the opposite pattern. The proportion of hybrids was correlated neither with habitat temperature nor salinity. Genotypes of mussel populations at an additional 13 sites from Coos Bay, Oregon (latitude 43.35°N) to Long Beach, California (latitude 33.72°N), sampled at various intervals between 2000 and 2004, were also determined. This survey confirmed previous reports that the hybrid zone lies between Monterey and the Cape Mendocino region (latitudes 36.63°N-40.5°N). Within Monterey and San Francisco Bays, however, the temporal comparisons (1990s vs. 2000s) revealed abrupt changes in the proportions of the two parent species and their hybrids on annual and decadal time scales. These changes indicate that the blue mussel populations are in a highly dynamic state. The survey also showed that, regardless of habitat, M. trossulus is consistently of smaller average size than either M. galloprovincialis or hybrids. © Springer-Verlag 2005.","author":[{"dropping-particle":"","family":"Braby","given":"Caren E.","non-dropping-particle":"","parse-names":false,"suffix":""},{"dropping-particle":"","family":"Somero","given":"George N.","non-dropping-particle":"","parse-names":false,"suffix":""}],"container-title":"Marine Biology","id":"ITEM-2","issue":"6","issued":{"date-parts":[["2006"]]},"page":"1249-1262","title":"Ecological gradients and relative abundance of native (Mytilus trossulus) and invasive (Mytilus galloprovincialis) blue mussels in the California hybrid zone","type":"article-journal","volume":"148"},"uris":["http://www.mendeley.com/documents/?uuid=080ffa9a-9e44-4e32-bd86-8f76600cd489"]},{"id":"ITEM-3","itemData":{"DOI":"10.1111/j.1365-294X.2004.02379.x","ISSN":"09621083","PMID":"15660932","abstract":"Few marine hybrid zones have been studied extensively, the major exception being the hybrid zone between the mussels Mytilus edulis and Mytilus galloprovincialis in southwestern Europe. Here, we focus on two less studied hybrid zones that also involve Mytilus spp.; Mytilus edulis and Mytilus trossulus are sympatric and hybridize on both western and eastern coasts of the Atlantic Ocean. We review the dynamics of hybridization in these two hybrid zones and evaluate the role of local adaptation for maintaining species boundaries. In Scandinavia, hybridization and gene introgression is so extensive that no individuals with pure M. trossulus genotypes have been found. However, M. trossulus alleles are maintained at high frequencies in the extremely low salinity Baltic Sea for some allozyme genes. A synthesis of reciprocal transplantation experiments between different salinity regimes shows that unlinked Gpi and Pgm alleles change frequency following transplantation, such that posttransplantation allelic composition resembles native populations found in the same salinity. These experiments provide strong evidence for salinity adaptation at Gpi and Pgm (or genes linked to them). In the Canadian Maritimes, pure M. edulis and M. trossulus individuals are abundant, and limited data suggest that M. edulis predominates in low salinity and sheltered conditions, whereas M. trossulus are more abundant on the wave-exposed open coasts. We suggest that these conflicting patterns of species segregation are, in part, caused by local adaptation of Scandinavian M. trossulus to the extremely low salinity Baltic Sea environment.","author":[{"dropping-particle":"","family":"Riginos","given":"C.","non-dropping-particle":"","parse-names":false,"suffix":""},{"dropping-particle":"","family":"Cunningham","given":"C. W.","non-dropping-particle":"","parse-names":false,"suffix":""}],"container-title":"Molecular Ecology","id":"ITEM-3","issue":"2","issued":{"date-parts":[["2005"]]},"page":"381-400","title":"Local adaptation and species segregation in two mussel ( Mytilus edulis × Mytilus trossulus ) hybrid zones","type":"article-journal","volume":"14"},"uris":["http://www.mendeley.com/documents/?uuid=3bd3fca8-3462-4753-b018-a85c0ab41aed"]}],"mendeley":{"formattedCitation":"(Braby &amp; Somero, 2006a; Riginos &amp; Cunningham, 2005; Tedengren et al., 1990)","plainTextFormattedCitation":"(Braby &amp; Somero, 2006a; Riginos &amp; Cunningham, 2005; Tedengren et al., 1990)","previouslyFormattedCitation":"(Braby &amp; Somero, 2006a; Riginos &amp; Cunningham, 2005; Tedengren et al., 1990)"},"properties":{"noteIndex":0},"schema":"https://github.com/citation-style-language/schema/raw/master/csl-citation.json"}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(Braby &amp; Somero, 2006a; Riginos &amp; Cunningham, 2005; Tedengren et al., 1990)</w:t>
      </w:r>
      <w:r>
        <w:rPr>
          <w:rFonts w:ascii="Times New Roman" w:hAnsi="Times New Roman" w:cs="Times New Roman"/>
          <w:sz w:val="24"/>
          <w:szCs w:val="24"/>
        </w:rPr>
        <w:fldChar w:fldCharType="end"/>
      </w:r>
      <w:r>
        <w:rPr>
          <w:rFonts w:ascii="Times New Roman" w:hAnsi="Times New Roman" w:cs="Times New Roman"/>
          <w:sz w:val="24"/>
          <w:szCs w:val="24"/>
        </w:rPr>
        <w:t xml:space="preserve">. Этот фактор является основным претендентом на роль регулятора соотношения МТ и МЕ в гибридных зонах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{"citationItems":[{"id":"ITEM-1","itemData":{"DOI":"10.1111/j.1365-294X.2004.02379.x","ISSN":"09621083","PMID":"15660932","abstract":"Few marine hybrid zones have been studied extensively, the major exception being the hybrid zone between the mussels Mytilus edulis and Mytilus galloprovincialis in southwestern Europe. Here, we focus on two less studied hybrid zones that also involve Mytilus spp.; Mytilus edulis and Mytilus trossulus are sympatric and hybridize on both western and eastern coasts of the Atlantic Ocean. We review the dynamics of hybridization in these two hybrid zones and evaluate the role of local adaptation for maintaining species boundaries. In Scandinavia, hybridization and gene introgression is so extensive that no individuals with pure M. trossulus genotypes have been found. However, M. trossulus alleles are maintained at high frequencies in the extremely low salinity Baltic Sea for some allozyme genes. A synthesis of reciprocal transplantation experiments between different salinity regimes shows that unlinked Gpi and Pgm alleles change frequency following transplantation, such that posttransplantation allelic composition resembles native populations found in the same salinity. These experiments provide strong evidence for salinity adaptation at Gpi and Pgm (or genes linked to them). In the Canadian Maritimes, pure M. edulis and M. trossulus individuals are abundant, and limited data suggest that M. edulis predominates in low salinity and sheltered conditions, whereas M. trossulus are more abundant on the wave-exposed open coasts. We suggest that these conflicting patterns of species segregation are, in part, caused by local adaptation of Scandinavian M. trossulus to the extremely low salinity Baltic Sea environment.","author":[{"dropping-particle":"","family":"Riginos","given":"C.","non-dropping-particle":"","parse-names":false,"suffix":""},{"dropping-particle":"","family":"Cunningham","given":"C. W.","non-dropping-particle":"","parse-names":false,"suffix":""}],"container-title":"Molecular Ecology","id":"ITEM-1","issue":"2","issued":{"date-parts":[["2005"]]},"page":"381-400","title":"Local adaptation and species segregation in two mussel ( Mytilus edulis × Mytilus trossulus ) hybrid zones","type":"article-journal","volume":"14"},"uris":["http://www.mendeley.com/documents/?uuid=3bd3fca8-3462-4753-b018-a85c0ab41aed"]}],"mendeley":{"formattedCitation":"(Riginos &amp; Cunningham, 2005)","plainTextFormattedCitation":"(Riginos &amp; Cunningham, 2005)","previouslyFormattedCitation":"(Riginos &amp; Cunningham,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(Riginos &amp; Cunningham, 2005)</w:t>
      </w:r>
      <w:r>
        <w:rPr>
          <w:rFonts w:ascii="Times New Roman" w:hAnsi="Times New Roman" w:cs="Times New Roman"/>
          <w:sz w:val="24"/>
          <w:szCs w:val="24"/>
        </w:rPr>
        <w:fldChar w:fldCharType="end"/>
      </w:r>
      <w:r>
        <w:rPr>
          <w:rFonts w:ascii="Times New Roman" w:hAnsi="Times New Roman" w:cs="Times New Roman"/>
          <w:sz w:val="24"/>
          <w:szCs w:val="24"/>
        </w:rPr>
        <w:t xml:space="preserve">. Однако, немногочисленные исследования различий в приспособленности МТ и МЕ к различным соленостным условиям демонстрируют противоречивые данные: одни авторы демонстрируют тяготение </w:t>
      </w:r>
      <w:r>
        <w:rPr>
          <w:rFonts w:ascii="Times New Roman" w:hAnsi="Times New Roman" w:cs="Times New Roman"/>
          <w:sz w:val="24"/>
          <w:szCs w:val="24"/>
          <w:lang w:val="en-US"/>
        </w:rPr>
        <w:t>MT</w:t>
      </w:r>
      <w:r>
        <w:rPr>
          <w:rFonts w:ascii="Times New Roman" w:hAnsi="Times New Roman" w:cs="Times New Roman"/>
          <w:sz w:val="24"/>
          <w:szCs w:val="24"/>
        </w:rPr>
        <w:t xml:space="preserve"> к более опресненным условиям, а </w:t>
      </w:r>
      <w:r>
        <w:rPr>
          <w:rFonts w:ascii="Times New Roman" w:hAnsi="Times New Roman" w:cs="Times New Roman"/>
          <w:sz w:val="24"/>
          <w:szCs w:val="24"/>
          <w:lang w:val="en-US"/>
        </w:rPr>
        <w:t>ME</w:t>
      </w:r>
      <w:r>
        <w:rPr>
          <w:rFonts w:ascii="Times New Roman" w:hAnsi="Times New Roman" w:cs="Times New Roman"/>
          <w:sz w:val="24"/>
          <w:szCs w:val="24"/>
        </w:rPr>
        <w:t xml:space="preserve"> к условиям с нормальной морской соленостью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{"citationItems":[{"id":"ITEM-1","itemData":{"DOI":"10.1111/j.1095-8312.1980.tb00112.x","ISSN":"10958312","abstract":"Aminopeptidase‐I, the enzymatic product of the Lap locus, liberates N‐terminal neutral and aromatic amino acids from oligopeptides. The enzyme is associated with the brush border of the intestine and the extensive lysosomal system in the digestive tubule cells; the enzyme functions in oligopeptide degradation and possibly amino acid transport. The Lap locus is genetically polymorphic and allele frequencies differ between populations according to environmental salinities. Using cell‐free lysosomes, we show salinity related differences in both lysosomal membrane latency and lysosomal and cytosolic free‐amino acid concentrations. Differences in the response of the lysosomal aminopeptidase‐I enzyme to differences or changes in salinity are discussed. Antibodies against aminopeptidase‐I enzyme were used to demonstrate that alleles of the Lap locus exhibit different specific activities per unit enzyme concentration. In oceanic populations, the concentrations of aminopeptidase‐I enzyme of individual phenorypes are equal, suggesting that variation of specific activity among phenorypes is due to allele specific differences in catalytic efficiency. In estuarine populations, total enzyme activity is lower, which is partially due to a significantly lower concentration of aminopeptidase‐I enzyme of one homozygote genotype. The consequences of a change in environmental salinity can be measured on the biochemical, physiological, and population genetic levels. We discuss the possible mechanisms by which salinity variations are responsible for the genetic polymorphism of aminopeptidase‐I. Copyright © 1980, Wiley Blackwell. All rights reserved","author":[{"dropping-particle":"","family":"Koehn","given":"R. K.","non-dropping-particle":"","parse-names":false,"suffix":""},{"dropping-particle":"","family":"Bayne","given":"B. L.","non-dropping-particle":"","parse-names":false,"suffix":""},{"dropping-particle":"","family":"Moore","given":"M. N.","non-dropping-particle":"","parse-names":false,"suffix":""},{"dropping-particle":"","family":"Siebenaller","given":"J. F.","non-dropping-particle":"","parse-names":false,"suffix":""}],"container-title":"Biological Journal of the Linnean Society","id":"ITEM-1","issue":"3-4","issued":{"date-parts":[["1980"]]},"page":"319-334","title":"Salinity related physiological and genetic differences between populations of Mytilus edulis","type":"article-journal","volume":"14"},"uris":["http://www.mendeley.com/documents/?uuid=160dd728-f04f-4746-95e0-30dacb675d4d"]}],"mendeley":{"formattedCitation":"(Koehn, Bayne, et al., 1980)","plainTextFormattedCitation":"(Koehn, Bayne, et al., 1980)","previouslyFormattedCitation":"(Koehn, Bayne, et al., 1980)"},"properties":{"noteIndex":0},"schema":"https://github.com/citation-style-language/schema/raw/master/csl-citation.json"}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(Koehn, Bayne, et al., 1980)</w:t>
      </w:r>
      <w:r>
        <w:rPr>
          <w:rFonts w:ascii="Times New Roman" w:hAnsi="Times New Roman" w:cs="Times New Roman"/>
          <w:sz w:val="24"/>
          <w:szCs w:val="24"/>
        </w:rPr>
        <w:fldChar w:fldCharType="end"/>
      </w:r>
      <w:r>
        <w:rPr>
          <w:rFonts w:ascii="Times New Roman" w:hAnsi="Times New Roman" w:cs="Times New Roman"/>
          <w:sz w:val="24"/>
          <w:szCs w:val="24"/>
        </w:rPr>
        <w:t xml:space="preserve">, другие с демонстрируют прямо противоположную тенденцию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Qiu","given":"Jian-wen","non-dropping-particle":"","parse-names":false,"suffix":""},{"dropping-particle":"","family":"Tremblay","given":"Réjean","non-dropping-particle":"","parse-names":false,"suffix":""},{"dropping-particle":"","family":"Bourget","given":"Edwin","non-dropping-particle":"","parse-names":false,"suffix":""}],"container-title":"Marine Ecology Progress Series","id":"ITEM-1","issue":"Remane 1971","issued":{"date-parts":[["2002"]]},"page":"143-152","title":"Ontogenetic changes in hyposaline tolerance in the mussels Mytilus edulis and M . trossulus : implications for distribution","type":"article-journal","volume":"228"},"uris":["http://www.mendeley.com/documents/?uuid=c8419f98-02cb-47b3-aa86-0c10a44c5e15"]}],"mendeley":{"formattedCitation":"(Qiu et al., 2002)","plainTextFormattedCitation":"(Qiu et al., 2002)","previouslyFormattedCitation":"(Qiu et al., 2002)"},"properties":{"noteIndex":0},"schema":"https://github.com/citation-style-language/schema/raw/master/csl-citation.json"}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(Qiu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Для мидий, обитающих в условиях беломорской гибридной зоны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ONE","id":"ITEM-1","issue":"4","issued":{"date-parts":[["2016"]]},"page":"1-25","title":"Genetic, ecological and morphological distinctness of the blue mussels Mytilus trossulus gould and M. edulis l. in the White Sea","type":"article-journal","volume":"11"},"uris":["http://www.mendeley.com/documents/?uuid=f2d5c684-6f93-455c-969c-a4f1f929d5e2"]}],"mendeley":{"formattedCitation":"(Katolikova et al., 2016)","plainTextFormattedCitation":"(Katolikova et al., 2016)","previouslyFormattedCitation":"(Katolikova et al.,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(Katolikova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отношение к этому фактору до сих пор изучено не было. </w:t>
      </w:r>
    </w:p>
    <w:p>
      <w:pPr>
        <w:spacing w:after="0" w:line="360" w:lineRule="auto"/>
        <w:ind w:left="110" w:firstLine="598"/>
        <w:jc w:val="both"/>
        <w:rPr>
          <w:ins w:id="1003" w:author="polyd" w:date="2023-06-15T15:58:07Z"/>
          <w:rFonts w:ascii="Times New Roman" w:hAnsi="Times New Roman" w:cs="Times New Roman"/>
          <w:sz w:val="24"/>
          <w:szCs w:val="24"/>
        </w:rPr>
      </w:pPr>
      <w:r>
        <w:rPr>
          <w:rFonts w:ascii="Times New Roman" w:hAnsi="Times New Roman" w:cs="Times New Roman"/>
          <w:sz w:val="24"/>
          <w:szCs w:val="24"/>
        </w:rPr>
        <w:t xml:space="preserve">Расхождение </w:t>
      </w:r>
      <w:r>
        <w:rPr>
          <w:rFonts w:ascii="Times New Roman" w:hAnsi="Times New Roman" w:cs="Times New Roman"/>
          <w:sz w:val="24"/>
          <w:szCs w:val="24"/>
          <w:lang w:val="en-US"/>
        </w:rPr>
        <w:t>MT</w:t>
      </w:r>
      <w:r>
        <w:rPr>
          <w:rFonts w:ascii="Times New Roman" w:hAnsi="Times New Roman" w:cs="Times New Roman"/>
          <w:sz w:val="24"/>
          <w:szCs w:val="24"/>
        </w:rPr>
        <w:t xml:space="preserve"> и </w:t>
      </w:r>
      <w:r>
        <w:rPr>
          <w:rFonts w:ascii="Times New Roman" w:hAnsi="Times New Roman" w:cs="Times New Roman"/>
          <w:sz w:val="24"/>
          <w:szCs w:val="24"/>
          <w:lang w:val="en-US"/>
        </w:rPr>
        <w:t>ME</w:t>
      </w:r>
      <w:r>
        <w:rPr>
          <w:rFonts w:ascii="Times New Roman" w:hAnsi="Times New Roman" w:cs="Times New Roman"/>
          <w:sz w:val="24"/>
          <w:szCs w:val="24"/>
        </w:rPr>
        <w:t xml:space="preserve"> в градиенте солености не абсолютно. Оба вида могут встречаться </w:t>
      </w:r>
      <w:ins w:id="1004" w:author="polyd" w:date="2023-06-15T15:54:13Z">
        <w:r>
          <w:rPr>
            <w:rFonts w:ascii="Times New Roman" w:hAnsi="Times New Roman" w:cs="Times New Roman"/>
            <w:sz w:val="24"/>
            <w:szCs w:val="24"/>
            <w:lang w:val="ru-RU"/>
          </w:rPr>
          <w:t>совместно</w:t>
        </w:r>
      </w:ins>
      <w:del w:id="1005" w:author="polyd" w:date="2023-06-15T15:54:13Z">
        <w:r>
          <w:rPr>
            <w:rFonts w:ascii="Times New Roman" w:hAnsi="Times New Roman" w:cs="Times New Roman"/>
            <w:sz w:val="24"/>
            <w:szCs w:val="24"/>
          </w:rPr>
          <w:delText>совмес</w:delText>
        </w:r>
      </w:del>
      <w:del w:id="1006" w:author="polyd" w:date="2023-06-15T15:54:13Z">
        <w:r>
          <w:rPr>
            <w:rFonts w:ascii="Times New Roman" w:hAnsi="Times New Roman" w:cs="Times New Roman"/>
            <w:sz w:val="24"/>
            <w:szCs w:val="24"/>
            <w:lang w:val="en-US"/>
          </w:rPr>
          <w:delText>n</w:delText>
        </w:r>
      </w:del>
      <w:del w:id="1007" w:author="polyd" w:date="2023-06-15T15:54:13Z">
        <w:r>
          <w:rPr>
            <w:rFonts w:ascii="Times New Roman" w:hAnsi="Times New Roman" w:cs="Times New Roman"/>
            <w:sz w:val="24"/>
            <w:szCs w:val="24"/>
          </w:rPr>
          <w:delText>но</w:delText>
        </w:r>
      </w:del>
      <w:r>
        <w:rPr>
          <w:rFonts w:ascii="Times New Roman" w:hAnsi="Times New Roman" w:cs="Times New Roman"/>
          <w:sz w:val="24"/>
          <w:szCs w:val="24"/>
        </w:rPr>
        <w:t xml:space="preserve"> в пределах локальных поселения.  Формируя смешанные поселения два близких вида мидий неизбежно вступают в конкурентные отношения. </w:t>
      </w:r>
      <w:r>
        <w:rPr>
          <w:rFonts w:ascii="Times New Roman" w:hAnsi="Times New Roman" w:cs="Times New Roman"/>
          <w:sz w:val="24"/>
          <w:szCs w:val="24"/>
          <w:highlight w:val="yellow"/>
          <w:rPrChange w:id="1008" w:author="polyd" w:date="2023-06-15T15:56:20Z">
            <w:rPr>
              <w:rFonts w:ascii="Times New Roman" w:hAnsi="Times New Roman" w:cs="Times New Roman"/>
              <w:sz w:val="24"/>
              <w:szCs w:val="24"/>
            </w:rPr>
          </w:rPrChange>
        </w:rPr>
        <w:t>Согласно классическим взглядам</w:t>
      </w:r>
      <w:r>
        <w:rPr>
          <w:rFonts w:ascii="Times New Roman" w:hAnsi="Times New Roman" w:cs="Times New Roman"/>
          <w:sz w:val="24"/>
          <w:szCs w:val="24"/>
        </w:rPr>
        <w:t xml:space="preserve"> </w:t>
      </w:r>
      <w:commentRangeStart w:id="26"/>
      <w:r>
        <w:rPr>
          <w:rFonts w:ascii="Times New Roman" w:hAnsi="Times New Roman" w:cs="Times New Roman"/>
          <w:sz w:val="24"/>
          <w:szCs w:val="24"/>
        </w:rPr>
        <w:t>(</w:t>
      </w:r>
      <w:commentRangeStart w:id="27"/>
      <w:r>
        <w:rPr>
          <w:rFonts w:ascii="Times New Roman" w:hAnsi="Times New Roman" w:cs="Times New Roman"/>
          <w:sz w:val="24"/>
          <w:szCs w:val="24"/>
        </w:rPr>
        <w:t>+++</w:t>
      </w:r>
      <w:commentRangeEnd w:id="27"/>
      <w:r>
        <w:commentReference w:id="27"/>
      </w:r>
      <w:r>
        <w:rPr>
          <w:rFonts w:ascii="Times New Roman" w:hAnsi="Times New Roman" w:cs="Times New Roman"/>
          <w:sz w:val="24"/>
          <w:szCs w:val="24"/>
        </w:rPr>
        <w:t>)</w:t>
      </w:r>
      <w:commentRangeEnd w:id="26"/>
      <w:r>
        <w:rPr>
          <w:rStyle w:val="4"/>
        </w:rPr>
        <w:commentReference w:id="26"/>
      </w:r>
      <w:r>
        <w:rPr>
          <w:rFonts w:ascii="Times New Roman" w:hAnsi="Times New Roman" w:cs="Times New Roman"/>
          <w:sz w:val="24"/>
          <w:szCs w:val="24"/>
        </w:rPr>
        <w:t xml:space="preserve">, в подобных системах должен быть вид-победитель и вид-проигравший. Ожидаемо, что в последнем случае должно наблюдаться снижение жизненных показателей особей, которые должны регистрироваться экофизиологическими методами. Насколько нам известно, в настоящий момент отсутствуют исследования, в которых физиологические признаки МТ и МЕ рассматривались бы в условиях совместных поселений.  </w:t>
      </w:r>
      <w:r>
        <w:rPr>
          <w:rFonts w:ascii="Times New Roman" w:hAnsi="Times New Roman" w:cs="Times New Roman"/>
          <w:sz w:val="24"/>
          <w:szCs w:val="24"/>
        </w:rPr>
        <w:tab/>
      </w:r>
      <w:r>
        <w:rPr>
          <w:rFonts w:ascii="Times New Roman" w:hAnsi="Times New Roman" w:cs="Times New Roman"/>
          <w:sz w:val="24"/>
          <w:szCs w:val="24"/>
        </w:rPr>
        <w:t xml:space="preserve">Одним из главных достижений нашей работы мы считаем выявление потенциального биотического фактора, связанного с таксономической структурой смешанных поселений.  </w:t>
      </w:r>
    </w:p>
    <w:p>
      <w:pPr>
        <w:spacing w:after="0" w:line="360" w:lineRule="auto"/>
        <w:ind w:left="110" w:firstLine="598"/>
        <w:jc w:val="both"/>
        <w:rPr>
          <w:del w:id="1009" w:author="polyd" w:date="2023-06-15T15:58:00Z"/>
          <w:rFonts w:hint="default" w:ascii="Times New Roman" w:hAnsi="Times New Roman" w:cs="Times New Roman"/>
          <w:sz w:val="24"/>
          <w:szCs w:val="24"/>
          <w:lang w:val="en-US"/>
        </w:rPr>
      </w:pPr>
    </w:p>
    <w:p>
      <w:pPr>
        <w:spacing w:after="0" w:line="360" w:lineRule="auto"/>
        <w:ind w:left="110" w:firstLine="598"/>
        <w:jc w:val="both"/>
        <w:rPr>
          <w:ins w:id="1011" w:author="polyd" w:date="2023-06-15T15:58:10Z"/>
          <w:rFonts w:hint="default" w:ascii="Times New Roman" w:hAnsi="Times New Roman" w:cs="Times New Roman"/>
          <w:sz w:val="24"/>
          <w:szCs w:val="24"/>
          <w:lang w:val="ru-RU"/>
        </w:rPr>
        <w:pPrChange w:id="1010" w:author="polyd" w:date="2023-06-15T15:58:07Z">
          <w:pPr>
            <w:spacing w:after="0" w:line="360" w:lineRule="auto"/>
            <w:jc w:val="both"/>
          </w:pPr>
        </w:pPrChange>
      </w:pPr>
      <w:ins w:id="1012" w:author="polyd" w:date="2023-06-15T15:58:00Z">
        <w:r>
          <w:rPr>
            <w:rFonts w:hint="default" w:ascii="Times New Roman" w:hAnsi="Times New Roman" w:cs="Times New Roman"/>
            <w:sz w:val="24"/>
            <w:szCs w:val="24"/>
            <w:lang w:val="ru-RU"/>
          </w:rPr>
          <w:t xml:space="preserve">Мы </w:t>
        </w:r>
      </w:ins>
      <w:ins w:id="1013" w:author="polyd" w:date="2023-06-15T15:58:01Z">
        <w:r>
          <w:rPr>
            <w:rFonts w:hint="default" w:ascii="Times New Roman" w:hAnsi="Times New Roman" w:cs="Times New Roman"/>
            <w:sz w:val="24"/>
            <w:szCs w:val="24"/>
            <w:lang w:val="ru-RU"/>
          </w:rPr>
          <w:t>обоб</w:t>
        </w:r>
      </w:ins>
      <w:ins w:id="1014" w:author="polyd" w:date="2023-06-15T15:58:02Z">
        <w:r>
          <w:rPr>
            <w:rFonts w:hint="default" w:ascii="Times New Roman" w:hAnsi="Times New Roman" w:cs="Times New Roman"/>
            <w:sz w:val="24"/>
            <w:szCs w:val="24"/>
            <w:lang w:val="ru-RU"/>
          </w:rPr>
          <w:t>щили</w:t>
        </w:r>
      </w:ins>
      <w:ins w:id="1015" w:author="polyd" w:date="2023-06-15T15:58:03Z">
        <w:r>
          <w:rPr>
            <w:rFonts w:hint="default" w:ascii="Times New Roman" w:hAnsi="Times New Roman" w:cs="Times New Roman"/>
            <w:sz w:val="24"/>
            <w:szCs w:val="24"/>
            <w:lang w:val="ru-RU"/>
          </w:rPr>
          <w:t xml:space="preserve"> </w:t>
        </w:r>
      </w:ins>
      <w:ins w:id="1016" w:author="polyd" w:date="2023-06-15T15:58:12Z">
        <w:r>
          <w:rPr>
            <w:rFonts w:hint="default" w:ascii="Times New Roman" w:hAnsi="Times New Roman" w:cs="Times New Roman"/>
            <w:sz w:val="24"/>
            <w:szCs w:val="24"/>
            <w:lang w:val="ru-RU"/>
          </w:rPr>
          <w:t>пол</w:t>
        </w:r>
      </w:ins>
      <w:ins w:id="1017" w:author="polyd" w:date="2023-06-15T15:58:13Z">
        <w:r>
          <w:rPr>
            <w:rFonts w:hint="default" w:ascii="Times New Roman" w:hAnsi="Times New Roman" w:cs="Times New Roman"/>
            <w:sz w:val="24"/>
            <w:szCs w:val="24"/>
            <w:lang w:val="ru-RU"/>
          </w:rPr>
          <w:t>ученн</w:t>
        </w:r>
      </w:ins>
      <w:ins w:id="1018" w:author="polyd" w:date="2023-06-15T15:58:14Z">
        <w:r>
          <w:rPr>
            <w:rFonts w:hint="default" w:ascii="Times New Roman" w:hAnsi="Times New Roman" w:cs="Times New Roman"/>
            <w:sz w:val="24"/>
            <w:szCs w:val="24"/>
            <w:lang w:val="ru-RU"/>
          </w:rPr>
          <w:t>ые нами</w:t>
        </w:r>
      </w:ins>
      <w:ins w:id="1019" w:author="polyd" w:date="2023-06-15T15:58:15Z">
        <w:r>
          <w:rPr>
            <w:rFonts w:hint="default" w:ascii="Times New Roman" w:hAnsi="Times New Roman" w:cs="Times New Roman"/>
            <w:sz w:val="24"/>
            <w:szCs w:val="24"/>
            <w:lang w:val="ru-RU"/>
          </w:rPr>
          <w:t xml:space="preserve"> резу</w:t>
        </w:r>
      </w:ins>
      <w:ins w:id="1020" w:author="polyd" w:date="2023-06-15T15:58:16Z">
        <w:r>
          <w:rPr>
            <w:rFonts w:hint="default" w:ascii="Times New Roman" w:hAnsi="Times New Roman" w:cs="Times New Roman"/>
            <w:sz w:val="24"/>
            <w:szCs w:val="24"/>
            <w:lang w:val="ru-RU"/>
          </w:rPr>
          <w:t>льтат</w:t>
        </w:r>
      </w:ins>
      <w:ins w:id="1021" w:author="polyd" w:date="2023-06-15T15:58:17Z">
        <w:r>
          <w:rPr>
            <w:rFonts w:hint="default" w:ascii="Times New Roman" w:hAnsi="Times New Roman" w:cs="Times New Roman"/>
            <w:sz w:val="24"/>
            <w:szCs w:val="24"/>
            <w:lang w:val="ru-RU"/>
          </w:rPr>
          <w:t xml:space="preserve">ы </w:t>
        </w:r>
      </w:ins>
      <w:ins w:id="1022" w:author="polyd" w:date="2023-06-15T15:58:37Z">
        <w:r>
          <w:rPr>
            <w:rFonts w:hint="default" w:ascii="Times New Roman" w:hAnsi="Times New Roman" w:cs="Times New Roman"/>
            <w:sz w:val="24"/>
            <w:szCs w:val="24"/>
            <w:lang w:val="ru-RU"/>
          </w:rPr>
          <w:t>а</w:t>
        </w:r>
      </w:ins>
      <w:ins w:id="1023" w:author="polyd" w:date="2023-06-15T15:58:38Z">
        <w:r>
          <w:rPr>
            <w:rFonts w:hint="default" w:ascii="Times New Roman" w:hAnsi="Times New Roman" w:cs="Times New Roman"/>
            <w:sz w:val="24"/>
            <w:szCs w:val="24"/>
            <w:lang w:val="ru-RU"/>
          </w:rPr>
          <w:t>нализ</w:t>
        </w:r>
      </w:ins>
      <w:ins w:id="1024" w:author="polyd" w:date="2023-06-15T15:58:39Z">
        <w:r>
          <w:rPr>
            <w:rFonts w:hint="default" w:ascii="Times New Roman" w:hAnsi="Times New Roman" w:cs="Times New Roman"/>
            <w:sz w:val="24"/>
            <w:szCs w:val="24"/>
            <w:lang w:val="ru-RU"/>
          </w:rPr>
          <w:t>а</w:t>
        </w:r>
      </w:ins>
      <w:ins w:id="1025" w:author="polyd" w:date="2023-06-15T15:58:40Z">
        <w:r>
          <w:rPr>
            <w:rFonts w:hint="default" w:ascii="Times New Roman" w:hAnsi="Times New Roman" w:cs="Times New Roman"/>
            <w:sz w:val="24"/>
            <w:szCs w:val="24"/>
            <w:lang w:val="ru-RU"/>
          </w:rPr>
          <w:t xml:space="preserve"> реа</w:t>
        </w:r>
      </w:ins>
      <w:ins w:id="1026" w:author="polyd" w:date="2023-06-15T15:58:41Z">
        <w:r>
          <w:rPr>
            <w:rFonts w:hint="default" w:ascii="Times New Roman" w:hAnsi="Times New Roman" w:cs="Times New Roman"/>
            <w:sz w:val="24"/>
            <w:szCs w:val="24"/>
            <w:lang w:val="ru-RU"/>
          </w:rPr>
          <w:t xml:space="preserve">кции </w:t>
        </w:r>
      </w:ins>
      <w:ins w:id="1027" w:author="polyd" w:date="2023-06-15T15:58:48Z">
        <w:r>
          <w:rPr>
            <w:rFonts w:hint="default" w:ascii="Times New Roman" w:hAnsi="Times New Roman" w:cs="Times New Roman"/>
            <w:sz w:val="24"/>
            <w:szCs w:val="24"/>
            <w:lang w:val="ru-RU"/>
          </w:rPr>
          <w:t>м</w:t>
        </w:r>
      </w:ins>
      <w:ins w:id="1028" w:author="polyd" w:date="2023-06-15T15:58:49Z">
        <w:r>
          <w:rPr>
            <w:rFonts w:hint="default" w:ascii="Times New Roman" w:hAnsi="Times New Roman" w:cs="Times New Roman"/>
            <w:sz w:val="24"/>
            <w:szCs w:val="24"/>
            <w:lang w:val="ru-RU"/>
          </w:rPr>
          <w:t>идий</w:t>
        </w:r>
      </w:ins>
      <w:ins w:id="1029" w:author="polyd" w:date="2023-06-15T15:58:50Z">
        <w:r>
          <w:rPr>
            <w:rFonts w:hint="default" w:ascii="Times New Roman" w:hAnsi="Times New Roman" w:cs="Times New Roman"/>
            <w:sz w:val="24"/>
            <w:szCs w:val="24"/>
            <w:lang w:val="ru-RU"/>
          </w:rPr>
          <w:t xml:space="preserve"> </w:t>
        </w:r>
      </w:ins>
      <w:ins w:id="1030" w:author="polyd" w:date="2023-06-15T15:58:51Z">
        <w:r>
          <w:rPr>
            <w:rFonts w:hint="default" w:ascii="Times New Roman" w:hAnsi="Times New Roman" w:cs="Times New Roman"/>
            <w:sz w:val="24"/>
            <w:szCs w:val="24"/>
            <w:lang w:val="ru-RU"/>
          </w:rPr>
          <w:t xml:space="preserve">на </w:t>
        </w:r>
      </w:ins>
      <w:ins w:id="1031" w:author="polyd" w:date="2023-06-15T15:58:52Z">
        <w:r>
          <w:rPr>
            <w:rFonts w:hint="default" w:ascii="Times New Roman" w:hAnsi="Times New Roman" w:cs="Times New Roman"/>
            <w:sz w:val="24"/>
            <w:szCs w:val="24"/>
            <w:lang w:val="ru-RU"/>
          </w:rPr>
          <w:t>ус</w:t>
        </w:r>
      </w:ins>
      <w:ins w:id="1032" w:author="polyd" w:date="2023-06-15T15:58:53Z">
        <w:r>
          <w:rPr>
            <w:rFonts w:hint="default" w:ascii="Times New Roman" w:hAnsi="Times New Roman" w:cs="Times New Roman"/>
            <w:sz w:val="24"/>
            <w:szCs w:val="24"/>
            <w:lang w:val="ru-RU"/>
          </w:rPr>
          <w:t>ловия</w:t>
        </w:r>
      </w:ins>
      <w:ins w:id="1033" w:author="polyd" w:date="2023-06-15T15:58:54Z">
        <w:r>
          <w:rPr>
            <w:rFonts w:hint="default" w:ascii="Times New Roman" w:hAnsi="Times New Roman" w:cs="Times New Roman"/>
            <w:sz w:val="24"/>
            <w:szCs w:val="24"/>
            <w:lang w:val="ru-RU"/>
          </w:rPr>
          <w:t>,</w:t>
        </w:r>
      </w:ins>
      <w:ins w:id="1034" w:author="polyd" w:date="2023-06-15T15:58:55Z">
        <w:r>
          <w:rPr>
            <w:rFonts w:hint="default" w:ascii="Times New Roman" w:hAnsi="Times New Roman" w:cs="Times New Roman"/>
            <w:sz w:val="24"/>
            <w:szCs w:val="24"/>
            <w:lang w:val="ru-RU"/>
          </w:rPr>
          <w:t xml:space="preserve"> свя</w:t>
        </w:r>
      </w:ins>
      <w:ins w:id="1035" w:author="polyd" w:date="2023-06-15T15:58:56Z">
        <w:r>
          <w:rPr>
            <w:rFonts w:hint="default" w:ascii="Times New Roman" w:hAnsi="Times New Roman" w:cs="Times New Roman"/>
            <w:sz w:val="24"/>
            <w:szCs w:val="24"/>
            <w:lang w:val="ru-RU"/>
          </w:rPr>
          <w:t>занн</w:t>
        </w:r>
      </w:ins>
      <w:ins w:id="1036" w:author="polyd" w:date="2023-06-15T15:58:57Z">
        <w:r>
          <w:rPr>
            <w:rFonts w:hint="default" w:ascii="Times New Roman" w:hAnsi="Times New Roman" w:cs="Times New Roman"/>
            <w:sz w:val="24"/>
            <w:szCs w:val="24"/>
            <w:lang w:val="ru-RU"/>
          </w:rPr>
          <w:t xml:space="preserve">ые </w:t>
        </w:r>
      </w:ins>
      <w:ins w:id="1037" w:author="polyd" w:date="2023-06-15T16:06:08Z">
        <w:r>
          <w:rPr>
            <w:rFonts w:hint="default" w:ascii="Times New Roman" w:hAnsi="Times New Roman" w:cs="Times New Roman"/>
            <w:sz w:val="24"/>
            <w:szCs w:val="24"/>
            <w:lang w:val="ru-RU"/>
          </w:rPr>
          <w:t xml:space="preserve">с </w:t>
        </w:r>
      </w:ins>
      <w:ins w:id="1038" w:author="polyd" w:date="2023-06-15T16:06:09Z">
        <w:r>
          <w:rPr>
            <w:rFonts w:hint="default" w:ascii="Times New Roman" w:hAnsi="Times New Roman" w:cs="Times New Roman"/>
            <w:sz w:val="24"/>
            <w:szCs w:val="24"/>
            <w:lang w:val="ru-RU"/>
          </w:rPr>
          <w:t>гра</w:t>
        </w:r>
      </w:ins>
      <w:ins w:id="1039" w:author="polyd" w:date="2023-06-15T16:06:10Z">
        <w:r>
          <w:rPr>
            <w:rFonts w:hint="default" w:ascii="Times New Roman" w:hAnsi="Times New Roman" w:cs="Times New Roman"/>
            <w:sz w:val="24"/>
            <w:szCs w:val="24"/>
            <w:lang w:val="ru-RU"/>
          </w:rPr>
          <w:t>диента</w:t>
        </w:r>
      </w:ins>
      <w:ins w:id="1040" w:author="polyd" w:date="2023-06-15T16:06:11Z">
        <w:r>
          <w:rPr>
            <w:rFonts w:hint="default" w:ascii="Times New Roman" w:hAnsi="Times New Roman" w:cs="Times New Roman"/>
            <w:sz w:val="24"/>
            <w:szCs w:val="24"/>
            <w:lang w:val="ru-RU"/>
          </w:rPr>
          <w:t xml:space="preserve">ми </w:t>
        </w:r>
      </w:ins>
      <w:ins w:id="1041" w:author="polyd" w:date="2023-06-15T16:06:14Z">
        <w:r>
          <w:rPr>
            <w:rFonts w:hint="default" w:ascii="Times New Roman" w:hAnsi="Times New Roman" w:cs="Times New Roman"/>
            <w:sz w:val="24"/>
            <w:szCs w:val="24"/>
            <w:lang w:val="ru-RU"/>
          </w:rPr>
          <w:t>б</w:t>
        </w:r>
      </w:ins>
      <w:ins w:id="1042" w:author="polyd" w:date="2023-06-15T16:06:15Z">
        <w:r>
          <w:rPr>
            <w:rFonts w:hint="default" w:ascii="Times New Roman" w:hAnsi="Times New Roman" w:cs="Times New Roman"/>
            <w:sz w:val="24"/>
            <w:szCs w:val="24"/>
            <w:lang w:val="ru-RU"/>
          </w:rPr>
          <w:t>иоти</w:t>
        </w:r>
      </w:ins>
      <w:ins w:id="1043" w:author="polyd" w:date="2023-06-15T16:06:16Z">
        <w:r>
          <w:rPr>
            <w:rFonts w:hint="default" w:ascii="Times New Roman" w:hAnsi="Times New Roman" w:cs="Times New Roman"/>
            <w:sz w:val="24"/>
            <w:szCs w:val="24"/>
            <w:lang w:val="ru-RU"/>
          </w:rPr>
          <w:t>чес</w:t>
        </w:r>
      </w:ins>
      <w:ins w:id="1044" w:author="polyd" w:date="2023-06-15T16:06:17Z">
        <w:r>
          <w:rPr>
            <w:rFonts w:hint="default" w:ascii="Times New Roman" w:hAnsi="Times New Roman" w:cs="Times New Roman"/>
            <w:sz w:val="24"/>
            <w:szCs w:val="24"/>
            <w:lang w:val="ru-RU"/>
          </w:rPr>
          <w:t>ко</w:t>
        </w:r>
      </w:ins>
      <w:ins w:id="1045" w:author="polyd" w:date="2023-06-15T16:06:18Z">
        <w:r>
          <w:rPr>
            <w:rFonts w:hint="default" w:ascii="Times New Roman" w:hAnsi="Times New Roman" w:cs="Times New Roman"/>
            <w:sz w:val="24"/>
            <w:szCs w:val="24"/>
            <w:lang w:val="ru-RU"/>
          </w:rPr>
          <w:t>г</w:t>
        </w:r>
      </w:ins>
      <w:ins w:id="1046" w:author="polyd" w:date="2023-06-15T16:06:19Z">
        <w:r>
          <w:rPr>
            <w:rFonts w:hint="default" w:ascii="Times New Roman" w:hAnsi="Times New Roman" w:cs="Times New Roman"/>
            <w:sz w:val="24"/>
            <w:szCs w:val="24"/>
            <w:lang w:val="ru-RU"/>
          </w:rPr>
          <w:t xml:space="preserve">о </w:t>
        </w:r>
      </w:ins>
      <w:ins w:id="1047" w:author="polyd" w:date="2023-06-15T16:06:24Z">
        <w:r>
          <w:rPr>
            <w:rFonts w:hint="default" w:ascii="Times New Roman" w:hAnsi="Times New Roman" w:cs="Times New Roman"/>
            <w:sz w:val="24"/>
            <w:szCs w:val="24"/>
            <w:lang w:val="ru-RU"/>
          </w:rPr>
          <w:t>(</w:t>
        </w:r>
      </w:ins>
      <w:ins w:id="1048" w:author="polyd" w:date="2023-06-15T16:06:25Z">
        <w:r>
          <w:rPr>
            <w:rFonts w:hint="default" w:ascii="Times New Roman" w:hAnsi="Times New Roman" w:cs="Times New Roman"/>
            <w:sz w:val="24"/>
            <w:szCs w:val="24"/>
            <w:lang w:val="ru-RU"/>
          </w:rPr>
          <w:t>такс</w:t>
        </w:r>
      </w:ins>
      <w:ins w:id="1049" w:author="polyd" w:date="2023-06-15T16:06:40Z">
        <w:r>
          <w:rPr>
            <w:rFonts w:hint="default" w:ascii="Times New Roman" w:hAnsi="Times New Roman" w:cs="Times New Roman"/>
            <w:sz w:val="24"/>
            <w:szCs w:val="24"/>
            <w:lang w:val="ru-RU"/>
          </w:rPr>
          <w:t>ономи</w:t>
        </w:r>
      </w:ins>
      <w:ins w:id="1050" w:author="polyd" w:date="2023-06-15T16:06:41Z">
        <w:r>
          <w:rPr>
            <w:rFonts w:hint="default" w:ascii="Times New Roman" w:hAnsi="Times New Roman" w:cs="Times New Roman"/>
            <w:sz w:val="24"/>
            <w:szCs w:val="24"/>
            <w:lang w:val="ru-RU"/>
          </w:rPr>
          <w:t>че</w:t>
        </w:r>
      </w:ins>
      <w:ins w:id="1051" w:author="polyd" w:date="2023-06-15T16:06:42Z">
        <w:r>
          <w:rPr>
            <w:rFonts w:hint="default" w:ascii="Times New Roman" w:hAnsi="Times New Roman" w:cs="Times New Roman"/>
            <w:sz w:val="24"/>
            <w:szCs w:val="24"/>
            <w:lang w:val="ru-RU"/>
          </w:rPr>
          <w:t>ский с</w:t>
        </w:r>
      </w:ins>
      <w:ins w:id="1052" w:author="polyd" w:date="2023-06-15T16:06:43Z">
        <w:r>
          <w:rPr>
            <w:rFonts w:hint="default" w:ascii="Times New Roman" w:hAnsi="Times New Roman" w:cs="Times New Roman"/>
            <w:sz w:val="24"/>
            <w:szCs w:val="24"/>
            <w:lang w:val="ru-RU"/>
          </w:rPr>
          <w:t xml:space="preserve">остав </w:t>
        </w:r>
      </w:ins>
      <w:ins w:id="1053" w:author="polyd" w:date="2023-06-15T16:06:45Z">
        <w:r>
          <w:rPr>
            <w:rFonts w:hint="default" w:ascii="Times New Roman" w:hAnsi="Times New Roman" w:cs="Times New Roman"/>
            <w:sz w:val="24"/>
            <w:szCs w:val="24"/>
            <w:lang w:val="ru-RU"/>
          </w:rPr>
          <w:t>поселе</w:t>
        </w:r>
      </w:ins>
      <w:ins w:id="1054" w:author="polyd" w:date="2023-06-15T16:06:46Z">
        <w:r>
          <w:rPr>
            <w:rFonts w:hint="default" w:ascii="Times New Roman" w:hAnsi="Times New Roman" w:cs="Times New Roman"/>
            <w:sz w:val="24"/>
            <w:szCs w:val="24"/>
            <w:lang w:val="ru-RU"/>
          </w:rPr>
          <w:t>ний</w:t>
        </w:r>
      </w:ins>
      <w:ins w:id="1055" w:author="polyd" w:date="2023-06-15T16:06:49Z">
        <w:r>
          <w:rPr>
            <w:rFonts w:hint="default" w:ascii="Times New Roman" w:hAnsi="Times New Roman" w:cs="Times New Roman"/>
            <w:sz w:val="24"/>
            <w:szCs w:val="24"/>
            <w:lang w:val="ru-RU"/>
          </w:rPr>
          <w:t xml:space="preserve">) </w:t>
        </w:r>
      </w:ins>
      <w:ins w:id="1056" w:author="polyd" w:date="2023-06-15T16:06:50Z">
        <w:r>
          <w:rPr>
            <w:rFonts w:hint="default" w:ascii="Times New Roman" w:hAnsi="Times New Roman" w:cs="Times New Roman"/>
            <w:sz w:val="24"/>
            <w:szCs w:val="24"/>
            <w:lang w:val="ru-RU"/>
          </w:rPr>
          <w:t xml:space="preserve">и </w:t>
        </w:r>
      </w:ins>
      <w:ins w:id="1057" w:author="polyd" w:date="2023-06-15T16:06:51Z">
        <w:r>
          <w:rPr>
            <w:rFonts w:hint="default" w:ascii="Times New Roman" w:hAnsi="Times New Roman" w:cs="Times New Roman"/>
            <w:sz w:val="24"/>
            <w:szCs w:val="24"/>
            <w:lang w:val="ru-RU"/>
          </w:rPr>
          <w:t>абио</w:t>
        </w:r>
      </w:ins>
      <w:ins w:id="1058" w:author="polyd" w:date="2023-06-15T16:06:52Z">
        <w:r>
          <w:rPr>
            <w:rFonts w:hint="default" w:ascii="Times New Roman" w:hAnsi="Times New Roman" w:cs="Times New Roman"/>
            <w:sz w:val="24"/>
            <w:szCs w:val="24"/>
            <w:lang w:val="ru-RU"/>
          </w:rPr>
          <w:t>тич</w:t>
        </w:r>
      </w:ins>
      <w:ins w:id="1059" w:author="polyd" w:date="2023-06-15T16:06:53Z">
        <w:r>
          <w:rPr>
            <w:rFonts w:hint="default" w:ascii="Times New Roman" w:hAnsi="Times New Roman" w:cs="Times New Roman"/>
            <w:sz w:val="24"/>
            <w:szCs w:val="24"/>
            <w:lang w:val="ru-RU"/>
          </w:rPr>
          <w:t>еског</w:t>
        </w:r>
      </w:ins>
      <w:ins w:id="1060" w:author="polyd" w:date="2023-06-15T16:06:54Z">
        <w:r>
          <w:rPr>
            <w:rFonts w:hint="default" w:ascii="Times New Roman" w:hAnsi="Times New Roman" w:cs="Times New Roman"/>
            <w:sz w:val="24"/>
            <w:szCs w:val="24"/>
            <w:lang w:val="ru-RU"/>
          </w:rPr>
          <w:t xml:space="preserve">о </w:t>
        </w:r>
      </w:ins>
      <w:ins w:id="1061" w:author="polyd" w:date="2023-06-15T16:06:55Z">
        <w:r>
          <w:rPr>
            <w:rFonts w:hint="default" w:ascii="Times New Roman" w:hAnsi="Times New Roman" w:cs="Times New Roman"/>
            <w:sz w:val="24"/>
            <w:szCs w:val="24"/>
            <w:lang w:val="ru-RU"/>
          </w:rPr>
          <w:t>(солен</w:t>
        </w:r>
      </w:ins>
      <w:ins w:id="1062" w:author="polyd" w:date="2023-06-15T16:06:56Z">
        <w:r>
          <w:rPr>
            <w:rFonts w:hint="default" w:ascii="Times New Roman" w:hAnsi="Times New Roman" w:cs="Times New Roman"/>
            <w:sz w:val="24"/>
            <w:szCs w:val="24"/>
            <w:lang w:val="ru-RU"/>
          </w:rPr>
          <w:t>ость)</w:t>
        </w:r>
      </w:ins>
      <w:ins w:id="1063" w:author="polyd" w:date="2023-06-15T16:06:57Z">
        <w:r>
          <w:rPr>
            <w:rFonts w:hint="default" w:ascii="Times New Roman" w:hAnsi="Times New Roman" w:cs="Times New Roman"/>
            <w:sz w:val="24"/>
            <w:szCs w:val="24"/>
            <w:lang w:val="ru-RU"/>
          </w:rPr>
          <w:t xml:space="preserve"> </w:t>
        </w:r>
      </w:ins>
      <w:ins w:id="1064" w:author="polyd" w:date="2023-06-15T16:06:59Z">
        <w:r>
          <w:rPr>
            <w:rFonts w:hint="default" w:ascii="Times New Roman" w:hAnsi="Times New Roman" w:cs="Times New Roman"/>
            <w:sz w:val="24"/>
            <w:szCs w:val="24"/>
            <w:lang w:val="ru-RU"/>
          </w:rPr>
          <w:t>факт</w:t>
        </w:r>
      </w:ins>
      <w:ins w:id="1065" w:author="polyd" w:date="2023-06-15T16:07:00Z">
        <w:r>
          <w:rPr>
            <w:rFonts w:hint="default" w:ascii="Times New Roman" w:hAnsi="Times New Roman" w:cs="Times New Roman"/>
            <w:sz w:val="24"/>
            <w:szCs w:val="24"/>
            <w:lang w:val="ru-RU"/>
          </w:rPr>
          <w:t xml:space="preserve">оров </w:t>
        </w:r>
      </w:ins>
      <w:ins w:id="1066" w:author="polyd" w:date="2023-06-15T15:58:19Z">
        <w:r>
          <w:rPr>
            <w:rFonts w:hint="default" w:ascii="Times New Roman" w:hAnsi="Times New Roman" w:cs="Times New Roman"/>
            <w:sz w:val="24"/>
            <w:szCs w:val="24"/>
            <w:lang w:val="ru-RU"/>
          </w:rPr>
          <w:t xml:space="preserve">в </w:t>
        </w:r>
      </w:ins>
      <w:ins w:id="1067" w:author="polyd" w:date="2023-06-15T15:58:20Z">
        <w:r>
          <w:rPr>
            <w:rFonts w:hint="default" w:ascii="Times New Roman" w:hAnsi="Times New Roman" w:cs="Times New Roman"/>
            <w:sz w:val="24"/>
            <w:szCs w:val="24"/>
            <w:lang w:val="ru-RU"/>
          </w:rPr>
          <w:t>табли</w:t>
        </w:r>
      </w:ins>
      <w:ins w:id="1068" w:author="polyd" w:date="2023-06-15T15:58:21Z">
        <w:r>
          <w:rPr>
            <w:rFonts w:hint="default" w:ascii="Times New Roman" w:hAnsi="Times New Roman" w:cs="Times New Roman"/>
            <w:sz w:val="24"/>
            <w:szCs w:val="24"/>
            <w:lang w:val="ru-RU"/>
          </w:rPr>
          <w:t>ца</w:t>
        </w:r>
      </w:ins>
      <w:ins w:id="1069" w:author="polyd" w:date="2023-06-15T15:58:22Z">
        <w:r>
          <w:rPr>
            <w:rFonts w:hint="default" w:ascii="Times New Roman" w:hAnsi="Times New Roman" w:cs="Times New Roman"/>
            <w:sz w:val="24"/>
            <w:szCs w:val="24"/>
            <w:lang w:val="ru-RU"/>
          </w:rPr>
          <w:t>х</w:t>
        </w:r>
      </w:ins>
      <w:ins w:id="1070" w:author="polyd" w:date="2023-06-15T15:58:23Z">
        <w:r>
          <w:rPr>
            <w:rFonts w:hint="default" w:ascii="Times New Roman" w:hAnsi="Times New Roman" w:cs="Times New Roman"/>
            <w:sz w:val="24"/>
            <w:szCs w:val="24"/>
            <w:lang w:val="ru-RU"/>
          </w:rPr>
          <w:t xml:space="preserve"> </w:t>
        </w:r>
      </w:ins>
      <w:ins w:id="1071" w:author="polyd" w:date="2023-06-15T15:58:25Z">
        <w:r>
          <w:rPr>
            <w:rFonts w:hint="default" w:ascii="Times New Roman" w:hAnsi="Times New Roman" w:cs="Times New Roman"/>
            <w:sz w:val="24"/>
            <w:szCs w:val="24"/>
            <w:lang w:val="ru-RU"/>
          </w:rPr>
          <w:t>5</w:t>
        </w:r>
      </w:ins>
      <w:ins w:id="1072" w:author="polyd" w:date="2023-06-15T15:58:26Z">
        <w:r>
          <w:rPr>
            <w:rFonts w:hint="default" w:ascii="Times New Roman" w:hAnsi="Times New Roman" w:cs="Times New Roman"/>
            <w:sz w:val="24"/>
            <w:szCs w:val="24"/>
            <w:lang w:val="ru-RU"/>
          </w:rPr>
          <w:t xml:space="preserve"> и</w:t>
        </w:r>
      </w:ins>
      <w:ins w:id="1073" w:author="polyd" w:date="2023-06-15T15:58:29Z">
        <w:r>
          <w:rPr>
            <w:rFonts w:hint="default" w:ascii="Times New Roman" w:hAnsi="Times New Roman" w:cs="Times New Roman"/>
            <w:sz w:val="24"/>
            <w:szCs w:val="24"/>
            <w:lang w:val="ru-RU"/>
          </w:rPr>
          <w:t xml:space="preserve"> </w:t>
        </w:r>
      </w:ins>
      <w:ins w:id="1074" w:author="polyd" w:date="2023-06-15T15:58:30Z">
        <w:r>
          <w:rPr>
            <w:rFonts w:hint="default" w:ascii="Times New Roman" w:hAnsi="Times New Roman" w:cs="Times New Roman"/>
            <w:sz w:val="24"/>
            <w:szCs w:val="24"/>
            <w:lang w:val="ru-RU"/>
          </w:rPr>
          <w:t>6</w:t>
        </w:r>
      </w:ins>
      <w:ins w:id="1075" w:author="polyd" w:date="2023-06-15T16:07:04Z">
        <w:r>
          <w:rPr>
            <w:rFonts w:hint="default" w:ascii="Times New Roman" w:hAnsi="Times New Roman" w:cs="Times New Roman"/>
            <w:sz w:val="24"/>
            <w:szCs w:val="24"/>
            <w:lang w:val="ru-RU"/>
          </w:rPr>
          <w:t xml:space="preserve">, </w:t>
        </w:r>
      </w:ins>
      <w:ins w:id="1076" w:author="polyd" w:date="2023-06-15T16:07:05Z">
        <w:r>
          <w:rPr>
            <w:rFonts w:hint="default" w:ascii="Times New Roman" w:hAnsi="Times New Roman" w:cs="Times New Roman"/>
            <w:sz w:val="24"/>
            <w:szCs w:val="24"/>
            <w:lang w:val="ru-RU"/>
          </w:rPr>
          <w:t>соотв</w:t>
        </w:r>
      </w:ins>
      <w:ins w:id="1077" w:author="polyd" w:date="2023-06-15T16:07:06Z">
        <w:r>
          <w:rPr>
            <w:rFonts w:hint="default" w:ascii="Times New Roman" w:hAnsi="Times New Roman" w:cs="Times New Roman"/>
            <w:sz w:val="24"/>
            <w:szCs w:val="24"/>
            <w:lang w:val="ru-RU"/>
          </w:rPr>
          <w:t>етствен</w:t>
        </w:r>
      </w:ins>
      <w:ins w:id="1078" w:author="polyd" w:date="2023-06-15T16:07:07Z">
        <w:r>
          <w:rPr>
            <w:rFonts w:hint="default" w:ascii="Times New Roman" w:hAnsi="Times New Roman" w:cs="Times New Roman"/>
            <w:sz w:val="24"/>
            <w:szCs w:val="24"/>
            <w:lang w:val="ru-RU"/>
          </w:rPr>
          <w:t>но</w:t>
        </w:r>
      </w:ins>
      <w:ins w:id="1079" w:author="polyd" w:date="2023-06-15T15:58:30Z">
        <w:r>
          <w:rPr>
            <w:rFonts w:hint="default" w:ascii="Times New Roman" w:hAnsi="Times New Roman" w:cs="Times New Roman"/>
            <w:sz w:val="24"/>
            <w:szCs w:val="24"/>
            <w:lang w:val="ru-RU"/>
          </w:rPr>
          <w:t>.</w:t>
        </w:r>
      </w:ins>
      <w:ins w:id="1080" w:author="polyd" w:date="2023-06-15T15:58:31Z">
        <w:r>
          <w:rPr>
            <w:rFonts w:hint="default" w:ascii="Times New Roman" w:hAnsi="Times New Roman" w:cs="Times New Roman"/>
            <w:sz w:val="24"/>
            <w:szCs w:val="24"/>
            <w:lang w:val="ru-RU"/>
          </w:rPr>
          <w:t xml:space="preserve"> </w:t>
        </w:r>
      </w:ins>
    </w:p>
    <w:p>
      <w:pPr>
        <w:spacing w:after="0" w:line="360" w:lineRule="auto"/>
        <w:ind w:left="110" w:firstLine="598"/>
        <w:jc w:val="both"/>
        <w:rPr>
          <w:rFonts w:hint="default" w:ascii="Times New Roman" w:hAnsi="Times New Roman" w:cs="Times New Roman"/>
          <w:sz w:val="24"/>
          <w:szCs w:val="24"/>
          <w:lang w:val="ru-RU"/>
        </w:rPr>
        <w:pPrChange w:id="1081" w:author="polyd" w:date="2023-06-15T15:58:07Z">
          <w:pPr>
            <w:spacing w:after="0" w:line="360" w:lineRule="auto"/>
            <w:jc w:val="both"/>
          </w:pPr>
        </w:pPrChange>
      </w:pPr>
    </w:p>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Таксономический состава поселений, как биотический фактор</w:t>
      </w:r>
    </w:p>
    <w:p>
      <w:pPr>
        <w:spacing w:after="0" w:line="240" w:lineRule="auto"/>
        <w:ind w:firstLine="708"/>
      </w:pPr>
    </w:p>
    <w:p>
      <w:pPr>
        <w:spacing w:after="0" w:line="240" w:lineRule="auto"/>
      </w:pPr>
      <w:r>
        <w:t>Таблица 5. Экофизиологические эффекты, выявленные в градиенте таксономического состава смешанных поселений</w:t>
      </w:r>
    </w:p>
    <w:p>
      <w:pPr>
        <w:spacing w:after="0" w:line="240" w:lineRule="auto"/>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7"/>
        <w:gridCol w:w="2255"/>
        <w:gridCol w:w="2734"/>
        <w:gridCol w:w="1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Pr>
          <w:p>
            <w:pPr>
              <w:widowControl w:val="0"/>
              <w:spacing w:after="0" w:line="240" w:lineRule="auto"/>
              <w:jc w:val="both"/>
            </w:pPr>
            <w:r>
              <w:t>Экофизиологический показатель</w:t>
            </w:r>
          </w:p>
        </w:tc>
        <w:tc>
          <w:tcPr>
            <w:tcW w:w="2255" w:type="dxa"/>
          </w:tcPr>
          <w:p>
            <w:pPr>
              <w:widowControl w:val="0"/>
              <w:spacing w:after="0" w:line="240" w:lineRule="auto"/>
              <w:jc w:val="both"/>
            </w:pPr>
            <w:r>
              <w:t>Вид</w:t>
            </w:r>
          </w:p>
        </w:tc>
        <w:tc>
          <w:tcPr>
            <w:tcW w:w="2734" w:type="dxa"/>
          </w:tcPr>
          <w:p>
            <w:pPr>
              <w:widowControl w:val="0"/>
              <w:spacing w:after="0" w:line="240" w:lineRule="auto"/>
              <w:jc w:val="left"/>
              <w:rPr>
                <w:lang w:val="en-US"/>
              </w:rPr>
            </w:pPr>
            <w:r>
              <w:t xml:space="preserve">Поселения с доминированием </w:t>
            </w:r>
            <w:r>
              <w:rPr>
                <w:lang w:val="en-US"/>
              </w:rPr>
              <w:t>MT</w:t>
            </w:r>
          </w:p>
        </w:tc>
        <w:tc>
          <w:tcPr>
            <w:tcW w:w="1978" w:type="dxa"/>
          </w:tcPr>
          <w:p>
            <w:pPr>
              <w:widowControl w:val="0"/>
              <w:spacing w:after="0" w:line="240" w:lineRule="auto"/>
              <w:jc w:val="both"/>
              <w:rPr>
                <w:lang w:val="en-US"/>
              </w:rPr>
            </w:pPr>
            <w:r>
              <w:t xml:space="preserve">Поселения с доминированием </w:t>
            </w:r>
            <w:r>
              <w:rPr>
                <w:lang w:val="en-US"/>
              </w:rPr>
              <w:t>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vMerge w:val="restart"/>
          </w:tcPr>
          <w:p>
            <w:pPr>
              <w:widowControl w:val="0"/>
              <w:spacing w:after="0" w:line="240" w:lineRule="auto"/>
              <w:jc w:val="center"/>
            </w:pPr>
            <w:r>
              <w:t>Рост</w:t>
            </w:r>
          </w:p>
        </w:tc>
        <w:tc>
          <w:tcPr>
            <w:tcW w:w="2255" w:type="dxa"/>
          </w:tcPr>
          <w:p>
            <w:pPr>
              <w:widowControl w:val="0"/>
              <w:spacing w:after="0" w:line="240" w:lineRule="auto"/>
              <w:jc w:val="center"/>
              <w:rPr>
                <w:lang w:val="en-US"/>
              </w:rPr>
            </w:pPr>
            <w:r>
              <w:rPr>
                <w:lang w:val="en-US"/>
              </w:rPr>
              <w:t>MT</w:t>
            </w:r>
          </w:p>
        </w:tc>
        <w:tc>
          <w:tcPr>
            <w:tcW w:w="2734" w:type="dxa"/>
          </w:tcPr>
          <w:p>
            <w:pPr>
              <w:widowControl w:val="0"/>
              <w:spacing w:after="0" w:line="240" w:lineRule="auto"/>
              <w:jc w:val="left"/>
            </w:pPr>
            <w:r>
              <w:t>Снижен (Эксперимент 1)</w:t>
            </w:r>
          </w:p>
        </w:tc>
        <w:tc>
          <w:tcPr>
            <w:tcW w:w="1978" w:type="dxa"/>
          </w:tcPr>
          <w:p>
            <w:pPr>
              <w:widowControl w:val="0"/>
              <w:spacing w:after="0" w:line="240" w:lineRule="auto"/>
              <w:jc w:val="left"/>
            </w:pPr>
            <w:r>
              <w:t xml:space="preserve">Быстрее, чем у </w:t>
            </w:r>
            <w:r>
              <w:rPr>
                <w:lang w:val="en-US"/>
              </w:rPr>
              <w:t>ME</w:t>
            </w:r>
            <w:r>
              <w:t xml:space="preserve"> (Эксперимент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5" w:hRule="atLeast"/>
        </w:trPr>
        <w:tc>
          <w:tcPr>
            <w:tcW w:w="2377" w:type="dxa"/>
            <w:vMerge w:val="continue"/>
          </w:tcPr>
          <w:p>
            <w:pPr>
              <w:widowControl w:val="0"/>
              <w:spacing w:after="0" w:line="240" w:lineRule="auto"/>
              <w:jc w:val="center"/>
            </w:pPr>
          </w:p>
        </w:tc>
        <w:tc>
          <w:tcPr>
            <w:tcW w:w="2255" w:type="dxa"/>
          </w:tcPr>
          <w:p>
            <w:pPr>
              <w:widowControl w:val="0"/>
              <w:spacing w:after="0" w:line="240" w:lineRule="auto"/>
              <w:jc w:val="center"/>
              <w:rPr>
                <w:lang w:val="en-US"/>
              </w:rPr>
            </w:pPr>
            <w:r>
              <w:rPr>
                <w:lang w:val="en-US"/>
              </w:rPr>
              <w:t>ME</w:t>
            </w:r>
          </w:p>
        </w:tc>
        <w:tc>
          <w:tcPr>
            <w:tcW w:w="2734" w:type="dxa"/>
          </w:tcPr>
          <w:p>
            <w:pPr>
              <w:widowControl w:val="0"/>
              <w:spacing w:after="0" w:line="240" w:lineRule="auto"/>
              <w:jc w:val="left"/>
            </w:pPr>
            <w:r>
              <w:t>Снижен (Эксеримент 2, краткосрочная экспозиция)</w:t>
            </w:r>
          </w:p>
        </w:tc>
        <w:tc>
          <w:tcPr>
            <w:tcW w:w="1978" w:type="dxa"/>
          </w:tcPr>
          <w:p>
            <w:pPr>
              <w:widowControl w:val="0"/>
              <w:spacing w:after="0" w:line="240" w:lineRule="auto"/>
              <w:jc w:val="left"/>
            </w:pPr>
            <w:r>
              <w:t>Быстрее, чем у МТ (Эксперимент 2, краткосрочная экспозиция)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vMerge w:val="restart"/>
          </w:tcPr>
          <w:p>
            <w:pPr>
              <w:widowControl w:val="0"/>
              <w:spacing w:after="0" w:line="240" w:lineRule="auto"/>
              <w:jc w:val="center"/>
            </w:pPr>
            <w:r>
              <w:t>Индекс состояния</w:t>
            </w:r>
          </w:p>
        </w:tc>
        <w:tc>
          <w:tcPr>
            <w:tcW w:w="2255" w:type="dxa"/>
          </w:tcPr>
          <w:p>
            <w:pPr>
              <w:widowControl w:val="0"/>
              <w:spacing w:after="0" w:line="240" w:lineRule="auto"/>
              <w:jc w:val="center"/>
              <w:rPr>
                <w:lang w:val="en-US"/>
              </w:rPr>
            </w:pPr>
            <w:r>
              <w:rPr>
                <w:lang w:val="en-US"/>
              </w:rPr>
              <w:t>MT</w:t>
            </w:r>
          </w:p>
        </w:tc>
        <w:tc>
          <w:tcPr>
            <w:tcW w:w="2734" w:type="dxa"/>
          </w:tcPr>
          <w:p>
            <w:pPr>
              <w:widowControl w:val="0"/>
              <w:spacing w:after="0" w:line="240" w:lineRule="auto"/>
              <w:jc w:val="left"/>
            </w:pPr>
            <w:r>
              <w:t xml:space="preserve">Быстрее, чем у </w:t>
            </w:r>
            <w:r>
              <w:rPr>
                <w:lang w:val="en-US"/>
              </w:rPr>
              <w:t>ME</w:t>
            </w:r>
            <w:r>
              <w:t xml:space="preserve"> (Эксеримент 2, краткосрочная экспозиция)</w:t>
            </w:r>
          </w:p>
        </w:tc>
        <w:tc>
          <w:tcPr>
            <w:tcW w:w="1978" w:type="dxa"/>
          </w:tcPr>
          <w:p>
            <w:pPr>
              <w:widowControl w:val="0"/>
              <w:spacing w:after="0" w:line="24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vMerge w:val="continue"/>
          </w:tcPr>
          <w:p>
            <w:pPr>
              <w:widowControl w:val="0"/>
              <w:spacing w:after="0" w:line="240" w:lineRule="auto"/>
              <w:jc w:val="center"/>
            </w:pPr>
          </w:p>
        </w:tc>
        <w:tc>
          <w:tcPr>
            <w:tcW w:w="2255" w:type="dxa"/>
          </w:tcPr>
          <w:p>
            <w:pPr>
              <w:widowControl w:val="0"/>
              <w:spacing w:after="0" w:line="240" w:lineRule="auto"/>
              <w:jc w:val="center"/>
              <w:rPr>
                <w:lang w:val="en-US"/>
              </w:rPr>
            </w:pPr>
            <w:r>
              <w:rPr>
                <w:lang w:val="en-US"/>
              </w:rPr>
              <w:t>ME</w:t>
            </w:r>
          </w:p>
        </w:tc>
        <w:tc>
          <w:tcPr>
            <w:tcW w:w="2734" w:type="dxa"/>
          </w:tcPr>
          <w:p>
            <w:pPr>
              <w:widowControl w:val="0"/>
              <w:spacing w:after="0" w:line="240" w:lineRule="auto"/>
              <w:jc w:val="left"/>
            </w:pPr>
            <w:r>
              <w:t>Снижен (Эксеримент 2, краткосрочная экспозиция)</w:t>
            </w:r>
          </w:p>
        </w:tc>
        <w:tc>
          <w:tcPr>
            <w:tcW w:w="1978" w:type="dxa"/>
          </w:tcPr>
          <w:p>
            <w:pPr>
              <w:widowControl w:val="0"/>
              <w:spacing w:after="0" w:line="24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vMerge w:val="restart"/>
          </w:tcPr>
          <w:p>
            <w:pPr>
              <w:widowControl w:val="0"/>
              <w:spacing w:after="0" w:line="240" w:lineRule="auto"/>
              <w:jc w:val="center"/>
            </w:pPr>
            <w:r>
              <w:t>Смертность</w:t>
            </w:r>
          </w:p>
        </w:tc>
        <w:tc>
          <w:tcPr>
            <w:tcW w:w="2255" w:type="dxa"/>
          </w:tcPr>
          <w:p>
            <w:pPr>
              <w:widowControl w:val="0"/>
              <w:spacing w:after="0" w:line="240" w:lineRule="auto"/>
              <w:jc w:val="center"/>
              <w:rPr>
                <w:lang w:val="en-US"/>
              </w:rPr>
            </w:pPr>
            <w:r>
              <w:rPr>
                <w:lang w:val="en-US"/>
              </w:rPr>
              <w:t>MT</w:t>
            </w:r>
          </w:p>
        </w:tc>
        <w:tc>
          <w:tcPr>
            <w:tcW w:w="2734" w:type="dxa"/>
          </w:tcPr>
          <w:p>
            <w:pPr>
              <w:widowControl w:val="0"/>
              <w:spacing w:after="0" w:line="240" w:lineRule="auto"/>
              <w:jc w:val="left"/>
            </w:pPr>
            <w:r>
              <w:t>Высокая (Эксперимент 1)</w:t>
            </w:r>
          </w:p>
          <w:p>
            <w:pPr>
              <w:widowControl w:val="0"/>
              <w:spacing w:after="0" w:line="240" w:lineRule="auto"/>
              <w:jc w:val="left"/>
            </w:pPr>
            <w:r>
              <w:t>Высокая (Эксперимент 2, Краткосрочная экспозиция)</w:t>
            </w:r>
          </w:p>
        </w:tc>
        <w:tc>
          <w:tcPr>
            <w:tcW w:w="1978" w:type="dxa"/>
          </w:tcPr>
          <w:p>
            <w:pPr>
              <w:widowControl w:val="0"/>
              <w:spacing w:after="0" w:line="240" w:lineRule="auto"/>
              <w:jc w:val="left"/>
            </w:pPr>
            <w:r>
              <w:t>Не отличается от контроля (Эксперимент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vMerge w:val="continue"/>
          </w:tcPr>
          <w:p>
            <w:pPr>
              <w:widowControl w:val="0"/>
              <w:spacing w:after="0" w:line="240" w:lineRule="auto"/>
              <w:jc w:val="center"/>
            </w:pPr>
          </w:p>
        </w:tc>
        <w:tc>
          <w:tcPr>
            <w:tcW w:w="2255" w:type="dxa"/>
          </w:tcPr>
          <w:p>
            <w:pPr>
              <w:widowControl w:val="0"/>
              <w:spacing w:after="0" w:line="240" w:lineRule="auto"/>
              <w:jc w:val="center"/>
              <w:rPr>
                <w:lang w:val="en-US"/>
              </w:rPr>
            </w:pPr>
            <w:r>
              <w:rPr>
                <w:lang w:val="en-US"/>
              </w:rPr>
              <w:t>ME</w:t>
            </w:r>
          </w:p>
        </w:tc>
        <w:tc>
          <w:tcPr>
            <w:tcW w:w="2734" w:type="dxa"/>
          </w:tcPr>
          <w:p>
            <w:pPr>
              <w:widowControl w:val="0"/>
              <w:spacing w:after="0" w:line="240" w:lineRule="auto"/>
              <w:jc w:val="left"/>
            </w:pPr>
            <w:r>
              <w:t>Высокая (Эксперимент 1)</w:t>
            </w:r>
          </w:p>
        </w:tc>
        <w:tc>
          <w:tcPr>
            <w:tcW w:w="1978" w:type="dxa"/>
          </w:tcPr>
          <w:p>
            <w:pPr>
              <w:widowControl w:val="0"/>
              <w:spacing w:after="0" w:line="240" w:lineRule="auto"/>
              <w:jc w:val="left"/>
            </w:pPr>
            <w:r>
              <w:t>Не отличается от контроля  (Эксперимент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vMerge w:val="restart"/>
          </w:tcPr>
          <w:p>
            <w:pPr>
              <w:widowControl w:val="0"/>
              <w:spacing w:after="0" w:line="240" w:lineRule="auto"/>
              <w:jc w:val="center"/>
            </w:pPr>
            <w:r>
              <w:t>Сила прикрепления биссуса после экспозиции в смешанном поселении</w:t>
            </w:r>
          </w:p>
        </w:tc>
        <w:tc>
          <w:tcPr>
            <w:tcW w:w="2255" w:type="dxa"/>
          </w:tcPr>
          <w:p>
            <w:pPr>
              <w:widowControl w:val="0"/>
              <w:spacing w:after="0" w:line="240" w:lineRule="auto"/>
              <w:jc w:val="center"/>
              <w:rPr>
                <w:lang w:val="en-US"/>
              </w:rPr>
            </w:pPr>
            <w:r>
              <w:rPr>
                <w:lang w:val="en-US"/>
              </w:rPr>
              <w:t>MT</w:t>
            </w:r>
          </w:p>
        </w:tc>
        <w:tc>
          <w:tcPr>
            <w:tcW w:w="2734" w:type="dxa"/>
          </w:tcPr>
          <w:p>
            <w:pPr>
              <w:widowControl w:val="0"/>
              <w:spacing w:after="0" w:line="240" w:lineRule="auto"/>
              <w:jc w:val="left"/>
            </w:pPr>
            <w:r>
              <w:t xml:space="preserve">Выше, чем у </w:t>
            </w:r>
            <w:r>
              <w:rPr>
                <w:lang w:val="en-US"/>
              </w:rPr>
              <w:t>ME</w:t>
            </w:r>
            <w:r>
              <w:t xml:space="preserve"> (Эксперимент 3)</w:t>
            </w:r>
          </w:p>
          <w:p>
            <w:pPr>
              <w:widowControl w:val="0"/>
              <w:spacing w:after="0" w:line="240" w:lineRule="auto"/>
              <w:jc w:val="left"/>
            </w:pPr>
          </w:p>
        </w:tc>
        <w:tc>
          <w:tcPr>
            <w:tcW w:w="1978" w:type="dxa"/>
          </w:tcPr>
          <w:p>
            <w:pPr>
              <w:widowControl w:val="0"/>
              <w:spacing w:after="0" w:line="240" w:lineRule="auto"/>
              <w:jc w:val="left"/>
            </w:pPr>
            <w:r>
              <w:t xml:space="preserve">Не отличается от </w:t>
            </w:r>
            <w:r>
              <w:rPr>
                <w:lang w:val="en-US"/>
              </w:rPr>
              <w:t>ME</w:t>
            </w:r>
          </w:p>
          <w:p>
            <w:pPr>
              <w:widowControl w:val="0"/>
              <w:spacing w:after="0" w:line="240" w:lineRule="auto"/>
              <w:jc w:val="left"/>
            </w:pPr>
            <w:r>
              <w:t>(Эксперимент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vMerge w:val="continue"/>
          </w:tcPr>
          <w:p>
            <w:pPr>
              <w:widowControl w:val="0"/>
              <w:spacing w:after="0" w:line="240" w:lineRule="auto"/>
              <w:jc w:val="both"/>
            </w:pPr>
          </w:p>
        </w:tc>
        <w:tc>
          <w:tcPr>
            <w:tcW w:w="2255" w:type="dxa"/>
          </w:tcPr>
          <w:p>
            <w:pPr>
              <w:widowControl w:val="0"/>
              <w:spacing w:after="0" w:line="240" w:lineRule="auto"/>
              <w:jc w:val="center"/>
              <w:rPr>
                <w:lang w:val="en-US"/>
              </w:rPr>
            </w:pPr>
            <w:r>
              <w:rPr>
                <w:lang w:val="en-US"/>
              </w:rPr>
              <w:t>ME</w:t>
            </w:r>
          </w:p>
        </w:tc>
        <w:tc>
          <w:tcPr>
            <w:tcW w:w="2734" w:type="dxa"/>
          </w:tcPr>
          <w:p>
            <w:pPr>
              <w:widowControl w:val="0"/>
              <w:spacing w:after="0" w:line="240" w:lineRule="auto"/>
              <w:jc w:val="both"/>
            </w:pPr>
            <w:r>
              <w:t xml:space="preserve">Ниже, чем у </w:t>
            </w:r>
            <w:r>
              <w:rPr>
                <w:lang w:val="en-US"/>
              </w:rPr>
              <w:t>MT</w:t>
            </w:r>
            <w:r>
              <w:t xml:space="preserve"> (Эксперимент 3)</w:t>
            </w:r>
          </w:p>
        </w:tc>
        <w:tc>
          <w:tcPr>
            <w:tcW w:w="1978" w:type="dxa"/>
          </w:tcPr>
          <w:p>
            <w:pPr>
              <w:widowControl w:val="0"/>
              <w:spacing w:after="0" w:line="240" w:lineRule="auto"/>
              <w:jc w:val="both"/>
            </w:pPr>
            <w:r>
              <w:t xml:space="preserve">Не отличается от </w:t>
            </w:r>
            <w:r>
              <w:rPr>
                <w:lang w:val="en-US"/>
              </w:rPr>
              <w:t>MT</w:t>
            </w:r>
          </w:p>
          <w:p>
            <w:pPr>
              <w:widowControl w:val="0"/>
              <w:spacing w:after="0" w:line="240" w:lineRule="auto"/>
              <w:jc w:val="both"/>
            </w:pPr>
            <w:r>
              <w:t>(Эксперимент 3)</w:t>
            </w:r>
          </w:p>
        </w:tc>
      </w:tr>
    </w:tbl>
    <w:p>
      <w:pPr>
        <w:spacing w:after="0" w:line="240" w:lineRule="auto"/>
      </w:pPr>
    </w:p>
    <w:p>
      <w:pPr>
        <w:spacing w:after="0" w:line="240" w:lineRule="auto"/>
        <w:ind w:firstLine="708"/>
      </w:pP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Поселения мидий являются высоко конкурентной средой, где основная борьба происходит за пространство, необходимое для обеспечения эффективной фильтрации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{"citationItems":[{"id":"ITEM-1","itemData":{"ISBN":"0852382340","author":[{"dropping-particle":"","family":"Gosling","given":"Elizabeth","non-dropping-particle":"","parse-names":false,"suffix":""}],"id":"ITEM-1","issued":{"date-parts":[["2004"]]},"title":"Bivalve Molluscs","type":"book"},"uris":["http://www.mendeley.com/documents/?uuid=aca7ce6f-25eb-43fa-8cd0-4c038848bb34"]}],"mendeley":{"formattedCitation":"(Gosling, 2004)","plainTextFormattedCitation":"(Gosling, 2004)","previouslyFormattedCitation":"(Gosling, 2004)"},"properties":{"noteIndex":0},"schema":"https://github.com/citation-style-language/schema/raw/master/csl-citation.json"}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(Gosling, 2004)</w:t>
      </w:r>
      <w:r>
        <w:rPr>
          <w:rFonts w:ascii="Times New Roman" w:hAnsi="Times New Roman" w:cs="Times New Roman"/>
          <w:sz w:val="24"/>
          <w:szCs w:val="24"/>
        </w:rPr>
        <w:fldChar w:fldCharType="end"/>
      </w:r>
      <w:r>
        <w:rPr>
          <w:rFonts w:ascii="Times New Roman" w:hAnsi="Times New Roman" w:cs="Times New Roman"/>
          <w:sz w:val="24"/>
          <w:szCs w:val="24"/>
        </w:rPr>
        <w:t xml:space="preserve">. Наши результаты характеризуют плотные поселения МТ как особенно неблагоприятные для обоих видов мидий, о чем свидетельствует повышенная смертность моллюсков в таких поселениях. Смерть мидии в поселении может быть вызвана самыми разнообразными биотическими и абиотическими факторами. Согласно результатам Эксперимента 1, смертность как мелких, так и крупных животных была высокой именно в поселениях МТ. Причем уровень смертности крупных животных не различался между станциями с разным соленостным режимом. Мидии, как и многие другие двустворчатые моллюски, могут довольно продолжительное время выживать в условиях умеренного воздействия стрессирующего фактора. При достаточном количестве энергии, ассимилируемой с пищей, и достаточном уровне аэробного и анаэробного метаболизма (для того, чтобы обеспечить возросшие в условиях стресса затраты) животное может даже сохранять способности к росту и размножению, пока не произойдет адаптация к новым условиям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{"citationItems":[{"id":"ITEM-1","itemData":{"DOI":"10.1016/j.marenvres.2012.04.003","ISBN":"0141-1136","ISSN":"01411136","PMID":"22622075","abstract":"Energy balance is a fundamental requirement of stress adaptation and tolerance. We explore the links between metabolism, energy balance and stress tolerance using aquatic invertebrates as an example and demonstrate that using key parameters of energy balance (aerobic scope for growth, reproduction and activity; tissue energy status; metabolic rate depression; and compensatory onset of anaerobiosis) can assist in integrating the effects of multiple stressors and their interactions and in predicting the whole-organism and population-level consequences of environmental stress. We argue that limitations of both the amount of available energy and the rates of its acquisition and metabolic conversions result in trade-offs between basal maintenance of a stressed organism and energy costs of fitness-related functions such as reproduction, development and growth and can set limit to the tolerance of a broad range of environmental stressors. The degree of stress-induced disturbance of energy balance delineates transition from moderate stress compatible with population persistence (pejus range) to extreme stress where only time-limited existence is possible (pessimum range). It also determines the predominant adaptive strategy of metabolic responses (energy compensation vs. conservation) that allows an organism to survive the disturbance. We propose that energy-related biomarkers can be used to determine the conditions when these metabolic transitions occur and thus predict ecological consequences of stress exposures. Bioenergetic considerations can also provide common denominator for integrating stress responses and predicting tolerance limits under the environmentally realistic scenarios when multiple and often variable stressors act simultaneously on an organism. Determination of bioenergetic sustainability at the organism's level (or lack thereof) has practical implications. It can help identify the habitats and/or conditions where a population can survive (even if at the cost of reduced reproduction and growth) and those that are incapable of supporting viable populations. Such an approach will assist in explaining and predicting the species' distribution limits in the face of the environmental change and informing the conservation efforts and resource management practices. ?? 2012 Elsevier Ltd.","author":[{"dropping-particle":"","family":"Sokolova","given":"Inna M.","non-dropping-particle":"","parse-names":false,"suffix":""},{"dropping-particle":"","family":"Frederich","given":"Markus","non-dropping-particle":"","parse-names":false,"suffix":""},{"dropping-particle":"","family":"Bagwe","given":"Rita","non-dropping-particle":"","parse-names":false,"suffix":""},{"dropping-particle":"","family":"Lannig","given":"Gisela","non-dropping-particle":"","parse-names":false,"suffix":""},{"dropping-particle":"","family":"Sukhotin","given":"Alexey A.","non-dropping-particle":"","parse-names":false,"suffix":""}],"container-title":"Marine Environmental Research","id":"ITEM-1","issued":{"date-parts":[["2012"]]},"page":"1-15","title":"Energy homeostasis as an integrative tool for assessing limits of environmental stress tolerance in aquatic invertebrates","type":"article-journal","volume":"79"},"uris":["http://www.mendeley.com/documents/?uuid=6796f6e9-9ad2-4311-b1c7-11323a358dc0"]}],"mendeley":{"formattedCitation":"(Sokolova et al., 2012)","plainTextFormattedCitation":"(Sokolova et al., 2012)","previouslyFormattedCitation":"(Sokolova et al., 2012)"},"properties":{"noteIndex":0},"schema":"https://github.com/citation-style-language/schema/raw/master/csl-citation.json"}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(Sokolova et al., 2012)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Мелкие мидии в такой конкурентной среде зачастую проигрывают своим более крупным собратьям, ввиду гораздо меньшей способности к фильтрации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{"citationItems":[{"id":"ITEM-1","itemData":{"DOI":"10.1134/S1063074006040079","ISSN":"10630740","abstract":"The pumping activity of the bivalve Mytulus edulus, Hiatella arctica, and solitary ascidian Styela rustica from the White Sea has been studied. The dependence of the pumping activity on the mass and size of animals has been analyzed. It was shown that the mussel is the most active filter-feeder, that the least value of the pumping activity has been registered for H. arctica, and that S. rustica occupies an intermediate position according this index. The results obtained are examined in connection with the competitive relationship of the animals in the fouling community. © Pleiades Publishing, Inc. 2006.","author":[{"dropping-particle":"","family":"Lezin","given":"P. A.","non-dropping-particle":"","parse-names":false,"suffix":""},{"dropping-particle":"","family":"Agat’eva","given":"N. A.","non-dropping-particle":"","parse-names":false,"suffix":""},{"dropping-particle":"V.","family":"Khalaman","given":"V.","non-dropping-particle":"","parse-names":false,"suffix":""}],"container-title":"Russian Journal of Marine Biology","id":"ITEM-1","issue":"4","issued":{"date-parts":[["2006"]]},"page":"245-249","title":"A comparative study of the pumping activity of some fouling animals from the White Sea","type":"article-journal","volume":"32"},"uris":["http://www.mendeley.com/documents/?uuid=df1150d2-e0e6-4d3c-bd5a-617e38a36b00"]}],"mendeley":{"formattedCitation":"(Lezin et al., 2006)","plainTextFormattedCitation":"(Lezin et al., 2006)","previouslyFormattedCitation":"(Lezin et al., 2006)"},"properties":{"noteIndex":0},"schema":"https://github.com/citation-style-language/schema/raw/master/csl-citation.json"}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(Lezin et al., 2006)</w:t>
      </w:r>
      <w:r>
        <w:rPr>
          <w:rFonts w:ascii="Times New Roman" w:hAnsi="Times New Roman" w:cs="Times New Roman"/>
          <w:sz w:val="24"/>
          <w:szCs w:val="24"/>
        </w:rPr>
        <w:fldChar w:fldCharType="end"/>
      </w:r>
      <w:r>
        <w:rPr>
          <w:rFonts w:ascii="Times New Roman" w:hAnsi="Times New Roman" w:cs="Times New Roman"/>
          <w:sz w:val="24"/>
          <w:szCs w:val="24"/>
        </w:rPr>
        <w:t xml:space="preserve">. В полевых Экспериментах 1 и 2 нами было продемонстрировано негативное влияние доминирования МТ на скорость роста мелких мидий в поселении. В Эксперименте 1 нам удалось показать угнетение роста МТ в поселениях, где они доминируют. В Эксперименте 2, который был выполнен годом позже, наоборот, мы продемонстрировали негативный эффект присутствия МТ уже на рост МЕ. </w:t>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На наш взгляд, это не является противоречивым результатом, но скорее двумя </w:t>
      </w:r>
      <w:del w:id="1082" w:author="polyd" w:date="2023-06-15T16:08:59Z">
        <w:r>
          <w:rPr>
            <w:rFonts w:ascii="Times New Roman" w:hAnsi="Times New Roman" w:cs="Times New Roman"/>
            <w:sz w:val="24"/>
            <w:szCs w:val="24"/>
          </w:rPr>
          <w:delText>пазлами</w:delText>
        </w:r>
      </w:del>
      <w:ins w:id="1083" w:author="polyd" w:date="2023-06-15T16:08:59Z">
        <w:r>
          <w:rPr>
            <w:rFonts w:ascii="Times New Roman" w:hAnsi="Times New Roman" w:cs="Times New Roman"/>
            <w:sz w:val="24"/>
            <w:szCs w:val="24"/>
            <w:lang w:val="ru-RU"/>
          </w:rPr>
          <w:t>эл</w:t>
        </w:r>
      </w:ins>
      <w:ins w:id="1084" w:author="polyd" w:date="2023-06-15T16:09:00Z">
        <w:r>
          <w:rPr>
            <w:rFonts w:ascii="Times New Roman" w:hAnsi="Times New Roman" w:cs="Times New Roman"/>
            <w:sz w:val="24"/>
            <w:szCs w:val="24"/>
            <w:lang w:val="ru-RU"/>
          </w:rPr>
          <w:t>емент</w:t>
        </w:r>
      </w:ins>
      <w:ins w:id="1085" w:author="polyd" w:date="2023-06-15T16:09:01Z">
        <w:r>
          <w:rPr>
            <w:rFonts w:ascii="Times New Roman" w:hAnsi="Times New Roman" w:cs="Times New Roman"/>
            <w:sz w:val="24"/>
            <w:szCs w:val="24"/>
            <w:lang w:val="ru-RU"/>
          </w:rPr>
          <w:t>ами</w:t>
        </w:r>
      </w:ins>
      <w:r>
        <w:rPr>
          <w:rFonts w:ascii="Times New Roman" w:hAnsi="Times New Roman" w:cs="Times New Roman"/>
          <w:sz w:val="24"/>
          <w:szCs w:val="24"/>
        </w:rPr>
        <w:t xml:space="preserve"> одной мозаики. В контрольных поселениях (где присутствовали лишь небольшое количество меченых мидий обоих видов, не было выраженного доминирования, и отсутствовал прессинг со стороны крупных моллюсков) животные закономерно демонстрировали высокую скорость роста. Лидерство по скорости роста в таких «мягких» условиях оставалось либо за МТ, либо за МЕ – в зависимости от эксперимента. Например, в Эксперименте 1 контрольные МТ росли гораздо быстрее МЕ, а в эксперименте 2 – наоборот (хотя при долгосрочной экспозиции мидии обоих видов демонстрировали довольно широкий и схожий диапазон прироста раковины). Необходимо отметить, что существующие исследования, в которых сравнивается скорость роста криптических видов мидий, как обычно, немногочисленны и противоречивы. Так, например, при сравнении балтийских и североморских мидий (в исследовании балтийские мидии указаны как МЕ) исследователи приходят к выводу, что на скорость роста влияет только соленость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{"citationItems":[{"id":"ITEM-1","itemData":{"DOI":"10.3354/meps059221","ISSN":"0171-8630","abstract":"Mussels Mytilus edulis L., aged 1 yr, were transplanted from a low saline regime (6 to 7.permill.S, northern Baltic proper) to a high saline regime (20 to 30.permill.S, North Sea). Physiological responses of these mussels, after 1 mo and 1 yr of acclimatisation, were compared to those of native North Sea mussels and allele frequencies for 2 polymorphic loci (Pgi and Pgm) in the populations were scored. Oxygen consumption, ammonia excretion, O/N ratios, and clearances rate of transplanted Baltic mussels approached those of native North Sea mussels, indicating that these metabolic parameters are to a major extent regulated by physiological adaptations to environmental differences between the Baltic and North Seas. However, after 1 yr, significantly higher NH4-N excretion and lower O/N ratios were observed in mussels of Baltic origin. A lower clearance rate and consequently lower scope for growth was observed in Baltic mussels. This may be due to a smaller gill area, resulting from a genetically induced more elongate shell shape, typical for Baltic mussels, that still remained after 1 yr of acclimatisation. The genetic composition in Pgi and Pgm, 2 loci coding for enzymes which are central to the metabolic rate of cellular processes, differed between the native populations, probably due to differential selection, and part of the observed physiological differences between mussels from the 2 seas may be determined by genotypic factors acting directly on metabolic pathways.","author":[{"dropping-particle":"","family":"Tedengren","given":"M","non-dropping-particle":"","parse-names":false,"suffix":""},{"dropping-particle":"","family":"André","given":"C","non-dropping-particle":"","parse-names":false,"suffix":""},{"dropping-particle":"","family":"Johannesson","given":"K","non-dropping-particle":"","parse-names":false,"suffix":""},{"dropping-particle":"","family":"Kautsky","given":"N","non-dropping-particle":"","parse-names":false,"suffix":""}],"container-title":"Marine Ecology Progress Series","id":"ITEM-1","issued":{"date-parts":[["1990"]]},"page":"221-227","title":"Genotypic and phenotypic differences between Baltic and North Sea populations of Mytilus edulis evaluated through reciprocal transplantations","type":"article-journal","volume":"59"},"uris":["http://www.mendeley.com/documents/?uuid=29fe59de-a7d6-493e-bcfb-c48dfad9a8b2"]}],"mendeley":{"formattedCitation":"(Tedengren et al., 1990)","plainTextFormattedCitation":"(Tedengren et al., 1990)","previouslyFormattedCitation":"(Tedengren et al., 1990)"},"properties":{"noteIndex":0},"schema":"https://github.com/citation-style-language/schema/raw/master/csl-citation.json"}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(Tedengren et al., 1990)</w:t>
      </w:r>
      <w:r>
        <w:rPr>
          <w:rFonts w:ascii="Times New Roman" w:hAnsi="Times New Roman" w:cs="Times New Roman"/>
          <w:sz w:val="24"/>
          <w:szCs w:val="24"/>
        </w:rPr>
        <w:fldChar w:fldCharType="end"/>
      </w:r>
      <w:r>
        <w:rPr>
          <w:rFonts w:ascii="Times New Roman" w:hAnsi="Times New Roman" w:cs="Times New Roman"/>
          <w:sz w:val="24"/>
          <w:szCs w:val="24"/>
        </w:rPr>
        <w:t>. А в другом исследовании, где подробно изучается фильтрационная активность, уровень метаболизма и экскреция – которые складываются в итоговую характеристику возможности для роста (</w:t>
      </w:r>
      <w:r>
        <w:rPr>
          <w:rFonts w:ascii="Times New Roman" w:hAnsi="Times New Roman" w:cs="Times New Roman"/>
          <w:sz w:val="24"/>
          <w:szCs w:val="24"/>
          <w:lang w:val="en-US"/>
        </w:rPr>
        <w:t>scope</w:t>
      </w:r>
      <w:r>
        <w:rPr>
          <w:rFonts w:ascii="Times New Roman" w:hAnsi="Times New Roman" w:cs="Times New Roman"/>
          <w:sz w:val="24"/>
          <w:szCs w:val="24"/>
        </w:rPr>
        <w:t xml:space="preserve"> </w:t>
      </w:r>
      <w:r>
        <w:rPr>
          <w:rFonts w:ascii="Times New Roman" w:hAnsi="Times New Roman" w:cs="Times New Roman"/>
          <w:sz w:val="24"/>
          <w:szCs w:val="24"/>
          <w:lang w:val="en-US"/>
        </w:rPr>
        <w:t>for</w:t>
      </w:r>
      <w:r>
        <w:rPr>
          <w:rFonts w:ascii="Times New Roman" w:hAnsi="Times New Roman" w:cs="Times New Roman"/>
          <w:sz w:val="24"/>
          <w:szCs w:val="24"/>
        </w:rPr>
        <w:t xml:space="preserve"> </w:t>
      </w:r>
      <w:r>
        <w:rPr>
          <w:rFonts w:ascii="Times New Roman" w:hAnsi="Times New Roman" w:cs="Times New Roman"/>
          <w:sz w:val="24"/>
          <w:szCs w:val="24"/>
          <w:lang w:val="en-US"/>
        </w:rPr>
        <w:t>growth</w:t>
      </w:r>
      <w:r>
        <w:rPr>
          <w:rFonts w:ascii="Times New Roman" w:hAnsi="Times New Roman" w:cs="Times New Roman"/>
          <w:sz w:val="24"/>
          <w:szCs w:val="24"/>
        </w:rPr>
        <w:t xml:space="preserve">) – исследователи приходят к выводу, что именно МЕ потенциально обладает самой высокой скоростью роста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{"citationItems":[{"id":"ITEM-1","itemData":{"DOI":"10.1007/s00442-012-2486-6","author":[{"dropping-particle":"","family":"Fly","given":"Elizabeth K","non-dropping-particle":"","parse-names":false,"suffix":""},{"dropping-particle":"","family":"Hilbish","given":"Thomas J","non-dropping-particle":"","parse-names":false,"suffix":""}],"container-title":"Oecologia","id":"ITEM-1","issued":{"date-parts":[["2012"]]},"title":"Physiological energetics and biogeographic range limits of three congeneric mussel species","type":"article-journal"},"uris":["http://www.mendeley.com/documents/?uuid=5c133716-dee8-426b-b80f-9d089a9d5fe7"]}],"mendeley":{"formattedCitation":"(Fly &amp; Hilbish, 2012)","plainTextFormattedCitation":"(Fly &amp; Hilbish, 2012)","previouslyFormattedCitation":"(Fly &amp; Hilbish, 2012)"},"properties":{"noteIndex":0},"schema":"https://github.com/citation-style-language/schema/raw/master/csl-citation.json"}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(Fly &amp; Hilbish, 2012)</w:t>
      </w:r>
      <w:r>
        <w:rPr>
          <w:rFonts w:ascii="Times New Roman" w:hAnsi="Times New Roman" w:cs="Times New Roman"/>
          <w:sz w:val="24"/>
          <w:szCs w:val="24"/>
        </w:rPr>
        <w:fldChar w:fldCharType="end"/>
      </w:r>
      <w:r>
        <w:rPr>
          <w:rFonts w:ascii="Times New Roman" w:hAnsi="Times New Roman" w:cs="Times New Roman"/>
          <w:sz w:val="24"/>
          <w:szCs w:val="24"/>
        </w:rPr>
        <w:t>. Таким образом, к сожалению, из наших результатов невозможно указать н</w:t>
      </w:r>
      <w:ins w:id="1086" w:author="polyd" w:date="2023-06-15T16:10:04Z">
        <w:r>
          <w:rPr>
            <w:rFonts w:ascii="Times New Roman" w:hAnsi="Times New Roman" w:cs="Times New Roman"/>
            <w:sz w:val="24"/>
            <w:szCs w:val="24"/>
            <w:lang w:val="ru-RU"/>
          </w:rPr>
          <w:t>а</w:t>
        </w:r>
      </w:ins>
      <w:ins w:id="1087" w:author="polyd" w:date="2023-06-15T16:10:07Z">
        <w:r>
          <w:rPr>
            <w:rFonts w:hint="default" w:ascii="Times New Roman" w:hAnsi="Times New Roman" w:cs="Times New Roman"/>
            <w:sz w:val="24"/>
            <w:szCs w:val="24"/>
            <w:lang w:val="ru-RU"/>
          </w:rPr>
          <w:t xml:space="preserve"> </w:t>
        </w:r>
      </w:ins>
      <w:ins w:id="1088" w:author="polyd" w:date="2023-06-15T16:10:08Z">
        <w:r>
          <w:rPr>
            <w:rFonts w:hint="default" w:ascii="Times New Roman" w:hAnsi="Times New Roman" w:cs="Times New Roman"/>
            <w:sz w:val="24"/>
            <w:szCs w:val="24"/>
            <w:lang w:val="ru-RU"/>
          </w:rPr>
          <w:t>одно</w:t>
        </w:r>
      </w:ins>
      <w:ins w:id="1089" w:author="polyd" w:date="2023-06-15T16:10:09Z">
        <w:r>
          <w:rPr>
            <w:rFonts w:hint="default" w:ascii="Times New Roman" w:hAnsi="Times New Roman" w:cs="Times New Roman"/>
            <w:sz w:val="24"/>
            <w:szCs w:val="24"/>
            <w:lang w:val="ru-RU"/>
          </w:rPr>
          <w:t>значн</w:t>
        </w:r>
      </w:ins>
      <w:ins w:id="1090" w:author="polyd" w:date="2023-06-15T16:10:10Z">
        <w:r>
          <w:rPr>
            <w:rFonts w:hint="default" w:ascii="Times New Roman" w:hAnsi="Times New Roman" w:cs="Times New Roman"/>
            <w:sz w:val="24"/>
            <w:szCs w:val="24"/>
            <w:lang w:val="ru-RU"/>
          </w:rPr>
          <w:t>ые</w:t>
        </w:r>
      </w:ins>
      <w:r>
        <w:rPr>
          <w:rFonts w:ascii="Times New Roman" w:hAnsi="Times New Roman" w:cs="Times New Roman"/>
          <w:sz w:val="24"/>
          <w:szCs w:val="24"/>
        </w:rPr>
        <w:t xml:space="preserve"> межвидовые различия в скорости роста. А различия в скорости роста между экспериментами, вероятно, связаны с некими другими, неучтенными нами факторами. </w:t>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Для нас оказалось неожиданным, что мидии из восьмимесячной экспозиции (долгосрочная часть Эксперимента 2) продемонстрировали прирост раковины даже меньший, чем мидии из трехмесячной экспозиции. При том, что смертность при долгосрочной экспозиции в плотных поселениях всех типов была практических одинаковой и сопоставима со смертностью в краткосрочной части эксперимента. Такой результат мы склонны интерпретировать следующим образом: в долгосрочной экспозиции на момент, когда наступает активная фаза роста у мидий (она связана с появлением в воде большого количества планктона и приходится на май-июнь), в экспериментальных поселениях уже погибли наиболее быстрорастущие и метаболически активные мидии. Интенсивность аэробного метаболизма во многом определяет не только устойчивость мидий к стрессирующим факторам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{"citationItems":[{"id":"ITEM-1","itemData":{"DOI":"10.1016/j.marenvres.2012.04.003","ISBN":"0141-1136","ISSN":"01411136","PMID":"22622075","abstract":"Energy balance is a fundamental requirement of stress adaptation and tolerance. We explore the links between metabolism, energy balance and stress tolerance using aquatic invertebrates as an example and demonstrate that using key parameters of energy balance (aerobic scope for growth, reproduction and activity; tissue energy status; metabolic rate depression; and compensatory onset of anaerobiosis) can assist in integrating the effects of multiple stressors and their interactions and in predicting the whole-organism and population-level consequences of environmental stress. We argue that limitations of both the amount of available energy and the rates of its acquisition and metabolic conversions result in trade-offs between basal maintenance of a stressed organism and energy costs of fitness-related functions such as reproduction, development and growth and can set limit to the tolerance of a broad range of environmental stressors. The degree of stress-induced disturbance of energy balance delineates transition from moderate stress compatible with population persistence (pejus range) to extreme stress where only time-limited existence is possible (pessimum range). It also determines the predominant adaptive strategy of metabolic responses (energy compensation vs. conservation) that allows an organism to survive the disturbance. We propose that energy-related biomarkers can be used to determine the conditions when these metabolic transitions occur and thus predict ecological consequences of stress exposures. Bioenergetic considerations can also provide common denominator for integrating stress responses and predicting tolerance limits under the environmentally realistic scenarios when multiple and often variable stressors act simultaneously on an organism. Determination of bioenergetic sustainability at the organism's level (or lack thereof) has practical implications. It can help identify the habitats and/or conditions where a population can survive (even if at the cost of reduced reproduction and growth) and those that are incapable of supporting viable populations. Such an approach will assist in explaining and predicting the species' distribution limits in the face of the environmental change and informing the conservation efforts and resource management practices. ?? 2012 Elsevier Ltd.","author":[{"dropping-particle":"","family":"Sokolova","given":"Inna M.","non-dropping-particle":"","parse-names":false,"suffix":""},{"dropping-particle":"","family":"Frederich","given":"Markus","non-dropping-particle":"","parse-names":false,"suffix":""},{"dropping-particle":"","family":"Bagwe","given":"Rita","non-dropping-particle":"","parse-names":false,"suffix":""},{"dropping-particle":"","family":"Lannig","given":"Gisela","non-dropping-particle":"","parse-names":false,"suffix":""},{"dropping-particle":"","family":"Sukhotin","given":"Alexey A.","non-dropping-particle":"","parse-names":false,"suffix":""}],"container-title":"Marine Environmental Research","id":"ITEM-1","issued":{"date-parts":[["2012"]]},"page":"1-15","title":"Energy homeostasis as an integrative tool for assessing limits of environmental stress tolerance in aquatic invertebrates","type":"article-journal","volume":"79"},"uris":["http://www.mendeley.com/documents/?uuid=6796f6e9-9ad2-4311-b1c7-11323a358dc0"]},{"id":"ITEM-2","itemData":{"DOI":"10.1242/jeb.071357","ISSN":"0022-0949","abstract":"Marine organisms such as bivalves that live in estuarine and coastal zones are exposed to multiple stressors that include periodic anoxia, temperature fluctuations and pollution, all of which can strongly affect energy metabolism. In this study, we used top-down control and elasticity analyses to determine the interactive effects of these stressors on mitochondria in an intertidal bivalve, the eastern oyster Crassostrea virginica. Oysters were acclimated at 20C for 30 days in the absence or presence of 50μg L(-1) cadmium (Cd) in seawater (control and Cd-exposed oysters, respectively) and then subjected to a long-term anoxia (6 days at &lt;1% O(2) in seawater) followed by the normoxic recovery. Respiration, membrane potential (Δψ) and Δψ-dependent kinetics of three major mitochondrial subsystems (substrate oxidation, proton leak and phosphorylation) were determined at 20 and 30C in mitochondria from oysters exposed to normoxia, 6 days of anoxia and 1 hour of post-anoxic recovery. Mitochondria of control oysters endured prolonged anoxia and subsequent reoxygenation stress without deterioration in their ATP synthesizing capacity or without strong depolarization, reflecting resilience of the metabolic machinery of this intertidal organism. Despite the shut-down of anaerobic metabolism in anoxia, the Δψ-dependent flux capacity of the substrate oxidation and phosphorylation subsystems was significantly elevated in mitochondria from anoxic oysters, likely reflecting an anticipatory response to reoxygenation. During the post-anoxic recovery, oyster mitochondria maintained elevated flux capacity through the substrate oxidation subsystem, while the Δψ-dependent flux through the phosphorylation subsystem returned to the basal levels. Post-anoxic reoxygenation also led to a strong increase in proton conductance of oyster mitochondria. These changes in mitochondrial properties can confer resistance to anoxia-reoxygenation stress by maintaining high aerobic capacity and ATP synthesis rates and alleviating production of reactive oxygen species (ROS). Exposure to environmental stressors such as Cd and elevated temperatures abolished the putative adaptive responses of the substrate oxidation and phosphorylation subsystems and strongly enhanced proton leak in mitochondria of oysters subjected to anoxia/reoxygenation stress. Exposure to Cd or elevated temperatures also resulted in redistribution of control over mitochondrial respiration. This in turn led to an increased degr…","author":[{"dropping-particle":"V.","family":"Ivanina","given":"A.","non-dropping-particle":"","parse-names":false,"suffix":""},{"dropping-particle":"","family":"Kurochkin","given":"I. O.","non-dropping-particle":"","parse-names":false,"suffix":""},{"dropping-particle":"","family":"Leamy","given":"L.","non-dropping-particle":"","parse-names":false,"suffix":""},{"dropping-particle":"","family":"Sokolova","given":"I. M.","non-dropping-particle":"","parse-names":false,"suffix":""}],"container-title":"Journal of Experimental Biology","id":"ITEM-2","issue":"18","issued":{"date-parts":[["2012"]]},"page":"3142-3154","title":"Effects of temperature and cadmium exposure on the mitochondria of oysters (Crassostrea virginica) exposed to hypoxia and subsequent reoxygenation","type":"article-journal","volume":"215"},"uris":["http://www.mendeley.com/documents/?uuid=15efe35e-b5a4-46e6-9b98-5f8c2c366584"]}],"mendeley":{"formattedCitation":"(Ivanina et al., 2012; Sokolova et al., 2012)","plainTextFormattedCitation":"(Ivanina et al., 2012; Sokolova et al., 2012)","previouslyFormattedCitation":"(Ivanina et al., 2012; Sokolova et al., 2012)"},"properties":{"noteIndex":0},"schema":"https://github.com/citation-style-language/schema/raw/master/csl-citation.json"}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(Ivanina et al., 2012; Sokolova et al., 2012)</w:t>
      </w:r>
      <w:r>
        <w:rPr>
          <w:rFonts w:ascii="Times New Roman" w:hAnsi="Times New Roman" w:cs="Times New Roman"/>
          <w:sz w:val="24"/>
          <w:szCs w:val="24"/>
        </w:rPr>
        <w:fldChar w:fldCharType="end"/>
      </w:r>
      <w:r>
        <w:rPr>
          <w:rFonts w:ascii="Times New Roman" w:hAnsi="Times New Roman" w:cs="Times New Roman"/>
          <w:sz w:val="24"/>
          <w:szCs w:val="24"/>
        </w:rPr>
        <w:t xml:space="preserve">, но и скорость их роста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{"citationItems":[{"id":"ITEM-1","itemData":{"DOI":"10.1242/jeb.226332","ISSN":"14779145","PMID":"32527963","abstract":"Allometric decline of mass-specific metabolic rate with increasing body size in organisms is a well-documented phenomenon. Despite a long history of research, the mechanistic causes of metabolic scaling with body size remain under debate. Some hypotheses suggest that intrinsic factors such as allometry of cellular and mitochondrial metabolism may contribute to the organismal-level metabolic scaling. The aim of our present study was to determine the metabolic allometry at the mitochondrial level using a continually growing marine ectotherm, the mussel Mytilus edulis, as a model. Mussels from a single cohort that considerably differed in body size were selected, implying faster growth in the larger specimens. We determined the body mass-dependent scaling of the mitochondrial proton leak respiration, respiration in the presence of ADP indicative of the oxidative phosphorylation (OXPHOS), and maximum activity of the mitochondrial electron transport system (ETS) and cytochrome c oxidase (COX). Respiration was measured at normal (15°C), and elevated (27°C) temperatures. The results demonstrated a pronounced allometric increase in both proton leak respiration and OXPHOS activity of mussel mitochondria. Mussels with faster growth (larger body size) showed an increase in OXPHOS rate, proton leak respiration rate, and ETS and COX activity (indicating an overall improved mitochondrial performance) and higher respiratory control ratio (indicating better mitochondrial coupling and potentially lower costs of mitochondrial maintenance at the same OXPHOS capacity) compared with slower growing (smaller) individuals. Our data show that the metabolic allometry at the organismal level cannot be directly explained by mitochondrial functioning.","author":[{"dropping-particle":"","family":"Sukhotin","given":"Alexey","non-dropping-particle":"","parse-names":false,"suffix":""},{"dropping-particle":"","family":"Kovalev","given":"Anton","non-dropping-particle":"","parse-names":false,"suffix":""},{"dropping-particle":"","family":"Sokolov","given":"Eugene","non-dropping-particle":"","parse-names":false,"suffix":""},{"dropping-particle":"","family":"Sokolova","given":"Inna M.","non-dropping-particle":"","parse-names":false,"suffix":""}],"container-title":"The Journal of experimental biology","id":"ITEM-1","issue":"13","issued":{"date-parts":[["2020"]]},"title":"Mitochondrial performance of a continually growing marine bivalve, Mytilus edulis, depends on body size","type":"article-journal","volume":"223"},"uris":["http://www.mendeley.com/documents/?uuid=6c6e6805-fb10-4ba0-a623-368dbbb94dcb"]}],"mendeley":{"formattedCitation":"(A. Sukhotin et al., 2020)","plainTextFormattedCitation":"(A. Sukhotin et al., 2020)","previouslyFormattedCitation":"(A. Sukhotin et al., 2020)"},"properties":{"noteIndex":0},"schema":"https://github.com/citation-style-language/schema/raw/master/csl-citation.json"}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w:t>
      </w:r>
      <w:r>
        <w:rPr>
          <w:rFonts w:ascii="Times New Roman" w:hAnsi="Times New Roman" w:cs="Times New Roman"/>
          <w:sz w:val="24"/>
          <w:szCs w:val="24"/>
          <w:highlight w:val="yellow"/>
          <w:rPrChange w:id="1091" w:author="polyd" w:date="2023-06-15T16:11:17Z">
            <w:rPr>
              <w:rFonts w:ascii="Times New Roman" w:hAnsi="Times New Roman" w:cs="Times New Roman"/>
              <w:sz w:val="24"/>
              <w:szCs w:val="24"/>
            </w:rPr>
          </w:rPrChange>
        </w:rPr>
        <w:t>A. Sukhotin et al., 2020</w:t>
      </w:r>
      <w:r>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Моллюски, обладающие высокой интенсивностью аэробного метаболизма, гораздо быстрее растут, лучше справляются со стрессом, но и обладают большими потребностями в энергии, ассимилируемой с пищей. Напротив, моллюски с низкой скоростью аэробного метаболизма и низкой скоростью роста избирают чаще консервативные стратегии противостояния стрессу и обладают более эффективными механизмами анаэробного метаболизма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{"citationItems":[{"id":"ITEM-1","itemData":{"author":[{"dropping-particle":"","family":"Ковалев","given":"А. А.","non-dropping-particle":"","parse-names":false,"suffix":""}],"id":"ITEM-1","issued":{"date-parts":[["2019"]]},"number-of-pages":"1-51","publisher":"Санкт-Петербургский Государственный Университет","title":"Метаболическая аллометрия у мидий Mytilus edulis L. при тепловом стрессе","type":"thesis"},"uris":["http://www.mendeley.com/documents/?uuid=f4c0b728-8f2f-451e-bd26-ee57bccdaede"]}],"mendeley":{"formattedCitation":"(Ковалев, 2019)","plainTextFormattedCitation":"(Ковалев, 2019)","previouslyFormattedCitation":"(Ковалев, 2019)"},"properties":{"noteIndex":0},"schema":"https://github.com/citation-style-language/schema/raw/master/csl-citation.json"}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(Ковалев, 2019)</w:t>
      </w:r>
      <w:r>
        <w:rPr>
          <w:rFonts w:ascii="Times New Roman" w:hAnsi="Times New Roman" w:cs="Times New Roman"/>
          <w:sz w:val="24"/>
          <w:szCs w:val="24"/>
        </w:rPr>
        <w:fldChar w:fldCharType="end"/>
      </w:r>
      <w:r>
        <w:rPr>
          <w:rFonts w:ascii="Times New Roman" w:hAnsi="Times New Roman" w:cs="Times New Roman"/>
          <w:sz w:val="24"/>
          <w:szCs w:val="24"/>
        </w:rPr>
        <w:t xml:space="preserve">. Таким образом, мы предполагаем, что общая тугорослость мидий, находившихся в долгосрочной экспозиции Эксперимента 2 (эксперимент был начат в январе) объясняется тем, что в поселениях уже погибли все быстрорастущие мидии. А смертность, которую мы наблюдаем в «летней» экспозиции – это начало упадка мидий с высокой скоростью аэробного метаболизма.  </w:t>
      </w:r>
    </w:p>
    <w:p>
      <w:pPr>
        <w:spacing w:after="0" w:line="240" w:lineRule="auto"/>
        <w:ind w:firstLine="708"/>
      </w:pPr>
      <w:r>
        <w:tab/>
      </w:r>
    </w:p>
    <w:p>
      <w:pPr>
        <w:spacing w:after="0" w:line="360" w:lineRule="auto"/>
        <w:jc w:val="both"/>
        <w:rPr>
          <w:del w:id="1092" w:author="polyd" w:date="2023-06-15T16:12:24Z"/>
          <w:rFonts w:ascii="Times New Roman" w:hAnsi="Times New Roman" w:cs="Times New Roman"/>
          <w:sz w:val="24"/>
          <w:szCs w:val="24"/>
        </w:rPr>
      </w:pPr>
      <w:r>
        <w:tab/>
      </w:r>
      <w:r>
        <w:rPr>
          <w:rFonts w:ascii="Times New Roman" w:hAnsi="Times New Roman" w:cs="Times New Roman"/>
          <w:sz w:val="24"/>
          <w:szCs w:val="24"/>
        </w:rPr>
        <w:t xml:space="preserve">Мидии рассматриваются как инженеры экосистем и благодаря своей способности к агрегации могут создавать уникальные сообщества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{"citationItems":[{"id":"ITEM-1","itemData":{"DOI":"10.1034/j.1600-0706.2003.12322.x","ISSN":"00301299","abstract":"Mollusk shells are abundant, persistent, ubiquitous physical structures in aquatic habitats. Using an ecosystem engineering perspective, we identify general roles of mollusk shell production in aquatic ecosystems. Shells are substrata for attachment of epibionts, provide refuges from predation, physical or physiological stress, and control transport of solutes and particles in the benthic environment. Changes in availability of these resources caused by shell production have important consequences for other organisms. Colonization of shelled habitat depends on individual shell traits and spatial arrangement of shells, which determine access of organisms to resources and the degree to which biotic or abiotic forces are modulated. Shell production will increase species richness at the landscape level if shells create resources that are not otherwise available and species are present that use these resources. Changes in the availability of resources caused by shells and the resulting effects on other organisms have both positive and negative feedbacks to these engineers. Positive feedbacks appear to be most frequently mediated by changes in resource availability, whereas negative feedbacks appear to be most frequently mediated by organisms. Given the diversity of species that depend upon resources controlled by shells and rapid changes in global shell production that are occurring due to human activities, we suggest that shell producers should not be neglected as a targets of conservation, restoration and habitat management.","author":[{"dropping-particle":"","family":"Gutiérrez","given":"Jorge L.","non-dropping-particle":"","parse-names":false,"suffix":""},{"dropping-particle":"","family":"Jones","given":"Clive G.","non-dropping-particle":"","parse-names":false,"suffix":""},{"dropping-particle":"","family":"Strayer","given":"David L.","non-dropping-particle":"","parse-names":false,"suffix":""},{"dropping-particle":"","family":"Iribarne","given":"Oscar O.","non-dropping-particle":"","parse-names":false,"suffix":""}],"container-title":"Oikos","id":"ITEM-1","issue":"1","issued":{"date-parts":[["2003"]]},"page":"79-90","title":"Mollusks as ecosystem engineers: The role of shell production in aquatic habitats","type":"article-journal","volume":"101"},"uris":["http://www.mendeley.com/documents/?uuid=cf190299-f711-4dd2-977e-19bae9e15fbe"]}],"mendeley":{"formattedCitation":"(Gutiérrez et al., 2003)","plainTextFormattedCitation":"(Gutiérrez et al., 2003)","previouslyFormattedCitation":"(Gutiérrez et al., 2003)"},"properties":{"noteIndex":0},"schema":"https://github.com/citation-style-language/schema/raw/master/csl-citation.json"}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(Gutiérrez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В зависимости от богатства сообщества, ассоциированного с поселением мидий, такое поселение может предоставлять условия для других видов морских беспозвоночных, которые в обычных условиях бентосного сообщества встречаются редко или отсутствуют вовсе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{"citationItems":[{"id":"ITEM-1","itemData":{"DOI":"10.1007/s10152-008-0139-2","ISSN":"1438387X","abstract":"Dense beds of mussels of the family Mytilidae occur worldwide on soft-bottoms in cold and warm temperate coastal waters and have usually been considered hot spots of biodiversity. We examined intertidal mussel beds at four distant locations around the globe with the same sampling method, to find out whether this \"hot spot\" designation holds universally. We studied species assemblages within the matrices of byssally interconnected mussels engineered by Mytilus edulis in the North Sea, by mixed Perumytilus purpuratus and Mytilus chilensis at the southern Chilean coast, by Musculista senhousia in the Yellow Sea and by Xenostrobus inconstans at the coast of southern Australia. In all cases, species assemblages inside mussel beds were significantly different from those outside with many species being restricted to one habitat type. However, species richness and diversity were not generally higher in mussel beds than in ambient sediments without mussels. In the North Sea (M. edulis) and at the Chilean coast (P. purpuratus, M. chilensis), mussel beds have markedly higher species numbers and diversities than surrounding sediments, but this was not the case for mussel beds in Australia (X. inconstans) and the Yellow Sea (M. senhousia) where numbers of associated species were only slightly higher and somewhat lower than in adjacent sediments, respectively. In conclusion, although soft bottom mytilid mussels generally enhance habitat heterogeneity and species diversity at the ecosystem level, mussel beds themselves are not universal centres of biodiversity, but the effects on associated species are site specific. © Springer-Verlag and AWI 2008.","author":[{"dropping-particle":"","family":"Buschbaum","given":"Christian","non-dropping-particle":"","parse-names":false,"suffix":""},{"dropping-particle":"","family":"Dittmann","given":"Sabine","non-dropping-particle":"","parse-names":false,"suffix":""},{"dropping-particle":"","family":"Hong","given":"Jae Sang","non-dropping-particle":"","parse-names":false,"suffix":""},{"dropping-particle":"","family":"Hwang","given":"In Seo","non-dropping-particle":"","parse-names":false,"suffix":""},{"dropping-particle":"","family":"Strasser","given":"Matthias","non-dropping-particle":"","parse-names":false,"suffix":""},{"dropping-particle":"","family":"Thiel","given":"Martin","non-dropping-particle":"","parse-names":false,"suffix":""},{"dropping-particle":"","family":"Valdivia","given":"Nelson","non-dropping-particle":"","parse-names":false,"suffix":""},{"dropping-particle":"","family":"Yoon","given":"San Pil","non-dropping-particle":"","parse-names":false,"suffix":""},{"dropping-particle":"","family":"Reise","given":"Karsten","non-dropping-particle":"","parse-names":false,"suffix":""}],"container-title":"Helgoland Marine Research","id":"ITEM-1","issue":"1","issued":{"date-parts":[["2009"]]},"page":"47-58","title":"Mytilid mussels: Global habitat engineers in coastal sediments","type":"article-journal","volume":"63"},"uris":["http://www.mendeley.com/documents/?uuid=97a5f164-3560-4f8d-9512-842a55798c20"]}],"mendeley":{"formattedCitation":"(Buschbaum et al., 2009)","plainTextFormattedCitation":"(Buschbaum et al., 2009)","previouslyFormattedCitation":"(Buschbaum et al., 2009)"},"properties":{"noteIndex":0},"schema":"https://github.com/citation-style-language/schema/raw/master/csl-citation.json"}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(Buschbaum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Исследования различий в паттерне агрегации МТ и МЕ практически отсутствуют в литературе. В исследовании, которое нам удалось найти, авторы указывают, что МТ (собранные на побережье Канады) не склонны ни к внутривидовой, ни к межвидовой агрегации, в то время как МЕ – меняют характер своей агрегации в зависимости от присутствия другого вида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10.1111/j.1439-0485.2011.00446.x","author":[{"dropping-particle":"","family":"Liu","given":"Guangxu","non-dropping-particle":"","parse-names":false,"suffix":""},{"dropping-particle":"","family":"Stapleton","given":"Erin","non-dropping-particle":"","parse-names":false,"suffix":""},{"dropping-particle":"","family":"Innes","given":"David","non-dropping-particle":"","parse-names":false,"suffix":""},{"dropping-particle":"","family":"Thompson","given":"Raymond","non-dropping-particle":"","parse-names":false,"suffix":""}],"container-title":"Marine Ecology","id":"ITEM-1","issued":{"date-parts":[["2011"]]},"page":"480-487","title":"Aggregational behavior of the blue mussels Mytilus edulis and Mytilus trossulus : a potential pre-zygotic reproductive isolation mechanism","type":"article-journal","volume":"32"},"uris":["http://www.mendeley.com/documents/?uuid=bb5504bd-a73a-4df9-8ed5-98013d5026e6"]}],"mendeley":{"formattedCitation":"(Liu et al., 2011)","plainTextFormattedCitation":"(Liu et al., 2011)","previouslyFormattedCitation":"(Liu et al., 2011)"},"properties":{"noteIndex":0},"schema":"https://github.com/citation-style-language/schema/raw/master/csl-citation.json"}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(Liu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pPr>
        <w:spacing w:after="0" w:line="360" w:lineRule="auto"/>
        <w:jc w:val="both"/>
        <w:rPr>
          <w:ins w:id="1093" w:author="polyd" w:date="2023-06-15T16:12:25Z"/>
          <w:rFonts w:ascii="Times New Roman" w:hAnsi="Times New Roman" w:cs="Times New Roman"/>
          <w:sz w:val="24"/>
          <w:szCs w:val="24"/>
        </w:rPr>
      </w:pPr>
    </w:p>
    <w:p>
      <w:pPr>
        <w:spacing w:after="0" w:line="360" w:lineRule="auto"/>
        <w:ind w:firstLine="708"/>
        <w:jc w:val="both"/>
        <w:rPr>
          <w:rFonts w:ascii="Times New Roman" w:hAnsi="Times New Roman" w:cs="Times New Roman"/>
          <w:sz w:val="24"/>
          <w:szCs w:val="24"/>
        </w:rPr>
        <w:pPrChange w:id="1094" w:author="polyd" w:date="2023-06-15T16:12:26Z">
          <w:pPr>
            <w:spacing w:after="0" w:line="360" w:lineRule="auto"/>
            <w:jc w:val="both"/>
          </w:pPr>
        </w:pPrChange>
      </w:pPr>
      <w:r>
        <w:rPr>
          <w:rFonts w:ascii="Times New Roman" w:hAnsi="Times New Roman" w:cs="Times New Roman"/>
          <w:sz w:val="24"/>
          <w:szCs w:val="24"/>
        </w:rPr>
        <w:t xml:space="preserve">Ключевым фактором в образовании агрегаций мидий является нити биссуса, которыми моллюски прикрепляются как к субстрату, так и друг к другу. В связи с этим мы сосредоточили наше внимание на изучении харктера биссусообразования у мидий двух видов.  </w:t>
      </w:r>
    </w:p>
    <w:p>
      <w:pPr>
        <w:spacing w:after="0" w:line="360" w:lineRule="auto"/>
        <w:ind w:firstLine="708"/>
        <w:jc w:val="both"/>
        <w:rPr>
          <w:rFonts w:ascii="Times New Roman" w:hAnsi="Times New Roman" w:cs="Times New Roman"/>
          <w:strike/>
          <w:sz w:val="24"/>
          <w:szCs w:val="24"/>
        </w:rPr>
      </w:pPr>
      <w:r>
        <w:rPr>
          <w:rFonts w:ascii="Times New Roman" w:hAnsi="Times New Roman" w:cs="Times New Roman"/>
          <w:sz w:val="24"/>
          <w:szCs w:val="24"/>
        </w:rPr>
        <w:t xml:space="preserve">По нашим наблюдениям, поселения МТ и МЕ даже визуально довольно сильно отличаются по степени агрегации мидий в них. В поселениях МТ агрегации мидий включают лишь небольшое количество особей.  Однако мидии этого вида очень прочно прикрепляются к субстрату, включая в свои агрегации любые тверде предметы (раковины мидий, обрывки фукоидов, гравий). Разделение таких агрегаций требует значительных усилий. Скопления </w:t>
      </w:r>
      <w:r>
        <w:rPr>
          <w:rFonts w:ascii="Times New Roman" w:hAnsi="Times New Roman" w:cs="Times New Roman"/>
          <w:sz w:val="24"/>
          <w:szCs w:val="24"/>
          <w:lang w:val="en-US"/>
        </w:rPr>
        <w:t>ME</w:t>
      </w:r>
      <w:r>
        <w:rPr>
          <w:rFonts w:ascii="Times New Roman" w:hAnsi="Times New Roman" w:cs="Times New Roman"/>
          <w:sz w:val="24"/>
          <w:szCs w:val="24"/>
        </w:rPr>
        <w:t xml:space="preserve"> напротив всегда многочисленны (в пределе</w:t>
      </w:r>
      <w:ins w:id="1095" w:author="polyd" w:date="2023-06-15T16:13:14Z">
        <w:r>
          <w:rPr>
            <w:rFonts w:hint="default" w:ascii="Times New Roman" w:hAnsi="Times New Roman" w:cs="Times New Roman"/>
            <w:sz w:val="24"/>
            <w:szCs w:val="24"/>
            <w:lang w:val="ru-RU"/>
          </w:rPr>
          <w:t xml:space="preserve"> -</w:t>
        </w:r>
      </w:ins>
      <w:r>
        <w:rPr>
          <w:rFonts w:ascii="Times New Roman" w:hAnsi="Times New Roman" w:cs="Times New Roman"/>
          <w:sz w:val="24"/>
          <w:szCs w:val="24"/>
        </w:rPr>
        <w:t xml:space="preserve"> огромные мидиевые банки). Однако сила, с которой моллюски прикрепляются друг к другу невелика. Такие агрегации всегда легко разделяются. </w:t>
      </w:r>
      <w:del w:id="1096" w:author="polyd" w:date="2023-06-15T16:13:24Z">
        <w:r>
          <w:rPr>
            <w:rFonts w:ascii="Times New Roman" w:hAnsi="Times New Roman" w:cs="Times New Roman"/>
            <w:strike/>
            <w:sz w:val="24"/>
            <w:szCs w:val="24"/>
          </w:rPr>
          <w:delText xml:space="preserve"> </w:delText>
        </w:r>
      </w:del>
      <w:del w:id="1097" w:author="polyd" w:date="2023-06-15T16:13:23Z">
        <w:r>
          <w:rPr>
            <w:rFonts w:ascii="Times New Roman" w:hAnsi="Times New Roman" w:cs="Times New Roman"/>
            <w:strike/>
            <w:sz w:val="24"/>
            <w:szCs w:val="24"/>
          </w:rPr>
          <w:delText xml:space="preserve"> </w:delText>
        </w:r>
      </w:del>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Результаты наших экспериментов наглядно показали, что МТ и МЕ статистически значимо отличаются друг от друга силой прикрепления к субстрату и количеством образуемых биссусных нитей. </w:t>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краткосрочном Эксперименте 3, где экспозиция составила всего 14 дней, мы зарегистрировали различия в изменении силы прикрепления в зависимости от таксономического состава. В поселениях, где доминировали МЕ, различия в силе прикрепления между мидиями двух видов были небольшими, но они усиливались в поселениях, где доминировали МТ. Причем, МТ в зависимости от типа поселения не сильно меняли силу своего прикрепления, тогда как МЕ снижали её в поселениях с доминированием МТ. Одновременно с этим, мы не зарегистрировали изменений в количестве образуемых мидиями обоих видов биссусных бляшек с изменением таксономического состава поселения (хотя у МТ их было больше во всех типах поселений). Таким образом, результаты позволяют нам говорить о том, что, вероятно, количество биссусных нитей не менялось ни у одного, ни у другого вида мидий в разных поселениях. А различия в абсолютной силе прикрепления обусловлены не изменением числа нитей, а, скорее, изменением их прочности. </w:t>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Биссус является органическим продуктом биссусной железы и состоит, преимущественно, из коллагена, задубливающих веществ (фенольной природы) и мукополисахаридов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{"citationItems":[{"id":"ITEM-1","itemData":{"author":[{"dropping-particle":"","family":"Smeathers","given":"J E","non-dropping-particle":"","parse-names":false,"suffix":""},{"dropping-particle":"V","family":"Vincent","given":"J F","non-dropping-particle":"","parse-names":false,"suffix":""}],"id":"ITEM-1","issued":{"date-parts":[["1979"]]},"page":"219-230","title":"MECHANICAL PROPERTIES OF MUSSEL BYSSUS THREADS • stem root in byssus gland rings attaching","type":"article-journal"},"uris":["http://www.mendeley.com/documents/?uuid=529ebc1e-cf9f-47a4-8a8f-5ace5a517df5"]},{"id":"ITEM-2","itemData":{"DOI":"10.1002/jmor.1051490205","author":[{"dropping-particle":"","family":"Tamarin","given":"Arnold","non-dropping-particle":"","parse-names":false,"suffix":""},{"dropping-particle":"","family":"Lewis","given":"Patricia","non-dropping-particle":"","parse-names":false,"suffix":""},{"dropping-particle":"","family":"Askey","given":"Joan","non-dropping-particle":"","parse-names":false,"suffix":""}],"container-title":"Journal of Morphology","id":"ITEM-2","issue":"2","issued":{"date-parts":[["1976"]]},"page":"199-221","title":"The Structure and Formation of the Byssus Attachment Plaque in Mytilus","type":"article-journal","volume":"149"},"uris":["http://www.mendeley.com/documents/?uuid=e7c95286-8b5a-408d-963e-3dcac4e95ffc"]}],"mendeley":{"formattedCitation":"(Smeathers &amp; Vincent, 1979; Tamarin et al., 1976)","plainTextFormattedCitation":"(Smeathers &amp; Vincent, 1979; Tamarin et al., 1976)","previouslyFormattedCitation":"(Smeathers &amp; Vincent, 1979; Tamarin et al., 1976)"},"properties":{"noteIndex":0},"schema":"https://github.com/citation-style-language/schema/raw/master/csl-citation.json"}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(Smeathers &amp; Vincent, 1979; Tamarin et al., 1976)</w:t>
      </w:r>
      <w:r>
        <w:rPr>
          <w:rFonts w:ascii="Times New Roman" w:hAnsi="Times New Roman" w:cs="Times New Roman"/>
          <w:sz w:val="24"/>
          <w:szCs w:val="24"/>
        </w:rPr>
        <w:fldChar w:fldCharType="end"/>
      </w:r>
      <w:r>
        <w:rPr>
          <w:rFonts w:ascii="Times New Roman" w:hAnsi="Times New Roman" w:cs="Times New Roman"/>
          <w:sz w:val="24"/>
          <w:szCs w:val="24"/>
        </w:rPr>
        <w:t xml:space="preserve">. Экскреция органических веществ (и особенно белков и пептидов) является энергетически очень затратным процессом. Согласно литературе, мидии могут вкладывать в образование биссуса от 2-3% (в нормальных условиях) до 47% (в условиях, когда биссус необходимо синтезировать регулярно на постоянной основе)  своего энергетического бюджета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{"citationItems":[{"id":"ITEM-1","itemData":{"DOI":"10.1111/1365-2435.13788","ISSN":"13652435","abstract":"The biomechanics of specialized mechanical structures produced by organisms provides crucial fitness advantages. The energetic cost associated with producing these structural materials and the resulting energetic trade-off with growth, however, is rarely quantified. We integrate resource allocation to structural material production with an energetic framework by combining an experimental manipulation with an energetic model. Mytilid bivalves produce byssus, a network of collagen-like threads that tethers individuals to hard substrate. We hypothesized that a manipulation that induces the production of more byssal threads would result in increased energetic cost and decreased growth of the species Mytilus trossulus. In month-long field experiments in spring and autumn, we severed byssal threads across a range of frequencies (never, weekly, daily), and measured shell and tissue growth. We then quantified the costs associated with the production of byssal threads using a Scope for Growth model. We found that byssal thread removal increased byssal thread production and decreased growth. The cost calculated per byssal thread was similar in the spring and autumn (~1 J/thread), but energy budget calculations differed by season, and depended on thread quantity and seasonal differences in assumptions of metabolic costs. This work demonstrates that the cost of producing a structural material has a substantial effect on mussel energetic state. The energetic cost of producing byssal threads was 2%–8% percent of the energy budget in control groups that had low byssal thread production, and increased six to 11-fold (up to 47%) in mussels induced to produce threads daily. We propose that characterizing the trade-off between the cost of biomaterial production and growth has implications for understanding the role of trade-offs in adaptive evolution, and improved natural resource management and conservation practices. A free Plain Language Summary can be found within the Supporting Information of this article.","author":[{"dropping-particle":"","family":"Roberts","given":"Emily A.","non-dropping-particle":"","parse-names":false,"suffix":""},{"dropping-particle":"","family":"Newcomb","given":"Laura A.","non-dropping-particle":"","parse-names":false,"suffix":""},{"dropping-particle":"","family":"McCartha","given":"Michelle M.","non-dropping-particle":"","parse-names":false,"suffix":""},{"dropping-particle":"","family":"Harrington","given":"Katie J.","non-dropping-particle":"","parse-names":false,"suffix":""},{"dropping-particle":"","family":"LaFramboise","given":"Sam A.","non-dropping-particle":"","parse-names":false,"suffix":""},{"dropping-particle":"","family":"Carrington","given":"Emily","non-dropping-particle":"","parse-names":false,"suffix":""},{"dropping-particle":"","family":"Sebens","given":"Kenneth P.","non-dropping-particle":"","parse-names":false,"suffix":""}],"container-title":"Functional Ecology","id":"ITEM-1","issue":"6","issued":{"date-parts":[["2021"]]},"page":"1222-1239","title":"Resource allocation to a structural biomaterial: Induced production of byssal threads decreases growth of a marine mussel","type":"article-journal","volume":"35"},"uris":["http://www.mendeley.com/documents/?uuid=2f927771-7541-4ad0-9e9c-3b385e690b41"]}],"mendeley":{"formattedCitation":"(Roberts et al., 2021)","plainTextFormattedCitation":"(Roberts et al., 2021)","previouslyFormattedCitation":"(Roberts et al., 2021)"},"properties":{"noteIndex":0},"schema":"https://github.com/citation-style-language/schema/raw/master/csl-citation.json"}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(Roberts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Повышение энергетических инвестиций в образование биссуса сопровождается снижением скорости роста и уменьшением репродуктивного вклада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{"citationItems":[{"id":"ITEM-1","itemData":{"DOI":"10.1111/1365-2435.13788","ISSN":"13652435","abstract":"The biomechanics of specialized mechanical structures produced by organisms provides crucial fitness advantages. The energetic cost associated with producing these structural materials and the resulting energetic trade-off with growth, however, is rarely quantified. We integrate resource allocation to structural material production with an energetic framework by combining an experimental manipulation with an energetic model. Mytilid bivalves produce byssus, a network of collagen-like threads that tethers individuals to hard substrate. We hypothesized that a manipulation that induces the production of more byssal threads would result in increased energetic cost and decreased growth of the species Mytilus trossulus. In month-long field experiments in spring and autumn, we severed byssal threads across a range of frequencies (never, weekly, daily), and measured shell and tissue growth. We then quantified the costs associated with the production of byssal threads using a Scope for Growth model. We found that byssal thread removal increased byssal thread production and decreased growth. The cost calculated per byssal thread was similar in the spring and autumn (~1 J/thread), but energy budget calculations differed by season, and depended on thread quantity and seasonal differences in assumptions of metabolic costs. This work demonstrates that the cost of producing a structural material has a substantial effect on mussel energetic state. The energetic cost of producing byssal threads was 2%–8% percent of the energy budget in control groups that had low byssal thread production, and increased six to 11-fold (up to 47%) in mussels induced to produce threads daily. We propose that characterizing the trade-off between the cost of biomaterial production and growth has implications for understanding the role of trade-offs in adaptive evolution, and improved natural resource management and conservation practices. A free Plain Language Summary can be found within the Supporting Information of this article.","author":[{"dropping-particle":"","family":"Roberts","given":"Emily A.","non-dropping-particle":"","parse-names":false,"suffix":""},{"dropping-particle":"","family":"Newcomb","given":"Laura A.","non-dropping-particle":"","parse-names":false,"suffix":""},{"dropping-particle":"","family":"McCartha","given":"Michelle M.","non-dropping-particle":"","parse-names":false,"suffix":""},{"dropping-particle":"","family":"Harrington","given":"Katie J.","non-dropping-particle":"","parse-names":false,"suffix":""},{"dropping-particle":"","family":"LaFramboise","given":"Sam A.","non-dropping-particle":"","parse-names":false,"suffix":""},{"dropping-particle":"","family":"Carrington","given":"Emily","non-dropping-particle":"","parse-names":false,"suffix":""},{"dropping-particle":"","family":"Sebens","given":"Kenneth P.","non-dropping-particle":"","parse-names":false,"suffix":""}],"container-title":"Functional Ecology","id":"ITEM-1","issue":"6","issued":{"date-parts":[["2021"]]},"page":"1222-1239","title":"Resource allocation to a structural biomaterial: Induced production of byssal threads decreases growth of a marine mussel","type":"article-journal","volume":"35"},"uris":["http://www.mendeley.com/documents/?uuid=2f927771-7541-4ad0-9e9c-3b385e690b41"]},{"id":"ITEM-2","itemData":{"DOI":"10.1002/ece3.4004","ISSN":"20457758","abstract":"Changing environments have the potential to alter the fitness of organisms through effects on components of fitness such as energy acquisition, metabolic cost, growth rate, survivorship, and reproductive output. Organisms, on the other hand, can alter aspects of their physiology and life histories through phenotypic plasticity as well as through genetic change in populations (selection). Researchers examining the effects of environmental variables frequently concentrate on individual components of fitness, although methods exist to combine these into a population level estimate of average fitness, as the per capita rate of population growth for a set of identical individuals with a particular set of traits. Recent advances in energetic modeling have provided excellent data on energy intake and costs leading to growth, reproduction, and other life-history parameters; these in turn have consequences for survivorship at all life-history stages, and thus for fitness. Components of fitness alone (performance measures) are useful in determining organism response to changing conditions, but are often not good predictors of fitness; they can differ in both form and magnitude, as demonstrated in our model. Here, we combine an energetics model for growth and allocation with a matrix model that calculates population growth rate for a group of individuals with a particular set of traits. We use intertidal mussels as an example, because data exist for some of the important energetic and life-history parameters, and because there is a hypothesized energetic trade-off between byssus production (affecting survivorship), and energy used for growth and reproduction. The model shows exactly how strong this trade-off is in terms of overall fitness, and it illustrates conditions where fitness components are good predictors of actual fitness, and cases where they are not. In addition, the model is used to examine the effects of environmental change on this trade-off and on both fitness and on individual fitness components.","author":[{"dropping-particle":"","family":"Sebens","given":"Kenneth P.","non-dropping-particle":"","parse-names":false,"suffix":""},{"dropping-particle":"","family":"Sarà","given":"Gianluca","non-dropping-particle":"","parse-names":false,"suffix":""},{"dropping-particle":"","family":"Carrington","given":"Emily","non-dropping-particle":"","parse-names":false,"suffix":""}],"container-title":"Ecology and Evolution","id":"ITEM-2","issue":"11","issued":{"date-parts":[["2018"]]},"page":"5279-5290","title":"Estimation of fitness from energetics and life-history data: An example using mussels","type":"article-journal","volume":"8"},"uris":["http://www.mendeley.com/documents/?uuid=94dc7320-0381-4d8d-a4de-c5e1345c05ba"]}],"mendeley":{"formattedCitation":"(Roberts et al., 2021; Sebens et al., 2018)","plainTextFormattedCitation":"(Roberts et al., 2021; Sebens et al., 2018)","previouslyFormattedCitation":"(Roberts et al., 2021; Sebens et al., 2018)"},"properties":{"noteIndex":0},"schema":"https://github.com/citation-style-language/schema/raw/master/csl-citation.json"}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(Roberts et al., 2021; Sebens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И, напротив, во время нереста у мидий наблюдается снижение силы прикрепления к субстрату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{"citationItems":[{"id":"ITEM-1","itemData":{"DOI":"10.3354/ab00041","author":[{"dropping-particle":"","family":"Lachance","given":"A A","non-dropping-particle":"","parse-names":false,"suffix":""},{"dropping-particle":"","family":"Myrand","given":"B","non-dropping-particle":"","parse-names":false,"suffix":""},{"dropping-particle":"","family":"Tremblay","given":"R","non-dropping-particle":"","parse-names":false,"suffix":""},{"dropping-particle":"","family":"Koutitonsky","given":"V","non-dropping-particle":"","parse-names":false,"suffix":""},{"dropping-particle":"","family":"Carrington","given":"E","non-dropping-particle":"","parse-names":false,"suffix":""}],"container-title":"Aquatic Biology","id":"ITEM-1","issue":"June","issued":{"date-parts":[["2008"]]},"page":"119-129","title":"Biotic and abiotic factors influencing attachment strength of blue mussels Mytilus edulis in suspended culture","type":"article-journal","volume":"2"},"uris":["http://www.mendeley.com/documents/?uuid=c58e86a2-e828-41e0-ba0f-c4c392065425"]}],"mendeley":{"formattedCitation":"(Lachance et al., 2008)","plainTextFormattedCitation":"(Lachance et al., 2008)","previouslyFormattedCitation":"(Lachance et al., 2008)"},"properties":{"noteIndex":0},"schema":"https://github.com/citation-style-language/schema/raw/master/csl-citation.json"}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(Lachance et al., 2008)</w:t>
      </w:r>
      <w:r>
        <w:rPr>
          <w:rFonts w:ascii="Times New Roman" w:hAnsi="Times New Roman" w:cs="Times New Roman"/>
          <w:sz w:val="24"/>
          <w:szCs w:val="24"/>
        </w:rPr>
        <w:fldChar w:fldCharType="end"/>
      </w:r>
      <w:r>
        <w:rPr>
          <w:rFonts w:ascii="Times New Roman" w:hAnsi="Times New Roman" w:cs="Times New Roman"/>
          <w:sz w:val="24"/>
          <w:szCs w:val="24"/>
        </w:rPr>
        <w:t xml:space="preserve">. Предположительно, при условии поступления большого количества энергии, ассимилируемой с пищей, энергетический бюджет животного приобретает большую пластичность, тогда как в условиях недостатка пищи выгоды аллокации энергетических запасов в синтез биссуса становятся уже не так очевидны. </w:t>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То, что беломорские МТ выделяют больше биссуса практически в любых условиях – на наш взгляд, бесспорно. В поселениях, где они доминируют, обилие биссуса, вероятно, нарушает гидродинамические условия и ограничивает свободное движение мидий (нацеленное на приобретение выгодной для фильтрации пространственной ориентации). Таким образом, в плотных поселениях МТ часть животных попадает в неблагоприятные конкурентные условия и лишена возможности к эффективной фильтрации и попросту голодает. Мы предполагаем, что изменение силы прикрепления МТ и МЕ в условиях доминирования МТ могут быть связаны с разными «приоритетами» в аллокации энергетических запасов мидий. Возможно, МЕ в условиях недостатка пищи снижают энергетические инвестиции в синтез биссуса, тогда как МТ – по-прежнему в полной мере инвестируют в биссус (хотя, вероятно, не без снижения своих возможностей роста). </w:t>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Такой вывод может косвенно подтверждаться тем, что при измерении силы прикрепления биссуса у мидий из долгосрочной экспозиции Эксперимента 2 – мы не наблюдаем эффекта поселения. Поскольку на конец экспозиции животные в поселениях уже проживали в условиях разреженной плотности (значительная часть особей обеих видов погибла), они не испытывали такой острой конкуренции за пищу. И, следовательно, всем мидиям хватило энергетических ресурсов на «нормальную» экскрецию биссуса. Впрочем, если принимать во внимание наше предположение о том, что в долгосрочной экспозиции остались только тугорослые мидии, то сравнивать результаты Эксперимента 2 и Эксперимента 3 не совсем корректно, и для этого необходимо учитывать такие характеристики мидий как интенсивность их аэробного и анаэробного метаболизма. </w:t>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Если это предположение верно, то пониженная продукция биссуса у </w:t>
      </w:r>
      <w:r>
        <w:rPr>
          <w:rFonts w:ascii="Times New Roman" w:hAnsi="Times New Roman" w:cs="Times New Roman"/>
          <w:sz w:val="24"/>
          <w:szCs w:val="24"/>
          <w:lang w:val="en-US"/>
        </w:rPr>
        <w:t>ME</w:t>
      </w:r>
      <w:r>
        <w:rPr>
          <w:rFonts w:ascii="Times New Roman" w:hAnsi="Times New Roman" w:cs="Times New Roman"/>
          <w:sz w:val="24"/>
          <w:szCs w:val="24"/>
        </w:rPr>
        <w:t xml:space="preserve"> после экспонирования в поселениях </w:t>
      </w:r>
      <w:r>
        <w:rPr>
          <w:rFonts w:ascii="Times New Roman" w:hAnsi="Times New Roman" w:cs="Times New Roman"/>
          <w:sz w:val="24"/>
          <w:szCs w:val="24"/>
          <w:lang w:val="en-US"/>
        </w:rPr>
        <w:t>MT</w:t>
      </w:r>
      <w:r>
        <w:rPr>
          <w:rFonts w:ascii="Times New Roman" w:hAnsi="Times New Roman" w:cs="Times New Roman"/>
          <w:sz w:val="24"/>
          <w:szCs w:val="24"/>
        </w:rPr>
        <w:t xml:space="preserve"> может являться результатом снижения уровня благосостояния первого вида. Это позволяет рассматривать </w:t>
      </w:r>
      <w:r>
        <w:rPr>
          <w:rFonts w:ascii="Times New Roman" w:hAnsi="Times New Roman" w:cs="Times New Roman"/>
          <w:sz w:val="24"/>
          <w:szCs w:val="24"/>
          <w:lang w:val="en-US"/>
        </w:rPr>
        <w:t>M</w:t>
      </w:r>
      <w:del w:id="1098" w:author="polyd" w:date="2023-06-15T16:16:51Z">
        <w:r>
          <w:rPr>
            <w:rFonts w:ascii="Times New Roman" w:hAnsi="Times New Roman" w:cs="Times New Roman"/>
            <w:sz w:val="24"/>
            <w:szCs w:val="24"/>
            <w:lang w:val="en-US"/>
          </w:rPr>
          <w:delText>T</w:delText>
        </w:r>
      </w:del>
      <w:ins w:id="1099" w:author="polyd" w:date="2023-06-15T16:16:53Z">
        <w:r>
          <w:rPr>
            <w:rFonts w:hint="default" w:ascii="Times New Roman" w:hAnsi="Times New Roman" w:cs="Times New Roman"/>
            <w:sz w:val="24"/>
            <w:szCs w:val="24"/>
            <w:lang w:val="en-US"/>
          </w:rPr>
          <w:t>E</w:t>
        </w:r>
      </w:ins>
      <w:r>
        <w:rPr>
          <w:rFonts w:ascii="Times New Roman" w:hAnsi="Times New Roman" w:cs="Times New Roman"/>
          <w:sz w:val="24"/>
          <w:szCs w:val="24"/>
        </w:rPr>
        <w:t xml:space="preserve"> как более слабого конкурента.  В пользу проигрыша </w:t>
      </w:r>
      <w:r>
        <w:rPr>
          <w:rFonts w:ascii="Times New Roman" w:hAnsi="Times New Roman" w:cs="Times New Roman"/>
          <w:sz w:val="24"/>
          <w:szCs w:val="24"/>
          <w:lang w:val="en-US"/>
        </w:rPr>
        <w:t>ME</w:t>
      </w:r>
      <w:r>
        <w:rPr>
          <w:rFonts w:ascii="Times New Roman" w:hAnsi="Times New Roman" w:cs="Times New Roman"/>
          <w:sz w:val="24"/>
          <w:szCs w:val="24"/>
        </w:rPr>
        <w:t xml:space="preserve"> говорит и снижение скорости роста этого вида в поселениях с доминированием </w:t>
      </w:r>
      <w:r>
        <w:rPr>
          <w:rFonts w:ascii="Times New Roman" w:hAnsi="Times New Roman" w:cs="Times New Roman"/>
          <w:sz w:val="24"/>
          <w:szCs w:val="24"/>
          <w:lang w:val="en-US"/>
        </w:rPr>
        <w:t>MT</w:t>
      </w:r>
      <w:r>
        <w:rPr>
          <w:rFonts w:ascii="Times New Roman" w:hAnsi="Times New Roman" w:cs="Times New Roman"/>
          <w:sz w:val="24"/>
          <w:szCs w:val="24"/>
        </w:rPr>
        <w:t xml:space="preserve"> и снижение индекса состояния. Однако агрессивная среда, создаваемая </w:t>
      </w:r>
      <w:r>
        <w:rPr>
          <w:rFonts w:ascii="Times New Roman" w:hAnsi="Times New Roman" w:cs="Times New Roman"/>
          <w:sz w:val="24"/>
          <w:szCs w:val="24"/>
          <w:lang w:val="en-US"/>
        </w:rPr>
        <w:t>MT</w:t>
      </w:r>
      <w:r>
        <w:rPr>
          <w:rFonts w:ascii="Times New Roman" w:hAnsi="Times New Roman" w:cs="Times New Roman"/>
          <w:sz w:val="24"/>
          <w:szCs w:val="24"/>
        </w:rPr>
        <w:t xml:space="preserve"> в их плотных скоплениях, где все моллюски оказ</w:t>
      </w:r>
      <w:del w:id="1100" w:author="polyd" w:date="2023-06-15T16:17:13Z">
        <w:r>
          <w:rPr>
            <w:rFonts w:ascii="Times New Roman" w:hAnsi="Times New Roman" w:cs="Times New Roman"/>
            <w:sz w:val="24"/>
            <w:szCs w:val="24"/>
          </w:rPr>
          <w:delText>ц</w:delText>
        </w:r>
      </w:del>
      <w:r>
        <w:rPr>
          <w:rFonts w:ascii="Times New Roman" w:hAnsi="Times New Roman" w:cs="Times New Roman"/>
          <w:sz w:val="24"/>
          <w:szCs w:val="24"/>
        </w:rPr>
        <w:t xml:space="preserve">ываются «замурованными» в прочные сплетения биссуса, вероятно, оказывается неблагоприятной и для самих </w:t>
      </w:r>
      <w:r>
        <w:rPr>
          <w:rFonts w:ascii="Times New Roman" w:hAnsi="Times New Roman" w:cs="Times New Roman"/>
          <w:sz w:val="24"/>
          <w:szCs w:val="24"/>
          <w:lang w:val="en-US"/>
        </w:rPr>
        <w:t>MT</w:t>
      </w:r>
      <w:r>
        <w:rPr>
          <w:rFonts w:ascii="Times New Roman" w:hAnsi="Times New Roman" w:cs="Times New Roman"/>
          <w:sz w:val="24"/>
          <w:szCs w:val="24"/>
        </w:rPr>
        <w:t>, у которых зарегистрирована более высокая смертность в поселениях, где доминируют их конспецифики (было также отмечено и снижение скорости роста в Эксперименте 1).</w:t>
      </w:r>
    </w:p>
    <w:p>
      <w:pPr>
        <w:spacing w:after="0" w:line="240" w:lineRule="auto"/>
      </w:pPr>
    </w:p>
    <w:p>
      <w:pPr>
        <w:spacing w:after="0" w:line="240" w:lineRule="auto"/>
      </w:pPr>
    </w:p>
    <w:p>
      <w:pPr>
        <w:rPr>
          <w:b/>
        </w:rPr>
      </w:pPr>
      <w:r>
        <w:rPr>
          <w:b/>
        </w:rPr>
        <w:t xml:space="preserve">Влияние солености, как абиотического фактора. </w:t>
      </w:r>
    </w:p>
    <w:p>
      <w:pPr>
        <w:spacing w:after="0" w:line="240" w:lineRule="auto"/>
      </w:pPr>
      <w:commentRangeStart w:id="28"/>
      <w:r>
        <w:t>Таблица 6. Экофизиологические эффекты, выявленные в градиенте солености</w:t>
      </w:r>
      <w:commentRangeEnd w:id="28"/>
      <w:r>
        <w:commentReference w:id="28"/>
      </w:r>
    </w:p>
    <w:p>
      <w:pPr>
        <w:spacing w:after="0" w:line="240" w:lineRule="auto"/>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1"/>
        <w:gridCol w:w="1159"/>
        <w:gridCol w:w="3464"/>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1" w:type="dxa"/>
          </w:tcPr>
          <w:p>
            <w:pPr>
              <w:widowControl w:val="0"/>
              <w:spacing w:after="0" w:line="240" w:lineRule="auto"/>
              <w:jc w:val="both"/>
            </w:pPr>
            <w:r>
              <w:t>Экофизиологический показатель</w:t>
            </w:r>
          </w:p>
        </w:tc>
        <w:tc>
          <w:tcPr>
            <w:tcW w:w="1159" w:type="dxa"/>
          </w:tcPr>
          <w:p>
            <w:pPr>
              <w:widowControl w:val="0"/>
              <w:spacing w:after="0" w:line="240" w:lineRule="auto"/>
              <w:jc w:val="both"/>
            </w:pPr>
            <w:r>
              <w:t>Вид</w:t>
            </w:r>
          </w:p>
        </w:tc>
        <w:tc>
          <w:tcPr>
            <w:tcW w:w="3464" w:type="dxa"/>
          </w:tcPr>
          <w:p>
            <w:pPr>
              <w:widowControl w:val="0"/>
              <w:spacing w:after="0" w:line="240" w:lineRule="auto"/>
              <w:jc w:val="both"/>
            </w:pPr>
            <w:r>
              <w:t>Высокая соленость</w:t>
            </w:r>
          </w:p>
        </w:tc>
        <w:tc>
          <w:tcPr>
            <w:tcW w:w="2340" w:type="dxa"/>
          </w:tcPr>
          <w:p>
            <w:pPr>
              <w:widowControl w:val="0"/>
              <w:spacing w:after="0" w:line="240" w:lineRule="auto"/>
              <w:jc w:val="both"/>
            </w:pPr>
            <w:r>
              <w:t>Низкая соленость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1" w:type="dxa"/>
            <w:vMerge w:val="restart"/>
          </w:tcPr>
          <w:p>
            <w:pPr>
              <w:widowControl w:val="0"/>
              <w:spacing w:after="0" w:line="240" w:lineRule="auto"/>
              <w:jc w:val="both"/>
            </w:pPr>
            <w:r>
              <w:t>Рост</w:t>
            </w:r>
          </w:p>
        </w:tc>
        <w:tc>
          <w:tcPr>
            <w:tcW w:w="1159" w:type="dxa"/>
          </w:tcPr>
          <w:p>
            <w:pPr>
              <w:widowControl w:val="0"/>
              <w:spacing w:after="0" w:line="240" w:lineRule="auto"/>
              <w:jc w:val="both"/>
              <w:rPr>
                <w:lang w:val="en-US"/>
              </w:rPr>
            </w:pPr>
            <w:r>
              <w:rPr>
                <w:lang w:val="en-US"/>
              </w:rPr>
              <w:t>MT</w:t>
            </w:r>
          </w:p>
        </w:tc>
        <w:tc>
          <w:tcPr>
            <w:tcW w:w="3464" w:type="dxa"/>
          </w:tcPr>
          <w:p>
            <w:pPr>
              <w:widowControl w:val="0"/>
              <w:spacing w:after="0" w:line="240" w:lineRule="auto"/>
              <w:jc w:val="both"/>
            </w:pPr>
          </w:p>
        </w:tc>
        <w:tc>
          <w:tcPr>
            <w:tcW w:w="2340" w:type="dxa"/>
          </w:tcPr>
          <w:p>
            <w:pPr>
              <w:widowControl w:val="0"/>
              <w:spacing w:after="0" w:line="240" w:lineRule="auto"/>
              <w:jc w:val="both"/>
            </w:pPr>
            <w:r>
              <w:t>Снижен (Эксперимент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1" w:type="dxa"/>
            <w:vMerge w:val="continue"/>
          </w:tcPr>
          <w:p>
            <w:pPr>
              <w:widowControl w:val="0"/>
              <w:spacing w:after="0" w:line="240" w:lineRule="auto"/>
              <w:jc w:val="both"/>
            </w:pPr>
          </w:p>
        </w:tc>
        <w:tc>
          <w:tcPr>
            <w:tcW w:w="1159" w:type="dxa"/>
          </w:tcPr>
          <w:p>
            <w:pPr>
              <w:widowControl w:val="0"/>
              <w:spacing w:after="0" w:line="240" w:lineRule="auto"/>
              <w:jc w:val="both"/>
              <w:rPr>
                <w:lang w:val="en-US"/>
              </w:rPr>
            </w:pPr>
            <w:r>
              <w:rPr>
                <w:lang w:val="en-US"/>
              </w:rPr>
              <w:t>ME</w:t>
            </w:r>
          </w:p>
        </w:tc>
        <w:tc>
          <w:tcPr>
            <w:tcW w:w="3464" w:type="dxa"/>
          </w:tcPr>
          <w:p>
            <w:pPr>
              <w:widowControl w:val="0"/>
              <w:spacing w:after="0" w:line="240" w:lineRule="auto"/>
              <w:jc w:val="both"/>
            </w:pPr>
          </w:p>
        </w:tc>
        <w:tc>
          <w:tcPr>
            <w:tcW w:w="2340" w:type="dxa"/>
          </w:tcPr>
          <w:p>
            <w:pPr>
              <w:widowControl w:val="0"/>
              <w:spacing w:after="0" w:line="240" w:lineRule="auto"/>
              <w:jc w:val="both"/>
            </w:pPr>
            <w:r>
              <w:t>Снижен (Эксперимент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1" w:type="dxa"/>
            <w:vMerge w:val="restart"/>
          </w:tcPr>
          <w:p>
            <w:pPr>
              <w:widowControl w:val="0"/>
              <w:spacing w:after="0" w:line="240" w:lineRule="auto"/>
              <w:jc w:val="both"/>
            </w:pPr>
            <w:r>
              <w:t>Сила прикрепления биссуса</w:t>
            </w:r>
          </w:p>
        </w:tc>
        <w:tc>
          <w:tcPr>
            <w:tcW w:w="1159" w:type="dxa"/>
          </w:tcPr>
          <w:p>
            <w:pPr>
              <w:widowControl w:val="0"/>
              <w:spacing w:after="0" w:line="240" w:lineRule="auto"/>
              <w:jc w:val="both"/>
              <w:rPr>
                <w:lang w:val="en-US"/>
              </w:rPr>
            </w:pPr>
            <w:r>
              <w:rPr>
                <w:lang w:val="en-US"/>
              </w:rPr>
              <w:t>MT</w:t>
            </w:r>
          </w:p>
        </w:tc>
        <w:tc>
          <w:tcPr>
            <w:tcW w:w="3464" w:type="dxa"/>
          </w:tcPr>
          <w:p>
            <w:pPr>
              <w:widowControl w:val="0"/>
              <w:spacing w:after="0" w:line="240" w:lineRule="auto"/>
              <w:jc w:val="both"/>
            </w:pPr>
            <w:r>
              <w:t xml:space="preserve">Не отличается от </w:t>
            </w:r>
            <w:r>
              <w:rPr>
                <w:lang w:val="en-US"/>
              </w:rPr>
              <w:t>ME</w:t>
            </w:r>
            <w:r>
              <w:t xml:space="preserve"> (Эксперимент 4)</w:t>
            </w:r>
          </w:p>
        </w:tc>
        <w:tc>
          <w:tcPr>
            <w:tcW w:w="2340" w:type="dxa"/>
          </w:tcPr>
          <w:p>
            <w:pPr>
              <w:widowControl w:val="0"/>
              <w:spacing w:after="0" w:line="240" w:lineRule="auto"/>
              <w:jc w:val="both"/>
            </w:pPr>
            <w:r>
              <w:t xml:space="preserve">Выше, чем у </w:t>
            </w:r>
            <w:r>
              <w:rPr>
                <w:lang w:val="en-US"/>
              </w:rPr>
              <w:t>ME</w:t>
            </w:r>
            <w:r>
              <w:t xml:space="preserve"> (Эксперимент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1" w:type="dxa"/>
            <w:vMerge w:val="continue"/>
          </w:tcPr>
          <w:p>
            <w:pPr>
              <w:widowControl w:val="0"/>
              <w:spacing w:after="0" w:line="240" w:lineRule="auto"/>
              <w:jc w:val="both"/>
            </w:pPr>
          </w:p>
        </w:tc>
        <w:tc>
          <w:tcPr>
            <w:tcW w:w="1159" w:type="dxa"/>
          </w:tcPr>
          <w:p>
            <w:pPr>
              <w:widowControl w:val="0"/>
              <w:spacing w:after="0" w:line="240" w:lineRule="auto"/>
              <w:jc w:val="both"/>
              <w:rPr>
                <w:lang w:val="en-US"/>
              </w:rPr>
            </w:pPr>
            <w:r>
              <w:rPr>
                <w:lang w:val="en-US"/>
              </w:rPr>
              <w:t>ME</w:t>
            </w:r>
          </w:p>
        </w:tc>
        <w:tc>
          <w:tcPr>
            <w:tcW w:w="3464" w:type="dxa"/>
          </w:tcPr>
          <w:p>
            <w:pPr>
              <w:widowControl w:val="0"/>
              <w:spacing w:after="0" w:line="240" w:lineRule="auto"/>
              <w:jc w:val="both"/>
            </w:pPr>
            <w:r>
              <w:t xml:space="preserve">Не отличается от </w:t>
            </w:r>
            <w:r>
              <w:rPr>
                <w:lang w:val="en-US"/>
              </w:rPr>
              <w:t>MT</w:t>
            </w:r>
            <w:r>
              <w:t xml:space="preserve"> (Эксперимент 4)</w:t>
            </w:r>
          </w:p>
        </w:tc>
        <w:tc>
          <w:tcPr>
            <w:tcW w:w="2340" w:type="dxa"/>
          </w:tcPr>
          <w:p>
            <w:pPr>
              <w:widowControl w:val="0"/>
              <w:spacing w:after="0" w:line="240" w:lineRule="auto"/>
              <w:jc w:val="both"/>
            </w:pPr>
            <w:r>
              <w:t xml:space="preserve">Ниже, чем у </w:t>
            </w:r>
            <w:r>
              <w:rPr>
                <w:lang w:val="en-US"/>
              </w:rPr>
              <w:t>ME</w:t>
            </w:r>
            <w:r>
              <w:t xml:space="preserve"> (Эксперимент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1" w:type="dxa"/>
            <w:vMerge w:val="restart"/>
          </w:tcPr>
          <w:p>
            <w:pPr>
              <w:widowControl w:val="0"/>
              <w:spacing w:after="0" w:line="240" w:lineRule="auto"/>
              <w:jc w:val="both"/>
            </w:pPr>
            <w:r>
              <w:t xml:space="preserve">Вероятность прикрепления </w:t>
            </w:r>
          </w:p>
        </w:tc>
        <w:tc>
          <w:tcPr>
            <w:tcW w:w="1159" w:type="dxa"/>
          </w:tcPr>
          <w:p>
            <w:pPr>
              <w:widowControl w:val="0"/>
              <w:spacing w:after="0" w:line="240" w:lineRule="auto"/>
              <w:jc w:val="both"/>
              <w:rPr>
                <w:lang w:val="en-US"/>
              </w:rPr>
            </w:pPr>
            <w:r>
              <w:rPr>
                <w:lang w:val="en-US"/>
              </w:rPr>
              <w:t>MT</w:t>
            </w:r>
          </w:p>
        </w:tc>
        <w:tc>
          <w:tcPr>
            <w:tcW w:w="3464" w:type="dxa"/>
          </w:tcPr>
          <w:p>
            <w:pPr>
              <w:widowControl w:val="0"/>
              <w:spacing w:after="0" w:line="240" w:lineRule="auto"/>
              <w:jc w:val="both"/>
            </w:pPr>
            <w:r>
              <w:t xml:space="preserve">Не отличается от </w:t>
            </w:r>
            <w:r>
              <w:rPr>
                <w:lang w:val="en-US"/>
              </w:rPr>
              <w:t>ME</w:t>
            </w:r>
            <w:r>
              <w:t xml:space="preserve"> (Эксперимент 4)</w:t>
            </w:r>
          </w:p>
        </w:tc>
        <w:tc>
          <w:tcPr>
            <w:tcW w:w="2340" w:type="dxa"/>
          </w:tcPr>
          <w:p>
            <w:pPr>
              <w:widowControl w:val="0"/>
              <w:spacing w:after="0" w:line="240" w:lineRule="auto"/>
              <w:jc w:val="both"/>
              <w:rPr>
                <w:lang w:val="en-US"/>
              </w:rPr>
            </w:pPr>
            <w:r>
              <w:t xml:space="preserve">Ниже, чем у </w:t>
            </w:r>
            <w:r>
              <w:rPr>
                <w:lang w:val="en-US"/>
              </w:rPr>
              <w:t>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1" w:type="dxa"/>
            <w:vMerge w:val="continue"/>
          </w:tcPr>
          <w:p>
            <w:pPr>
              <w:widowControl w:val="0"/>
              <w:spacing w:after="0" w:line="240" w:lineRule="auto"/>
              <w:jc w:val="both"/>
            </w:pPr>
          </w:p>
        </w:tc>
        <w:tc>
          <w:tcPr>
            <w:tcW w:w="1159" w:type="dxa"/>
          </w:tcPr>
          <w:p>
            <w:pPr>
              <w:widowControl w:val="0"/>
              <w:spacing w:after="0" w:line="240" w:lineRule="auto"/>
              <w:jc w:val="both"/>
              <w:rPr>
                <w:lang w:val="en-US"/>
              </w:rPr>
            </w:pPr>
            <w:r>
              <w:rPr>
                <w:lang w:val="en-US"/>
              </w:rPr>
              <w:t>ME</w:t>
            </w:r>
          </w:p>
        </w:tc>
        <w:tc>
          <w:tcPr>
            <w:tcW w:w="3464" w:type="dxa"/>
          </w:tcPr>
          <w:p>
            <w:pPr>
              <w:widowControl w:val="0"/>
              <w:spacing w:after="0" w:line="240" w:lineRule="auto"/>
              <w:jc w:val="both"/>
            </w:pPr>
            <w:r>
              <w:t xml:space="preserve">Не отличается от </w:t>
            </w:r>
            <w:r>
              <w:rPr>
                <w:lang w:val="en-US"/>
              </w:rPr>
              <w:t>MT</w:t>
            </w:r>
            <w:r>
              <w:t xml:space="preserve"> (Эксперимент 4)</w:t>
            </w:r>
          </w:p>
        </w:tc>
        <w:tc>
          <w:tcPr>
            <w:tcW w:w="2340" w:type="dxa"/>
          </w:tcPr>
          <w:p>
            <w:pPr>
              <w:widowControl w:val="0"/>
              <w:spacing w:after="0" w:line="240" w:lineRule="auto"/>
              <w:jc w:val="both"/>
              <w:rPr>
                <w:lang w:val="en-US"/>
              </w:rPr>
            </w:pPr>
            <w:r>
              <w:t xml:space="preserve">Выше, чем у </w:t>
            </w:r>
            <w:r>
              <w:rPr>
                <w:lang w:val="en-US"/>
              </w:rPr>
              <w:t>MT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1" w:type="dxa"/>
            <w:vMerge w:val="restart"/>
          </w:tcPr>
          <w:p>
            <w:pPr>
              <w:widowControl w:val="0"/>
              <w:spacing w:after="0" w:line="240" w:lineRule="auto"/>
              <w:jc w:val="both"/>
            </w:pPr>
            <w:r>
              <w:t>Доля открывшихся моллюсков</w:t>
            </w:r>
          </w:p>
        </w:tc>
        <w:tc>
          <w:tcPr>
            <w:tcW w:w="1159" w:type="dxa"/>
          </w:tcPr>
          <w:p>
            <w:pPr>
              <w:widowControl w:val="0"/>
              <w:spacing w:after="0" w:line="240" w:lineRule="auto"/>
              <w:jc w:val="both"/>
            </w:pPr>
            <w:r>
              <w:rPr>
                <w:lang w:val="en-US"/>
              </w:rPr>
              <w:t>MT</w:t>
            </w:r>
          </w:p>
        </w:tc>
        <w:tc>
          <w:tcPr>
            <w:tcW w:w="3464" w:type="dxa"/>
          </w:tcPr>
          <w:p>
            <w:pPr>
              <w:widowControl w:val="0"/>
              <w:spacing w:after="0" w:line="240" w:lineRule="auto"/>
              <w:jc w:val="both"/>
            </w:pPr>
            <w:r>
              <w:t>Одинаковая (Эксперимент 5)</w:t>
            </w:r>
          </w:p>
        </w:tc>
        <w:tc>
          <w:tcPr>
            <w:tcW w:w="2340" w:type="dxa"/>
          </w:tcPr>
          <w:p>
            <w:pPr>
              <w:widowControl w:val="0"/>
              <w:spacing w:after="0" w:line="240" w:lineRule="auto"/>
              <w:jc w:val="both"/>
            </w:pPr>
            <w:r>
              <w:t>Немного выше, чем у МЕ (Эксперимент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1" w:type="dxa"/>
            <w:vMerge w:val="continue"/>
          </w:tcPr>
          <w:p>
            <w:pPr>
              <w:widowControl w:val="0"/>
              <w:spacing w:after="0" w:line="240" w:lineRule="auto"/>
              <w:jc w:val="both"/>
            </w:pPr>
          </w:p>
        </w:tc>
        <w:tc>
          <w:tcPr>
            <w:tcW w:w="1159" w:type="dxa"/>
          </w:tcPr>
          <w:p>
            <w:pPr>
              <w:widowControl w:val="0"/>
              <w:spacing w:after="0" w:line="240" w:lineRule="auto"/>
              <w:jc w:val="both"/>
              <w:rPr>
                <w:lang w:val="en-US"/>
              </w:rPr>
            </w:pPr>
            <w:r>
              <w:rPr>
                <w:lang w:val="en-US"/>
              </w:rPr>
              <w:t>ME</w:t>
            </w:r>
          </w:p>
        </w:tc>
        <w:tc>
          <w:tcPr>
            <w:tcW w:w="3464" w:type="dxa"/>
          </w:tcPr>
          <w:p>
            <w:pPr>
              <w:widowControl w:val="0"/>
              <w:spacing w:after="0" w:line="240" w:lineRule="auto"/>
              <w:jc w:val="both"/>
            </w:pPr>
            <w:r>
              <w:t>Одинаковая (Эксперимент 5)</w:t>
            </w:r>
          </w:p>
        </w:tc>
        <w:tc>
          <w:tcPr>
            <w:tcW w:w="2340" w:type="dxa"/>
          </w:tcPr>
          <w:p>
            <w:pPr>
              <w:widowControl w:val="0"/>
              <w:spacing w:after="0" w:line="240" w:lineRule="auto"/>
              <w:jc w:val="both"/>
            </w:pPr>
            <w:r>
              <w:t>Немного ниже, чем у МТ (Эксперимент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1" w:type="dxa"/>
            <w:vMerge w:val="restart"/>
          </w:tcPr>
          <w:p>
            <w:pPr>
              <w:widowControl w:val="0"/>
              <w:spacing w:after="0" w:line="240" w:lineRule="auto"/>
              <w:jc w:val="both"/>
            </w:pPr>
            <w:r>
              <w:t>Выживаемость</w:t>
            </w:r>
          </w:p>
        </w:tc>
        <w:tc>
          <w:tcPr>
            <w:tcW w:w="1159" w:type="dxa"/>
          </w:tcPr>
          <w:p>
            <w:pPr>
              <w:widowControl w:val="0"/>
              <w:spacing w:after="0" w:line="240" w:lineRule="auto"/>
              <w:jc w:val="both"/>
              <w:rPr>
                <w:lang w:val="en-US"/>
              </w:rPr>
            </w:pPr>
            <w:r>
              <w:rPr>
                <w:lang w:val="en-US"/>
              </w:rPr>
              <w:t>MT</w:t>
            </w:r>
          </w:p>
        </w:tc>
        <w:tc>
          <w:tcPr>
            <w:tcW w:w="3464" w:type="dxa"/>
          </w:tcPr>
          <w:p>
            <w:pPr>
              <w:widowControl w:val="0"/>
              <w:spacing w:after="0" w:line="240" w:lineRule="auto"/>
              <w:jc w:val="both"/>
            </w:pPr>
            <w:r>
              <w:t>Ниже, чем у  МЕ (Эксперимент 6)</w:t>
            </w:r>
          </w:p>
        </w:tc>
        <w:tc>
          <w:tcPr>
            <w:tcW w:w="2340" w:type="dxa"/>
          </w:tcPr>
          <w:p>
            <w:pPr>
              <w:widowControl w:val="0"/>
              <w:spacing w:after="0" w:line="240" w:lineRule="auto"/>
              <w:jc w:val="both"/>
            </w:pPr>
            <w:r>
              <w:t>Не отличается (Эксперимент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1" w:type="dxa"/>
            <w:vMerge w:val="continue"/>
          </w:tcPr>
          <w:p>
            <w:pPr>
              <w:widowControl w:val="0"/>
              <w:spacing w:after="0" w:line="240" w:lineRule="auto"/>
              <w:jc w:val="both"/>
            </w:pPr>
          </w:p>
        </w:tc>
        <w:tc>
          <w:tcPr>
            <w:tcW w:w="1159" w:type="dxa"/>
          </w:tcPr>
          <w:p>
            <w:pPr>
              <w:widowControl w:val="0"/>
              <w:spacing w:after="0" w:line="240" w:lineRule="auto"/>
              <w:jc w:val="both"/>
              <w:rPr>
                <w:lang w:val="en-US"/>
              </w:rPr>
            </w:pPr>
            <w:r>
              <w:rPr>
                <w:lang w:val="en-US"/>
              </w:rPr>
              <w:t>ME</w:t>
            </w:r>
          </w:p>
        </w:tc>
        <w:tc>
          <w:tcPr>
            <w:tcW w:w="3464" w:type="dxa"/>
          </w:tcPr>
          <w:p>
            <w:pPr>
              <w:widowControl w:val="0"/>
              <w:spacing w:after="0" w:line="240" w:lineRule="auto"/>
              <w:jc w:val="both"/>
            </w:pPr>
            <w:r>
              <w:t>Выше, чем у МТ (Эксперимент 6)</w:t>
            </w:r>
          </w:p>
        </w:tc>
        <w:tc>
          <w:tcPr>
            <w:tcW w:w="2340" w:type="dxa"/>
          </w:tcPr>
          <w:p>
            <w:pPr>
              <w:widowControl w:val="0"/>
              <w:spacing w:after="0" w:line="240" w:lineRule="auto"/>
              <w:jc w:val="both"/>
            </w:pPr>
            <w:r>
              <w:t>Не отличается (Эксперимент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1" w:type="dxa"/>
            <w:vMerge w:val="restart"/>
          </w:tcPr>
          <w:p>
            <w:pPr>
              <w:widowControl w:val="0"/>
              <w:spacing w:after="0" w:line="240" w:lineRule="auto"/>
              <w:jc w:val="both"/>
            </w:pPr>
            <w:r>
              <w:t>Концентрация осмолитов</w:t>
            </w:r>
          </w:p>
        </w:tc>
        <w:tc>
          <w:tcPr>
            <w:tcW w:w="1159" w:type="dxa"/>
          </w:tcPr>
          <w:p>
            <w:pPr>
              <w:widowControl w:val="0"/>
              <w:spacing w:after="0" w:line="240" w:lineRule="auto"/>
              <w:jc w:val="both"/>
              <w:rPr>
                <w:lang w:val="en-US"/>
              </w:rPr>
            </w:pPr>
            <w:r>
              <w:rPr>
                <w:lang w:val="en-US"/>
              </w:rPr>
              <w:t>MT</w:t>
            </w:r>
          </w:p>
        </w:tc>
        <w:tc>
          <w:tcPr>
            <w:tcW w:w="3464" w:type="dxa"/>
          </w:tcPr>
          <w:p>
            <w:pPr>
              <w:widowControl w:val="0"/>
              <w:spacing w:after="0" w:line="240" w:lineRule="auto"/>
              <w:jc w:val="both"/>
            </w:pPr>
            <w:r>
              <w:t>Ниже, чем у МЕ (Эксперимент 7)</w:t>
            </w:r>
          </w:p>
        </w:tc>
        <w:tc>
          <w:tcPr>
            <w:tcW w:w="2340" w:type="dxa"/>
          </w:tcPr>
          <w:p>
            <w:pPr>
              <w:widowControl w:val="0"/>
              <w:spacing w:after="0" w:line="240" w:lineRule="auto"/>
              <w:jc w:val="both"/>
            </w:pPr>
            <w:r>
              <w:t>Ниже, чем у МЕ (Эксперимент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1" w:type="dxa"/>
            <w:vMerge w:val="continue"/>
          </w:tcPr>
          <w:p>
            <w:pPr>
              <w:widowControl w:val="0"/>
              <w:spacing w:after="0" w:line="240" w:lineRule="auto"/>
              <w:jc w:val="both"/>
            </w:pPr>
          </w:p>
        </w:tc>
        <w:tc>
          <w:tcPr>
            <w:tcW w:w="1159" w:type="dxa"/>
          </w:tcPr>
          <w:p>
            <w:pPr>
              <w:widowControl w:val="0"/>
              <w:spacing w:after="0" w:line="240" w:lineRule="auto"/>
              <w:jc w:val="both"/>
              <w:rPr>
                <w:lang w:val="en-US"/>
              </w:rPr>
            </w:pPr>
            <w:r>
              <w:rPr>
                <w:lang w:val="en-US"/>
              </w:rPr>
              <w:t>ME</w:t>
            </w:r>
          </w:p>
        </w:tc>
        <w:tc>
          <w:tcPr>
            <w:tcW w:w="3464" w:type="dxa"/>
          </w:tcPr>
          <w:p>
            <w:pPr>
              <w:widowControl w:val="0"/>
              <w:spacing w:after="0" w:line="240" w:lineRule="auto"/>
              <w:jc w:val="both"/>
            </w:pPr>
            <w:r>
              <w:t>Выше, чем у МТ (Эксперимент 7)</w:t>
            </w:r>
          </w:p>
        </w:tc>
        <w:tc>
          <w:tcPr>
            <w:tcW w:w="2340" w:type="dxa"/>
          </w:tcPr>
          <w:p>
            <w:pPr>
              <w:widowControl w:val="0"/>
              <w:spacing w:after="0" w:line="240" w:lineRule="auto"/>
              <w:jc w:val="both"/>
            </w:pPr>
            <w:r>
              <w:t>Выше, чем у МТ (Эксперимент 7)</w:t>
            </w:r>
          </w:p>
        </w:tc>
      </w:tr>
    </w:tbl>
    <w:p>
      <w:pPr>
        <w:rPr>
          <w:b/>
        </w:rPr>
      </w:pP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Как уже не раз отмечалось, исследования, в которых сравниваются экофизиологические особенности МТ и МЕ, довольно редки и противоречивы. В литературе (особенно европейской) существует некоторая предвзятость в оценке способности МТ переносить гипосалинные условия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{"citationItems":[{"id":"ITEM-1","itemData":{"DOI":"10.1111/j.1365-294X.2004.02379.x","ISSN":"09621083","PMID":"15660932","abstract":"Few marine hybrid zones have been studied extensively, the major exception being the hybrid zone between the mussels Mytilus edulis and Mytilus galloprovincialis in southwestern Europe. Here, we focus on two less studied hybrid zones that also involve Mytilus spp.; Mytilus edulis and Mytilus trossulus are sympatric and hybridize on both western and eastern coasts of the Atlantic Ocean. We review the dynamics of hybridization in these two hybrid zones and evaluate the role of local adaptation for maintaining species boundaries. In Scandinavia, hybridization and gene introgression is so extensive that no individuals with pure M. trossulus genotypes have been found. However, M. trossulus alleles are maintained at high frequencies in the extremely low salinity Baltic Sea for some allozyme genes. A synthesis of reciprocal transplantation experiments between different salinity regimes shows that unlinked Gpi and Pgm alleles change frequency following transplantation, such that posttransplantation allelic composition resembles native populations found in the same salinity. These experiments provide strong evidence for salinity adaptation at Gpi and Pgm (or genes linked to them). In the Canadian Maritimes, pure M. edulis and M. trossulus individuals are abundant, and limited data suggest that M. edulis predominates in low salinity and sheltered conditions, whereas M. trossulus are more abundant on the wave-exposed open coasts. We suggest that these conflicting patterns of species segregation are, in part, caused by local adaptation of Scandinavian M. trossulus to the extremely low salinity Baltic Sea environment.","author":[{"dropping-particle":"","family":"Riginos","given":"C.","non-dropping-particle":"","parse-names":false,"suffix":""},{"dropping-particle":"","family":"Cunningham","given":"C. W.","non-dropping-particle":"","parse-names":false,"suffix":""}],"container-title":"Molecular Ecology","id":"ITEM-1","issue":"2","issued":{"date-parts":[["2005"]]},"page":"381-400","title":"Local adaptation and species segregation in two mussel ( Mytilus edulis × Mytilus trossulus ) hybrid zones","type":"article-journal","volume":"14"},"uris":["http://www.mendeley.com/documents/?uuid=3bd3fca8-3462-4753-b018-a85c0ab41aed"]}],"mendeley":{"formattedCitation":"(Riginos &amp; Cunningham, 2005)","plainTextFormattedCitation":"(Riginos &amp; Cunningham, 2005)","previouslyFormattedCitation":"(Riginos &amp; Cunningham, 2005)"},"properties":{"noteIndex":0},"schema":"https://github.com/citation-style-language/schema/raw/master/csl-citation.json"}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(Riginos &amp; Cunningham, 2005)</w:t>
      </w:r>
      <w:r>
        <w:rPr>
          <w:rFonts w:ascii="Times New Roman" w:hAnsi="Times New Roman" w:cs="Times New Roman"/>
          <w:sz w:val="24"/>
          <w:szCs w:val="24"/>
        </w:rPr>
        <w:fldChar w:fldCharType="end"/>
      </w:r>
      <w:r>
        <w:rPr>
          <w:rFonts w:ascii="Times New Roman" w:hAnsi="Times New Roman" w:cs="Times New Roman"/>
          <w:sz w:val="24"/>
          <w:szCs w:val="24"/>
        </w:rPr>
        <w:t xml:space="preserve">. Такая предвзятость связана с тем, что многие исследования по оценке толерантных диапазонов к солености у МТ выполнены на балтийских мидиях, которые, как уже отмечалось, являются, по-видимому, совершенно иной генетической и физиологической сущностью, нежели остальные МТ Северной Атлантики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ONE","id":"ITEM-1","issue":"4","issued":{"date-parts":[["2016"]]},"page":"1-25","title":"Genetic, ecological and morphological distinctness of the blue mussels Mytilus trossulus gould and M. edulis l. in the White Sea","type":"article-journal","volume":"11"},"uris":["http://www.mendeley.com/documents/?uuid=f2d5c684-6f93-455c-969c-a4f1f929d5e2"]}],"mendeley":{"formattedCitation":"(Katolikova et al., 2016)","plainTextFormattedCitation":"(Katolikova et al., 2016)","previouslyFormattedCitation":"(Katolikova et al.,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(Katolikova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Наши результаты, с одной стороны, в некоторой степени подтверждают способность </w:t>
      </w:r>
      <w:r>
        <w:rPr>
          <w:rFonts w:ascii="Times New Roman" w:hAnsi="Times New Roman" w:cs="Times New Roman"/>
          <w:sz w:val="24"/>
          <w:szCs w:val="24"/>
          <w:lang w:val="en-US"/>
        </w:rPr>
        <w:t>MT</w:t>
      </w:r>
      <w:r>
        <w:rPr>
          <w:rFonts w:ascii="Times New Roman" w:hAnsi="Times New Roman" w:cs="Times New Roman"/>
          <w:sz w:val="24"/>
          <w:szCs w:val="24"/>
        </w:rPr>
        <w:t xml:space="preserve"> переносить гипосалинные условия. Однако, с другой стороны, демонстрируют, что различия в соленостных адаптациях между МЕ и МТ, скорее всего, переоценены. </w:t>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поведенческих реакциях мидий на динамическое изменение солености мы практически не обнаружили сколько-нибудь серьезных различий между видами. Мы предполагали, что основные различия в реакции схлопывания створок раковины между МТ и МЕ будут проявляться в том, как реагируют на соленость крупные и мелкие животные двух видов. Однако, размер животных не влиял на поведенческие реакции (в итоговую модель мы размер мидий не включили). Оба вида мидий открывались несколько «раньше», чем закрывались, что, в целом, согласуется с литературными данными по поведенческим реакциям мидий в изменяющейся солености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{"citationItems":[{"id":"ITEM-1","itemData":{"DOI":"10.1007/BF02908743","ISSN":"01743597","abstract":"One of the most effective techniques for evaluating stress is the analysis of developmental stability, measured by stochastic variation based particularly on fluctuating asymmetry, i.e. a variance in random deviations from perfect bilateral symmetry. However, the application of morphological methods is only possible when an organism lives under testing conditions during a significant part of its ontogenesis. Contrary to morphological characters, behavior can change very fast. Consequently, methods based on behavioural characters may have advantages over more traditional approaches. In this study we describe the technique of assessing stochastic variation, using not morphological, but behavioural characters. To measure stochastic variation of behavioural response, we assessed the stability of the isolation reaction of blue mussel Mytilus edulis at regular changes of salinity. With increasing temperature from +12°C to +20°C stochastic variation of the isolation reaction increased, which is a common response to change of environmental conditions. In this way, we have developed a method of assessing stochastic variation of behavioural response in molluscs. This method may find a great range of applications, because its usage does not require keeping animals in tested conditions for a long time.","author":[{"dropping-particle":"","family":"Lajus","given":"D. L.","non-dropping-particle":"","parse-names":false,"suffix":""},{"dropping-particle":"","family":"Sukhotin","given":"A. A.","non-dropping-particle":"","parse-names":false,"suffix":""}],"container-title":"Helgolander Meeresuntersuchungen","id":"ITEM-1","issue":"2","issued":{"date-parts":[["1998"]]},"page":"141-145","title":"A new approach for the assessment of stochastic variation: Analysis of behavioural response in blue mussel (Mytilus edulis L.)","type":"article-journal","volume":"52"},"uris":["http://www.mendeley.com/documents/?uuid=5ef85e79-6bff-49c2-8534-66d78c0b0912"]},{"id":"ITEM-2","itemData":{"DOI":"10.1016/S0022-0981(02)00497-5","ISSN":"00220981","abstract":"We studied age and size dependence of pumping and respiration rates, mortality during prolonged air exposure and the changes in behavioural response to cyclic salinity fluctuations combined with elevated temperatures in the White Sea blue mussels Mytilus edulis L. Five age groups (2-9 years) and three size groups: small (S, mean wet tissue mass 0.12 g), medium (M, mean wet tissue mass 0.39 g) and large (L, mean wet tissue mass 0.78 g) were analysed. Respiration rate was measured in closed respirometers. Pumping rate was determined by a laser beam to monitor the changes in water level when the inhalant and exhalant siphons were in separate compartments of the aquarium. To study their response to environmental stress, the mussels were subjected to cyclic salinity fluctuations at normal (10°C) and elevated (20°C) temperatures. Two parameters were noted: (1) the salinity at which shell valves either opened or closed at both temperatures, and (2) intra-individual variation of the behavioural response to salinity changes at both temperatures. Size and age affect physiological processes in the blue mussel. The responses of M. edulis to environmental stress including low salinity, elevated temperature and air exposure as well as respiration rate are generally size-dependent. Effects of age on sensitivity to low salinity and survival in air are minor. Pumping rates of mussels are significantly affected by both size and age of the animals. The disproportional decrease of pumping rate is observed at the age of about 7-8 years old. © 2002 Elsevier Science B.V. All rights reserved.","author":[{"dropping-particle":"","family":"Sukhotin","given":"A. A.","non-dropping-particle":"","parse-names":false,"suffix":""},{"dropping-particle":"","family":"Lajus","given":"D. L.","non-dropping-particle":"","parse-names":false,"suffix":""},{"dropping-particle":"","family":"Lesin","given":"P. A.","non-dropping-particle":"","parse-names":false,"suffix":""}],"container-title":"Journal of Experimental Marine Biology and Ecology","id":"ITEM-2","issue":"1-2","issued":{"date-parts":[["2003"]]},"page":"129-144","title":"Influence of age and size on pumping activity and stress resistance in the marine bivalve Mytilus edulis L.","type":"article-journal","volume":"284"},"uris":["http://www.mendeley.com/documents/?uuid=47610ab2-24e7-48b7-a962-1dc72d98101d"]}],"mendeley":{"formattedCitation":"(Lajus &amp; Sukhotin, 1998; A. A. Sukhotin et al., 2003)","plainTextFormattedCitation":"(Lajus &amp; Sukhotin, 1998; A. A. Sukhotin et al., 2003)","previouslyFormattedCitation":"(Lajus &amp; Sukhotin, 1998; A. A. Sukhotin et al., 2003)"},"properties":{"noteIndex":0},"schema":"https://github.com/citation-style-language/schema/raw/master/csl-citation.json"}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(Lajus &amp; Sukhotin, 1998; A. A. Sukhotin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Те различия, которые мы обнаружили, были хоть и статистически значимыми, но очень небольшими – МТ закрывали свои створки при солености на 1-2‰ выше, чем МЕ. Однако, МТ оставались открытыми чаще, чем МЕ, именно в условиях экстремально низкой солености (10‰). Некоторые авторы предполагают, что раннее закрытие створок – является признаком адаптации к таким местообитаниям, где наблюдается частая флюктуация солености и резкое опреснение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{"citationItems":[{"id":"ITEM-1","itemData":{"DOI":"10.1242/jeb.02259","author":[{"dropping-particle":"","family":"Braby","given":"Caren E","non-dropping-particle":"","parse-names":false,"suffix":""},{"dropping-particle":"","family":"Somero","given":"George N","non-dropping-particle":"","parse-names":false,"suffix":""}],"container-title":"The Journal of Experimantal Biology","id":"ITEM-1","issued":{"date-parts":[["2006"]]},"page":"2554-2566","title":"Following the heart : temperature and salinity effects on heart rate in native and invasive species of blue mussels ( genus Mytilus )","type":"article-journal","volume":"209"},"uris":["http://www.mendeley.com/documents/?uuid=4898eb87-5a2d-445b-9cd3-97eeac2de733"]}],"mendeley":{"formattedCitation":"(Braby &amp; Somero, 2006b)","plainTextFormattedCitation":"(Braby &amp; Somero, 2006b)","previouslyFormattedCitation":"(Braby &amp; Somero, 2006b)"},"properties":{"noteIndex":0},"schema":"https://github.com/citation-style-language/schema/raw/master/csl-citation.json"}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(Braby &amp; Somero, 2006b)</w:t>
      </w:r>
      <w:r>
        <w:rPr>
          <w:rFonts w:ascii="Times New Roman" w:hAnsi="Times New Roman" w:cs="Times New Roman"/>
          <w:sz w:val="24"/>
          <w:szCs w:val="24"/>
        </w:rPr>
        <w:fldChar w:fldCharType="end"/>
      </w:r>
      <w:r>
        <w:rPr>
          <w:rFonts w:ascii="Times New Roman" w:hAnsi="Times New Roman" w:cs="Times New Roman"/>
          <w:sz w:val="24"/>
          <w:szCs w:val="24"/>
        </w:rPr>
        <w:t xml:space="preserve">. Такая чувствительность к перепаду солености позволяет моллюскам избегнуть соленостного стресса в короткой перспективе, а в долгосрочной – снизить энергетические убытки от противодействия стрессу, начав адаптационную перестройку несколько раньше. При повышении солености от 10‰ и выше, МТ в нашем эксперименте открывались также раньше, чем МЕ, что, вероятно, действительно свидетельствует об их большей чувствительности к изменению солености. Согласно литературе, реакция изоляции у беломорских мидий (вероятно, это были МЕ) происходит при солености 12-14‰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{"citationItems":[{"id":"ITEM-1","itemData":{"DOI":"10.1016/S0022-0981(02)00497-5","ISSN":"00220981","abstract":"We studied age and size dependence of pumping and respiration rates, mortality during prolonged air exposure and the changes in behavioural response to cyclic salinity fluctuations combined with elevated temperatures in the White Sea blue mussels Mytilus edulis L. Five age groups (2-9 years) and three size groups: small (S, mean wet tissue mass 0.12 g), medium (M, mean wet tissue mass 0.39 g) and large (L, mean wet tissue mass 0.78 g) were analysed. Respiration rate was measured in closed respirometers. Pumping rate was determined by a laser beam to monitor the changes in water level when the inhalant and exhalant siphons were in separate compartments of the aquarium. To study their response to environmental stress, the mussels were subjected to cyclic salinity fluctuations at normal (10°C) and elevated (20°C) temperatures. Two parameters were noted: (1) the salinity at which shell valves either opened or closed at both temperatures, and (2) intra-individual variation of the behavioural response to salinity changes at both temperatures. Size and age affect physiological processes in the blue mussel. The responses of M. edulis to environmental stress including low salinity, elevated temperature and air exposure as well as respiration rate are generally size-dependent. Effects of age on sensitivity to low salinity and survival in air are minor. Pumping rates of mussels are significantly affected by both size and age of the animals. The disproportional decrease of pumping rate is observed at the age of about 7-8 years old. © 2002 Elsevier Science B.V. All rights reserved.","author":[{"dropping-particle":"","family":"Sukhotin","given":"A. A.","non-dropping-particle":"","parse-names":false,"suffix":""},{"dropping-particle":"","family":"Lajus","given":"D. L.","non-dropping-particle":"","parse-names":false,"suffix":""},{"dropping-particle":"","family":"Lesin","given":"P. A.","non-dropping-particle":"","parse-names":false,"suffix":""}],"container-title":"Journal of Experimental Marine Biology and Ecology","id":"ITEM-1","issue":"1-2","issued":{"date-parts":[["2003"]]},"page":"129-144","title":"Influence of age and size on pumping activity and stress resistance in the marine bivalve Mytilus edulis L.","type":"article-journal","volume":"284"},"uris":["http://www.mendeley.com/documents/?uuid=47610ab2-24e7-48b7-a962-1dc72d98101d"]},{"id":"ITEM-2","itemData":{"author":[{"dropping-particle":"","family":"Бергер","given":"В.Я.","non-dropping-particle":"","parse-names":false,"suffix":""},{"dropping-particle":"","family":"Луканин","given":"В.В.","non-dropping-particle":"","parse-names":false,"suffix":""}],"id":"ITEM-2","issued":{"date-parts":[["1985"]]},"publisher-place":"Ленинград","title":"Адаптивные реакции мидии белого моря на изменения солености среды","type":"report"},"uris":["http://www.mendeley.com/documents/?uuid=5c62e322-ba4e-4ad3-8a9a-ddb09997ba09"]}],"mendeley":{"formattedCitation":"(A. A. Sukhotin et al., 2003; Бергер &amp; Луканин, 1985)","plainTextFormattedCitation":"(A. A. Sukhotin et al., 2003; Бергер &amp; Луканин, 1985)","previouslyFormattedCitation":"(A. A. Sukhotin et al., 2003; Бергер &amp; Луканин, 1985)"},"properties":{"noteIndex":0},"schema":"https://github.com/citation-style-language/schema/raw/master/csl-citation.json"}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w:t>
      </w:r>
      <w:r>
        <w:rPr>
          <w:rFonts w:ascii="Times New Roman" w:hAnsi="Times New Roman" w:cs="Times New Roman"/>
          <w:sz w:val="24"/>
          <w:szCs w:val="24"/>
          <w:highlight w:val="yellow"/>
          <w:rPrChange w:id="1101" w:author="polyd" w:date="2023-06-15T16:20:45Z">
            <w:rPr>
              <w:rFonts w:ascii="Times New Roman" w:hAnsi="Times New Roman" w:cs="Times New Roman"/>
              <w:sz w:val="24"/>
              <w:szCs w:val="24"/>
            </w:rPr>
          </w:rPrChange>
        </w:rPr>
        <w:t>A. A. Sukhotin et al., 2003; Бергер &amp; Луканин, 1985</w:t>
      </w:r>
      <w:r>
        <w:rPr>
          <w:rFonts w:ascii="Times New Roman" w:hAnsi="Times New Roman" w:cs="Times New Roman"/>
          <w:sz w:val="24"/>
          <w:szCs w:val="24"/>
        </w:rPr>
        <w:t>)</w:t>
      </w:r>
      <w:r>
        <w:rPr>
          <w:rFonts w:ascii="Times New Roman" w:hAnsi="Times New Roman" w:cs="Times New Roman"/>
          <w:sz w:val="24"/>
          <w:szCs w:val="24"/>
        </w:rPr>
        <w:fldChar w:fldCharType="end"/>
      </w:r>
      <w:r>
        <w:commentReference w:id="29"/>
      </w:r>
      <w:r>
        <w:rPr>
          <w:rFonts w:ascii="Times New Roman" w:hAnsi="Times New Roman" w:cs="Times New Roman"/>
          <w:sz w:val="24"/>
          <w:szCs w:val="24"/>
        </w:rPr>
        <w:t xml:space="preserve">, однако этот диапазон может смещаться в зависимости от условий акклимации </w:t>
      </w:r>
      <w:commentRangeStart w:id="30"/>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{"citationItems":[{"id":"ITEM-1","itemData":{"DOI":"10.1023/A:1003023322263","ISSN":"00188158","abstract":"A review on salinity adaptation of marine molluscs based on mainly Russian scientific literature is presented. The existence of two relatively independent systems of adaptation to extreme (resistance level) and moderate (tolerance level) changes of environmental salinity was shown. The resistance of molluscs is based mainly on an impeded water-salt exchange with the external medium due to mantle cavity hermetization. The tolerance of molluscs is determined by cellular mechanisms of adaptation. Reversible changes of protein and RNA synthesis, alteration of the pattern of multiple molecular forms of different enzymes, and the regulation of ionic content and cell volume were shown to be of importance for the above mentioned mechanisms. The efficiency of resistance and tolerance adaptations to salinity changes may vary in different species and in different colour phenotypes of the same species (intrapopulational polymorphism). Parasites (trematodes) may suppress the resistance of the mollusc-host to extreme salinity changes without effecting the host's capacity for adaptive changes in salinity tolerance.","author":[{"dropping-particle":"","family":"Berger","given":"V. J.","non-dropping-particle":"","parse-names":false,"suffix":""},{"dropping-particle":"","family":"Kharazova","given":"A. D.","non-dropping-particle":"","parse-names":false,"suffix":""}],"container-title":"Hydrobiologia","id":"ITEM-1","issue":"Figure 1","issued":{"date-parts":[["1997"]]},"page":"115-126","title":"Mechanisms of salinity adaptations in marine molluscs","type":"article-journal","volume":"355"},"uris":["http://www.mendeley.com/documents/?uuid=a3079445-ba91-4c72-b89c-efd1975474f3"]}],"mendeley":{"formattedCitation":"(Berger &amp; Kharazova, 1997)","plainTextFormattedCitation":"(Berger &amp; Kharazova, 1997)","previouslyFormattedCitation":"(Berger &amp; Kharazova, 1997)"},"properties":{"noteIndex":0},"schema":"https://github.com/citation-style-language/schema/raw/master/csl-citation.json"}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(Berger &amp; Kharazova, 1997)</w:t>
      </w:r>
      <w:r>
        <w:rPr>
          <w:rFonts w:ascii="Times New Roman" w:hAnsi="Times New Roman" w:cs="Times New Roman"/>
          <w:sz w:val="24"/>
          <w:szCs w:val="24"/>
        </w:rPr>
        <w:fldChar w:fldCharType="end"/>
      </w:r>
      <w:commentRangeEnd w:id="30"/>
      <w:r>
        <w:commentReference w:id="30"/>
      </w:r>
      <w:r>
        <w:rPr>
          <w:rFonts w:ascii="Times New Roman" w:hAnsi="Times New Roman" w:cs="Times New Roman"/>
          <w:sz w:val="24"/>
          <w:szCs w:val="24"/>
        </w:rPr>
        <w:t xml:space="preserve">. Вполне возможно, что при акклимации животных к солености более низкой, чем в нашем эксперименте, наблюдаемые нами различия в поведенческих реакциях могут вовсе исчезнуть. </w:t>
      </w:r>
    </w:p>
    <w:p>
      <w:pPr>
        <w:spacing w:after="0" w:line="360" w:lineRule="auto"/>
        <w:ind w:firstLine="708"/>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Довольно неожиданным для нас результатом оказалось отсутствие значимых различий в смертности МТ и МЕ в гипосалинных условиях. Понижение солености закономерно оказывало негативный эффект на выживаемость обоих видов мидий. Однако, мы ожидали обнаружить высокую выживаемость МТ и низкую у МЕ при экстремальном опреснении. Но значимые различия были найдены только в нормальных условиях (24‰), где МТ гибли чаще. На протяжении всего эксперимента животные активно фильтровали, и створки у них были открыты. Даже моллюски из экстремально гипосалинных условий, которые в начале эксперимента демонстрировали реакцию изоляции, со временем приспособились к условиям низкой солености и осуществляли фильтрацию.</w:t>
      </w:r>
    </w:p>
    <w:p>
      <w:pPr>
        <w:spacing w:after="0" w:line="240" w:lineRule="auto"/>
      </w:pP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Анализ органического компонента осмолитов и метаболитов показал, что концентрация лактата, малата и суккцината практически не отличались при 10‰ и 24‰. Эти вещества являются маркерами интенсификации анаэробного обмена. В условиях серьезного стресса большинство морских беспозвоночных, когда им не хватает мощности аэробного метаболизма для покрытия энергетических затрат, вызванных стрессом – переходят к консервативным стратегиям, угнетают аэробный метаболизм и интенсифицируют анаэробный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{"citationItems":[{"id":"ITEM-1","itemData":{"DOI":"10.1016/j.marenvres.2012.04.003","ISBN":"0141-1136","ISSN":"01411136","PMID":"22622075","abstract":"Energy balance is a fundamental requirement of stress adaptation and tolerance. We explore the links between metabolism, energy balance and stress tolerance using aquatic invertebrates as an example and demonstrate that using key parameters of energy balance (aerobic scope for growth, reproduction and activity; tissue energy status; metabolic rate depression; and compensatory onset of anaerobiosis) can assist in integrating the effects of multiple stressors and their interactions and in predicting the whole-organism and population-level consequences of environmental stress. We argue that limitations of both the amount of available energy and the rates of its acquisition and metabolic conversions result in trade-offs between basal maintenance of a stressed organism and energy costs of fitness-related functions such as reproduction, development and growth and can set limit to the tolerance of a broad range of environmental stressors. The degree of stress-induced disturbance of energy balance delineates transition from moderate stress compatible with population persistence (pejus range) to extreme stress where only time-limited existence is possible (pessimum range). It also determines the predominant adaptive strategy of metabolic responses (energy compensation vs. conservation) that allows an organism to survive the disturbance. We propose that energy-related biomarkers can be used to determine the conditions when these metabolic transitions occur and thus predict ecological consequences of stress exposures. Bioenergetic considerations can also provide common denominator for integrating stress responses and predicting tolerance limits under the environmentally realistic scenarios when multiple and often variable stressors act simultaneously on an organism. Determination of bioenergetic sustainability at the organism's level (or lack thereof) has practical implications. It can help identify the habitats and/or conditions where a population can survive (even if at the cost of reduced reproduction and growth) and those that are incapable of supporting viable populations. Such an approach will assist in explaining and predicting the species' distribution limits in the face of the environmental change and informing the conservation efforts and resource management practices. ?? 2012 Elsevier Ltd.","author":[{"dropping-particle":"","family":"Sokolova","given":"Inna M.","non-dropping-particle":"","parse-names":false,"suffix":""},{"dropping-particle":"","family":"Frederich","given":"Markus","non-dropping-particle":"","parse-names":false,"suffix":""},{"dropping-particle":"","family":"Bagwe","given":"Rita","non-dropping-particle":"","parse-names":false,"suffix":""},{"dropping-particle":"","family":"Lannig","given":"Gisela","non-dropping-particle":"","parse-names":false,"suffix":""},{"dropping-particle":"","family":"Sukhotin","given":"Alexey A.","non-dropping-particle":"","parse-names":false,"suffix":""}],"container-title":"Marine Environmental Research","id":"ITEM-1","issued":{"date-parts":[["2012"]]},"page":"1-15","title":"Energy homeostasis as an integrative tool for assessing limits of environmental stress tolerance in aquatic invertebrates","type":"article-journal","volume":"79"},"uris":["http://www.mendeley.com/documents/?uuid=6796f6e9-9ad2-4311-b1c7-11323a358dc0"]}],"mendeley":{"formattedCitation":"(Sokolova et al., 2012)","plainTextFormattedCitation":"(Sokolova et al., 2012)","previouslyFormattedCitation":"(Sokolova et al., 2012)"},"properties":{"noteIndex":0},"schema":"https://github.com/citation-style-language/schema/raw/master/csl-citation.json"}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(Sokolova et al., 2012)</w:t>
      </w:r>
      <w:r>
        <w:rPr>
          <w:rFonts w:ascii="Times New Roman" w:hAnsi="Times New Roman" w:cs="Times New Roman"/>
          <w:sz w:val="24"/>
          <w:szCs w:val="24"/>
        </w:rPr>
        <w:fldChar w:fldCharType="end"/>
      </w:r>
      <w:r>
        <w:rPr>
          <w:rFonts w:ascii="Times New Roman" w:hAnsi="Times New Roman" w:cs="Times New Roman"/>
          <w:sz w:val="24"/>
          <w:szCs w:val="24"/>
        </w:rPr>
        <w:t xml:space="preserve">. То, что концентрация лактата не повышалась в низкой солености, свидетельствует о том, что мидии в нашем эксперименте не столкнулись с серьезным стрессом. Более того, увеличение количества метионин сульфоксида во всех тканях у обоих видов косвенно может свидетельствовать об интенсификации аэробного обмена, а значит опреснение до 10‰ для мидий в нашем эксперименте являлась скорее стрессом умеренным, нежели экстремальным. Впрочем, необходимо отметить, что экспозиция эксперимента со смертностью мидий была практически в два раза длительнее (72 дня), чем экспозиция эксперимента, в котором мы оценивали состав осмолитов (30 дней). Таким образом, оценка состава осмолитов в Эксперименте 7 приходилась на тот период, когда смертность в Эксперименте 6 составила менее 20%. Вполне вероятно, что основные различия в интенсивности аэробного и анаэробного обмена у животных из Эксперимента 6 могли бы произойти уже позже 30-го дня. </w:t>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Необходимо, кроме того, учитывать, что в Эксперименте 6 мы не производили никакого дополнительного кормления мидий, ни в течении экспозиции, ни в течение акклимационного периода. Таким образом, в течение экспозиции моллюски были ограничены только теми небольшими количествами пищи, которые поступали к ним при смене воды в аквариумах. Мы предполагаем, что повышенная смертность МТ (по сравнению с МЕ) при 24‰ – это их нормальный уровень смертности в условиях недостатка пищи. А в гипосалинных условиях различия в смертности пропадают – ввиду получения МТ некоторого преимущества по сравнению с МЕ в условиях соленостного стресса. Для того, чтобы представить себе это преимущество необходимо обсудить состав органических осмолитов у МЕ и МТ. </w:t>
      </w:r>
    </w:p>
    <w:p>
      <w:pPr>
        <w:spacing w:after="0" w:line="240" w:lineRule="auto"/>
      </w:pPr>
    </w:p>
    <w:p>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В результате анализа нами были определены три мажорных (таурин, глицин и аспартат) и 17 минорных осмолитов. Общий состав органического пула осмолитов соответствует литературным данным, полученным для мидий и других моллюсков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10.3389/fmars.2022.898364","author":[{"dropping-particle":"","family":"Podbielski","given":"Imke","non-dropping-particle":"","parse-names":false,"suffix":""},{"dropping-particle":"","family":"Hiebenthal","given":"Claas","non-dropping-particle":"","parse-names":false,"suffix":""},{"dropping-particle":"","family":"Hajati","given":"Mithra-christin","non-dropping-particle":"","parse-names":false,"suffix":""},{"dropping-particle":"","family":"Bock","given":"Christian","non-dropping-particle":"","parse-names":false,"suffix":""},{"dropping-particle":"","family":"Bleich","given":"Markus","non-dropping-particle":"","parse-names":false,"suffix":""},{"dropping-particle":"","family":"Melzner","given":"Frank","non-dropping-particle":"","parse-names":false,"suffix":""}],"container-title":"Frontiers in Marine Science","id":"ITEM-1","issue":"June","issued":{"date-parts":[["2022"]]},"page":"1-19","title":"Capacity for Cellular Osmoregulation Defines Critical Salinity of Marine Invertebrates at Low Salinity","type":"article-journal","volume":"9"},"uris":["http://www.mendeley.com/documents/?uuid=758493e1-a55a-4080-bf72-ad1f656d3cde"]}],"mendeley":{"formattedCitation":"(Podbielski et al., 2022)","plainTextFormattedCitation":"(Podbielski et al., 2022)","previouslyFormattedCitation":"(Podbielski et al., 2022)"},"properties":{"noteIndex":0},"schema":"https://github.com/citation-style-language/schema/raw/master/csl-citation.json"}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(Podbielski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К сожалению, мы не смогли определить в тканях мидий концентрацию бетаина, который так же часто является мажорным осмолитом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10.3389/fmars.2022.898364","author":[{"dropping-particle":"","family":"Podbielski","given":"Imke","non-dropping-particle":"","parse-names":false,"suffix":""},{"dropping-particle":"","family":"Hiebenthal","given":"Claas","non-dropping-particle":"","parse-names":false,"suffix":""},{"dropping-particle":"","family":"Hajati","given":"Mithra-christin","non-dropping-particle":"","parse-names":false,"suffix":""},{"dropping-particle":"","family":"Bock","given":"Christian","non-dropping-particle":"","parse-names":false,"suffix":""},{"dropping-particle":"","family":"Bleich","given":"Markus","non-dropping-particle":"","parse-names":false,"suffix":""},{"dropping-particle":"","family":"Melzner","given":"Frank","non-dropping-particle":"","parse-names":false,"suffix":""}],"container-title":"Frontiers in Marine Science","id":"ITEM-1","issue":"June","issued":{"date-parts":[["2022"]]},"page":"1-19","title":"Capacity for Cellular Osmoregulation Defines Critical Salinity of Marine Invertebrates at Low Salinity","type":"article-journal","volume":"9"},"uris":["http://www.mendeley.com/documents/?uuid=758493e1-a55a-4080-bf72-ad1f656d3cde"]}],"mendeley":{"formattedCitation":"(Podbielski et al., 2022)","plainTextFormattedCitation":"(Podbielski et al., 2022)"},"properties":{"noteIndex":0},"schema":"https://github.com/citation-style-language/schema/raw/master/csl-citation.json"}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(Podbielski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Однако поскольку он является одним из участников пути синтеза таурина, его концентрации часто сопоставимы и коррелируют с концентрациями таурина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10.3389/fmars.2022.898364","author":[{"dropping-particle":"","family":"Podbielski","given":"Imke","non-dropping-particle":"","parse-names":false,"suffix":""},{"dropping-particle":"","family":"Hiebenthal","given":"Claas","non-dropping-particle":"","parse-names":false,"suffix":""},{"dropping-particle":"","family":"Hajati","given":"Mithra-christin","non-dropping-particle":"","parse-names":false,"suffix":""},{"dropping-particle":"","family":"Bock","given":"Christian","non-dropping-particle":"","parse-names":false,"suffix":""},{"dropping-particle":"","family":"Bleich","given":"Markus","non-dropping-particle":"","parse-names":false,"suffix":""},{"dropping-particle":"","family":"Melzner","given":"Frank","non-dropping-particle":"","parse-names":false,"suffix":""}],"container-title":"Frontiers in Marine Science","id":"ITEM-1","issue":"June","issued":{"date-parts":[["2022"]]},"page":"1-19","title":"Capacity for Cellular Osmoregulation Defines Critical Salinity of Marine Invertebrates at Low Salinity","type":"article-journal","volume":"9"},"uris":["http://www.mendeley.com/documents/?uuid=758493e1-a55a-4080-bf72-ad1f656d3cde"]}],"mendeley":{"formattedCitation":"(Podbielski et al., 2022)","plainTextFormattedCitation":"(Podbielski et al., 2022)","previouslyFormattedCitation":"(Podbielski et al., 2022)"},"properties":{"noteIndex":0},"schema":"https://github.com/citation-style-language/schema/raw/master/csl-citation.json"}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(Podbielski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Основные видовые различия в реакции на соленость лежали в области изменения концентрации именно мажорных осмолитов. Минорные осмолиты, хоть и меняли свою концентрацию с изменением солености, однако имели ничтожно маленький вклад в общую концентрацию органических осмолитов. Согласно нашим результатам, общая концентрация органических осмолитов в тканях была выше у МЕ при каждой солености. Уровень содержания таурина, который имел основной вклад (более 50%) в общую концентрацию органических осмолитов, был выше у МЕ. Однако, в случае двух других мажорных осмолитов – аспартата и глицина – наблюдалась противоположная картина. МТ демонстрировали более высокие концентрации глицина при высокой солености (25‰) и аспартата – на всем диапазоне солености. Таким образом, можно сказать, что вклад двух второстепенных мажорных осмолитов в общую осмолярность у МТ гораздо больше, и они в меньшей степени полагаются на таурин. Нам не известны исследования, которые бы освещали различия в орагническом компоненте осмолитов у мидий из разных популяций. Однако, картина, подобная нашей, наблюдалась у устриц из мористых и эстуарных регионов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{"citationItems":[{"id":"ITEM-1","itemData":{"DOI":"10.1007/BF00367644","ISSN":"00253162","abstract":"Crassostrea virginica (Gmelin) collected in 1989 from several sites within the Chesapeake Bay have narrower salinity tolerances than conspecific oysters collected in 1989 from several Atlantic coast sites (Georgia to Cape Cod). The basis of this physiological difference appears to be the biochemical mechanisms that control cellular osmolality following salinity stress. When adapted to the same salinity, the amino acid pools of both gill and adductor muscles of Atlantic oysters are larger than those of Bay oysters and different in composition. The Atlantic oyster tissues rely primarily on taurine for salinity tolerance, while the Bay oyster tissues have relatively less taurine, depending instead upon alanine, glycine and proline to adapt to high salinity. In addition, Atlantic oyster gill and adductor have 10 to 25 times the glycine betaine concentrations of these tissues from Bay oysters, depending upor the salinity of acclimation. The betaine concentration varies with salinity in Atlantic oysters, but does not change in Bay oysters. The results suggest that these biochemical differences are the basis of the narrower salinity tolerance in Bay oysters. The biochemical differences may reflect genetic differences between Bay and Atlantic oysters. © 1992 Springer-Verlag.","author":[{"dropping-particle":"","family":"Pierce","given":"S. K.","non-dropping-particle":"","parse-names":false,"suffix":""},{"dropping-particle":"","family":"Rowland-Faux","given":"L. M.","non-dropping-particle":"","parse-names":false,"suffix":""},{"dropping-particle":"","family":"O'Brien","given":"S. M.","non-dropping-particle":"","parse-names":false,"suffix":""}],"container-title":"Marine Biology","id":"ITEM-1","issue":"1","issued":{"date-parts":[["1992"]]},"page":"107-115","title":"Different salinity tolerance mechanisms in Atlantic and Chesapeake Bay conspecific oysters: glycine betaine and amino acid pool variations","type":"article-journal","volume":"113"},"uris":["http://www.mendeley.com/documents/?uuid=a990a69a-7bea-40c8-abf7-af475b00adbb"]}],"mendeley":{"formattedCitation":"(Pierce et al., 1992)","plainTextFormattedCitation":"(Pierce et al., 1992)","previouslyFormattedCitation":"(Pierce et al., 1992)"},"properties":{"noteIndex":0},"schema":"https://github.com/citation-style-language/schema/raw/master/csl-citation.json"}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(Pierce et al., 1992)</w:t>
      </w:r>
      <w:r>
        <w:rPr>
          <w:rFonts w:ascii="Times New Roman" w:hAnsi="Times New Roman" w:cs="Times New Roman"/>
          <w:sz w:val="24"/>
          <w:szCs w:val="24"/>
        </w:rPr>
        <w:fldChar w:fldCharType="end"/>
      </w:r>
      <w:r>
        <w:rPr>
          <w:rFonts w:ascii="Times New Roman" w:hAnsi="Times New Roman" w:cs="Times New Roman"/>
          <w:sz w:val="24"/>
          <w:szCs w:val="24"/>
        </w:rPr>
        <w:t xml:space="preserve">. Устрицы из мористых регионов в своей адаптации к высокой солености полагались по большей части на таурин, тогда как устрицы из эстуарного региона – на глицин, аланин и пролин. </w:t>
      </w:r>
    </w:p>
    <w:p>
      <w:pPr>
        <w:spacing w:after="0" w:line="360" w:lineRule="auto"/>
        <w:ind w:firstLine="708"/>
        <w:jc w:val="both"/>
        <w:rPr>
          <w:rFonts w:ascii="Times New Roman" w:hAnsi="Times New Roman" w:cs="Times New Roman"/>
          <w:sz w:val="24"/>
          <w:szCs w:val="24"/>
        </w:rPr>
        <w:pPrChange w:id="1102" w:author="polyd" w:date="2023-06-15T16:29:54Z">
          <w:pPr>
            <w:spacing w:after="0" w:line="360" w:lineRule="auto"/>
            <w:jc w:val="both"/>
          </w:pPr>
        </w:pPrChange>
      </w:pPr>
      <w:r>
        <w:rPr>
          <w:rFonts w:ascii="Times New Roman" w:hAnsi="Times New Roman" w:cs="Times New Roman"/>
          <w:sz w:val="24"/>
          <w:szCs w:val="24"/>
        </w:rPr>
        <w:t xml:space="preserve">Конечно, можно предположить, что различия в осмотическом балансе у МЕ и МТ могут лежать и в области неорганических осмолитов, которые мы не оценивали. Однако, общепризнанной в литературе считается точка зрения, заключающаяся в том, что состав и концентрация неорганических осмолитов изменяются у двусторчатых моллюсков не сильно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10.3389/fmars.2022.898364","author":[{"dropping-particle":"","family":"Podbielski","given":"Imke","non-dropping-particle":"","parse-names":false,"suffix":""},{"dropping-particle":"","family":"Hiebenthal","given":"Claas","non-dropping-particle":"","parse-names":false,"suffix":""},{"dropping-particle":"","family":"Hajati","given":"Mithra-christin","non-dropping-particle":"","parse-names":false,"suffix":""},{"dropping-particle":"","family":"Bock","given":"Christian","non-dropping-particle":"","parse-names":false,"suffix":""},{"dropping-particle":"","family":"Bleich","given":"Markus","non-dropping-particle":"","parse-names":false,"suffix":""},{"dropping-particle":"","family":"Melzner","given":"Frank","non-dropping-particle":"","parse-names":false,"suffix":""}],"container-title":"Frontiers in Marine Science","id":"ITEM-1","issue":"June","issued":{"date-parts":[["2022"]]},"page":"1-19","title":"Capacity for Cellular Osmoregulation Defines Critical Salinity of Marine Invertebrates at Low Salinity","type":"article-journal","volume":"9"},"uris":["http://www.mendeley.com/documents/?uuid=758493e1-a55a-4080-bf72-ad1f656d3cde"]}],"mendeley":{"formattedCitation":"(Podbielski et al., 2022)","plainTextFormattedCitation":"(Podbielski et al., 2022)","previouslyFormattedCitation":"(Podbielski et al., 2022)"},"properties":{"noteIndex":0},"schema":"https://github.com/citation-style-language/schema/raw/master/csl-citation.json"}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(Podbielski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В условиях критического опреснения (10‰ и ниже) двустворчатые моллюски не могут снижать осмолярность внутри своих тканей и клеток ниже определенного предела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Бергер","given":"В.Я.","non-dropping-particle":"","parse-names":false,"suffix":""},{"dropping-particle":"","family":"Луканин","given":"В.В.","non-dropping-particle":"","parse-names":false,"suffix":""}],"id":"ITEM-1","issued":{"date-parts":[["1985"]]},"publisher-place":"Ленинград","title":"Адаптивные реакции мидии белого моря на изменения солености среды","type":"report"},"uris":["http://www.mendeley.com/documents/?uuid=5c62e322-ba4e-4ad3-8a9a-ddb09997ba09"]},{"id":"ITEM-2","itemData":{"DOI":"10.3389/fmars.2022.898364","author":[{"dropping-particle":"","family":"Podbielski","given":"Imke","non-dropping-particle":"","parse-names":false,"suffix":""},{"dropping-particle":"","family":"Hiebenthal","given":"Claas","non-dropping-particle":"","parse-names":false,"suffix":""},{"dropping-particle":"","family":"Hajati","given":"Mithra-christin","non-dropping-particle":"","parse-names":false,"suffix":""},{"dropping-particle":"","family":"Bock","given":"Christian","non-dropping-particle":"","parse-names":false,"suffix":""},{"dropping-particle":"","family":"Bleich","given":"Markus","non-dropping-particle":"","parse-names":false,"suffix":""},{"dropping-particle":"","family":"Melzner","given":"Frank","non-dropping-particle":"","parse-names":false,"suffix":""}],"container-title":"Frontiers in Marine Science","id":"ITEM-2","issue":"June","issued":{"date-parts":[["2022"]]},"page":"1-19","title":"Capacity for Cellular Osmoregulation Defines Critical Salinity of Marine Invertebrates at Low Salinity","type":"article-journal","volume":"9"},"uris":["http://www.mendeley.com/documents/?uuid=758493e1-a55a-4080-bf72-ad1f656d3cde"]},{"id":"ITEM-3","itemData":{"DOI":"10.3389/fmars.2021.692078","ISSN":"22967745","abstract":"Baltic blue mussels can colonise and dominate habitats with far lower salinity (&lt;10 psu) than other Mytilus congeners. Pervasive gene flow was observed between Western Baltic Mytilus edulis living at high salinity conditions and Eastern Baltic M. trossulus living at lower salinites, with highest admixture proportions within a genetic transition zone located at intermediate salinities (Darss Sill area). Yet, we do not understand the impacts of low salinity on larval performance, and how salinity may act as an early selective pressure during passive larval drift across salinity gradients. This study tested whether larvae originating from two different populations along the natural salinity cline in the Baltic Sea have highest fitness at their native salinities. Our results suggest that Eastern Baltic M. trossulus (Usedom, 7 psu) and Western Baltic M. edulis (Kiel, 16 psu) larvae display better performance (fitness components: growth, mortality, settlement success) when reared at their respective native salinities. This suggests that these populations are adapted to their local environment. Additionally, species diagnostic markers were used for genetic analyses of transition zone (Ahrenshoop, 11 psu) mussel larvae exposed to low salinity. This revealed that low salinity selection resulted in a shift towards allele frequencies more typical for Eastern Baltic M. trossulus. Thus, salinity acts as a selective pressure during the pre-settlement phase and can shape the genetic composition of Baltic mussel populations driving local adaptation to low salinity. Future climate change driven desalination, therefore, has the potential to shift the Baltic Sea hybrid gradient westward with consequences for benthic ecosystem structure.","author":[{"dropping-particle":"","family":"Knöbel","given":"Loreen","non-dropping-particle":"","parse-names":false,"suffix":""},{"dropping-particle":"","family":"Nascimento-Schulze","given":"Jennifer C.","non-dropping-particle":"","parse-names":false,"suffix":""},{"dropping-particle":"","family":"Sanders","given":"Trystan","non-dropping-particle":"","parse-names":false,"suffix":""},{"dropping-particle":"","family":"Zeus","given":"Dominique","non-dropping-particle":"","parse-names":false,"suffix":""},{"dropping-particle":"","family":"Hiebenthal","given":"Claas","non-dropping-particle":"","parse-names":false,"suffix":""},{"dropping-particle":"","family":"Barboza","given":"Francisco R.","non-dropping-particle":"","parse-names":false,"suffix":""},{"dropping-particle":"","family":"Stuckas","given":"Heiko","non-dropping-particle":"","parse-names":false,"suffix":""},{"dropping-particle":"","family":"Melzner","given":"Frank","non-dropping-particle":"","parse-names":false,"suffix":""}],"container-title":"Frontiers in Marine Science","id":"ITEM-3","issue":"August","issued":{"date-parts":[["2021"]]},"page":"1-13","title":"Salinity Driven Selection and Local Adaptation in Baltic Sea Mytilid Mussels","type":"article-journal","volume":"8"},"uris":["http://www.mendeley.com/documents/?uuid=eb006983-dfef-4bde-8db5-30eac10f3fdf"]},{"id":"ITEM-4","itemData":{"DOI":"10.1007/BF00386528","ISSN":"00253162","abstract":"Mytilus edulis L. were exposed to abrupt (30‰→15‰ and 15‰→30‰) and fluctuating (sinusoidal 12 h cycles of 30‰→15‰→30‰) changes in salinity, and the changes in the total osmoconcentration of the haemolymph were recorded. The response of nitrogen metabolism to the altered extracellular osmotic concentrations was investigated in terms of the concentrations of the total NPS (ninhydrin-positive substances) pool and the individual amino acids of the tissues, the concentration of the amino acids of the haemolymph, and the rates of excretion of ammonia and amino acids by whole individuals. The haemolymph became isosmotic with the seawater with abrupt changes in salinity, but with fluctuating salinity was slightly hyperosmotic as the salinity decreased and then slightly hypo-osmotic as the salinity increased. This resulted in a reduction in the extent of the extracellular osmotic change compared to the change in fluctuating salinity to which it was exposed. Total NPS of the tissues decreased with an abrupt decrease in salinity and increased with an abrupt increase in salinity, but a seasonal dependence of the response was indicated. The short-term response of tissue NPS to fluctuating salinity was equivocal, but with long-term exposure the concentration declined. Ammonia and amino acid excretion increased with both an abrupt decrease in salinity and fluctuating salinity and decreased with an abrupt increase in salinity. Haemolymph amino acids increased with an abrupt decrease in salinity. The increased rates of nitrogen excretion accounted for the reductions in the NPS concentrations of the tissues except in the early stages of fluctuating salinity. Taurine, aspartate, threonine, serine, glycine and arginine declined with an abrupt decrease in salinity while alanine and glutamate increased slightly. With an abrupt increase in salinity, alanine and ammonia accumulated in the tissues and then declined while the other amino acids increased slowly over a longer time-course. Similar individual amino acid responses were seen with long-term exposure to fluctuating salinity, except for taurine which did not de</w:instrText>
      </w:r>
      <w:r>
        <w:rPr>
          <w:rFonts w:ascii="Times New Roman" w:hAnsi="Times New Roman" w:cs="Times New Roman"/>
          <w:sz w:val="24"/>
          <w:szCs w:val="24"/>
          <w:lang w:val="en-US"/>
        </w:rPr>
        <w:instrText xml:space="preserve">crease in concentration. On the basis of the changes in tissue amino acids and ammonia, it is suggested that the \"alanine dehydrogenase reaction\" is the primary nitrogen-fixing reaction in marine bivalves such as M. edulis. © 1979 Springer-Verlag.","author":[{"dropping-particle":"","family":"Livingstone","given":"D. R.","non-dropping-particle":"","parse-names":false,"suffix":""},{"dropping-particle":"","family":"Widdows","given":"J.","non-dropping-particle":"","parse-names":false,"suffix":""},{"dropping-particle":"","family":"Fieth","given":"P.","non-dropping-particle":"","parse-names":false,"suffix":""}],"container-title":"Marine Biology","id":"ITEM-4","issue":"1","issued":{"date-parts":[["1979"]]},"page":"41-55","title":"Aspects of nitrogen metabolism of the common mussel Mytilus edulis: Adaptation to abrupt and fluctuating changes in salinity","type":"article-journal","volume":"53"},"uris":["http://www.mendeley.com/documents/?uuid=f8da4163-187e-46c4-ac69-a9e04ff1cd06"]}],"mendeley":{"formattedCitation":"(Knöbel et al., 2021; Livingstone et al., 1979; Podbielski et al., 2022; </w:instrText>
      </w:r>
      <w:r>
        <w:rPr>
          <w:rFonts w:ascii="Times New Roman" w:hAnsi="Times New Roman" w:cs="Times New Roman"/>
          <w:sz w:val="24"/>
          <w:szCs w:val="24"/>
        </w:rPr>
        <w:instrText xml:space="preserve">Бергер</w:instrText>
      </w:r>
      <w:r>
        <w:rPr>
          <w:rFonts w:ascii="Times New Roman" w:hAnsi="Times New Roman" w:cs="Times New Roman"/>
          <w:sz w:val="24"/>
          <w:szCs w:val="24"/>
          <w:lang w:val="en-US"/>
        </w:rPr>
        <w:instrText xml:space="preserve"> &amp; </w:instrText>
      </w:r>
      <w:r>
        <w:rPr>
          <w:rFonts w:ascii="Times New Roman" w:hAnsi="Times New Roman" w:cs="Times New Roman"/>
          <w:sz w:val="24"/>
          <w:szCs w:val="24"/>
        </w:rPr>
        <w:instrText xml:space="preserve">Луканин</w:instrText>
      </w:r>
      <w:r>
        <w:rPr>
          <w:rFonts w:ascii="Times New Roman" w:hAnsi="Times New Roman" w:cs="Times New Roman"/>
          <w:sz w:val="24"/>
          <w:szCs w:val="24"/>
          <w:lang w:val="en-US"/>
        </w:rPr>
        <w:instrText xml:space="preserve">, 1985)","plainTextFormattedCitation":"(Knöbel et al., 2021; Livingstone et al., 1979; Podbielski et al., 2022; </w:instrText>
      </w:r>
      <w:r>
        <w:rPr>
          <w:rFonts w:ascii="Times New Roman" w:hAnsi="Times New Roman" w:cs="Times New Roman"/>
          <w:sz w:val="24"/>
          <w:szCs w:val="24"/>
        </w:rPr>
        <w:instrText xml:space="preserve">Бергер</w:instrText>
      </w:r>
      <w:r>
        <w:rPr>
          <w:rFonts w:ascii="Times New Roman" w:hAnsi="Times New Roman" w:cs="Times New Roman"/>
          <w:sz w:val="24"/>
          <w:szCs w:val="24"/>
          <w:lang w:val="en-US"/>
        </w:rPr>
        <w:instrText xml:space="preserve"> &amp; </w:instrText>
      </w:r>
      <w:r>
        <w:rPr>
          <w:rFonts w:ascii="Times New Roman" w:hAnsi="Times New Roman" w:cs="Times New Roman"/>
          <w:sz w:val="24"/>
          <w:szCs w:val="24"/>
        </w:rPr>
        <w:instrText xml:space="preserve">Луканин</w:instrText>
      </w:r>
      <w:r>
        <w:rPr>
          <w:rFonts w:ascii="Times New Roman" w:hAnsi="Times New Roman" w:cs="Times New Roman"/>
          <w:sz w:val="24"/>
          <w:szCs w:val="24"/>
          <w:lang w:val="en-US"/>
        </w:rPr>
        <w:instrText xml:space="preserve">, 1985)","previouslyFormattedCitation":"(Knöbel et al., 2021; Livingstone et al., 1979; Podbielski et al., 2022; </w:instrText>
      </w:r>
      <w:r>
        <w:rPr>
          <w:rFonts w:ascii="Times New Roman" w:hAnsi="Times New Roman" w:cs="Times New Roman"/>
          <w:sz w:val="24"/>
          <w:szCs w:val="24"/>
        </w:rPr>
        <w:instrText xml:space="preserve">Бергер</w:instrText>
      </w:r>
      <w:r>
        <w:rPr>
          <w:rFonts w:ascii="Times New Roman" w:hAnsi="Times New Roman" w:cs="Times New Roman"/>
          <w:sz w:val="24"/>
          <w:szCs w:val="24"/>
          <w:lang w:val="en-US"/>
        </w:rPr>
        <w:instrText xml:space="preserve"> &amp; </w:instrText>
      </w:r>
      <w:r>
        <w:rPr>
          <w:rFonts w:ascii="Times New Roman" w:hAnsi="Times New Roman" w:cs="Times New Roman"/>
          <w:sz w:val="24"/>
          <w:szCs w:val="24"/>
        </w:rPr>
        <w:instrText xml:space="preserve">Луканин</w:instrText>
      </w:r>
      <w:r>
        <w:rPr>
          <w:rFonts w:ascii="Times New Roman" w:hAnsi="Times New Roman" w:cs="Times New Roman"/>
          <w:sz w:val="24"/>
          <w:szCs w:val="24"/>
          <w:lang w:val="en-US"/>
        </w:rPr>
        <w:instrText xml:space="preserve">, 1985)"},"properties":{"noteIndex":0},"schema":"https://github.com/citation-style-language/schema/raw/master/csl-citation.json"}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lang w:val="en-US"/>
        </w:rPr>
        <w:t xml:space="preserve">(Knöbel et al., 2021; Livingstone et al., 1979; Podbielski et al., 2022; </w:t>
      </w:r>
      <w:r>
        <w:rPr>
          <w:rFonts w:ascii="Times New Roman" w:hAnsi="Times New Roman" w:cs="Times New Roman"/>
          <w:sz w:val="24"/>
          <w:szCs w:val="24"/>
        </w:rPr>
        <w:t>Бергер</w:t>
      </w:r>
      <w:r>
        <w:rPr>
          <w:rFonts w:ascii="Times New Roman" w:hAnsi="Times New Roman" w:cs="Times New Roman"/>
          <w:sz w:val="24"/>
          <w:szCs w:val="24"/>
          <w:lang w:val="en-US"/>
        </w:rPr>
        <w:t xml:space="preserve"> &amp; </w:t>
      </w:r>
      <w:r>
        <w:rPr>
          <w:rFonts w:ascii="Times New Roman" w:hAnsi="Times New Roman" w:cs="Times New Roman"/>
          <w:sz w:val="24"/>
          <w:szCs w:val="24"/>
        </w:rPr>
        <w:t>Луканин</w:t>
      </w:r>
      <w:r>
        <w:rPr>
          <w:rFonts w:ascii="Times New Roman" w:hAnsi="Times New Roman" w:cs="Times New Roman"/>
          <w:sz w:val="24"/>
          <w:szCs w:val="24"/>
          <w:lang w:val="en-US"/>
        </w:rPr>
        <w:t>, 1985)</w:t>
      </w:r>
      <w:r>
        <w:rPr>
          <w:rFonts w:ascii="Times New Roman" w:hAnsi="Times New Roman" w:cs="Times New Roman"/>
          <w:sz w:val="24"/>
          <w:szCs w:val="24"/>
        </w:rPr>
        <w:fldChar w:fldCharType="end"/>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В таких условиях животное, которое характеризуется повышенной концентрацией органических осмолитов (и, соответственно, осмолярностью внутренней среды) будет терпеть определенные энергетические убытки, связанные, например, с необходимостью повышенной экскреции. </w:t>
      </w:r>
    </w:p>
    <w:p>
      <w:pPr>
        <w:spacing w:after="0" w:line="360" w:lineRule="auto"/>
        <w:ind w:firstLine="708"/>
        <w:jc w:val="both"/>
        <w:rPr>
          <w:rFonts w:ascii="Times New Roman" w:hAnsi="Times New Roman" w:cs="Times New Roman"/>
          <w:sz w:val="24"/>
          <w:szCs w:val="24"/>
        </w:rPr>
        <w:pPrChange w:id="1103" w:author="polyd" w:date="2023-06-15T16:30:09Z">
          <w:pPr>
            <w:spacing w:after="0" w:line="360" w:lineRule="auto"/>
            <w:jc w:val="both"/>
          </w:pPr>
        </w:pPrChange>
      </w:pPr>
      <w:r>
        <w:rPr>
          <w:rFonts w:ascii="Times New Roman" w:hAnsi="Times New Roman" w:cs="Times New Roman"/>
          <w:sz w:val="24"/>
          <w:szCs w:val="24"/>
        </w:rPr>
        <w:t xml:space="preserve">Интенсификация экскреции у двустворчатых моллюсков – хорошо известная реакция на понижение солености. Согласно литературе, в процессе адаптации к условиям низкой солености происходит интенсивная утилизация осмолитов (а именно свободных аминокислот) и интенсивная экскреция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{"citationItems":[{"id":"ITEM-1","itemData":{"author":[{"dropping-particle":"","family":"Bartberger","given":"Carol A.","non-dropping-particle":"","parse-names":false,"suffix":""},{"dropping-particle":"","family":"Pierce","given":"Sidney K. Jr.","non-dropping-particle":"","parse-names":false,"suffix":""}],"container-title":"Biological Bulletin","id":"ITEM-1","issue":"1","issued":{"date-parts":[["1976"]]},"page":"1-14","title":"Relationship between Ammonia Excretion Rates and Hemolymph Nitrogenous Compounds of a Euryhaline Bivalve during Low Salinity Acclimation Author ( s ): Carol A . Bartberger , Sidney K . Pierce and Jr . Published by : Marine Biological Laboratory Stable URL","type":"article-journal","volume":"150"},"uris":["http://www.mendeley.com/documents/?uuid=929b633e-4ea2-4989-a50b-3d781612af7f"]}],"mendeley":{"formattedCitation":"(Bartberger &amp; Pierce, 1976)","plainTextFormattedCitation":"(Bartberger &amp; Pierce, 1976)","previouslyFormattedCitation":"(Bartberger &amp; Pierce, 1976)"},"properties":{"noteIndex":0},"schema":"https://github.com/citation-style-language/schema/raw/master/csl-citation.json"}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(Bartberger &amp; Pierce, 1976)</w:t>
      </w:r>
      <w:r>
        <w:rPr>
          <w:rFonts w:ascii="Times New Roman" w:hAnsi="Times New Roman" w:cs="Times New Roman"/>
          <w:sz w:val="24"/>
          <w:szCs w:val="24"/>
        </w:rPr>
        <w:fldChar w:fldCharType="end"/>
      </w:r>
      <w:r>
        <w:rPr>
          <w:rFonts w:ascii="Times New Roman" w:hAnsi="Times New Roman" w:cs="Times New Roman"/>
          <w:sz w:val="24"/>
          <w:szCs w:val="24"/>
        </w:rPr>
        <w:t xml:space="preserve">. С завершением процесса адаптации, уровень экскреции обычно снижается. Результаты нашего эксперимента показывают, что с понижением солености закономерно повышается содержание продуктов цикла мочевой кислоты (орнитин, аргигин, аргининосуккцинат) и других продуктов азотистого обмена. Однако, интенсификация экскреции при низкой солености была неодинаковой для двух видов. Так, например, МЕ демонстрировали более высокие показатели содержания продуктов азотистого обмена, и, следовательно, характеризовались повышенной экскрецией. Таким образом, мы предполагаем, что у гипосалинных условиях МЕ, вероятно, расходовали значительно больше энергии на экскрецию, а значит, могут характеризоваться как менее приспособленные к опресненным условиям. Наличие такого преимущества у МТ, вероятно, может объяснять и результаты Экспееримента 1. В данном эксперименте мы наблюдали у обоих видов угнетение прироста раковины в поселениях, которые были расположены в эстуарном регионе. Однако, МТ характеризовались несколько более высокой скоростью роста в контрольных поселениях, где не испытывали прессинга со стороны крупных моллюсков. </w:t>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Напротив, в условиях повышенной солености, вероятно, МЕ обладают преимуществом. Как уже отмечалось, свободные аминокислоты являются основными и главными осмолитами в тканях двустворчатых моллюсков. Исследователями указывается, что основным источником свободных аминокислот является катаболизм пептидов, производимый ферментом аминопептидазой-</w:t>
      </w:r>
      <w:r>
        <w:rPr>
          <w:rFonts w:ascii="Times New Roman" w:hAnsi="Times New Roman" w:cs="Times New Roman"/>
          <w:sz w:val="24"/>
          <w:szCs w:val="24"/>
          <w:lang w:val="en-US"/>
        </w:rPr>
        <w:t>I</w:t>
      </w:r>
      <w:r>
        <w:rPr>
          <w:rFonts w:ascii="Times New Roman" w:hAnsi="Times New Roman" w:cs="Times New Roman"/>
          <w:sz w:val="24"/>
          <w:szCs w:val="24"/>
        </w:rPr>
        <w:t xml:space="preserve">, который кодируется геном </w:t>
      </w:r>
      <w:r>
        <w:rPr>
          <w:rFonts w:ascii="Times New Roman" w:hAnsi="Times New Roman" w:cs="Times New Roman"/>
          <w:i/>
          <w:sz w:val="24"/>
          <w:szCs w:val="24"/>
          <w:lang w:val="en-US"/>
        </w:rPr>
        <w:t>Lap</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{"citationItems":[{"id":"ITEM-1","itemData":{"DOI":"10.1073/pnas.77.9.5385","ISSN":"00278424","PMID":"6933563","abstract":"The product of the Lap locus in the marine bivalve Mytilus edulis is a neutral, membrane-associated aminopeptidase that is primarly localized on intestinal microvilli and in digestive cell lysosomes. Natural populations are genetically differentiated at the Lap between areas of differing salinity. A steep (0.55-0.15) allele frequency cline connects differentiated populations between the Atlantic Ocean and Long Island Sound. We demonstrate an annual gene flow/mortality cycle in cline populations whereby gene frequencies after mortality are correlated with salinity and enzyme acitivity. The cline is spatially and temporally unstable in immigrants, but stable in residents after mortality. Mortality is nonrandom with regard to the Lap locus; genotype-dependent properties of the aminopeptidase enzyme apparently lead to a differential rate of the utilization of nutrient reserves because selected genotypes exhibited an increased rate of tissue weight loss. Aminopeptidase genotypes are differently adapted to different temperatures and salinities, which provides a mechanism for the realtionship among biochemical, physiological, and population phenotypes.","author":[{"dropping-particle":"","family":"Koehn","given":"R. K.","non-dropping-particle":"","parse-names":false,"suffix":""},{"dropping-particle":"","family":"Newell","given":"R. I.E.","non-dropping-particle":"","parse-names":false,"suffix":""},{"dropping-particle":"","family":"Immermann","given":"F.","non-dropping-particle":"","parse-names":false,"suffix":""}],"container-title":"Proceedings of the National Academy of Sciences of the United States of America","id":"ITEM-1","issue":"9 II","issued":{"date-parts":[["1980"]]},"page":"5385-5389","title":"Maintenance of an aminopeptidase allele frequency cline by natural selection","type":"article-journal","volume":"77"},"uris":["http://www.mendeley.com/documents/?uuid=9adf49da-32cd-4335-845a-e4f66746d2b3"]}],"mendeley":{"formattedCitation":"(Koehn, Newell, et al., 1980)","plainTextFormattedCitation":"(Koehn, Newell, et al., 1980)","previouslyFormattedCitation":"(Koehn, Newell, et al., 1980)"},"properties":{"noteIndex":0},"schema":"https://github.com/citation-style-language/schema/raw/master/csl-citation.json"}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(Koehn, Newell, et al., 1980)</w:t>
      </w:r>
      <w:r>
        <w:rPr>
          <w:rFonts w:ascii="Times New Roman" w:hAnsi="Times New Roman" w:cs="Times New Roman"/>
          <w:sz w:val="24"/>
          <w:szCs w:val="24"/>
        </w:rPr>
        <w:fldChar w:fldCharType="end"/>
      </w:r>
      <w:r>
        <w:rPr>
          <w:rFonts w:ascii="Times New Roman" w:hAnsi="Times New Roman" w:cs="Times New Roman"/>
          <w:sz w:val="24"/>
          <w:szCs w:val="24"/>
        </w:rPr>
        <w:t xml:space="preserve">. Исследования показывают, что в более чем 60 % Канадских популяций МЕ, ассоциированных с высокой соленостью, встречается аллель </w:t>
      </w:r>
      <w:r>
        <w:rPr>
          <w:rFonts w:ascii="Times New Roman" w:hAnsi="Times New Roman" w:cs="Times New Roman"/>
          <w:i/>
          <w:sz w:val="24"/>
          <w:szCs w:val="24"/>
          <w:lang w:val="en-US"/>
        </w:rPr>
        <w:t>Lap</w:t>
      </w:r>
      <w:r>
        <w:rPr>
          <w:rFonts w:ascii="Times New Roman" w:hAnsi="Times New Roman" w:cs="Times New Roman"/>
          <w:i/>
          <w:sz w:val="24"/>
          <w:szCs w:val="24"/>
        </w:rPr>
        <w:t>94</w:t>
      </w:r>
      <w:r>
        <w:rPr>
          <w:rFonts w:ascii="Times New Roman" w:hAnsi="Times New Roman" w:cs="Times New Roman"/>
          <w:sz w:val="24"/>
          <w:szCs w:val="24"/>
        </w:rPr>
        <w:t xml:space="preserve">, продукт которого имеет ферментную активность на 20% выше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{"citationItems":[{"id":"ITEM-1","itemData":{"DOI":"10.1007/BF00484570","ISSN":"00062928","PMID":"7337692","abstract":"Enzymatic parameters of aminopeptidase-I that may be sensitive to temperature and solute variations were investigated to provide a functional explanation for specific activity differences among genotypes in natural populations. The effect of temperature on the apparent Kmof l-leucyl-4-methoxy-2-naphthylamide and the dipeptide phenylalanyl-glycine was small, especially between 10 and 25 C. The apparent Kmvaried only between 36.7 and 49.8 μM at these temperatures and the six common genotypes did not differ in temperature-dependent substrate affinities. While pH had a significant effect on Km, no differences among genotypes were observed. Activation enthalpies were also identical among genotypes. Thermal inactivation was slowest at 15 C and the same for all genotypes. Of 18 tested amino acids, only phenylalanine inhibited aminopeptidase-I; KIvalues ranged from 1.2 to 0.8 mM and were the same for all genotypes. Small differences among genotypes were detected in the inhibitory effect of zinc. The concentration of aminopeptidase-I enzyme was the same for all genotypes in a population exposed to oceanic salinity, but the concentration of Lap94/94was 15% lower than that of other genotypes in a population experiencing estuarine salinity. Genotypes with the Lap94allele exhibited higher apparent kcat values in all population samples. The probable genotype-dependent effects of enzyme concentration and kcat differences are discussed with regard to maintenance of the polymorphism and genetic differences among populations. © 1981 Plenum Publishing Corporation.","author":[{"dropping-particle":"","family":"Koehn","given":"Richard K.","non-dropping-particle":"","parse-names":false,"suffix":""},{"dropping-particle":"","family":"Siebenaller","given":"Joseph F.","non-dropping-particle":"","parse-names":false,"suffix":""}],"container-title":"Biochemical Genetics","id":"ITEM-1","issue":"11-12","issued":{"date-parts":[["1981"]]},"page":"1143-1162","title":"Biochemical studies of aminopeptidase polymorphism in Mytilus edulis. II. Dependence of reaction rate on physical factors and enzyme concentration","type":"article-journal","volume":"19"},"uris":["http://www.mendeley.com/documents/?uuid=a1c6dd35-93bc-494d-ad16-cd91233762b3"]}],"mendeley":{"formattedCitation":"(Koehn &amp; Siebenaller, 1981)","plainTextFormattedCitation":"(Koehn &amp; Siebenaller, 1981)","previouslyFormattedCitation":"(Koehn &amp; Siebenaller, 1981)"},"properties":{"noteIndex":0},"schema":"https://github.com/citation-style-language/schema/raw/master/csl-citation.json"}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(Koehn &amp; Siebenaller, 1981)</w:t>
      </w:r>
      <w:r>
        <w:rPr>
          <w:rFonts w:ascii="Times New Roman" w:hAnsi="Times New Roman" w:cs="Times New Roman"/>
          <w:sz w:val="24"/>
          <w:szCs w:val="24"/>
        </w:rPr>
        <w:fldChar w:fldCharType="end"/>
      </w:r>
      <w:r>
        <w:rPr>
          <w:rFonts w:ascii="Times New Roman" w:hAnsi="Times New Roman" w:cs="Times New Roman"/>
          <w:sz w:val="24"/>
          <w:szCs w:val="24"/>
        </w:rPr>
        <w:t xml:space="preserve">. Другое исследование показывает, что в североамериканских популяциях МЕ, ассоциированных с эстуариями, аллель </w:t>
      </w:r>
      <w:r>
        <w:rPr>
          <w:rFonts w:ascii="Times New Roman" w:hAnsi="Times New Roman" w:cs="Times New Roman"/>
          <w:i/>
          <w:sz w:val="24"/>
          <w:szCs w:val="24"/>
          <w:lang w:val="en-US"/>
        </w:rPr>
        <w:t>Lap</w:t>
      </w:r>
      <w:r>
        <w:rPr>
          <w:rFonts w:ascii="Times New Roman" w:hAnsi="Times New Roman" w:cs="Times New Roman"/>
          <w:i/>
          <w:sz w:val="24"/>
          <w:szCs w:val="24"/>
        </w:rPr>
        <w:t>94</w:t>
      </w:r>
      <w:r>
        <w:rPr>
          <w:rFonts w:ascii="Times New Roman" w:hAnsi="Times New Roman" w:cs="Times New Roman"/>
          <w:sz w:val="24"/>
          <w:szCs w:val="24"/>
        </w:rPr>
        <w:t xml:space="preserve"> встречаются значительно реже, чем в мористых популяциях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{"citationItems":[{"id":"ITEM-1","itemData":{"DOI":"10.1038/298688a0","ISSN":"00280836","PMID":"7099266","abstract":"Biochemical differences have been described among allozymes1-4, but the physiological consequences (that is, physiological phenotypes) of such differences have only rarely been demonstrated5-7. Such a relationship is necessary both to the argument that natural selection maintains allozymic diversity in natural populations and for understanding biochemical mechanisms of adaptation8. We report here a genotype-dependent difference in the rate of cellular free amino acid accumulation during adjustment to hyperosmotic conditions in the mussel Mytilus edulis. The product of the Lap locus in M. edulis is the lysosomal enzyme aminopeptidase-I (AM-I; E.C.3.4.11.-) which hydrolyses oligopeptides to their constituent amino acids9. Total AM-I activity is positively correlated with salinity; a 120% increase in salinity increases AM-I activity twofold10-13. Adjustment to hyperosmotic stress in osmoconforming marine bivalves, including M. edulis, involves rapid accumulation of cellular free amino acids 14,15. The biochemical properties of AM-I, and its activation by salinity changes, suggest that it is important for providing cellular free amino acid pools during adjustment to hyperosmotic stress11. We show that individuals carrying the allele for high catalytic efficiency (kcat) accumulated cellular amino acids more rapidly than other genotypes. The difference in accumulation rate was also demonstrated by an interruption of hyperosmotic adjustment, which resulted in genotype-dependent rates of amino acid excretion. These results demonstrate the role of AM-I in the physiological processes that regulate cell volume. Thus, differing catalytic properties of allozymes are manifested as phenotypic differences at the physiological level and provide a mechanism for the known selective mortality of mussels in natural populations7. © 1982 Nature Publishing Group.","author":[{"dropping-particle":"","family":"Hilbish","given":"Thomas J.","non-dropping-particle":"","parse-names":false,"suffix":""},{"dropping-particle":"","family":"Deaton","given":"Lewis E.","non-dropping-particle":"","parse-names":false,"suffix":""},{"dropping-particle":"","family":"Koehn","given":"Richard K.","non-dropping-particle":"","parse-names":false,"suffix":""}],"container-title":"Nature","id":"ITEM-1","issue":"5875","issued":{"date-parts":[["1982"]]},"page":"688-689","title":"Effect of an allozyme polymorphism on regulation of cell volume","type":"article","volume":"298"},"uris":["http://www.mendeley.com/documents/?uuid=9c21d003-6664-4810-b822-22b6bc274300"]}],"mendeley":{"formattedCitation":"(Hilbish et al., 1982)","plainTextFormattedCitation":"(Hilbish et al., 1982)","previouslyFormattedCitation":"(Hilbish et al., 1982)"},"properties":{"noteIndex":0},"schema":"https://github.com/citation-style-language/schema/raw/master/csl-citation.json"}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(Hilbish et al., 1982)</w:t>
      </w:r>
      <w:r>
        <w:rPr>
          <w:rFonts w:ascii="Times New Roman" w:hAnsi="Times New Roman" w:cs="Times New Roman"/>
          <w:sz w:val="24"/>
          <w:szCs w:val="24"/>
        </w:rPr>
        <w:fldChar w:fldCharType="end"/>
      </w:r>
      <w:r>
        <w:rPr>
          <w:rFonts w:ascii="Times New Roman" w:hAnsi="Times New Roman" w:cs="Times New Roman"/>
          <w:sz w:val="24"/>
          <w:szCs w:val="24"/>
        </w:rPr>
        <w:t xml:space="preserve">. У тихоокеанских МТ была обнаружена похожая тенденция, однако различия между морскими и эстуарными популяциями были не такими большими как у МЕ – лишь 54% МТ из морских популяций обладали </w:t>
      </w:r>
      <w:r>
        <w:rPr>
          <w:rFonts w:ascii="Times New Roman" w:hAnsi="Times New Roman" w:cs="Times New Roman"/>
          <w:i/>
          <w:sz w:val="24"/>
          <w:szCs w:val="24"/>
          <w:lang w:val="en-US"/>
        </w:rPr>
        <w:t>Lap</w:t>
      </w:r>
      <w:r>
        <w:rPr>
          <w:rFonts w:ascii="Times New Roman" w:hAnsi="Times New Roman" w:cs="Times New Roman"/>
          <w:i/>
          <w:sz w:val="24"/>
          <w:szCs w:val="24"/>
        </w:rPr>
        <w:t>94</w:t>
      </w:r>
      <w:r>
        <w:rPr>
          <w:rFonts w:ascii="Times New Roman" w:hAnsi="Times New Roman" w:cs="Times New Roman"/>
          <w:sz w:val="24"/>
          <w:szCs w:val="24"/>
        </w:rPr>
        <w:t xml:space="preserve">, и 47% - из эстуарных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{"citationItems":[{"id":"ITEM-1","itemData":{"DOI":"10.2307/2409179","ISSN":"00143820","abstract":"Variations géographiques des fréquences géniques comparées chez les populations allopatriques de moules M. trossulus et M. edulis au locus Lap.","author":[{"dropping-particle":"","family":"McDonald","given":"John H.","non-dropping-particle":"","parse-names":false,"suffix":""},{"dropping-particle":"","family":"Siebenaller","given":"Joseph F.","non-dropping-particle":"","parse-names":false,"suffix":""}],"container-title":"Evolution","id":"ITEM-1","issue":"1","issued":{"date-parts":[["1989"]]},"page":"228","title":"Similar Geographic Variation at the LAP Locus in the Mussels Mytilus trossulus and M. Edulis","type":"article-journal","volume":"43"},"uris":["http://www.mendeley.com/documents/?uuid=6ce4249c-149a-41f2-a745-b558baa6e9a7"]}],"mendeley":{"formattedCitation":"(McDonald &amp; Siebenaller, 1989)","plainTextFormattedCitation":"(McDonald &amp; Siebenaller, 1989)","previouslyFormattedCitation":"(McDonald &amp; Siebenaller, 1989)"},"properties":{"noteIndex":0},"schema":"https://github.com/citation-style-language/schema/raw/master/csl-citation.json"}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(McDonald &amp; Siebenaller, 1989)</w:t>
      </w:r>
      <w:r>
        <w:rPr>
          <w:rFonts w:ascii="Times New Roman" w:hAnsi="Times New Roman" w:cs="Times New Roman"/>
          <w:sz w:val="24"/>
          <w:szCs w:val="24"/>
        </w:rPr>
        <w:fldChar w:fldCharType="end"/>
      </w:r>
      <w:r>
        <w:rPr>
          <w:rFonts w:ascii="Times New Roman" w:hAnsi="Times New Roman" w:cs="Times New Roman"/>
          <w:sz w:val="24"/>
          <w:szCs w:val="24"/>
        </w:rPr>
        <w:t xml:space="preserve">. Конечно, было бы логично </w:t>
      </w:r>
      <w:r>
        <w:rPr>
          <w:rFonts w:ascii="Times New Roman" w:hAnsi="Times New Roman" w:cs="Times New Roman"/>
          <w:strike/>
          <w:sz w:val="24"/>
          <w:szCs w:val="24"/>
        </w:rPr>
        <w:t xml:space="preserve">заманчиво </w:t>
      </w:r>
      <w:r>
        <w:rPr>
          <w:rFonts w:ascii="Times New Roman" w:hAnsi="Times New Roman" w:cs="Times New Roman"/>
          <w:sz w:val="24"/>
          <w:szCs w:val="24"/>
        </w:rPr>
        <w:t xml:space="preserve">предположить, что в условиях высокой солености МТ и МЕ из наших экспериментов различались, например, по уровню экспрессии </w:t>
      </w:r>
      <w:r>
        <w:rPr>
          <w:rFonts w:ascii="Times New Roman" w:hAnsi="Times New Roman" w:cs="Times New Roman"/>
          <w:i/>
          <w:sz w:val="24"/>
          <w:szCs w:val="24"/>
          <w:lang w:val="en-US"/>
        </w:rPr>
        <w:t>Lap</w:t>
      </w:r>
      <w:r>
        <w:rPr>
          <w:rFonts w:ascii="Times New Roman" w:hAnsi="Times New Roman" w:cs="Times New Roman"/>
          <w:sz w:val="24"/>
          <w:szCs w:val="24"/>
        </w:rPr>
        <w:t xml:space="preserve"> или различались эффективность работы аминопептидазы - и потому МЕ демонстрировали высокие концентрациями осмолитов. Однако, основыным и самым многочисленным осмолитом в нашем исследовании оказался таурин, который является непротеиногенной аминоксилотой, и повышение его концентрации не зависит от уровня экспрессии аминопептидазы или уровня её активности. Роль таурина в осморегуляции двустворчатых моллюсков вообще изучена очень слабо. Известно, что уровень концентрации таурина в тканях устриц регулируется экспрессией цистеин-сульфинат декарбоксилазы, и экспрессия этого фермента сильно зависит от условий солености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{"citationItems":[{"id":"ITEM-1","itemData":{"DOI":"10.1038/s41598-017-05852-6","ISSN":"20452322","PMID":"28710376","abstract":"Taurine has been reported high amounts in marine animals to maintain osmotic balance between osmoformers and sea water. Approximately 80% of the total amino-acid content is taurine in Pacific oyster Crassostrea gigas, an intertidal and euryhaline species. In this study, we cloned the two copies of cysteine sulfinate decarboxylase (CSAD), the key enzyme in taurine biosynthesis pathway, screened in oyster genome data. Sequentially, we compared the expression patterns of CgCSAD1 and CgCSAD2 under low salinity treatment (8‰ and 15‰) using different families from two populations. There was no correlation between the expression of CSAD and the different population. Notably, CgCSAD1 increased significantly in treated groups for 24 h, but CgCSAD2 had no significant differentiation. Moreover, the results of CgCSAD1 interference provided the evidence of the positive correlation between CgCSAD1 expressions and taurine contents. The zinc finger domain showed in multi-alignment results may be the important character of CgCSAD1 as the key enzyme in taurine biosynthesis to regulate taurine pool in response to low salinity. This study provides a new evidence for the important role of taurine in adaptation to low salinity in oyster. In addition, it is a good model to discuss the function and evolution of the duplication in mollusks.","author":[{"dropping-particle":"","family":"Zhao","given":"Xuelin","non-dropping-particle":"","parse-names":false,"suffix":""},{"dropping-particle":"","family":"Li","given":"Qi","non-dropping-particle":"","parse-names":false,"suffix":""},{"dropping-particle":"","family":"Meng","given":"Qian","non-dropping-particle":"","parse-names":false,"suffix":""},{"dropping-particle":"","family":"Yue","given":"Chenyang","non-dropping-particle":"","parse-names":false,"suffix":""},{"dropping-particle":"","family":"Xu","given":"Chengxun","non-dropping-particle":"","parse-names":false,"suffix":""}],"container-title":"Scientific Reports","id":"ITEM-1","issue":"1","issued":{"date-parts":[["2017"]]},"page":"1-10","title":"Identification and expression of cysteine sulfinate decarboxylase, possible regulation of taurine biosynthesis in Crassostrea gigas in response to low salinity","type":"article-journal","volume":"7"},"uris":["http://www.mendeley.com/documents/?uuid=0113b452-8bf3-44a8-9ed9-fc21f992362f"]}],"mendeley":{"formattedCitation":"(Zhao et al., 2017)","plainTextFormattedCitation":"(Zhao et al., 2017)","previouslyFormattedCitation":"(Zhao et al., 2017)"},"properties":{"noteIndex":0},"schema":"https://github.com/citation-style-language/schema/raw/master/csl-citation.json"}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(Zhao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Мы не нашли никаких данных об уровне экспресии этого фермента в тканях мидий, и, тем более, никаких данных о различиях в экспрессии между популяциями из регионов и разным соленостным режимом. Однако, можно предположить существование отбора, связанного с соленостью и для механизмов регуляции экспрессии цистеин-сульфинат декарбоксилазы, аналогично картине с аллелями гена </w:t>
      </w:r>
      <w:r>
        <w:rPr>
          <w:rFonts w:ascii="Times New Roman" w:hAnsi="Times New Roman" w:cs="Times New Roman"/>
          <w:i/>
          <w:sz w:val="24"/>
          <w:szCs w:val="24"/>
          <w:lang w:val="en-US"/>
        </w:rPr>
        <w:t>Lap</w:t>
      </w:r>
      <w:r>
        <w:rPr>
          <w:rFonts w:ascii="Times New Roman" w:hAnsi="Times New Roman" w:cs="Times New Roman"/>
          <w:sz w:val="24"/>
          <w:szCs w:val="24"/>
        </w:rPr>
        <w:t>.</w:t>
      </w:r>
    </w:p>
    <w:p>
      <w:pPr>
        <w:spacing w:after="0" w:line="240" w:lineRule="auto"/>
      </w:pPr>
    </w:p>
    <w:p>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В нашем исследовании мы, кроме всего прочего, показали, что сила прикрепления мидий к субстрату зависит от солености. Само по себе снижение интенсивности образования биссуса в гипосалинных условиях было продемонстрировано во множестве работ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{"citationItems":[{"id":"ITEM-1","itemData":{"author":[{"dropping-particle":"","family":"Young","given":"G A","non-dropping-particle":"","parse-names":false,"suffix":""}],"container-title":"Marine Ecology","id":"ITEM-1","issue":"1985","issued":{"date-parts":[["1985"]]},"page":"261-271","title":"Byssus-thread formation by the mussel Mytilus edulis : effects of environmental factors","type":"article-journal","volume":"24"},"uris":["http://www.mendeley.com/documents/?uuid=3fdd5b3d-a0a2-4bce-8485-c73d881f44af"]},{"id":"ITEM-2","itemData":{"DOI":"10.1093/oxfordjournals.mollus.a065333","ISSN":"14643766","abstract":"The rate of thread production in M. edulis decreases with increasing size of the animal both at high and low salinities. In animals of the same size, fewer threads are produced at low salinity than at high, while more are produced at higher temperatures. © 1976 The Malacological Society of London.","author":[{"dropping-particle":"","family":"Allen","given":"J. A.","non-dropping-particle":"","parse-names":false,"suffix":""},{"dropping-particle":"","family":"Cook","given":"M.","non-dropping-particle":"","parse-names":false,"suffix":""},{"dropping-particle":"","family":"Jackson","given":"D. J.","non-dropping-particle":"","parse-names":false,"suffix":""},{"dropping-particle":"","family":"Preston","given":"S.","non-dropping-particle":"","parse-names":false,"suffix":""},{"dropping-particle":"","family":"Worth","given":"E. M.","non-dropping-particle":"","parse-names":false,"suffix":""}],"container-title":"Journal of Molluscan Studies","id":"ITEM-2","issue":"2","issued":{"date-parts":[["1976"]]},"page":"279-289","title":"Observations on the rate of production and mechanical properties of the byssus threads of Mytilus edulis L.","type":"article-journal","volume":"42"},"uris":["http://www.mendeley.com/documents/?uuid=aa4f0047-53bf-4ce0-b728-5266e151807e"]},{"id":"ITEM-3","itemData":{"DOI":"10.1007/BF00354918","ISSN":"00253162","abstract":"The effects of various factors on byssal thread formation have been examined in the laboratory using Modiolus demissus and Mytilus edulis. With M. demissus thread formation (threads/mussel/h0 and proportion of mussels forming threads decreased with increasing size; prior exposure to air enhanced subsequent thread formation; mechanical agitation reduced thread formation. In addition, low salinity acclimated mussels adapted more rapidly to 32 ppt than high salinity acclimated mussels did to 16 ppt; threads were not formed in the absence of calcium and/or magnesium; and there was no reduction in thread formation at temperatures as high as 27° to 28°C. M. edulis died and thread formation approached zero at temperatures exceeding 26°C. © 1970 Springer-Verlag.","author":[{"dropping-particle":"","family":"Winkle","given":"W.","non-dropping-particle":"Van","parse-names":false,"suffix":""}],"container-title":"Marine Biology","id":"ITEM-3","issue":"2","issued":{"date-parts":[["1970"]]},"page":"143-148","title":"Effect of environmental factors on byssal thread formation","type":"article-journal","volume":"7"},"uris":["http://www.mendeley.com/documents/?uuid=1e2b8e8f-93d7-4573-b0e1-b674ad338dc2"]}],"mendeley":{"formattedCitation":"(Allen et al., 1976; Van Winkle, 1970; Young, 1985)","plainTextFormattedCitation":"(Allen et al., 1976; Van Winkle, 1970; Young, 1985)","previouslyFormattedCitation":"(Allen et al., 1976; Van Winkle, 1970; Young, 1985)"},"properties":{"noteIndex":0},"schema":"https://github.com/citation-style-language/schema/raw/master/csl-citation.json"}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(Allen et al., 1976; Van Winkle, 1970; Young, 1985)</w:t>
      </w:r>
      <w:r>
        <w:rPr>
          <w:rFonts w:ascii="Times New Roman" w:hAnsi="Times New Roman" w:cs="Times New Roman"/>
          <w:sz w:val="24"/>
          <w:szCs w:val="24"/>
        </w:rPr>
        <w:fldChar w:fldCharType="end"/>
      </w:r>
      <w:r>
        <w:rPr>
          <w:rFonts w:ascii="Times New Roman" w:hAnsi="Times New Roman" w:cs="Times New Roman"/>
          <w:sz w:val="24"/>
          <w:szCs w:val="24"/>
        </w:rPr>
        <w:t xml:space="preserve">. Предположительно, снижение силы прикрепления в гипосалинных условиях связано как с общим стрессом организма, так и непосредственно с влиянием низкой солености на химию образования биссуса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{"citationItems":[{"id":"ITEM-1","itemData":{"DOI":"10.1007/BF00354918","ISSN":"00253162","abstract":"The effects of various factors on byssal thread formation have been examined in the laboratory using Modiolus demissus and Mytilus edulis. With M. demissus thread formation (threads/mussel/h0 and proportion of mussels forming threads decreased with increasing size; prior exposure to air enhanced subsequent thread formation; mechanical agitation reduced thread formation. In addition, low salinity acclimated mussels adapted more rapidly to 32 ppt than high salinity acclimated mussels did to 16 ppt; threads were not formed in the absence of calcium and/or magnesium; and there was no reduction in thread formation at temperatures as high as 27° to 28°C. M. edulis died and thread formation approached zero at temperatures exceeding 26°C. © 1970 Springer-Verlag.","author":[{"dropping-particle":"","family":"Winkle","given":"W.","non-dropping-particle":"Van","parse-names":false,"suffix":""}],"container-title":"Marine Biology","id":"ITEM-1","issue":"2","issued":{"date-parts":[["1970"]]},"page":"143-148","title":"Effect of environmental factors on byssal thread formation","type":"article-journal","volume":"7"},"uris":["http://www.mendeley.com/documents/?uuid=1e2b8e8f-93d7-4573-b0e1-b674ad338dc2"]}],"mendeley":{"formattedCitation":"(Van Winkle, 1970)","plainTextFormattedCitation":"(Van Winkle, 1970)","previouslyFormattedCitation":"(Van Winkle, 1970)"},"properties":{"noteIndex":0},"schema":"https://github.com/citation-style-language/schema/raw/master/csl-citation.json"}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(Van Winkle, 1970)</w:t>
      </w:r>
      <w:r>
        <w:rPr>
          <w:rFonts w:ascii="Times New Roman" w:hAnsi="Times New Roman" w:cs="Times New Roman"/>
          <w:sz w:val="24"/>
          <w:szCs w:val="24"/>
        </w:rPr>
        <w:fldChar w:fldCharType="end"/>
      </w:r>
      <w:r>
        <w:rPr>
          <w:rFonts w:ascii="Times New Roman" w:hAnsi="Times New Roman" w:cs="Times New Roman"/>
          <w:sz w:val="24"/>
          <w:szCs w:val="24"/>
        </w:rPr>
        <w:t xml:space="preserve">. В наших экспериментах МЕ и МТ демонстрировали различную силу прикрепления в гипосалинных условиях. Так, например, вероятность того, что МЕ вовсе не прикрепятся, увеличивалась с понижением солености. В то время как МТ в таких же условиях прикреплялись с той же вероятностью, что и при нормальной солености. Более того, в условиях пониженной солености крупные особи МТ демонстрировали наиболее высокую силу прикрепления. Это хорошо согласуется с другими нашими результатами –  МТ, демонстрирующие более интенсивное выделение биссуса, не тратят в гипосалинных условиях ресурсы на излишнюю экскрецию, а потому вполне обладают возможностью инвестирования в образование биссуса. </w:t>
      </w:r>
    </w:p>
    <w:p>
      <w:pPr>
        <w:spacing w:after="0" w:line="240" w:lineRule="auto"/>
      </w:pPr>
      <w:r>
        <w:rPr>
          <w:b/>
        </w:rPr>
        <w:tab/>
      </w:r>
      <w:r>
        <w:t xml:space="preserve"> </w:t>
      </w:r>
    </w:p>
    <w:p>
      <w:pPr>
        <w:spacing w:after="0" w:line="240" w:lineRule="auto"/>
        <w:rPr>
          <w:b/>
        </w:rPr>
      </w:pPr>
    </w:p>
    <w:p>
      <w:pPr>
        <w:spacing w:after="0" w:line="360" w:lineRule="auto"/>
        <w:jc w:val="both"/>
        <w:rPr>
          <w:rFonts w:ascii="Times New Roman" w:hAnsi="Times New Roman" w:cs="Times New Roman"/>
          <w:b/>
          <w:sz w:val="24"/>
          <w:szCs w:val="24"/>
        </w:rPr>
      </w:pPr>
      <w:r>
        <w:rPr>
          <w:b/>
        </w:rPr>
        <w:tab/>
      </w:r>
      <w:r>
        <w:rPr>
          <w:rFonts w:ascii="Times New Roman" w:hAnsi="Times New Roman" w:cs="Times New Roman"/>
          <w:b/>
          <w:sz w:val="24"/>
          <w:szCs w:val="24"/>
        </w:rPr>
        <w:t>Заключение</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Подытоживая, нам представляется, что различия в интенсивности образования биссуса – и есть тот самый </w:t>
      </w:r>
      <w:del w:id="1104" w:author="polyd" w:date="2023-06-15T16:33:20Z">
        <w:r>
          <w:rPr>
            <w:rFonts w:ascii="Times New Roman" w:hAnsi="Times New Roman" w:cs="Times New Roman"/>
            <w:sz w:val="24"/>
            <w:szCs w:val="24"/>
          </w:rPr>
          <w:delText>признак</w:delText>
        </w:r>
      </w:del>
      <w:ins w:id="1105" w:author="polyd" w:date="2023-06-15T16:33:20Z">
        <w:r>
          <w:rPr>
            <w:rFonts w:ascii="Times New Roman" w:hAnsi="Times New Roman" w:cs="Times New Roman"/>
            <w:sz w:val="24"/>
            <w:szCs w:val="24"/>
            <w:lang w:val="ru-RU"/>
          </w:rPr>
          <w:t>меха</w:t>
        </w:r>
      </w:ins>
      <w:ins w:id="1106" w:author="polyd" w:date="2023-06-15T16:33:21Z">
        <w:r>
          <w:rPr>
            <w:rFonts w:ascii="Times New Roman" w:hAnsi="Times New Roman" w:cs="Times New Roman"/>
            <w:sz w:val="24"/>
            <w:szCs w:val="24"/>
            <w:lang w:val="ru-RU"/>
          </w:rPr>
          <w:t>низм</w:t>
        </w:r>
      </w:ins>
      <w:r>
        <w:rPr>
          <w:rFonts w:ascii="Times New Roman" w:hAnsi="Times New Roman" w:cs="Times New Roman"/>
          <w:sz w:val="24"/>
          <w:szCs w:val="24"/>
        </w:rPr>
        <w:t xml:space="preserve">, опосредующий конкурентную борьбу МТ и МЕ в смешанных поселениях. Биссус играет огромную роль в жизни мидий. Прикрепление к субстрату во многом определяет их выживаемость: стратегии избегания и противодействия хищникам, сопротивление негативному воздействию прибоя и даже конкурентный успех в борьбе за субстрат. Наши исследования показали, что, по крайней мере  в Белом море, интенсивное образование биссуса </w:t>
      </w:r>
      <w:r>
        <w:rPr>
          <w:rFonts w:ascii="Times New Roman" w:hAnsi="Times New Roman" w:cs="Times New Roman"/>
          <w:sz w:val="24"/>
          <w:szCs w:val="24"/>
          <w:lang w:val="en-US"/>
        </w:rPr>
        <w:t>MT</w:t>
      </w:r>
      <w:r>
        <w:rPr>
          <w:rFonts w:ascii="Times New Roman" w:hAnsi="Times New Roman" w:cs="Times New Roman"/>
          <w:sz w:val="24"/>
          <w:szCs w:val="24"/>
        </w:rPr>
        <w:t xml:space="preserve"> делает смешанные поселения, в которых частота этого вида велика,  неблагоприятными  как для </w:t>
      </w:r>
      <w:r>
        <w:rPr>
          <w:rFonts w:ascii="Times New Roman" w:hAnsi="Times New Roman" w:cs="Times New Roman"/>
          <w:sz w:val="24"/>
          <w:szCs w:val="24"/>
          <w:lang w:val="en-US"/>
        </w:rPr>
        <w:t>ME</w:t>
      </w:r>
      <w:r>
        <w:rPr>
          <w:rFonts w:ascii="Times New Roman" w:hAnsi="Times New Roman" w:cs="Times New Roman"/>
          <w:sz w:val="24"/>
          <w:szCs w:val="24"/>
        </w:rPr>
        <w:t xml:space="preserve">, так и для </w:t>
      </w:r>
      <w:r>
        <w:rPr>
          <w:rFonts w:ascii="Times New Roman" w:hAnsi="Times New Roman" w:cs="Times New Roman"/>
          <w:sz w:val="24"/>
          <w:szCs w:val="24"/>
          <w:lang w:val="en-US"/>
        </w:rPr>
        <w:t>MT</w:t>
      </w:r>
      <w:r>
        <w:rPr>
          <w:rFonts w:ascii="Times New Roman" w:hAnsi="Times New Roman" w:cs="Times New Roman"/>
          <w:sz w:val="24"/>
          <w:szCs w:val="24"/>
        </w:rPr>
        <w:t xml:space="preserve">. Мы считаем, что именно по этой причине мы практически не наблюдаем «классических» поселений мидий в виде банок, которые представлены исключительно МТ.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Согласно общепринятым представлениям, развитие сублиторальных и некоторых литоральных поселений мидий в Белом море происходит циклически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ISBN":"0385-077X","author":[{"dropping-particle":"","family":"Наумов","given":"А.Д.","non-dropping-particle":"","parse-names":false,"suffix":""}],"id":"ITEM-1","issued":{"date-parts":[["2006"]]},"publisher":"Российская Академия Наук, Зоологический Институт","publisher-place":"Санкт-Петербург","title":"Двустворчатые моллюски Белого моря","type":"book"},"uris":["http://www.mendeley.com/documents/?uuid=de8c9aaf-97d2-4022-9a22-44d65064ab9b"]}],"mendeley":{"formattedCitation":"(Наумов, 2006)","plainTextFormattedCitation":"(Наумов, 2006)","previouslyFormattedCitation":"(Наумов, 2006)"},"properties":{"noteIndex":0},"schema":"https://github.com/citation-style-language/schema/raw/master/csl-citation.json"}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(Наумов, 2006)</w:t>
      </w:r>
      <w:r>
        <w:rPr>
          <w:rFonts w:ascii="Times New Roman" w:hAnsi="Times New Roman" w:cs="Times New Roman"/>
          <w:sz w:val="24"/>
          <w:szCs w:val="24"/>
        </w:rPr>
        <w:fldChar w:fldCharType="end"/>
      </w:r>
      <w:r>
        <w:rPr>
          <w:rFonts w:ascii="Times New Roman" w:hAnsi="Times New Roman" w:cs="Times New Roman"/>
          <w:sz w:val="24"/>
          <w:szCs w:val="24"/>
        </w:rPr>
        <w:t xml:space="preserve">. Время развития одного цикла занимает около 12-15 лет, и в ходе него поселение проходит несколько этапов. Вначале происходит оседание молоди на субстрат и рост моллюсков. После достижения моллюсками определенного размера поступление молоди в поселении прекращается. С течением времени, подавляющее большинство особей в поселении являются представителями одной возрастной когорты, и, таким образом, гибель особей в поселении происходит примерно одновременно – цикл заканчивается гибелью мидиевой банки.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Данная концепция была разработана без учета влияния МТ</w:t>
      </w:r>
      <w:del w:id="1107" w:author="polyd" w:date="2023-06-15T16:34:46Z">
        <w:r>
          <w:rPr>
            <w:rFonts w:ascii="Times New Roman" w:hAnsi="Times New Roman" w:cs="Times New Roman"/>
            <w:sz w:val="24"/>
            <w:szCs w:val="24"/>
          </w:rPr>
          <w:delText xml:space="preserve"> поселения</w:delText>
        </w:r>
      </w:del>
      <w:r>
        <w:rPr>
          <w:rFonts w:ascii="Times New Roman" w:hAnsi="Times New Roman" w:cs="Times New Roman"/>
          <w:sz w:val="24"/>
          <w:szCs w:val="24"/>
        </w:rPr>
        <w:t xml:space="preserve">. По нашим представлениям, присутствие МТ может изменять динамику развития поселения. Образование локальных агрегаций МТ в скоплениях МЕ может приводить к повышенной смертности животных и освобождению участков субстрата, где будет возможно пополнение молодью. При таком сценарии демографический состав поселения будет менее однородным, и цикл развития поселения может принять иной характер. Мы ожидаем, что приток в поселения </w:t>
      </w:r>
      <w:r>
        <w:rPr>
          <w:rFonts w:ascii="Times New Roman" w:hAnsi="Times New Roman" w:cs="Times New Roman"/>
          <w:sz w:val="24"/>
          <w:szCs w:val="24"/>
          <w:lang w:val="en-US"/>
        </w:rPr>
        <w:t>ME</w:t>
      </w:r>
      <w:r>
        <w:rPr>
          <w:rFonts w:ascii="Times New Roman" w:hAnsi="Times New Roman" w:cs="Times New Roman"/>
          <w:sz w:val="24"/>
          <w:szCs w:val="24"/>
        </w:rPr>
        <w:t xml:space="preserve"> особей </w:t>
      </w:r>
      <w:r>
        <w:rPr>
          <w:rFonts w:ascii="Times New Roman" w:hAnsi="Times New Roman" w:cs="Times New Roman"/>
          <w:sz w:val="24"/>
          <w:szCs w:val="24"/>
          <w:lang w:val="en-US"/>
        </w:rPr>
        <w:t>MT</w:t>
      </w:r>
      <w:r>
        <w:rPr>
          <w:rFonts w:ascii="Times New Roman" w:hAnsi="Times New Roman" w:cs="Times New Roman"/>
          <w:sz w:val="24"/>
          <w:szCs w:val="24"/>
        </w:rPr>
        <w:t xml:space="preserve"> сделает поселения менее стабильными и част</w:t>
      </w:r>
      <w:ins w:id="1108" w:author="polyd" w:date="2023-06-15T16:35:19Z">
        <w:r>
          <w:rPr>
            <w:rFonts w:ascii="Times New Roman" w:hAnsi="Times New Roman" w:cs="Times New Roman"/>
            <w:sz w:val="24"/>
            <w:szCs w:val="24"/>
            <w:lang w:val="ru-RU"/>
          </w:rPr>
          <w:t>от</w:t>
        </w:r>
      </w:ins>
      <w:r>
        <w:rPr>
          <w:rFonts w:ascii="Times New Roman" w:hAnsi="Times New Roman" w:cs="Times New Roman"/>
          <w:sz w:val="24"/>
          <w:szCs w:val="24"/>
        </w:rPr>
        <w:t xml:space="preserve">а флуктуаций должна возрасти.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В другом сценарии развития совместного поселения МТ и МЕ, который мы рассматриваем, мидии двух видов расходятся в своих экологических нишах. Литературные данные свидетельствуют о том, что в Белом море в местах совместного поселения МТ и МЕ тяготеют к различным субстратам </w:t>
      </w: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CSL_CITATION {"citationItems":[{"id":"ITEM-1","itemData":{"DOI":"10.1371/journal.pone.0152963","ISSN":"19326203","abstract":"© 2016 Katolikova et al. This is an open access article distributed under the terms of the Creative Commons Attribution License, which permits unrestricted use, distribution, and reproduction in any medium, provided the original author and source are credited. Two blue mussel lineages of Pliocene origin, Mytilus edulis (ME) and M. trossulus (MT), cooccur and hybridize in several regions on the shores of the North Atlantic. The two species were distinguished from each other by molecular methods in the 1980s, and a large amount of comparative data on them has been accumulated since that time. However, while ME and MT are now routinely distinguished by various genetic markers, they tend to be overlooked in ecological studies since morphological characters for taxonomic identification have been lacking, and no consistent habitat differences between lineages have been reported. Surveying a recently discovered area of ME and MT co-occurrence in the White Sea and employing a set of allozyme markers for identification, we address the issue whether ME and MT are true biological species with distinct ecological characteristics or just virtual genetic entities with no matching morphological and ecological identities. We find that: (1) in the White Sea, the occurrence of MT is largely concentrated in harbors, in line with observations from other subarctic regions of Europe; (2) mixed populations of ME and MT are always dominated by purebred individuals, animals classified as hybrids constituting only ca. 18%; (3) in terms of shell morphology, 80% of MT bear a distinct uninterrupted dark prismatic strip under the ligament while 97% of ME lack this character; (4) at sites of sympatry MT is more common on algal substrates while ME mostly lives directly on the bottom. This segregation by the substrate may contribute to maintaining reproductive isolation and decreasing competition between taxa. We conclude that while ME and MT are not fully reproductively isolated, they do represent clearly distinguishable biological, ecological and morphological entities in the White Sea. It remains to be documented whether the observed morphological and ecological differences are of a local character, or whether they have simply been overlooked in other contact zones.","author":[{"dropping-particle":"","family":"Katolikova","given":"Marina","non-dropping-particle":"","parse-names":false,"suffix":""},{"dropping-particle":"","family":"Khaitov","given":"Vadim","non-dropping-particle":"","parse-names":false,"suffix":""},{"dropping-particle":"","family":"Väinölä","given":"Risto","non-dropping-particle":"","parse-names":false,"suffix":""},{"dropping-particle":"","family":"Gantsevich","given":"Michael","non-dropping-particle":"","parse-names":false,"suffix":""},{"dropping-particle":"","family":"Strelkov","given":"Petr","non-dropping-particle":"","parse-names":false,"suffix":""}],"container-title":"PLoS ONE","id":"ITEM-1","issue":"4","issued":{"date-parts":[["2016"]]},"page":"1-25","title":"Genetic, ecological and morphological distinctness of the blue mussels Mytilus trossulus gould and M. edulis l. in the White Sea","type":"article-journal","volume":"11"},"uris":["http://www.mendeley.com/documents/?uuid=f2d5c684-6f93-455c-969c-a4f1f929d5e2"]}],"mendeley":{"formattedCitation":"(Katolikova et al., 2016)","plainTextFormattedCitation":"(Katolikova et al., 2016)","previouslyFormattedCitation":"(Katolikova et al.,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sz w:val="24"/>
          <w:szCs w:val="24"/>
        </w:rPr>
        <w:t>(Katolikova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МЕ тяготеют к твердым субстратам, в то время как МТ селятся преимущественно на фукоидах. Такие поселения обычно характеризуются низкой плотностью мидий в них, и негативный эффект интенсивного выделения биссуса МТ становится менее выраженным. </w:t>
      </w:r>
    </w:p>
    <w:p>
      <w:pPr>
        <w:spacing w:after="0" w:line="360" w:lineRule="auto"/>
        <w:jc w:val="both"/>
        <w:rPr>
          <w:rFonts w:ascii="Times New Roman" w:hAnsi="Times New Roman" w:cs="Times New Roman"/>
          <w:sz w:val="24"/>
          <w:szCs w:val="24"/>
        </w:rPr>
      </w:pPr>
    </w:p>
    <w:p>
      <w:pPr>
        <w:spacing w:after="0" w:line="360" w:lineRule="auto"/>
        <w:jc w:val="both"/>
      </w:pPr>
      <w:r>
        <w:rPr>
          <w:rFonts w:ascii="Times New Roman" w:hAnsi="Times New Roman" w:cs="Times New Roman"/>
          <w:sz w:val="24"/>
          <w:szCs w:val="24"/>
        </w:rPr>
        <w:tab/>
      </w:r>
      <w:r>
        <w:rPr>
          <w:rFonts w:ascii="Times New Roman" w:hAnsi="Times New Roman" w:cs="Times New Roman"/>
          <w:sz w:val="24"/>
          <w:szCs w:val="24"/>
        </w:rPr>
        <w:t>Соленость, по-видимому, действительно является фактором, в некоторой степени определяющим пространственное расхождение конкурирующих видов в Кандалакшском заливе Белого моря. МЕ не продемонстрировали повышенной (по сравнению с М</w:t>
      </w:r>
      <w:r>
        <w:rPr>
          <w:rFonts w:ascii="Times New Roman" w:hAnsi="Times New Roman" w:cs="Times New Roman"/>
          <w:sz w:val="24"/>
          <w:szCs w:val="24"/>
          <w:lang w:val="en-US"/>
        </w:rPr>
        <w:t>T</w:t>
      </w:r>
      <w:r>
        <w:rPr>
          <w:rFonts w:ascii="Times New Roman" w:hAnsi="Times New Roman" w:cs="Times New Roman"/>
          <w:sz w:val="24"/>
          <w:szCs w:val="24"/>
        </w:rPr>
        <w:t>) смертности, связанной с опреснением, и даже опреснение до 10‰ являлось для них лишь умеренно стрессирующим воздействием.  Тем не менее, в гипосалинных условиях вершины Кандалакшского залива МТ, вероятно, получают преимущество, ввиду сохранения способности к прикреплению и пониженных (в сравнении с МЕ) энергетических затрат, связанных с экскрецией. Однако при повышении солености преимущество МТ перед МЕ сходит на нет, и в условиях нормальной солености Белого моря (25‰), вероятно, может снижаться. Снижаться будет и негативный эффект увеличения доли МТ в поселении на общую смертность в поселениях.</w:t>
      </w:r>
      <w:r>
        <w:t xml:space="preserve"> </w:t>
      </w:r>
    </w:p>
    <w:p>
      <w:pPr>
        <w:spacing w:after="0" w:line="240" w:lineRule="auto"/>
      </w:pPr>
    </w:p>
    <w:p>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Выводы. </w:t>
      </w:r>
    </w:p>
    <w:p>
      <w:pPr>
        <w:spacing w:after="0" w:line="360" w:lineRule="auto"/>
        <w:jc w:val="both"/>
        <w:rPr>
          <w:rFonts w:ascii="Times New Roman" w:hAnsi="Times New Roman" w:cs="Times New Roman"/>
          <w:sz w:val="24"/>
          <w:szCs w:val="24"/>
        </w:rPr>
      </w:pPr>
    </w:p>
    <w:p>
      <w:pPr>
        <w:pStyle w:val="12"/>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Таксономический состав поселения оказывает влияние на скорость роста и смертность мидий в смешанных поселениях.  Увеличение доли </w:t>
      </w:r>
      <w:r>
        <w:rPr>
          <w:rFonts w:ascii="Times New Roman" w:hAnsi="Times New Roman" w:cs="Times New Roman"/>
          <w:i/>
          <w:sz w:val="24"/>
          <w:szCs w:val="24"/>
          <w:lang w:val="en-US"/>
        </w:rPr>
        <w:t>Mytilus</w:t>
      </w:r>
      <w:r>
        <w:rPr>
          <w:rFonts w:ascii="Times New Roman" w:hAnsi="Times New Roman" w:cs="Times New Roman"/>
          <w:i/>
          <w:sz w:val="24"/>
          <w:szCs w:val="24"/>
        </w:rPr>
        <w:t xml:space="preserve"> </w:t>
      </w:r>
      <w:r>
        <w:rPr>
          <w:rFonts w:ascii="Times New Roman" w:hAnsi="Times New Roman" w:cs="Times New Roman"/>
          <w:i/>
          <w:sz w:val="24"/>
          <w:szCs w:val="24"/>
          <w:lang w:val="en-US"/>
        </w:rPr>
        <w:t>trossulus</w:t>
      </w:r>
      <w:r>
        <w:rPr>
          <w:rFonts w:ascii="Times New Roman" w:hAnsi="Times New Roman" w:cs="Times New Roman"/>
          <w:i/>
          <w:sz w:val="24"/>
          <w:szCs w:val="24"/>
        </w:rPr>
        <w:t xml:space="preserve"> </w:t>
      </w:r>
      <w:r>
        <w:rPr>
          <w:rFonts w:ascii="Times New Roman" w:hAnsi="Times New Roman" w:cs="Times New Roman"/>
          <w:sz w:val="24"/>
          <w:szCs w:val="24"/>
        </w:rPr>
        <w:t xml:space="preserve">в поселении приводит к повышению смертности и снижению скорости роста у обоих видов мидий. Негативный эффект присутствия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trossulus</w:t>
      </w:r>
      <w:r>
        <w:rPr>
          <w:rFonts w:ascii="Times New Roman" w:hAnsi="Times New Roman" w:cs="Times New Roman"/>
          <w:sz w:val="24"/>
          <w:szCs w:val="24"/>
        </w:rPr>
        <w:t xml:space="preserve"> снижается с уменьшением плотности поселения. </w:t>
      </w:r>
    </w:p>
    <w:p>
      <w:pPr>
        <w:pStyle w:val="12"/>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Сила прикрепления и количество образуемых нитей биссуса различается между видами.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trossulus</w:t>
      </w:r>
      <w:r>
        <w:rPr>
          <w:rFonts w:ascii="Times New Roman" w:hAnsi="Times New Roman" w:cs="Times New Roman"/>
          <w:sz w:val="24"/>
          <w:szCs w:val="24"/>
        </w:rPr>
        <w:t xml:space="preserve"> характеризуются повышенной интенсивностью образования биссуса. Эти различия лежат в основе негативного эффекта, который оказывает присутствие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trossulus</w:t>
      </w:r>
      <w:r>
        <w:rPr>
          <w:rFonts w:ascii="Times New Roman" w:hAnsi="Times New Roman" w:cs="Times New Roman"/>
          <w:sz w:val="24"/>
          <w:szCs w:val="24"/>
        </w:rPr>
        <w:t xml:space="preserve"> в поселении, на скорость роста и смертность мидий. Предположительно, негативный эффект связан с ухудшением гидродинамических условий и затруднением эффективной фильтрации мидий. </w:t>
      </w:r>
    </w:p>
    <w:p>
      <w:pPr>
        <w:pStyle w:val="12"/>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Соленость оказывает неодинаковое влияние на силу прикрепления к субстрату у двух видов мидий. В гипосалинных условиях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edulis</w:t>
      </w:r>
      <w:r>
        <w:rPr>
          <w:rFonts w:ascii="Times New Roman" w:hAnsi="Times New Roman" w:cs="Times New Roman"/>
          <w:sz w:val="24"/>
          <w:szCs w:val="24"/>
        </w:rPr>
        <w:t xml:space="preserve"> снижают силу прикрепления или вовсе теряют способность прикрепляться к субстрату, что повышает риски, связанные с негативным воздействием прибойной активности и хищников. Сила прикрепления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trossulus</w:t>
      </w:r>
      <w:r>
        <w:rPr>
          <w:rFonts w:ascii="Times New Roman" w:hAnsi="Times New Roman" w:cs="Times New Roman"/>
          <w:sz w:val="24"/>
          <w:szCs w:val="24"/>
        </w:rPr>
        <w:t xml:space="preserve"> в условиях низкой солености повышается, что может повышать негативный эффект их присутствия в поселении на скорость роста и смертность мидий. </w:t>
      </w:r>
    </w:p>
    <w:p>
      <w:pPr>
        <w:pStyle w:val="12"/>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Состав органического компонента осмолитов различается у двух видов мидий. В регуляции осмолярности внутренней среды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edulis</w:t>
      </w:r>
      <w:r>
        <w:rPr>
          <w:rFonts w:ascii="Times New Roman" w:hAnsi="Times New Roman" w:cs="Times New Roman"/>
          <w:sz w:val="24"/>
          <w:szCs w:val="24"/>
        </w:rPr>
        <w:t xml:space="preserve"> в большей степени полагается на таурин, тогда как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trossulus</w:t>
      </w:r>
      <w:r>
        <w:rPr>
          <w:rFonts w:ascii="Times New Roman" w:hAnsi="Times New Roman" w:cs="Times New Roman"/>
          <w:sz w:val="24"/>
          <w:szCs w:val="24"/>
        </w:rPr>
        <w:t xml:space="preserve"> – на глицин. </w:t>
      </w:r>
      <w:r>
        <w:rPr>
          <w:rFonts w:ascii="Times New Roman" w:hAnsi="Times New Roman" w:cs="Times New Roman"/>
          <w:i/>
          <w:sz w:val="24"/>
          <w:szCs w:val="24"/>
          <w:lang w:val="en-US"/>
        </w:rPr>
        <w:t>M</w:t>
      </w:r>
      <w:r>
        <w:rPr>
          <w:rFonts w:ascii="Times New Roman" w:hAnsi="Times New Roman" w:cs="Times New Roman"/>
          <w:i/>
          <w:sz w:val="24"/>
          <w:szCs w:val="24"/>
        </w:rPr>
        <w:t xml:space="preserve">. </w:t>
      </w:r>
      <w:r>
        <w:rPr>
          <w:rFonts w:ascii="Times New Roman" w:hAnsi="Times New Roman" w:cs="Times New Roman"/>
          <w:i/>
          <w:sz w:val="24"/>
          <w:szCs w:val="24"/>
          <w:lang w:val="en-US"/>
        </w:rPr>
        <w:t>edulis</w:t>
      </w:r>
      <w:r>
        <w:rPr>
          <w:rFonts w:ascii="Times New Roman" w:hAnsi="Times New Roman" w:cs="Times New Roman"/>
          <w:sz w:val="24"/>
          <w:szCs w:val="24"/>
        </w:rPr>
        <w:t xml:space="preserve"> характеризуются повышенной концентрацией осмолитов на всем исследованном нами диапазоне солености. Следствием этого, вероятно, является необходимость в интенсификации утилизации осмолитов в гипосалинных условиях и повышение экскреции, связанные с дополнительными энергетическими затратами.</w:t>
      </w:r>
    </w:p>
    <w:p>
      <w:pPr>
        <w:pStyle w:val="12"/>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 условиях хронического стресса, обусловленного низкой соленость</w:t>
      </w:r>
      <w:ins w:id="1109" w:author="polyd" w:date="2023-06-15T16:44:54Z">
        <w:r>
          <w:rPr>
            <w:rFonts w:ascii="Times New Roman" w:hAnsi="Times New Roman" w:cs="Times New Roman"/>
            <w:sz w:val="24"/>
            <w:szCs w:val="24"/>
            <w:lang w:val="ru-RU"/>
          </w:rPr>
          <w:t>ю</w:t>
        </w:r>
      </w:ins>
      <w:r>
        <w:rPr>
          <w:rFonts w:ascii="Times New Roman" w:hAnsi="Times New Roman" w:cs="Times New Roman"/>
          <w:sz w:val="24"/>
          <w:szCs w:val="24"/>
        </w:rPr>
        <w:t xml:space="preserve">, выживаемость двух видов мидий не отличается. Однако, в условиях нормальной беломорской солености (25‰) </w:t>
      </w:r>
      <w:r>
        <w:rPr>
          <w:rFonts w:ascii="Times New Roman" w:hAnsi="Times New Roman" w:cs="Times New Roman"/>
          <w:sz w:val="24"/>
          <w:szCs w:val="24"/>
          <w:lang w:val="en-US"/>
        </w:rPr>
        <w:t>M</w:t>
      </w:r>
      <w:r>
        <w:rPr>
          <w:rFonts w:ascii="Times New Roman" w:hAnsi="Times New Roman" w:cs="Times New Roman"/>
          <w:sz w:val="24"/>
          <w:szCs w:val="24"/>
        </w:rPr>
        <w:t xml:space="preserve">. </w:t>
      </w:r>
      <w:r>
        <w:rPr>
          <w:rFonts w:ascii="Times New Roman" w:hAnsi="Times New Roman" w:cs="Times New Roman"/>
          <w:sz w:val="24"/>
          <w:szCs w:val="24"/>
          <w:lang w:val="en-US"/>
        </w:rPr>
        <w:t>trossulus</w:t>
      </w:r>
      <w:r>
        <w:rPr>
          <w:rFonts w:ascii="Times New Roman" w:hAnsi="Times New Roman" w:cs="Times New Roman"/>
          <w:sz w:val="24"/>
          <w:szCs w:val="24"/>
        </w:rPr>
        <w:t xml:space="preserve"> демонстрируют снижение выживаемости. Это может объясняться общим повышенным риском смерти у </w:t>
      </w:r>
      <w:r>
        <w:rPr>
          <w:rFonts w:ascii="Times New Roman" w:hAnsi="Times New Roman" w:cs="Times New Roman"/>
          <w:sz w:val="24"/>
          <w:szCs w:val="24"/>
          <w:lang w:val="en-US"/>
        </w:rPr>
        <w:t>M</w:t>
      </w:r>
      <w:r>
        <w:rPr>
          <w:rFonts w:ascii="Times New Roman" w:hAnsi="Times New Roman" w:cs="Times New Roman"/>
          <w:sz w:val="24"/>
          <w:szCs w:val="24"/>
        </w:rPr>
        <w:t xml:space="preserve">. </w:t>
      </w:r>
      <w:r>
        <w:rPr>
          <w:rFonts w:ascii="Times New Roman" w:hAnsi="Times New Roman" w:cs="Times New Roman"/>
          <w:sz w:val="24"/>
          <w:szCs w:val="24"/>
          <w:lang w:val="en-US"/>
        </w:rPr>
        <w:t>trossulus</w:t>
      </w:r>
      <w:r>
        <w:rPr>
          <w:rFonts w:ascii="Times New Roman" w:hAnsi="Times New Roman" w:cs="Times New Roman"/>
          <w:sz w:val="24"/>
          <w:szCs w:val="24"/>
        </w:rPr>
        <w:t xml:space="preserve">, который снижается в гипосалинных условиях. </w:t>
      </w:r>
    </w:p>
    <w:p>
      <w:pPr>
        <w:spacing w:after="0" w:line="24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rPr>
      </w:pPr>
    </w:p>
    <w:p>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Благодарности</w:t>
      </w:r>
    </w:p>
    <w:p>
      <w:pPr>
        <w:spacing w:after="0" w:line="240" w:lineRule="auto"/>
        <w:rPr>
          <w:highlight w:val="yellow"/>
          <w:lang w:val="en-US"/>
        </w:rPr>
      </w:pPr>
    </w:p>
    <w:p>
      <w:pPr>
        <w:spacing w:after="0" w:line="360" w:lineRule="auto"/>
        <w:jc w:val="both"/>
        <w:rPr>
          <w:sz w:val="24"/>
          <w:szCs w:val="24"/>
          <w:highlight w:val="yellow"/>
          <w:lang w:val="en-US"/>
        </w:rPr>
      </w:pPr>
    </w:p>
    <w:p>
      <w:pPr>
        <w:pStyle w:val="12"/>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Всем участникам полевых экспедиций за помощь в сборе материала</w:t>
      </w:r>
    </w:p>
    <w:p>
      <w:pPr>
        <w:pStyle w:val="12"/>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Сухотину Алексею Александровичу за консультации по фундаментальным вопросам экофизиологии мидий </w:t>
      </w:r>
    </w:p>
    <w:p>
      <w:pPr>
        <w:pStyle w:val="12"/>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Гафаровой Елизавете Рустамовне за помощь в разработке методики экстракции метаболитов</w:t>
      </w:r>
    </w:p>
    <w:p>
      <w:pPr>
        <w:pStyle w:val="12"/>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Марченко Юлии Тиграновне за осуществления генетической идентификации мидий</w:t>
      </w:r>
    </w:p>
    <w:p>
      <w:pPr>
        <w:pStyle w:val="12"/>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Соколовой Инне Михайловне и сотрудникам лаборатории Морской биологии Университета Ростока за предоставление ресурсов и проведение масс-спектрометрии </w:t>
      </w:r>
    </w:p>
    <w:p>
      <w:pPr>
        <w:pStyle w:val="12"/>
        <w:numPr>
          <w:ilvl w:val="0"/>
          <w:numId w:val="4"/>
        </w:numPr>
        <w:spacing w:after="0" w:line="360" w:lineRule="auto"/>
        <w:jc w:val="both"/>
      </w:pPr>
      <w:r>
        <w:rPr>
          <w:rFonts w:ascii="Times New Roman" w:hAnsi="Times New Roman" w:cs="Times New Roman"/>
          <w:sz w:val="24"/>
          <w:szCs w:val="24"/>
        </w:rPr>
        <w:t>Хайтову Вадиму Михайловичу, моему научному руководителю, за всестороннюю помощь, опыт, знания и почти безграничное терпение</w:t>
      </w:r>
      <w:r>
        <w:br w:type="page"/>
      </w:r>
    </w:p>
    <w:p>
      <w:pPr>
        <w:spacing w:line="360" w:lineRule="auto"/>
        <w:jc w:val="center"/>
        <w:rPr>
          <w:rFonts w:ascii="Times New Roman" w:hAnsi="Times New Roman" w:cs="Times New Roman"/>
          <w:b/>
          <w:sz w:val="24"/>
          <w:szCs w:val="24"/>
        </w:rPr>
      </w:pPr>
      <w:commentRangeStart w:id="31"/>
      <w:r>
        <w:rPr>
          <w:rFonts w:ascii="Times New Roman" w:hAnsi="Times New Roman" w:cs="Times New Roman"/>
          <w:b/>
          <w:sz w:val="24"/>
          <w:szCs w:val="24"/>
        </w:rPr>
        <w:t>Список литературы</w:t>
      </w:r>
      <w:commentRangeEnd w:id="31"/>
      <w:r>
        <w:commentReference w:id="31"/>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10"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 xml:space="preserve">ADDIN Mendeley Bibliography CSL_BIBLIOGRAPHY </w:instrText>
      </w:r>
      <w:r>
        <w:rPr>
          <w:rFonts w:ascii="Times New Roman" w:hAnsi="Times New Roman" w:cs="Times New Roman"/>
          <w:sz w:val="24"/>
          <w:szCs w:val="24"/>
          <w:lang w:val="en-US"/>
        </w:rPr>
        <w:fldChar w:fldCharType="separate"/>
      </w:r>
      <w:r>
        <w:rPr>
          <w:rFonts w:ascii="Times New Roman" w:hAnsi="Times New Roman" w:cs="Times New Roman"/>
          <w:sz w:val="24"/>
          <w:szCs w:val="24"/>
        </w:rPr>
        <w:t xml:space="preserve">Agüera, A., Schellekens, T., Jansen, J. M., &amp; Smaal, A. C. (2015). Effects of osmotic stress on predation behaviour of Asterias rubens L. </w:t>
      </w:r>
      <w:r>
        <w:rPr>
          <w:rFonts w:ascii="Times New Roman" w:hAnsi="Times New Roman" w:cs="Times New Roman"/>
          <w:i/>
          <w:iCs/>
          <w:sz w:val="24"/>
          <w:szCs w:val="24"/>
        </w:rPr>
        <w:t>Journal of Sea Research</w:t>
      </w:r>
      <w:r>
        <w:rPr>
          <w:rFonts w:ascii="Times New Roman" w:hAnsi="Times New Roman" w:cs="Times New Roman"/>
          <w:sz w:val="24"/>
          <w:szCs w:val="24"/>
        </w:rPr>
        <w:t xml:space="preserve">, </w:t>
      </w:r>
      <w:r>
        <w:rPr>
          <w:rFonts w:ascii="Times New Roman" w:hAnsi="Times New Roman" w:cs="Times New Roman"/>
          <w:i/>
          <w:iCs/>
          <w:sz w:val="24"/>
          <w:szCs w:val="24"/>
        </w:rPr>
        <w:t>99</w:t>
      </w:r>
      <w:r>
        <w:rPr>
          <w:rFonts w:ascii="Times New Roman" w:hAnsi="Times New Roman" w:cs="Times New Roman"/>
          <w:sz w:val="24"/>
          <w:szCs w:val="24"/>
        </w:rPr>
        <w:t>, 9–16. https://doi.org/10.1016/j.seares.2015.01.003</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11"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Allen, J. A., Cook, M., Jackson, D. J., Preston, S., &amp; Worth, E. M. (1976). Observations on the rate of production and mechanical properties of the byssus threads of Mytilus edulis L. </w:t>
      </w:r>
      <w:r>
        <w:rPr>
          <w:rFonts w:ascii="Times New Roman" w:hAnsi="Times New Roman" w:cs="Times New Roman"/>
          <w:i/>
          <w:iCs/>
          <w:sz w:val="24"/>
          <w:szCs w:val="24"/>
        </w:rPr>
        <w:t>Journal of Molluscan Studies</w:t>
      </w:r>
      <w:r>
        <w:rPr>
          <w:rFonts w:ascii="Times New Roman" w:hAnsi="Times New Roman" w:cs="Times New Roman"/>
          <w:sz w:val="24"/>
          <w:szCs w:val="24"/>
        </w:rPr>
        <w:t xml:space="preserve">, </w:t>
      </w:r>
      <w:r>
        <w:rPr>
          <w:rFonts w:ascii="Times New Roman" w:hAnsi="Times New Roman" w:cs="Times New Roman"/>
          <w:i/>
          <w:iCs/>
          <w:sz w:val="24"/>
          <w:szCs w:val="24"/>
        </w:rPr>
        <w:t>42</w:t>
      </w:r>
      <w:r>
        <w:rPr>
          <w:rFonts w:ascii="Times New Roman" w:hAnsi="Times New Roman" w:cs="Times New Roman"/>
          <w:sz w:val="24"/>
          <w:szCs w:val="24"/>
        </w:rPr>
        <w:t>(2), 279–289. https://doi.org/10.1093/oxfordjournals.mollus.a065333</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12"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Babarro, J. M. F., &amp; Abad, M. J. (2013). Co-existence of two mytilid species in a heterogeneous environment: Mortality, growth and strength of shell and byssus attachment. </w:t>
      </w:r>
      <w:r>
        <w:rPr>
          <w:rFonts w:ascii="Times New Roman" w:hAnsi="Times New Roman" w:cs="Times New Roman"/>
          <w:i/>
          <w:iCs/>
          <w:sz w:val="24"/>
          <w:szCs w:val="24"/>
        </w:rPr>
        <w:t>Marine Ecology Progress Series</w:t>
      </w:r>
      <w:r>
        <w:rPr>
          <w:rFonts w:ascii="Times New Roman" w:hAnsi="Times New Roman" w:cs="Times New Roman"/>
          <w:sz w:val="24"/>
          <w:szCs w:val="24"/>
        </w:rPr>
        <w:t xml:space="preserve">, </w:t>
      </w:r>
      <w:r>
        <w:rPr>
          <w:rFonts w:ascii="Times New Roman" w:hAnsi="Times New Roman" w:cs="Times New Roman"/>
          <w:i/>
          <w:iCs/>
          <w:sz w:val="24"/>
          <w:szCs w:val="24"/>
        </w:rPr>
        <w:t>476</w:t>
      </w:r>
      <w:r>
        <w:rPr>
          <w:rFonts w:ascii="Times New Roman" w:hAnsi="Times New Roman" w:cs="Times New Roman"/>
          <w:sz w:val="24"/>
          <w:szCs w:val="24"/>
        </w:rPr>
        <w:t>(2008), 115–128. https://doi.org/10.3354/meps10122</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13"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Babarro, J. M. F., &amp; Comeau, L. A. (2014). Byssus attachment strength of two mytilids in mono-specific and mixed-species mussel beds. </w:t>
      </w:r>
      <w:r>
        <w:rPr>
          <w:rFonts w:ascii="Times New Roman" w:hAnsi="Times New Roman" w:cs="Times New Roman"/>
          <w:i/>
          <w:iCs/>
          <w:sz w:val="24"/>
          <w:szCs w:val="24"/>
        </w:rPr>
        <w:t>Biofouling</w:t>
      </w:r>
      <w:r>
        <w:rPr>
          <w:rFonts w:ascii="Times New Roman" w:hAnsi="Times New Roman" w:cs="Times New Roman"/>
          <w:sz w:val="24"/>
          <w:szCs w:val="24"/>
        </w:rPr>
        <w:t xml:space="preserve">, </w:t>
      </w:r>
      <w:r>
        <w:rPr>
          <w:rFonts w:ascii="Times New Roman" w:hAnsi="Times New Roman" w:cs="Times New Roman"/>
          <w:i/>
          <w:iCs/>
          <w:sz w:val="24"/>
          <w:szCs w:val="24"/>
        </w:rPr>
        <w:t>30</w:t>
      </w:r>
      <w:r>
        <w:rPr>
          <w:rFonts w:ascii="Times New Roman" w:hAnsi="Times New Roman" w:cs="Times New Roman"/>
          <w:sz w:val="24"/>
          <w:szCs w:val="24"/>
        </w:rPr>
        <w:t>(8), 975–985. https://doi.org/10.1080/08927014.2014.953941</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14"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Bach, L., Zbawicka, M., Strand, J., &amp; Wenne, R. (2018). Mytilus trossulus in NW Greenland is genetically more similar to North Pacific than NW Atlantic populations of the species. </w:t>
      </w:r>
      <w:r>
        <w:rPr>
          <w:rFonts w:ascii="Times New Roman" w:hAnsi="Times New Roman" w:cs="Times New Roman"/>
          <w:i/>
          <w:iCs/>
          <w:sz w:val="24"/>
          <w:szCs w:val="24"/>
        </w:rPr>
        <w:t>Marine Biodiversity</w:t>
      </w:r>
      <w:r>
        <w:rPr>
          <w:rFonts w:ascii="Times New Roman" w:hAnsi="Times New Roman" w:cs="Times New Roman"/>
          <w:sz w:val="24"/>
          <w:szCs w:val="24"/>
        </w:rPr>
        <w:t xml:space="preserve">, </w:t>
      </w:r>
      <w:r>
        <w:rPr>
          <w:rFonts w:ascii="Times New Roman" w:hAnsi="Times New Roman" w:cs="Times New Roman"/>
          <w:i/>
          <w:iCs/>
          <w:sz w:val="24"/>
          <w:szCs w:val="24"/>
        </w:rPr>
        <w:t>49</w:t>
      </w:r>
      <w:r>
        <w:rPr>
          <w:rFonts w:ascii="Times New Roman" w:hAnsi="Times New Roman" w:cs="Times New Roman"/>
          <w:sz w:val="24"/>
          <w:szCs w:val="24"/>
        </w:rPr>
        <w:t>(2), 1053–1059. https://doi.org/10.1007/s12526-018-0870-0</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15"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Bartberger, C. A., &amp; Pierce, S. K. J. (1976). Relationship between Ammonia Excretion Rates and Hemolymph Nitrogenous Compounds of a Euryhaline Bivalve during Low Salinity Acclimation Author ( s ): Carol A . Bartberger , Sidney K . Pierce and Jr . Published by : Marine Biological Laboratory Stable URL. </w:t>
      </w:r>
      <w:r>
        <w:rPr>
          <w:rFonts w:ascii="Times New Roman" w:hAnsi="Times New Roman" w:cs="Times New Roman"/>
          <w:i/>
          <w:iCs/>
          <w:sz w:val="24"/>
          <w:szCs w:val="24"/>
        </w:rPr>
        <w:t>Biological Bulletin</w:t>
      </w:r>
      <w:r>
        <w:rPr>
          <w:rFonts w:ascii="Times New Roman" w:hAnsi="Times New Roman" w:cs="Times New Roman"/>
          <w:sz w:val="24"/>
          <w:szCs w:val="24"/>
        </w:rPr>
        <w:t xml:space="preserve">, </w:t>
      </w:r>
      <w:r>
        <w:rPr>
          <w:rFonts w:ascii="Times New Roman" w:hAnsi="Times New Roman" w:cs="Times New Roman"/>
          <w:i/>
          <w:iCs/>
          <w:sz w:val="24"/>
          <w:szCs w:val="24"/>
        </w:rPr>
        <w:t>150</w:t>
      </w:r>
      <w:r>
        <w:rPr>
          <w:rFonts w:ascii="Times New Roman" w:hAnsi="Times New Roman" w:cs="Times New Roman"/>
          <w:sz w:val="24"/>
          <w:szCs w:val="24"/>
        </w:rPr>
        <w:t>(1), 1–14.</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16"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Bates, J. A., &amp; Innes, D. J. (1995). Genetic variation among populations of Mytilus spp. in eastern Newfoundland. </w:t>
      </w:r>
      <w:r>
        <w:rPr>
          <w:rFonts w:ascii="Times New Roman" w:hAnsi="Times New Roman" w:cs="Times New Roman"/>
          <w:i/>
          <w:iCs/>
          <w:sz w:val="24"/>
          <w:szCs w:val="24"/>
        </w:rPr>
        <w:t>Marine Biology</w:t>
      </w:r>
      <w:r>
        <w:rPr>
          <w:rFonts w:ascii="Times New Roman" w:hAnsi="Times New Roman" w:cs="Times New Roman"/>
          <w:sz w:val="24"/>
          <w:szCs w:val="24"/>
        </w:rPr>
        <w:t xml:space="preserve">, </w:t>
      </w:r>
      <w:r>
        <w:rPr>
          <w:rFonts w:ascii="Times New Roman" w:hAnsi="Times New Roman" w:cs="Times New Roman"/>
          <w:i/>
          <w:iCs/>
          <w:sz w:val="24"/>
          <w:szCs w:val="24"/>
        </w:rPr>
        <w:t>124</w:t>
      </w:r>
      <w:r>
        <w:rPr>
          <w:rFonts w:ascii="Times New Roman" w:hAnsi="Times New Roman" w:cs="Times New Roman"/>
          <w:sz w:val="24"/>
          <w:szCs w:val="24"/>
        </w:rPr>
        <w:t>, 417–424.</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17"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Bayne, B. L. (1965). Growth and the delay of metamorphosis of the larvae of Mytilus edulis (L.). </w:t>
      </w:r>
      <w:r>
        <w:rPr>
          <w:rFonts w:ascii="Times New Roman" w:hAnsi="Times New Roman" w:cs="Times New Roman"/>
          <w:i/>
          <w:iCs/>
          <w:sz w:val="24"/>
          <w:szCs w:val="24"/>
        </w:rPr>
        <w:t>Ophelia</w:t>
      </w:r>
      <w:r>
        <w:rPr>
          <w:rFonts w:ascii="Times New Roman" w:hAnsi="Times New Roman" w:cs="Times New Roman"/>
          <w:sz w:val="24"/>
          <w:szCs w:val="24"/>
        </w:rPr>
        <w:t xml:space="preserve">, </w:t>
      </w:r>
      <w:r>
        <w:rPr>
          <w:rFonts w:ascii="Times New Roman" w:hAnsi="Times New Roman" w:cs="Times New Roman"/>
          <w:i/>
          <w:iCs/>
          <w:sz w:val="24"/>
          <w:szCs w:val="24"/>
        </w:rPr>
        <w:t>2</w:t>
      </w:r>
      <w:r>
        <w:rPr>
          <w:rFonts w:ascii="Times New Roman" w:hAnsi="Times New Roman" w:cs="Times New Roman"/>
          <w:sz w:val="24"/>
          <w:szCs w:val="24"/>
        </w:rPr>
        <w:t>(1), 1–47. https://doi.org/10.1080/00785326.1965.10409596</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18"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Beaumont, A. R., Hawkins, M. P., Doig, F. L., Davies, I. M., &amp; Snow, M. (2008). Three species of Mytilus and their hybrids identified in a Scottish Loch : natives , relicts and invaders ? </w:t>
      </w:r>
      <w:r>
        <w:rPr>
          <w:rFonts w:ascii="Times New Roman" w:hAnsi="Times New Roman" w:cs="Times New Roman"/>
          <w:i/>
          <w:iCs/>
          <w:sz w:val="24"/>
          <w:szCs w:val="24"/>
        </w:rPr>
        <w:t>Journal of Experimental Marine Biology and Ecology</w:t>
      </w:r>
      <w:r>
        <w:rPr>
          <w:rFonts w:ascii="Times New Roman" w:hAnsi="Times New Roman" w:cs="Times New Roman"/>
          <w:sz w:val="24"/>
          <w:szCs w:val="24"/>
        </w:rPr>
        <w:t xml:space="preserve">, </w:t>
      </w:r>
      <w:r>
        <w:rPr>
          <w:rFonts w:ascii="Times New Roman" w:hAnsi="Times New Roman" w:cs="Times New Roman"/>
          <w:i/>
          <w:iCs/>
          <w:sz w:val="24"/>
          <w:szCs w:val="24"/>
        </w:rPr>
        <w:t>367</w:t>
      </w:r>
      <w:r>
        <w:rPr>
          <w:rFonts w:ascii="Times New Roman" w:hAnsi="Times New Roman" w:cs="Times New Roman"/>
          <w:sz w:val="24"/>
          <w:szCs w:val="24"/>
        </w:rPr>
        <w:t>(2), 100–110. https://doi.org/10.1016/j.jembe.2008.08.021</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19"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Berger, V. J., &amp; Kharazova, A. D. (1997). Mechanisms of salinity adaptations in marine molluscs. </w:t>
      </w:r>
      <w:r>
        <w:rPr>
          <w:rFonts w:ascii="Times New Roman" w:hAnsi="Times New Roman" w:cs="Times New Roman"/>
          <w:i/>
          <w:iCs/>
          <w:sz w:val="24"/>
          <w:szCs w:val="24"/>
        </w:rPr>
        <w:t>Hydrobiologia</w:t>
      </w:r>
      <w:r>
        <w:rPr>
          <w:rFonts w:ascii="Times New Roman" w:hAnsi="Times New Roman" w:cs="Times New Roman"/>
          <w:sz w:val="24"/>
          <w:szCs w:val="24"/>
        </w:rPr>
        <w:t xml:space="preserve">, </w:t>
      </w:r>
      <w:r>
        <w:rPr>
          <w:rFonts w:ascii="Times New Roman" w:hAnsi="Times New Roman" w:cs="Times New Roman"/>
          <w:i/>
          <w:iCs/>
          <w:sz w:val="24"/>
          <w:szCs w:val="24"/>
        </w:rPr>
        <w:t>355</w:t>
      </w:r>
      <w:r>
        <w:rPr>
          <w:rFonts w:ascii="Times New Roman" w:hAnsi="Times New Roman" w:cs="Times New Roman"/>
          <w:sz w:val="24"/>
          <w:szCs w:val="24"/>
        </w:rPr>
        <w:t>(Figure 1), 115–126. https://doi.org/10.1023/A:1003023322263</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20"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Bierne, N., Bonhomme, F., &amp; David, P. (2003). Habitat preference and the marine-speciation paradox.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270</w:t>
      </w:r>
      <w:r>
        <w:rPr>
          <w:rFonts w:ascii="Times New Roman" w:hAnsi="Times New Roman" w:cs="Times New Roman"/>
          <w:sz w:val="24"/>
          <w:szCs w:val="24"/>
        </w:rPr>
        <w:t>(1522), 1399–1406. https://doi.org/10.1098/rspb.2003.2404</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21"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Bierne, N., Borsa, P., Daguin, C., Jollivet, D., Viard, F., Bonhomme, F., &amp; David, P. (2003). Introgression patterns in the mosaic hybrid zone between Mytilus edulis and M. galloprovincialis. </w:t>
      </w:r>
      <w:r>
        <w:rPr>
          <w:rFonts w:ascii="Times New Roman" w:hAnsi="Times New Roman" w:cs="Times New Roman"/>
          <w:i/>
          <w:iCs/>
          <w:sz w:val="24"/>
          <w:szCs w:val="24"/>
        </w:rPr>
        <w:t>Molecular Ecology</w:t>
      </w:r>
      <w:r>
        <w:rPr>
          <w:rFonts w:ascii="Times New Roman" w:hAnsi="Times New Roman" w:cs="Times New Roman"/>
          <w:sz w:val="24"/>
          <w:szCs w:val="24"/>
        </w:rPr>
        <w:t xml:space="preserve">, </w:t>
      </w:r>
      <w:r>
        <w:rPr>
          <w:rFonts w:ascii="Times New Roman" w:hAnsi="Times New Roman" w:cs="Times New Roman"/>
          <w:i/>
          <w:iCs/>
          <w:sz w:val="24"/>
          <w:szCs w:val="24"/>
        </w:rPr>
        <w:t>12</w:t>
      </w:r>
      <w:r>
        <w:rPr>
          <w:rFonts w:ascii="Times New Roman" w:hAnsi="Times New Roman" w:cs="Times New Roman"/>
          <w:sz w:val="24"/>
          <w:szCs w:val="24"/>
        </w:rPr>
        <w:t>(2), 447–461. https://doi.org/10.1046/j.1365-294X.2003.01730.x</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22"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Borcard, D., Gillet, F., &amp; Legendre, P. (2011). Numerical Ecology with R. In </w:t>
      </w:r>
      <w:r>
        <w:rPr>
          <w:rFonts w:ascii="Times New Roman" w:hAnsi="Times New Roman" w:cs="Times New Roman"/>
          <w:i/>
          <w:iCs/>
          <w:sz w:val="24"/>
          <w:szCs w:val="24"/>
        </w:rPr>
        <w:t>Numerical Ecology with R</w:t>
      </w:r>
      <w:r>
        <w:rPr>
          <w:rFonts w:ascii="Times New Roman" w:hAnsi="Times New Roman" w:cs="Times New Roman"/>
          <w:sz w:val="24"/>
          <w:szCs w:val="24"/>
        </w:rPr>
        <w:t>. https://doi.org/10.1007/978-1-4419-7976-6</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23"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Borthagaray, A. I., &amp; Carranza, A. (2007). Mussels as ecosystem engineers: Their contribution to species richness in a rocky littoral community. </w:t>
      </w:r>
      <w:r>
        <w:rPr>
          <w:rFonts w:ascii="Times New Roman" w:hAnsi="Times New Roman" w:cs="Times New Roman"/>
          <w:i/>
          <w:iCs/>
          <w:sz w:val="24"/>
          <w:szCs w:val="24"/>
        </w:rPr>
        <w:t>Acta Oecologica</w:t>
      </w:r>
      <w:r>
        <w:rPr>
          <w:rFonts w:ascii="Times New Roman" w:hAnsi="Times New Roman" w:cs="Times New Roman"/>
          <w:sz w:val="24"/>
          <w:szCs w:val="24"/>
        </w:rPr>
        <w:t xml:space="preserve">, </w:t>
      </w:r>
      <w:r>
        <w:rPr>
          <w:rFonts w:ascii="Times New Roman" w:hAnsi="Times New Roman" w:cs="Times New Roman"/>
          <w:i/>
          <w:iCs/>
          <w:sz w:val="24"/>
          <w:szCs w:val="24"/>
        </w:rPr>
        <w:t>31</w:t>
      </w:r>
      <w:r>
        <w:rPr>
          <w:rFonts w:ascii="Times New Roman" w:hAnsi="Times New Roman" w:cs="Times New Roman"/>
          <w:sz w:val="24"/>
          <w:szCs w:val="24"/>
        </w:rPr>
        <w:t>(3), 243–250. https://doi.org/10.1016/j.actao.2006.10.008</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24"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Braby, C. E., &amp; Somero, G. N. (2006a). Ecological gradients and relative abundance of native (Mytilus trossulus) and invasive (Mytilus galloprovincialis) blue mussels in the California hybrid zone. </w:t>
      </w:r>
      <w:r>
        <w:rPr>
          <w:rFonts w:ascii="Times New Roman" w:hAnsi="Times New Roman" w:cs="Times New Roman"/>
          <w:i/>
          <w:iCs/>
          <w:sz w:val="24"/>
          <w:szCs w:val="24"/>
        </w:rPr>
        <w:t>Marine Biology</w:t>
      </w:r>
      <w:r>
        <w:rPr>
          <w:rFonts w:ascii="Times New Roman" w:hAnsi="Times New Roman" w:cs="Times New Roman"/>
          <w:sz w:val="24"/>
          <w:szCs w:val="24"/>
        </w:rPr>
        <w:t xml:space="preserve">, </w:t>
      </w:r>
      <w:r>
        <w:rPr>
          <w:rFonts w:ascii="Times New Roman" w:hAnsi="Times New Roman" w:cs="Times New Roman"/>
          <w:i/>
          <w:iCs/>
          <w:sz w:val="24"/>
          <w:szCs w:val="24"/>
        </w:rPr>
        <w:t>148</w:t>
      </w:r>
      <w:r>
        <w:rPr>
          <w:rFonts w:ascii="Times New Roman" w:hAnsi="Times New Roman" w:cs="Times New Roman"/>
          <w:sz w:val="24"/>
          <w:szCs w:val="24"/>
        </w:rPr>
        <w:t>(6), 1249–1262. https://doi.org/10.1007/s00227-005-0177-0</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25"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Braby, C. E., &amp; Somero, G. N. (2006b). Following the heart : temperature and salinity effects on heart rate in native and invasive species of blue mussels ( genus Mytilus ). </w:t>
      </w:r>
      <w:r>
        <w:rPr>
          <w:rFonts w:ascii="Times New Roman" w:hAnsi="Times New Roman" w:cs="Times New Roman"/>
          <w:i/>
          <w:iCs/>
          <w:sz w:val="24"/>
          <w:szCs w:val="24"/>
        </w:rPr>
        <w:t>The Journal of Experimantal Biology</w:t>
      </w:r>
      <w:r>
        <w:rPr>
          <w:rFonts w:ascii="Times New Roman" w:hAnsi="Times New Roman" w:cs="Times New Roman"/>
          <w:sz w:val="24"/>
          <w:szCs w:val="24"/>
        </w:rPr>
        <w:t xml:space="preserve">, </w:t>
      </w:r>
      <w:r>
        <w:rPr>
          <w:rFonts w:ascii="Times New Roman" w:hAnsi="Times New Roman" w:cs="Times New Roman"/>
          <w:i/>
          <w:iCs/>
          <w:sz w:val="24"/>
          <w:szCs w:val="24"/>
        </w:rPr>
        <w:t>209</w:t>
      </w:r>
      <w:r>
        <w:rPr>
          <w:rFonts w:ascii="Times New Roman" w:hAnsi="Times New Roman" w:cs="Times New Roman"/>
          <w:sz w:val="24"/>
          <w:szCs w:val="24"/>
        </w:rPr>
        <w:t>, 2554–2566. https://doi.org/10.1242/jeb.02259</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26"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Buschbaum, C., Dittmann, S., Hong, J. S., Hwang, I. S., Strasser, M., Thiel, M., Valdivia, N., Yoon, S. P., &amp; Reise, K. (2009). Mytilid mussels: Global habitat engineers in coastal sediments. </w:t>
      </w:r>
      <w:r>
        <w:rPr>
          <w:rFonts w:ascii="Times New Roman" w:hAnsi="Times New Roman" w:cs="Times New Roman"/>
          <w:i/>
          <w:iCs/>
          <w:sz w:val="24"/>
          <w:szCs w:val="24"/>
        </w:rPr>
        <w:t>Helgoland Marine Research</w:t>
      </w:r>
      <w:r>
        <w:rPr>
          <w:rFonts w:ascii="Times New Roman" w:hAnsi="Times New Roman" w:cs="Times New Roman"/>
          <w:sz w:val="24"/>
          <w:szCs w:val="24"/>
        </w:rPr>
        <w:t xml:space="preserve">, </w:t>
      </w:r>
      <w:r>
        <w:rPr>
          <w:rFonts w:ascii="Times New Roman" w:hAnsi="Times New Roman" w:cs="Times New Roman"/>
          <w:i/>
          <w:iCs/>
          <w:sz w:val="24"/>
          <w:szCs w:val="24"/>
        </w:rPr>
        <w:t>63</w:t>
      </w:r>
      <w:r>
        <w:rPr>
          <w:rFonts w:ascii="Times New Roman" w:hAnsi="Times New Roman" w:cs="Times New Roman"/>
          <w:sz w:val="24"/>
          <w:szCs w:val="24"/>
        </w:rPr>
        <w:t>(1), 47–58. https://doi.org/10.1007/s10152-008-0139-2</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27"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Davenport, J., &amp; Chen, X. (1987). A comparison of methods for the assessment of condition in the mussel (Mytilus edulis L.). </w:t>
      </w:r>
      <w:r>
        <w:rPr>
          <w:rFonts w:ascii="Times New Roman" w:hAnsi="Times New Roman" w:cs="Times New Roman"/>
          <w:i/>
          <w:iCs/>
          <w:sz w:val="24"/>
          <w:szCs w:val="24"/>
        </w:rPr>
        <w:t>Journal of Molluscan Studies</w:t>
      </w:r>
      <w:r>
        <w:rPr>
          <w:rFonts w:ascii="Times New Roman" w:hAnsi="Times New Roman" w:cs="Times New Roman"/>
          <w:sz w:val="24"/>
          <w:szCs w:val="24"/>
        </w:rPr>
        <w:t xml:space="preserve">, </w:t>
      </w:r>
      <w:r>
        <w:rPr>
          <w:rFonts w:ascii="Times New Roman" w:hAnsi="Times New Roman" w:cs="Times New Roman"/>
          <w:i/>
          <w:iCs/>
          <w:sz w:val="24"/>
          <w:szCs w:val="24"/>
        </w:rPr>
        <w:t>53</w:t>
      </w:r>
      <w:r>
        <w:rPr>
          <w:rFonts w:ascii="Times New Roman" w:hAnsi="Times New Roman" w:cs="Times New Roman"/>
          <w:sz w:val="24"/>
          <w:szCs w:val="24"/>
        </w:rPr>
        <w:t>(3), 293–297. https://doi.org/10.1093/mollus/53.3.293</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28"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Duarte, C. M. (2020). Dense Mytilus Beds Along Freshwater-Influenced Greenland Shores : Resistance to Corrosive Waters Under High Food Supply. </w:t>
      </w:r>
      <w:r>
        <w:rPr>
          <w:rFonts w:ascii="Times New Roman" w:hAnsi="Times New Roman" w:cs="Times New Roman"/>
          <w:i/>
          <w:iCs/>
          <w:sz w:val="24"/>
          <w:szCs w:val="24"/>
        </w:rPr>
        <w:t>Estuaries and Coasts</w:t>
      </w:r>
      <w:r>
        <w:rPr>
          <w:rFonts w:ascii="Times New Roman" w:hAnsi="Times New Roman" w:cs="Times New Roman"/>
          <w:sz w:val="24"/>
          <w:szCs w:val="24"/>
        </w:rPr>
        <w:t xml:space="preserve">, </w:t>
      </w:r>
      <w:r>
        <w:rPr>
          <w:rFonts w:ascii="Times New Roman" w:hAnsi="Times New Roman" w:cs="Times New Roman"/>
          <w:i/>
          <w:iCs/>
          <w:sz w:val="24"/>
          <w:szCs w:val="24"/>
        </w:rPr>
        <w:t>43</w:t>
      </w:r>
      <w:r>
        <w:rPr>
          <w:rFonts w:ascii="Times New Roman" w:hAnsi="Times New Roman" w:cs="Times New Roman"/>
          <w:sz w:val="24"/>
          <w:szCs w:val="24"/>
        </w:rPr>
        <w:t>, 387–395. https://doi.org/https://doi.org/10.1007/s12237-019-00682-3 Dense</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29"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Dunkler, D., Ploner, M., Schemper, M., &amp; Heinze, G. (2018). Weighted Cox regression using the R package coxphw. </w:t>
      </w:r>
      <w:r>
        <w:rPr>
          <w:rFonts w:ascii="Times New Roman" w:hAnsi="Times New Roman" w:cs="Times New Roman"/>
          <w:i/>
          <w:iCs/>
          <w:sz w:val="24"/>
          <w:szCs w:val="24"/>
        </w:rPr>
        <w:t>Journal of Statistical Software</w:t>
      </w:r>
      <w:r>
        <w:rPr>
          <w:rFonts w:ascii="Times New Roman" w:hAnsi="Times New Roman" w:cs="Times New Roman"/>
          <w:sz w:val="24"/>
          <w:szCs w:val="24"/>
        </w:rPr>
        <w:t xml:space="preserve">, </w:t>
      </w:r>
      <w:r>
        <w:rPr>
          <w:rFonts w:ascii="Times New Roman" w:hAnsi="Times New Roman" w:cs="Times New Roman"/>
          <w:i/>
          <w:iCs/>
          <w:sz w:val="24"/>
          <w:szCs w:val="24"/>
        </w:rPr>
        <w:t>84</w:t>
      </w:r>
      <w:r>
        <w:rPr>
          <w:rFonts w:ascii="Times New Roman" w:hAnsi="Times New Roman" w:cs="Times New Roman"/>
          <w:sz w:val="24"/>
          <w:szCs w:val="24"/>
        </w:rPr>
        <w:t>(2). https://doi.org/10.18637/jss.v084.i02</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30"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Filatov, N., Pozdnyakov, D., Johannessen, O. M., Pettersson, L. H., &amp; Bobylev, L. P. (2005). </w:t>
      </w:r>
      <w:r>
        <w:rPr>
          <w:rFonts w:ascii="Times New Roman" w:hAnsi="Times New Roman" w:cs="Times New Roman"/>
          <w:i/>
          <w:iCs/>
          <w:sz w:val="24"/>
          <w:szCs w:val="24"/>
        </w:rPr>
        <w:t>White Sea. Its Marine Environmental and Ecosystem Dynamics Influenced by Global Change</w:t>
      </w:r>
      <w:r>
        <w:rPr>
          <w:rFonts w:ascii="Times New Roman" w:hAnsi="Times New Roman" w:cs="Times New Roman"/>
          <w:sz w:val="24"/>
          <w:szCs w:val="24"/>
        </w:rPr>
        <w:t>. Springer in association with Praxis Publihing.</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31"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Fly, E. K., &amp; Hilbish, T. J. (2012). Physiological energetics and biogeographic range limits of three congeneric mussel species. </w:t>
      </w:r>
      <w:r>
        <w:rPr>
          <w:rFonts w:ascii="Times New Roman" w:hAnsi="Times New Roman" w:cs="Times New Roman"/>
          <w:i/>
          <w:iCs/>
          <w:sz w:val="24"/>
          <w:szCs w:val="24"/>
        </w:rPr>
        <w:t>Oecologia</w:t>
      </w:r>
      <w:r>
        <w:rPr>
          <w:rFonts w:ascii="Times New Roman" w:hAnsi="Times New Roman" w:cs="Times New Roman"/>
          <w:sz w:val="24"/>
          <w:szCs w:val="24"/>
        </w:rPr>
        <w:t>. https://doi.org/10.1007/s00442-012-2486-6</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32"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Gardner, J. P. A., &amp; Thompson, R. J. (2001). The effects of coastal and estuarine conditions on the physiology and survivorship of the mussels Mytilus edulis , M . trossulus and their hybrids. </w:t>
      </w:r>
      <w:r>
        <w:rPr>
          <w:rFonts w:ascii="Times New Roman" w:hAnsi="Times New Roman" w:cs="Times New Roman"/>
          <w:i/>
          <w:iCs/>
          <w:sz w:val="24"/>
          <w:szCs w:val="24"/>
        </w:rPr>
        <w:t>Journal of Experimental Marine Biology and Ecology</w:t>
      </w:r>
      <w:r>
        <w:rPr>
          <w:rFonts w:ascii="Times New Roman" w:hAnsi="Times New Roman" w:cs="Times New Roman"/>
          <w:sz w:val="24"/>
          <w:szCs w:val="24"/>
        </w:rPr>
        <w:t xml:space="preserve">, </w:t>
      </w:r>
      <w:r>
        <w:rPr>
          <w:rFonts w:ascii="Times New Roman" w:hAnsi="Times New Roman" w:cs="Times New Roman"/>
          <w:i/>
          <w:iCs/>
          <w:sz w:val="24"/>
          <w:szCs w:val="24"/>
        </w:rPr>
        <w:t>265</w:t>
      </w:r>
      <w:r>
        <w:rPr>
          <w:rFonts w:ascii="Times New Roman" w:hAnsi="Times New Roman" w:cs="Times New Roman"/>
          <w:sz w:val="24"/>
          <w:szCs w:val="24"/>
        </w:rPr>
        <w:t>, 119–140.</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33"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Gardner, J. P. A., &amp; Thompson, R. J. (2009). Influence of genotype and geography on shell shape and morphometric trait variation among North Atlantic blue mussel ( Mytilus spp .) populations. </w:t>
      </w:r>
      <w:r>
        <w:rPr>
          <w:rFonts w:ascii="Times New Roman" w:hAnsi="Times New Roman" w:cs="Times New Roman"/>
          <w:i/>
          <w:iCs/>
          <w:sz w:val="24"/>
          <w:szCs w:val="24"/>
        </w:rPr>
        <w:t>Biological Journal of the Linnean Society</w:t>
      </w:r>
      <w:r>
        <w:rPr>
          <w:rFonts w:ascii="Times New Roman" w:hAnsi="Times New Roman" w:cs="Times New Roman"/>
          <w:sz w:val="24"/>
          <w:szCs w:val="24"/>
        </w:rPr>
        <w:t xml:space="preserve">, </w:t>
      </w:r>
      <w:r>
        <w:rPr>
          <w:rFonts w:ascii="Times New Roman" w:hAnsi="Times New Roman" w:cs="Times New Roman"/>
          <w:i/>
          <w:iCs/>
          <w:sz w:val="24"/>
          <w:szCs w:val="24"/>
        </w:rPr>
        <w:t>96</w:t>
      </w:r>
      <w:r>
        <w:rPr>
          <w:rFonts w:ascii="Times New Roman" w:hAnsi="Times New Roman" w:cs="Times New Roman"/>
          <w:sz w:val="24"/>
          <w:szCs w:val="24"/>
        </w:rPr>
        <w:t>, 875–897.</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34"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Gosling, E. (2004). </w:t>
      </w:r>
      <w:r>
        <w:rPr>
          <w:rFonts w:ascii="Times New Roman" w:hAnsi="Times New Roman" w:cs="Times New Roman"/>
          <w:i/>
          <w:iCs/>
          <w:sz w:val="24"/>
          <w:szCs w:val="24"/>
        </w:rPr>
        <w:t>Bivalve Molluscs</w:t>
      </w:r>
      <w:r>
        <w:rPr>
          <w:rFonts w:ascii="Times New Roman" w:hAnsi="Times New Roman" w:cs="Times New Roman"/>
          <w:sz w:val="24"/>
          <w:szCs w:val="24"/>
        </w:rPr>
        <w:t>.</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35"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Gutiérrez, J. L., Jones, C. G., Strayer, D. L., &amp; Iribarne, O. O. (2003). Mollusks as ecosystem engineers: The role of shell production in aquatic habitats. </w:t>
      </w:r>
      <w:r>
        <w:rPr>
          <w:rFonts w:ascii="Times New Roman" w:hAnsi="Times New Roman" w:cs="Times New Roman"/>
          <w:i/>
          <w:iCs/>
          <w:sz w:val="24"/>
          <w:szCs w:val="24"/>
        </w:rPr>
        <w:t>Oikos</w:t>
      </w:r>
      <w:r>
        <w:rPr>
          <w:rFonts w:ascii="Times New Roman" w:hAnsi="Times New Roman" w:cs="Times New Roman"/>
          <w:sz w:val="24"/>
          <w:szCs w:val="24"/>
        </w:rPr>
        <w:t xml:space="preserve">, </w:t>
      </w:r>
      <w:r>
        <w:rPr>
          <w:rFonts w:ascii="Times New Roman" w:hAnsi="Times New Roman" w:cs="Times New Roman"/>
          <w:i/>
          <w:iCs/>
          <w:sz w:val="24"/>
          <w:szCs w:val="24"/>
        </w:rPr>
        <w:t>101</w:t>
      </w:r>
      <w:r>
        <w:rPr>
          <w:rFonts w:ascii="Times New Roman" w:hAnsi="Times New Roman" w:cs="Times New Roman"/>
          <w:sz w:val="24"/>
          <w:szCs w:val="24"/>
        </w:rPr>
        <w:t>(1), 79–90. https://doi.org/10.1034/j.1600-0706.2003.12322.x</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36"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Harrell, F. E. (2015). </w:t>
      </w:r>
      <w:r>
        <w:rPr>
          <w:rFonts w:ascii="Times New Roman" w:hAnsi="Times New Roman" w:cs="Times New Roman"/>
          <w:i/>
          <w:iCs/>
          <w:sz w:val="24"/>
          <w:szCs w:val="24"/>
        </w:rPr>
        <w:t>Regression Modeling Strategies.</w:t>
      </w:r>
      <w:r>
        <w:rPr>
          <w:rFonts w:ascii="Times New Roman" w:hAnsi="Times New Roman" w:cs="Times New Roman"/>
          <w:sz w:val="24"/>
          <w:szCs w:val="24"/>
        </w:rPr>
        <w:t xml:space="preserve"> Springer Cham.</w:t>
      </w:r>
    </w:p>
    <w:p>
      <w:pPr>
        <w:widowControl w:val="0"/>
        <w:autoSpaceDE w:val="0"/>
        <w:autoSpaceDN w:val="0"/>
        <w:adjustRightInd w:val="0"/>
        <w:spacing w:after="0" w:line="360" w:lineRule="auto"/>
        <w:ind w:left="480" w:hanging="480"/>
        <w:jc w:val="both"/>
        <w:rPr>
          <w:rFonts w:ascii="Times New Roman" w:hAnsi="Times New Roman" w:cs="Times New Roman"/>
          <w:sz w:val="24"/>
          <w:szCs w:val="24"/>
          <w:highlight w:val="yellow"/>
          <w:rPrChange w:id="1138" w:author="polyd" w:date="2023-06-15T16:45:43Z">
            <w:rPr>
              <w:rFonts w:ascii="Times New Roman" w:hAnsi="Times New Roman" w:cs="Times New Roman"/>
              <w:sz w:val="24"/>
              <w:szCs w:val="24"/>
            </w:rPr>
          </w:rPrChange>
        </w:rPr>
        <w:pPrChange w:id="1137"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highlight w:val="yellow"/>
          <w:rPrChange w:id="1139" w:author="polyd" w:date="2023-06-15T16:45:43Z">
            <w:rPr>
              <w:rFonts w:ascii="Times New Roman" w:hAnsi="Times New Roman" w:cs="Times New Roman"/>
              <w:sz w:val="24"/>
              <w:szCs w:val="24"/>
            </w:rPr>
          </w:rPrChange>
        </w:rPr>
        <w:t xml:space="preserve">Hayhurst, S., &amp; Rawson, P. D. (2009). SPECIES-SPECIFIC VARIATION IN LARVAL SURVIVAL AND PATTERNS OF DISTRIBUTION FOR THE BLUE MUSSELS MYTILUS EDULIS AND MYTILUS TROSSULUS IN THE GULF OF MAINE. </w:t>
      </w:r>
      <w:r>
        <w:rPr>
          <w:rFonts w:ascii="Times New Roman" w:hAnsi="Times New Roman" w:cs="Times New Roman"/>
          <w:i/>
          <w:iCs/>
          <w:sz w:val="24"/>
          <w:szCs w:val="24"/>
          <w:highlight w:val="yellow"/>
          <w:rPrChange w:id="1140" w:author="polyd" w:date="2023-06-15T16:45:43Z">
            <w:rPr>
              <w:rFonts w:ascii="Times New Roman" w:hAnsi="Times New Roman" w:cs="Times New Roman"/>
              <w:i/>
              <w:iCs/>
              <w:sz w:val="24"/>
              <w:szCs w:val="24"/>
            </w:rPr>
          </w:rPrChange>
        </w:rPr>
        <w:t>Journal of Molluscan Studies</w:t>
      </w:r>
      <w:r>
        <w:rPr>
          <w:rFonts w:ascii="Times New Roman" w:hAnsi="Times New Roman" w:cs="Times New Roman"/>
          <w:sz w:val="24"/>
          <w:szCs w:val="24"/>
          <w:highlight w:val="yellow"/>
          <w:rPrChange w:id="1141" w:author="polyd" w:date="2023-06-15T16:45:43Z">
            <w:rPr>
              <w:rFonts w:ascii="Times New Roman" w:hAnsi="Times New Roman" w:cs="Times New Roman"/>
              <w:sz w:val="24"/>
              <w:szCs w:val="24"/>
            </w:rPr>
          </w:rPrChange>
        </w:rPr>
        <w:t xml:space="preserve">, </w:t>
      </w:r>
      <w:r>
        <w:rPr>
          <w:rFonts w:ascii="Times New Roman" w:hAnsi="Times New Roman" w:cs="Times New Roman"/>
          <w:i/>
          <w:iCs/>
          <w:sz w:val="24"/>
          <w:szCs w:val="24"/>
          <w:highlight w:val="yellow"/>
          <w:rPrChange w:id="1142" w:author="polyd" w:date="2023-06-15T16:45:43Z">
            <w:rPr>
              <w:rFonts w:ascii="Times New Roman" w:hAnsi="Times New Roman" w:cs="Times New Roman"/>
              <w:i/>
              <w:iCs/>
              <w:sz w:val="24"/>
              <w:szCs w:val="24"/>
            </w:rPr>
          </w:rPrChange>
        </w:rPr>
        <w:t>75</w:t>
      </w:r>
      <w:r>
        <w:rPr>
          <w:rFonts w:ascii="Times New Roman" w:hAnsi="Times New Roman" w:cs="Times New Roman"/>
          <w:sz w:val="24"/>
          <w:szCs w:val="24"/>
          <w:highlight w:val="yellow"/>
          <w:rPrChange w:id="1143" w:author="polyd" w:date="2023-06-15T16:45:43Z">
            <w:rPr>
              <w:rFonts w:ascii="Times New Roman" w:hAnsi="Times New Roman" w:cs="Times New Roman"/>
              <w:sz w:val="24"/>
              <w:szCs w:val="24"/>
            </w:rPr>
          </w:rPrChange>
        </w:rPr>
        <w:t>(May), 215–222. https://doi.org/10.1093/mollus/eyp019</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44"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Heath, D. D., Rawson, P. D., &amp; Hilbish, T. J. (1995).  PCR-based nuclear markers identify alien blue mussel ( Mytilus spp.) genotypes on the west coast of Canada . </w:t>
      </w:r>
      <w:r>
        <w:rPr>
          <w:rFonts w:ascii="Times New Roman" w:hAnsi="Times New Roman" w:cs="Times New Roman"/>
          <w:i/>
          <w:iCs/>
          <w:sz w:val="24"/>
          <w:szCs w:val="24"/>
        </w:rPr>
        <w:t>Canadian Journal of Fisheries and Aquatic Sciences</w:t>
      </w:r>
      <w:r>
        <w:rPr>
          <w:rFonts w:ascii="Times New Roman" w:hAnsi="Times New Roman" w:cs="Times New Roman"/>
          <w:sz w:val="24"/>
          <w:szCs w:val="24"/>
        </w:rPr>
        <w:t xml:space="preserve">, </w:t>
      </w:r>
      <w:r>
        <w:rPr>
          <w:rFonts w:ascii="Times New Roman" w:hAnsi="Times New Roman" w:cs="Times New Roman"/>
          <w:i/>
          <w:iCs/>
          <w:sz w:val="24"/>
          <w:szCs w:val="24"/>
        </w:rPr>
        <w:t>52</w:t>
      </w:r>
      <w:r>
        <w:rPr>
          <w:rFonts w:ascii="Times New Roman" w:hAnsi="Times New Roman" w:cs="Times New Roman"/>
          <w:sz w:val="24"/>
          <w:szCs w:val="24"/>
        </w:rPr>
        <w:t>(12), 2621–2627. https://doi.org/10.1139/f95-851</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45"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Hilbish, T. J., Deaton, L. E., &amp; Koehn, R. K. (1982). Effect of an allozyme polymorphism on regulation of cell volume. In </w:t>
      </w:r>
      <w:r>
        <w:rPr>
          <w:rFonts w:ascii="Times New Roman" w:hAnsi="Times New Roman" w:cs="Times New Roman"/>
          <w:i/>
          <w:iCs/>
          <w:sz w:val="24"/>
          <w:szCs w:val="24"/>
        </w:rPr>
        <w:t>Nature</w:t>
      </w:r>
      <w:r>
        <w:rPr>
          <w:rFonts w:ascii="Times New Roman" w:hAnsi="Times New Roman" w:cs="Times New Roman"/>
          <w:sz w:val="24"/>
          <w:szCs w:val="24"/>
        </w:rPr>
        <w:t xml:space="preserve"> (Vol. 298, Issue 5875, pp. 688–689). https://doi.org/10.1038/298688a0</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46"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Innes, D. J., &amp; Bates, J. A. (1999). Morphological variation of Mytilus edulis and Mytilus trossulus in eastern Newfoundland. </w:t>
      </w:r>
      <w:r>
        <w:rPr>
          <w:rFonts w:ascii="Times New Roman" w:hAnsi="Times New Roman" w:cs="Times New Roman"/>
          <w:i/>
          <w:iCs/>
          <w:sz w:val="24"/>
          <w:szCs w:val="24"/>
        </w:rPr>
        <w:t>Marine Biology</w:t>
      </w:r>
      <w:r>
        <w:rPr>
          <w:rFonts w:ascii="Times New Roman" w:hAnsi="Times New Roman" w:cs="Times New Roman"/>
          <w:sz w:val="24"/>
          <w:szCs w:val="24"/>
        </w:rPr>
        <w:t xml:space="preserve">, </w:t>
      </w:r>
      <w:r>
        <w:rPr>
          <w:rFonts w:ascii="Times New Roman" w:hAnsi="Times New Roman" w:cs="Times New Roman"/>
          <w:i/>
          <w:iCs/>
          <w:sz w:val="24"/>
          <w:szCs w:val="24"/>
        </w:rPr>
        <w:t>133</w:t>
      </w:r>
      <w:r>
        <w:rPr>
          <w:rFonts w:ascii="Times New Roman" w:hAnsi="Times New Roman" w:cs="Times New Roman"/>
          <w:sz w:val="24"/>
          <w:szCs w:val="24"/>
        </w:rPr>
        <w:t>(4), 691–699. https://doi.org/10.1007/s002270050510</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47"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Inoue, K., Waite, J. H., Matsuoka, M., Odo, S., &amp; Harayama, S. (1995). Interspecific Variations in Adhesive Protein Sequences of Mytilus edulis , M . galloprovincialis and M. trossulus. </w:t>
      </w:r>
      <w:r>
        <w:rPr>
          <w:rFonts w:ascii="Times New Roman" w:hAnsi="Times New Roman" w:cs="Times New Roman"/>
          <w:i/>
          <w:iCs/>
          <w:sz w:val="24"/>
          <w:szCs w:val="24"/>
        </w:rPr>
        <w:t>Biological Bulletin</w:t>
      </w:r>
      <w:r>
        <w:rPr>
          <w:rFonts w:ascii="Times New Roman" w:hAnsi="Times New Roman" w:cs="Times New Roman"/>
          <w:sz w:val="24"/>
          <w:szCs w:val="24"/>
        </w:rPr>
        <w:t xml:space="preserve">, </w:t>
      </w:r>
      <w:r>
        <w:rPr>
          <w:rFonts w:ascii="Times New Roman" w:hAnsi="Times New Roman" w:cs="Times New Roman"/>
          <w:i/>
          <w:iCs/>
          <w:sz w:val="24"/>
          <w:szCs w:val="24"/>
        </w:rPr>
        <w:t>189</w:t>
      </w:r>
      <w:r>
        <w:rPr>
          <w:rFonts w:ascii="Times New Roman" w:hAnsi="Times New Roman" w:cs="Times New Roman"/>
          <w:sz w:val="24"/>
          <w:szCs w:val="24"/>
        </w:rPr>
        <w:t>(3), 370–375.</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48"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Ivanina, A. V., Kurochkin, I. O., Leamy, L., &amp; Sokolova, I. M. (2012). Effects of temperature and cadmium exposure on the mitochondria of oysters (Crassostrea virginica) exposed to hypoxia and subsequent reoxygenation. </w:t>
      </w:r>
      <w:r>
        <w:rPr>
          <w:rFonts w:ascii="Times New Roman" w:hAnsi="Times New Roman" w:cs="Times New Roman"/>
          <w:i/>
          <w:iCs/>
          <w:sz w:val="24"/>
          <w:szCs w:val="24"/>
        </w:rPr>
        <w:t>Journal of Experimental Biology</w:t>
      </w:r>
      <w:r>
        <w:rPr>
          <w:rFonts w:ascii="Times New Roman" w:hAnsi="Times New Roman" w:cs="Times New Roman"/>
          <w:sz w:val="24"/>
          <w:szCs w:val="24"/>
        </w:rPr>
        <w:t xml:space="preserve">, </w:t>
      </w:r>
      <w:r>
        <w:rPr>
          <w:rFonts w:ascii="Times New Roman" w:hAnsi="Times New Roman" w:cs="Times New Roman"/>
          <w:i/>
          <w:iCs/>
          <w:sz w:val="24"/>
          <w:szCs w:val="24"/>
        </w:rPr>
        <w:t>215</w:t>
      </w:r>
      <w:r>
        <w:rPr>
          <w:rFonts w:ascii="Times New Roman" w:hAnsi="Times New Roman" w:cs="Times New Roman"/>
          <w:sz w:val="24"/>
          <w:szCs w:val="24"/>
        </w:rPr>
        <w:t>(18), 3142–3154. https://doi.org/10.1242/jeb.071357</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49"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Jones, S. J., Lima, F. P., &amp; Wethey, D. S. (2010). Rising environmental temperatures and biogeography: Poleward range contraction of the blue mussel, Mytilus edulis L., in the western Atlantic. </w:t>
      </w:r>
      <w:r>
        <w:rPr>
          <w:rFonts w:ascii="Times New Roman" w:hAnsi="Times New Roman" w:cs="Times New Roman"/>
          <w:i/>
          <w:iCs/>
          <w:sz w:val="24"/>
          <w:szCs w:val="24"/>
        </w:rPr>
        <w:t>Journal of Biogeography</w:t>
      </w:r>
      <w:r>
        <w:rPr>
          <w:rFonts w:ascii="Times New Roman" w:hAnsi="Times New Roman" w:cs="Times New Roman"/>
          <w:sz w:val="24"/>
          <w:szCs w:val="24"/>
        </w:rPr>
        <w:t xml:space="preserve">, </w:t>
      </w:r>
      <w:r>
        <w:rPr>
          <w:rFonts w:ascii="Times New Roman" w:hAnsi="Times New Roman" w:cs="Times New Roman"/>
          <w:i/>
          <w:iCs/>
          <w:sz w:val="24"/>
          <w:szCs w:val="24"/>
        </w:rPr>
        <w:t>37</w:t>
      </w:r>
      <w:r>
        <w:rPr>
          <w:rFonts w:ascii="Times New Roman" w:hAnsi="Times New Roman" w:cs="Times New Roman"/>
          <w:sz w:val="24"/>
          <w:szCs w:val="24"/>
        </w:rPr>
        <w:t>(12), 2243–2259. https://doi.org/10.1111/j.1365-2699.2010.02386.x</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50"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Katolikova, M., Khaitov, V., Väinölä, R., Gantsevich, M., &amp; Strelkov, P. (2016). Genetic, ecological and morphological distinctness of the blue mussels Mytilus trossulus gould and M. edulis l. in the White Sea. </w:t>
      </w:r>
      <w:r>
        <w:rPr>
          <w:rFonts w:ascii="Times New Roman" w:hAnsi="Times New Roman" w:cs="Times New Roman"/>
          <w:i/>
          <w:iCs/>
          <w:sz w:val="24"/>
          <w:szCs w:val="24"/>
        </w:rPr>
        <w:t>PLoS ONE</w:t>
      </w:r>
      <w:r>
        <w:rPr>
          <w:rFonts w:ascii="Times New Roman" w:hAnsi="Times New Roman" w:cs="Times New Roman"/>
          <w:sz w:val="24"/>
          <w:szCs w:val="24"/>
        </w:rPr>
        <w:t xml:space="preserve">, </w:t>
      </w:r>
      <w:r>
        <w:rPr>
          <w:rFonts w:ascii="Times New Roman" w:hAnsi="Times New Roman" w:cs="Times New Roman"/>
          <w:i/>
          <w:iCs/>
          <w:sz w:val="24"/>
          <w:szCs w:val="24"/>
        </w:rPr>
        <w:t>11</w:t>
      </w:r>
      <w:r>
        <w:rPr>
          <w:rFonts w:ascii="Times New Roman" w:hAnsi="Times New Roman" w:cs="Times New Roman"/>
          <w:sz w:val="24"/>
          <w:szCs w:val="24"/>
        </w:rPr>
        <w:t>(4), 1–25. https://doi.org/10.1371/journal.pone.0152963</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51"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Khaitov, V. (2013). </w:t>
      </w:r>
      <w:r>
        <w:rPr>
          <w:rFonts w:ascii="Times New Roman" w:hAnsi="Times New Roman" w:cs="Times New Roman"/>
          <w:i/>
          <w:iCs/>
          <w:sz w:val="24"/>
          <w:szCs w:val="24"/>
        </w:rPr>
        <w:t>Dynamics of salinity, temperature of seawater, and wave characteristics, Yuzhnaya inlet, Ryashkov Island, 01.06–19.08.2012</w:t>
      </w:r>
      <w:r>
        <w:rPr>
          <w:rFonts w:ascii="Times New Roman" w:hAnsi="Times New Roman" w:cs="Times New Roman"/>
          <w:sz w:val="24"/>
          <w:szCs w:val="24"/>
        </w:rPr>
        <w:t xml:space="preserve"> (A. S. Koryakin (ed.); The chroni, Issue Book 58). www.kandalaksha-reserve.org/letopis/letopis_2012_koryakin_khaitov_voda.pdf</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52"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Khaitov, V. M., Makarycheva, A. Y., Nematova, R. B., &amp; Evdokimova, A. I. (2023). Predators regulate the taxonomic structure of mixed Mytilus edulis L. and M. trossulus Gould settlements in the shallow waters of the White Sea. </w:t>
      </w:r>
      <w:r>
        <w:rPr>
          <w:rFonts w:ascii="Times New Roman" w:hAnsi="Times New Roman" w:cs="Times New Roman"/>
          <w:i/>
          <w:iCs/>
          <w:sz w:val="24"/>
          <w:szCs w:val="24"/>
        </w:rPr>
        <w:t>Proceedings of the Zoological Institute of the Russian Academy of Sciences</w:t>
      </w:r>
      <w:r>
        <w:rPr>
          <w:rFonts w:ascii="Times New Roman" w:hAnsi="Times New Roman" w:cs="Times New Roman"/>
          <w:sz w:val="24"/>
          <w:szCs w:val="24"/>
        </w:rPr>
        <w:t xml:space="preserve">, </w:t>
      </w:r>
      <w:r>
        <w:rPr>
          <w:rFonts w:ascii="Times New Roman" w:hAnsi="Times New Roman" w:cs="Times New Roman"/>
          <w:i/>
          <w:iCs/>
          <w:sz w:val="24"/>
          <w:szCs w:val="24"/>
        </w:rPr>
        <w:t>327</w:t>
      </w:r>
      <w:r>
        <w:rPr>
          <w:rFonts w:ascii="Times New Roman" w:hAnsi="Times New Roman" w:cs="Times New Roman"/>
          <w:sz w:val="24"/>
          <w:szCs w:val="24"/>
        </w:rPr>
        <w:t>(1), 8–24. https://doi.org/10.31610/trudyzin/2023.327.1.8</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53"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Khaitov, V., Makarycheva, A., Gantsevich, M., Lentsman, N., Skazina, M., Gagarina, A., Katolikova, M., &amp; Strelkov, P. (2018). Discriminating Eaters : Sea Stars Asterias rubens L . Feed Preferably on Mytilus trossulus Gould in Mixed Stocks of Mytilus trossulus and Mytilus edulis L . </w:t>
      </w:r>
      <w:r>
        <w:rPr>
          <w:rFonts w:ascii="Times New Roman" w:hAnsi="Times New Roman" w:cs="Times New Roman"/>
          <w:i/>
          <w:iCs/>
          <w:sz w:val="24"/>
          <w:szCs w:val="24"/>
        </w:rPr>
        <w:t>Biology Bulletin</w:t>
      </w:r>
      <w:r>
        <w:rPr>
          <w:rFonts w:ascii="Times New Roman" w:hAnsi="Times New Roman" w:cs="Times New Roman"/>
          <w:sz w:val="24"/>
          <w:szCs w:val="24"/>
        </w:rPr>
        <w:t xml:space="preserve">, </w:t>
      </w:r>
      <w:r>
        <w:rPr>
          <w:rFonts w:ascii="Times New Roman" w:hAnsi="Times New Roman" w:cs="Times New Roman"/>
          <w:i/>
          <w:iCs/>
          <w:sz w:val="24"/>
          <w:szCs w:val="24"/>
        </w:rPr>
        <w:t>234</w:t>
      </w:r>
      <w:r>
        <w:rPr>
          <w:rFonts w:ascii="Times New Roman" w:hAnsi="Times New Roman" w:cs="Times New Roman"/>
          <w:sz w:val="24"/>
          <w:szCs w:val="24"/>
        </w:rPr>
        <w:t>(April).</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54"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Khaitov, V., Marchenko, J., Katolikova, M., Väinölä, R., Kingston, S. E., Carlon, D. B., Gantsevich, M., &amp; Strelkov, P. (2021). Species identification based on a semi-diagnostic marker: Evaluation of a simple conchological test for distinguishing blue mussels Mytilus edulis L. And M. trossulus Gould. </w:t>
      </w:r>
      <w:r>
        <w:rPr>
          <w:rFonts w:ascii="Times New Roman" w:hAnsi="Times New Roman" w:cs="Times New Roman"/>
          <w:i/>
          <w:iCs/>
          <w:sz w:val="24"/>
          <w:szCs w:val="24"/>
        </w:rPr>
        <w:t>PLoS ONE</w:t>
      </w:r>
      <w:r>
        <w:rPr>
          <w:rFonts w:ascii="Times New Roman" w:hAnsi="Times New Roman" w:cs="Times New Roman"/>
          <w:sz w:val="24"/>
          <w:szCs w:val="24"/>
        </w:rPr>
        <w:t xml:space="preserve">, </w:t>
      </w:r>
      <w:r>
        <w:rPr>
          <w:rFonts w:ascii="Times New Roman" w:hAnsi="Times New Roman" w:cs="Times New Roman"/>
          <w:i/>
          <w:iCs/>
          <w:sz w:val="24"/>
          <w:szCs w:val="24"/>
        </w:rPr>
        <w:t>16</w:t>
      </w:r>
      <w:r>
        <w:rPr>
          <w:rFonts w:ascii="Times New Roman" w:hAnsi="Times New Roman" w:cs="Times New Roman"/>
          <w:sz w:val="24"/>
          <w:szCs w:val="24"/>
        </w:rPr>
        <w:t>(July), 1–27. https://doi.org/10.1371/journal.pone.0249587</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55"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Khalaman, V. V., &amp; Lezin, P. A. (2015). Clumping behavior and byssus production as strategies for substrate competition in Mytilus edulis. </w:t>
      </w:r>
      <w:r>
        <w:rPr>
          <w:rFonts w:ascii="Times New Roman" w:hAnsi="Times New Roman" w:cs="Times New Roman"/>
          <w:i/>
          <w:iCs/>
          <w:sz w:val="24"/>
          <w:szCs w:val="24"/>
        </w:rPr>
        <w:t>Invertebrate Biology</w:t>
      </w:r>
      <w:r>
        <w:rPr>
          <w:rFonts w:ascii="Times New Roman" w:hAnsi="Times New Roman" w:cs="Times New Roman"/>
          <w:sz w:val="24"/>
          <w:szCs w:val="24"/>
        </w:rPr>
        <w:t xml:space="preserve">, </w:t>
      </w:r>
      <w:r>
        <w:rPr>
          <w:rFonts w:ascii="Times New Roman" w:hAnsi="Times New Roman" w:cs="Times New Roman"/>
          <w:i/>
          <w:iCs/>
          <w:sz w:val="24"/>
          <w:szCs w:val="24"/>
        </w:rPr>
        <w:t>134</w:t>
      </w:r>
      <w:r>
        <w:rPr>
          <w:rFonts w:ascii="Times New Roman" w:hAnsi="Times New Roman" w:cs="Times New Roman"/>
          <w:sz w:val="24"/>
          <w:szCs w:val="24"/>
        </w:rPr>
        <w:t>(1), 38–47. https://doi.org/10.1111/ivb.12075</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56"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Kijewski, T., Śmietanka, B., Zbawicka, M., Gosling, E., Hummel, H., &amp; Wenne, R. (2011). Distribution of Mytilus taxa in European coastal areas as inferred from molecular markers. </w:t>
      </w:r>
      <w:r>
        <w:rPr>
          <w:rFonts w:ascii="Times New Roman" w:hAnsi="Times New Roman" w:cs="Times New Roman"/>
          <w:i/>
          <w:iCs/>
          <w:sz w:val="24"/>
          <w:szCs w:val="24"/>
        </w:rPr>
        <w:t>Journal of Sea Research</w:t>
      </w:r>
      <w:r>
        <w:rPr>
          <w:rFonts w:ascii="Times New Roman" w:hAnsi="Times New Roman" w:cs="Times New Roman"/>
          <w:sz w:val="24"/>
          <w:szCs w:val="24"/>
        </w:rPr>
        <w:t xml:space="preserve">, </w:t>
      </w:r>
      <w:r>
        <w:rPr>
          <w:rFonts w:ascii="Times New Roman" w:hAnsi="Times New Roman" w:cs="Times New Roman"/>
          <w:i/>
          <w:iCs/>
          <w:sz w:val="24"/>
          <w:szCs w:val="24"/>
        </w:rPr>
        <w:t>65</w:t>
      </w:r>
      <w:r>
        <w:rPr>
          <w:rFonts w:ascii="Times New Roman" w:hAnsi="Times New Roman" w:cs="Times New Roman"/>
          <w:sz w:val="24"/>
          <w:szCs w:val="24"/>
        </w:rPr>
        <w:t>(2), 224–234. https://doi.org/10.1016/j.seares.2010.10.004</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57"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Knöbel, L., Nascimento-Schulze, J. C., Sanders, T., Zeus, D., Hiebenthal, C., Barboza, F. R., Stuckas, H., &amp; Melzner, F. (2021). Salinity Driven Selection and Local Adaptation in Baltic Sea Mytilid Mussels. </w:t>
      </w:r>
      <w:r>
        <w:rPr>
          <w:rFonts w:ascii="Times New Roman" w:hAnsi="Times New Roman" w:cs="Times New Roman"/>
          <w:i/>
          <w:iCs/>
          <w:sz w:val="24"/>
          <w:szCs w:val="24"/>
        </w:rPr>
        <w:t>Frontiers in Marine Science</w:t>
      </w:r>
      <w:r>
        <w:rPr>
          <w:rFonts w:ascii="Times New Roman" w:hAnsi="Times New Roman" w:cs="Times New Roman"/>
          <w:sz w:val="24"/>
          <w:szCs w:val="24"/>
        </w:rPr>
        <w:t xml:space="preserve">, </w:t>
      </w:r>
      <w:r>
        <w:rPr>
          <w:rFonts w:ascii="Times New Roman" w:hAnsi="Times New Roman" w:cs="Times New Roman"/>
          <w:i/>
          <w:iCs/>
          <w:sz w:val="24"/>
          <w:szCs w:val="24"/>
        </w:rPr>
        <w:t>8</w:t>
      </w:r>
      <w:r>
        <w:rPr>
          <w:rFonts w:ascii="Times New Roman" w:hAnsi="Times New Roman" w:cs="Times New Roman"/>
          <w:sz w:val="24"/>
          <w:szCs w:val="24"/>
        </w:rPr>
        <w:t>(August), 1–13. https://doi.org/10.3389/fmars.2021.692078</w:t>
      </w:r>
    </w:p>
    <w:p>
      <w:pPr>
        <w:widowControl w:val="0"/>
        <w:autoSpaceDE w:val="0"/>
        <w:autoSpaceDN w:val="0"/>
        <w:adjustRightInd w:val="0"/>
        <w:spacing w:after="0" w:line="360" w:lineRule="auto"/>
        <w:ind w:left="480" w:hanging="480"/>
        <w:jc w:val="both"/>
        <w:rPr>
          <w:rFonts w:ascii="Times New Roman" w:hAnsi="Times New Roman" w:cs="Times New Roman"/>
          <w:sz w:val="24"/>
          <w:szCs w:val="24"/>
          <w:highlight w:val="yellow"/>
          <w:rPrChange w:id="1159" w:author="polyd" w:date="2023-06-15T16:50:17Z">
            <w:rPr>
              <w:rFonts w:ascii="Times New Roman" w:hAnsi="Times New Roman" w:cs="Times New Roman"/>
              <w:sz w:val="24"/>
              <w:szCs w:val="24"/>
            </w:rPr>
          </w:rPrChange>
        </w:rPr>
        <w:pPrChange w:id="1158"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highlight w:val="yellow"/>
          <w:rPrChange w:id="1160" w:author="polyd" w:date="2023-06-15T16:50:17Z">
            <w:rPr>
              <w:rFonts w:ascii="Times New Roman" w:hAnsi="Times New Roman" w:cs="Times New Roman"/>
              <w:sz w:val="24"/>
              <w:szCs w:val="24"/>
            </w:rPr>
          </w:rPrChange>
        </w:rPr>
        <w:t xml:space="preserve">Knowlton, N. (1993). SIBLING SPECIES IN THE SEA. </w:t>
      </w:r>
      <w:r>
        <w:rPr>
          <w:rFonts w:ascii="Times New Roman" w:hAnsi="Times New Roman" w:cs="Times New Roman"/>
          <w:i/>
          <w:iCs/>
          <w:sz w:val="24"/>
          <w:szCs w:val="24"/>
          <w:highlight w:val="yellow"/>
          <w:rPrChange w:id="1161" w:author="polyd" w:date="2023-06-15T16:50:17Z">
            <w:rPr>
              <w:rFonts w:ascii="Times New Roman" w:hAnsi="Times New Roman" w:cs="Times New Roman"/>
              <w:i/>
              <w:iCs/>
              <w:sz w:val="24"/>
              <w:szCs w:val="24"/>
            </w:rPr>
          </w:rPrChange>
        </w:rPr>
        <w:t>Annual Review of Ecology and Systematics</w:t>
      </w:r>
      <w:r>
        <w:rPr>
          <w:rFonts w:ascii="Times New Roman" w:hAnsi="Times New Roman" w:cs="Times New Roman"/>
          <w:sz w:val="24"/>
          <w:szCs w:val="24"/>
          <w:highlight w:val="yellow"/>
          <w:rPrChange w:id="1162" w:author="polyd" w:date="2023-06-15T16:50:17Z">
            <w:rPr>
              <w:rFonts w:ascii="Times New Roman" w:hAnsi="Times New Roman" w:cs="Times New Roman"/>
              <w:sz w:val="24"/>
              <w:szCs w:val="24"/>
            </w:rPr>
          </w:rPrChange>
        </w:rPr>
        <w:t xml:space="preserve">, </w:t>
      </w:r>
      <w:r>
        <w:rPr>
          <w:rFonts w:ascii="Times New Roman" w:hAnsi="Times New Roman" w:cs="Times New Roman"/>
          <w:i/>
          <w:iCs/>
          <w:sz w:val="24"/>
          <w:szCs w:val="24"/>
          <w:highlight w:val="yellow"/>
          <w:rPrChange w:id="1163" w:author="polyd" w:date="2023-06-15T16:50:17Z">
            <w:rPr>
              <w:rFonts w:ascii="Times New Roman" w:hAnsi="Times New Roman" w:cs="Times New Roman"/>
              <w:i/>
              <w:iCs/>
              <w:sz w:val="24"/>
              <w:szCs w:val="24"/>
            </w:rPr>
          </w:rPrChange>
        </w:rPr>
        <w:t>24</w:t>
      </w:r>
      <w:r>
        <w:rPr>
          <w:rFonts w:ascii="Times New Roman" w:hAnsi="Times New Roman" w:cs="Times New Roman"/>
          <w:sz w:val="24"/>
          <w:szCs w:val="24"/>
          <w:highlight w:val="yellow"/>
          <w:rPrChange w:id="1164" w:author="polyd" w:date="2023-06-15T16:50:17Z">
            <w:rPr>
              <w:rFonts w:ascii="Times New Roman" w:hAnsi="Times New Roman" w:cs="Times New Roman"/>
              <w:sz w:val="24"/>
              <w:szCs w:val="24"/>
            </w:rPr>
          </w:rPrChange>
        </w:rPr>
        <w:t>, 189–216.</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65"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Koehn, R. K., Bayne, B. L., Moore, M. N., &amp; Siebenaller, J. F. (1980). Salinity related physiological and genetic differences between populations of Mytilus edulis. </w:t>
      </w:r>
      <w:r>
        <w:rPr>
          <w:rFonts w:ascii="Times New Roman" w:hAnsi="Times New Roman" w:cs="Times New Roman"/>
          <w:i/>
          <w:iCs/>
          <w:sz w:val="24"/>
          <w:szCs w:val="24"/>
        </w:rPr>
        <w:t>Biological Journal of the Linnean Society</w:t>
      </w:r>
      <w:r>
        <w:rPr>
          <w:rFonts w:ascii="Times New Roman" w:hAnsi="Times New Roman" w:cs="Times New Roman"/>
          <w:sz w:val="24"/>
          <w:szCs w:val="24"/>
        </w:rPr>
        <w:t xml:space="preserve">, </w:t>
      </w:r>
      <w:r>
        <w:rPr>
          <w:rFonts w:ascii="Times New Roman" w:hAnsi="Times New Roman" w:cs="Times New Roman"/>
          <w:i/>
          <w:iCs/>
          <w:sz w:val="24"/>
          <w:szCs w:val="24"/>
        </w:rPr>
        <w:t>14</w:t>
      </w:r>
      <w:r>
        <w:rPr>
          <w:rFonts w:ascii="Times New Roman" w:hAnsi="Times New Roman" w:cs="Times New Roman"/>
          <w:sz w:val="24"/>
          <w:szCs w:val="24"/>
        </w:rPr>
        <w:t>(3–4), 319–334. https://doi.org/10.1111/j.1095-8312.1980.tb00112.x</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66"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Koehn, R. K., Newell, R. I. E., &amp; Immermann, F. (1980). Maintenance of an aminopeptidase allele frequency cline by natural selection.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77</w:t>
      </w:r>
      <w:r>
        <w:rPr>
          <w:rFonts w:ascii="Times New Roman" w:hAnsi="Times New Roman" w:cs="Times New Roman"/>
          <w:sz w:val="24"/>
          <w:szCs w:val="24"/>
        </w:rPr>
        <w:t>(9 II), 5385–5389. https://doi.org/10.1073/pnas.77.9.5385</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67"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Koehn, R. K., &amp; Siebenaller, J. F. (1981). Biochemical studies of aminopeptidase polymorphism in Mytilus edulis. II. Dependence of reaction rate on physical factors and enzyme concentration. </w:t>
      </w:r>
      <w:r>
        <w:rPr>
          <w:rFonts w:ascii="Times New Roman" w:hAnsi="Times New Roman" w:cs="Times New Roman"/>
          <w:i/>
          <w:iCs/>
          <w:sz w:val="24"/>
          <w:szCs w:val="24"/>
        </w:rPr>
        <w:t>Biochemical Genetics</w:t>
      </w:r>
      <w:r>
        <w:rPr>
          <w:rFonts w:ascii="Times New Roman" w:hAnsi="Times New Roman" w:cs="Times New Roman"/>
          <w:sz w:val="24"/>
          <w:szCs w:val="24"/>
        </w:rPr>
        <w:t xml:space="preserve">, </w:t>
      </w:r>
      <w:r>
        <w:rPr>
          <w:rFonts w:ascii="Times New Roman" w:hAnsi="Times New Roman" w:cs="Times New Roman"/>
          <w:i/>
          <w:iCs/>
          <w:sz w:val="24"/>
          <w:szCs w:val="24"/>
        </w:rPr>
        <w:t>19</w:t>
      </w:r>
      <w:r>
        <w:rPr>
          <w:rFonts w:ascii="Times New Roman" w:hAnsi="Times New Roman" w:cs="Times New Roman"/>
          <w:sz w:val="24"/>
          <w:szCs w:val="24"/>
        </w:rPr>
        <w:t>(11–12), 1143–1162. https://doi.org/10.1007/BF00484570</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68"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Koo, T. K., &amp; Li, M. Y. (2016). A Guideline of Selecting and Reporting Intraclass Correlation Coefficients for Reliability Research. </w:t>
      </w:r>
      <w:r>
        <w:rPr>
          <w:rFonts w:ascii="Times New Roman" w:hAnsi="Times New Roman" w:cs="Times New Roman"/>
          <w:i/>
          <w:iCs/>
          <w:sz w:val="24"/>
          <w:szCs w:val="24"/>
        </w:rPr>
        <w:t>Journal of Chiropractic Medicine</w:t>
      </w:r>
      <w:r>
        <w:rPr>
          <w:rFonts w:ascii="Times New Roman" w:hAnsi="Times New Roman" w:cs="Times New Roman"/>
          <w:sz w:val="24"/>
          <w:szCs w:val="24"/>
        </w:rPr>
        <w:t xml:space="preserve">, </w:t>
      </w:r>
      <w:r>
        <w:rPr>
          <w:rFonts w:ascii="Times New Roman" w:hAnsi="Times New Roman" w:cs="Times New Roman"/>
          <w:i/>
          <w:iCs/>
          <w:sz w:val="24"/>
          <w:szCs w:val="24"/>
        </w:rPr>
        <w:t>15</w:t>
      </w:r>
      <w:r>
        <w:rPr>
          <w:rFonts w:ascii="Times New Roman" w:hAnsi="Times New Roman" w:cs="Times New Roman"/>
          <w:sz w:val="24"/>
          <w:szCs w:val="24"/>
        </w:rPr>
        <w:t>(2), 155–163. https://doi.org/10.1016/j.jcm.2016.02.012</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69"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Lachance, A. A., Myrand, B., Tremblay, R., Koutitonsky, V., &amp; Carrington, E. (2008). Biotic and abiotic factors influencing attachment strength of blue mussels Mytilus edulis in suspended culture. </w:t>
      </w:r>
      <w:r>
        <w:rPr>
          <w:rFonts w:ascii="Times New Roman" w:hAnsi="Times New Roman" w:cs="Times New Roman"/>
          <w:i/>
          <w:iCs/>
          <w:sz w:val="24"/>
          <w:szCs w:val="24"/>
        </w:rPr>
        <w:t>Aquatic Biology</w:t>
      </w:r>
      <w:r>
        <w:rPr>
          <w:rFonts w:ascii="Times New Roman" w:hAnsi="Times New Roman" w:cs="Times New Roman"/>
          <w:sz w:val="24"/>
          <w:szCs w:val="24"/>
        </w:rPr>
        <w:t xml:space="preserve">, </w:t>
      </w:r>
      <w:r>
        <w:rPr>
          <w:rFonts w:ascii="Times New Roman" w:hAnsi="Times New Roman" w:cs="Times New Roman"/>
          <w:i/>
          <w:iCs/>
          <w:sz w:val="24"/>
          <w:szCs w:val="24"/>
        </w:rPr>
        <w:t>2</w:t>
      </w:r>
      <w:r>
        <w:rPr>
          <w:rFonts w:ascii="Times New Roman" w:hAnsi="Times New Roman" w:cs="Times New Roman"/>
          <w:sz w:val="24"/>
          <w:szCs w:val="24"/>
        </w:rPr>
        <w:t>(June), 119–129. https://doi.org/10.3354/ab00041</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70"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Lajus, D. L., &amp; Sukhotin, A. A. (1998). A new approach for the assessment of stochastic variation: Analysis of behavioural response in blue mussel (Mytilus edulis L.). </w:t>
      </w:r>
      <w:r>
        <w:rPr>
          <w:rFonts w:ascii="Times New Roman" w:hAnsi="Times New Roman" w:cs="Times New Roman"/>
          <w:i/>
          <w:iCs/>
          <w:sz w:val="24"/>
          <w:szCs w:val="24"/>
        </w:rPr>
        <w:t>Helgolander Meeresuntersuchungen</w:t>
      </w:r>
      <w:r>
        <w:rPr>
          <w:rFonts w:ascii="Times New Roman" w:hAnsi="Times New Roman" w:cs="Times New Roman"/>
          <w:sz w:val="24"/>
          <w:szCs w:val="24"/>
        </w:rPr>
        <w:t xml:space="preserve">, </w:t>
      </w:r>
      <w:r>
        <w:rPr>
          <w:rFonts w:ascii="Times New Roman" w:hAnsi="Times New Roman" w:cs="Times New Roman"/>
          <w:i/>
          <w:iCs/>
          <w:sz w:val="24"/>
          <w:szCs w:val="24"/>
        </w:rPr>
        <w:t>52</w:t>
      </w:r>
      <w:r>
        <w:rPr>
          <w:rFonts w:ascii="Times New Roman" w:hAnsi="Times New Roman" w:cs="Times New Roman"/>
          <w:sz w:val="24"/>
          <w:szCs w:val="24"/>
        </w:rPr>
        <w:t>(2), 141–145. https://doi.org/10.1007/BF02908743</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71"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Lezin, P. A., Agat’eva, N. A., &amp; Khalaman, V. V. (2006). A comparative study of the pumping activity of some fouling animals from the White Sea. </w:t>
      </w:r>
      <w:r>
        <w:rPr>
          <w:rFonts w:ascii="Times New Roman" w:hAnsi="Times New Roman" w:cs="Times New Roman"/>
          <w:i/>
          <w:iCs/>
          <w:sz w:val="24"/>
          <w:szCs w:val="24"/>
        </w:rPr>
        <w:t>Russian Journal of Marine Biology</w:t>
      </w:r>
      <w:r>
        <w:rPr>
          <w:rFonts w:ascii="Times New Roman" w:hAnsi="Times New Roman" w:cs="Times New Roman"/>
          <w:sz w:val="24"/>
          <w:szCs w:val="24"/>
        </w:rPr>
        <w:t xml:space="preserve">, </w:t>
      </w:r>
      <w:r>
        <w:rPr>
          <w:rFonts w:ascii="Times New Roman" w:hAnsi="Times New Roman" w:cs="Times New Roman"/>
          <w:i/>
          <w:iCs/>
          <w:sz w:val="24"/>
          <w:szCs w:val="24"/>
        </w:rPr>
        <w:t>32</w:t>
      </w:r>
      <w:r>
        <w:rPr>
          <w:rFonts w:ascii="Times New Roman" w:hAnsi="Times New Roman" w:cs="Times New Roman"/>
          <w:sz w:val="24"/>
          <w:szCs w:val="24"/>
        </w:rPr>
        <w:t>(4), 245–249. https://doi.org/10.1134/S1063074006040079</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72"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Liu, G., Stapleton, E., Innes, D., &amp; Thompson, R. (2011). Aggregational behavior of the blue mussels Mytilus edulis and Mytilus trossulus : a potential pre-zygotic reproductive isolation mechanism. </w:t>
      </w:r>
      <w:r>
        <w:rPr>
          <w:rFonts w:ascii="Times New Roman" w:hAnsi="Times New Roman" w:cs="Times New Roman"/>
          <w:i/>
          <w:iCs/>
          <w:sz w:val="24"/>
          <w:szCs w:val="24"/>
        </w:rPr>
        <w:t>Marine Ecology</w:t>
      </w:r>
      <w:r>
        <w:rPr>
          <w:rFonts w:ascii="Times New Roman" w:hAnsi="Times New Roman" w:cs="Times New Roman"/>
          <w:sz w:val="24"/>
          <w:szCs w:val="24"/>
        </w:rPr>
        <w:t xml:space="preserve">, </w:t>
      </w:r>
      <w:r>
        <w:rPr>
          <w:rFonts w:ascii="Times New Roman" w:hAnsi="Times New Roman" w:cs="Times New Roman"/>
          <w:i/>
          <w:iCs/>
          <w:sz w:val="24"/>
          <w:szCs w:val="24"/>
        </w:rPr>
        <w:t>32</w:t>
      </w:r>
      <w:r>
        <w:rPr>
          <w:rFonts w:ascii="Times New Roman" w:hAnsi="Times New Roman" w:cs="Times New Roman"/>
          <w:sz w:val="24"/>
          <w:szCs w:val="24"/>
        </w:rPr>
        <w:t>, 480–487. https://doi.org/10.1111/j.1439-0485.2011.00446.x</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73"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Livingstone, D. R., Widdows, J., &amp; Fieth, P. (1979). Aspects of nitrogen metabolism of the common mussel Mytilus edulis: Adaptation to abrupt and fluctuating changes in salinity. </w:t>
      </w:r>
      <w:r>
        <w:rPr>
          <w:rFonts w:ascii="Times New Roman" w:hAnsi="Times New Roman" w:cs="Times New Roman"/>
          <w:i/>
          <w:iCs/>
          <w:sz w:val="24"/>
          <w:szCs w:val="24"/>
        </w:rPr>
        <w:t>Marine Biology</w:t>
      </w:r>
      <w:r>
        <w:rPr>
          <w:rFonts w:ascii="Times New Roman" w:hAnsi="Times New Roman" w:cs="Times New Roman"/>
          <w:sz w:val="24"/>
          <w:szCs w:val="24"/>
        </w:rPr>
        <w:t xml:space="preserve">, </w:t>
      </w:r>
      <w:r>
        <w:rPr>
          <w:rFonts w:ascii="Times New Roman" w:hAnsi="Times New Roman" w:cs="Times New Roman"/>
          <w:i/>
          <w:iCs/>
          <w:sz w:val="24"/>
          <w:szCs w:val="24"/>
        </w:rPr>
        <w:t>53</w:t>
      </w:r>
      <w:r>
        <w:rPr>
          <w:rFonts w:ascii="Times New Roman" w:hAnsi="Times New Roman" w:cs="Times New Roman"/>
          <w:sz w:val="24"/>
          <w:szCs w:val="24"/>
        </w:rPr>
        <w:t>(1), 41–55. https://doi.org/10.1007/BF00386528</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74"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Lowen, J. B., Innes, D. J., &amp; Thompson, R. J. (2013). Predator-induced defenses differ between sympatric Mytilus edulis and M . trossulus. </w:t>
      </w:r>
      <w:r>
        <w:rPr>
          <w:rFonts w:ascii="Times New Roman" w:hAnsi="Times New Roman" w:cs="Times New Roman"/>
          <w:i/>
          <w:iCs/>
          <w:sz w:val="24"/>
          <w:szCs w:val="24"/>
        </w:rPr>
        <w:t>Marine Ecology Progress Series</w:t>
      </w:r>
      <w:r>
        <w:rPr>
          <w:rFonts w:ascii="Times New Roman" w:hAnsi="Times New Roman" w:cs="Times New Roman"/>
          <w:sz w:val="24"/>
          <w:szCs w:val="24"/>
        </w:rPr>
        <w:t xml:space="preserve">, </w:t>
      </w:r>
      <w:r>
        <w:rPr>
          <w:rFonts w:ascii="Times New Roman" w:hAnsi="Times New Roman" w:cs="Times New Roman"/>
          <w:i/>
          <w:iCs/>
          <w:sz w:val="24"/>
          <w:szCs w:val="24"/>
        </w:rPr>
        <w:t>475</w:t>
      </w:r>
      <w:r>
        <w:rPr>
          <w:rFonts w:ascii="Times New Roman" w:hAnsi="Times New Roman" w:cs="Times New Roman"/>
          <w:sz w:val="24"/>
          <w:szCs w:val="24"/>
        </w:rPr>
        <w:t>, 135–143. https://doi.org/10.3354/meps10106</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75"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Mallet, A. L., &amp; Carver, C. E. (1995a). Comparative growth and survival patterns of Mytilus trossulus an Mytilus edulis in Atlantic Canada. </w:t>
      </w:r>
      <w:r>
        <w:rPr>
          <w:rFonts w:ascii="Times New Roman" w:hAnsi="Times New Roman" w:cs="Times New Roman"/>
          <w:i/>
          <w:iCs/>
          <w:sz w:val="24"/>
          <w:szCs w:val="24"/>
        </w:rPr>
        <w:t>Canadian Journal of Fisheries and Aquatic Sciences</w:t>
      </w:r>
      <w:r>
        <w:rPr>
          <w:rFonts w:ascii="Times New Roman" w:hAnsi="Times New Roman" w:cs="Times New Roman"/>
          <w:sz w:val="24"/>
          <w:szCs w:val="24"/>
        </w:rPr>
        <w:t xml:space="preserve">, </w:t>
      </w:r>
      <w:r>
        <w:rPr>
          <w:rFonts w:ascii="Times New Roman" w:hAnsi="Times New Roman" w:cs="Times New Roman"/>
          <w:i/>
          <w:iCs/>
          <w:sz w:val="24"/>
          <w:szCs w:val="24"/>
        </w:rPr>
        <w:t>52</w:t>
      </w:r>
      <w:r>
        <w:rPr>
          <w:rFonts w:ascii="Times New Roman" w:hAnsi="Times New Roman" w:cs="Times New Roman"/>
          <w:sz w:val="24"/>
          <w:szCs w:val="24"/>
        </w:rPr>
        <w:t>(9).</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76"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Mallet, A. L., &amp; Carver, C. E. (1995b). Comparative growth and survival patterns of Mytilus trossulus and Mytilus edulis in Atlantic Canada. </w:t>
      </w:r>
      <w:r>
        <w:rPr>
          <w:rFonts w:ascii="Times New Roman" w:hAnsi="Times New Roman" w:cs="Times New Roman"/>
          <w:i/>
          <w:iCs/>
          <w:sz w:val="24"/>
          <w:szCs w:val="24"/>
        </w:rPr>
        <w:t>Canadian Journal of Fisheries and Aquatic Sciences</w:t>
      </w:r>
      <w:r>
        <w:rPr>
          <w:rFonts w:ascii="Times New Roman" w:hAnsi="Times New Roman" w:cs="Times New Roman"/>
          <w:sz w:val="24"/>
          <w:szCs w:val="24"/>
        </w:rPr>
        <w:t xml:space="preserve">, </w:t>
      </w:r>
      <w:r>
        <w:rPr>
          <w:rFonts w:ascii="Times New Roman" w:hAnsi="Times New Roman" w:cs="Times New Roman"/>
          <w:i/>
          <w:iCs/>
          <w:sz w:val="24"/>
          <w:szCs w:val="24"/>
        </w:rPr>
        <w:t>52</w:t>
      </w:r>
      <w:r>
        <w:rPr>
          <w:rFonts w:ascii="Times New Roman" w:hAnsi="Times New Roman" w:cs="Times New Roman"/>
          <w:sz w:val="24"/>
          <w:szCs w:val="24"/>
        </w:rPr>
        <w:t>(9), 1873–1880. http://www.nrcresearchpress.com/doi/abs/10.1139/f95-780</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77"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Mayr, E., &amp; Ashlock, P. D. (1991). </w:t>
      </w:r>
      <w:r>
        <w:rPr>
          <w:rFonts w:ascii="Times New Roman" w:hAnsi="Times New Roman" w:cs="Times New Roman"/>
          <w:i/>
          <w:iCs/>
          <w:sz w:val="24"/>
          <w:szCs w:val="24"/>
        </w:rPr>
        <w:t>Priciples of systematic zoology</w:t>
      </w:r>
      <w:r>
        <w:rPr>
          <w:rFonts w:ascii="Times New Roman" w:hAnsi="Times New Roman" w:cs="Times New Roman"/>
          <w:sz w:val="24"/>
          <w:szCs w:val="24"/>
        </w:rPr>
        <w:t>. McGraw-Hill.</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78"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McDonald, J. H., Seed, R., &amp; Koehn, R. K. (1991). Allozymes and morphometric characters of three species of Mytilus in the Northern and Southern Hemispheres. </w:t>
      </w:r>
      <w:r>
        <w:rPr>
          <w:rFonts w:ascii="Times New Roman" w:hAnsi="Times New Roman" w:cs="Times New Roman"/>
          <w:i/>
          <w:iCs/>
          <w:sz w:val="24"/>
          <w:szCs w:val="24"/>
        </w:rPr>
        <w:t>Marine Biology</w:t>
      </w:r>
      <w:r>
        <w:rPr>
          <w:rFonts w:ascii="Times New Roman" w:hAnsi="Times New Roman" w:cs="Times New Roman"/>
          <w:sz w:val="24"/>
          <w:szCs w:val="24"/>
        </w:rPr>
        <w:t xml:space="preserve">, </w:t>
      </w:r>
      <w:r>
        <w:rPr>
          <w:rFonts w:ascii="Times New Roman" w:hAnsi="Times New Roman" w:cs="Times New Roman"/>
          <w:i/>
          <w:iCs/>
          <w:sz w:val="24"/>
          <w:szCs w:val="24"/>
        </w:rPr>
        <w:t>111</w:t>
      </w:r>
      <w:r>
        <w:rPr>
          <w:rFonts w:ascii="Times New Roman" w:hAnsi="Times New Roman" w:cs="Times New Roman"/>
          <w:sz w:val="24"/>
          <w:szCs w:val="24"/>
        </w:rPr>
        <w:t>(3), 323–333. https://doi.org/10.1007/BF01319403</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79"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McDonald, J. H., &amp; Siebenaller, J. F. (1989). Similar Geographic Variation at the LAP Locus in the Mussels Mytilus trossulus and M. Edulis.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43</w:t>
      </w:r>
      <w:r>
        <w:rPr>
          <w:rFonts w:ascii="Times New Roman" w:hAnsi="Times New Roman" w:cs="Times New Roman"/>
          <w:sz w:val="24"/>
          <w:szCs w:val="24"/>
        </w:rPr>
        <w:t>(1), 228. https://doi.org/10.2307/2409179</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80"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Melzner, F., Casties, I., Panknin, U., Stange, P., Tru, K., Gorb, S. N., &amp; Gutowska, M. A. (2011). Food Supply and Seawater pCO 2 Impact Calcification and Internal Shell Dissolution in the Blue Mussel Mytilus edulis. </w:t>
      </w:r>
      <w:r>
        <w:rPr>
          <w:rFonts w:ascii="Times New Roman" w:hAnsi="Times New Roman" w:cs="Times New Roman"/>
          <w:i/>
          <w:iCs/>
          <w:sz w:val="24"/>
          <w:szCs w:val="24"/>
        </w:rPr>
        <w:t>PLoS ONE</w:t>
      </w:r>
      <w:r>
        <w:rPr>
          <w:rFonts w:ascii="Times New Roman" w:hAnsi="Times New Roman" w:cs="Times New Roman"/>
          <w:sz w:val="24"/>
          <w:szCs w:val="24"/>
        </w:rPr>
        <w:t xml:space="preserve">, </w:t>
      </w:r>
      <w:r>
        <w:rPr>
          <w:rFonts w:ascii="Times New Roman" w:hAnsi="Times New Roman" w:cs="Times New Roman"/>
          <w:i/>
          <w:iCs/>
          <w:sz w:val="24"/>
          <w:szCs w:val="24"/>
        </w:rPr>
        <w:t>6</w:t>
      </w:r>
      <w:r>
        <w:rPr>
          <w:rFonts w:ascii="Times New Roman" w:hAnsi="Times New Roman" w:cs="Times New Roman"/>
          <w:sz w:val="24"/>
          <w:szCs w:val="24"/>
        </w:rPr>
        <w:t>(9). https://doi.org/10.1371/journal.pone.0024223</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81"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O’Donnell, M. J. (2008). Reduction of wave forces within bare patches in mussel beds. </w:t>
      </w:r>
      <w:r>
        <w:rPr>
          <w:rFonts w:ascii="Times New Roman" w:hAnsi="Times New Roman" w:cs="Times New Roman"/>
          <w:i/>
          <w:iCs/>
          <w:sz w:val="24"/>
          <w:szCs w:val="24"/>
        </w:rPr>
        <w:t>Marine Ecology Progress Series</w:t>
      </w:r>
      <w:r>
        <w:rPr>
          <w:rFonts w:ascii="Times New Roman" w:hAnsi="Times New Roman" w:cs="Times New Roman"/>
          <w:sz w:val="24"/>
          <w:szCs w:val="24"/>
        </w:rPr>
        <w:t xml:space="preserve">, </w:t>
      </w:r>
      <w:r>
        <w:rPr>
          <w:rFonts w:ascii="Times New Roman" w:hAnsi="Times New Roman" w:cs="Times New Roman"/>
          <w:i/>
          <w:iCs/>
          <w:sz w:val="24"/>
          <w:szCs w:val="24"/>
        </w:rPr>
        <w:t>362</w:t>
      </w:r>
      <w:r>
        <w:rPr>
          <w:rFonts w:ascii="Times New Roman" w:hAnsi="Times New Roman" w:cs="Times New Roman"/>
          <w:sz w:val="24"/>
          <w:szCs w:val="24"/>
        </w:rPr>
        <w:t>(June), 157–167. https://doi.org/10.3354/meps07435</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82"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Penney, A. R. W., Hart, M. J., Templeman, N. D., Penney, R. W., Hart, M. J., &amp; Templeman, N. D. (2008). </w:t>
      </w:r>
      <w:r>
        <w:rPr>
          <w:rFonts w:ascii="Times New Roman" w:hAnsi="Times New Roman" w:cs="Times New Roman"/>
          <w:i/>
          <w:iCs/>
          <w:sz w:val="24"/>
          <w:szCs w:val="24"/>
        </w:rPr>
        <w:t>Genotype-dependent Variability in Somatic Tissue and Shell Weights and Its Effect on Meat Yield in Mixed Species [ Mytilus edulis L ., M . trossulus ( Gould ), and Their Hybrids ] Cultured Mussel Populations</w:t>
      </w:r>
      <w:r>
        <w:rPr>
          <w:rFonts w:ascii="Times New Roman" w:hAnsi="Times New Roman" w:cs="Times New Roman"/>
          <w:sz w:val="24"/>
          <w:szCs w:val="24"/>
        </w:rPr>
        <w:t xml:space="preserve">. </w:t>
      </w:r>
      <w:r>
        <w:rPr>
          <w:rFonts w:ascii="Times New Roman" w:hAnsi="Times New Roman" w:cs="Times New Roman"/>
          <w:i/>
          <w:iCs/>
          <w:sz w:val="24"/>
          <w:szCs w:val="24"/>
        </w:rPr>
        <w:t>27</w:t>
      </w:r>
      <w:r>
        <w:rPr>
          <w:rFonts w:ascii="Times New Roman" w:hAnsi="Times New Roman" w:cs="Times New Roman"/>
          <w:sz w:val="24"/>
          <w:szCs w:val="24"/>
        </w:rPr>
        <w:t>(4), 827–834.</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83"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Penney, R. W., Hart, M. J., &amp; Templeman, N. D. (2007).  Shell Strength and Appearance in Cultured Blue Mussels Mytilus edulis, M. trossulus , and M. edulis × M. trossulus Hybrids . </w:t>
      </w:r>
      <w:r>
        <w:rPr>
          <w:rFonts w:ascii="Times New Roman" w:hAnsi="Times New Roman" w:cs="Times New Roman"/>
          <w:i/>
          <w:iCs/>
          <w:sz w:val="24"/>
          <w:szCs w:val="24"/>
        </w:rPr>
        <w:t>North American Journal of Aquaculture</w:t>
      </w:r>
      <w:r>
        <w:rPr>
          <w:rFonts w:ascii="Times New Roman" w:hAnsi="Times New Roman" w:cs="Times New Roman"/>
          <w:sz w:val="24"/>
          <w:szCs w:val="24"/>
        </w:rPr>
        <w:t xml:space="preserve">, </w:t>
      </w:r>
      <w:r>
        <w:rPr>
          <w:rFonts w:ascii="Times New Roman" w:hAnsi="Times New Roman" w:cs="Times New Roman"/>
          <w:i/>
          <w:iCs/>
          <w:sz w:val="24"/>
          <w:szCs w:val="24"/>
        </w:rPr>
        <w:t>69</w:t>
      </w:r>
      <w:r>
        <w:rPr>
          <w:rFonts w:ascii="Times New Roman" w:hAnsi="Times New Roman" w:cs="Times New Roman"/>
          <w:sz w:val="24"/>
          <w:szCs w:val="24"/>
        </w:rPr>
        <w:t>(3), 281–295. https://doi.org/10.1577/a06-044.1</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84"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Pierce, S. K., Rowland-Faux, L. M., &amp; O’Brien, S. M. (1992). Different salinity tolerance mechanisms in Atlantic and Chesapeake Bay conspecific oysters: glycine betaine and amino acid pool variations. </w:t>
      </w:r>
      <w:r>
        <w:rPr>
          <w:rFonts w:ascii="Times New Roman" w:hAnsi="Times New Roman" w:cs="Times New Roman"/>
          <w:i/>
          <w:iCs/>
          <w:sz w:val="24"/>
          <w:szCs w:val="24"/>
        </w:rPr>
        <w:t>Marine Biology</w:t>
      </w:r>
      <w:r>
        <w:rPr>
          <w:rFonts w:ascii="Times New Roman" w:hAnsi="Times New Roman" w:cs="Times New Roman"/>
          <w:sz w:val="24"/>
          <w:szCs w:val="24"/>
        </w:rPr>
        <w:t xml:space="preserve">, </w:t>
      </w:r>
      <w:r>
        <w:rPr>
          <w:rFonts w:ascii="Times New Roman" w:hAnsi="Times New Roman" w:cs="Times New Roman"/>
          <w:i/>
          <w:iCs/>
          <w:sz w:val="24"/>
          <w:szCs w:val="24"/>
        </w:rPr>
        <w:t>113</w:t>
      </w:r>
      <w:r>
        <w:rPr>
          <w:rFonts w:ascii="Times New Roman" w:hAnsi="Times New Roman" w:cs="Times New Roman"/>
          <w:sz w:val="24"/>
          <w:szCs w:val="24"/>
        </w:rPr>
        <w:t>(1), 107–115. https://doi.org/10.1007/BF00367644</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85"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Podbielski, I., Hiebenthal, C., Hajati, M., Bock, C., Bleich, M., &amp; Melzner, F. (2022). Capacity for Cellular Osmoregulation Defines Critical Salinity of Marine Invertebrates at Low Salinity. </w:t>
      </w:r>
      <w:r>
        <w:rPr>
          <w:rFonts w:ascii="Times New Roman" w:hAnsi="Times New Roman" w:cs="Times New Roman"/>
          <w:i/>
          <w:iCs/>
          <w:sz w:val="24"/>
          <w:szCs w:val="24"/>
        </w:rPr>
        <w:t>Frontiers in Marine Science</w:t>
      </w:r>
      <w:r>
        <w:rPr>
          <w:rFonts w:ascii="Times New Roman" w:hAnsi="Times New Roman" w:cs="Times New Roman"/>
          <w:sz w:val="24"/>
          <w:szCs w:val="24"/>
        </w:rPr>
        <w:t xml:space="preserve">, </w:t>
      </w:r>
      <w:r>
        <w:rPr>
          <w:rFonts w:ascii="Times New Roman" w:hAnsi="Times New Roman" w:cs="Times New Roman"/>
          <w:i/>
          <w:iCs/>
          <w:sz w:val="24"/>
          <w:szCs w:val="24"/>
        </w:rPr>
        <w:t>9</w:t>
      </w:r>
      <w:r>
        <w:rPr>
          <w:rFonts w:ascii="Times New Roman" w:hAnsi="Times New Roman" w:cs="Times New Roman"/>
          <w:sz w:val="24"/>
          <w:szCs w:val="24"/>
        </w:rPr>
        <w:t>(June), 1–19. https://doi.org/10.3389/fmars.2022.898364</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86"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Price, H. A. (1982). An Analysis of Factors Determining Seasonal Variation in the Byssal Attachment Strength of Mytilus Edulis. </w:t>
      </w:r>
      <w:r>
        <w:rPr>
          <w:rFonts w:ascii="Times New Roman" w:hAnsi="Times New Roman" w:cs="Times New Roman"/>
          <w:i/>
          <w:iCs/>
          <w:sz w:val="24"/>
          <w:szCs w:val="24"/>
        </w:rPr>
        <w:t>Journal of the Marine Biological Association of the United Kingdom</w:t>
      </w:r>
      <w:r>
        <w:rPr>
          <w:rFonts w:ascii="Times New Roman" w:hAnsi="Times New Roman" w:cs="Times New Roman"/>
          <w:sz w:val="24"/>
          <w:szCs w:val="24"/>
        </w:rPr>
        <w:t xml:space="preserve">, </w:t>
      </w:r>
      <w:r>
        <w:rPr>
          <w:rFonts w:ascii="Times New Roman" w:hAnsi="Times New Roman" w:cs="Times New Roman"/>
          <w:i/>
          <w:iCs/>
          <w:sz w:val="24"/>
          <w:szCs w:val="24"/>
        </w:rPr>
        <w:t>62</w:t>
      </w:r>
      <w:r>
        <w:rPr>
          <w:rFonts w:ascii="Times New Roman" w:hAnsi="Times New Roman" w:cs="Times New Roman"/>
          <w:sz w:val="24"/>
          <w:szCs w:val="24"/>
        </w:rPr>
        <w:t>, 147–155.</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87"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Qiu, J., Tremblay, R., &amp; Bourget, E. (2002). Ontogenetic changes in hyposaline tolerance in the mussels Mytilus edulis and M . trossulus : implications for distribution. </w:t>
      </w:r>
      <w:r>
        <w:rPr>
          <w:rFonts w:ascii="Times New Roman" w:hAnsi="Times New Roman" w:cs="Times New Roman"/>
          <w:i/>
          <w:iCs/>
          <w:sz w:val="24"/>
          <w:szCs w:val="24"/>
        </w:rPr>
        <w:t>Marine Ecology Progress Series</w:t>
      </w:r>
      <w:r>
        <w:rPr>
          <w:rFonts w:ascii="Times New Roman" w:hAnsi="Times New Roman" w:cs="Times New Roman"/>
          <w:sz w:val="24"/>
          <w:szCs w:val="24"/>
        </w:rPr>
        <w:t xml:space="preserve">, </w:t>
      </w:r>
      <w:r>
        <w:rPr>
          <w:rFonts w:ascii="Times New Roman" w:hAnsi="Times New Roman" w:cs="Times New Roman"/>
          <w:i/>
          <w:iCs/>
          <w:sz w:val="24"/>
          <w:szCs w:val="24"/>
        </w:rPr>
        <w:t>228</w:t>
      </w:r>
      <w:r>
        <w:rPr>
          <w:rFonts w:ascii="Times New Roman" w:hAnsi="Times New Roman" w:cs="Times New Roman"/>
          <w:sz w:val="24"/>
          <w:szCs w:val="24"/>
        </w:rPr>
        <w:t>(Remane 1971), 143–152.</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88"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Rawson, P. D., &amp; Harper, F. M. (2009). Colonization of the northwest Atlantic by the blue mussel, mytilus trossulus postdates the last glacial maximum. </w:t>
      </w:r>
      <w:r>
        <w:rPr>
          <w:rFonts w:ascii="Times New Roman" w:hAnsi="Times New Roman" w:cs="Times New Roman"/>
          <w:i/>
          <w:iCs/>
          <w:sz w:val="24"/>
          <w:szCs w:val="24"/>
        </w:rPr>
        <w:t>Marine Biology</w:t>
      </w:r>
      <w:r>
        <w:rPr>
          <w:rFonts w:ascii="Times New Roman" w:hAnsi="Times New Roman" w:cs="Times New Roman"/>
          <w:sz w:val="24"/>
          <w:szCs w:val="24"/>
        </w:rPr>
        <w:t xml:space="preserve">, </w:t>
      </w:r>
      <w:r>
        <w:rPr>
          <w:rFonts w:ascii="Times New Roman" w:hAnsi="Times New Roman" w:cs="Times New Roman"/>
          <w:i/>
          <w:iCs/>
          <w:sz w:val="24"/>
          <w:szCs w:val="24"/>
        </w:rPr>
        <w:t>156</w:t>
      </w:r>
      <w:r>
        <w:rPr>
          <w:rFonts w:ascii="Times New Roman" w:hAnsi="Times New Roman" w:cs="Times New Roman"/>
          <w:sz w:val="24"/>
          <w:szCs w:val="24"/>
        </w:rPr>
        <w:t>(9), 1857–1868. https://doi.org/10.1007/s00227-009-1218-x</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89"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Rawson, P. D., &amp; Hilbish, T. J. (1995). Evolutionary relationships among the male and female mitochondrial DNA lineages in the Mytilus edulis species complex. </w:t>
      </w:r>
      <w:r>
        <w:rPr>
          <w:rFonts w:ascii="Times New Roman" w:hAnsi="Times New Roman" w:cs="Times New Roman"/>
          <w:i/>
          <w:iCs/>
          <w:sz w:val="24"/>
          <w:szCs w:val="24"/>
        </w:rPr>
        <w:t>Molecular Biology and Evolution</w:t>
      </w:r>
      <w:r>
        <w:rPr>
          <w:rFonts w:ascii="Times New Roman" w:hAnsi="Times New Roman" w:cs="Times New Roman"/>
          <w:sz w:val="24"/>
          <w:szCs w:val="24"/>
        </w:rPr>
        <w:t xml:space="preserve">, </w:t>
      </w:r>
      <w:r>
        <w:rPr>
          <w:rFonts w:ascii="Times New Roman" w:hAnsi="Times New Roman" w:cs="Times New Roman"/>
          <w:i/>
          <w:iCs/>
          <w:sz w:val="24"/>
          <w:szCs w:val="24"/>
        </w:rPr>
        <w:t>12</w:t>
      </w:r>
      <w:r>
        <w:rPr>
          <w:rFonts w:ascii="Times New Roman" w:hAnsi="Times New Roman" w:cs="Times New Roman"/>
          <w:sz w:val="24"/>
          <w:szCs w:val="24"/>
        </w:rPr>
        <w:t>(5), 893–901. https://doi.org/10.1093/oxfordjournals.molbev.a040266</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90"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Reimer, O., &amp; Harms, S. (2001). Predator-inducible changes in blue mussels from the predator-free Baltic Sea. </w:t>
      </w:r>
      <w:r>
        <w:rPr>
          <w:rFonts w:ascii="Times New Roman" w:hAnsi="Times New Roman" w:cs="Times New Roman"/>
          <w:i/>
          <w:iCs/>
          <w:sz w:val="24"/>
          <w:szCs w:val="24"/>
        </w:rPr>
        <w:t>Marine Biology</w:t>
      </w:r>
      <w:r>
        <w:rPr>
          <w:rFonts w:ascii="Times New Roman" w:hAnsi="Times New Roman" w:cs="Times New Roman"/>
          <w:sz w:val="24"/>
          <w:szCs w:val="24"/>
        </w:rPr>
        <w:t xml:space="preserve">, </w:t>
      </w:r>
      <w:r>
        <w:rPr>
          <w:rFonts w:ascii="Times New Roman" w:hAnsi="Times New Roman" w:cs="Times New Roman"/>
          <w:i/>
          <w:iCs/>
          <w:sz w:val="24"/>
          <w:szCs w:val="24"/>
        </w:rPr>
        <w:t>139</w:t>
      </w:r>
      <w:r>
        <w:rPr>
          <w:rFonts w:ascii="Times New Roman" w:hAnsi="Times New Roman" w:cs="Times New Roman"/>
          <w:sz w:val="24"/>
          <w:szCs w:val="24"/>
        </w:rPr>
        <w:t>, 959–965. https://doi.org/10.1007/s002270100606</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91"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Remane, A., &amp; Schlieper, C. (1972). </w:t>
      </w:r>
      <w:r>
        <w:rPr>
          <w:rFonts w:ascii="Times New Roman" w:hAnsi="Times New Roman" w:cs="Times New Roman"/>
          <w:i/>
          <w:iCs/>
          <w:sz w:val="24"/>
          <w:szCs w:val="24"/>
        </w:rPr>
        <w:t>Biology of Brackish Water</w:t>
      </w:r>
      <w:r>
        <w:rPr>
          <w:rFonts w:ascii="Times New Roman" w:hAnsi="Times New Roman" w:cs="Times New Roman"/>
          <w:sz w:val="24"/>
          <w:szCs w:val="24"/>
        </w:rPr>
        <w:t>. Wiley Inter-science.</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92"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Riginos, C., &amp; Cunningham, C. W. (2005). Local adaptation and species segregation in two mussel ( Mytilus edulis × Mytilus trossulus ) hybrid zones. </w:t>
      </w:r>
      <w:r>
        <w:rPr>
          <w:rFonts w:ascii="Times New Roman" w:hAnsi="Times New Roman" w:cs="Times New Roman"/>
          <w:i/>
          <w:iCs/>
          <w:sz w:val="24"/>
          <w:szCs w:val="24"/>
        </w:rPr>
        <w:t>Molecular Ecology</w:t>
      </w:r>
      <w:r>
        <w:rPr>
          <w:rFonts w:ascii="Times New Roman" w:hAnsi="Times New Roman" w:cs="Times New Roman"/>
          <w:sz w:val="24"/>
          <w:szCs w:val="24"/>
        </w:rPr>
        <w:t xml:space="preserve">, </w:t>
      </w:r>
      <w:r>
        <w:rPr>
          <w:rFonts w:ascii="Times New Roman" w:hAnsi="Times New Roman" w:cs="Times New Roman"/>
          <w:i/>
          <w:iCs/>
          <w:sz w:val="24"/>
          <w:szCs w:val="24"/>
        </w:rPr>
        <w:t>14</w:t>
      </w:r>
      <w:r>
        <w:rPr>
          <w:rFonts w:ascii="Times New Roman" w:hAnsi="Times New Roman" w:cs="Times New Roman"/>
          <w:sz w:val="24"/>
          <w:szCs w:val="24"/>
        </w:rPr>
        <w:t>(2), 381–400. https://doi.org/10.1111/j.1365-294X.2004.02379.x</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93"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Riginos, C., &amp; Henzler, C. M. (2008). Patterns of mtDNA diversity in North Atlantic populations of the mussel Mytilus edulis. </w:t>
      </w:r>
      <w:r>
        <w:rPr>
          <w:rFonts w:ascii="Times New Roman" w:hAnsi="Times New Roman" w:cs="Times New Roman"/>
          <w:i/>
          <w:iCs/>
          <w:sz w:val="24"/>
          <w:szCs w:val="24"/>
        </w:rPr>
        <w:t>Marine Biology</w:t>
      </w:r>
      <w:r>
        <w:rPr>
          <w:rFonts w:ascii="Times New Roman" w:hAnsi="Times New Roman" w:cs="Times New Roman"/>
          <w:sz w:val="24"/>
          <w:szCs w:val="24"/>
        </w:rPr>
        <w:t xml:space="preserve">, </w:t>
      </w:r>
      <w:r>
        <w:rPr>
          <w:rFonts w:ascii="Times New Roman" w:hAnsi="Times New Roman" w:cs="Times New Roman"/>
          <w:i/>
          <w:iCs/>
          <w:sz w:val="24"/>
          <w:szCs w:val="24"/>
        </w:rPr>
        <w:t>155</w:t>
      </w:r>
      <w:r>
        <w:rPr>
          <w:rFonts w:ascii="Times New Roman" w:hAnsi="Times New Roman" w:cs="Times New Roman"/>
          <w:sz w:val="24"/>
          <w:szCs w:val="24"/>
        </w:rPr>
        <w:t>(4), 399–412. https://doi.org/10.1007/s00227-008-1038-4</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94"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Riginos, C., Hickerson, M. J., Henzler, C. M., &amp; Cunningham, C. W. (2004). Differential patterns of male and female mtDNA exchange across the Atlantic ocean in the blue mussel, Mytilus edulis.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58</w:t>
      </w:r>
      <w:r>
        <w:rPr>
          <w:rFonts w:ascii="Times New Roman" w:hAnsi="Times New Roman" w:cs="Times New Roman"/>
          <w:sz w:val="24"/>
          <w:szCs w:val="24"/>
        </w:rPr>
        <w:t>(11), 2438–2451. https://doi.org/10.1111/j.0014-3820.2004.tb00873.x</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95"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Roberts, E. A., Newcomb, L. A., McCartha, M. M., Harrington, K. J., LaFramboise, S. A., Carrington, E., &amp; Sebens, K. P. (2021). Resource allocation to a structural biomaterial: Induced production of byssal threads decreases growth of a marine mussel. </w:t>
      </w:r>
      <w:r>
        <w:rPr>
          <w:rFonts w:ascii="Times New Roman" w:hAnsi="Times New Roman" w:cs="Times New Roman"/>
          <w:i/>
          <w:iCs/>
          <w:sz w:val="24"/>
          <w:szCs w:val="24"/>
        </w:rPr>
        <w:t>Functional Ecology</w:t>
      </w:r>
      <w:r>
        <w:rPr>
          <w:rFonts w:ascii="Times New Roman" w:hAnsi="Times New Roman" w:cs="Times New Roman"/>
          <w:sz w:val="24"/>
          <w:szCs w:val="24"/>
        </w:rPr>
        <w:t xml:space="preserve">, </w:t>
      </w:r>
      <w:r>
        <w:rPr>
          <w:rFonts w:ascii="Times New Roman" w:hAnsi="Times New Roman" w:cs="Times New Roman"/>
          <w:i/>
          <w:iCs/>
          <w:sz w:val="24"/>
          <w:szCs w:val="24"/>
        </w:rPr>
        <w:t>35</w:t>
      </w:r>
      <w:r>
        <w:rPr>
          <w:rFonts w:ascii="Times New Roman" w:hAnsi="Times New Roman" w:cs="Times New Roman"/>
          <w:sz w:val="24"/>
          <w:szCs w:val="24"/>
        </w:rPr>
        <w:t>(6), 1222–1239. https://doi.org/10.1111/1365-2435.13788</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96"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Roman, W., Bach, L., &amp; Strelkov, P. (2020). </w:t>
      </w:r>
      <w:r>
        <w:rPr>
          <w:rFonts w:ascii="Times New Roman" w:hAnsi="Times New Roman" w:cs="Times New Roman"/>
          <w:i/>
          <w:iCs/>
          <w:sz w:val="24"/>
          <w:szCs w:val="24"/>
        </w:rPr>
        <w:t>Trans-Atlantic Distribution and Introgression as Inferred from Single Nucleotide Polymorphism : Mussels Mytilus and Environmental Factors</w:t>
      </w:r>
      <w:r>
        <w:rPr>
          <w:rFonts w:ascii="Times New Roman" w:hAnsi="Times New Roman" w:cs="Times New Roman"/>
          <w:sz w:val="24"/>
          <w:szCs w:val="24"/>
        </w:rPr>
        <w:t xml:space="preserve">. </w:t>
      </w:r>
      <w:r>
        <w:rPr>
          <w:rFonts w:ascii="Times New Roman" w:hAnsi="Times New Roman" w:cs="Times New Roman"/>
          <w:i/>
          <w:iCs/>
          <w:sz w:val="24"/>
          <w:szCs w:val="24"/>
        </w:rPr>
        <w:t>May</w:t>
      </w:r>
      <w:r>
        <w:rPr>
          <w:rFonts w:ascii="Times New Roman" w:hAnsi="Times New Roman" w:cs="Times New Roman"/>
          <w:sz w:val="24"/>
          <w:szCs w:val="24"/>
        </w:rPr>
        <w:t>. https://doi.org/10.3390/genes11050530</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97"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Sarantchova, O. L. (2001). Research into tolerance for the environment salinity in sea starfish Asterias rubens L. from populations of the White Sea and Barentz Sea. </w:t>
      </w:r>
      <w:r>
        <w:rPr>
          <w:rFonts w:ascii="Times New Roman" w:hAnsi="Times New Roman" w:cs="Times New Roman"/>
          <w:i/>
          <w:iCs/>
          <w:sz w:val="24"/>
          <w:szCs w:val="24"/>
        </w:rPr>
        <w:t>Journal of Experimental Marine Biology and Ecology</w:t>
      </w:r>
      <w:r>
        <w:rPr>
          <w:rFonts w:ascii="Times New Roman" w:hAnsi="Times New Roman" w:cs="Times New Roman"/>
          <w:sz w:val="24"/>
          <w:szCs w:val="24"/>
        </w:rPr>
        <w:t xml:space="preserve">, </w:t>
      </w:r>
      <w:r>
        <w:rPr>
          <w:rFonts w:ascii="Times New Roman" w:hAnsi="Times New Roman" w:cs="Times New Roman"/>
          <w:i/>
          <w:iCs/>
          <w:sz w:val="24"/>
          <w:szCs w:val="24"/>
        </w:rPr>
        <w:t>264</w:t>
      </w:r>
      <w:r>
        <w:rPr>
          <w:rFonts w:ascii="Times New Roman" w:hAnsi="Times New Roman" w:cs="Times New Roman"/>
          <w:sz w:val="24"/>
          <w:szCs w:val="24"/>
        </w:rPr>
        <w:t>(1), 15–28. https://doi.org/10.1016/S0022-0981(01)00298-2</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98"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Sebens, K. P., Sarà, G., &amp; Carrington, E. (2018). Estimation of fitness from energetics and life-history data: An example using mussels. </w:t>
      </w:r>
      <w:r>
        <w:rPr>
          <w:rFonts w:ascii="Times New Roman" w:hAnsi="Times New Roman" w:cs="Times New Roman"/>
          <w:i/>
          <w:iCs/>
          <w:sz w:val="24"/>
          <w:szCs w:val="24"/>
        </w:rPr>
        <w:t>Ecology and Evolution</w:t>
      </w:r>
      <w:r>
        <w:rPr>
          <w:rFonts w:ascii="Times New Roman" w:hAnsi="Times New Roman" w:cs="Times New Roman"/>
          <w:sz w:val="24"/>
          <w:szCs w:val="24"/>
        </w:rPr>
        <w:t xml:space="preserve">, </w:t>
      </w:r>
      <w:r>
        <w:rPr>
          <w:rFonts w:ascii="Times New Roman" w:hAnsi="Times New Roman" w:cs="Times New Roman"/>
          <w:i/>
          <w:iCs/>
          <w:sz w:val="24"/>
          <w:szCs w:val="24"/>
        </w:rPr>
        <w:t>8</w:t>
      </w:r>
      <w:r>
        <w:rPr>
          <w:rFonts w:ascii="Times New Roman" w:hAnsi="Times New Roman" w:cs="Times New Roman"/>
          <w:sz w:val="24"/>
          <w:szCs w:val="24"/>
        </w:rPr>
        <w:t>(11), 5279–5290. https://doi.org/10.1002/ece3.4004</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199"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Shang, Y., Wang, X., Shi, Y., Huang, W., Sokolova, I., Chang, X., Chen, D., Wei, S., Khan, F. U., Hu, M., &amp; Wang, Y. (2023). Ocean acidificationf affects the bioenergetics of marine mussels as revealed by high-coverage quantitative metabolomics. </w:t>
      </w:r>
      <w:r>
        <w:rPr>
          <w:rFonts w:ascii="Times New Roman" w:hAnsi="Times New Roman" w:cs="Times New Roman"/>
          <w:i/>
          <w:iCs/>
          <w:sz w:val="24"/>
          <w:szCs w:val="24"/>
        </w:rPr>
        <w:t>Science of the Total Environment</w:t>
      </w:r>
      <w:r>
        <w:rPr>
          <w:rFonts w:ascii="Times New Roman" w:hAnsi="Times New Roman" w:cs="Times New Roman"/>
          <w:sz w:val="24"/>
          <w:szCs w:val="24"/>
        </w:rPr>
        <w:t xml:space="preserve">, </w:t>
      </w:r>
      <w:r>
        <w:rPr>
          <w:rFonts w:ascii="Times New Roman" w:hAnsi="Times New Roman" w:cs="Times New Roman"/>
          <w:i/>
          <w:iCs/>
          <w:sz w:val="24"/>
          <w:szCs w:val="24"/>
        </w:rPr>
        <w:t>858</w:t>
      </w:r>
      <w:r>
        <w:rPr>
          <w:rFonts w:ascii="Times New Roman" w:hAnsi="Times New Roman" w:cs="Times New Roman"/>
          <w:sz w:val="24"/>
          <w:szCs w:val="24"/>
        </w:rPr>
        <w:t>(November 2022). https://doi.org/10.1016/j.scitotenv.2022.160090</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00"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Smeathers, J. E., &amp; Vincent, J. F. V. (1979). </w:t>
      </w:r>
      <w:r>
        <w:rPr>
          <w:rFonts w:ascii="Times New Roman" w:hAnsi="Times New Roman" w:cs="Times New Roman"/>
          <w:i/>
          <w:iCs/>
          <w:sz w:val="24"/>
          <w:szCs w:val="24"/>
        </w:rPr>
        <w:t>MECHANICAL PROPERTIES OF MUSSEL BYSSUS THREADS • stem root in byssus gland rings attaching</w:t>
      </w:r>
      <w:r>
        <w:rPr>
          <w:rFonts w:ascii="Times New Roman" w:hAnsi="Times New Roman" w:cs="Times New Roman"/>
          <w:sz w:val="24"/>
          <w:szCs w:val="24"/>
        </w:rPr>
        <w:t>. 219–230.</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01"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Śmietanka, B., &amp; Burzyński, A. (2017). Disruption of doubly uniparental inheritance of mitochondrial DNA associated with hybridization area of European Mytilus edulis and Mytilus trossulus in Norway. </w:t>
      </w:r>
      <w:r>
        <w:rPr>
          <w:rFonts w:ascii="Times New Roman" w:hAnsi="Times New Roman" w:cs="Times New Roman"/>
          <w:i/>
          <w:iCs/>
          <w:sz w:val="24"/>
          <w:szCs w:val="24"/>
        </w:rPr>
        <w:t>Marine Biology</w:t>
      </w:r>
      <w:r>
        <w:rPr>
          <w:rFonts w:ascii="Times New Roman" w:hAnsi="Times New Roman" w:cs="Times New Roman"/>
          <w:sz w:val="24"/>
          <w:szCs w:val="24"/>
        </w:rPr>
        <w:t>, 1–11. https://doi.org/10.1007/s00227-017-3235-5</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02"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Sokolova, I. M., Frederich, M., Bagwe, R., Lannig, G., &amp; Sukhotin, A. A. (2012). Energy homeostasis as an integrative tool for assessing limits of environmental stress tolerance in aquatic invertebrates. </w:t>
      </w:r>
      <w:r>
        <w:rPr>
          <w:rFonts w:ascii="Times New Roman" w:hAnsi="Times New Roman" w:cs="Times New Roman"/>
          <w:i/>
          <w:iCs/>
          <w:sz w:val="24"/>
          <w:szCs w:val="24"/>
        </w:rPr>
        <w:t>Marine Environmental Research</w:t>
      </w:r>
      <w:r>
        <w:rPr>
          <w:rFonts w:ascii="Times New Roman" w:hAnsi="Times New Roman" w:cs="Times New Roman"/>
          <w:sz w:val="24"/>
          <w:szCs w:val="24"/>
        </w:rPr>
        <w:t xml:space="preserve">, </w:t>
      </w:r>
      <w:r>
        <w:rPr>
          <w:rFonts w:ascii="Times New Roman" w:hAnsi="Times New Roman" w:cs="Times New Roman"/>
          <w:i/>
          <w:iCs/>
          <w:sz w:val="24"/>
          <w:szCs w:val="24"/>
        </w:rPr>
        <w:t>79</w:t>
      </w:r>
      <w:r>
        <w:rPr>
          <w:rFonts w:ascii="Times New Roman" w:hAnsi="Times New Roman" w:cs="Times New Roman"/>
          <w:sz w:val="24"/>
          <w:szCs w:val="24"/>
        </w:rPr>
        <w:t>, 1–15. https://doi.org/10.1016/j.marenvres.2012.04.003</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03"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Somero, G. N. (2012). The Physiology of Global Change: Linking Patterns to Mechanisms. </w:t>
      </w:r>
      <w:r>
        <w:rPr>
          <w:rFonts w:ascii="Times New Roman" w:hAnsi="Times New Roman" w:cs="Times New Roman"/>
          <w:i/>
          <w:iCs/>
          <w:sz w:val="24"/>
          <w:szCs w:val="24"/>
        </w:rPr>
        <w:t>Annual Review of Marine Science</w:t>
      </w:r>
      <w:r>
        <w:rPr>
          <w:rFonts w:ascii="Times New Roman" w:hAnsi="Times New Roman" w:cs="Times New Roman"/>
          <w:sz w:val="24"/>
          <w:szCs w:val="24"/>
        </w:rPr>
        <w:t xml:space="preserve">, </w:t>
      </w:r>
      <w:r>
        <w:rPr>
          <w:rFonts w:ascii="Times New Roman" w:hAnsi="Times New Roman" w:cs="Times New Roman"/>
          <w:i/>
          <w:iCs/>
          <w:sz w:val="24"/>
          <w:szCs w:val="24"/>
        </w:rPr>
        <w:t>4</w:t>
      </w:r>
      <w:r>
        <w:rPr>
          <w:rFonts w:ascii="Times New Roman" w:hAnsi="Times New Roman" w:cs="Times New Roman"/>
          <w:sz w:val="24"/>
          <w:szCs w:val="24"/>
        </w:rPr>
        <w:t>(1), 39–61. https://doi.org/10.1146/annurev-marine-120710-100935</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04"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Steinacher, M., Joos, F., &amp; Fr, T. L. (2009). Imminent ocean acidification in the Arctic projected with the NCAR global coupled carbon cycle-climate model. </w:t>
      </w:r>
      <w:r>
        <w:rPr>
          <w:rFonts w:ascii="Times New Roman" w:hAnsi="Times New Roman" w:cs="Times New Roman"/>
          <w:i/>
          <w:iCs/>
          <w:sz w:val="24"/>
          <w:szCs w:val="24"/>
        </w:rPr>
        <w:t>Biogeosciences</w:t>
      </w:r>
      <w:r>
        <w:rPr>
          <w:rFonts w:ascii="Times New Roman" w:hAnsi="Times New Roman" w:cs="Times New Roman"/>
          <w:sz w:val="24"/>
          <w:szCs w:val="24"/>
        </w:rPr>
        <w:t xml:space="preserve">, </w:t>
      </w:r>
      <w:r>
        <w:rPr>
          <w:rFonts w:ascii="Times New Roman" w:hAnsi="Times New Roman" w:cs="Times New Roman"/>
          <w:i/>
          <w:iCs/>
          <w:sz w:val="24"/>
          <w:szCs w:val="24"/>
        </w:rPr>
        <w:t>6</w:t>
      </w:r>
      <w:r>
        <w:rPr>
          <w:rFonts w:ascii="Times New Roman" w:hAnsi="Times New Roman" w:cs="Times New Roman"/>
          <w:sz w:val="24"/>
          <w:szCs w:val="24"/>
        </w:rPr>
        <w:t>, 515–533.</w:t>
      </w:r>
    </w:p>
    <w:p>
      <w:pPr>
        <w:widowControl w:val="0"/>
        <w:autoSpaceDE w:val="0"/>
        <w:autoSpaceDN w:val="0"/>
        <w:adjustRightInd w:val="0"/>
        <w:spacing w:after="0" w:line="360" w:lineRule="auto"/>
        <w:ind w:left="480" w:hanging="480"/>
        <w:jc w:val="both"/>
        <w:rPr>
          <w:rFonts w:ascii="Times New Roman" w:hAnsi="Times New Roman" w:cs="Times New Roman"/>
          <w:sz w:val="24"/>
          <w:szCs w:val="24"/>
          <w:highlight w:val="yellow"/>
          <w:rPrChange w:id="1206" w:author="polyd" w:date="2023-06-15T16:52:58Z">
            <w:rPr>
              <w:rFonts w:ascii="Times New Roman" w:hAnsi="Times New Roman" w:cs="Times New Roman"/>
              <w:sz w:val="24"/>
              <w:szCs w:val="24"/>
            </w:rPr>
          </w:rPrChange>
        </w:rPr>
        <w:pPrChange w:id="1205"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highlight w:val="yellow"/>
          <w:rPrChange w:id="1207" w:author="polyd" w:date="2023-06-15T16:52:58Z">
            <w:rPr>
              <w:rFonts w:ascii="Times New Roman" w:hAnsi="Times New Roman" w:cs="Times New Roman"/>
              <w:sz w:val="24"/>
              <w:szCs w:val="24"/>
            </w:rPr>
          </w:rPrChange>
        </w:rPr>
        <w:t xml:space="preserve">Strelkov, P., Khaitov, V., &amp; Katolikova, M. (2012). Голубые ракушки. </w:t>
      </w:r>
      <w:r>
        <w:rPr>
          <w:rFonts w:ascii="Times New Roman" w:hAnsi="Times New Roman" w:cs="Times New Roman"/>
          <w:i/>
          <w:iCs/>
          <w:sz w:val="24"/>
          <w:szCs w:val="24"/>
          <w:highlight w:val="yellow"/>
          <w:rPrChange w:id="1208" w:author="polyd" w:date="2023-06-15T16:52:58Z">
            <w:rPr>
              <w:rFonts w:ascii="Times New Roman" w:hAnsi="Times New Roman" w:cs="Times New Roman"/>
              <w:i/>
              <w:iCs/>
              <w:sz w:val="24"/>
              <w:szCs w:val="24"/>
            </w:rPr>
          </w:rPrChange>
        </w:rPr>
        <w:t>Priroda</w:t>
      </w:r>
      <w:r>
        <w:rPr>
          <w:rFonts w:ascii="Times New Roman" w:hAnsi="Times New Roman" w:cs="Times New Roman"/>
          <w:sz w:val="24"/>
          <w:szCs w:val="24"/>
          <w:highlight w:val="yellow"/>
          <w:rPrChange w:id="1209" w:author="polyd" w:date="2023-06-15T16:52:58Z">
            <w:rPr>
              <w:rFonts w:ascii="Times New Roman" w:hAnsi="Times New Roman" w:cs="Times New Roman"/>
              <w:sz w:val="24"/>
              <w:szCs w:val="24"/>
            </w:rPr>
          </w:rPrChange>
        </w:rPr>
        <w:t xml:space="preserve">, </w:t>
      </w:r>
      <w:r>
        <w:rPr>
          <w:rFonts w:ascii="Times New Roman" w:hAnsi="Times New Roman" w:cs="Times New Roman"/>
          <w:i/>
          <w:iCs/>
          <w:sz w:val="24"/>
          <w:szCs w:val="24"/>
          <w:highlight w:val="yellow"/>
          <w:rPrChange w:id="1210" w:author="polyd" w:date="2023-06-15T16:52:58Z">
            <w:rPr>
              <w:rFonts w:ascii="Times New Roman" w:hAnsi="Times New Roman" w:cs="Times New Roman"/>
              <w:i/>
              <w:iCs/>
              <w:sz w:val="24"/>
              <w:szCs w:val="24"/>
            </w:rPr>
          </w:rPrChange>
        </w:rPr>
        <w:t>6</w:t>
      </w:r>
      <w:r>
        <w:rPr>
          <w:rFonts w:ascii="Times New Roman" w:hAnsi="Times New Roman" w:cs="Times New Roman"/>
          <w:sz w:val="24"/>
          <w:szCs w:val="24"/>
          <w:highlight w:val="yellow"/>
          <w:rPrChange w:id="1211" w:author="polyd" w:date="2023-06-15T16:52:58Z">
            <w:rPr>
              <w:rFonts w:ascii="Times New Roman" w:hAnsi="Times New Roman" w:cs="Times New Roman"/>
              <w:sz w:val="24"/>
              <w:szCs w:val="24"/>
            </w:rPr>
          </w:rPrChange>
        </w:rPr>
        <w:t>(June), 51–56</w:t>
      </w:r>
      <w:r>
        <w:rPr>
          <w:rFonts w:ascii="Times New Roman" w:hAnsi="Times New Roman" w:cs="Times New Roman"/>
          <w:sz w:val="24"/>
          <w:szCs w:val="24"/>
          <w:highlight w:val="yellow"/>
          <w:rPrChange w:id="1212" w:author="polyd" w:date="2023-06-15T16:52:58Z">
            <w:rPr>
              <w:rFonts w:ascii="Times New Roman" w:hAnsi="Times New Roman" w:cs="Times New Roman"/>
              <w:sz w:val="24"/>
              <w:szCs w:val="24"/>
            </w:rPr>
          </w:rPrChange>
        </w:rPr>
        <w:t>.</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13"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Struck, T. H., Feder, J. L., Bendiksby, M., Birkeland, S., Cerca, J., Gusarov, V. I., Kistenich, S., Larsson, K. H., Liow, L. H., Nowak, M. D., Stedje, B., Bachmann, L., &amp; Dimitrov, D. (2018). Finding Evolutionary Processes Hidden in Cryptic Species.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33</w:t>
      </w:r>
      <w:r>
        <w:rPr>
          <w:rFonts w:ascii="Times New Roman" w:hAnsi="Times New Roman" w:cs="Times New Roman"/>
          <w:sz w:val="24"/>
          <w:szCs w:val="24"/>
        </w:rPr>
        <w:t>(3), 153–163. https://doi.org/10.1016/j.tree.2017.11.007</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14"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Sukhotin, A. A., Lajus, D. L., &amp; Lesin, P. A. (2003). Influence of age and size on pumping activity and stress resistance in the marine bivalve Mytilus edulis L. </w:t>
      </w:r>
      <w:r>
        <w:rPr>
          <w:rFonts w:ascii="Times New Roman" w:hAnsi="Times New Roman" w:cs="Times New Roman"/>
          <w:i/>
          <w:iCs/>
          <w:sz w:val="24"/>
          <w:szCs w:val="24"/>
        </w:rPr>
        <w:t>Journal of Experimental Marine Biology and Ecology</w:t>
      </w:r>
      <w:r>
        <w:rPr>
          <w:rFonts w:ascii="Times New Roman" w:hAnsi="Times New Roman" w:cs="Times New Roman"/>
          <w:sz w:val="24"/>
          <w:szCs w:val="24"/>
        </w:rPr>
        <w:t xml:space="preserve">, </w:t>
      </w:r>
      <w:r>
        <w:rPr>
          <w:rFonts w:ascii="Times New Roman" w:hAnsi="Times New Roman" w:cs="Times New Roman"/>
          <w:i/>
          <w:iCs/>
          <w:sz w:val="24"/>
          <w:szCs w:val="24"/>
        </w:rPr>
        <w:t>284</w:t>
      </w:r>
      <w:r>
        <w:rPr>
          <w:rFonts w:ascii="Times New Roman" w:hAnsi="Times New Roman" w:cs="Times New Roman"/>
          <w:sz w:val="24"/>
          <w:szCs w:val="24"/>
        </w:rPr>
        <w:t>(1–2), 129–144. https://doi.org/10.1016/S0022-0981(02)00497-5</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15"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Sukhotin, A., Kovalev, A., Sokolov, E., &amp; Sokolova, I. M. (2020). Mitochondrial performance of a continually growing marine bivalve, Mytilus edulis, depends on body size. </w:t>
      </w:r>
      <w:r>
        <w:rPr>
          <w:rFonts w:ascii="Times New Roman" w:hAnsi="Times New Roman" w:cs="Times New Roman"/>
          <w:i/>
          <w:iCs/>
          <w:sz w:val="24"/>
          <w:szCs w:val="24"/>
        </w:rPr>
        <w:t>The Journal of Experimental Biology</w:t>
      </w:r>
      <w:r>
        <w:rPr>
          <w:rFonts w:ascii="Times New Roman" w:hAnsi="Times New Roman" w:cs="Times New Roman"/>
          <w:sz w:val="24"/>
          <w:szCs w:val="24"/>
        </w:rPr>
        <w:t xml:space="preserve">, </w:t>
      </w:r>
      <w:r>
        <w:rPr>
          <w:rFonts w:ascii="Times New Roman" w:hAnsi="Times New Roman" w:cs="Times New Roman"/>
          <w:i/>
          <w:iCs/>
          <w:sz w:val="24"/>
          <w:szCs w:val="24"/>
        </w:rPr>
        <w:t>223</w:t>
      </w:r>
      <w:r>
        <w:rPr>
          <w:rFonts w:ascii="Times New Roman" w:hAnsi="Times New Roman" w:cs="Times New Roman"/>
          <w:sz w:val="24"/>
          <w:szCs w:val="24"/>
        </w:rPr>
        <w:t>(13). https://doi.org/10.1242/jeb.226332</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16"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Tamarin, A., Lewis, P., &amp; Askey, J. (1976). The Structure and Formation of the Byssus Attachment Plaque in Mytilus. </w:t>
      </w:r>
      <w:r>
        <w:rPr>
          <w:rFonts w:ascii="Times New Roman" w:hAnsi="Times New Roman" w:cs="Times New Roman"/>
          <w:i/>
          <w:iCs/>
          <w:sz w:val="24"/>
          <w:szCs w:val="24"/>
        </w:rPr>
        <w:t>Journal of Morphology</w:t>
      </w:r>
      <w:r>
        <w:rPr>
          <w:rFonts w:ascii="Times New Roman" w:hAnsi="Times New Roman" w:cs="Times New Roman"/>
          <w:sz w:val="24"/>
          <w:szCs w:val="24"/>
        </w:rPr>
        <w:t xml:space="preserve">, </w:t>
      </w:r>
      <w:r>
        <w:rPr>
          <w:rFonts w:ascii="Times New Roman" w:hAnsi="Times New Roman" w:cs="Times New Roman"/>
          <w:i/>
          <w:iCs/>
          <w:sz w:val="24"/>
          <w:szCs w:val="24"/>
        </w:rPr>
        <w:t>149</w:t>
      </w:r>
      <w:r>
        <w:rPr>
          <w:rFonts w:ascii="Times New Roman" w:hAnsi="Times New Roman" w:cs="Times New Roman"/>
          <w:sz w:val="24"/>
          <w:szCs w:val="24"/>
        </w:rPr>
        <w:t>(2), 199–221. https://doi.org/10.1002/jmor.1051490205</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17"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Tedengren, M., André, C., Johannesson, K., &amp; Kautsky, N. (1990). Genotypic and phenotypic differences between Baltic and North Sea populations of Mytilus edulis evaluated through reciprocal transplantations. </w:t>
      </w:r>
      <w:r>
        <w:rPr>
          <w:rFonts w:ascii="Times New Roman" w:hAnsi="Times New Roman" w:cs="Times New Roman"/>
          <w:i/>
          <w:iCs/>
          <w:sz w:val="24"/>
          <w:szCs w:val="24"/>
        </w:rPr>
        <w:t>Marine Ecology Progress Series</w:t>
      </w:r>
      <w:r>
        <w:rPr>
          <w:rFonts w:ascii="Times New Roman" w:hAnsi="Times New Roman" w:cs="Times New Roman"/>
          <w:sz w:val="24"/>
          <w:szCs w:val="24"/>
        </w:rPr>
        <w:t xml:space="preserve">, </w:t>
      </w:r>
      <w:r>
        <w:rPr>
          <w:rFonts w:ascii="Times New Roman" w:hAnsi="Times New Roman" w:cs="Times New Roman"/>
          <w:i/>
          <w:iCs/>
          <w:sz w:val="24"/>
          <w:szCs w:val="24"/>
        </w:rPr>
        <w:t>59</w:t>
      </w:r>
      <w:r>
        <w:rPr>
          <w:rFonts w:ascii="Times New Roman" w:hAnsi="Times New Roman" w:cs="Times New Roman"/>
          <w:sz w:val="24"/>
          <w:szCs w:val="24"/>
        </w:rPr>
        <w:t>, 221–227. https://doi.org/10.3354/meps059221</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18"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Väinölä, R., &amp; Strelkov, P. (2011). Mytilus trossulus in Northern Europe. </w:t>
      </w:r>
      <w:r>
        <w:rPr>
          <w:rFonts w:ascii="Times New Roman" w:hAnsi="Times New Roman" w:cs="Times New Roman"/>
          <w:i/>
          <w:iCs/>
          <w:sz w:val="24"/>
          <w:szCs w:val="24"/>
        </w:rPr>
        <w:t>Marine Biology</w:t>
      </w:r>
      <w:r>
        <w:rPr>
          <w:rFonts w:ascii="Times New Roman" w:hAnsi="Times New Roman" w:cs="Times New Roman"/>
          <w:sz w:val="24"/>
          <w:szCs w:val="24"/>
        </w:rPr>
        <w:t xml:space="preserve">, </w:t>
      </w:r>
      <w:r>
        <w:rPr>
          <w:rFonts w:ascii="Times New Roman" w:hAnsi="Times New Roman" w:cs="Times New Roman"/>
          <w:i/>
          <w:iCs/>
          <w:sz w:val="24"/>
          <w:szCs w:val="24"/>
        </w:rPr>
        <w:t>158</w:t>
      </w:r>
      <w:r>
        <w:rPr>
          <w:rFonts w:ascii="Times New Roman" w:hAnsi="Times New Roman" w:cs="Times New Roman"/>
          <w:sz w:val="24"/>
          <w:szCs w:val="24"/>
        </w:rPr>
        <w:t>(4), 817–833. https://doi.org/10.1007/s00227-010-1609-z</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19"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Van Winkle, W. (1970). Effect of environmental factors on byssal thread formation. </w:t>
      </w:r>
      <w:r>
        <w:rPr>
          <w:rFonts w:ascii="Times New Roman" w:hAnsi="Times New Roman" w:cs="Times New Roman"/>
          <w:i/>
          <w:iCs/>
          <w:sz w:val="24"/>
          <w:szCs w:val="24"/>
        </w:rPr>
        <w:t>Marine Biology</w:t>
      </w:r>
      <w:r>
        <w:rPr>
          <w:rFonts w:ascii="Times New Roman" w:hAnsi="Times New Roman" w:cs="Times New Roman"/>
          <w:sz w:val="24"/>
          <w:szCs w:val="24"/>
        </w:rPr>
        <w:t xml:space="preserve">, </w:t>
      </w:r>
      <w:r>
        <w:rPr>
          <w:rFonts w:ascii="Times New Roman" w:hAnsi="Times New Roman" w:cs="Times New Roman"/>
          <w:i/>
          <w:iCs/>
          <w:sz w:val="24"/>
          <w:szCs w:val="24"/>
        </w:rPr>
        <w:t>7</w:t>
      </w:r>
      <w:r>
        <w:rPr>
          <w:rFonts w:ascii="Times New Roman" w:hAnsi="Times New Roman" w:cs="Times New Roman"/>
          <w:sz w:val="24"/>
          <w:szCs w:val="24"/>
        </w:rPr>
        <w:t>(2), 143–148. https://doi.org/10.1007/BF00354918</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20"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Vermeij, G. J. (1991). Anatomy of an invasion: The trans-Arctic interchange. </w:t>
      </w:r>
      <w:r>
        <w:rPr>
          <w:rFonts w:ascii="Times New Roman" w:hAnsi="Times New Roman" w:cs="Times New Roman"/>
          <w:i/>
          <w:iCs/>
          <w:sz w:val="24"/>
          <w:szCs w:val="24"/>
        </w:rPr>
        <w:t>Paleobiology</w:t>
      </w:r>
      <w:r>
        <w:rPr>
          <w:rFonts w:ascii="Times New Roman" w:hAnsi="Times New Roman" w:cs="Times New Roman"/>
          <w:sz w:val="24"/>
          <w:szCs w:val="24"/>
        </w:rPr>
        <w:t xml:space="preserve">, </w:t>
      </w:r>
      <w:r>
        <w:rPr>
          <w:rFonts w:ascii="Times New Roman" w:hAnsi="Times New Roman" w:cs="Times New Roman"/>
          <w:i/>
          <w:iCs/>
          <w:sz w:val="24"/>
          <w:szCs w:val="24"/>
        </w:rPr>
        <w:t>3</w:t>
      </w:r>
      <w:r>
        <w:rPr>
          <w:rFonts w:ascii="Times New Roman" w:hAnsi="Times New Roman" w:cs="Times New Roman"/>
          <w:sz w:val="24"/>
          <w:szCs w:val="24"/>
        </w:rPr>
        <w:t>(3), 281–307. https://doi.org/10.1017/S0094837300010617</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21"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Wenne, R., Bach, L., Zbawicka, M., Strand, J., &amp; McDonald, J. H. (2015). A first report on coexistence and hybridization of Mytilus trossulus and M. edulis mussels in Greenland. </w:t>
      </w:r>
      <w:r>
        <w:rPr>
          <w:rFonts w:ascii="Times New Roman" w:hAnsi="Times New Roman" w:cs="Times New Roman"/>
          <w:i/>
          <w:iCs/>
          <w:sz w:val="24"/>
          <w:szCs w:val="24"/>
        </w:rPr>
        <w:t>Polar Biology</w:t>
      </w:r>
      <w:r>
        <w:rPr>
          <w:rFonts w:ascii="Times New Roman" w:hAnsi="Times New Roman" w:cs="Times New Roman"/>
          <w:sz w:val="24"/>
          <w:szCs w:val="24"/>
        </w:rPr>
        <w:t xml:space="preserve">, </w:t>
      </w:r>
      <w:r>
        <w:rPr>
          <w:rFonts w:ascii="Times New Roman" w:hAnsi="Times New Roman" w:cs="Times New Roman"/>
          <w:i/>
          <w:iCs/>
          <w:sz w:val="24"/>
          <w:szCs w:val="24"/>
        </w:rPr>
        <w:t>39</w:t>
      </w:r>
      <w:r>
        <w:rPr>
          <w:rFonts w:ascii="Times New Roman" w:hAnsi="Times New Roman" w:cs="Times New Roman"/>
          <w:sz w:val="24"/>
          <w:szCs w:val="24"/>
        </w:rPr>
        <w:t>(2), 343–355. https://doi.org/10.1007/s00300-015-1785-x</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22"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Wickham, H. (2009). </w:t>
      </w:r>
      <w:r>
        <w:rPr>
          <w:rFonts w:ascii="Times New Roman" w:hAnsi="Times New Roman" w:cs="Times New Roman"/>
          <w:i/>
          <w:iCs/>
          <w:sz w:val="24"/>
          <w:szCs w:val="24"/>
        </w:rPr>
        <w:t>ggplot2: Elegant Graphics for Data Analysis</w:t>
      </w:r>
      <w:r>
        <w:rPr>
          <w:rFonts w:ascii="Times New Roman" w:hAnsi="Times New Roman" w:cs="Times New Roman"/>
          <w:sz w:val="24"/>
          <w:szCs w:val="24"/>
        </w:rPr>
        <w:t>. Springer New York, NY. https://doi.org/https://doi.org/10.1007/978-0-387-98141-3</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23"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Young, G. A. (1985). Byssus-thread formation by the mussel Mytilus edulis : effects of environmental factors. </w:t>
      </w:r>
      <w:r>
        <w:rPr>
          <w:rFonts w:ascii="Times New Roman" w:hAnsi="Times New Roman" w:cs="Times New Roman"/>
          <w:i/>
          <w:iCs/>
          <w:sz w:val="24"/>
          <w:szCs w:val="24"/>
        </w:rPr>
        <w:t>Marine Ecology</w:t>
      </w:r>
      <w:r>
        <w:rPr>
          <w:rFonts w:ascii="Times New Roman" w:hAnsi="Times New Roman" w:cs="Times New Roman"/>
          <w:sz w:val="24"/>
          <w:szCs w:val="24"/>
        </w:rPr>
        <w:t xml:space="preserve">, </w:t>
      </w:r>
      <w:r>
        <w:rPr>
          <w:rFonts w:ascii="Times New Roman" w:hAnsi="Times New Roman" w:cs="Times New Roman"/>
          <w:i/>
          <w:iCs/>
          <w:sz w:val="24"/>
          <w:szCs w:val="24"/>
        </w:rPr>
        <w:t>24</w:t>
      </w:r>
      <w:r>
        <w:rPr>
          <w:rFonts w:ascii="Times New Roman" w:hAnsi="Times New Roman" w:cs="Times New Roman"/>
          <w:sz w:val="24"/>
          <w:szCs w:val="24"/>
        </w:rPr>
        <w:t>(1985), 261–271.</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24"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Zenkevith, L. A. (1963). </w:t>
      </w:r>
      <w:r>
        <w:rPr>
          <w:rFonts w:ascii="Times New Roman" w:hAnsi="Times New Roman" w:cs="Times New Roman"/>
          <w:i/>
          <w:iCs/>
          <w:sz w:val="24"/>
          <w:szCs w:val="24"/>
        </w:rPr>
        <w:t>Biology of the Seas of the U.S.S.R.</w:t>
      </w:r>
      <w:r>
        <w:rPr>
          <w:rFonts w:ascii="Times New Roman" w:hAnsi="Times New Roman" w:cs="Times New Roman"/>
          <w:sz w:val="24"/>
          <w:szCs w:val="24"/>
        </w:rPr>
        <w:t xml:space="preserve"> Interscience Publishers. https://doi.org/https://doi.org/10.5962/bhl.title.6447</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25"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 xml:space="preserve">Zhao, X., Li, Q., Meng, Q., Yue, C., &amp; Xu, C. (2017). Identification and expression of cysteine sulfinate decarboxylase, possible regulation of taurine biosynthesis in Crassostrea gigas in response to low salinity. </w:t>
      </w:r>
      <w:r>
        <w:rPr>
          <w:rFonts w:ascii="Times New Roman" w:hAnsi="Times New Roman" w:cs="Times New Roman"/>
          <w:i/>
          <w:iCs/>
          <w:sz w:val="24"/>
          <w:szCs w:val="24"/>
        </w:rPr>
        <w:t>Scientific Reports</w:t>
      </w:r>
      <w:r>
        <w:rPr>
          <w:rFonts w:ascii="Times New Roman" w:hAnsi="Times New Roman" w:cs="Times New Roman"/>
          <w:sz w:val="24"/>
          <w:szCs w:val="24"/>
        </w:rPr>
        <w:t xml:space="preserve">, </w:t>
      </w:r>
      <w:r>
        <w:rPr>
          <w:rFonts w:ascii="Times New Roman" w:hAnsi="Times New Roman" w:cs="Times New Roman"/>
          <w:i/>
          <w:iCs/>
          <w:sz w:val="24"/>
          <w:szCs w:val="24"/>
        </w:rPr>
        <w:t>7</w:t>
      </w:r>
      <w:r>
        <w:rPr>
          <w:rFonts w:ascii="Times New Roman" w:hAnsi="Times New Roman" w:cs="Times New Roman"/>
          <w:sz w:val="24"/>
          <w:szCs w:val="24"/>
        </w:rPr>
        <w:t>(1), 1–10. https://doi.org/10.1038/s41598-017-05852-6</w:t>
      </w:r>
    </w:p>
    <w:p>
      <w:pPr>
        <w:widowControl w:val="0"/>
        <w:autoSpaceDE w:val="0"/>
        <w:autoSpaceDN w:val="0"/>
        <w:adjustRightInd w:val="0"/>
        <w:spacing w:after="0" w:line="360" w:lineRule="auto"/>
        <w:ind w:left="480" w:hanging="480"/>
        <w:jc w:val="both"/>
        <w:rPr>
          <w:rFonts w:ascii="Times New Roman" w:hAnsi="Times New Roman" w:cs="Times New Roman"/>
          <w:sz w:val="24"/>
          <w:szCs w:val="24"/>
        </w:rPr>
        <w:pPrChange w:id="1226"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rPr>
        <w:t>Zuur, A. F., Ieno, E. N., Walker, N. J.</w:t>
      </w:r>
      <w:bookmarkStart w:id="0" w:name="_GoBack"/>
      <w:bookmarkEnd w:id="0"/>
      <w:r>
        <w:rPr>
          <w:rFonts w:ascii="Times New Roman" w:hAnsi="Times New Roman" w:cs="Times New Roman"/>
          <w:sz w:val="24"/>
          <w:szCs w:val="24"/>
        </w:rPr>
        <w:t xml:space="preserve">, Saveliev, A. A., &amp; Smith, G. M. (2009). Mixed Effects Models and Extensions in Ecology with R. In </w:t>
      </w:r>
      <w:r>
        <w:rPr>
          <w:rFonts w:ascii="Times New Roman" w:hAnsi="Times New Roman" w:cs="Times New Roman"/>
          <w:i/>
          <w:iCs/>
          <w:sz w:val="24"/>
          <w:szCs w:val="24"/>
        </w:rPr>
        <w:t>Smart Society: A Sociological Perspective on Smart Living</w:t>
      </w:r>
      <w:r>
        <w:rPr>
          <w:rFonts w:ascii="Times New Roman" w:hAnsi="Times New Roman" w:cs="Times New Roman"/>
          <w:sz w:val="24"/>
          <w:szCs w:val="24"/>
        </w:rPr>
        <w:t>. Springer. https://doi.org/10.4324/9780429201271-2</w:t>
      </w:r>
    </w:p>
    <w:p>
      <w:pPr>
        <w:widowControl w:val="0"/>
        <w:autoSpaceDE w:val="0"/>
        <w:autoSpaceDN w:val="0"/>
        <w:adjustRightInd w:val="0"/>
        <w:spacing w:after="0" w:line="360" w:lineRule="auto"/>
        <w:ind w:left="480" w:hanging="480"/>
        <w:jc w:val="both"/>
        <w:rPr>
          <w:rFonts w:ascii="Times New Roman" w:hAnsi="Times New Roman" w:cs="Times New Roman"/>
          <w:sz w:val="24"/>
          <w:szCs w:val="24"/>
          <w:highlight w:val="yellow"/>
          <w:rPrChange w:id="1228" w:author="polyd" w:date="2023-06-15T16:53:14Z">
            <w:rPr>
              <w:rFonts w:ascii="Times New Roman" w:hAnsi="Times New Roman" w:cs="Times New Roman"/>
              <w:sz w:val="24"/>
              <w:szCs w:val="24"/>
            </w:rPr>
          </w:rPrChange>
        </w:rPr>
        <w:pPrChange w:id="1227"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highlight w:val="yellow"/>
          <w:rPrChange w:id="1229" w:author="polyd" w:date="2023-06-15T16:53:14Z">
            <w:rPr>
              <w:rFonts w:ascii="Times New Roman" w:hAnsi="Times New Roman" w:cs="Times New Roman"/>
              <w:sz w:val="24"/>
              <w:szCs w:val="24"/>
            </w:rPr>
          </w:rPrChange>
        </w:rPr>
        <w:t xml:space="preserve">Алимов, А. Ф. А. Ф. (1989). </w:t>
      </w:r>
      <w:r>
        <w:rPr>
          <w:rFonts w:ascii="Times New Roman" w:hAnsi="Times New Roman" w:cs="Times New Roman"/>
          <w:i/>
          <w:iCs/>
          <w:sz w:val="24"/>
          <w:szCs w:val="24"/>
          <w:highlight w:val="yellow"/>
          <w:rPrChange w:id="1230" w:author="polyd" w:date="2023-06-15T16:53:14Z">
            <w:rPr>
              <w:rFonts w:ascii="Times New Roman" w:hAnsi="Times New Roman" w:cs="Times New Roman"/>
              <w:i/>
              <w:iCs/>
              <w:sz w:val="24"/>
              <w:szCs w:val="24"/>
            </w:rPr>
          </w:rPrChange>
        </w:rPr>
        <w:t>Алимов А.Ф. - Введение В Продукционную Гидробиологию</w:t>
      </w:r>
      <w:r>
        <w:rPr>
          <w:rFonts w:ascii="Times New Roman" w:hAnsi="Times New Roman" w:cs="Times New Roman"/>
          <w:sz w:val="24"/>
          <w:szCs w:val="24"/>
          <w:highlight w:val="yellow"/>
          <w:rPrChange w:id="1231" w:author="polyd" w:date="2023-06-15T16:53:14Z">
            <w:rPr>
              <w:rFonts w:ascii="Times New Roman" w:hAnsi="Times New Roman" w:cs="Times New Roman"/>
              <w:sz w:val="24"/>
              <w:szCs w:val="24"/>
            </w:rPr>
          </w:rPrChange>
        </w:rPr>
        <w:t>.</w:t>
      </w:r>
    </w:p>
    <w:p>
      <w:pPr>
        <w:widowControl w:val="0"/>
        <w:autoSpaceDE w:val="0"/>
        <w:autoSpaceDN w:val="0"/>
        <w:adjustRightInd w:val="0"/>
        <w:spacing w:after="0" w:line="360" w:lineRule="auto"/>
        <w:ind w:left="480" w:hanging="480"/>
        <w:jc w:val="both"/>
        <w:rPr>
          <w:rFonts w:ascii="Times New Roman" w:hAnsi="Times New Roman" w:cs="Times New Roman"/>
          <w:sz w:val="24"/>
          <w:szCs w:val="24"/>
          <w:highlight w:val="yellow"/>
          <w:rPrChange w:id="1233" w:author="polyd" w:date="2023-06-15T16:53:24Z">
            <w:rPr>
              <w:rFonts w:ascii="Times New Roman" w:hAnsi="Times New Roman" w:cs="Times New Roman"/>
              <w:sz w:val="24"/>
              <w:szCs w:val="24"/>
            </w:rPr>
          </w:rPrChange>
        </w:rPr>
        <w:pPrChange w:id="1232"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highlight w:val="yellow"/>
          <w:rPrChange w:id="1234" w:author="polyd" w:date="2023-06-15T16:53:24Z">
            <w:rPr>
              <w:rFonts w:ascii="Times New Roman" w:hAnsi="Times New Roman" w:cs="Times New Roman"/>
              <w:sz w:val="24"/>
              <w:szCs w:val="24"/>
            </w:rPr>
          </w:rPrChange>
        </w:rPr>
        <w:t xml:space="preserve">Бергер, В. Я., &amp; Луканин, В. В. (1985). </w:t>
      </w:r>
      <w:r>
        <w:rPr>
          <w:rFonts w:ascii="Times New Roman" w:hAnsi="Times New Roman" w:cs="Times New Roman"/>
          <w:i/>
          <w:iCs/>
          <w:sz w:val="24"/>
          <w:szCs w:val="24"/>
          <w:highlight w:val="yellow"/>
          <w:rPrChange w:id="1235" w:author="polyd" w:date="2023-06-15T16:53:24Z">
            <w:rPr>
              <w:rFonts w:ascii="Times New Roman" w:hAnsi="Times New Roman" w:cs="Times New Roman"/>
              <w:i/>
              <w:iCs/>
              <w:sz w:val="24"/>
              <w:szCs w:val="24"/>
            </w:rPr>
          </w:rPrChange>
        </w:rPr>
        <w:t>Адаптивные реакции мидии белого моря на изменения солености среды</w:t>
      </w:r>
      <w:r>
        <w:rPr>
          <w:rFonts w:ascii="Times New Roman" w:hAnsi="Times New Roman" w:cs="Times New Roman"/>
          <w:sz w:val="24"/>
          <w:szCs w:val="24"/>
          <w:highlight w:val="yellow"/>
          <w:rPrChange w:id="1236" w:author="polyd" w:date="2023-06-15T16:53:24Z">
            <w:rPr>
              <w:rFonts w:ascii="Times New Roman" w:hAnsi="Times New Roman" w:cs="Times New Roman"/>
              <w:sz w:val="24"/>
              <w:szCs w:val="24"/>
            </w:rPr>
          </w:rPrChange>
        </w:rPr>
        <w:t>.</w:t>
      </w:r>
    </w:p>
    <w:p>
      <w:pPr>
        <w:widowControl w:val="0"/>
        <w:autoSpaceDE w:val="0"/>
        <w:autoSpaceDN w:val="0"/>
        <w:adjustRightInd w:val="0"/>
        <w:spacing w:after="0" w:line="360" w:lineRule="auto"/>
        <w:ind w:left="480" w:hanging="480"/>
        <w:jc w:val="both"/>
        <w:rPr>
          <w:rFonts w:ascii="Times New Roman" w:hAnsi="Times New Roman" w:cs="Times New Roman"/>
          <w:sz w:val="24"/>
          <w:szCs w:val="24"/>
          <w:highlight w:val="yellow"/>
          <w:rPrChange w:id="1238" w:author="polyd" w:date="2023-06-15T16:53:31Z">
            <w:rPr>
              <w:rFonts w:ascii="Times New Roman" w:hAnsi="Times New Roman" w:cs="Times New Roman"/>
              <w:sz w:val="24"/>
              <w:szCs w:val="24"/>
            </w:rPr>
          </w:rPrChange>
        </w:rPr>
        <w:pPrChange w:id="1237"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highlight w:val="yellow"/>
          <w:rPrChange w:id="1239" w:author="polyd" w:date="2023-06-15T16:53:31Z">
            <w:rPr>
              <w:rFonts w:ascii="Times New Roman" w:hAnsi="Times New Roman" w:cs="Times New Roman"/>
              <w:sz w:val="24"/>
              <w:szCs w:val="24"/>
            </w:rPr>
          </w:rPrChange>
        </w:rPr>
        <w:t xml:space="preserve">Золотарев, В. Н., &amp; Шурова, Н. М. (1995). СООТНОШЕНИЕ ПРИЗМАТИЧЕСКОГО И ПЕЛАМУТРОВОГО СЛОЕВ В РАКОВИНАХ МИДИЙ MYTILUS TROSSULUS. </w:t>
      </w:r>
      <w:r>
        <w:rPr>
          <w:rFonts w:ascii="Times New Roman" w:hAnsi="Times New Roman" w:cs="Times New Roman"/>
          <w:i/>
          <w:iCs/>
          <w:sz w:val="24"/>
          <w:szCs w:val="24"/>
          <w:highlight w:val="yellow"/>
          <w:rPrChange w:id="1240" w:author="polyd" w:date="2023-06-15T16:53:31Z">
            <w:rPr>
              <w:rFonts w:ascii="Times New Roman" w:hAnsi="Times New Roman" w:cs="Times New Roman"/>
              <w:i/>
              <w:iCs/>
              <w:sz w:val="24"/>
              <w:szCs w:val="24"/>
            </w:rPr>
          </w:rPrChange>
        </w:rPr>
        <w:t>Биология Моря</w:t>
      </w:r>
      <w:r>
        <w:rPr>
          <w:rFonts w:ascii="Times New Roman" w:hAnsi="Times New Roman" w:cs="Times New Roman"/>
          <w:sz w:val="24"/>
          <w:szCs w:val="24"/>
          <w:highlight w:val="yellow"/>
          <w:rPrChange w:id="1241" w:author="polyd" w:date="2023-06-15T16:53:31Z">
            <w:rPr>
              <w:rFonts w:ascii="Times New Roman" w:hAnsi="Times New Roman" w:cs="Times New Roman"/>
              <w:sz w:val="24"/>
              <w:szCs w:val="24"/>
            </w:rPr>
          </w:rPrChange>
        </w:rPr>
        <w:t xml:space="preserve">, </w:t>
      </w:r>
      <w:r>
        <w:rPr>
          <w:rFonts w:ascii="Times New Roman" w:hAnsi="Times New Roman" w:cs="Times New Roman"/>
          <w:i/>
          <w:iCs/>
          <w:sz w:val="24"/>
          <w:szCs w:val="24"/>
          <w:highlight w:val="yellow"/>
          <w:rPrChange w:id="1242" w:author="polyd" w:date="2023-06-15T16:53:31Z">
            <w:rPr>
              <w:rFonts w:ascii="Times New Roman" w:hAnsi="Times New Roman" w:cs="Times New Roman"/>
              <w:i/>
              <w:iCs/>
              <w:sz w:val="24"/>
              <w:szCs w:val="24"/>
            </w:rPr>
          </w:rPrChange>
        </w:rPr>
        <w:t>23</w:t>
      </w:r>
      <w:r>
        <w:rPr>
          <w:rFonts w:ascii="Times New Roman" w:hAnsi="Times New Roman" w:cs="Times New Roman"/>
          <w:sz w:val="24"/>
          <w:szCs w:val="24"/>
          <w:highlight w:val="yellow"/>
          <w:rPrChange w:id="1243" w:author="polyd" w:date="2023-06-15T16:53:31Z">
            <w:rPr>
              <w:rFonts w:ascii="Times New Roman" w:hAnsi="Times New Roman" w:cs="Times New Roman"/>
              <w:sz w:val="24"/>
              <w:szCs w:val="24"/>
            </w:rPr>
          </w:rPrChange>
        </w:rPr>
        <w:t>(1), 26–30.</w:t>
      </w:r>
    </w:p>
    <w:p>
      <w:pPr>
        <w:widowControl w:val="0"/>
        <w:autoSpaceDE w:val="0"/>
        <w:autoSpaceDN w:val="0"/>
        <w:adjustRightInd w:val="0"/>
        <w:spacing w:after="0" w:line="360" w:lineRule="auto"/>
        <w:ind w:left="480" w:hanging="480"/>
        <w:jc w:val="both"/>
        <w:rPr>
          <w:rFonts w:ascii="Times New Roman" w:hAnsi="Times New Roman" w:cs="Times New Roman"/>
          <w:sz w:val="24"/>
          <w:szCs w:val="24"/>
          <w:highlight w:val="yellow"/>
          <w:rPrChange w:id="1245" w:author="polyd" w:date="2023-06-15T16:53:40Z">
            <w:rPr>
              <w:rFonts w:ascii="Times New Roman" w:hAnsi="Times New Roman" w:cs="Times New Roman"/>
              <w:sz w:val="24"/>
              <w:szCs w:val="24"/>
            </w:rPr>
          </w:rPrChange>
        </w:rPr>
        <w:pPrChange w:id="1244"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highlight w:val="yellow"/>
          <w:rPrChange w:id="1246" w:author="polyd" w:date="2023-06-15T16:53:40Z">
            <w:rPr>
              <w:rFonts w:ascii="Times New Roman" w:hAnsi="Times New Roman" w:cs="Times New Roman"/>
              <w:sz w:val="24"/>
              <w:szCs w:val="24"/>
            </w:rPr>
          </w:rPrChange>
        </w:rPr>
        <w:t xml:space="preserve">Ковалев, А. А. (2019). </w:t>
      </w:r>
      <w:r>
        <w:rPr>
          <w:rFonts w:ascii="Times New Roman" w:hAnsi="Times New Roman" w:cs="Times New Roman"/>
          <w:i/>
          <w:iCs/>
          <w:sz w:val="24"/>
          <w:szCs w:val="24"/>
          <w:highlight w:val="yellow"/>
          <w:rPrChange w:id="1247" w:author="polyd" w:date="2023-06-15T16:53:40Z">
            <w:rPr>
              <w:rFonts w:ascii="Times New Roman" w:hAnsi="Times New Roman" w:cs="Times New Roman"/>
              <w:i/>
              <w:iCs/>
              <w:sz w:val="24"/>
              <w:szCs w:val="24"/>
            </w:rPr>
          </w:rPrChange>
        </w:rPr>
        <w:t>Метаболическая аллометрия у мидий Mytilus edulis L. при тепловом стрессе</w:t>
      </w:r>
      <w:r>
        <w:rPr>
          <w:rFonts w:ascii="Times New Roman" w:hAnsi="Times New Roman" w:cs="Times New Roman"/>
          <w:sz w:val="24"/>
          <w:szCs w:val="24"/>
          <w:highlight w:val="yellow"/>
          <w:rPrChange w:id="1248" w:author="polyd" w:date="2023-06-15T16:53:40Z">
            <w:rPr>
              <w:rFonts w:ascii="Times New Roman" w:hAnsi="Times New Roman" w:cs="Times New Roman"/>
              <w:sz w:val="24"/>
              <w:szCs w:val="24"/>
            </w:rPr>
          </w:rPrChange>
        </w:rPr>
        <w:t>. Санкт-Петербургский Государственный Университет.</w:t>
      </w:r>
    </w:p>
    <w:p>
      <w:pPr>
        <w:widowControl w:val="0"/>
        <w:autoSpaceDE w:val="0"/>
        <w:autoSpaceDN w:val="0"/>
        <w:adjustRightInd w:val="0"/>
        <w:spacing w:after="0" w:line="360" w:lineRule="auto"/>
        <w:ind w:left="480" w:hanging="480"/>
        <w:jc w:val="both"/>
        <w:rPr>
          <w:rFonts w:ascii="Times New Roman" w:hAnsi="Times New Roman" w:cs="Times New Roman"/>
          <w:sz w:val="24"/>
          <w:highlight w:val="yellow"/>
          <w:rPrChange w:id="1250" w:author="polyd" w:date="2023-06-15T16:53:54Z">
            <w:rPr>
              <w:rFonts w:ascii="Times New Roman" w:hAnsi="Times New Roman" w:cs="Times New Roman"/>
              <w:sz w:val="24"/>
            </w:rPr>
          </w:rPrChange>
        </w:rPr>
        <w:pPrChange w:id="1249" w:author="polyd" w:date="2023-06-15T16:53:49Z">
          <w:pPr>
            <w:widowControl w:val="0"/>
            <w:autoSpaceDE w:val="0"/>
            <w:autoSpaceDN w:val="0"/>
            <w:adjustRightInd w:val="0"/>
            <w:spacing w:after="0" w:line="360" w:lineRule="auto"/>
            <w:ind w:left="480" w:hanging="480"/>
          </w:pPr>
        </w:pPrChange>
      </w:pPr>
      <w:r>
        <w:rPr>
          <w:rFonts w:ascii="Times New Roman" w:hAnsi="Times New Roman" w:cs="Times New Roman"/>
          <w:sz w:val="24"/>
          <w:szCs w:val="24"/>
          <w:highlight w:val="yellow"/>
          <w:rPrChange w:id="1251" w:author="polyd" w:date="2023-06-15T16:53:54Z">
            <w:rPr>
              <w:rFonts w:ascii="Times New Roman" w:hAnsi="Times New Roman" w:cs="Times New Roman"/>
              <w:sz w:val="24"/>
              <w:szCs w:val="24"/>
            </w:rPr>
          </w:rPrChange>
        </w:rPr>
        <w:t xml:space="preserve">Наумов, А. Д. (2006). </w:t>
      </w:r>
      <w:r>
        <w:rPr>
          <w:rFonts w:ascii="Times New Roman" w:hAnsi="Times New Roman" w:cs="Times New Roman"/>
          <w:i/>
          <w:iCs/>
          <w:sz w:val="24"/>
          <w:szCs w:val="24"/>
          <w:highlight w:val="yellow"/>
          <w:rPrChange w:id="1252" w:author="polyd" w:date="2023-06-15T16:53:54Z">
            <w:rPr>
              <w:rFonts w:ascii="Times New Roman" w:hAnsi="Times New Roman" w:cs="Times New Roman"/>
              <w:i/>
              <w:iCs/>
              <w:sz w:val="24"/>
              <w:szCs w:val="24"/>
            </w:rPr>
          </w:rPrChange>
        </w:rPr>
        <w:t>Двустворчатые моллюски Белого моря</w:t>
      </w:r>
      <w:r>
        <w:rPr>
          <w:rFonts w:ascii="Times New Roman" w:hAnsi="Times New Roman" w:cs="Times New Roman"/>
          <w:sz w:val="24"/>
          <w:szCs w:val="24"/>
          <w:highlight w:val="yellow"/>
          <w:rPrChange w:id="1253" w:author="polyd" w:date="2023-06-15T16:53:54Z">
            <w:rPr>
              <w:rFonts w:ascii="Times New Roman" w:hAnsi="Times New Roman" w:cs="Times New Roman"/>
              <w:sz w:val="24"/>
              <w:szCs w:val="24"/>
            </w:rPr>
          </w:rPrChange>
        </w:rPr>
        <w:t>. Российская Академия Наук, Зоологический Институт.</w:t>
      </w:r>
    </w:p>
    <w:p>
      <w:pPr>
        <w:pStyle w:val="12"/>
        <w:spacing w:line="360" w:lineRule="auto"/>
        <w:jc w:val="both"/>
        <w:pPrChange w:id="1254" w:author="polyd" w:date="2023-06-15T16:53:49Z">
          <w:pPr>
            <w:pStyle w:val="12"/>
            <w:spacing w:line="360" w:lineRule="auto"/>
          </w:pPr>
        </w:pPrChange>
      </w:pPr>
      <w:r>
        <w:rPr>
          <w:rFonts w:ascii="Times New Roman" w:hAnsi="Times New Roman" w:cs="Times New Roman"/>
          <w:sz w:val="24"/>
          <w:szCs w:val="24"/>
          <w:lang w:val="en-US"/>
        </w:rPr>
        <w:fldChar w:fldCharType="end"/>
      </w:r>
    </w:p>
    <w:p>
      <w:pPr>
        <w:pStyle w:val="12"/>
      </w:pPr>
    </w:p>
    <w:p>
      <w:pPr>
        <w:spacing w:after="0" w:line="240" w:lineRule="auto"/>
      </w:pPr>
      <w:r>
        <w:br w:type="page"/>
      </w:r>
    </w:p>
    <w:tbl>
      <w:tblPr>
        <w:tblStyle w:val="3"/>
        <w:tblW w:w="8820" w:type="dxa"/>
        <w:tblInd w:w="0" w:type="dxa"/>
        <w:tblLayout w:type="autofit"/>
        <w:tblCellMar>
          <w:top w:w="0" w:type="dxa"/>
          <w:left w:w="108" w:type="dxa"/>
          <w:bottom w:w="0" w:type="dxa"/>
          <w:right w:w="108" w:type="dxa"/>
        </w:tblCellMar>
      </w:tblPr>
      <w:tblGrid>
        <w:gridCol w:w="4839"/>
        <w:gridCol w:w="1266"/>
        <w:gridCol w:w="1417"/>
        <w:gridCol w:w="1298"/>
      </w:tblGrid>
      <w:tr>
        <w:tblPrEx>
          <w:tblCellMar>
            <w:top w:w="0" w:type="dxa"/>
            <w:left w:w="108" w:type="dxa"/>
            <w:bottom w:w="0" w:type="dxa"/>
            <w:right w:w="108" w:type="dxa"/>
          </w:tblCellMar>
        </w:tblPrEx>
        <w:trPr>
          <w:trHeight w:val="864" w:hRule="atLeast"/>
        </w:trPr>
        <w:tc>
          <w:tcPr>
            <w:tcW w:w="4839"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mc:AlternateContent>
                <mc:Choice Requires="wps">
                  <w:drawing>
                    <wp:anchor distT="0" distB="0" distL="114300" distR="114300" simplePos="0" relativeHeight="251664384" behindDoc="0" locked="0" layoutInCell="1" allowOverlap="1">
                      <wp:simplePos x="0" y="0"/>
                      <wp:positionH relativeFrom="column">
                        <wp:posOffset>123190</wp:posOffset>
                      </wp:positionH>
                      <wp:positionV relativeFrom="paragraph">
                        <wp:posOffset>-650875</wp:posOffset>
                      </wp:positionV>
                      <wp:extent cx="4968240" cy="640080"/>
                      <wp:effectExtent l="0" t="0" r="0" b="7620"/>
                      <wp:wrapNone/>
                      <wp:docPr id="23" name="Надпись 23"/>
                      <wp:cNvGraphicFramePr/>
                      <a:graphic xmlns:a="http://schemas.openxmlformats.org/drawingml/2006/main">
                        <a:graphicData uri="http://schemas.microsoft.com/office/word/2010/wordprocessingShape">
                          <wps:wsp>
                            <wps:cNvSpPr txBox="1"/>
                            <wps:spPr>
                              <a:xfrm>
                                <a:off x="0" y="0"/>
                                <a:ext cx="4968240" cy="640080"/>
                              </a:xfrm>
                              <a:prstGeom prst="rect">
                                <a:avLst/>
                              </a:prstGeom>
                              <a:noFill/>
                              <a:ln w="6350">
                                <a:noFill/>
                              </a:ln>
                            </wps:spPr>
                            <wps:txbx>
                              <w:txbxContent>
                                <w:p>
                                  <w:pPr>
                                    <w:rPr>
                                      <w:sz w:val="18"/>
                                    </w:rPr>
                                  </w:pPr>
                                  <w:r>
                                    <w:rPr>
                                      <w:sz w:val="18"/>
                                    </w:rPr>
                                    <w:t xml:space="preserve">Таблица 1. Оценки параметров модели. </w:t>
                                  </w:r>
                                  <w:r>
                                    <w:rPr>
                                      <w:sz w:val="16"/>
                                      <w:szCs w:val="20"/>
                                    </w:rPr>
                                    <w:t xml:space="preserve">Знак двоеточия обозначает взаимодействие предикторов. Для </w:t>
                                  </w:r>
                                  <w:r>
                                    <w:rPr>
                                      <w:sz w:val="16"/>
                                      <w:szCs w:val="20"/>
                                      <w:lang w:val="en-US"/>
                                    </w:rPr>
                                    <w:t>GLMM</w:t>
                                  </w:r>
                                  <w:r>
                                    <w:rPr>
                                      <w:sz w:val="16"/>
                                      <w:szCs w:val="20"/>
                                    </w:rPr>
                                    <w:t xml:space="preserve">, в желтых ячейках приведено значение </w:t>
                                  </w:r>
                                  <w:r>
                                    <w:rPr>
                                      <w:sz w:val="16"/>
                                      <w:szCs w:val="20"/>
                                      <w:lang w:val="en-US"/>
                                    </w:rPr>
                                    <w:t>pseudo</w:t>
                                  </w:r>
                                  <w:r>
                                    <w:rPr>
                                      <w:sz w:val="16"/>
                                      <w:szCs w:val="20"/>
                                    </w:rPr>
                                    <w:t>-</w:t>
                                  </w:r>
                                  <w:r>
                                    <w:rPr>
                                      <w:sz w:val="16"/>
                                      <w:szCs w:val="20"/>
                                      <w:lang w:val="en-US"/>
                                    </w:rPr>
                                    <w:t>R</w:t>
                                  </w:r>
                                  <w:r>
                                    <w:rPr>
                                      <w:sz w:val="16"/>
                                      <w:szCs w:val="20"/>
                                      <w:vertAlign w:val="superscript"/>
                                    </w:rPr>
                                    <w:t xml:space="preserve">2 </w:t>
                                  </w:r>
                                  <w:r>
                                    <w:rPr>
                                      <w:sz w:val="16"/>
                                      <w:szCs w:val="20"/>
                                      <w:vertAlign w:val="subscript"/>
                                      <w:lang w:val="en-US"/>
                                    </w:rPr>
                                    <w:t>m</w:t>
                                  </w:r>
                                  <w:r>
                                    <w:rPr>
                                      <w:sz w:val="16"/>
                                      <w:szCs w:val="20"/>
                                    </w:rPr>
                                    <w:t xml:space="preserve">, в оранжевых - </w:t>
                                  </w:r>
                                  <w:r>
                                    <w:rPr>
                                      <w:sz w:val="16"/>
                                      <w:szCs w:val="20"/>
                                      <w:lang w:val="en-US"/>
                                    </w:rPr>
                                    <w:t>pseudo</w:t>
                                  </w:r>
                                  <w:r>
                                    <w:rPr>
                                      <w:sz w:val="16"/>
                                      <w:szCs w:val="20"/>
                                    </w:rPr>
                                    <w:t>-</w:t>
                                  </w:r>
                                  <w:r>
                                    <w:rPr>
                                      <w:sz w:val="16"/>
                                      <w:szCs w:val="20"/>
                                      <w:lang w:val="en-US"/>
                                    </w:rPr>
                                    <w:t>R</w:t>
                                  </w:r>
                                  <w:r>
                                    <w:rPr>
                                      <w:sz w:val="16"/>
                                      <w:szCs w:val="20"/>
                                      <w:vertAlign w:val="superscript"/>
                                    </w:rPr>
                                    <w:t xml:space="preserve">2 </w:t>
                                  </w:r>
                                  <w:r>
                                    <w:rPr>
                                      <w:sz w:val="16"/>
                                      <w:szCs w:val="20"/>
                                      <w:vertAlign w:val="subscript"/>
                                    </w:rPr>
                                    <w:t>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23" o:spid="_x0000_s1026" o:spt="202" type="#_x0000_t202" style="position:absolute;left:0pt;margin-left:9.7pt;margin-top:-51.25pt;height:50.4pt;width:391.2pt;z-index:251664384;mso-width-relative:page;mso-height-relative:page;" filled="f" stroked="f" coordsize="21600,21600" o:gfxdata="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mli7aAAAACgEAAA8AAAAAAAAAAQAg&#10;AAAAIgAAAGRycy9kb3ducmV2LnhtbFBLAQIUABQAAAAIAIdO4kB5HlmdRQIAAG0EAAAOAAAAAAAA&#10;AAEAIAAAACkBAABkcnMvZTJvRG9jLnhtbFBLBQYAAAAABgAGAFkBAADgBQAAAAA=&#10;">
                      <v:fill on="f" focussize="0,0"/>
                      <v:stroke on="f" weight="0.5pt"/>
                      <v:imagedata o:title=""/>
                      <o:lock v:ext="edit" aspectratio="f"/>
                      <v:textbox>
                        <w:txbxContent>
                          <w:p>
                            <w:pPr>
                              <w:rPr>
                                <w:sz w:val="18"/>
                              </w:rPr>
                            </w:pPr>
                            <w:r>
                              <w:rPr>
                                <w:sz w:val="18"/>
                              </w:rPr>
                              <w:t xml:space="preserve">Таблица 1. Оценки параметров модели. </w:t>
                            </w:r>
                            <w:r>
                              <w:rPr>
                                <w:sz w:val="16"/>
                                <w:szCs w:val="20"/>
                              </w:rPr>
                              <w:t xml:space="preserve">Знак двоеточия обозначает взаимодействие предикторов. Для </w:t>
                            </w:r>
                            <w:r>
                              <w:rPr>
                                <w:sz w:val="16"/>
                                <w:szCs w:val="20"/>
                                <w:lang w:val="en-US"/>
                              </w:rPr>
                              <w:t>GLMM</w:t>
                            </w:r>
                            <w:r>
                              <w:rPr>
                                <w:sz w:val="16"/>
                                <w:szCs w:val="20"/>
                              </w:rPr>
                              <w:t xml:space="preserve">, в желтых ячейках приведено значение </w:t>
                            </w:r>
                            <w:r>
                              <w:rPr>
                                <w:sz w:val="16"/>
                                <w:szCs w:val="20"/>
                                <w:lang w:val="en-US"/>
                              </w:rPr>
                              <w:t>pseudo</w:t>
                            </w:r>
                            <w:r>
                              <w:rPr>
                                <w:sz w:val="16"/>
                                <w:szCs w:val="20"/>
                              </w:rPr>
                              <w:t>-</w:t>
                            </w:r>
                            <w:r>
                              <w:rPr>
                                <w:sz w:val="16"/>
                                <w:szCs w:val="20"/>
                                <w:lang w:val="en-US"/>
                              </w:rPr>
                              <w:t>R</w:t>
                            </w:r>
                            <w:r>
                              <w:rPr>
                                <w:sz w:val="16"/>
                                <w:szCs w:val="20"/>
                                <w:vertAlign w:val="superscript"/>
                              </w:rPr>
                              <w:t xml:space="preserve">2 </w:t>
                            </w:r>
                            <w:r>
                              <w:rPr>
                                <w:sz w:val="16"/>
                                <w:szCs w:val="20"/>
                                <w:vertAlign w:val="subscript"/>
                                <w:lang w:val="en-US"/>
                              </w:rPr>
                              <w:t>m</w:t>
                            </w:r>
                            <w:r>
                              <w:rPr>
                                <w:sz w:val="16"/>
                                <w:szCs w:val="20"/>
                              </w:rPr>
                              <w:t xml:space="preserve">, в оранжевых - </w:t>
                            </w:r>
                            <w:r>
                              <w:rPr>
                                <w:sz w:val="16"/>
                                <w:szCs w:val="20"/>
                                <w:lang w:val="en-US"/>
                              </w:rPr>
                              <w:t>pseudo</w:t>
                            </w:r>
                            <w:r>
                              <w:rPr>
                                <w:sz w:val="16"/>
                                <w:szCs w:val="20"/>
                              </w:rPr>
                              <w:t>-</w:t>
                            </w:r>
                            <w:r>
                              <w:rPr>
                                <w:sz w:val="16"/>
                                <w:szCs w:val="20"/>
                                <w:lang w:val="en-US"/>
                              </w:rPr>
                              <w:t>R</w:t>
                            </w:r>
                            <w:r>
                              <w:rPr>
                                <w:sz w:val="16"/>
                                <w:szCs w:val="20"/>
                                <w:vertAlign w:val="superscript"/>
                              </w:rPr>
                              <w:t xml:space="preserve">2 </w:t>
                            </w:r>
                            <w:r>
                              <w:rPr>
                                <w:sz w:val="16"/>
                                <w:szCs w:val="20"/>
                                <w:vertAlign w:val="subscript"/>
                              </w:rPr>
                              <w:t>с</w:t>
                            </w:r>
                          </w:p>
                        </w:txbxContent>
                      </v:textbox>
                    </v:shape>
                  </w:pict>
                </mc:Fallback>
              </mc:AlternateContent>
            </w:r>
            <w:r>
              <mc:AlternateContent>
                <mc:Choice Requires="wps">
                  <w:drawing>
                    <wp:anchor distT="45720" distB="45720" distL="114300" distR="114300" simplePos="0" relativeHeight="251663360" behindDoc="0" locked="0" layoutInCell="1" allowOverlap="1">
                      <wp:simplePos x="0" y="0"/>
                      <wp:positionH relativeFrom="column">
                        <wp:posOffset>-1062355</wp:posOffset>
                      </wp:positionH>
                      <wp:positionV relativeFrom="paragraph">
                        <wp:posOffset>-889000</wp:posOffset>
                      </wp:positionV>
                      <wp:extent cx="2360930" cy="1404620"/>
                      <wp:effectExtent l="0" t="0" r="1270" b="8890"/>
                      <wp:wrapNone/>
                      <wp:docPr id="10"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rPr>
                                      <w:rFonts w:ascii="Times New Roman" w:hAnsi="Times New Roman" w:cs="Times New Roman"/>
                                      <w:b/>
                                      <w:sz w:val="28"/>
                                      <w:szCs w:val="24"/>
                                    </w:rPr>
                                  </w:pPr>
                                  <w:r>
                                    <w:rPr>
                                      <w:rFonts w:ascii="Times New Roman" w:hAnsi="Times New Roman" w:cs="Times New Roman"/>
                                      <w:b/>
                                      <w:sz w:val="28"/>
                                      <w:szCs w:val="24"/>
                                    </w:rPr>
                                    <w:t>Приложение.</w:t>
                                  </w:r>
                                </w:p>
                              </w:txbxContent>
                            </wps:txbx>
                            <wps:bodyPr rot="0" vert="horz" wrap="square" lIns="91440" tIns="45720" rIns="91440" bIns="45720" anchor="t" anchorCtr="0">
                              <a:spAutoFit/>
                            </wps:bodyPr>
                          </wps:wsp>
                        </a:graphicData>
                      </a:graphic>
                    </wp:anchor>
                  </w:drawing>
                </mc:Choice>
                <mc:Fallback>
                  <w:pict>
                    <v:shape id="Надпись 2" o:spid="_x0000_s1026" o:spt="202" type="#_x0000_t202" style="position:absolute;left:0pt;margin-left:-83.65pt;margin-top:-70pt;height:110.6pt;width:185.9pt;z-index:251663360;mso-width-relative:page;mso-height-relative:page;" fillcolor="#FFFFFF" filled="t" stroked="f" coordsize="21600,21600" o:gfxdata="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tssC9kAAAAMAQAADwAAAAAAAAABACAAAAAi&#10;AAAAZHJzL2Rvd25yZXYueG1sUEsBAhQAFAAAAAgAh07iQEr9ZG1CAgAAWQQAAA4AAAAAAAAAAQAg&#10;AAAAKAEAAGRycy9lMm9Eb2MueG1sUEsFBgAAAAAGAAYAWQEAANwFAAAAAA==&#10;">
                      <v:fill on="t" focussize="0,0"/>
                      <v:stroke on="f" miterlimit="8" joinstyle="miter"/>
                      <v:imagedata o:title=""/>
                      <o:lock v:ext="edit" aspectratio="f"/>
                      <v:textbox style="mso-fit-shape-to-text:t;">
                        <w:txbxContent>
                          <w:p>
                            <w:pPr>
                              <w:rPr>
                                <w:rFonts w:ascii="Times New Roman" w:hAnsi="Times New Roman" w:cs="Times New Roman"/>
                                <w:b/>
                                <w:sz w:val="28"/>
                                <w:szCs w:val="24"/>
                              </w:rPr>
                            </w:pPr>
                            <w:r>
                              <w:rPr>
                                <w:rFonts w:ascii="Times New Roman" w:hAnsi="Times New Roman" w:cs="Times New Roman"/>
                                <w:b/>
                                <w:sz w:val="28"/>
                                <w:szCs w:val="24"/>
                              </w:rPr>
                              <w:t>Приложение.</w:t>
                            </w:r>
                          </w:p>
                        </w:txbxContent>
                      </v:textbox>
                    </v:shape>
                  </w:pict>
                </mc:Fallback>
              </mc:AlternateContent>
            </w:r>
            <w:r>
              <w:rPr>
                <w:rFonts w:ascii="Times New Roman" w:hAnsi="Times New Roman" w:eastAsia="Times New Roman" w:cs="Times New Roman"/>
                <w:color w:val="000000"/>
                <w:sz w:val="20"/>
                <w:szCs w:val="20"/>
                <w:lang w:eastAsia="ru-RU"/>
              </w:rPr>
              <w:t>Фиксированные предикторы</w:t>
            </w:r>
          </w:p>
        </w:tc>
        <w:tc>
          <w:tcPr>
            <w:tcW w:w="1266"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Оценка параметра модели</w:t>
            </w:r>
          </w:p>
        </w:tc>
        <w:tc>
          <w:tcPr>
            <w:tcW w:w="1417"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статистика</w:t>
            </w:r>
          </w:p>
        </w:tc>
        <w:tc>
          <w:tcPr>
            <w:tcW w:w="1298"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Уровень значимости</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Модель 1 (WLS)</w:t>
            </w:r>
          </w:p>
        </w:tc>
        <w:tc>
          <w:tcPr>
            <w:tcW w:w="1266"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417"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 (МТ)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0.2244312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4.850188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PropT</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0.2026606</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1.557166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0.1207</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Станция (Лувеньга)</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2.8937072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9.080873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Начальный размер</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-0.0215764</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-2.632630</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0.0090</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Смертность в поселении</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-0.7876059</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-1.818181</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0.0703</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Вид:PropT</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0.0609403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0.889494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0.3746</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Вид:Станция (Лувеньга)</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2.5277722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5.469999</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PropT:Станция (Лувеньга)</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0.3878198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0.780796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0.4357</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Вид:PropT:Станция (Лувеньга)</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-2.0902616</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-2.936695</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0.0036</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Свободный член</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0.7363583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3.523965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0.0005</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Модель 2 (GLS)</w:t>
            </w:r>
          </w:p>
        </w:tc>
        <w:tc>
          <w:tcPr>
            <w:tcW w:w="1266"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417"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 (МТ)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 -0.6004976</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-4.360451</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PropT</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 -0.4507067</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-2.501528</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0.0128</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Время экспозиции (долгосрочная)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-0.8664934</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-6.436117</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Плотность поселения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 -0.0154733</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-14.769835</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Вид(MT):PropT</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0.6721240</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2.423940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0.0158</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PropT:Время экспозиции (Долгосрочная)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0.7565452</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2.811818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0.0052</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Вид(МТ):Время экспозиции (Долгосрочная)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0.4560356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2.220725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0.0270</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PropT:Вид(МТ):Время экспозиции (Долгосрочная)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-0.4002854</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-1.001226</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0.3174</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Свободный член</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2.4142232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19.940391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Модель 3 (GLMM)</w:t>
            </w:r>
          </w:p>
        </w:tc>
        <w:tc>
          <w:tcPr>
            <w:tcW w:w="1266"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417" w:type="dxa"/>
            <w:tcBorders>
              <w:top w:val="nil"/>
              <w:left w:val="nil"/>
              <w:bottom w:val="single" w:color="auto" w:sz="4" w:space="0"/>
              <w:right w:val="single" w:color="auto" w:sz="4" w:space="0"/>
            </w:tcBorders>
            <w:shd w:val="clear" w:color="auto" w:fill="FFFF00"/>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0.5797273 </w:t>
            </w:r>
          </w:p>
        </w:tc>
        <w:tc>
          <w:tcPr>
            <w:tcW w:w="1298" w:type="dxa"/>
            <w:tcBorders>
              <w:top w:val="nil"/>
              <w:left w:val="nil"/>
              <w:bottom w:val="single" w:color="auto" w:sz="4" w:space="0"/>
              <w:right w:val="single" w:color="auto" w:sz="4" w:space="0"/>
            </w:tcBorders>
            <w:shd w:val="clear" w:color="auto" w:fill="FFC000" w:themeFill="accent4"/>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0.6170864</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PropT                              </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 -0.02960977</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-2.429357</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0.0223</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 (МТ)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0.00322428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0.480784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0.6310</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Время экспозиции (долгосрочная)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 -0.04837018</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-5.702131</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Плотность поселения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-0.00081685</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-10.860105</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Вид(MT):PropT</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0.03354148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2.493386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0.0131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PropT:Время экспозиции (Долгосрочная)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0.03420302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2.030406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0.0527</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Вид(МТ):Время экспозиции (Долгосрочная)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0.02137575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2.146431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0.0326</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PropT:Вид(МТ):Время экспозиции (Долгосрочная)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-0.03864344</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-1.991525</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0.0472</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Свободный член</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0.16457032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19.521416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Дисперсия свободного члена</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4.210065e-05</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Модель 4 (GLM)</w:t>
            </w:r>
          </w:p>
        </w:tc>
        <w:tc>
          <w:tcPr>
            <w:tcW w:w="1266"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417"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 (МТ)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-0.99157</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 -2.750</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0.00596</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PropT                              </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2.91444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2.804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0.00505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Станция (Лувеньга)</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-1.19293</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-2.962</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0.00306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Смертность в поселении</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-9.15170</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-2.570</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0.01017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Начальный размер</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0.09994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1.611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0.10720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Вид:Станция (Лувеньга)</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1.10817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2.112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0.03467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Свободный член</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-0.78728</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-0.482</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0.62961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Модель 5 (GLM)</w:t>
            </w:r>
          </w:p>
        </w:tc>
        <w:tc>
          <w:tcPr>
            <w:tcW w:w="1266"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417"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PropT                              </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0.7787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6.056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Станция (Лувеньга)</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-0.2043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-1.311</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0.190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PropT:Станция (Лувеньга)</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0.1355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0.694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0.488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Свободный член</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3.1504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30.327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Модель 6 (</w:t>
            </w:r>
            <w:r>
              <w:rPr>
                <w:rFonts w:ascii="Times New Roman" w:hAnsi="Times New Roman" w:eastAsia="Times New Roman" w:cs="Times New Roman"/>
                <w:color w:val="000000"/>
                <w:sz w:val="20"/>
                <w:szCs w:val="20"/>
                <w:lang w:val="en-US" w:eastAsia="ru-RU"/>
              </w:rPr>
              <w:t>GLM</w:t>
            </w:r>
            <w:r>
              <w:rPr>
                <w:rFonts w:ascii="Times New Roman" w:hAnsi="Times New Roman" w:eastAsia="Times New Roman" w:cs="Times New Roman"/>
                <w:color w:val="000000"/>
                <w:sz w:val="20"/>
                <w:szCs w:val="20"/>
                <w:lang w:eastAsia="ru-RU"/>
              </w:rPr>
              <w:t>)</w:t>
            </w:r>
          </w:p>
        </w:tc>
        <w:tc>
          <w:tcPr>
            <w:tcW w:w="1266"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417"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 (МЕ)</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 -1.572743</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-3.146</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0.001657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PropT                              </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2.294196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2.713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0.006661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Время экспозиции (долгосрочная)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0.862474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1.655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0.097997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Плотность поселения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0.027647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5.202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PropT:Время экспозиции (Долгосрочная)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-0.298705</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-0.327</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0.743851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Вид(ME):PropT</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 -3.332544</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 -3.445</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0.000571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Вид(МE):Время экспозиции (Долгосрочная)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2.358646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5.442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Свободный член</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-3.201689</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-5.251</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Модель 7 (GLS)</w:t>
            </w:r>
          </w:p>
        </w:tc>
        <w:tc>
          <w:tcPr>
            <w:tcW w:w="1266"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417"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 (МТ)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0.17139564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3.811084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0.0002</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PropT                              </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-0.02812192</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-0.337481</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0.7363</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Плотность поселения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-0.00374020</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-3.177322</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0.0018</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Размер мидии</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0.01988107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2.071609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0.0402</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Свободный член</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0.06146637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0.218804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0.8271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Модель 8 (WLS)</w:t>
            </w:r>
          </w:p>
        </w:tc>
        <w:tc>
          <w:tcPr>
            <w:tcW w:w="1266"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417"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 (МТ)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0.3240890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1.300931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0.1956</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PropT                              </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-0.5334957</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-1.995996</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0.0480</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Размер мидии</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0.4751533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2.787971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0.0061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Вид(MT):PropT</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0.9132541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2.052712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0.0421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Свободный член</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0.5486505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2.212269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0.0287</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Модель 9 (GLM)</w:t>
            </w:r>
          </w:p>
        </w:tc>
        <w:tc>
          <w:tcPr>
            <w:tcW w:w="1266"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417"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 (МТ)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0.421268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3.547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0.000389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PropT                              </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0.042882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0.243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0.808011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Размер мидии</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-0.450159</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-2.770</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0.005612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Плотность поселения</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-0.002598</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-1.601</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0.109425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Свободный член</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3.401523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13.506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Модель 10 (GLS)</w:t>
            </w:r>
          </w:p>
        </w:tc>
        <w:tc>
          <w:tcPr>
            <w:tcW w:w="1266"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417"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 (16‰)</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-0.0479273</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-0.3216432</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0.7481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 (20‰)</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 -0.1230034</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-0.7603764</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0.4481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 (24‰)</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-0.0805142</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-0.5392021</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0.5905</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 (МТ)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-0.3717072</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-1.3053381</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0.1937</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Размер мидии</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0.0121641</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0.1458395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0.8842</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Соленость(16):Вид(МТ)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0.0210316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0.0612174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0.9513</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Соленость(20):Вид(МТ)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0.5606619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1.5159788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0.1315</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Соленость(24):Вид(МТ)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0.6039436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1.7795671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0.0770</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Соленость(16):Размер мидии</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0.0349425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0.3371550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0.7364</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Соленость(20):Размер мидии</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0.1368691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1.1444356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0.2542</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Соленость(24):Размер мидии</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0.2053374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1.7776324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0.0774</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Вид(МТ):Размер мидии</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0.5103334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2.4932883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0.0137</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Соленость(16):Вид(МТ):Рамзер мидии</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0.1466067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0.5554875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0.5793</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Соленость(20):Вид(МТ):Размер мидии</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-0.4867092</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-1.7449484</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0.0829</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Соленость(24):Вид(МТ):Размер мидии</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-0.5759693</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-2.2025414</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0.0291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Свободный член</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0.0725820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0.6446465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0.5201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Модель 11 (GLM)</w:t>
            </w:r>
          </w:p>
        </w:tc>
        <w:tc>
          <w:tcPr>
            <w:tcW w:w="1266"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417"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0.20072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3.721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0.000198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 (МТ)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4.44917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2.621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0.008775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Размер мидии</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0.95568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2.476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0.013291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Соленость:Вид (МТ)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-0.15018</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-1.608</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0.107916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Свободный член</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-4.71373</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-3.886</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0.000102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Модель 12 (GLMM)</w:t>
            </w:r>
          </w:p>
        </w:tc>
        <w:tc>
          <w:tcPr>
            <w:tcW w:w="1266"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417" w:type="dxa"/>
            <w:tcBorders>
              <w:top w:val="nil"/>
              <w:left w:val="nil"/>
              <w:bottom w:val="single" w:color="auto" w:sz="4" w:space="0"/>
              <w:right w:val="single" w:color="auto" w:sz="4" w:space="0"/>
            </w:tcBorders>
            <w:shd w:val="clear" w:color="auto" w:fill="FFFF00"/>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0.8089227 </w:t>
            </w:r>
          </w:p>
        </w:tc>
        <w:tc>
          <w:tcPr>
            <w:tcW w:w="1298" w:type="dxa"/>
            <w:tcBorders>
              <w:top w:val="nil"/>
              <w:left w:val="nil"/>
              <w:bottom w:val="single" w:color="auto" w:sz="4" w:space="0"/>
              <w:right w:val="single" w:color="auto" w:sz="4" w:space="0"/>
            </w:tcBorders>
            <w:shd w:val="clear" w:color="auto" w:fill="FFC000" w:themeFill="accent4"/>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0.8639718</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4.2702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29.228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Фаза цикла (повышение)</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2.6948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17.112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 (МТ)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-0.5739</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-1.832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0.067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Соленость:Фаза цикла (повышение)</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2.0037</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10.893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Соленость:Вид (МТ)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-1.1107</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-6.645</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Свободный член</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2.2594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8.046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&lt;0.0001</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Дисперсия свободного члена (особь)</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1.11784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Дисперсия свободного члена (день)</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0.28602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Модель 13 (PHM)</w:t>
            </w:r>
          </w:p>
        </w:tc>
        <w:tc>
          <w:tcPr>
            <w:tcW w:w="1266"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417"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000000" w:fill="D0CECE"/>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 (МТ)</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0.6664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-1.290</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0.19690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 (13‰)</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0.7358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-1.008</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0.31356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 (16‰)</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0.3818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-2.659</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0.00783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Соленость (24‰)</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0.3086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-3.023</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0.00250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Вид:Соленость (13‰)</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2.3348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1.937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0.05279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Вид:Соленость (16‰)</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1.2797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0.450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0.65304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Вид:Соленость (24‰)</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5.4598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3.382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0.00072 </w:t>
            </w:r>
          </w:p>
        </w:tc>
      </w:tr>
      <w:tr>
        <w:tblPrEx>
          <w:tblCellMar>
            <w:top w:w="0" w:type="dxa"/>
            <w:left w:w="108" w:type="dxa"/>
            <w:bottom w:w="0" w:type="dxa"/>
            <w:right w:w="108" w:type="dxa"/>
          </w:tblCellMar>
        </w:tblPrEx>
        <w:trPr>
          <w:trHeight w:val="288" w:hRule="atLeast"/>
        </w:trPr>
        <w:tc>
          <w:tcPr>
            <w:tcW w:w="4839"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Concordance</w:t>
            </w:r>
          </w:p>
        </w:tc>
        <w:tc>
          <w:tcPr>
            <w:tcW w:w="1266"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xml:space="preserve">0.636  </w:t>
            </w:r>
          </w:p>
        </w:tc>
        <w:tc>
          <w:tcPr>
            <w:tcW w:w="1417"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c>
          <w:tcPr>
            <w:tcW w:w="1298" w:type="dxa"/>
            <w:tcBorders>
              <w:top w:val="nil"/>
              <w:left w:val="nil"/>
              <w:bottom w:val="single" w:color="auto" w:sz="4" w:space="0"/>
              <w:right w:val="single" w:color="auto" w:sz="4" w:space="0"/>
            </w:tcBorders>
            <w:shd w:val="clear" w:color="auto" w:fill="auto"/>
            <w:noWrap/>
            <w:vAlign w:val="bottom"/>
          </w:tcPr>
          <w:p>
            <w:pPr>
              <w:spacing w:after="0" w:line="240" w:lineRule="auto"/>
              <w:rPr>
                <w:rFonts w:ascii="Times New Roman" w:hAnsi="Times New Roman" w:eastAsia="Times New Roman" w:cs="Times New Roman"/>
                <w:color w:val="000000"/>
                <w:sz w:val="20"/>
                <w:szCs w:val="20"/>
                <w:lang w:eastAsia="ru-RU"/>
              </w:rPr>
            </w:pPr>
            <w:r>
              <w:rPr>
                <w:rFonts w:ascii="Times New Roman" w:hAnsi="Times New Roman" w:eastAsia="Times New Roman" w:cs="Times New Roman"/>
                <w:color w:val="000000"/>
                <w:sz w:val="20"/>
                <w:szCs w:val="20"/>
                <w:lang w:eastAsia="ru-RU"/>
              </w:rPr>
              <w:t> </w:t>
            </w:r>
          </w:p>
        </w:tc>
      </w:tr>
    </w:tbl>
    <w:p>
      <w:pPr>
        <w:pStyle w:val="12"/>
        <w:rPr>
          <w:lang w:val="en-US"/>
        </w:rPr>
      </w:pPr>
    </w:p>
    <w:p>
      <w:pPr>
        <w:spacing w:after="0" w:line="240" w:lineRule="auto"/>
        <w:rPr>
          <w:lang w:val="en-US"/>
        </w:rPr>
      </w:pPr>
      <w:r>
        <w:rPr>
          <w:lang w:val="en-US"/>
        </w:rPr>
        <w:br w:type="page"/>
      </w:r>
    </w:p>
    <w:tbl>
      <w:tblPr>
        <w:tblStyle w:val="3"/>
        <w:tblpPr w:leftFromText="180" w:rightFromText="180" w:vertAnchor="page" w:horzAnchor="page" w:tblpX="289" w:tblpY="2281"/>
        <w:tblW w:w="11477" w:type="dxa"/>
        <w:tblInd w:w="0" w:type="dxa"/>
        <w:tblLayout w:type="autofit"/>
        <w:tblCellMar>
          <w:top w:w="0" w:type="dxa"/>
          <w:left w:w="108" w:type="dxa"/>
          <w:bottom w:w="0" w:type="dxa"/>
          <w:right w:w="108" w:type="dxa"/>
        </w:tblCellMar>
      </w:tblPr>
      <w:tblGrid>
        <w:gridCol w:w="1144"/>
        <w:gridCol w:w="790"/>
        <w:gridCol w:w="1062"/>
        <w:gridCol w:w="1080"/>
        <w:gridCol w:w="1062"/>
        <w:gridCol w:w="1148"/>
        <w:gridCol w:w="698"/>
        <w:gridCol w:w="1062"/>
        <w:gridCol w:w="1301"/>
        <w:gridCol w:w="996"/>
        <w:gridCol w:w="1134"/>
      </w:tblGrid>
      <w:tr>
        <w:tblPrEx>
          <w:tblCellMar>
            <w:top w:w="0" w:type="dxa"/>
            <w:left w:w="108" w:type="dxa"/>
            <w:bottom w:w="0" w:type="dxa"/>
            <w:right w:w="108" w:type="dxa"/>
          </w:tblCellMar>
        </w:tblPrEx>
        <w:trPr>
          <w:trHeight w:val="684" w:hRule="atLeast"/>
        </w:trPr>
        <w:tc>
          <w:tcPr>
            <w:tcW w:w="1144" w:type="dxa"/>
            <w:vMerge w:val="restart"/>
            <w:tcBorders>
              <w:top w:val="single" w:color="auto" w:sz="4" w:space="0"/>
              <w:left w:val="single" w:color="auto" w:sz="4" w:space="0"/>
              <w:bottom w:val="single" w:color="000000" w:sz="4" w:space="0"/>
              <w:right w:val="nil"/>
            </w:tcBorders>
            <w:shd w:val="clear" w:color="auto" w:fill="auto"/>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Название метаболита</w:t>
            </w:r>
          </w:p>
        </w:tc>
        <w:tc>
          <w:tcPr>
            <w:tcW w:w="2932" w:type="dxa"/>
            <w:gridSpan w:val="3"/>
            <w:tcBorders>
              <w:top w:val="single" w:color="auto" w:sz="4" w:space="0"/>
              <w:left w:val="single" w:color="auto" w:sz="4" w:space="0"/>
              <w:bottom w:val="single" w:color="auto" w:sz="4" w:space="0"/>
              <w:right w:val="single" w:color="000000" w:sz="4" w:space="0"/>
            </w:tcBorders>
            <w:shd w:val="clear" w:color="000000" w:fill="FFF2CC"/>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Азотистый обмен и экскреция</w:t>
            </w:r>
          </w:p>
        </w:tc>
        <w:tc>
          <w:tcPr>
            <w:tcW w:w="2210" w:type="dxa"/>
            <w:gridSpan w:val="2"/>
            <w:tcBorders>
              <w:top w:val="single" w:color="auto" w:sz="4" w:space="0"/>
              <w:left w:val="nil"/>
              <w:bottom w:val="single" w:color="auto" w:sz="4" w:space="0"/>
              <w:right w:val="single" w:color="000000" w:sz="4" w:space="0"/>
            </w:tcBorders>
            <w:shd w:val="clear" w:color="000000" w:fill="F8CBAD"/>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Синтез азотистых оснований</w:t>
            </w:r>
          </w:p>
        </w:tc>
        <w:tc>
          <w:tcPr>
            <w:tcW w:w="3061" w:type="dxa"/>
            <w:gridSpan w:val="3"/>
            <w:tcBorders>
              <w:top w:val="single" w:color="auto" w:sz="4" w:space="0"/>
              <w:left w:val="nil"/>
              <w:bottom w:val="single" w:color="auto" w:sz="4" w:space="0"/>
              <w:right w:val="single" w:color="auto" w:sz="4" w:space="0"/>
            </w:tcBorders>
            <w:shd w:val="clear" w:color="000000" w:fill="E2EFDA"/>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Биоэнергетика</w:t>
            </w:r>
          </w:p>
        </w:tc>
        <w:tc>
          <w:tcPr>
            <w:tcW w:w="2130" w:type="dxa"/>
            <w:gridSpan w:val="2"/>
            <w:tcBorders>
              <w:top w:val="single" w:color="auto" w:sz="4" w:space="0"/>
              <w:left w:val="nil"/>
              <w:bottom w:val="single" w:color="auto" w:sz="4" w:space="0"/>
              <w:right w:val="single" w:color="000000" w:sz="4" w:space="0"/>
            </w:tcBorders>
            <w:shd w:val="clear" w:color="000000" w:fill="DDEBF7"/>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Осмолиты</w:t>
            </w:r>
          </w:p>
        </w:tc>
      </w:tr>
      <w:tr>
        <w:tblPrEx>
          <w:tblCellMar>
            <w:top w:w="0" w:type="dxa"/>
            <w:left w:w="108" w:type="dxa"/>
            <w:bottom w:w="0" w:type="dxa"/>
            <w:right w:w="108" w:type="dxa"/>
          </w:tblCellMar>
        </w:tblPrEx>
        <w:trPr>
          <w:trHeight w:val="828" w:hRule="atLeast"/>
        </w:trPr>
        <w:tc>
          <w:tcPr>
            <w:tcW w:w="1144" w:type="dxa"/>
            <w:vMerge w:val="continue"/>
            <w:tcBorders>
              <w:top w:val="single" w:color="auto" w:sz="4" w:space="0"/>
              <w:left w:val="single" w:color="auto" w:sz="4" w:space="0"/>
              <w:bottom w:val="single" w:color="000000" w:sz="4" w:space="0"/>
              <w:right w:val="nil"/>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790" w:type="dxa"/>
            <w:tcBorders>
              <w:top w:val="nil"/>
              <w:left w:val="single" w:color="auto" w:sz="4" w:space="0"/>
              <w:bottom w:val="single" w:color="auto" w:sz="4" w:space="0"/>
              <w:right w:val="single" w:color="auto" w:sz="4" w:space="0"/>
            </w:tcBorders>
            <w:shd w:val="clear" w:color="000000" w:fill="FFF2CC"/>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Цикл мочевой кислоты</w:t>
            </w:r>
          </w:p>
        </w:tc>
        <w:tc>
          <w:tcPr>
            <w:tcW w:w="1062" w:type="dxa"/>
            <w:tcBorders>
              <w:top w:val="nil"/>
              <w:left w:val="nil"/>
              <w:bottom w:val="single" w:color="auto" w:sz="4" w:space="0"/>
              <w:right w:val="single" w:color="auto" w:sz="4" w:space="0"/>
            </w:tcBorders>
            <w:shd w:val="clear" w:color="000000" w:fill="FFF2CC"/>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Метаболизм азота</w:t>
            </w:r>
          </w:p>
        </w:tc>
        <w:tc>
          <w:tcPr>
            <w:tcW w:w="1080" w:type="dxa"/>
            <w:tcBorders>
              <w:top w:val="nil"/>
              <w:left w:val="nil"/>
              <w:bottom w:val="single" w:color="auto" w:sz="4" w:space="0"/>
              <w:right w:val="single" w:color="auto" w:sz="4" w:space="0"/>
            </w:tcBorders>
            <w:shd w:val="clear" w:color="000000" w:fill="FFF2CC"/>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Метаболизм аргинина и пролина</w:t>
            </w:r>
          </w:p>
        </w:tc>
        <w:tc>
          <w:tcPr>
            <w:tcW w:w="1062" w:type="dxa"/>
            <w:tcBorders>
              <w:top w:val="nil"/>
              <w:left w:val="nil"/>
              <w:bottom w:val="single" w:color="auto" w:sz="4" w:space="0"/>
              <w:right w:val="single" w:color="auto" w:sz="4" w:space="0"/>
            </w:tcBorders>
            <w:shd w:val="clear" w:color="000000" w:fill="F8CBAD"/>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Метаболизм пуринов</w:t>
            </w:r>
          </w:p>
        </w:tc>
        <w:tc>
          <w:tcPr>
            <w:tcW w:w="1148" w:type="dxa"/>
            <w:tcBorders>
              <w:top w:val="nil"/>
              <w:left w:val="nil"/>
              <w:bottom w:val="single" w:color="auto" w:sz="4" w:space="0"/>
              <w:right w:val="single" w:color="auto" w:sz="4" w:space="0"/>
            </w:tcBorders>
            <w:shd w:val="clear" w:color="000000" w:fill="F8CBAD"/>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Метаболизм пиримидинов</w:t>
            </w:r>
          </w:p>
        </w:tc>
        <w:tc>
          <w:tcPr>
            <w:tcW w:w="698" w:type="dxa"/>
            <w:tcBorders>
              <w:top w:val="nil"/>
              <w:left w:val="nil"/>
              <w:bottom w:val="single" w:color="auto" w:sz="4" w:space="0"/>
              <w:right w:val="single" w:color="auto" w:sz="4" w:space="0"/>
            </w:tcBorders>
            <w:shd w:val="clear" w:color="000000" w:fill="E2EFDA"/>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Цикл Кребса</w:t>
            </w:r>
          </w:p>
        </w:tc>
        <w:tc>
          <w:tcPr>
            <w:tcW w:w="1062" w:type="dxa"/>
            <w:tcBorders>
              <w:top w:val="nil"/>
              <w:left w:val="nil"/>
              <w:bottom w:val="single" w:color="auto" w:sz="4" w:space="0"/>
              <w:right w:val="single" w:color="auto" w:sz="4" w:space="0"/>
            </w:tcBorders>
            <w:shd w:val="clear" w:color="000000" w:fill="E2EFDA"/>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Метаболизм пирувата</w:t>
            </w:r>
          </w:p>
        </w:tc>
        <w:tc>
          <w:tcPr>
            <w:tcW w:w="1301" w:type="dxa"/>
            <w:tcBorders>
              <w:top w:val="nil"/>
              <w:left w:val="nil"/>
              <w:bottom w:val="single" w:color="auto" w:sz="4" w:space="0"/>
              <w:right w:val="single" w:color="auto" w:sz="4" w:space="0"/>
            </w:tcBorders>
            <w:shd w:val="clear" w:color="000000" w:fill="E2EFDA"/>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Маркер окислительного стресса</w:t>
            </w:r>
          </w:p>
        </w:tc>
        <w:tc>
          <w:tcPr>
            <w:tcW w:w="996"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Мажорные осмолиты</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Минорные осмолиты</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000000" w:fill="FFF2CC"/>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Орнитин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000000" w:fill="FFF2CC"/>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Цитрулин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576" w:hRule="atLeast"/>
        </w:trPr>
        <w:tc>
          <w:tcPr>
            <w:tcW w:w="1144" w:type="dxa"/>
            <w:tcBorders>
              <w:top w:val="nil"/>
              <w:left w:val="single" w:color="auto" w:sz="4" w:space="0"/>
              <w:bottom w:val="single" w:color="auto" w:sz="4" w:space="0"/>
              <w:right w:val="single" w:color="auto" w:sz="4" w:space="0"/>
            </w:tcBorders>
            <w:shd w:val="clear" w:color="000000" w:fill="FFF2CC"/>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Аргинино-суккцинат</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000000" w:fill="FFF2CC"/>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Аргинин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000000" w:fill="FFF2CC"/>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Аспартат</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000000" w:fill="FFF2CC"/>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Глутамин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000000" w:fill="FFF2CC"/>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Пролин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Гистидин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Тирозин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ГАМК</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Глутамат</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300"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Фенилаланин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000000" w:fill="F8CBAD"/>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АМФ</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000000" w:fill="F8CBAD"/>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ГМФ</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000000" w:fill="F8CBAD"/>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ЦМФ</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864" w:hRule="atLeast"/>
        </w:trPr>
        <w:tc>
          <w:tcPr>
            <w:tcW w:w="1144" w:type="dxa"/>
            <w:tcBorders>
              <w:top w:val="nil"/>
              <w:left w:val="single" w:color="auto" w:sz="4" w:space="0"/>
              <w:bottom w:val="single" w:color="auto" w:sz="4" w:space="0"/>
              <w:right w:val="single" w:color="auto" w:sz="4" w:space="0"/>
            </w:tcBorders>
            <w:shd w:val="clear" w:color="000000" w:fill="E2EFDA"/>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2-оксоглутарат</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000000" w:fill="E2EFDA"/>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Суккцинат</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000000" w:fill="E2EFDA"/>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Малат</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000000" w:fill="E2EFDA"/>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Лактат</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Валин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Лейцин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Изолейцин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Глицин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Серин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Треонин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Таурин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Аланин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Лизин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Метионин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Аспарагин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8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Триптофан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000000" w:fill="DDEBF7"/>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r>
      <w:tr>
        <w:tblPrEx>
          <w:tblCellMar>
            <w:top w:w="0" w:type="dxa"/>
            <w:left w:w="108" w:type="dxa"/>
            <w:bottom w:w="0" w:type="dxa"/>
            <w:right w:w="108" w:type="dxa"/>
          </w:tblCellMar>
        </w:tblPrEx>
        <w:trPr>
          <w:trHeight w:val="253" w:hRule="atLeast"/>
        </w:trPr>
        <w:tc>
          <w:tcPr>
            <w:tcW w:w="1144" w:type="dxa"/>
            <w:tcBorders>
              <w:top w:val="nil"/>
              <w:left w:val="single" w:color="auto" w:sz="4" w:space="0"/>
              <w:bottom w:val="single" w:color="auto" w:sz="4" w:space="0"/>
              <w:right w:val="single" w:color="auto" w:sz="4" w:space="0"/>
            </w:tcBorders>
            <w:shd w:val="clear" w:color="000000" w:fill="E2EFDA"/>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Метионин сульфоксид</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159"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Карнитин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5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Цистин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r>
        <w:tblPrEx>
          <w:tblCellMar>
            <w:top w:w="0" w:type="dxa"/>
            <w:left w:w="108" w:type="dxa"/>
            <w:bottom w:w="0" w:type="dxa"/>
            <w:right w:w="108" w:type="dxa"/>
          </w:tblCellMar>
        </w:tblPrEx>
        <w:trPr>
          <w:trHeight w:val="58" w:hRule="atLeast"/>
        </w:trPr>
        <w:tc>
          <w:tcPr>
            <w:tcW w:w="1144" w:type="dxa"/>
            <w:tcBorders>
              <w:top w:val="nil"/>
              <w:left w:val="single" w:color="auto" w:sz="4" w:space="0"/>
              <w:bottom w:val="single" w:color="auto" w:sz="4" w:space="0"/>
              <w:right w:val="single" w:color="auto" w:sz="4" w:space="0"/>
            </w:tcBorders>
            <w:shd w:val="clear" w:color="auto" w:fill="auto"/>
            <w:vAlign w:val="bottom"/>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гидрокси-пролин</w:t>
            </w:r>
          </w:p>
        </w:tc>
        <w:tc>
          <w:tcPr>
            <w:tcW w:w="79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80"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4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698"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062"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301"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996"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c>
          <w:tcPr>
            <w:tcW w:w="1134" w:type="dxa"/>
            <w:tcBorders>
              <w:top w:val="nil"/>
              <w:left w:val="nil"/>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24"/>
                <w:szCs w:val="16"/>
                <w:lang w:eastAsia="ru-RU"/>
              </w:rPr>
            </w:pPr>
            <w:r>
              <w:rPr>
                <w:rFonts w:ascii="Times New Roman" w:hAnsi="Times New Roman" w:eastAsia="Times New Roman" w:cs="Times New Roman"/>
                <w:b/>
                <w:bCs/>
                <w:color w:val="000000"/>
                <w:sz w:val="24"/>
                <w:szCs w:val="16"/>
                <w:lang w:eastAsia="ru-RU"/>
              </w:rPr>
              <w:t> </w:t>
            </w:r>
          </w:p>
        </w:tc>
      </w:tr>
    </w:tbl>
    <w:p>
      <w:pPr>
        <w:pStyle w:val="12"/>
        <w:rPr>
          <w:lang w:val="en-US"/>
        </w:rPr>
      </w:pPr>
      <w:r>
        <w:rPr>
          <w:rFonts w:ascii="Times New Roman" w:hAnsi="Times New Roman" w:eastAsia="Times New Roman" w:cs="Times New Roman"/>
          <w:color w:val="000000"/>
          <w:sz w:val="20"/>
          <w:szCs w:val="20"/>
          <w:lang w:eastAsia="ru-RU"/>
        </w:rPr>
        <mc:AlternateContent>
          <mc:Choice Requires="wps">
            <w:drawing>
              <wp:anchor distT="0" distB="0" distL="114300" distR="114300" simplePos="0" relativeHeight="251665408" behindDoc="0" locked="0" layoutInCell="1" allowOverlap="1">
                <wp:simplePos x="0" y="0"/>
                <wp:positionH relativeFrom="column">
                  <wp:posOffset>-851535</wp:posOffset>
                </wp:positionH>
                <wp:positionV relativeFrom="paragraph">
                  <wp:posOffset>-3810</wp:posOffset>
                </wp:positionV>
                <wp:extent cx="7246620" cy="822960"/>
                <wp:effectExtent l="0" t="0" r="0" b="0"/>
                <wp:wrapNone/>
                <wp:docPr id="24" name="Надпись 24"/>
                <wp:cNvGraphicFramePr/>
                <a:graphic xmlns:a="http://schemas.openxmlformats.org/drawingml/2006/main">
                  <a:graphicData uri="http://schemas.microsoft.com/office/word/2010/wordprocessingShape">
                    <wps:wsp>
                      <wps:cNvSpPr txBox="1"/>
                      <wps:spPr>
                        <a:xfrm>
                          <a:off x="0" y="0"/>
                          <a:ext cx="7246620" cy="822960"/>
                        </a:xfrm>
                        <a:prstGeom prst="rect">
                          <a:avLst/>
                        </a:prstGeom>
                        <a:noFill/>
                        <a:ln w="6350">
                          <a:noFill/>
                        </a:ln>
                      </wps:spPr>
                      <wps:txbx>
                        <w:txbxContent>
                          <w:p>
                            <w:pPr>
                              <w:rPr>
                                <w:sz w:val="18"/>
                              </w:rPr>
                            </w:pPr>
                            <w:r>
                              <w:rPr>
                                <w:sz w:val="18"/>
                              </w:rPr>
                              <w:t>Таблица 2. Список определенных методом тандемной жидкостной хроматографии-масс-спектрометрии метаболитов и осмолитов. Цветом выделены различные функциональные группы. Плюс обозначает – относится ли метаболит к функциональной группе.</w:t>
                            </w:r>
                          </w:p>
                          <w:p>
                            <w:pPr>
                              <w:rPr>
                                <w:sz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24" o:spid="_x0000_s1026" o:spt="202" type="#_x0000_t202" style="position:absolute;left:0pt;margin-left:-67.05pt;margin-top:-0.3pt;height:64.8pt;width:570.6pt;z-index:251665408;mso-width-relative:page;mso-height-relative:page;" filled="f" stroked="f" coordsize="21600,21600" o:gfxdata="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ZCjc32wAAAAsBAAAPAAAAAAAAAAEA&#10;IAAAACIAAABkcnMvZG93bnJldi54bWxQSwECFAAUAAAACACHTuJAgHiroUUCAABtBAAADgAAAAAA&#10;AAABACAAAAAqAQAAZHJzL2Uyb0RvYy54bWxQSwUGAAAAAAYABgBZAQAA4QUAAAAA&#10;">
                <v:fill on="f" focussize="0,0"/>
                <v:stroke on="f" weight="0.5pt"/>
                <v:imagedata o:title=""/>
                <o:lock v:ext="edit" aspectratio="f"/>
                <v:textbox>
                  <w:txbxContent>
                    <w:p>
                      <w:pPr>
                        <w:rPr>
                          <w:sz w:val="18"/>
                        </w:rPr>
                      </w:pPr>
                      <w:r>
                        <w:rPr>
                          <w:sz w:val="18"/>
                        </w:rPr>
                        <w:t>Таблица 2. Список определенных методом тандемной жидкостной хроматографии-масс-спектрометрии метаболитов и осмолитов. Цветом выделены различные функциональные группы. Плюс обозначает – относится ли метаболит к функциональной группе.</w:t>
                      </w:r>
                    </w:p>
                    <w:p>
                      <w:pPr>
                        <w:rPr>
                          <w:sz w:val="18"/>
                        </w:rPr>
                      </w:pPr>
                    </w:p>
                  </w:txbxContent>
                </v:textbox>
              </v:shape>
            </w:pict>
          </mc:Fallback>
        </mc:AlternateContent>
      </w:r>
    </w:p>
    <w:p>
      <w:pPr>
        <w:pStyle w:val="12"/>
        <w:rPr>
          <w:lang w:val="en-US"/>
        </w:rPr>
      </w:pPr>
    </w:p>
    <w:p>
      <w:pPr>
        <w:spacing w:after="0" w:line="240" w:lineRule="auto"/>
        <w:rPr>
          <w:lang w:val="en-US"/>
        </w:rPr>
      </w:pPr>
      <w:r>
        <w:rPr>
          <w:lang w:val="en-US"/>
        </w:rPr>
        <w:br w:type="page"/>
      </w:r>
    </w:p>
    <w:tbl>
      <w:tblPr>
        <w:tblStyle w:val="3"/>
        <w:tblpPr w:leftFromText="180" w:rightFromText="180" w:horzAnchor="page" w:tblpX="529" w:tblpY="-348"/>
        <w:tblW w:w="11194" w:type="dxa"/>
        <w:tblInd w:w="0" w:type="dxa"/>
        <w:tblLayout w:type="autofit"/>
        <w:tblCellMar>
          <w:top w:w="0" w:type="dxa"/>
          <w:left w:w="108" w:type="dxa"/>
          <w:bottom w:w="0" w:type="dxa"/>
          <w:right w:w="108" w:type="dxa"/>
        </w:tblCellMar>
      </w:tblPr>
      <w:tblGrid>
        <w:gridCol w:w="1713"/>
        <w:gridCol w:w="409"/>
        <w:gridCol w:w="1134"/>
        <w:gridCol w:w="1134"/>
        <w:gridCol w:w="1134"/>
        <w:gridCol w:w="567"/>
        <w:gridCol w:w="1417"/>
        <w:gridCol w:w="385"/>
        <w:gridCol w:w="1174"/>
        <w:gridCol w:w="1134"/>
        <w:gridCol w:w="993"/>
      </w:tblGrid>
      <w:tr>
        <w:tblPrEx>
          <w:tblCellMar>
            <w:top w:w="0" w:type="dxa"/>
            <w:left w:w="108" w:type="dxa"/>
            <w:bottom w:w="0" w:type="dxa"/>
            <w:right w:w="108" w:type="dxa"/>
          </w:tblCellMar>
        </w:tblPrEx>
        <w:trPr>
          <w:trHeight w:val="288" w:hRule="atLeast"/>
        </w:trPr>
        <w:tc>
          <w:tcPr>
            <w:tcW w:w="1713"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color w:val="000000"/>
                <w:sz w:val="20"/>
                <w:szCs w:val="20"/>
                <w:lang w:eastAsia="ru-RU"/>
              </w:rPr>
              <mc:AlternateContent>
                <mc:Choice Requires="wps">
                  <w:drawing>
                    <wp:anchor distT="0" distB="0" distL="114300" distR="114300" simplePos="0" relativeHeight="251666432" behindDoc="0" locked="0" layoutInCell="1" allowOverlap="1">
                      <wp:simplePos x="0" y="0"/>
                      <wp:positionH relativeFrom="column">
                        <wp:posOffset>-89535</wp:posOffset>
                      </wp:positionH>
                      <wp:positionV relativeFrom="paragraph">
                        <wp:posOffset>-399415</wp:posOffset>
                      </wp:positionV>
                      <wp:extent cx="7246620" cy="822960"/>
                      <wp:effectExtent l="0" t="0" r="0" b="0"/>
                      <wp:wrapNone/>
                      <wp:docPr id="26" name="Надпись 26"/>
                      <wp:cNvGraphicFramePr/>
                      <a:graphic xmlns:a="http://schemas.openxmlformats.org/drawingml/2006/main">
                        <a:graphicData uri="http://schemas.microsoft.com/office/word/2010/wordprocessingShape">
                          <wps:wsp>
                            <wps:cNvSpPr txBox="1"/>
                            <wps:spPr>
                              <a:xfrm>
                                <a:off x="0" y="0"/>
                                <a:ext cx="7246620" cy="822960"/>
                              </a:xfrm>
                              <a:prstGeom prst="rect">
                                <a:avLst/>
                              </a:prstGeom>
                              <a:noFill/>
                              <a:ln w="6350">
                                <a:noFill/>
                              </a:ln>
                            </wps:spPr>
                            <wps:txbx>
                              <w:txbxContent>
                                <w:p>
                                  <w:pPr>
                                    <w:rPr>
                                      <w:sz w:val="18"/>
                                    </w:rPr>
                                  </w:pPr>
                                  <w:r>
                                    <w:rPr>
                                      <w:sz w:val="18"/>
                                    </w:rPr>
                                    <w:t xml:space="preserve">Таблица 3. Результаты дисперсионного анализа для метаболитов. </w:t>
                                  </w:r>
                                </w:p>
                                <w:p>
                                  <w:pPr>
                                    <w:rPr>
                                      <w:sz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26" o:spid="_x0000_s1026" o:spt="202" type="#_x0000_t202" style="position:absolute;left:0pt;margin-left:-7.05pt;margin-top:-31.45pt;height:64.8pt;width:570.6pt;z-index:251666432;mso-width-relative:page;mso-height-relative:page;" filled="f" stroked="f" coordsize="21600,21600" o:gfxdata="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4Uk8z2wAAAAsBAAAPAAAAAAAAAAEA&#10;IAAAACIAAABkcnMvZG93bnJldi54bWxQSwECFAAUAAAACACHTuJA3Z0cSUUCAABtBAAADgAAAAAA&#10;AAABACAAAAAqAQAAZHJzL2Uyb0RvYy54bWxQSwUGAAAAAAYABgBZAQAA4QUAAAAA&#10;">
                      <v:fill on="f" focussize="0,0"/>
                      <v:stroke on="f" weight="0.5pt"/>
                      <v:imagedata o:title=""/>
                      <o:lock v:ext="edit" aspectratio="f"/>
                      <v:textbox>
                        <w:txbxContent>
                          <w:p>
                            <w:pPr>
                              <w:rPr>
                                <w:sz w:val="18"/>
                              </w:rPr>
                            </w:pPr>
                            <w:r>
                              <w:rPr>
                                <w:sz w:val="18"/>
                              </w:rPr>
                              <w:t xml:space="preserve">Таблица 3. Результаты дисперсионного анализа для метаболитов. </w:t>
                            </w:r>
                          </w:p>
                          <w:p>
                            <w:pPr>
                              <w:rPr>
                                <w:sz w:val="18"/>
                              </w:rPr>
                            </w:pPr>
                          </w:p>
                        </w:txbxContent>
                      </v:textbox>
                    </v:shape>
                  </w:pict>
                </mc:Fallback>
              </mc:AlternateContent>
            </w:r>
            <w:r>
              <w:rPr>
                <w:rFonts w:ascii="Times New Roman" w:hAnsi="Times New Roman" w:eastAsia="Times New Roman" w:cs="Times New Roman"/>
                <w:b/>
                <w:bCs/>
                <w:color w:val="000000"/>
                <w:sz w:val="16"/>
                <w:szCs w:val="16"/>
                <w:lang w:eastAsia="ru-RU"/>
              </w:rPr>
              <w:t>Орнитин</w:t>
            </w:r>
          </w:p>
        </w:tc>
        <w:tc>
          <w:tcPr>
            <w:tcW w:w="409"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Df</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SS</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F-критерий</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p-value</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Таурин</w:t>
            </w:r>
          </w:p>
        </w:tc>
        <w:tc>
          <w:tcPr>
            <w:tcW w:w="385"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Df</w:t>
            </w:r>
          </w:p>
        </w:tc>
        <w:tc>
          <w:tcPr>
            <w:tcW w:w="117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SS</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F-критерий</w:t>
            </w:r>
          </w:p>
        </w:tc>
        <w:tc>
          <w:tcPr>
            <w:tcW w:w="993"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p-value</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Жабры</w:t>
            </w:r>
          </w:p>
        </w:tc>
        <w:tc>
          <w:tcPr>
            <w:tcW w:w="409"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b/>
                <w:bCs/>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Жабры</w:t>
            </w:r>
          </w:p>
        </w:tc>
        <w:tc>
          <w:tcPr>
            <w:tcW w:w="385"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7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993"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26409.7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35.7600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21320028</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92.0017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1275.9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3.4552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0.06655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1249248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10.7817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0.001495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734.8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0.9949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0.37407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206730</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0.8921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0.413642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84</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31018.2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84</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9732875</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Гепатопанкреас</w:t>
            </w:r>
          </w:p>
        </w:tc>
        <w:tc>
          <w:tcPr>
            <w:tcW w:w="409"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Гепатопанкреас</w:t>
            </w:r>
          </w:p>
        </w:tc>
        <w:tc>
          <w:tcPr>
            <w:tcW w:w="385"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7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229526</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88.8408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38141530</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60.8390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6966</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5.3922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0.022739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735347</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2.3459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0.1295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12887</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4.9880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0.009059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833797</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1.3300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0.2702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104634</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25390477</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409"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567"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417"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385"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7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993"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r>
      <w:tr>
        <w:tblPrEx>
          <w:tblCellMar>
            <w:top w:w="0" w:type="dxa"/>
            <w:left w:w="108" w:type="dxa"/>
            <w:bottom w:w="0" w:type="dxa"/>
            <w:right w:w="108" w:type="dxa"/>
          </w:tblCellMar>
        </w:tblPrEx>
        <w:trPr>
          <w:trHeight w:val="288" w:hRule="atLeast"/>
        </w:trPr>
        <w:tc>
          <w:tcPr>
            <w:tcW w:w="1713"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Аргининосуккцинат</w:t>
            </w:r>
          </w:p>
        </w:tc>
        <w:tc>
          <w:tcPr>
            <w:tcW w:w="409"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Df</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SS</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F-критерий</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p-value</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Глицин</w:t>
            </w:r>
          </w:p>
        </w:tc>
        <w:tc>
          <w:tcPr>
            <w:tcW w:w="385"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Df</w:t>
            </w:r>
          </w:p>
        </w:tc>
        <w:tc>
          <w:tcPr>
            <w:tcW w:w="117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SS</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F-критерий</w:t>
            </w:r>
          </w:p>
        </w:tc>
        <w:tc>
          <w:tcPr>
            <w:tcW w:w="993"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p-value</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Жабры</w:t>
            </w:r>
          </w:p>
        </w:tc>
        <w:tc>
          <w:tcPr>
            <w:tcW w:w="409"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b/>
                <w:bCs/>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Жабры</w:t>
            </w:r>
          </w:p>
        </w:tc>
        <w:tc>
          <w:tcPr>
            <w:tcW w:w="385"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7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993"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147.291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32.1863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753674</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145.8654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5.972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2.6100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0.1099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32073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12.4149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10.657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2.3287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0.1037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51627</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9.9918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84</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192.200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84</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217010</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Гепатопанкреас</w:t>
            </w:r>
          </w:p>
        </w:tc>
        <w:tc>
          <w:tcPr>
            <w:tcW w:w="409"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Гепатопанкреас</w:t>
            </w:r>
          </w:p>
        </w:tc>
        <w:tc>
          <w:tcPr>
            <w:tcW w:w="385"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7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935.87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25.0034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865503</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131.9746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122.81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6.5621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0.01227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14272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4.3523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0.040104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54.75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1.4628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0.23764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46923</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7.1550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0.001376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1515.90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265603</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409"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567"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417"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385"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7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993"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r>
      <w:tr>
        <w:tblPrEx>
          <w:tblCellMar>
            <w:top w:w="0" w:type="dxa"/>
            <w:left w:w="108" w:type="dxa"/>
            <w:bottom w:w="0" w:type="dxa"/>
            <w:right w:w="108" w:type="dxa"/>
          </w:tblCellMar>
        </w:tblPrEx>
        <w:trPr>
          <w:trHeight w:val="288" w:hRule="atLeast"/>
        </w:trPr>
        <w:tc>
          <w:tcPr>
            <w:tcW w:w="1713"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Аргинин</w:t>
            </w:r>
          </w:p>
        </w:tc>
        <w:tc>
          <w:tcPr>
            <w:tcW w:w="409"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Df</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SS</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F-критерий</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p-value</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ЦМФ</w:t>
            </w:r>
          </w:p>
        </w:tc>
        <w:tc>
          <w:tcPr>
            <w:tcW w:w="385"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Df</w:t>
            </w:r>
          </w:p>
        </w:tc>
        <w:tc>
          <w:tcPr>
            <w:tcW w:w="117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SS</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F-критерий</w:t>
            </w:r>
          </w:p>
        </w:tc>
        <w:tc>
          <w:tcPr>
            <w:tcW w:w="993"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p-value</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Жабры</w:t>
            </w:r>
          </w:p>
        </w:tc>
        <w:tc>
          <w:tcPr>
            <w:tcW w:w="409"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b/>
                <w:bCs/>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Жабры</w:t>
            </w:r>
          </w:p>
        </w:tc>
        <w:tc>
          <w:tcPr>
            <w:tcW w:w="385"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7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993"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5877.7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10.9869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0.2724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1.9404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0.15003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21.2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0.0792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0.7791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0.2706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3.8549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0.05291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1679.8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3.1400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0.0484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0.0287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0.2045</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0.81542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84</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22469.1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84</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5.8956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Гепатопанкреас</w:t>
            </w:r>
          </w:p>
        </w:tc>
        <w:tc>
          <w:tcPr>
            <w:tcW w:w="409"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Гепатопанкреас</w:t>
            </w:r>
          </w:p>
        </w:tc>
        <w:tc>
          <w:tcPr>
            <w:tcW w:w="385"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7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22649</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17.5501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1.2791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2.2605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0.1108</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5772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8.9449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0.003685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0.1268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0.4482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0.5051</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1427</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1.1058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0.335905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0.9254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1.6354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0.2012</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52268</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22.9170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409"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567"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417"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385"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7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993"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r>
      <w:tr>
        <w:tblPrEx>
          <w:tblCellMar>
            <w:top w:w="0" w:type="dxa"/>
            <w:left w:w="108" w:type="dxa"/>
            <w:bottom w:w="0" w:type="dxa"/>
            <w:right w:w="108" w:type="dxa"/>
          </w:tblCellMar>
        </w:tblPrEx>
        <w:trPr>
          <w:trHeight w:val="288" w:hRule="atLeast"/>
        </w:trPr>
        <w:tc>
          <w:tcPr>
            <w:tcW w:w="1713"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АМФ</w:t>
            </w:r>
          </w:p>
        </w:tc>
        <w:tc>
          <w:tcPr>
            <w:tcW w:w="409"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Df</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SS</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F-критерий</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p-value</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ГМФ</w:t>
            </w:r>
          </w:p>
        </w:tc>
        <w:tc>
          <w:tcPr>
            <w:tcW w:w="385"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Df</w:t>
            </w:r>
          </w:p>
        </w:tc>
        <w:tc>
          <w:tcPr>
            <w:tcW w:w="117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SS</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F-критерий</w:t>
            </w:r>
          </w:p>
        </w:tc>
        <w:tc>
          <w:tcPr>
            <w:tcW w:w="993"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p-value</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Жабры</w:t>
            </w:r>
          </w:p>
        </w:tc>
        <w:tc>
          <w:tcPr>
            <w:tcW w:w="409"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b/>
                <w:bCs/>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Жабры</w:t>
            </w:r>
          </w:p>
        </w:tc>
        <w:tc>
          <w:tcPr>
            <w:tcW w:w="385"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7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993"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2599</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1.6719</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0.1941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1850.09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30.3776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29932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38.5134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10.88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0.3572</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0.5517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3526</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2.2682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0.1098</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22.49</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0.3692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0.6924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84</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65283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84</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2557.93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Гепатопанкреас</w:t>
            </w:r>
          </w:p>
        </w:tc>
        <w:tc>
          <w:tcPr>
            <w:tcW w:w="409"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Гепатопанкреас</w:t>
            </w:r>
          </w:p>
        </w:tc>
        <w:tc>
          <w:tcPr>
            <w:tcW w:w="385"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7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144.23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4.2831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0.01705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1378.54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28.9029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64.33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3.8209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0.05407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69.97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2.9342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0.09055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65.04</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1.9315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0.15154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61.03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1.2796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0.28370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1363.78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1931.67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409"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567"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417"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385"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7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993"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r>
      <w:tr>
        <w:tblPrEx>
          <w:tblCellMar>
            <w:top w:w="0" w:type="dxa"/>
            <w:left w:w="108" w:type="dxa"/>
            <w:bottom w:w="0" w:type="dxa"/>
            <w:right w:w="108" w:type="dxa"/>
          </w:tblCellMar>
        </w:tblPrEx>
        <w:trPr>
          <w:trHeight w:val="288" w:hRule="atLeast"/>
        </w:trPr>
        <w:tc>
          <w:tcPr>
            <w:tcW w:w="1713"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Малат</w:t>
            </w:r>
          </w:p>
        </w:tc>
        <w:tc>
          <w:tcPr>
            <w:tcW w:w="409"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Df</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SS</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F-критерий</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p-value</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Лактат</w:t>
            </w:r>
          </w:p>
        </w:tc>
        <w:tc>
          <w:tcPr>
            <w:tcW w:w="385"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Df</w:t>
            </w:r>
          </w:p>
        </w:tc>
        <w:tc>
          <w:tcPr>
            <w:tcW w:w="117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SS</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F-критерий</w:t>
            </w:r>
          </w:p>
        </w:tc>
        <w:tc>
          <w:tcPr>
            <w:tcW w:w="993"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p-value</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Жабры</w:t>
            </w:r>
          </w:p>
        </w:tc>
        <w:tc>
          <w:tcPr>
            <w:tcW w:w="409"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b/>
                <w:bCs/>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Жабры</w:t>
            </w:r>
          </w:p>
        </w:tc>
        <w:tc>
          <w:tcPr>
            <w:tcW w:w="385"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7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993"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48186284</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4.5179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0.01369</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4170</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1.1682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0.3159</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7247175</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1.3590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0.24701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3486</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1.9533</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0.1659</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999044</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0.0937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0.91068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1395</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0.3907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0.6778</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84</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447956667</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84</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149920</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Гепатопанкреас</w:t>
            </w:r>
          </w:p>
        </w:tc>
        <w:tc>
          <w:tcPr>
            <w:tcW w:w="409"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Гепатопанкреас</w:t>
            </w:r>
          </w:p>
        </w:tc>
        <w:tc>
          <w:tcPr>
            <w:tcW w:w="385"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7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12204247</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2.1699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0.12078</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17533</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1.5273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0.2233</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7485756</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2.6619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0.10666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8037</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1.4002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0.2401</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31031750</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5.5174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0.00567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3572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0.3111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0.7335</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227786184</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464940</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409"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567"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417"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385"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7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1134"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c>
          <w:tcPr>
            <w:tcW w:w="993" w:type="dxa"/>
            <w:tcBorders>
              <w:top w:val="nil"/>
              <w:left w:val="nil"/>
              <w:bottom w:val="nil"/>
              <w:right w:val="nil"/>
            </w:tcBorders>
            <w:shd w:val="clear" w:color="auto" w:fill="auto"/>
            <w:noWrap/>
            <w:vAlign w:val="bottom"/>
          </w:tcPr>
          <w:p>
            <w:pPr>
              <w:spacing w:after="0" w:line="240" w:lineRule="auto"/>
              <w:rPr>
                <w:rFonts w:ascii="Times New Roman" w:hAnsi="Times New Roman" w:eastAsia="Times New Roman" w:cs="Times New Roman"/>
                <w:sz w:val="16"/>
                <w:szCs w:val="16"/>
                <w:lang w:eastAsia="ru-RU"/>
              </w:rPr>
            </w:pPr>
          </w:p>
        </w:tc>
      </w:tr>
      <w:tr>
        <w:tblPrEx>
          <w:tblCellMar>
            <w:top w:w="0" w:type="dxa"/>
            <w:left w:w="108" w:type="dxa"/>
            <w:bottom w:w="0" w:type="dxa"/>
            <w:right w:w="108" w:type="dxa"/>
          </w:tblCellMar>
        </w:tblPrEx>
        <w:trPr>
          <w:trHeight w:val="576" w:hRule="atLeast"/>
        </w:trPr>
        <w:tc>
          <w:tcPr>
            <w:tcW w:w="1713"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Суккцинат</w:t>
            </w:r>
          </w:p>
        </w:tc>
        <w:tc>
          <w:tcPr>
            <w:tcW w:w="409"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Df</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SS</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F-критерий</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p-value</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Метионин сульфоксид</w:t>
            </w:r>
          </w:p>
        </w:tc>
        <w:tc>
          <w:tcPr>
            <w:tcW w:w="385"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Df</w:t>
            </w:r>
          </w:p>
        </w:tc>
        <w:tc>
          <w:tcPr>
            <w:tcW w:w="117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SS</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F-критерий</w:t>
            </w:r>
          </w:p>
        </w:tc>
        <w:tc>
          <w:tcPr>
            <w:tcW w:w="993"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p-value</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Жабры</w:t>
            </w:r>
          </w:p>
        </w:tc>
        <w:tc>
          <w:tcPr>
            <w:tcW w:w="409"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b/>
                <w:bCs/>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Жабры</w:t>
            </w:r>
          </w:p>
        </w:tc>
        <w:tc>
          <w:tcPr>
            <w:tcW w:w="385"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7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993"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3769</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3.1460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0.04813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3015.7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7.5624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749</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1.2513</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0.26649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106.8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0.5355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0.4663454</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886</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0.7393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0.48052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333.9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0.8373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0.4364386</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84</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50310</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84</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16748.6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Гепатопанкреас</w:t>
            </w:r>
          </w:p>
        </w:tc>
        <w:tc>
          <w:tcPr>
            <w:tcW w:w="409"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Гепатопанкреас</w:t>
            </w:r>
          </w:p>
        </w:tc>
        <w:tc>
          <w:tcPr>
            <w:tcW w:w="385"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7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13067</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2.1325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0.12515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31935</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20.9394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10953</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3.5749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0.06224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1881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2.4669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0.1202</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7476</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1.2200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0.30060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236</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0.1549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0.8567    </w:t>
            </w:r>
          </w:p>
        </w:tc>
      </w:tr>
      <w:tr>
        <w:tblPrEx>
          <w:tblCellMar>
            <w:top w:w="0" w:type="dxa"/>
            <w:left w:w="108" w:type="dxa"/>
            <w:bottom w:w="0" w:type="dxa"/>
            <w:right w:w="108" w:type="dxa"/>
          </w:tblCellMar>
        </w:tblPrEx>
        <w:trPr>
          <w:trHeight w:val="288" w:hRule="atLeast"/>
        </w:trPr>
        <w:tc>
          <w:tcPr>
            <w:tcW w:w="1713"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409"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248171</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567" w:type="dxa"/>
            <w:tcBorders>
              <w:top w:val="nil"/>
              <w:left w:val="nil"/>
              <w:bottom w:val="nil"/>
              <w:right w:val="nil"/>
            </w:tcBorders>
            <w:shd w:val="clear" w:color="auto" w:fill="auto"/>
            <w:noWrap/>
            <w:vAlign w:val="bottom"/>
          </w:tcPr>
          <w:p>
            <w:pPr>
              <w:spacing w:after="0" w:line="240" w:lineRule="auto"/>
              <w:jc w:val="center"/>
              <w:rPr>
                <w:rFonts w:ascii="Times New Roman" w:hAnsi="Times New Roman" w:eastAsia="Times New Roman" w:cs="Times New Roman"/>
                <w:color w:val="000000"/>
                <w:sz w:val="16"/>
                <w:szCs w:val="16"/>
                <w:lang w:eastAsia="ru-RU"/>
              </w:rPr>
            </w:pPr>
          </w:p>
        </w:tc>
        <w:tc>
          <w:tcPr>
            <w:tcW w:w="1417"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81</w:t>
            </w:r>
          </w:p>
        </w:tc>
        <w:tc>
          <w:tcPr>
            <w:tcW w:w="117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61767</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993"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bl>
    <w:p>
      <w:pPr>
        <w:pStyle w:val="12"/>
        <w:rPr>
          <w:lang w:val="en-US"/>
        </w:rPr>
      </w:pPr>
    </w:p>
    <w:tbl>
      <w:tblPr>
        <w:tblStyle w:val="3"/>
        <w:tblW w:w="5604" w:type="dxa"/>
        <w:tblInd w:w="-1214" w:type="dxa"/>
        <w:tblLayout w:type="autofit"/>
        <w:tblCellMar>
          <w:top w:w="0" w:type="dxa"/>
          <w:left w:w="108" w:type="dxa"/>
          <w:bottom w:w="0" w:type="dxa"/>
          <w:right w:w="108" w:type="dxa"/>
        </w:tblCellMar>
      </w:tblPr>
      <w:tblGrid>
        <w:gridCol w:w="1740"/>
        <w:gridCol w:w="385"/>
        <w:gridCol w:w="1211"/>
        <w:gridCol w:w="1134"/>
        <w:gridCol w:w="1134"/>
      </w:tblGrid>
      <w:tr>
        <w:tblPrEx>
          <w:tblCellMar>
            <w:top w:w="0" w:type="dxa"/>
            <w:left w:w="108" w:type="dxa"/>
            <w:bottom w:w="0" w:type="dxa"/>
            <w:right w:w="108" w:type="dxa"/>
          </w:tblCellMar>
        </w:tblPrEx>
        <w:trPr>
          <w:trHeight w:val="288" w:hRule="atLeast"/>
        </w:trPr>
        <w:tc>
          <w:tcPr>
            <w:tcW w:w="174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Аспартат</w:t>
            </w:r>
          </w:p>
        </w:tc>
        <w:tc>
          <w:tcPr>
            <w:tcW w:w="385"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Df</w:t>
            </w:r>
          </w:p>
        </w:tc>
        <w:tc>
          <w:tcPr>
            <w:tcW w:w="1211"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SS</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F-критерий</w:t>
            </w:r>
          </w:p>
        </w:tc>
        <w:tc>
          <w:tcPr>
            <w:tcW w:w="1134" w:type="dxa"/>
            <w:vMerge w:val="restart"/>
            <w:tcBorders>
              <w:top w:val="single" w:color="auto" w:sz="4" w:space="0"/>
              <w:left w:val="single" w:color="auto" w:sz="4" w:space="0"/>
              <w:bottom w:val="single" w:color="000000"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p-value</w:t>
            </w:r>
          </w:p>
        </w:tc>
      </w:tr>
      <w:tr>
        <w:tblPrEx>
          <w:tblCellMar>
            <w:top w:w="0" w:type="dxa"/>
            <w:left w:w="108" w:type="dxa"/>
            <w:bottom w:w="0" w:type="dxa"/>
            <w:right w:w="108" w:type="dxa"/>
          </w:tblCellMar>
        </w:tblPrEx>
        <w:trPr>
          <w:trHeight w:val="288" w:hRule="atLeast"/>
        </w:trPr>
        <w:tc>
          <w:tcPr>
            <w:tcW w:w="1740"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Жабры</w:t>
            </w:r>
          </w:p>
        </w:tc>
        <w:tc>
          <w:tcPr>
            <w:tcW w:w="385"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211"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c>
          <w:tcPr>
            <w:tcW w:w="1134" w:type="dxa"/>
            <w:vMerge w:val="continue"/>
            <w:tcBorders>
              <w:top w:val="single" w:color="auto" w:sz="4" w:space="0"/>
              <w:left w:val="single" w:color="auto" w:sz="4" w:space="0"/>
              <w:bottom w:val="single" w:color="000000" w:sz="4" w:space="0"/>
              <w:right w:val="single" w:color="auto" w:sz="4" w:space="0"/>
            </w:tcBorders>
            <w:vAlign w:val="center"/>
          </w:tcPr>
          <w:p>
            <w:pPr>
              <w:spacing w:after="0" w:line="240" w:lineRule="auto"/>
              <w:rPr>
                <w:rFonts w:ascii="Times New Roman" w:hAnsi="Times New Roman" w:eastAsia="Times New Roman" w:cs="Times New Roman"/>
                <w:color w:val="000000"/>
                <w:sz w:val="16"/>
                <w:szCs w:val="16"/>
                <w:lang w:eastAsia="ru-RU"/>
              </w:rPr>
            </w:pPr>
          </w:p>
        </w:tc>
      </w:tr>
      <w:tr>
        <w:tblPrEx>
          <w:tblCellMar>
            <w:top w:w="0" w:type="dxa"/>
            <w:left w:w="108" w:type="dxa"/>
            <w:bottom w:w="0" w:type="dxa"/>
            <w:right w:w="108" w:type="dxa"/>
          </w:tblCellMar>
        </w:tblPrEx>
        <w:trPr>
          <w:trHeight w:val="288" w:hRule="atLeast"/>
        </w:trPr>
        <w:tc>
          <w:tcPr>
            <w:tcW w:w="174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211"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209306</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12.2980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r>
      <w:tr>
        <w:tblPrEx>
          <w:tblCellMar>
            <w:top w:w="0" w:type="dxa"/>
            <w:left w:w="108" w:type="dxa"/>
            <w:bottom w:w="0" w:type="dxa"/>
            <w:right w:w="108" w:type="dxa"/>
          </w:tblCellMar>
        </w:tblPrEx>
        <w:trPr>
          <w:trHeight w:val="288" w:hRule="atLeast"/>
        </w:trPr>
        <w:tc>
          <w:tcPr>
            <w:tcW w:w="174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211"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6126</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0.7199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0.39859    </w:t>
            </w:r>
          </w:p>
        </w:tc>
      </w:tr>
      <w:tr>
        <w:tblPrEx>
          <w:tblCellMar>
            <w:top w:w="0" w:type="dxa"/>
            <w:left w:w="108" w:type="dxa"/>
            <w:bottom w:w="0" w:type="dxa"/>
            <w:right w:w="108" w:type="dxa"/>
          </w:tblCellMar>
        </w:tblPrEx>
        <w:trPr>
          <w:trHeight w:val="288" w:hRule="atLeast"/>
        </w:trPr>
        <w:tc>
          <w:tcPr>
            <w:tcW w:w="174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211"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72106</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4.2366</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0.01766 </w:t>
            </w:r>
          </w:p>
        </w:tc>
      </w:tr>
      <w:tr>
        <w:tblPrEx>
          <w:tblCellMar>
            <w:top w:w="0" w:type="dxa"/>
            <w:left w:w="108" w:type="dxa"/>
            <w:bottom w:w="0" w:type="dxa"/>
            <w:right w:w="108" w:type="dxa"/>
          </w:tblCellMar>
        </w:tblPrEx>
        <w:trPr>
          <w:trHeight w:val="288" w:hRule="atLeast"/>
        </w:trPr>
        <w:tc>
          <w:tcPr>
            <w:tcW w:w="174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84</w:t>
            </w:r>
          </w:p>
        </w:tc>
        <w:tc>
          <w:tcPr>
            <w:tcW w:w="1211"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714822</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40" w:type="dxa"/>
            <w:tcBorders>
              <w:top w:val="nil"/>
              <w:left w:val="single" w:color="auto" w:sz="4" w:space="0"/>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b/>
                <w:bCs/>
                <w:color w:val="000000"/>
                <w:sz w:val="16"/>
                <w:szCs w:val="16"/>
                <w:lang w:eastAsia="ru-RU"/>
              </w:rPr>
            </w:pPr>
            <w:r>
              <w:rPr>
                <w:rFonts w:ascii="Times New Roman" w:hAnsi="Times New Roman" w:eastAsia="Times New Roman" w:cs="Times New Roman"/>
                <w:b/>
                <w:bCs/>
                <w:color w:val="000000"/>
                <w:sz w:val="16"/>
                <w:szCs w:val="16"/>
                <w:lang w:eastAsia="ru-RU"/>
              </w:rPr>
              <w:t>Гепатопанкреас</w:t>
            </w:r>
          </w:p>
        </w:tc>
        <w:tc>
          <w:tcPr>
            <w:tcW w:w="385"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211"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000000" w:fill="E7E6E6"/>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r>
        <w:tblPrEx>
          <w:tblCellMar>
            <w:top w:w="0" w:type="dxa"/>
            <w:left w:w="108" w:type="dxa"/>
            <w:bottom w:w="0" w:type="dxa"/>
            <w:right w:w="108" w:type="dxa"/>
          </w:tblCellMar>
        </w:tblPrEx>
        <w:trPr>
          <w:trHeight w:val="288" w:hRule="atLeast"/>
        </w:trPr>
        <w:tc>
          <w:tcPr>
            <w:tcW w:w="174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211"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241685</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21.4317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&lt;0.001</w:t>
            </w:r>
          </w:p>
        </w:tc>
      </w:tr>
      <w:tr>
        <w:tblPrEx>
          <w:tblCellMar>
            <w:top w:w="0" w:type="dxa"/>
            <w:left w:w="108" w:type="dxa"/>
            <w:bottom w:w="0" w:type="dxa"/>
            <w:right w:w="108" w:type="dxa"/>
          </w:tblCellMar>
        </w:tblPrEx>
        <w:trPr>
          <w:trHeight w:val="288" w:hRule="atLeast"/>
        </w:trPr>
        <w:tc>
          <w:tcPr>
            <w:tcW w:w="174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1</w:t>
            </w:r>
          </w:p>
        </w:tc>
        <w:tc>
          <w:tcPr>
            <w:tcW w:w="1211"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46814</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8.3025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0.005066 </w:t>
            </w:r>
          </w:p>
        </w:tc>
      </w:tr>
      <w:tr>
        <w:tblPrEx>
          <w:tblCellMar>
            <w:top w:w="0" w:type="dxa"/>
            <w:left w:w="108" w:type="dxa"/>
            <w:bottom w:w="0" w:type="dxa"/>
            <w:right w:w="108" w:type="dxa"/>
          </w:tblCellMar>
        </w:tblPrEx>
        <w:trPr>
          <w:trHeight w:val="288" w:hRule="atLeast"/>
        </w:trPr>
        <w:tc>
          <w:tcPr>
            <w:tcW w:w="174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Соленость:Вид</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2</w:t>
            </w:r>
          </w:p>
        </w:tc>
        <w:tc>
          <w:tcPr>
            <w:tcW w:w="1211"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34558</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3.0645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xml:space="preserve">0.052125 </w:t>
            </w:r>
          </w:p>
        </w:tc>
      </w:tr>
      <w:tr>
        <w:tblPrEx>
          <w:tblCellMar>
            <w:top w:w="0" w:type="dxa"/>
            <w:left w:w="108" w:type="dxa"/>
            <w:bottom w:w="0" w:type="dxa"/>
            <w:right w:w="108" w:type="dxa"/>
          </w:tblCellMar>
        </w:tblPrEx>
        <w:trPr>
          <w:trHeight w:val="288" w:hRule="atLeast"/>
        </w:trPr>
        <w:tc>
          <w:tcPr>
            <w:tcW w:w="1740" w:type="dxa"/>
            <w:tcBorders>
              <w:top w:val="nil"/>
              <w:left w:val="single" w:color="auto" w:sz="4" w:space="0"/>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Остатки</w:t>
            </w:r>
          </w:p>
        </w:tc>
        <w:tc>
          <w:tcPr>
            <w:tcW w:w="385"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81</w:t>
            </w:r>
          </w:p>
        </w:tc>
        <w:tc>
          <w:tcPr>
            <w:tcW w:w="1211"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456719</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c>
          <w:tcPr>
            <w:tcW w:w="1134"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Times New Roman" w:hAnsi="Times New Roman" w:eastAsia="Times New Roman" w:cs="Times New Roman"/>
                <w:color w:val="000000"/>
                <w:sz w:val="16"/>
                <w:szCs w:val="16"/>
                <w:lang w:eastAsia="ru-RU"/>
              </w:rPr>
            </w:pPr>
            <w:r>
              <w:rPr>
                <w:rFonts w:ascii="Times New Roman" w:hAnsi="Times New Roman" w:eastAsia="Times New Roman" w:cs="Times New Roman"/>
                <w:color w:val="000000"/>
                <w:sz w:val="16"/>
                <w:szCs w:val="16"/>
                <w:lang w:eastAsia="ru-RU"/>
              </w:rPr>
              <w:t> </w:t>
            </w:r>
          </w:p>
        </w:tc>
      </w:tr>
    </w:tbl>
    <w:p>
      <w:pPr>
        <w:pStyle w:val="12"/>
        <w:rPr>
          <w:lang w:val="en-US"/>
        </w:rPr>
      </w:pPr>
    </w:p>
    <w:p>
      <w:pPr>
        <w:pStyle w:val="12"/>
        <w:rPr>
          <w:lang w:val="en-US"/>
        </w:rPr>
      </w:pPr>
    </w:p>
    <w:p>
      <w:pPr>
        <w:pStyle w:val="12"/>
        <w:rPr>
          <w:lang w:val="en-US"/>
        </w:rPr>
      </w:pPr>
    </w:p>
    <w:p>
      <w:pPr>
        <w:pStyle w:val="12"/>
        <w:rPr>
          <w:lang w:val="en-US"/>
        </w:rPr>
      </w:pPr>
    </w:p>
    <w:p>
      <w:pPr>
        <w:pStyle w:val="12"/>
        <w:rPr>
          <w:lang w:val="en-US"/>
        </w:rPr>
      </w:pPr>
    </w:p>
    <w:p>
      <w:pPr>
        <w:pStyle w:val="12"/>
        <w:rPr>
          <w:lang w:val="en-US"/>
        </w:rPr>
      </w:pPr>
    </w:p>
    <w:p>
      <w:pPr>
        <w:pStyle w:val="12"/>
        <w:rPr>
          <w:lang w:val="en-US"/>
        </w:rPr>
      </w:pPr>
    </w:p>
    <w:p>
      <w:pPr>
        <w:pStyle w:val="12"/>
        <w:rPr>
          <w:lang w:val="en-US"/>
        </w:rPr>
      </w:pPr>
    </w:p>
    <w:p>
      <w:pPr>
        <w:pStyle w:val="12"/>
        <w:rPr>
          <w:lang w:val="en-US"/>
        </w:rPr>
      </w:pPr>
    </w:p>
    <w:p>
      <w:pPr>
        <w:pStyle w:val="12"/>
        <w:rPr>
          <w:lang w:val="en-US"/>
        </w:rPr>
      </w:pPr>
    </w:p>
    <w:p>
      <w:pPr>
        <w:pStyle w:val="12"/>
        <w:rPr>
          <w:lang w:val="en-US"/>
        </w:rPr>
      </w:pPr>
    </w:p>
    <w:p>
      <w:pPr>
        <w:pStyle w:val="12"/>
        <w:rPr>
          <w:lang w:val="en-US"/>
        </w:rPr>
      </w:pPr>
    </w:p>
    <w:p>
      <w:pPr>
        <w:pStyle w:val="12"/>
        <w:rPr>
          <w:lang w:val="en-US"/>
        </w:rPr>
      </w:pPr>
    </w:p>
    <w:p>
      <w:pPr>
        <w:pStyle w:val="12"/>
        <w:rPr>
          <w:lang w:val="en-US"/>
        </w:rPr>
      </w:pPr>
    </w:p>
    <w:p>
      <w:r>
        <w:t>Таблица. 4. Структура экспериментальных поселений в Эксперименте 1.</w:t>
      </w:r>
    </w:p>
    <w:tbl>
      <w:tblPr>
        <w:tblStyle w:val="3"/>
        <w:tblW w:w="8760" w:type="dxa"/>
        <w:tblInd w:w="0" w:type="dxa"/>
        <w:tblLayout w:type="autofit"/>
        <w:tblCellMar>
          <w:top w:w="0" w:type="dxa"/>
          <w:left w:w="108" w:type="dxa"/>
          <w:bottom w:w="0" w:type="dxa"/>
          <w:right w:w="108" w:type="dxa"/>
        </w:tblCellMar>
      </w:tblPr>
      <w:tblGrid>
        <w:gridCol w:w="1140"/>
        <w:gridCol w:w="1540"/>
        <w:gridCol w:w="1220"/>
        <w:gridCol w:w="1120"/>
        <w:gridCol w:w="1220"/>
        <w:gridCol w:w="1140"/>
        <w:gridCol w:w="1509"/>
      </w:tblGrid>
      <w:tr>
        <w:tblPrEx>
          <w:tblCellMar>
            <w:top w:w="0" w:type="dxa"/>
            <w:left w:w="108" w:type="dxa"/>
            <w:bottom w:w="0" w:type="dxa"/>
            <w:right w:w="108" w:type="dxa"/>
          </w:tblCellMar>
        </w:tblPrEx>
        <w:trPr>
          <w:trHeight w:val="864" w:hRule="atLeast"/>
        </w:trPr>
        <w:tc>
          <w:tcPr>
            <w:tcW w:w="1140"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ascii="Calibri" w:hAnsi="Calibri" w:eastAsia="Times New Roman" w:cs="Calibri"/>
                <w:color w:val="000000"/>
                <w:lang w:eastAsia="ru-RU"/>
              </w:rPr>
            </w:pPr>
            <w:r>
              <w:rPr>
                <w:rFonts w:ascii="Calibri" w:hAnsi="Calibri" w:eastAsia="Times New Roman" w:cs="Calibri"/>
                <w:color w:val="000000"/>
                <w:lang w:eastAsia="ru-RU"/>
              </w:rPr>
              <w:t>Станция</w:t>
            </w:r>
          </w:p>
        </w:tc>
        <w:tc>
          <w:tcPr>
            <w:tcW w:w="1540"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Тип поселения</w:t>
            </w:r>
          </w:p>
        </w:tc>
        <w:tc>
          <w:tcPr>
            <w:tcW w:w="1220"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Кол-во меченых МТ</w:t>
            </w:r>
          </w:p>
        </w:tc>
        <w:tc>
          <w:tcPr>
            <w:tcW w:w="1120"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Кол-во меченых МЕ</w:t>
            </w:r>
          </w:p>
        </w:tc>
        <w:tc>
          <w:tcPr>
            <w:tcW w:w="1220"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Кол-во фоновых МТ</w:t>
            </w:r>
          </w:p>
        </w:tc>
        <w:tc>
          <w:tcPr>
            <w:tcW w:w="1140"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Кол-во фоновых МЕ</w:t>
            </w:r>
          </w:p>
        </w:tc>
        <w:tc>
          <w:tcPr>
            <w:tcW w:w="1380" w:type="dxa"/>
            <w:tcBorders>
              <w:top w:val="single" w:color="auto" w:sz="4" w:space="0"/>
              <w:left w:val="nil"/>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Кол-во повторностей</w:t>
            </w:r>
          </w:p>
        </w:tc>
      </w:tr>
      <w:tr>
        <w:tblPrEx>
          <w:tblCellMar>
            <w:top w:w="0" w:type="dxa"/>
            <w:left w:w="108" w:type="dxa"/>
            <w:bottom w:w="0" w:type="dxa"/>
            <w:right w:w="108" w:type="dxa"/>
          </w:tblCellMar>
        </w:tblPrEx>
        <w:trPr>
          <w:trHeight w:val="288" w:hRule="atLeast"/>
        </w:trPr>
        <w:tc>
          <w:tcPr>
            <w:tcW w:w="1140" w:type="dxa"/>
            <w:vMerge w:val="restart"/>
            <w:tcBorders>
              <w:top w:val="nil"/>
              <w:left w:val="single" w:color="auto" w:sz="4" w:space="0"/>
              <w:bottom w:val="single" w:color="auto"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Лувеньга</w:t>
            </w:r>
          </w:p>
        </w:tc>
        <w:tc>
          <w:tcPr>
            <w:tcW w:w="154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МТ-dominated</w:t>
            </w:r>
          </w:p>
        </w:tc>
        <w:tc>
          <w:tcPr>
            <w:tcW w:w="12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12</w:t>
            </w:r>
          </w:p>
        </w:tc>
        <w:tc>
          <w:tcPr>
            <w:tcW w:w="11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12</w:t>
            </w:r>
          </w:p>
        </w:tc>
        <w:tc>
          <w:tcPr>
            <w:tcW w:w="12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100</w:t>
            </w:r>
          </w:p>
        </w:tc>
        <w:tc>
          <w:tcPr>
            <w:tcW w:w="114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38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88" w:hRule="atLeast"/>
        </w:trPr>
        <w:tc>
          <w:tcPr>
            <w:tcW w:w="1140"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54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МЕ-dominated</w:t>
            </w:r>
          </w:p>
        </w:tc>
        <w:tc>
          <w:tcPr>
            <w:tcW w:w="12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12</w:t>
            </w:r>
          </w:p>
        </w:tc>
        <w:tc>
          <w:tcPr>
            <w:tcW w:w="11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12</w:t>
            </w:r>
          </w:p>
        </w:tc>
        <w:tc>
          <w:tcPr>
            <w:tcW w:w="12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14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100</w:t>
            </w:r>
          </w:p>
        </w:tc>
        <w:tc>
          <w:tcPr>
            <w:tcW w:w="138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88" w:hRule="atLeast"/>
        </w:trPr>
        <w:tc>
          <w:tcPr>
            <w:tcW w:w="1140"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54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Контроль</w:t>
            </w:r>
          </w:p>
        </w:tc>
        <w:tc>
          <w:tcPr>
            <w:tcW w:w="12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12</w:t>
            </w:r>
          </w:p>
        </w:tc>
        <w:tc>
          <w:tcPr>
            <w:tcW w:w="11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12</w:t>
            </w:r>
          </w:p>
        </w:tc>
        <w:tc>
          <w:tcPr>
            <w:tcW w:w="12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14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38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76" w:hRule="atLeast"/>
        </w:trPr>
        <w:tc>
          <w:tcPr>
            <w:tcW w:w="1140" w:type="dxa"/>
            <w:vMerge w:val="restart"/>
            <w:tcBorders>
              <w:top w:val="nil"/>
              <w:left w:val="single" w:color="auto" w:sz="4" w:space="0"/>
              <w:bottom w:val="single" w:color="000000" w:sz="4" w:space="0"/>
              <w:right w:val="single" w:color="auto" w:sz="4" w:space="0"/>
            </w:tcBorders>
            <w:shd w:val="clear" w:color="auto" w:fill="auto"/>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о. Телячий</w:t>
            </w:r>
          </w:p>
        </w:tc>
        <w:tc>
          <w:tcPr>
            <w:tcW w:w="154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МТ-dominated</w:t>
            </w:r>
          </w:p>
        </w:tc>
        <w:tc>
          <w:tcPr>
            <w:tcW w:w="12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12</w:t>
            </w:r>
          </w:p>
        </w:tc>
        <w:tc>
          <w:tcPr>
            <w:tcW w:w="11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12</w:t>
            </w:r>
          </w:p>
        </w:tc>
        <w:tc>
          <w:tcPr>
            <w:tcW w:w="12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100</w:t>
            </w:r>
          </w:p>
        </w:tc>
        <w:tc>
          <w:tcPr>
            <w:tcW w:w="114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38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88" w:hRule="atLeast"/>
        </w:trPr>
        <w:tc>
          <w:tcPr>
            <w:tcW w:w="114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54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МЕ-dominated</w:t>
            </w:r>
          </w:p>
        </w:tc>
        <w:tc>
          <w:tcPr>
            <w:tcW w:w="12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12</w:t>
            </w:r>
          </w:p>
        </w:tc>
        <w:tc>
          <w:tcPr>
            <w:tcW w:w="11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12</w:t>
            </w:r>
          </w:p>
        </w:tc>
        <w:tc>
          <w:tcPr>
            <w:tcW w:w="12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14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100</w:t>
            </w:r>
          </w:p>
        </w:tc>
        <w:tc>
          <w:tcPr>
            <w:tcW w:w="138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88" w:hRule="atLeast"/>
        </w:trPr>
        <w:tc>
          <w:tcPr>
            <w:tcW w:w="114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54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Контроль</w:t>
            </w:r>
          </w:p>
        </w:tc>
        <w:tc>
          <w:tcPr>
            <w:tcW w:w="12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12</w:t>
            </w:r>
          </w:p>
        </w:tc>
        <w:tc>
          <w:tcPr>
            <w:tcW w:w="11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12</w:t>
            </w:r>
          </w:p>
        </w:tc>
        <w:tc>
          <w:tcPr>
            <w:tcW w:w="122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14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38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bl>
    <w:p>
      <w:pPr>
        <w:pStyle w:val="12"/>
        <w:rPr>
          <w:lang w:val="en-US"/>
        </w:rPr>
      </w:pPr>
    </w:p>
    <w:p>
      <w:pPr>
        <w:pStyle w:val="12"/>
        <w:rPr>
          <w:lang w:val="en-US"/>
        </w:rPr>
      </w:pPr>
    </w:p>
    <w:p>
      <w:pPr>
        <w:rPr>
          <w:ins w:id="1255" w:author="polyd" w:date="2023-06-15T14:41:12Z"/>
        </w:rPr>
      </w:pPr>
      <w:ins w:id="1256" w:author="polyd" w:date="2023-06-15T14:41:12Z">
        <w:r>
          <w:rPr/>
          <w:t>Таблица 5. Структура экспериментальных поселений в Эксперименте 2.</w:t>
        </w:r>
      </w:ins>
    </w:p>
    <w:p>
      <w:pPr>
        <w:pStyle w:val="12"/>
        <w:rPr>
          <w:del w:id="1257" w:author="polyd" w:date="2023-06-15T14:41:12Z"/>
          <w:lang w:val="en-US"/>
        </w:rPr>
      </w:pPr>
    </w:p>
    <w:tbl>
      <w:tblPr>
        <w:tblStyle w:val="3"/>
        <w:tblpPr w:leftFromText="180" w:rightFromText="180" w:vertAnchor="text" w:horzAnchor="margin" w:tblpXSpec="right" w:tblpY="340"/>
        <w:tblW w:w="10457" w:type="dxa"/>
        <w:tblInd w:w="0" w:type="dxa"/>
        <w:tblLayout w:type="autofit"/>
        <w:tblCellMar>
          <w:top w:w="0" w:type="dxa"/>
          <w:left w:w="108" w:type="dxa"/>
          <w:bottom w:w="0" w:type="dxa"/>
          <w:right w:w="108" w:type="dxa"/>
        </w:tblCellMar>
      </w:tblPr>
      <w:tblGrid>
        <w:gridCol w:w="1308"/>
        <w:gridCol w:w="1540"/>
        <w:gridCol w:w="1400"/>
        <w:gridCol w:w="1120"/>
        <w:gridCol w:w="1220"/>
        <w:gridCol w:w="1140"/>
        <w:gridCol w:w="1220"/>
        <w:gridCol w:w="1509"/>
      </w:tblGrid>
      <w:tr>
        <w:tblPrEx>
          <w:tblCellMar>
            <w:top w:w="0" w:type="dxa"/>
            <w:left w:w="108" w:type="dxa"/>
            <w:bottom w:w="0" w:type="dxa"/>
            <w:right w:w="108" w:type="dxa"/>
          </w:tblCellMar>
        </w:tblPrEx>
        <w:trPr>
          <w:trHeight w:val="864" w:hRule="atLeast"/>
        </w:trPr>
        <w:tc>
          <w:tcPr>
            <w:tcW w:w="1308" w:type="dxa"/>
            <w:tcBorders>
              <w:top w:val="single" w:color="auto" w:sz="4" w:space="0"/>
              <w:left w:val="single" w:color="auto" w:sz="4" w:space="0"/>
              <w:bottom w:val="single" w:color="auto" w:sz="4" w:space="0"/>
              <w:right w:val="single" w:color="auto" w:sz="4" w:space="0"/>
            </w:tcBorders>
            <w:shd w:val="clear" w:color="000000" w:fill="EDEDED"/>
            <w:vAlign w:val="center"/>
          </w:tcPr>
          <w:p>
            <w:pPr>
              <w:spacing w:after="0" w:line="240" w:lineRule="auto"/>
              <w:jc w:val="center"/>
              <w:rPr>
                <w:rFonts w:ascii="Calibri" w:hAnsi="Calibri" w:eastAsia="Times New Roman" w:cs="Calibri"/>
                <w:color w:val="000000"/>
                <w:lang w:eastAsia="ru-RU"/>
              </w:rPr>
            </w:pPr>
            <w:del w:id="1258" w:author="polyd" w:date="2023-06-15T14:41:14Z">
              <w:r>
                <w:rPr>
                  <w:rFonts w:ascii="Calibri" w:hAnsi="Calibri" w:eastAsia="Times New Roman" w:cs="Calibri"/>
                  <w:color w:val="000000"/>
                  <w:lang w:eastAsia="ru-RU"/>
                </w:rPr>
                <w:delText>В</w:delText>
              </w:r>
            </w:del>
            <w:r>
              <w:rPr>
                <w:rFonts w:ascii="Calibri" w:hAnsi="Calibri" w:eastAsia="Times New Roman" w:cs="Calibri"/>
                <w:color w:val="000000"/>
                <w:lang w:eastAsia="ru-RU"/>
              </w:rPr>
              <w:t>ремя экспозиции</w:t>
            </w:r>
          </w:p>
        </w:tc>
        <w:tc>
          <w:tcPr>
            <w:tcW w:w="1540" w:type="dxa"/>
            <w:tcBorders>
              <w:top w:val="single" w:color="auto" w:sz="4" w:space="0"/>
              <w:left w:val="nil"/>
              <w:bottom w:val="single" w:color="auto" w:sz="4" w:space="0"/>
              <w:right w:val="single" w:color="auto" w:sz="4" w:space="0"/>
            </w:tcBorders>
            <w:shd w:val="clear" w:color="000000" w:fill="EDEDED"/>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Плотность поселения</w:t>
            </w:r>
          </w:p>
        </w:tc>
        <w:tc>
          <w:tcPr>
            <w:tcW w:w="1400" w:type="dxa"/>
            <w:tcBorders>
              <w:top w:val="single" w:color="auto" w:sz="4" w:space="0"/>
              <w:left w:val="nil"/>
              <w:bottom w:val="single" w:color="auto" w:sz="4" w:space="0"/>
              <w:right w:val="single" w:color="auto" w:sz="4" w:space="0"/>
            </w:tcBorders>
            <w:shd w:val="clear" w:color="000000" w:fill="EDEDED"/>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Тип поселения</w:t>
            </w:r>
          </w:p>
        </w:tc>
        <w:tc>
          <w:tcPr>
            <w:tcW w:w="1120" w:type="dxa"/>
            <w:tcBorders>
              <w:top w:val="single" w:color="auto" w:sz="4" w:space="0"/>
              <w:left w:val="nil"/>
              <w:bottom w:val="single" w:color="auto" w:sz="4" w:space="0"/>
              <w:right w:val="single" w:color="auto" w:sz="4" w:space="0"/>
            </w:tcBorders>
            <w:shd w:val="clear" w:color="000000" w:fill="EDEDED"/>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Кол-во меченых МТ</w:t>
            </w:r>
          </w:p>
        </w:tc>
        <w:tc>
          <w:tcPr>
            <w:tcW w:w="1220" w:type="dxa"/>
            <w:tcBorders>
              <w:top w:val="single" w:color="auto" w:sz="4" w:space="0"/>
              <w:left w:val="nil"/>
              <w:bottom w:val="single" w:color="auto" w:sz="4" w:space="0"/>
              <w:right w:val="single" w:color="auto" w:sz="4" w:space="0"/>
            </w:tcBorders>
            <w:shd w:val="clear" w:color="000000" w:fill="EDEDED"/>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Кол-во меченых МЕ</w:t>
            </w:r>
          </w:p>
        </w:tc>
        <w:tc>
          <w:tcPr>
            <w:tcW w:w="1140" w:type="dxa"/>
            <w:tcBorders>
              <w:top w:val="single" w:color="auto" w:sz="4" w:space="0"/>
              <w:left w:val="nil"/>
              <w:bottom w:val="single" w:color="auto" w:sz="4" w:space="0"/>
              <w:right w:val="single" w:color="auto" w:sz="4" w:space="0"/>
            </w:tcBorders>
            <w:shd w:val="clear" w:color="000000" w:fill="EDEDED"/>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Кол-во фоновых МТ</w:t>
            </w:r>
          </w:p>
        </w:tc>
        <w:tc>
          <w:tcPr>
            <w:tcW w:w="1220" w:type="dxa"/>
            <w:tcBorders>
              <w:top w:val="single" w:color="auto" w:sz="4" w:space="0"/>
              <w:left w:val="nil"/>
              <w:bottom w:val="single" w:color="auto" w:sz="4" w:space="0"/>
              <w:right w:val="single" w:color="auto" w:sz="4" w:space="0"/>
            </w:tcBorders>
            <w:shd w:val="clear" w:color="000000" w:fill="EDEDED"/>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Кол-во фоновых МЕ</w:t>
            </w:r>
          </w:p>
        </w:tc>
        <w:tc>
          <w:tcPr>
            <w:tcW w:w="1509" w:type="dxa"/>
            <w:tcBorders>
              <w:top w:val="single" w:color="auto" w:sz="4" w:space="0"/>
              <w:left w:val="nil"/>
              <w:bottom w:val="single" w:color="auto" w:sz="4" w:space="0"/>
              <w:right w:val="single" w:color="auto" w:sz="4" w:space="0"/>
            </w:tcBorders>
            <w:shd w:val="clear" w:color="000000" w:fill="EDEDED"/>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Кол-во повторностей</w:t>
            </w:r>
          </w:p>
        </w:tc>
      </w:tr>
      <w:tr>
        <w:tblPrEx>
          <w:tblCellMar>
            <w:top w:w="0" w:type="dxa"/>
            <w:left w:w="108" w:type="dxa"/>
            <w:bottom w:w="0" w:type="dxa"/>
            <w:right w:w="108" w:type="dxa"/>
          </w:tblCellMar>
        </w:tblPrEx>
        <w:trPr>
          <w:trHeight w:val="288" w:hRule="atLeast"/>
        </w:trPr>
        <w:tc>
          <w:tcPr>
            <w:tcW w:w="1308" w:type="dxa"/>
            <w:vMerge w:val="restart"/>
            <w:tcBorders>
              <w:top w:val="nil"/>
              <w:left w:val="single" w:color="auto" w:sz="4" w:space="0"/>
              <w:bottom w:val="single" w:color="auto" w:sz="4" w:space="0"/>
              <w:right w:val="single" w:color="auto" w:sz="4" w:space="0"/>
            </w:tcBorders>
            <w:shd w:val="clear" w:color="000000" w:fill="DDEBF7"/>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8 месяцев (январь -сентябрь)</w:t>
            </w:r>
          </w:p>
        </w:tc>
        <w:tc>
          <w:tcPr>
            <w:tcW w:w="1540" w:type="dxa"/>
            <w:vMerge w:val="restart"/>
            <w:tcBorders>
              <w:top w:val="nil"/>
              <w:left w:val="single" w:color="auto" w:sz="4" w:space="0"/>
              <w:bottom w:val="single" w:color="000000"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Высокая</w:t>
            </w:r>
          </w:p>
        </w:tc>
        <w:tc>
          <w:tcPr>
            <w:tcW w:w="140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МТ-dominated</w:t>
            </w:r>
          </w:p>
        </w:tc>
        <w:tc>
          <w:tcPr>
            <w:tcW w:w="11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2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14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80</w:t>
            </w:r>
          </w:p>
        </w:tc>
        <w:tc>
          <w:tcPr>
            <w:tcW w:w="12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509"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88" w:hRule="atLeast"/>
        </w:trPr>
        <w:tc>
          <w:tcPr>
            <w:tcW w:w="130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54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40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МЕ-dominated</w:t>
            </w:r>
          </w:p>
        </w:tc>
        <w:tc>
          <w:tcPr>
            <w:tcW w:w="11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2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14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2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80</w:t>
            </w:r>
          </w:p>
        </w:tc>
        <w:tc>
          <w:tcPr>
            <w:tcW w:w="1509"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88" w:hRule="atLeast"/>
        </w:trPr>
        <w:tc>
          <w:tcPr>
            <w:tcW w:w="130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54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40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МТ-МЕ</w:t>
            </w:r>
          </w:p>
        </w:tc>
        <w:tc>
          <w:tcPr>
            <w:tcW w:w="11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2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14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40</w:t>
            </w:r>
          </w:p>
        </w:tc>
        <w:tc>
          <w:tcPr>
            <w:tcW w:w="12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40</w:t>
            </w:r>
          </w:p>
        </w:tc>
        <w:tc>
          <w:tcPr>
            <w:tcW w:w="1509"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88" w:hRule="atLeast"/>
        </w:trPr>
        <w:tc>
          <w:tcPr>
            <w:tcW w:w="130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540" w:type="dxa"/>
            <w:vMerge w:val="restart"/>
            <w:tcBorders>
              <w:top w:val="nil"/>
              <w:left w:val="single" w:color="auto" w:sz="4" w:space="0"/>
              <w:bottom w:val="single" w:color="000000"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Разреженная</w:t>
            </w:r>
          </w:p>
        </w:tc>
        <w:tc>
          <w:tcPr>
            <w:tcW w:w="140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МТ-dominated</w:t>
            </w:r>
          </w:p>
        </w:tc>
        <w:tc>
          <w:tcPr>
            <w:tcW w:w="11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2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14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40</w:t>
            </w:r>
          </w:p>
        </w:tc>
        <w:tc>
          <w:tcPr>
            <w:tcW w:w="12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509"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88" w:hRule="atLeast"/>
        </w:trPr>
        <w:tc>
          <w:tcPr>
            <w:tcW w:w="130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54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40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МЕ-dominated</w:t>
            </w:r>
          </w:p>
        </w:tc>
        <w:tc>
          <w:tcPr>
            <w:tcW w:w="11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2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14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2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40</w:t>
            </w:r>
          </w:p>
        </w:tc>
        <w:tc>
          <w:tcPr>
            <w:tcW w:w="1509"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88" w:hRule="atLeast"/>
        </w:trPr>
        <w:tc>
          <w:tcPr>
            <w:tcW w:w="130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54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40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МТ-МЕ</w:t>
            </w:r>
          </w:p>
        </w:tc>
        <w:tc>
          <w:tcPr>
            <w:tcW w:w="11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2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14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20</w:t>
            </w:r>
          </w:p>
        </w:tc>
        <w:tc>
          <w:tcPr>
            <w:tcW w:w="12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20</w:t>
            </w:r>
          </w:p>
        </w:tc>
        <w:tc>
          <w:tcPr>
            <w:tcW w:w="1509"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88" w:hRule="atLeast"/>
        </w:trPr>
        <w:tc>
          <w:tcPr>
            <w:tcW w:w="130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54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40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Контроль</w:t>
            </w:r>
          </w:p>
        </w:tc>
        <w:tc>
          <w:tcPr>
            <w:tcW w:w="11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2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14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220"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509" w:type="dxa"/>
            <w:tcBorders>
              <w:top w:val="nil"/>
              <w:left w:val="nil"/>
              <w:bottom w:val="single" w:color="auto" w:sz="4" w:space="0"/>
              <w:right w:val="single" w:color="auto" w:sz="4" w:space="0"/>
            </w:tcBorders>
            <w:shd w:val="clear" w:color="000000" w:fill="DDEBF7"/>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88" w:hRule="atLeast"/>
        </w:trPr>
        <w:tc>
          <w:tcPr>
            <w:tcW w:w="1308" w:type="dxa"/>
            <w:vMerge w:val="restart"/>
            <w:tcBorders>
              <w:top w:val="nil"/>
              <w:left w:val="single" w:color="auto" w:sz="4" w:space="0"/>
              <w:bottom w:val="single" w:color="auto" w:sz="4" w:space="0"/>
              <w:right w:val="single" w:color="auto" w:sz="4" w:space="0"/>
            </w:tcBorders>
            <w:shd w:val="clear" w:color="000000" w:fill="FCE4D6"/>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3 месяца (июнь -сентябрь)</w:t>
            </w:r>
          </w:p>
        </w:tc>
        <w:tc>
          <w:tcPr>
            <w:tcW w:w="1540" w:type="dxa"/>
            <w:vMerge w:val="restart"/>
            <w:tcBorders>
              <w:top w:val="nil"/>
              <w:left w:val="single" w:color="auto" w:sz="4" w:space="0"/>
              <w:bottom w:val="single" w:color="000000"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Высокая</w:t>
            </w:r>
          </w:p>
        </w:tc>
        <w:tc>
          <w:tcPr>
            <w:tcW w:w="140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МТ-dominated</w:t>
            </w:r>
          </w:p>
        </w:tc>
        <w:tc>
          <w:tcPr>
            <w:tcW w:w="112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22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14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80</w:t>
            </w:r>
          </w:p>
        </w:tc>
        <w:tc>
          <w:tcPr>
            <w:tcW w:w="122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509"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88" w:hRule="atLeast"/>
        </w:trPr>
        <w:tc>
          <w:tcPr>
            <w:tcW w:w="130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54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40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МЕ-dominated</w:t>
            </w:r>
          </w:p>
        </w:tc>
        <w:tc>
          <w:tcPr>
            <w:tcW w:w="112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22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14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22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80</w:t>
            </w:r>
          </w:p>
        </w:tc>
        <w:tc>
          <w:tcPr>
            <w:tcW w:w="1509"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88" w:hRule="atLeast"/>
        </w:trPr>
        <w:tc>
          <w:tcPr>
            <w:tcW w:w="130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54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40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МТ-МЕ</w:t>
            </w:r>
          </w:p>
        </w:tc>
        <w:tc>
          <w:tcPr>
            <w:tcW w:w="112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22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14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40</w:t>
            </w:r>
          </w:p>
        </w:tc>
        <w:tc>
          <w:tcPr>
            <w:tcW w:w="122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40</w:t>
            </w:r>
          </w:p>
        </w:tc>
        <w:tc>
          <w:tcPr>
            <w:tcW w:w="1509"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r>
        <w:tblPrEx>
          <w:tblCellMar>
            <w:top w:w="0" w:type="dxa"/>
            <w:left w:w="108" w:type="dxa"/>
            <w:bottom w:w="0" w:type="dxa"/>
            <w:right w:w="108" w:type="dxa"/>
          </w:tblCellMar>
        </w:tblPrEx>
        <w:trPr>
          <w:trHeight w:val="288" w:hRule="atLeast"/>
        </w:trPr>
        <w:tc>
          <w:tcPr>
            <w:tcW w:w="130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ascii="Calibri" w:hAnsi="Calibri" w:eastAsia="Times New Roman" w:cs="Calibri"/>
                <w:color w:val="000000"/>
                <w:lang w:eastAsia="ru-RU"/>
              </w:rPr>
            </w:pPr>
          </w:p>
        </w:tc>
        <w:tc>
          <w:tcPr>
            <w:tcW w:w="154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40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Контроль</w:t>
            </w:r>
          </w:p>
        </w:tc>
        <w:tc>
          <w:tcPr>
            <w:tcW w:w="112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22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11</w:t>
            </w:r>
          </w:p>
        </w:tc>
        <w:tc>
          <w:tcPr>
            <w:tcW w:w="114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220"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w:t>
            </w:r>
          </w:p>
        </w:tc>
        <w:tc>
          <w:tcPr>
            <w:tcW w:w="1509" w:type="dxa"/>
            <w:tcBorders>
              <w:top w:val="nil"/>
              <w:left w:val="nil"/>
              <w:bottom w:val="single" w:color="auto" w:sz="4" w:space="0"/>
              <w:right w:val="single" w:color="auto" w:sz="4" w:space="0"/>
            </w:tcBorders>
            <w:shd w:val="clear" w:color="000000" w:fill="FCE4D6"/>
            <w:noWrap/>
            <w:vAlign w:val="center"/>
          </w:tcPr>
          <w:p>
            <w:pPr>
              <w:spacing w:after="0" w:line="240" w:lineRule="auto"/>
              <w:jc w:val="center"/>
              <w:rPr>
                <w:rFonts w:ascii="Calibri" w:hAnsi="Calibri" w:eastAsia="Times New Roman" w:cs="Calibri"/>
                <w:color w:val="000000"/>
                <w:lang w:eastAsia="ru-RU"/>
              </w:rPr>
            </w:pPr>
            <w:r>
              <w:rPr>
                <w:rFonts w:ascii="Calibri" w:hAnsi="Calibri" w:eastAsia="Times New Roman" w:cs="Calibri"/>
                <w:color w:val="000000"/>
                <w:lang w:eastAsia="ru-RU"/>
              </w:rPr>
              <w:t>4</w:t>
            </w:r>
          </w:p>
        </w:tc>
      </w:tr>
    </w:tbl>
    <w:p>
      <w:pPr>
        <w:rPr>
          <w:del w:id="1259" w:author="polyd" w:date="2023-06-15T14:41:07Z"/>
        </w:rPr>
      </w:pPr>
      <w:del w:id="1260" w:author="polyd" w:date="2023-06-15T14:41:07Z">
        <w:r>
          <w:rPr/>
          <w:delText>Таблица 5. Структура экспериментальных поселений в Эксперименте 2.</w:delText>
        </w:r>
      </w:del>
    </w:p>
    <w:p/>
    <w:sectPr>
      <w:pgSz w:w="11906" w:h="16838"/>
      <w:pgMar w:top="1134" w:right="851" w:bottom="1134" w:left="1701" w:header="709" w:footer="709" w:gutter="0"/>
      <w:cols w:space="708"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polyd" w:date="2023-06-15T11:15:13Z" w:initials="p">
    <w:p w14:paraId="3D342B46">
      <w:pPr>
        <w:pStyle w:val="7"/>
        <w:rPr>
          <w:rFonts w:hint="default"/>
          <w:lang w:val="ru-RU"/>
        </w:rPr>
      </w:pPr>
      <w:r>
        <w:rPr>
          <w:lang w:val="ru-RU"/>
        </w:rPr>
        <w:t>Везде</w:t>
      </w:r>
      <w:r>
        <w:rPr>
          <w:rFonts w:hint="default"/>
          <w:lang w:val="ru-RU"/>
        </w:rPr>
        <w:t xml:space="preserve"> италик для родов и видов</w:t>
      </w:r>
    </w:p>
  </w:comment>
  <w:comment w:id="1" w:author="polyd" w:date="2023-06-15T11:16:01Z" w:initials="p">
    <w:p w14:paraId="66C83F67">
      <w:pPr>
        <w:pStyle w:val="7"/>
        <w:rPr>
          <w:rFonts w:hint="default"/>
          <w:lang w:val="ru-RU"/>
        </w:rPr>
      </w:pPr>
      <w:r>
        <w:rPr>
          <w:lang w:val="ru-RU"/>
        </w:rPr>
        <w:t>Вставь</w:t>
      </w:r>
      <w:r>
        <w:rPr>
          <w:rFonts w:hint="default"/>
          <w:lang w:val="ru-RU"/>
        </w:rPr>
        <w:t xml:space="preserve"> имена аторов видов и годы описания</w:t>
      </w:r>
    </w:p>
  </w:comment>
  <w:comment w:id="2" w:author="polyd" w:date="2023-06-15T11:33:41Z" w:initials="p">
    <w:p w14:paraId="533524E6">
      <w:pPr>
        <w:pStyle w:val="7"/>
        <w:rPr>
          <w:rFonts w:hint="default"/>
          <w:lang w:val="ru-RU"/>
        </w:rPr>
      </w:pPr>
      <w:r>
        <w:rPr>
          <w:lang w:val="ru-RU"/>
        </w:rPr>
        <w:t>Надо</w:t>
      </w:r>
      <w:r>
        <w:rPr>
          <w:rFonts w:hint="default"/>
          <w:lang w:val="ru-RU"/>
        </w:rPr>
        <w:t xml:space="preserve"> вытралить точки в конце заголовков секций</w:t>
      </w:r>
    </w:p>
  </w:comment>
  <w:comment w:id="3" w:author="polyd" w:date="2023-06-15T11:37:32Z" w:initials="p">
    <w:p w14:paraId="4D683E00">
      <w:pPr>
        <w:pStyle w:val="7"/>
        <w:rPr>
          <w:rFonts w:hint="default"/>
          <w:lang w:val="ru-RU"/>
        </w:rPr>
      </w:pPr>
      <w:r>
        <w:rPr>
          <w:rFonts w:hint="default"/>
          <w:lang w:val="ru-RU"/>
        </w:rPr>
        <w:t>ВНИМАНИЕ! ЭТО русская работа. Надо изменить в списке литреатуры полс проверить по всему тексту.</w:t>
      </w:r>
    </w:p>
  </w:comment>
  <w:comment w:id="4" w:author="polyd" w:date="2023-06-15T11:35:32Z" w:initials="p">
    <w:p w14:paraId="2D235D05">
      <w:pPr>
        <w:pStyle w:val="7"/>
        <w:rPr>
          <w:rFonts w:hint="default"/>
          <w:lang w:val="en-US"/>
        </w:rPr>
      </w:pPr>
      <w:r>
        <w:rPr>
          <w:lang w:val="ru-RU"/>
        </w:rPr>
        <w:t>Здесь</w:t>
      </w:r>
      <w:r>
        <w:rPr>
          <w:rFonts w:hint="default"/>
          <w:lang w:val="ru-RU"/>
        </w:rPr>
        <w:t xml:space="preserve"> нужна ссылка на </w:t>
      </w:r>
      <w:r>
        <w:rPr>
          <w:rFonts w:hint="default"/>
          <w:lang w:val="en-US"/>
        </w:rPr>
        <w:t>Reginos &amp; Cunningham</w:t>
      </w:r>
    </w:p>
  </w:comment>
  <w:comment w:id="5" w:author="polyd" w:date="2023-06-15T11:59:16Z" w:initials="p">
    <w:p w14:paraId="08BB5699">
      <w:pPr>
        <w:pStyle w:val="7"/>
        <w:rPr>
          <w:rFonts w:hint="default"/>
          <w:lang w:val="ru-RU"/>
        </w:rPr>
      </w:pPr>
      <w:r>
        <w:rPr>
          <w:lang w:val="ru-RU"/>
        </w:rPr>
        <w:t>Антон</w:t>
      </w:r>
      <w:r>
        <w:rPr>
          <w:rFonts w:hint="default"/>
          <w:lang w:val="ru-RU"/>
        </w:rPr>
        <w:t xml:space="preserve">, проверь правильность библиографического описания целого ряда работ. Например, у тебя постоянно вставляется ссылка </w:t>
      </w:r>
      <w:r>
        <w:rPr>
          <w:rFonts w:ascii="Times New Roman" w:hAnsi="Times New Roman" w:cs="Times New Roman"/>
          <w:sz w:val="24"/>
          <w:szCs w:val="24"/>
          <w:highlight w:val="yellow"/>
          <w:lang w:val="en-US"/>
        </w:rPr>
        <w:t>V. Khaitov et al., 2021</w:t>
      </w:r>
      <w:r>
        <w:rPr>
          <w:rFonts w:hint="default"/>
          <w:lang w:val="ru-RU"/>
        </w:rPr>
        <w:t xml:space="preserve"> это неаправильно с точки зрения стиля цитирования автор-год. Инициалы не нужны</w:t>
      </w:r>
    </w:p>
  </w:comment>
  <w:comment w:id="6" w:author="polyd" w:date="2023-06-15T12:01:16Z" w:initials="p">
    <w:p w14:paraId="4DD732F5">
      <w:pPr>
        <w:pStyle w:val="7"/>
        <w:rPr>
          <w:rFonts w:hint="default"/>
          <w:lang w:val="ru-RU"/>
        </w:rPr>
      </w:pPr>
      <w:r>
        <w:rPr>
          <w:lang w:val="ru-RU"/>
        </w:rPr>
        <w:t>См</w:t>
      </w:r>
      <w:r>
        <w:rPr>
          <w:rFonts w:hint="default"/>
          <w:lang w:val="ru-RU"/>
        </w:rPr>
        <w:t>. Предыдущий комментарий</w:t>
      </w:r>
    </w:p>
  </w:comment>
  <w:comment w:id="7" w:author="polyd" w:date="2023-06-15T16:51:19Z" w:initials="p">
    <w:p w14:paraId="410E5E32">
      <w:pPr>
        <w:pStyle w:val="7"/>
        <w:rPr>
          <w:rFonts w:hint="default"/>
          <w:lang w:val="ru-RU"/>
        </w:rPr>
      </w:pPr>
      <w:r>
        <w:rPr>
          <w:lang w:val="ru-RU"/>
        </w:rPr>
        <w:t>А</w:t>
      </w:r>
      <w:r>
        <w:rPr>
          <w:rFonts w:hint="default"/>
          <w:lang w:val="ru-RU"/>
        </w:rPr>
        <w:t xml:space="preserve"> он не Франк разве? Кроме того далее первым автором в ссылке стоит кто-то другой. ПРОВЕРЬ!</w:t>
      </w:r>
    </w:p>
  </w:comment>
  <w:comment w:id="8" w:author="polyd" w:date="2023-06-15T14:32:33Z" w:initials="p">
    <w:p w14:paraId="239777E3">
      <w:pPr>
        <w:pStyle w:val="7"/>
        <w:rPr>
          <w:rFonts w:hint="default"/>
          <w:lang w:val="ru-RU"/>
        </w:rPr>
      </w:pPr>
      <w:r>
        <w:rPr>
          <w:rFonts w:hint="default"/>
          <w:lang w:val="ru-RU"/>
        </w:rPr>
        <w:t>Подписи рисунков без скобок и тем же кеглем, что и основной текст</w:t>
      </w:r>
    </w:p>
  </w:comment>
  <w:comment w:id="9" w:author="polyd" w:date="2023-06-15T14:45:59Z" w:initials="p">
    <w:p w14:paraId="7770248B">
      <w:pPr>
        <w:pStyle w:val="7"/>
        <w:rPr>
          <w:rFonts w:hint="default"/>
          <w:lang w:val="ru-RU"/>
        </w:rPr>
      </w:pPr>
      <w:r>
        <w:rPr>
          <w:lang w:val="ru-RU"/>
        </w:rPr>
        <w:t>Тблицы</w:t>
      </w:r>
      <w:r>
        <w:rPr>
          <w:rFonts w:hint="default"/>
          <w:lang w:val="ru-RU"/>
        </w:rPr>
        <w:t xml:space="preserve"> приложения принято нумеровать как-то по-другому. Например, римскими цифрами. </w:t>
      </w:r>
    </w:p>
  </w:comment>
  <w:comment w:id="10" w:author="Гуннлауг Иллугасон" w:date="2023-05-19T11:30:00Z" w:initials="ГИ">
    <w:p w14:paraId="5D9917AF">
      <w:pPr>
        <w:pStyle w:val="7"/>
      </w:pPr>
      <w:r>
        <w:t>характеризовалась</w:t>
      </w:r>
    </w:p>
  </w:comment>
  <w:comment w:id="11" w:author="Гуннлауг Иллугасон" w:date="2023-05-19T11:32:00Z" w:initials="ГИ">
    <w:p w14:paraId="275C0397">
      <w:pPr>
        <w:pStyle w:val="7"/>
      </w:pPr>
      <w:r>
        <w:t>Время постановки указать</w:t>
      </w:r>
    </w:p>
  </w:comment>
  <w:comment w:id="12" w:author="Гуннлауг Иллугасон" w:date="2023-06-06T23:26:00Z" w:initials="ГИ">
    <w:p w14:paraId="3AC343FC">
      <w:pPr>
        <w:pStyle w:val="7"/>
      </w:pPr>
      <w:r>
        <w:t xml:space="preserve">Я бы поспорил. Мы оценивали не фильтрационную активность, а поведенческие реакции. </w:t>
      </w:r>
    </w:p>
  </w:comment>
  <w:comment w:id="13" w:author="google1599737165" w:date="2023-05-26T19:28:00Z" w:initials="">
    <w:p w14:paraId="2B99032E">
      <w:pPr>
        <w:pStyle w:val="7"/>
      </w:pPr>
      <w:r>
        <w:t xml:space="preserve">ТОЧНО вентральной? То есть они висели брюшной сторонй вверх? </w:t>
      </w:r>
    </w:p>
  </w:comment>
  <w:comment w:id="14" w:author="Гуннлауг Иллугасон" w:date="2023-06-06T23:26:00Z" w:initials="ГИ">
    <w:p w14:paraId="35B55583">
      <w:pPr>
        <w:pStyle w:val="7"/>
      </w:pPr>
      <w:r>
        <w:t>Точно</w:t>
      </w:r>
    </w:p>
  </w:comment>
  <w:comment w:id="15" w:author="google1599737165" w:date="2023-05-26T19:29:00Z" w:initials="">
    <w:p w14:paraId="6A5F6502">
      <w:pPr>
        <w:pStyle w:val="7"/>
      </w:pPr>
      <w:r>
        <w:t xml:space="preserve">У раковины есть вершина. А что такое макушка? Если то вершина, то я не понимаю, как они крепились. </w:t>
      </w:r>
    </w:p>
  </w:comment>
  <w:comment w:id="16" w:author="Гуннлауг Иллугасон" w:date="2023-06-06T23:27:00Z" w:initials="ГИ">
    <w:p w14:paraId="320957AC">
      <w:pPr>
        <w:pStyle w:val="7"/>
      </w:pPr>
      <w:r>
        <w:t>Они крепились той точкой, на которую мы клеим метку обычно.</w:t>
      </w:r>
    </w:p>
  </w:comment>
  <w:comment w:id="17" w:author="google1599737165" w:date="2023-05-26T20:34:00Z" w:initials="">
    <w:p w14:paraId="0CBB2CD4">
      <w:pPr>
        <w:pStyle w:val="7"/>
      </w:pPr>
      <w:r>
        <w:t>Антон! Крайне желательно, может быть и прямо здесь, дать информациб о том как соотносятся виды определенные по генотипам и виды, определнные по морфотипам.</w:t>
      </w:r>
    </w:p>
  </w:comment>
  <w:comment w:id="18" w:author="polyd" w:date="2023-06-15T15:07:09Z" w:initials="p">
    <w:p w14:paraId="0ED9725F">
      <w:pPr>
        <w:pStyle w:val="7"/>
        <w:rPr>
          <w:rFonts w:hint="default"/>
          <w:lang w:val="ru-RU"/>
        </w:rPr>
      </w:pPr>
      <w:r>
        <w:rPr>
          <w:lang w:val="ru-RU"/>
        </w:rPr>
        <w:t>Антон</w:t>
      </w:r>
      <w:r>
        <w:rPr>
          <w:rFonts w:hint="default"/>
          <w:lang w:val="ru-RU"/>
        </w:rPr>
        <w:t xml:space="preserve">, какая-то такая фраза нужна. Возможно, что вместо слов «Во всех случаях» надо указать в скольки случаях из скольки.  </w:t>
      </w:r>
    </w:p>
  </w:comment>
  <w:comment w:id="19" w:author="polyd" w:date="2023-06-15T15:11:03Z" w:initials="p">
    <w:p w14:paraId="453478E8">
      <w:pPr>
        <w:pStyle w:val="7"/>
        <w:rPr>
          <w:rFonts w:hint="default"/>
          <w:lang w:val="ru-RU"/>
        </w:rPr>
      </w:pPr>
      <w:r>
        <w:rPr>
          <w:rFonts w:hint="default"/>
          <w:lang w:val="ru-RU"/>
        </w:rPr>
        <w:t xml:space="preserve">Тут надо дать ссылки на пакеты. </w:t>
      </w:r>
    </w:p>
  </w:comment>
  <w:comment w:id="20" w:author="polyd" w:date="2023-06-15T15:23:14Z" w:initials="p">
    <w:p w14:paraId="42822617">
      <w:pPr>
        <w:pStyle w:val="7"/>
        <w:rPr>
          <w:rFonts w:hint="default"/>
          <w:lang w:val="ru-RU"/>
        </w:rPr>
      </w:pPr>
      <w:r>
        <w:rPr>
          <w:lang w:val="ru-RU"/>
        </w:rPr>
        <w:t>Заголовок</w:t>
      </w:r>
      <w:r>
        <w:rPr>
          <w:rFonts w:hint="default"/>
          <w:lang w:val="ru-RU"/>
        </w:rPr>
        <w:t xml:space="preserve"> таблицы перенеси вверх!</w:t>
      </w:r>
    </w:p>
  </w:comment>
  <w:comment w:id="21" w:author="polyd" w:date="2023-06-15T15:26:33Z" w:initials="p">
    <w:p w14:paraId="69AF3EB6">
      <w:pPr>
        <w:pStyle w:val="7"/>
        <w:rPr>
          <w:rFonts w:hint="default"/>
          <w:lang w:val="ru-RU"/>
        </w:rPr>
      </w:pPr>
      <w:r>
        <w:rPr>
          <w:lang w:val="ru-RU"/>
        </w:rPr>
        <w:t>Текст</w:t>
      </w:r>
      <w:r>
        <w:rPr>
          <w:rFonts w:hint="default"/>
          <w:lang w:val="ru-RU"/>
        </w:rPr>
        <w:t xml:space="preserve"> подписей в том же стиле, что и основной текст</w:t>
      </w:r>
    </w:p>
  </w:comment>
  <w:comment w:id="22" w:author="polyd" w:date="2023-06-15T15:28:14Z" w:initials="p">
    <w:p w14:paraId="63A80E39">
      <w:pPr>
        <w:pStyle w:val="7"/>
        <w:rPr>
          <w:rFonts w:hint="default"/>
          <w:lang w:val="ru-RU"/>
        </w:rPr>
      </w:pPr>
      <w:r>
        <w:rPr>
          <w:lang w:val="ru-RU"/>
        </w:rPr>
        <w:t>А</w:t>
      </w:r>
      <w:r>
        <w:rPr>
          <w:rFonts w:hint="default"/>
          <w:lang w:val="ru-RU"/>
        </w:rPr>
        <w:t xml:space="preserve"> выше, кажется было семь месяцев. Проверь!</w:t>
      </w:r>
    </w:p>
  </w:comment>
  <w:comment w:id="23" w:author="polyd" w:date="2023-06-15T15:29:04Z" w:initials="p">
    <w:p w14:paraId="64903FE2">
      <w:pPr>
        <w:pStyle w:val="7"/>
        <w:rPr>
          <w:rFonts w:hint="default"/>
          <w:lang w:val="ru-RU"/>
        </w:rPr>
      </w:pPr>
      <w:r>
        <w:rPr>
          <w:lang w:val="ru-RU"/>
        </w:rPr>
        <w:t>А</w:t>
      </w:r>
      <w:r>
        <w:rPr>
          <w:rFonts w:hint="default"/>
          <w:lang w:val="ru-RU"/>
        </w:rPr>
        <w:t xml:space="preserve"> тут три месяца...</w:t>
      </w:r>
    </w:p>
  </w:comment>
  <w:comment w:id="24" w:author="Гуннлауг Иллугасон" w:date="2023-06-12T20:18:00Z" w:initials="ГИ">
    <w:p w14:paraId="437B1DA5">
      <w:pPr>
        <w:pStyle w:val="7"/>
      </w:pPr>
      <w:r>
        <w:t>А что не так? Не понял.</w:t>
      </w:r>
    </w:p>
  </w:comment>
  <w:comment w:id="25" w:author="polyd" w:date="2023-06-12T11:49:00Z" w:initials="p">
    <w:p w14:paraId="41224B6E">
      <w:pPr>
        <w:pStyle w:val="7"/>
      </w:pPr>
      <w:r>
        <w:t>Хорошо бы использовать валидный русский термин.</w:t>
      </w:r>
    </w:p>
  </w:comment>
  <w:comment w:id="27" w:author="polyd" w:date="2023-06-15T15:54:50Z" w:initials="p">
    <w:p w14:paraId="7D38098A">
      <w:pPr>
        <w:pStyle w:val="7"/>
        <w:numPr>
          <w:ilvl w:val="0"/>
          <w:numId w:val="1"/>
        </w:numPr>
        <w:rPr>
          <w:rFonts w:hint="default"/>
          <w:lang w:val="en-US"/>
        </w:rPr>
      </w:pPr>
      <w:r>
        <w:rPr>
          <w:rFonts w:hint="default"/>
          <w:lang w:val="en-US"/>
        </w:rPr>
        <w:t xml:space="preserve">F. Gause </w:t>
      </w:r>
    </w:p>
    <w:p w14:paraId="57391F2F">
      <w:pPr>
        <w:pStyle w:val="7"/>
        <w:rPr>
          <w:rFonts w:hint="default"/>
          <w:lang w:val="en-US"/>
        </w:rPr>
      </w:pPr>
      <w:r>
        <w:rPr>
          <w:rFonts w:hint="default"/>
          <w:lang w:val="en-US"/>
        </w:rPr>
        <w:t>Strugle for existence</w:t>
      </w:r>
    </w:p>
    <w:p w14:paraId="1EF2567E">
      <w:pPr>
        <w:pStyle w:val="7"/>
        <w:rPr>
          <w:rFonts w:hint="default"/>
          <w:lang w:val="en-US"/>
        </w:rPr>
      </w:pPr>
      <w:r>
        <w:rPr>
          <w:rFonts w:hint="default"/>
          <w:lang w:val="ru-RU"/>
        </w:rPr>
        <w:t>Нет интернета, но книжка находится легко.</w:t>
      </w:r>
      <w:r>
        <w:rPr>
          <w:rFonts w:hint="default"/>
          <w:lang w:val="en-US"/>
        </w:rPr>
        <w:t xml:space="preserve"> </w:t>
      </w:r>
    </w:p>
  </w:comment>
  <w:comment w:id="26" w:author="Гуннлауг Иллугасон" w:date="2023-06-15T07:09:00Z" w:initials="ГИ">
    <w:p w14:paraId="5A167D7D">
      <w:pPr>
        <w:pStyle w:val="7"/>
      </w:pPr>
      <w:r>
        <w:t>Порекомендуйте ссылку?</w:t>
      </w:r>
    </w:p>
  </w:comment>
  <w:comment w:id="28" w:author="polyd" w:date="2023-06-15T16:18:14Z" w:initials="p">
    <w:p w14:paraId="4F923BCE">
      <w:pPr>
        <w:pStyle w:val="7"/>
        <w:rPr>
          <w:rFonts w:hint="default"/>
          <w:lang w:val="ru-RU"/>
        </w:rPr>
      </w:pPr>
      <w:r>
        <w:rPr>
          <w:rFonts w:hint="default"/>
          <w:lang w:val="ru-RU"/>
        </w:rPr>
        <w:t>Надо везде проверить, чтобы таблицы не разрывались на две страницы.</w:t>
      </w:r>
    </w:p>
  </w:comment>
  <w:comment w:id="29" w:author="polyd" w:date="2023-06-15T16:21:31Z" w:initials="p">
    <w:p w14:paraId="4E8A4B2F">
      <w:pPr>
        <w:pStyle w:val="7"/>
        <w:rPr>
          <w:rFonts w:hint="default"/>
          <w:lang w:val="ru-RU"/>
        </w:rPr>
      </w:pPr>
      <w:r>
        <w:rPr>
          <w:lang w:val="ru-RU"/>
        </w:rPr>
        <w:t>Еще</w:t>
      </w:r>
      <w:r>
        <w:rPr>
          <w:rFonts w:hint="default"/>
          <w:lang w:val="ru-RU"/>
        </w:rPr>
        <w:t xml:space="preserve"> раз! Это неправильно оформленные ссылки. Скорее всего в тоыем Менделее или Зотере неверно дано описание источника. </w:t>
      </w:r>
    </w:p>
  </w:comment>
  <w:comment w:id="30" w:author="polyd" w:date="2023-06-15T16:24:13Z" w:initials="p">
    <w:p w14:paraId="161D5112">
      <w:pPr>
        <w:pStyle w:val="7"/>
        <w:rPr>
          <w:rFonts w:hint="default"/>
          <w:lang w:val="ru-RU"/>
        </w:rPr>
      </w:pPr>
      <w:r>
        <w:rPr>
          <w:lang w:val="ru-RU"/>
        </w:rPr>
        <w:t>А</w:t>
      </w:r>
      <w:r>
        <w:rPr>
          <w:rFonts w:hint="default"/>
          <w:lang w:val="ru-RU"/>
        </w:rPr>
        <w:t xml:space="preserve"> это точно англоязычная работа?</w:t>
      </w:r>
    </w:p>
  </w:comment>
  <w:comment w:id="31" w:author="polyd" w:date="2023-06-15T16:46:10Z" w:initials="p">
    <w:p w14:paraId="2C5F49C7">
      <w:pPr>
        <w:pStyle w:val="7"/>
        <w:rPr>
          <w:rFonts w:hint="default"/>
          <w:lang w:val="ru-RU"/>
        </w:rPr>
      </w:pPr>
      <w:r>
        <w:rPr>
          <w:lang w:val="ru-RU"/>
        </w:rPr>
        <w:t>Надо</w:t>
      </w:r>
      <w:r>
        <w:rPr>
          <w:rFonts w:hint="default"/>
          <w:lang w:val="ru-RU"/>
        </w:rPr>
        <w:t xml:space="preserve"> настроить Менделей или Зотеру! Я рекомендую сделать все цитирование по ГОСТ. Это противно, но так будет правильнее с точки зрения формалистики. </w:t>
      </w:r>
    </w:p>
    <w:p w14:paraId="26353A05">
      <w:pPr>
        <w:pStyle w:val="7"/>
        <w:rPr>
          <w:rFonts w:hint="default"/>
          <w:lang w:val="ru-RU"/>
        </w:rPr>
      </w:pPr>
      <w:r>
        <w:rPr>
          <w:rFonts w:hint="default"/>
          <w:lang w:val="ru-RU"/>
        </w:rPr>
        <w:t xml:space="preserve">Ниже желтым выделны те источники, описание которых надо переделать. </w:t>
      </w:r>
    </w:p>
    <w:p w14:paraId="2EF341E9">
      <w:pPr>
        <w:pStyle w:val="7"/>
        <w:rPr>
          <w:rFonts w:hint="default"/>
          <w:lang w:val="ru-RU"/>
        </w:rPr>
      </w:pPr>
      <w:r>
        <w:rPr>
          <w:rFonts w:hint="default"/>
          <w:lang w:val="ru-RU"/>
        </w:rPr>
        <w:t>Ну и плюс не забудь италиком выделить названия видов и в списке литературы.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D342B46" w15:done="0"/>
  <w15:commentEx w15:paraId="66C83F67" w15:done="0"/>
  <w15:commentEx w15:paraId="533524E6" w15:done="0"/>
  <w15:commentEx w15:paraId="4D683E00" w15:done="0"/>
  <w15:commentEx w15:paraId="2D235D05" w15:done="0"/>
  <w15:commentEx w15:paraId="08BB5699" w15:done="0"/>
  <w15:commentEx w15:paraId="4DD732F5" w15:done="0"/>
  <w15:commentEx w15:paraId="410E5E32" w15:done="0"/>
  <w15:commentEx w15:paraId="239777E3" w15:done="0"/>
  <w15:commentEx w15:paraId="7770248B" w15:done="0"/>
  <w15:commentEx w15:paraId="5D9917AF" w15:done="0"/>
  <w15:commentEx w15:paraId="275C0397" w15:done="0"/>
  <w15:commentEx w15:paraId="3AC343FC" w15:done="0"/>
  <w15:commentEx w15:paraId="2B99032E" w15:done="0"/>
  <w15:commentEx w15:paraId="35B55583" w15:done="0" w15:paraIdParent="2B99032E"/>
  <w15:commentEx w15:paraId="6A5F6502" w15:done="0"/>
  <w15:commentEx w15:paraId="320957AC" w15:done="0" w15:paraIdParent="6A5F6502"/>
  <w15:commentEx w15:paraId="0CBB2CD4" w15:done="0"/>
  <w15:commentEx w15:paraId="0ED9725F" w15:done="0"/>
  <w15:commentEx w15:paraId="453478E8" w15:done="0"/>
  <w15:commentEx w15:paraId="42822617" w15:done="0"/>
  <w15:commentEx w15:paraId="69AF3EB6" w15:done="0"/>
  <w15:commentEx w15:paraId="63A80E39" w15:done="0"/>
  <w15:commentEx w15:paraId="64903FE2" w15:done="0"/>
  <w15:commentEx w15:paraId="437B1DA5" w15:done="0"/>
  <w15:commentEx w15:paraId="41224B6E" w15:done="0"/>
  <w15:commentEx w15:paraId="1EF2567E" w15:done="0"/>
  <w15:commentEx w15:paraId="5A167D7D" w15:done="0"/>
  <w15:commentEx w15:paraId="4F923BCE" w15:done="0"/>
  <w15:commentEx w15:paraId="4E8A4B2F" w15:done="0"/>
  <w15:commentEx w15:paraId="161D5112" w15:done="0"/>
  <w15:commentEx w15:paraId="2EF341E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 w:name="Cambria Math">
    <w:panose1 w:val="02040503050406030204"/>
    <w:charset w:val="CC"/>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71307846"/>
      <w:docPartObj>
        <w:docPartGallery w:val="AutoText"/>
      </w:docPartObj>
    </w:sdtPr>
    <w:sdtContent>
      <w:p>
        <w:pPr>
          <w:pStyle w:val="10"/>
          <w:jc w:val="right"/>
        </w:pPr>
        <w:r>
          <w:fldChar w:fldCharType="begin"/>
        </w:r>
        <w:r>
          <w:instrText xml:space="preserve">PAGE   \* MERGEFORMAT</w:instrText>
        </w:r>
        <w:r>
          <w:fldChar w:fldCharType="separate"/>
        </w:r>
        <w:r>
          <w:t>80</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EF7E1A"/>
    <w:multiLevelType w:val="multilevel"/>
    <w:tmpl w:val="29EF7E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87B0B5D"/>
    <w:multiLevelType w:val="multilevel"/>
    <w:tmpl w:val="387B0B5D"/>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2">
    <w:nsid w:val="3FCA8EF5"/>
    <w:multiLevelType w:val="singleLevel"/>
    <w:tmpl w:val="3FCA8EF5"/>
    <w:lvl w:ilvl="0" w:tentative="0">
      <w:start w:val="7"/>
      <w:numFmt w:val="upperLetter"/>
      <w:suff w:val="space"/>
      <w:lvlText w:val="%1."/>
      <w:lvlJc w:val="left"/>
    </w:lvl>
  </w:abstractNum>
  <w:abstractNum w:abstractNumId="3">
    <w:nsid w:val="7A561332"/>
    <w:multiLevelType w:val="multilevel"/>
    <w:tmpl w:val="7A5613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Гуннлауг Иллугасон">
    <w15:presenceInfo w15:providerId="Windows Live" w15:userId="4c6be4170b4bbcc9"/>
  </w15:person>
  <w15:person w15:author="google1599737165">
    <w15:presenceInfo w15:providerId="None" w15:userId="google1599737165"/>
  </w15:person>
  <w15:person w15:author="polyd">
    <w15:presenceInfo w15:providerId="None" w15:userId="poly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trackRevisions w:val="1"/>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F55"/>
    <w:rsid w:val="00002A0C"/>
    <w:rsid w:val="00020A6B"/>
    <w:rsid w:val="00030075"/>
    <w:rsid w:val="0004089B"/>
    <w:rsid w:val="0004102B"/>
    <w:rsid w:val="00041BFA"/>
    <w:rsid w:val="000657A0"/>
    <w:rsid w:val="00073023"/>
    <w:rsid w:val="000738A5"/>
    <w:rsid w:val="00087214"/>
    <w:rsid w:val="0009488C"/>
    <w:rsid w:val="00097BF5"/>
    <w:rsid w:val="000B262A"/>
    <w:rsid w:val="000B6231"/>
    <w:rsid w:val="000B79F8"/>
    <w:rsid w:val="000C1084"/>
    <w:rsid w:val="000C229B"/>
    <w:rsid w:val="000C6286"/>
    <w:rsid w:val="000D3E11"/>
    <w:rsid w:val="000E2945"/>
    <w:rsid w:val="000E651E"/>
    <w:rsid w:val="000E7113"/>
    <w:rsid w:val="000F03D3"/>
    <w:rsid w:val="000F6071"/>
    <w:rsid w:val="001109C6"/>
    <w:rsid w:val="00115F63"/>
    <w:rsid w:val="001219D5"/>
    <w:rsid w:val="00121D2C"/>
    <w:rsid w:val="0012604F"/>
    <w:rsid w:val="00137BB8"/>
    <w:rsid w:val="00144C72"/>
    <w:rsid w:val="00153043"/>
    <w:rsid w:val="00155A3F"/>
    <w:rsid w:val="00156DCC"/>
    <w:rsid w:val="00160867"/>
    <w:rsid w:val="00165C3E"/>
    <w:rsid w:val="00170265"/>
    <w:rsid w:val="0017102B"/>
    <w:rsid w:val="00171FDC"/>
    <w:rsid w:val="001724F4"/>
    <w:rsid w:val="00173965"/>
    <w:rsid w:val="00190165"/>
    <w:rsid w:val="001A754E"/>
    <w:rsid w:val="001B2638"/>
    <w:rsid w:val="001C18FF"/>
    <w:rsid w:val="001C1ACB"/>
    <w:rsid w:val="001C6A49"/>
    <w:rsid w:val="001C6CDA"/>
    <w:rsid w:val="001D2555"/>
    <w:rsid w:val="001E0610"/>
    <w:rsid w:val="001E32BF"/>
    <w:rsid w:val="001E36E3"/>
    <w:rsid w:val="001F0744"/>
    <w:rsid w:val="001F137D"/>
    <w:rsid w:val="001F2DD6"/>
    <w:rsid w:val="001F3335"/>
    <w:rsid w:val="002150A2"/>
    <w:rsid w:val="002414D3"/>
    <w:rsid w:val="00242399"/>
    <w:rsid w:val="002445AF"/>
    <w:rsid w:val="002452B5"/>
    <w:rsid w:val="002463C5"/>
    <w:rsid w:val="00247F9F"/>
    <w:rsid w:val="00251F56"/>
    <w:rsid w:val="00253A68"/>
    <w:rsid w:val="00264692"/>
    <w:rsid w:val="00274433"/>
    <w:rsid w:val="00276233"/>
    <w:rsid w:val="002815FA"/>
    <w:rsid w:val="00295FC5"/>
    <w:rsid w:val="00297C34"/>
    <w:rsid w:val="002A2402"/>
    <w:rsid w:val="002A55C8"/>
    <w:rsid w:val="002A63A3"/>
    <w:rsid w:val="002A6DC1"/>
    <w:rsid w:val="002D3C21"/>
    <w:rsid w:val="002D4A1A"/>
    <w:rsid w:val="002D78F7"/>
    <w:rsid w:val="002E6D66"/>
    <w:rsid w:val="002F4D97"/>
    <w:rsid w:val="002F6E7B"/>
    <w:rsid w:val="00313D27"/>
    <w:rsid w:val="00315BE8"/>
    <w:rsid w:val="00321B6F"/>
    <w:rsid w:val="00323437"/>
    <w:rsid w:val="00323A5F"/>
    <w:rsid w:val="00324A57"/>
    <w:rsid w:val="00332716"/>
    <w:rsid w:val="00334686"/>
    <w:rsid w:val="00353F22"/>
    <w:rsid w:val="003575EF"/>
    <w:rsid w:val="00360D46"/>
    <w:rsid w:val="00361DB3"/>
    <w:rsid w:val="00372EA7"/>
    <w:rsid w:val="00373AD7"/>
    <w:rsid w:val="00373DAD"/>
    <w:rsid w:val="00375E5E"/>
    <w:rsid w:val="00393F07"/>
    <w:rsid w:val="00397B36"/>
    <w:rsid w:val="003B6505"/>
    <w:rsid w:val="003C5215"/>
    <w:rsid w:val="003C52C1"/>
    <w:rsid w:val="003D2496"/>
    <w:rsid w:val="003E08DF"/>
    <w:rsid w:val="003E66C8"/>
    <w:rsid w:val="003F3550"/>
    <w:rsid w:val="003F42EA"/>
    <w:rsid w:val="003F46D0"/>
    <w:rsid w:val="003F5721"/>
    <w:rsid w:val="00400453"/>
    <w:rsid w:val="00404D25"/>
    <w:rsid w:val="00412B96"/>
    <w:rsid w:val="00413556"/>
    <w:rsid w:val="0043077B"/>
    <w:rsid w:val="0043307A"/>
    <w:rsid w:val="004429C0"/>
    <w:rsid w:val="0045548F"/>
    <w:rsid w:val="004554AD"/>
    <w:rsid w:val="004560D1"/>
    <w:rsid w:val="00460E32"/>
    <w:rsid w:val="00470914"/>
    <w:rsid w:val="00474A32"/>
    <w:rsid w:val="004765C4"/>
    <w:rsid w:val="004844A9"/>
    <w:rsid w:val="00484CCE"/>
    <w:rsid w:val="0048687D"/>
    <w:rsid w:val="004926F7"/>
    <w:rsid w:val="004941D2"/>
    <w:rsid w:val="00494942"/>
    <w:rsid w:val="00496526"/>
    <w:rsid w:val="004A3F30"/>
    <w:rsid w:val="004C0A05"/>
    <w:rsid w:val="004C5708"/>
    <w:rsid w:val="004C5F40"/>
    <w:rsid w:val="004D0027"/>
    <w:rsid w:val="004D74C6"/>
    <w:rsid w:val="004E471D"/>
    <w:rsid w:val="004E4904"/>
    <w:rsid w:val="004F0027"/>
    <w:rsid w:val="004F1533"/>
    <w:rsid w:val="004F47F5"/>
    <w:rsid w:val="00506568"/>
    <w:rsid w:val="00516B97"/>
    <w:rsid w:val="00517CE3"/>
    <w:rsid w:val="00520567"/>
    <w:rsid w:val="00521779"/>
    <w:rsid w:val="005252C6"/>
    <w:rsid w:val="00525D88"/>
    <w:rsid w:val="0053247B"/>
    <w:rsid w:val="0053470F"/>
    <w:rsid w:val="00535E6E"/>
    <w:rsid w:val="00537DD9"/>
    <w:rsid w:val="0054517D"/>
    <w:rsid w:val="005600BC"/>
    <w:rsid w:val="0056185C"/>
    <w:rsid w:val="0056243D"/>
    <w:rsid w:val="00574193"/>
    <w:rsid w:val="00575459"/>
    <w:rsid w:val="005902E5"/>
    <w:rsid w:val="005978D5"/>
    <w:rsid w:val="00597955"/>
    <w:rsid w:val="005B293F"/>
    <w:rsid w:val="005B50A8"/>
    <w:rsid w:val="005B75E8"/>
    <w:rsid w:val="005C4309"/>
    <w:rsid w:val="005C50B0"/>
    <w:rsid w:val="005C51D3"/>
    <w:rsid w:val="005D2ABF"/>
    <w:rsid w:val="005D516E"/>
    <w:rsid w:val="005D6921"/>
    <w:rsid w:val="005E0FDF"/>
    <w:rsid w:val="005E4B48"/>
    <w:rsid w:val="005E7583"/>
    <w:rsid w:val="00604906"/>
    <w:rsid w:val="00605684"/>
    <w:rsid w:val="00612F38"/>
    <w:rsid w:val="006156AD"/>
    <w:rsid w:val="00617109"/>
    <w:rsid w:val="0063383F"/>
    <w:rsid w:val="006348EA"/>
    <w:rsid w:val="0064479A"/>
    <w:rsid w:val="00646E15"/>
    <w:rsid w:val="00650A14"/>
    <w:rsid w:val="006543DE"/>
    <w:rsid w:val="006546BD"/>
    <w:rsid w:val="0065759C"/>
    <w:rsid w:val="00661CF4"/>
    <w:rsid w:val="0066251C"/>
    <w:rsid w:val="00664931"/>
    <w:rsid w:val="0067102B"/>
    <w:rsid w:val="00675697"/>
    <w:rsid w:val="00686649"/>
    <w:rsid w:val="00692A92"/>
    <w:rsid w:val="006A1C6C"/>
    <w:rsid w:val="006A3EFF"/>
    <w:rsid w:val="006B05BF"/>
    <w:rsid w:val="006C4456"/>
    <w:rsid w:val="006C64A0"/>
    <w:rsid w:val="006D7602"/>
    <w:rsid w:val="006E61DF"/>
    <w:rsid w:val="006F5E4F"/>
    <w:rsid w:val="00706C77"/>
    <w:rsid w:val="00711D16"/>
    <w:rsid w:val="007130A0"/>
    <w:rsid w:val="00720E93"/>
    <w:rsid w:val="007315C4"/>
    <w:rsid w:val="00732750"/>
    <w:rsid w:val="0073642C"/>
    <w:rsid w:val="00743CAD"/>
    <w:rsid w:val="0074416F"/>
    <w:rsid w:val="007535E5"/>
    <w:rsid w:val="007738C3"/>
    <w:rsid w:val="00774B70"/>
    <w:rsid w:val="007752B0"/>
    <w:rsid w:val="00781F7C"/>
    <w:rsid w:val="00787DC0"/>
    <w:rsid w:val="00790411"/>
    <w:rsid w:val="007A39C5"/>
    <w:rsid w:val="007A6ACB"/>
    <w:rsid w:val="007A70A1"/>
    <w:rsid w:val="007A7FF0"/>
    <w:rsid w:val="007B09D8"/>
    <w:rsid w:val="007B14C5"/>
    <w:rsid w:val="007B15DD"/>
    <w:rsid w:val="007C046D"/>
    <w:rsid w:val="007C3011"/>
    <w:rsid w:val="007D5338"/>
    <w:rsid w:val="007E1747"/>
    <w:rsid w:val="007E3BF2"/>
    <w:rsid w:val="0081096A"/>
    <w:rsid w:val="0083414E"/>
    <w:rsid w:val="00834E74"/>
    <w:rsid w:val="00842980"/>
    <w:rsid w:val="0084436C"/>
    <w:rsid w:val="00845972"/>
    <w:rsid w:val="00847D6B"/>
    <w:rsid w:val="0085185A"/>
    <w:rsid w:val="00851B11"/>
    <w:rsid w:val="00857A02"/>
    <w:rsid w:val="008611B9"/>
    <w:rsid w:val="00862ADA"/>
    <w:rsid w:val="00867F7F"/>
    <w:rsid w:val="008709E8"/>
    <w:rsid w:val="0089678C"/>
    <w:rsid w:val="008A4546"/>
    <w:rsid w:val="008A4AC8"/>
    <w:rsid w:val="008A4E8C"/>
    <w:rsid w:val="008A6538"/>
    <w:rsid w:val="008A7461"/>
    <w:rsid w:val="008B2A58"/>
    <w:rsid w:val="008C1CB8"/>
    <w:rsid w:val="008D4237"/>
    <w:rsid w:val="008D51E2"/>
    <w:rsid w:val="008F42C5"/>
    <w:rsid w:val="008F5417"/>
    <w:rsid w:val="008F606B"/>
    <w:rsid w:val="009015B5"/>
    <w:rsid w:val="00910635"/>
    <w:rsid w:val="00924C01"/>
    <w:rsid w:val="0095378B"/>
    <w:rsid w:val="00954A31"/>
    <w:rsid w:val="009573F5"/>
    <w:rsid w:val="009633CB"/>
    <w:rsid w:val="00973196"/>
    <w:rsid w:val="00973E7D"/>
    <w:rsid w:val="00977F99"/>
    <w:rsid w:val="009862CD"/>
    <w:rsid w:val="00987236"/>
    <w:rsid w:val="00992E75"/>
    <w:rsid w:val="00994743"/>
    <w:rsid w:val="00997F55"/>
    <w:rsid w:val="009A2182"/>
    <w:rsid w:val="009A3B45"/>
    <w:rsid w:val="009A64FC"/>
    <w:rsid w:val="009B080E"/>
    <w:rsid w:val="009B1E76"/>
    <w:rsid w:val="009D28CF"/>
    <w:rsid w:val="009D4E0A"/>
    <w:rsid w:val="009E26A0"/>
    <w:rsid w:val="009E5A5F"/>
    <w:rsid w:val="009E67C8"/>
    <w:rsid w:val="009F00AB"/>
    <w:rsid w:val="009F3F5A"/>
    <w:rsid w:val="00A0537D"/>
    <w:rsid w:val="00A16354"/>
    <w:rsid w:val="00A16F6E"/>
    <w:rsid w:val="00A23BB3"/>
    <w:rsid w:val="00A25C8E"/>
    <w:rsid w:val="00A30843"/>
    <w:rsid w:val="00A33204"/>
    <w:rsid w:val="00A37F18"/>
    <w:rsid w:val="00A448AF"/>
    <w:rsid w:val="00A464D1"/>
    <w:rsid w:val="00A52135"/>
    <w:rsid w:val="00A53DE8"/>
    <w:rsid w:val="00A5528E"/>
    <w:rsid w:val="00A65228"/>
    <w:rsid w:val="00A66192"/>
    <w:rsid w:val="00A67502"/>
    <w:rsid w:val="00A737BE"/>
    <w:rsid w:val="00A8111D"/>
    <w:rsid w:val="00AB0062"/>
    <w:rsid w:val="00AB6D3D"/>
    <w:rsid w:val="00AB7391"/>
    <w:rsid w:val="00AC260C"/>
    <w:rsid w:val="00AC4A83"/>
    <w:rsid w:val="00AD1DCA"/>
    <w:rsid w:val="00AD522B"/>
    <w:rsid w:val="00AE605A"/>
    <w:rsid w:val="00AE6BDA"/>
    <w:rsid w:val="00AF4823"/>
    <w:rsid w:val="00AF4C78"/>
    <w:rsid w:val="00B0290A"/>
    <w:rsid w:val="00B10746"/>
    <w:rsid w:val="00B17418"/>
    <w:rsid w:val="00B24C28"/>
    <w:rsid w:val="00B3389C"/>
    <w:rsid w:val="00B33927"/>
    <w:rsid w:val="00B56F19"/>
    <w:rsid w:val="00B57D75"/>
    <w:rsid w:val="00B854F9"/>
    <w:rsid w:val="00BA2464"/>
    <w:rsid w:val="00BA3B08"/>
    <w:rsid w:val="00BA7D63"/>
    <w:rsid w:val="00BB1B4D"/>
    <w:rsid w:val="00BB6E8E"/>
    <w:rsid w:val="00BC24CA"/>
    <w:rsid w:val="00BC24D4"/>
    <w:rsid w:val="00BC2F1D"/>
    <w:rsid w:val="00BC3CAE"/>
    <w:rsid w:val="00BC67C0"/>
    <w:rsid w:val="00BD1658"/>
    <w:rsid w:val="00BD633C"/>
    <w:rsid w:val="00BE5BE9"/>
    <w:rsid w:val="00BF169D"/>
    <w:rsid w:val="00BF1ADE"/>
    <w:rsid w:val="00BF7A00"/>
    <w:rsid w:val="00C01B78"/>
    <w:rsid w:val="00C06BD5"/>
    <w:rsid w:val="00C11665"/>
    <w:rsid w:val="00C246F3"/>
    <w:rsid w:val="00C30CFC"/>
    <w:rsid w:val="00C32C02"/>
    <w:rsid w:val="00C36C14"/>
    <w:rsid w:val="00C42B31"/>
    <w:rsid w:val="00C4457A"/>
    <w:rsid w:val="00C52282"/>
    <w:rsid w:val="00C556A2"/>
    <w:rsid w:val="00C614D5"/>
    <w:rsid w:val="00C74069"/>
    <w:rsid w:val="00C83F75"/>
    <w:rsid w:val="00C91271"/>
    <w:rsid w:val="00C92148"/>
    <w:rsid w:val="00C95E9A"/>
    <w:rsid w:val="00CA57B8"/>
    <w:rsid w:val="00CC03EF"/>
    <w:rsid w:val="00CC1182"/>
    <w:rsid w:val="00CC211C"/>
    <w:rsid w:val="00CC363E"/>
    <w:rsid w:val="00CD0E65"/>
    <w:rsid w:val="00CE28F0"/>
    <w:rsid w:val="00CE44CF"/>
    <w:rsid w:val="00CE59C6"/>
    <w:rsid w:val="00CF7DDC"/>
    <w:rsid w:val="00D00E06"/>
    <w:rsid w:val="00D06F6E"/>
    <w:rsid w:val="00D1315E"/>
    <w:rsid w:val="00D141DD"/>
    <w:rsid w:val="00D20661"/>
    <w:rsid w:val="00D206CC"/>
    <w:rsid w:val="00D26B9F"/>
    <w:rsid w:val="00D3350C"/>
    <w:rsid w:val="00D35BCB"/>
    <w:rsid w:val="00D3796A"/>
    <w:rsid w:val="00D40762"/>
    <w:rsid w:val="00D41DC2"/>
    <w:rsid w:val="00D53643"/>
    <w:rsid w:val="00D540BB"/>
    <w:rsid w:val="00D60656"/>
    <w:rsid w:val="00D61142"/>
    <w:rsid w:val="00D70B1E"/>
    <w:rsid w:val="00DA639F"/>
    <w:rsid w:val="00DB1C13"/>
    <w:rsid w:val="00DC56B4"/>
    <w:rsid w:val="00DD037C"/>
    <w:rsid w:val="00DD0FF3"/>
    <w:rsid w:val="00DD1F0A"/>
    <w:rsid w:val="00DD3F1A"/>
    <w:rsid w:val="00DE239A"/>
    <w:rsid w:val="00DF5EBF"/>
    <w:rsid w:val="00DF7247"/>
    <w:rsid w:val="00E040AE"/>
    <w:rsid w:val="00E064CB"/>
    <w:rsid w:val="00E1454F"/>
    <w:rsid w:val="00E1649B"/>
    <w:rsid w:val="00E22D48"/>
    <w:rsid w:val="00E23E2E"/>
    <w:rsid w:val="00E3018D"/>
    <w:rsid w:val="00E33478"/>
    <w:rsid w:val="00E3679C"/>
    <w:rsid w:val="00E41B59"/>
    <w:rsid w:val="00E473F6"/>
    <w:rsid w:val="00E5383F"/>
    <w:rsid w:val="00E56107"/>
    <w:rsid w:val="00E60934"/>
    <w:rsid w:val="00E80BF4"/>
    <w:rsid w:val="00E90CF8"/>
    <w:rsid w:val="00EB378E"/>
    <w:rsid w:val="00EB7303"/>
    <w:rsid w:val="00EB7A49"/>
    <w:rsid w:val="00EC0A7E"/>
    <w:rsid w:val="00EE06DE"/>
    <w:rsid w:val="00EE3105"/>
    <w:rsid w:val="00EE4F45"/>
    <w:rsid w:val="00F02132"/>
    <w:rsid w:val="00F03CF5"/>
    <w:rsid w:val="00F17FC9"/>
    <w:rsid w:val="00F24C54"/>
    <w:rsid w:val="00F25EA8"/>
    <w:rsid w:val="00F324EA"/>
    <w:rsid w:val="00F33FF6"/>
    <w:rsid w:val="00F3406A"/>
    <w:rsid w:val="00F45C08"/>
    <w:rsid w:val="00F45EF9"/>
    <w:rsid w:val="00F46350"/>
    <w:rsid w:val="00F57F68"/>
    <w:rsid w:val="00F62180"/>
    <w:rsid w:val="00F66BEA"/>
    <w:rsid w:val="00F741F7"/>
    <w:rsid w:val="00F7433A"/>
    <w:rsid w:val="00F85453"/>
    <w:rsid w:val="00F90A93"/>
    <w:rsid w:val="00F91CCD"/>
    <w:rsid w:val="00F95172"/>
    <w:rsid w:val="00FA3F99"/>
    <w:rsid w:val="00FB08EF"/>
    <w:rsid w:val="00FB1876"/>
    <w:rsid w:val="00FB3130"/>
    <w:rsid w:val="00FD0DB5"/>
    <w:rsid w:val="00FD2AC1"/>
    <w:rsid w:val="00FD6A33"/>
    <w:rsid w:val="00FE092B"/>
    <w:rsid w:val="00FE1218"/>
    <w:rsid w:val="00FE1E2B"/>
    <w:rsid w:val="00FE335A"/>
    <w:rsid w:val="00FF7B49"/>
    <w:rsid w:val="0D6527EC"/>
    <w:rsid w:val="0F94517A"/>
    <w:rsid w:val="11520E14"/>
    <w:rsid w:val="213D2047"/>
    <w:rsid w:val="23244A97"/>
    <w:rsid w:val="23A91582"/>
    <w:rsid w:val="28DA38D4"/>
    <w:rsid w:val="2C8A03F0"/>
    <w:rsid w:val="312A64BA"/>
    <w:rsid w:val="49DB003F"/>
    <w:rsid w:val="4A13400A"/>
    <w:rsid w:val="7A95129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annotation reference"/>
    <w:basedOn w:val="2"/>
    <w:semiHidden/>
    <w:unhideWhenUsed/>
    <w:qFormat/>
    <w:uiPriority w:val="99"/>
    <w:rPr>
      <w:sz w:val="16"/>
      <w:szCs w:val="16"/>
    </w:rPr>
  </w:style>
  <w:style w:type="character" w:styleId="5">
    <w:name w:val="Hyperlink"/>
    <w:basedOn w:val="2"/>
    <w:unhideWhenUsed/>
    <w:qFormat/>
    <w:uiPriority w:val="99"/>
    <w:rPr>
      <w:color w:val="0563C1" w:themeColor="hyperlink"/>
      <w:u w:val="single"/>
      <w14:textFill>
        <w14:solidFill>
          <w14:schemeClr w14:val="hlink"/>
        </w14:solidFill>
      </w14:textFill>
    </w:rPr>
  </w:style>
  <w:style w:type="paragraph" w:styleId="6">
    <w:name w:val="Balloon Text"/>
    <w:basedOn w:val="1"/>
    <w:link w:val="15"/>
    <w:semiHidden/>
    <w:unhideWhenUsed/>
    <w:uiPriority w:val="99"/>
    <w:pPr>
      <w:spacing w:after="0" w:line="240" w:lineRule="auto"/>
    </w:pPr>
    <w:rPr>
      <w:rFonts w:ascii="Segoe UI" w:hAnsi="Segoe UI" w:cs="Segoe UI"/>
      <w:sz w:val="18"/>
      <w:szCs w:val="18"/>
    </w:rPr>
  </w:style>
  <w:style w:type="paragraph" w:styleId="7">
    <w:name w:val="annotation text"/>
    <w:basedOn w:val="1"/>
    <w:link w:val="13"/>
    <w:semiHidden/>
    <w:unhideWhenUsed/>
    <w:qFormat/>
    <w:uiPriority w:val="99"/>
    <w:pPr>
      <w:spacing w:line="240" w:lineRule="auto"/>
    </w:pPr>
    <w:rPr>
      <w:sz w:val="20"/>
      <w:szCs w:val="20"/>
    </w:rPr>
  </w:style>
  <w:style w:type="paragraph" w:styleId="8">
    <w:name w:val="annotation subject"/>
    <w:basedOn w:val="7"/>
    <w:next w:val="7"/>
    <w:link w:val="14"/>
    <w:semiHidden/>
    <w:unhideWhenUsed/>
    <w:qFormat/>
    <w:uiPriority w:val="99"/>
    <w:rPr>
      <w:b/>
      <w:bCs/>
    </w:rPr>
  </w:style>
  <w:style w:type="paragraph" w:styleId="9">
    <w:name w:val="header"/>
    <w:basedOn w:val="1"/>
    <w:link w:val="16"/>
    <w:unhideWhenUsed/>
    <w:qFormat/>
    <w:uiPriority w:val="99"/>
    <w:pPr>
      <w:tabs>
        <w:tab w:val="center" w:pos="4677"/>
        <w:tab w:val="right" w:pos="9355"/>
      </w:tabs>
      <w:spacing w:after="0" w:line="240" w:lineRule="auto"/>
    </w:pPr>
  </w:style>
  <w:style w:type="paragraph" w:styleId="10">
    <w:name w:val="footer"/>
    <w:basedOn w:val="1"/>
    <w:link w:val="17"/>
    <w:unhideWhenUsed/>
    <w:qFormat/>
    <w:uiPriority w:val="99"/>
    <w:pPr>
      <w:tabs>
        <w:tab w:val="center" w:pos="4677"/>
        <w:tab w:val="right" w:pos="9355"/>
      </w:tabs>
      <w:spacing w:after="0" w:line="240" w:lineRule="auto"/>
    </w:pPr>
  </w:style>
  <w:style w:type="table" w:styleId="11">
    <w:name w:val="Table Grid"/>
    <w:basedOn w:val="3"/>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character" w:customStyle="1" w:styleId="13">
    <w:name w:val="Текст примечания Знак"/>
    <w:basedOn w:val="2"/>
    <w:link w:val="7"/>
    <w:semiHidden/>
    <w:qFormat/>
    <w:uiPriority w:val="99"/>
    <w:rPr>
      <w:sz w:val="20"/>
      <w:szCs w:val="20"/>
    </w:rPr>
  </w:style>
  <w:style w:type="character" w:customStyle="1" w:styleId="14">
    <w:name w:val="Тема примечания Знак"/>
    <w:basedOn w:val="13"/>
    <w:link w:val="8"/>
    <w:semiHidden/>
    <w:qFormat/>
    <w:uiPriority w:val="99"/>
    <w:rPr>
      <w:b/>
      <w:bCs/>
      <w:sz w:val="20"/>
      <w:szCs w:val="20"/>
    </w:rPr>
  </w:style>
  <w:style w:type="character" w:customStyle="1" w:styleId="15">
    <w:name w:val="Текст выноски Знак"/>
    <w:basedOn w:val="2"/>
    <w:link w:val="6"/>
    <w:semiHidden/>
    <w:qFormat/>
    <w:uiPriority w:val="99"/>
    <w:rPr>
      <w:rFonts w:ascii="Segoe UI" w:hAnsi="Segoe UI" w:cs="Segoe UI"/>
      <w:sz w:val="18"/>
      <w:szCs w:val="18"/>
    </w:rPr>
  </w:style>
  <w:style w:type="character" w:customStyle="1" w:styleId="16">
    <w:name w:val="Верхний колонтитул Знак"/>
    <w:basedOn w:val="2"/>
    <w:link w:val="9"/>
    <w:qFormat/>
    <w:uiPriority w:val="99"/>
  </w:style>
  <w:style w:type="character" w:customStyle="1" w:styleId="17">
    <w:name w:val="Нижний колонтитул Знак"/>
    <w:basedOn w:val="2"/>
    <w:link w:val="10"/>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7" Type="http://schemas.microsoft.com/office/2011/relationships/people" Target="people.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comments" Target="comment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F3E76B-9990-40EF-96B1-51D0618BB6B1}">
  <ds:schemaRefs/>
</ds:datastoreItem>
</file>

<file path=docProps/app.xml><?xml version="1.0" encoding="utf-8"?>
<Properties xmlns="http://schemas.openxmlformats.org/officeDocument/2006/extended-properties" xmlns:vt="http://schemas.openxmlformats.org/officeDocument/2006/docPropsVTypes">
  <Template>Normal</Template>
  <Pages>88</Pages>
  <Words>82682</Words>
  <Characters>471291</Characters>
  <Lines>3927</Lines>
  <Paragraphs>1105</Paragraphs>
  <TotalTime>74</TotalTime>
  <ScaleCrop>false</ScaleCrop>
  <LinksUpToDate>false</LinksUpToDate>
  <CharactersWithSpaces>552868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2023-06-15T02:31:00Z</dcterms:created>
  <dc:creator>Гуннлауг Иллугасон</dc:creator>
  <cp:lastModifiedBy>polyd</cp:lastModifiedBy>
  <dcterms:modified xsi:type="dcterms:W3CDTF">2023-06-15T13:57:26Z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3b4e59db-3ae2-393a-9f09-0bc7f6df2f87</vt:lpwstr>
  </property>
  <property fmtid="{D5CDD505-2E9C-101B-9397-08002B2CF9AE}" pid="24" name="Mendeley Citation Style_1">
    <vt:lpwstr>http://www.zotero.org/styles/apa</vt:lpwstr>
  </property>
  <property fmtid="{D5CDD505-2E9C-101B-9397-08002B2CF9AE}" pid="25" name="KSOProductBuildVer">
    <vt:lpwstr>1049-11.2.0.11537</vt:lpwstr>
  </property>
  <property fmtid="{D5CDD505-2E9C-101B-9397-08002B2CF9AE}" pid="26" name="ICV">
    <vt:lpwstr>F84FE4332C274FFBBA2243A9E9A248E4</vt:lpwstr>
  </property>
</Properties>
</file>